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w:t>
      </w:r>
      <w:r w:rsidR="00CF46FA" w:rsidRPr="00A6067F">
        <w:lastRenderedPageBreak/>
        <w:t xml:space="preserve">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lastRenderedPageBreak/>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 xml:space="preserve">References to variables and/or data created or transformed by the processes described in this document – e.g., columns in LSA CSV files or intermediate data </w:t>
            </w:r>
            <w:r>
              <w:rPr>
                <w:rFonts w:cstheme="minorHAnsi"/>
              </w:rPr>
              <w:lastRenderedPageBreak/>
              <w:t>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lastRenderedPageBreak/>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lastRenderedPageBreak/>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lastRenderedPageBreak/>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FB59F1">
      <w:pPr>
        <w:pStyle w:val="ListParagraph"/>
        <w:numPr>
          <w:ilvl w:val="0"/>
          <w:numId w:val="95"/>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FB59F1">
      <w:pPr>
        <w:pStyle w:val="ListParagraph"/>
        <w:numPr>
          <w:ilvl w:val="0"/>
          <w:numId w:val="95"/>
        </w:numPr>
        <w:rPr>
          <w:ins w:id="136" w:author="Molly McEvilley" w:date="2024-08-17T11:56:00Z" w16du:dateUtc="2024-08-17T15:56:00Z"/>
        </w:rPr>
      </w:pPr>
      <w:ins w:id="137"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FB59F1">
      <w:pPr>
        <w:pStyle w:val="ListParagraph"/>
        <w:numPr>
          <w:ilvl w:val="0"/>
          <w:numId w:val="95"/>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4C1E3216"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ins w:id="162" w:author="Molly McEvilley" w:date="2024-10-03T12:59:00Z" w16du:dateUtc="2024-10-03T16:59:00Z">
        <w:r w:rsidR="00792581">
          <w:t>The period of participation includes all dates on or after the HMISParticipationStatusStartDat</w:t>
        </w:r>
      </w:ins>
      <w:ins w:id="163" w:author="Molly McEvilley" w:date="2024-10-03T13:00:00Z" w16du:dateUtc="2024-10-03T17:00:00Z">
        <w:r w:rsidR="00792581">
          <w:t>e</w:t>
        </w:r>
      </w:ins>
      <w:ins w:id="164" w:author="Molly McEvilley" w:date="2024-10-03T13:02:00Z" w16du:dateUtc="2024-10-03T17:02:00Z">
        <w:r w:rsidR="00A75BA6">
          <w:t xml:space="preserve"> and</w:t>
        </w:r>
      </w:ins>
      <w:ins w:id="165" w:author="Molly McEvilley" w:date="2024-10-03T13:00:00Z" w16du:dateUtc="2024-10-03T17:00:00Z">
        <w:r w:rsidR="00792581">
          <w:t xml:space="preserve"> prior to </w:t>
        </w:r>
      </w:ins>
      <w:ins w:id="166" w:author="Molly McEvilley" w:date="2024-10-03T13:03:00Z" w16du:dateUtc="2024-10-03T17:03:00Z">
        <w:r w:rsidR="00A75BA6">
          <w:t xml:space="preserve">tye </w:t>
        </w:r>
      </w:ins>
      <w:ins w:id="167" w:author="Molly McEvilley" w:date="2024-10-03T13:00:00Z" w16du:dateUtc="2024-10-03T17:00:00Z">
        <w:r w:rsidR="00FB2806">
          <w:t>HMISParticipationStatusEndDate.</w:t>
        </w:r>
      </w:ins>
      <w:ins w:id="168" w:author="Molly McEvilley" w:date="2024-10-03T13:01:00Z" w16du:dateUtc="2024-10-03T17:01:00Z">
        <w:r w:rsidR="000D302D">
          <w:t xml:space="preserve">  </w:t>
        </w:r>
      </w:ins>
    </w:p>
    <w:p w14:paraId="01196F18" w14:textId="1AD00FE9" w:rsidR="00C84DF5" w:rsidRDefault="00C84DF5" w:rsidP="00E10E42">
      <w:pPr>
        <w:spacing w:before="0" w:after="160" w:line="259" w:lineRule="auto"/>
        <w:rPr>
          <w:ins w:id="169" w:author="Molly McEvilley" w:date="2024-08-08T12:06:00Z" w16du:dateUtc="2024-08-08T16:06:00Z"/>
        </w:rPr>
      </w:pPr>
      <w:ins w:id="170" w:author="Molly McEvilley" w:date="2024-08-08T11:48:00Z" w16du:dateUtc="2024-08-08T15:48:00Z">
        <w:r>
          <w:t>The impact of this change is that s</w:t>
        </w:r>
      </w:ins>
      <w:ins w:id="171"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72" w:author="Molly McEvilley" w:date="2024-08-20T08:49:00Z" w16du:dateUtc="2024-08-20T12:49:00Z"/>
        </w:rPr>
      </w:pPr>
      <w:ins w:id="173" w:author="Molly McEvilley" w:date="2024-08-08T12:06:00Z" w16du:dateUtc="2024-08-08T16:06:00Z">
        <w:r>
          <w:t xml:space="preserve">This change occurs in </w:t>
        </w:r>
      </w:ins>
      <w:ins w:id="174"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75" w:author="Molly McEvilley" w:date="2024-08-08T12:06:00Z" w16du:dateUtc="2024-08-08T16:06:00Z">
        <w:r w:rsidR="00AF1DB6">
          <w:t>.</w:t>
        </w:r>
      </w:ins>
    </w:p>
    <w:p w14:paraId="7A9940F7" w14:textId="2A50162A" w:rsidR="00AD4691" w:rsidRDefault="009C4B95" w:rsidP="00E10E42">
      <w:pPr>
        <w:spacing w:before="0" w:after="160" w:line="259" w:lineRule="auto"/>
        <w:rPr>
          <w:ins w:id="176" w:author="Molly McEvilley" w:date="2024-10-03T12:57:00Z" w16du:dateUtc="2024-10-03T16:57:00Z"/>
        </w:rPr>
      </w:pPr>
      <w:ins w:id="177" w:author="Molly McEvilley" w:date="2024-08-20T08:49:00Z" w16du:dateUtc="2024-08-20T12:49:00Z">
        <w:r>
          <w:t xml:space="preserve">It also impacts </w:t>
        </w:r>
      </w:ins>
      <w:ins w:id="178"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9" w:author="Molly McEvilley" w:date="2024-08-20T08:50:00Z" w16du:dateUtc="2024-08-20T12:50:00Z">
        <w:r w:rsidR="00C13B5A">
          <w:t>Previously, this w</w:t>
        </w:r>
      </w:ins>
      <w:ins w:id="180"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81" w:author="Molly McEvilley" w:date="2024-08-20T08:52:00Z" w16du:dateUtc="2024-08-20T12:52:00Z">
        <w:r w:rsidR="00E3759A">
          <w:t xml:space="preserve">projects’ </w:t>
        </w:r>
      </w:ins>
      <w:ins w:id="182" w:author="Molly McEvilley" w:date="2024-08-20T08:51:00Z" w16du:dateUtc="2024-08-20T12:51:00Z">
        <w:r w:rsidR="00E3759A">
          <w:t>participation st</w:t>
        </w:r>
      </w:ins>
      <w:ins w:id="183" w:author="Molly McEvilley" w:date="2024-08-20T08:52:00Z" w16du:dateUtc="2024-08-20T12:52:00Z">
        <w:r w:rsidR="00E3759A">
          <w:t>atus</w:t>
        </w:r>
      </w:ins>
      <w:r w:rsidR="009B4418">
        <w:t xml:space="preserve">. </w:t>
      </w:r>
      <w:ins w:id="184" w:author="Molly McEvilley" w:date="2024-08-20T08:53:00Z" w16du:dateUtc="2024-08-20T12:53:00Z">
        <w:r w:rsidR="00C506BB">
          <w:t xml:space="preserve">The count </w:t>
        </w:r>
        <w:r w:rsidR="004702EF">
          <w:t xml:space="preserve">now reflects the number of enrollments </w:t>
        </w:r>
      </w:ins>
      <w:ins w:id="185" w:author="Molly McEvilley" w:date="2024-08-20T08:54:00Z" w16du:dateUtc="2024-08-20T12:54:00Z">
        <w:r w:rsidR="00056D15">
          <w:t xml:space="preserve">that have been excluded from the LSA or that have adjusted </w:t>
        </w:r>
      </w:ins>
      <w:ins w:id="186" w:author="Molly McEvilley" w:date="2024-08-20T08:53:00Z" w16du:dateUtc="2024-08-20T12:53:00Z">
        <w:r w:rsidR="004A1E02">
          <w:t>entry and/or exit dates</w:t>
        </w:r>
      </w:ins>
      <w:ins w:id="187" w:author="Molly McEvilley" w:date="2024-08-20T08:54:00Z" w16du:dateUtc="2024-08-20T12:54:00Z">
        <w:r w:rsidR="009A301C">
          <w:t xml:space="preserve"> based on HMIS participation sta</w:t>
        </w:r>
      </w:ins>
      <w:ins w:id="188" w:author="Molly McEvilley" w:date="2024-08-20T08:55:00Z" w16du:dateUtc="2024-08-20T12:55:00Z">
        <w:r w:rsidR="009A301C">
          <w:t xml:space="preserve">tus. </w:t>
        </w:r>
      </w:ins>
    </w:p>
    <w:p w14:paraId="399C1F13" w14:textId="074632A1" w:rsidR="00073957" w:rsidRDefault="00073957" w:rsidP="00073957">
      <w:pPr>
        <w:pStyle w:val="Heading3"/>
        <w:rPr>
          <w:ins w:id="189" w:author="Molly McEvilley" w:date="2024-10-03T12:57:00Z" w16du:dateUtc="2024-10-03T16:57:00Z"/>
        </w:rPr>
      </w:pPr>
      <w:ins w:id="190" w:author="Molly McEvilley" w:date="2024-10-03T12:57:00Z" w16du:dateUtc="2024-10-03T16:57:00Z">
        <w:r>
          <w:t>Operating End and HMIS Participation End Dates</w:t>
        </w:r>
      </w:ins>
    </w:p>
    <w:p w14:paraId="2A96453D" w14:textId="694A9B5D" w:rsidR="00073957" w:rsidRDefault="006E1E03" w:rsidP="00E10E42">
      <w:pPr>
        <w:spacing w:before="0" w:after="160" w:line="259" w:lineRule="auto"/>
      </w:pPr>
      <w:ins w:id="191" w:author="Molly McEvilley" w:date="2024-10-03T12:58:00Z" w16du:dateUtc="2024-10-03T16:58:00Z">
        <w:r>
          <w:t xml:space="preserve">Enrollment dates that fall on </w:t>
        </w:r>
        <w:r w:rsidR="00EF0D0F">
          <w:t>Operating</w:t>
        </w:r>
      </w:ins>
    </w:p>
    <w:p w14:paraId="47B616C4" w14:textId="58D859E5" w:rsidR="009F00E9" w:rsidRPr="00C52062" w:rsidRDefault="009F00E9" w:rsidP="009F00E9">
      <w:pPr>
        <w:pStyle w:val="Heading1"/>
      </w:pPr>
      <w:bookmarkStart w:id="192" w:name="_Toc140489765"/>
      <w:bookmarkStart w:id="193" w:name="_Toc140489766"/>
      <w:bookmarkStart w:id="194" w:name="_Toc140489767"/>
      <w:bookmarkStart w:id="195" w:name="_Toc140489768"/>
      <w:bookmarkStart w:id="196" w:name="_Toc140489769"/>
      <w:bookmarkStart w:id="197" w:name="_Toc140489770"/>
      <w:bookmarkStart w:id="198" w:name="_Toc140489771"/>
      <w:bookmarkStart w:id="199" w:name="_Toc140489772"/>
      <w:bookmarkStart w:id="200" w:name="_Toc140489773"/>
      <w:bookmarkStart w:id="201" w:name="_Toc37849734"/>
      <w:bookmarkStart w:id="202" w:name="_Toc175057043"/>
      <w:bookmarkEnd w:id="192"/>
      <w:bookmarkEnd w:id="193"/>
      <w:bookmarkEnd w:id="194"/>
      <w:bookmarkEnd w:id="195"/>
      <w:bookmarkEnd w:id="196"/>
      <w:bookmarkEnd w:id="197"/>
      <w:bookmarkEnd w:id="198"/>
      <w:bookmarkEnd w:id="199"/>
      <w:bookmarkEnd w:id="200"/>
      <w:r w:rsidRPr="00C52062">
        <w:t xml:space="preserve">HDX </w:t>
      </w:r>
      <w:bookmarkEnd w:id="201"/>
      <w:r w:rsidR="00AD44E9" w:rsidRPr="00C52062">
        <w:t>2.0 Upload</w:t>
      </w:r>
      <w:bookmarkEnd w:id="202"/>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203" w:author="Molly McEvilley" w:date="2024-07-30T12:49:00Z" w16du:dateUtc="2024-07-30T16:49:00Z">
        <w:r w:rsidR="00170B91">
          <w:t>For the HIC,</w:t>
        </w:r>
      </w:ins>
      <w:ins w:id="204" w:author="Molly McEvilley" w:date="2024-07-30T12:50:00Z" w16du:dateUtc="2024-07-30T16:50:00Z">
        <w:r w:rsidR="001F314E">
          <w:t xml:space="preserve"> </w:t>
        </w:r>
      </w:ins>
      <w:ins w:id="205" w:author="Molly McEvilley" w:date="2024-07-30T12:51:00Z" w16du:dateUtc="2024-07-30T16:51:00Z">
        <w:r w:rsidR="009C28A7">
          <w:t xml:space="preserve">the same 12 files </w:t>
        </w:r>
      </w:ins>
      <w:ins w:id="206" w:author="Molly McEvilley" w:date="2024-10-03T12:50:00Z" w16du:dateUtc="2024-10-03T16:50:00Z">
        <w:r w:rsidR="009A76FE">
          <w:t>are</w:t>
        </w:r>
      </w:ins>
      <w:ins w:id="207" w:author="Molly McEvilley" w:date="2024-07-30T12:51:00Z" w16du:dateUtc="2024-07-30T16:51:00Z">
        <w:r w:rsidR="009C28A7">
          <w:t xml:space="preserve"> submitted, but LSAHousehold and LSAExit may be </w:t>
        </w:r>
      </w:ins>
      <w:ins w:id="208" w:author="Molly McEvilley" w:date="2024-10-03T12:51:00Z" w16du:dateUtc="2024-10-03T16:51:00Z">
        <w:r w:rsidR="00FD48BF">
          <w:t>empty</w:t>
        </w:r>
        <w:r w:rsidR="00225A1B">
          <w:t xml:space="preserve"> (other than headers) </w:t>
        </w:r>
      </w:ins>
      <w:ins w:id="209" w:author="Molly McEvilley" w:date="2024-07-30T12:51:00Z" w16du:dateUtc="2024-07-30T16:51:00Z">
        <w:r w:rsidR="009C28A7">
          <w:t>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210"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p>
    <w:p w14:paraId="44FC0FC9" w14:textId="77777777" w:rsidR="009F00E9" w:rsidRDefault="009F00E9" w:rsidP="009F00E9">
      <w:pPr>
        <w:pStyle w:val="Heading2"/>
      </w:pPr>
      <w:bookmarkStart w:id="211" w:name="_Toc37849735"/>
      <w:bookmarkStart w:id="212" w:name="_Toc175057044"/>
      <w:r>
        <w:t>Project.csv</w:t>
      </w:r>
      <w:bookmarkEnd w:id="211"/>
      <w:bookmarkEnd w:id="212"/>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lastRenderedPageBreak/>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13" w:name="_Toc37849736"/>
      <w:bookmarkStart w:id="214" w:name="_Toc175057045"/>
      <w:r>
        <w:t>Organization.csv</w:t>
      </w:r>
      <w:bookmarkEnd w:id="213"/>
      <w:bookmarkEnd w:id="214"/>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15" w:name="_Toc37849737"/>
      <w:bookmarkStart w:id="216" w:name="_Toc175057046"/>
      <w:r>
        <w:t>Funder.csv</w:t>
      </w:r>
      <w:bookmarkEnd w:id="215"/>
      <w:bookmarkEnd w:id="21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17" w:name="_Toc37849738"/>
      <w:bookmarkStart w:id="218" w:name="_Toc175057047"/>
      <w:r>
        <w:t>ProjectCoC.csv</w:t>
      </w:r>
      <w:bookmarkEnd w:id="217"/>
      <w:bookmarkEnd w:id="218"/>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19" w:name="_Toc37849739"/>
      <w:bookmarkStart w:id="220" w:name="_Toc38030514"/>
      <w:bookmarkStart w:id="221" w:name="_Toc175057048"/>
      <w:r>
        <w:t>Inventory.csv</w:t>
      </w:r>
      <w:bookmarkEnd w:id="219"/>
      <w:bookmarkEnd w:id="220"/>
      <w:bookmarkEnd w:id="221"/>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22" w:name="_Toc140489780"/>
      <w:bookmarkStart w:id="223" w:name="_Toc175057049"/>
      <w:bookmarkEnd w:id="222"/>
      <w:r>
        <w:t>HMISParticipation.csv</w:t>
      </w:r>
      <w:bookmarkEnd w:id="223"/>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24" w:name="_Toc140489782"/>
      <w:bookmarkStart w:id="225" w:name="_Toc175057050"/>
      <w:bookmarkEnd w:id="224"/>
      <w:r>
        <w:t>Affiliation.csv</w:t>
      </w:r>
      <w:bookmarkEnd w:id="225"/>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26" w:name="_Toc140489784"/>
      <w:bookmarkStart w:id="227" w:name="_Toc37849740"/>
      <w:bookmarkStart w:id="228" w:name="_Toc175057051"/>
      <w:bookmarkEnd w:id="226"/>
      <w:r>
        <w:t>LSAReport.csv</w:t>
      </w:r>
      <w:bookmarkEnd w:id="227"/>
      <w:bookmarkEnd w:id="228"/>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fldChar w:fldCharType="begin"/>
      </w:r>
      <w:r w:rsidR="001E6263">
        <w:instrText>HYPERLINK  \l "_HMIS_Business_Logic:_4"</w:instrText>
      </w:r>
      <w:r>
        <w:fldChar w:fldCharType="separate"/>
      </w:r>
      <w:ins w:id="229"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30" w:name="_Toc37973097"/>
      <w:bookmarkStart w:id="231" w:name="_Toc37973652"/>
      <w:bookmarkStart w:id="232" w:name="_Toc37974203"/>
      <w:bookmarkStart w:id="233" w:name="_Toc37974755"/>
      <w:bookmarkStart w:id="234" w:name="_Toc37849741"/>
      <w:bookmarkStart w:id="235" w:name="_Toc175057052"/>
      <w:bookmarkEnd w:id="230"/>
      <w:bookmarkEnd w:id="231"/>
      <w:bookmarkEnd w:id="232"/>
      <w:bookmarkEnd w:id="233"/>
      <w:r>
        <w:t>LSAPerson.csv</w:t>
      </w:r>
      <w:bookmarkEnd w:id="234"/>
      <w:bookmarkEnd w:id="235"/>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lastRenderedPageBreak/>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36"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37" w:name="_Toc37849742"/>
      <w:bookmarkStart w:id="238" w:name="_Toc175057053"/>
      <w:r>
        <w:t>LSAHousehold.csv</w:t>
      </w:r>
      <w:bookmarkEnd w:id="237"/>
      <w:bookmarkEnd w:id="238"/>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39"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ins w:id="240" w:author="Molly McEvilley" w:date="2024-07-30T12:53:00Z" w16du:dateUtc="2024-07-30T16:53:00Z">
        <w:r>
          <w:rPr>
            <w:rFonts w:eastAsia="Times New Roman" w:cstheme="minorHAnsi"/>
          </w:rPr>
          <w:t xml:space="preserve">This file may </w:t>
        </w:r>
      </w:ins>
      <w:ins w:id="241" w:author="Molly McEvilley" w:date="2024-10-03T12:54:00Z" w16du:dateUtc="2024-10-03T16:54:00Z">
        <w:r w:rsidR="00495B6A">
          <w:rPr>
            <w:rFonts w:eastAsia="Times New Roman" w:cstheme="minorHAnsi"/>
          </w:rPr>
          <w:t xml:space="preserve">empty (other than headers) </w:t>
        </w:r>
        <w:r w:rsidR="00FE4090">
          <w:rPr>
            <w:rFonts w:eastAsia="Times New Roman" w:cstheme="minorHAnsi"/>
          </w:rPr>
          <w:t>for the HIC</w:t>
        </w:r>
      </w:ins>
      <w:ins w:id="242" w:author="Molly McEvilley" w:date="2024-07-30T12:53:00Z" w16du:dateUtc="2024-07-30T16:53:00Z">
        <w:r>
          <w:rPr>
            <w:rFonts w:eastAsia="Times New Roman" w:cstheme="minorHAnsi"/>
          </w:rPr>
          <w:t>.</w:t>
        </w:r>
      </w:ins>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43" w:name="_Toc37849743"/>
      <w:bookmarkStart w:id="244" w:name="_Toc175057054"/>
      <w:r>
        <w:t>LSAExit.csv</w:t>
      </w:r>
      <w:bookmarkEnd w:id="243"/>
      <w:bookmarkEnd w:id="244"/>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45" w:author="Molly McEvilley" w:date="2024-07-30T12:54:00Z" w16du:dateUtc="2024-07-30T16:54:00Z"/>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ins w:id="246" w:author="Molly McEvilley" w:date="2024-07-30T12:54:00Z" w16du:dateUtc="2024-07-30T16:54:00Z">
        <w:r>
          <w:rPr>
            <w:rFonts w:eastAsia="Times New Roman" w:cs="Times New Roman"/>
            <w:szCs w:val="20"/>
          </w:rPr>
          <w:t xml:space="preserve">This file may be </w:t>
        </w:r>
      </w:ins>
      <w:ins w:id="247" w:author="Molly McEvilley" w:date="2024-10-03T12:54:00Z" w16du:dateUtc="2024-10-03T16:54:00Z">
        <w:r w:rsidR="00FE4090">
          <w:rPr>
            <w:rFonts w:eastAsia="Times New Roman" w:cs="Times New Roman"/>
            <w:szCs w:val="20"/>
          </w:rPr>
          <w:t>empty (other than headers)</w:t>
        </w:r>
      </w:ins>
      <w:ins w:id="248" w:author="Molly McEvilley" w:date="2024-07-30T12:54:00Z" w16du:dateUtc="2024-07-30T16:54:00Z">
        <w:r>
          <w:rPr>
            <w:rFonts w:eastAsia="Times New Roman" w:cs="Times New Roman"/>
            <w:szCs w:val="20"/>
          </w:rPr>
          <w:t xml:space="preserve">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49" w:name="_Toc37849744"/>
      <w:bookmarkStart w:id="250" w:name="_Toc175057055"/>
      <w:r>
        <w:t>LSACalculated.csv</w:t>
      </w:r>
      <w:bookmarkEnd w:id="249"/>
      <w:bookmarkEnd w:id="250"/>
    </w:p>
    <w:p w14:paraId="0C68AB2C" w14:textId="77777777" w:rsidR="00145C89" w:rsidRDefault="009F00E9" w:rsidP="009F00E9">
      <w:pPr>
        <w:rPr>
          <w:ins w:id="251"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52" w:author="Molly McEvilley" w:date="2024-07-30T13:00:00Z" w16du:dateUtc="2024-07-30T17:00:00Z"/>
        </w:rPr>
      </w:pPr>
      <w:r>
        <w:t>Days to Return/Re-engage by Population</w:t>
      </w:r>
    </w:p>
    <w:p w14:paraId="1A616CC5" w14:textId="7085F560" w:rsidR="00E447DA" w:rsidRPr="002D2B2B" w:rsidRDefault="00133BEB" w:rsidP="00133BEB">
      <w:ins w:id="253" w:author="Molly McEvilley" w:date="2024-07-30T13:00:00Z" w16du:dateUtc="2024-07-30T17:00:00Z">
        <w:r>
          <w:t xml:space="preserve">The averages are </w:t>
        </w:r>
      </w:ins>
      <w:ins w:id="254" w:author="Molly McEvilley" w:date="2024-07-30T13:02:00Z" w16du:dateUtc="2024-07-30T17:02:00Z">
        <w:r w:rsidR="00FB47CE">
          <w:t>related to data in LSAHousehold and LSAExit</w:t>
        </w:r>
      </w:ins>
      <w:ins w:id="255" w:author="Molly McEvilley" w:date="2024-07-30T13:03:00Z" w16du:dateUtc="2024-07-30T17:03:00Z">
        <w:r w:rsidR="00ED65E6">
          <w:t>; they</w:t>
        </w:r>
      </w:ins>
      <w:ins w:id="256" w:author="Molly McEvilley" w:date="2024-07-30T13:02:00Z" w16du:dateUtc="2024-07-30T17:02:00Z">
        <w:r w:rsidR="00FB47CE">
          <w:t xml:space="preserve"> are not relevant for </w:t>
        </w:r>
      </w:ins>
      <w:ins w:id="257" w:author="Molly McEvilley" w:date="2024-07-30T13:03:00Z" w16du:dateUtc="2024-07-30T17:03:00Z">
        <w:r w:rsidR="00FB47CE">
          <w:t>HIC submissions</w:t>
        </w:r>
      </w:ins>
      <w:ins w:id="258"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59"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60" w:author="Molly McEvilley" w:date="2024-07-30T12:55:00Z" w16du:dateUtc="2024-07-30T16:55:00Z">
        <w:r w:rsidR="00965180">
          <w:t xml:space="preserve">in residence </w:t>
        </w:r>
      </w:ins>
      <w:del w:id="261"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62" w:name="_Toc37849745"/>
      <w:bookmarkStart w:id="263" w:name="_Toc175057056"/>
      <w:bookmarkEnd w:id="2"/>
      <w:r>
        <w:lastRenderedPageBreak/>
        <w:t xml:space="preserve">HMIS Business </w:t>
      </w:r>
      <w:bookmarkEnd w:id="262"/>
      <w:r w:rsidR="00AD1657">
        <w:t>Logic: Core Concepts</w:t>
      </w:r>
      <w:bookmarkEnd w:id="263"/>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64" w:name="_Report_Parameters"/>
      <w:bookmarkStart w:id="265" w:name="_Report_Parameters_and"/>
      <w:bookmarkStart w:id="266" w:name="_Toc497116396"/>
      <w:bookmarkStart w:id="267" w:name="_Toc498527188"/>
      <w:bookmarkStart w:id="268" w:name="_Toc499543979"/>
      <w:bookmarkStart w:id="269" w:name="_Toc37849746"/>
      <w:bookmarkStart w:id="270" w:name="_Toc175057057"/>
      <w:bookmarkStart w:id="271" w:name="_Toc498527190"/>
      <w:bookmarkEnd w:id="264"/>
      <w:bookmarkEnd w:id="265"/>
      <w:r w:rsidRPr="00107D01">
        <w:lastRenderedPageBreak/>
        <w:t>Report Parameters</w:t>
      </w:r>
      <w:bookmarkEnd w:id="266"/>
      <w:bookmarkEnd w:id="267"/>
      <w:bookmarkEnd w:id="268"/>
      <w:r w:rsidR="00E14C44">
        <w:t xml:space="preserve"> </w:t>
      </w:r>
      <w:r w:rsidR="00D87EAD">
        <w:t xml:space="preserve">and Metadata </w:t>
      </w:r>
      <w:r w:rsidR="00E14928">
        <w:t>(lsa_Report)</w:t>
      </w:r>
      <w:bookmarkEnd w:id="269"/>
      <w:bookmarkEnd w:id="2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72" w:author="Molly McEvilley" w:date="2024-07-30T12:43:00Z" w16du:dateUtc="2024-07-30T16:43:00Z"/>
        </w:rPr>
      </w:pPr>
      <w:r w:rsidRPr="00A6067F">
        <w:t xml:space="preserve">For </w:t>
      </w:r>
      <w:ins w:id="273" w:author="Molly McEvilley" w:date="2024-07-30T12:42:00Z" w16du:dateUtc="2024-07-30T16:42:00Z">
        <w:r w:rsidR="00005B43">
          <w:t xml:space="preserve">the annual </w:t>
        </w:r>
      </w:ins>
      <w:ins w:id="274" w:author="Molly McEvilley" w:date="2024-07-30T12:43:00Z" w16du:dateUtc="2024-07-30T16:43:00Z">
        <w:r w:rsidR="00B30C9A">
          <w:t xml:space="preserve">year-long </w:t>
        </w:r>
      </w:ins>
      <w:ins w:id="275" w:author="Molly McEvilley" w:date="2024-07-30T12:42:00Z" w16du:dateUtc="2024-07-30T16:42:00Z">
        <w:r w:rsidR="00B30C9A">
          <w:t>LSA submit</w:t>
        </w:r>
      </w:ins>
      <w:ins w:id="276" w:author="Molly McEvilley" w:date="2024-07-30T12:43:00Z" w16du:dateUtc="2024-07-30T16:43:00Z">
        <w:r w:rsidR="00B30C9A">
          <w:t>ted to HUD</w:t>
        </w:r>
      </w:ins>
      <w:del w:id="277" w:author="Molly McEvilley" w:date="2024-07-30T12:43:00Z" w16du:dateUtc="2024-07-30T16:43:00Z">
        <w:r w:rsidRPr="00A6067F" w:rsidDel="00B30C9A">
          <w:delText>submission to HUD</w:delText>
        </w:r>
      </w:del>
      <w:r w:rsidRPr="00A6067F">
        <w:t xml:space="preserve">, </w:t>
      </w:r>
      <w:del w:id="278" w:author="Molly McEvilley" w:date="2024-07-30T12:44:00Z" w16du:dateUtc="2024-07-30T16:44:00Z">
        <w:r w:rsidRPr="00A6067F" w:rsidDel="00877415">
          <w:delText xml:space="preserve">this </w:delText>
        </w:r>
      </w:del>
      <w:ins w:id="279"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80" w:author="Molly McEvilley" w:date="2024-07-30T12:44:00Z" w16du:dateUtc="2024-07-30T16:44:00Z"/>
        </w:rPr>
      </w:pPr>
      <w:ins w:id="281" w:author="Molly McEvilley" w:date="2024-07-30T12:41:00Z" w16du:dateUtc="2024-07-30T16:41:00Z">
        <w:r>
          <w:t xml:space="preserve">For submission </w:t>
        </w:r>
        <w:r w:rsidR="00935404">
          <w:t>as the HIC</w:t>
        </w:r>
      </w:ins>
      <w:ins w:id="282"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83" w:author="Molly McEvilley" w:date="2024-07-30T12:45:00Z" w16du:dateUtc="2024-07-30T16:45:00Z"/>
        </w:rPr>
      </w:pPr>
      <w:r w:rsidRPr="00A6067F">
        <w:t xml:space="preserve">For </w:t>
      </w:r>
      <w:ins w:id="284" w:author="Molly McEvilley" w:date="2024-07-30T12:45:00Z" w16du:dateUtc="2024-07-30T16:45:00Z">
        <w:r w:rsidR="00750C19">
          <w:t>the annual year-long LSA submitted</w:t>
        </w:r>
      </w:ins>
      <w:del w:id="285"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86" w:author="Molly McEvilley" w:date="2024-07-30T12:45:00Z" w16du:dateUtc="2024-07-30T16:45:00Z">
        <w:r>
          <w:t>For submission as the HIC, this must be the</w:t>
        </w:r>
      </w:ins>
      <w:ins w:id="287" w:author="Molly McEvilley" w:date="2024-07-30T12:46:00Z" w16du:dateUtc="2024-07-30T16:46:00Z">
        <w:r>
          <w:t xml:space="preserve"> same as </w:t>
        </w:r>
        <w:r w:rsidRPr="000E56F0">
          <w:rPr>
            <w:u w:val="single"/>
          </w:rPr>
          <w:t>ReportStart</w:t>
        </w:r>
      </w:ins>
      <w:ins w:id="288" w:author="Jules Brown" w:date="2024-08-20T11:03:00Z" w16du:dateUtc="2024-08-20T16:03:00Z">
        <w:r w:rsidR="001E6263">
          <w:t>, i.e.</w:t>
        </w:r>
      </w:ins>
      <w:ins w:id="289" w:author="Molly McEvilley" w:date="2024-07-30T12:46:00Z" w16du:dateUtc="2024-07-30T16:46:00Z">
        <w:r w:rsidR="00F165CF" w:rsidRPr="00F165CF">
          <w:t xml:space="preserve"> the date of the count.</w:t>
        </w:r>
      </w:ins>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90" w:name="_Hlk490711189"/>
      <w:r w:rsidRPr="00A6067F">
        <w:t xml:space="preserve">The HUD-assigned code identifying the continuum for which the </w:t>
      </w:r>
      <w:r w:rsidR="0002698D" w:rsidRPr="00A6067F">
        <w:t>LSA</w:t>
      </w:r>
      <w:r w:rsidRPr="00A6067F">
        <w:t xml:space="preserve"> is being produced</w:t>
      </w:r>
      <w:bookmarkEnd w:id="29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91"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92" w:author="Molly McEvilley" w:date="2024-08-08T12:16:00Z" w16du:dateUtc="2024-08-08T16:16:00Z"/>
                <w:rFonts w:cstheme="minorHAnsi"/>
              </w:rPr>
            </w:pPr>
            <w:ins w:id="293"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94" w:author="Molly McEvilley" w:date="2024-08-08T12:16:00Z" w16du:dateUtc="2024-08-08T16:16:00Z"/>
                <w:rFonts w:cstheme="minorHAnsi"/>
                <w:bCs/>
              </w:rPr>
            </w:pPr>
            <w:ins w:id="295"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96" w:author="Molly McEvilley" w:date="2024-08-08T12:16:00Z" w16du:dateUtc="2024-08-08T16:16:00Z"/>
        </w:rPr>
      </w:pPr>
      <w:ins w:id="297" w:author="Molly McEvilley" w:date="2024-08-08T12:16:00Z" w16du:dateUtc="2024-08-08T16:16:00Z">
        <w:r w:rsidRPr="00BD007C">
          <w:rPr>
            <w:b/>
            <w:bCs/>
          </w:rPr>
          <w:t>HIC</w:t>
        </w:r>
        <w:r>
          <w:t xml:space="preserve"> – </w:t>
        </w:r>
      </w:ins>
      <w:ins w:id="298" w:author="Molly McEvilley" w:date="2024-08-08T12:17:00Z" w16du:dateUtc="2024-08-08T16:17:00Z">
        <w:r w:rsidR="002370C2">
          <w:t>The HIC is a single da</w:t>
        </w:r>
      </w:ins>
      <w:ins w:id="299"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RDefault="009B2072" w:rsidP="00B16D0A">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B16D0A">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300" w:name="_HMIS_Data_Elements"/>
      <w:bookmarkStart w:id="301" w:name="_Toc37849747"/>
      <w:bookmarkStart w:id="302" w:name="_Toc175057058"/>
      <w:bookmarkEnd w:id="271"/>
      <w:bookmarkEnd w:id="300"/>
      <w:r>
        <w:t xml:space="preserve">LSA Reporting Cohorts </w:t>
      </w:r>
      <w:r w:rsidR="00E14928">
        <w:t>and Dates (tlsa_CohortDates)</w:t>
      </w:r>
      <w:bookmarkEnd w:id="301"/>
      <w:bookmarkEnd w:id="302"/>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6FB8F748" w:rsidR="000E55E6" w:rsidRPr="00A6067F" w:rsidRDefault="003573C4" w:rsidP="000E55E6">
      <w:pPr>
        <w:rPr>
          <w:rFonts w:eastAsia="Times New Roman" w:cstheme="minorHAnsi"/>
        </w:rPr>
      </w:pPr>
      <w:r>
        <w:rPr>
          <w:rFonts w:eastAsia="Times New Roman" w:cstheme="minorHAnsi"/>
        </w:rPr>
        <w:t xml:space="preserve">LSAExit is limited to reporting on </w:t>
      </w:r>
      <w:del w:id="303" w:author="Molly McEvilley" w:date="2024-10-30T12:17:00Z" w16du:dateUtc="2024-10-30T16:17:00Z">
        <w:r w:rsidR="000E55E6" w:rsidDel="00544839">
          <w:rPr>
            <w:rFonts w:eastAsia="Times New Roman" w:cstheme="minorHAnsi"/>
          </w:rPr>
          <w:delText xml:space="preserve">are </w:delText>
        </w:r>
      </w:del>
      <w:r w:rsidR="000E55E6">
        <w:rPr>
          <w:rFonts w:eastAsia="Times New Roman" w:cstheme="minorHAnsi"/>
        </w:rPr>
        <w:t xml:space="preserve">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304" w:author="Molly McEvilley" w:date="2024-09-12T11:22:00Z" w16du:dateUtc="2024-09-12T15:22:00Z">
        <w:r w:rsidR="00DE6936">
          <w:rPr>
            <w:rFonts w:cstheme="minorHAnsi"/>
            <w:u w:val="single"/>
          </w:rPr>
          <w:t xml:space="preserve"> and </w:t>
        </w:r>
        <w:commentRangeStart w:id="305"/>
        <w:r w:rsidR="00DE6936" w:rsidRPr="009F0D9E">
          <w:rPr>
            <w:rFonts w:cstheme="minorHAnsi"/>
            <w:b/>
            <w:bCs/>
            <w:u w:val="single"/>
          </w:rPr>
          <w:t>LSAScope</w:t>
        </w:r>
      </w:ins>
      <w:commentRangeEnd w:id="305"/>
      <w:ins w:id="306" w:author="Molly McEvilley" w:date="2024-09-12T11:24:00Z" w16du:dateUtc="2024-09-12T15:24:00Z">
        <w:r w:rsidR="00374F6D">
          <w:rPr>
            <w:rStyle w:val="CommentReference"/>
          </w:rPr>
          <w:commentReference w:id="305"/>
        </w:r>
      </w:ins>
      <w:ins w:id="307"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308"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309" w:author="Molly McEvilley" w:date="2024-09-19T10:30:00Z" w16du:dateUtc="2024-09-19T14:30:00Z">
        <w:r w:rsidR="00A22030">
          <w:t xml:space="preserve"> 3</w:t>
        </w:r>
      </w:ins>
      <w:ins w:id="310" w:author="Molly McEvilley" w:date="2024-08-20T06:52:00Z" w16du:dateUtc="2024-08-20T10:52:00Z">
        <w:r w:rsidR="00C636D8">
          <w:t xml:space="preserve">. </w:t>
        </w:r>
        <w:r w:rsidR="005832E2">
          <w:t xml:space="preserve">The active cohort </w:t>
        </w:r>
      </w:ins>
      <w:del w:id="311" w:author="Molly McEvilley" w:date="2024-08-20T06:52:00Z" w16du:dateUtc="2024-08-20T10:52:00Z">
        <w:r w:rsidRPr="00B6694F" w:rsidDel="005832E2">
          <w:delText>Other</w:delText>
        </w:r>
        <w:r w:rsidDel="005832E2">
          <w:delText xml:space="preserve"> cohorts are</w:delText>
        </w:r>
      </w:del>
      <w:ins w:id="312"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13" w:name="_HMIS_Household_Enrollments"/>
      <w:bookmarkStart w:id="314" w:name="_Toc37849748"/>
      <w:bookmarkStart w:id="315" w:name="_Toc175057059"/>
      <w:bookmarkEnd w:id="313"/>
      <w:r>
        <w:t>HMIS Household Enrollments (tlsa_HHID)</w:t>
      </w:r>
      <w:bookmarkEnd w:id="314"/>
      <w:bookmarkEnd w:id="315"/>
    </w:p>
    <w:p w14:paraId="39D2B89A" w14:textId="36ACC25A" w:rsidR="00D27CF7" w:rsidRDefault="00EB0B0D" w:rsidP="00D27CF7">
      <w:pPr>
        <w:jc w:val="center"/>
      </w:pPr>
      <w:ins w:id="316"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17"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18"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19" w:author="Molly McEvilley" w:date="2024-09-24T14:30:00Z" w16du:dateUtc="2024-09-24T18:30:00Z">
        <w:r w:rsidDel="00A47F8D">
          <w:delText xml:space="preserve">All </w:delText>
        </w:r>
      </w:del>
      <w:ins w:id="320" w:author="Molly McEvilley" w:date="2024-09-24T14:30:00Z" w16du:dateUtc="2024-09-24T18:30:00Z">
        <w:r w:rsidR="00A47F8D">
          <w:t xml:space="preserve">Unless otherwise specified, all </w:t>
        </w:r>
      </w:ins>
      <w:r>
        <w:t>LSA reporting</w:t>
      </w:r>
      <w:ins w:id="321"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C15069" w:rsidRPr="00DE4A2E" w14:paraId="6B8C6033" w14:textId="77777777" w:rsidTr="00DE4A2E">
        <w:trPr>
          <w:cantSplit/>
          <w:trHeight w:val="216"/>
          <w:ins w:id="324" w:author="Molly McEvilley" w:date="2024-10-24T17:25:00Z"/>
        </w:trPr>
        <w:tc>
          <w:tcPr>
            <w:tcW w:w="9355" w:type="dxa"/>
            <w:shd w:val="clear" w:color="auto" w:fill="auto"/>
          </w:tcPr>
          <w:p w14:paraId="61393AA9" w14:textId="2C2BE246" w:rsidR="00C15069" w:rsidRPr="00DE4A2E" w:rsidRDefault="00C15069" w:rsidP="0084349D">
            <w:pPr>
              <w:pStyle w:val="NoSpacing"/>
              <w:rPr>
                <w:ins w:id="325" w:author="Molly McEvilley" w:date="2024-10-24T17:25:00Z" w16du:dateUtc="2024-10-24T21:25:00Z"/>
              </w:rPr>
            </w:pPr>
            <w:ins w:id="326" w:author="Molly McEvilley" w:date="2024-10-24T17:25:00Z" w16du:dateUtc="2024-10-24T21:25:00Z">
              <w:r>
                <w:t>LookbackDate</w:t>
              </w:r>
            </w:ins>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lastRenderedPageBreak/>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C15069" w14:paraId="22F32795" w14:textId="77777777" w:rsidTr="0084349D">
        <w:trPr>
          <w:cantSplit/>
          <w:trHeight w:val="216"/>
          <w:ins w:id="327" w:author="Molly McEvilley" w:date="2024-10-24T17:25:00Z"/>
        </w:trPr>
        <w:tc>
          <w:tcPr>
            <w:tcW w:w="9355" w:type="dxa"/>
          </w:tcPr>
          <w:p w14:paraId="627E50EB" w14:textId="6032E39D" w:rsidR="00C15069" w:rsidRPr="00C032F4" w:rsidRDefault="00C15069" w:rsidP="0084349D">
            <w:pPr>
              <w:pStyle w:val="NoSpacing"/>
              <w:rPr>
                <w:ins w:id="328" w:author="Molly McEvilley" w:date="2024-10-24T17:25:00Z" w16du:dateUtc="2024-10-24T21:25:00Z"/>
              </w:rPr>
            </w:pPr>
            <w:ins w:id="329" w:author="Molly McEvilley" w:date="2024-10-24T17:25:00Z" w16du:dateUtc="2024-10-24T21:25:00Z">
              <w:r>
                <w:t>ContinuumProject</w:t>
              </w:r>
            </w:ins>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F15E9" w14:paraId="33A7FE97" w14:textId="77777777" w:rsidTr="0084349D">
        <w:trPr>
          <w:cantSplit/>
          <w:trHeight w:val="216"/>
          <w:ins w:id="330" w:author="Molly McEvilley" w:date="2024-10-24T17:25:00Z"/>
        </w:trPr>
        <w:tc>
          <w:tcPr>
            <w:tcW w:w="9355" w:type="dxa"/>
          </w:tcPr>
          <w:p w14:paraId="67689EFB" w14:textId="59C04A8C" w:rsidR="00DF15E9" w:rsidRDefault="00DF15E9" w:rsidP="0084349D">
            <w:pPr>
              <w:pStyle w:val="NoSpacing"/>
              <w:rPr>
                <w:ins w:id="331" w:author="Molly McEvilley" w:date="2024-10-24T17:25:00Z" w16du:dateUtc="2024-10-24T21:25:00Z"/>
              </w:rPr>
            </w:pPr>
            <w:ins w:id="332" w:author="Molly McEvilley" w:date="2024-10-24T17:25:00Z" w16du:dateUtc="2024-10-24T21:25:00Z">
              <w:r>
                <w:t>OperatingStartDate</w:t>
              </w:r>
            </w:ins>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33"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34" w:author="Molly McEvilley" w:date="2024-08-20T06:53:00Z" w16du:dateUtc="2024-08-20T10:53:00Z"/>
                <w:b/>
                <w:bCs/>
              </w:rPr>
            </w:pPr>
            <w:ins w:id="335" w:author="Molly McEvilley" w:date="2024-08-20T06:53:00Z" w16du:dateUtc="2024-08-20T10:53:00Z">
              <w:r>
                <w:rPr>
                  <w:b/>
                  <w:bCs/>
                </w:rPr>
                <w:t>hmis</w:t>
              </w:r>
              <w:r w:rsidRPr="00845520">
                <w:rPr>
                  <w:b/>
                  <w:bCs/>
                </w:rPr>
                <w:t>_H</w:t>
              </w:r>
              <w:r>
                <w:rPr>
                  <w:b/>
                  <w:bCs/>
                </w:rPr>
                <w:t>MISParticipation</w:t>
              </w:r>
            </w:ins>
          </w:p>
        </w:tc>
      </w:tr>
      <w:tr w:rsidR="005832E2" w:rsidRPr="005F4836" w14:paraId="73474400" w14:textId="77777777" w:rsidTr="00B44FA5">
        <w:trPr>
          <w:trHeight w:val="216"/>
          <w:ins w:id="336" w:author="Molly McEvilley" w:date="2024-08-20T06:53:00Z"/>
        </w:trPr>
        <w:tc>
          <w:tcPr>
            <w:tcW w:w="9355" w:type="dxa"/>
          </w:tcPr>
          <w:p w14:paraId="329AAF63" w14:textId="77777777" w:rsidR="005832E2" w:rsidRPr="00845520" w:rsidRDefault="005832E2" w:rsidP="00B44FA5">
            <w:pPr>
              <w:pStyle w:val="NoSpacing"/>
              <w:rPr>
                <w:ins w:id="337" w:author="Molly McEvilley" w:date="2024-08-20T06:53:00Z" w16du:dateUtc="2024-08-20T10:53:00Z"/>
              </w:rPr>
            </w:pPr>
            <w:ins w:id="338" w:author="Molly McEvilley" w:date="2024-08-20T06:53:00Z" w16du:dateUtc="2024-08-20T10:53:00Z">
              <w:r>
                <w:t>HMISParticipationType</w:t>
              </w:r>
            </w:ins>
          </w:p>
        </w:tc>
      </w:tr>
      <w:tr w:rsidR="005832E2" w:rsidRPr="005F4836" w14:paraId="3732B504" w14:textId="77777777" w:rsidTr="00B44FA5">
        <w:trPr>
          <w:trHeight w:val="216"/>
          <w:ins w:id="339" w:author="Molly McEvilley" w:date="2024-08-20T06:53:00Z"/>
        </w:trPr>
        <w:tc>
          <w:tcPr>
            <w:tcW w:w="9355" w:type="dxa"/>
          </w:tcPr>
          <w:p w14:paraId="1008A871" w14:textId="77777777" w:rsidR="005832E2" w:rsidRDefault="005832E2" w:rsidP="00B44FA5">
            <w:pPr>
              <w:pStyle w:val="NoSpacing"/>
              <w:rPr>
                <w:ins w:id="340" w:author="Molly McEvilley" w:date="2024-08-20T06:53:00Z" w16du:dateUtc="2024-08-20T10:53:00Z"/>
              </w:rPr>
            </w:pPr>
            <w:ins w:id="341" w:author="Molly McEvilley" w:date="2024-08-20T06:53:00Z" w16du:dateUtc="2024-08-20T10:53:00Z">
              <w:r>
                <w:t>HMISParticipationStatusStartDate</w:t>
              </w:r>
            </w:ins>
          </w:p>
        </w:tc>
      </w:tr>
      <w:tr w:rsidR="005832E2" w:rsidRPr="005F4836" w14:paraId="40BD0490" w14:textId="77777777" w:rsidTr="00B44FA5">
        <w:trPr>
          <w:trHeight w:val="216"/>
          <w:ins w:id="342" w:author="Molly McEvilley" w:date="2024-08-20T06:53:00Z"/>
        </w:trPr>
        <w:tc>
          <w:tcPr>
            <w:tcW w:w="9355" w:type="dxa"/>
          </w:tcPr>
          <w:p w14:paraId="2F573C9C" w14:textId="77777777" w:rsidR="005832E2" w:rsidRDefault="005832E2" w:rsidP="00B44FA5">
            <w:pPr>
              <w:pStyle w:val="NoSpacing"/>
              <w:rPr>
                <w:ins w:id="343" w:author="Molly McEvilley" w:date="2024-08-20T06:53:00Z" w16du:dateUtc="2024-08-20T10:53:00Z"/>
              </w:rPr>
            </w:pPr>
            <w:ins w:id="344"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lastRenderedPageBreak/>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lastRenderedPageBreak/>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45" w:author="Molly McEvilley" w:date="2024-09-24T18:17:00Z" w16du:dateUtc="2024-09-24T22:17:00Z">
        <w:r w:rsidDel="00695723">
          <w:delText>If the HMIS allows users to enter household member enrollments with entry dates prior to that of the HoH or with exit dates after that of the HoH</w:delText>
        </w:r>
      </w:del>
      <w:ins w:id="346" w:author="Molly McEvilley" w:date="2024-09-24T18:18:00Z" w16du:dateUtc="2024-09-24T22:18:00Z">
        <w:r w:rsidR="00337FBD">
          <w:t xml:space="preserve">Entry and exit dates for household members will be </w:t>
        </w:r>
        <w:r w:rsidR="0024030F">
          <w:t xml:space="preserve">adjusted </w:t>
        </w:r>
      </w:ins>
      <w:ins w:id="347" w:author="Molly McEvilley" w:date="2024-09-24T18:19:00Z" w16du:dateUtc="2024-09-24T22:19:00Z">
        <w:r w:rsidR="0024030F">
          <w:t xml:space="preserve">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w:t>
        </w:r>
      </w:ins>
      <w:ins w:id="348" w:author="Molly McEvilley" w:date="2024-09-24T18:20:00Z" w16du:dateUtc="2024-09-24T22:20:00Z">
        <w:r w:rsidR="003D15B3">
          <w:t>f any) for the head of household.</w:t>
        </w:r>
      </w:ins>
      <w:del w:id="349"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50" w:author="Molly McEvilley" w:date="2024-09-24T18:20:00Z" w16du:dateUtc="2024-09-24T22:20:00Z"/>
        </w:rPr>
      </w:pPr>
      <w:del w:id="351" w:author="Molly McEvilley" w:date="2024-09-24T18:20:00Z" w16du:dateUtc="2024-09-24T22:20:00Z">
        <w:r w:rsidDel="003D15B3">
          <w:delText xml:space="preserve">For household member enrollments with entry dates before the HoH, LSA reporting procedures will use the HoH </w:delText>
        </w:r>
        <w:r w:rsidRPr="00FB59F1" w:rsidDel="003D15B3">
          <w:rPr>
            <w:b/>
            <w:bCs/>
          </w:rPr>
          <w:delText>EntryDate</w:delText>
        </w:r>
        <w:r w:rsidDel="003D15B3">
          <w:delText>.</w:delText>
        </w:r>
      </w:del>
    </w:p>
    <w:p w14:paraId="722072EB" w14:textId="633DB8AE" w:rsidR="000B1737" w:rsidDel="003D15B3" w:rsidRDefault="000B1737" w:rsidP="00777E3F">
      <w:pPr>
        <w:pStyle w:val="ListParagraph"/>
        <w:numPr>
          <w:ilvl w:val="0"/>
          <w:numId w:val="28"/>
        </w:numPr>
        <w:rPr>
          <w:del w:id="352" w:author="Molly McEvilley" w:date="2024-09-24T18:20:00Z" w16du:dateUtc="2024-09-24T22:20:00Z"/>
        </w:rPr>
      </w:pPr>
      <w:del w:id="353" w:author="Molly McEvilley" w:date="2024-09-24T18:20:00Z" w16du:dateUtc="2024-09-24T22:20:00Z">
        <w:r w:rsidDel="003D15B3">
          <w:delText xml:space="preserve">For household member enrollments that remain open after the HoH has exited, reporting procedures will use the HoH </w:delText>
        </w:r>
        <w:r w:rsidRPr="00FB59F1" w:rsidDel="003D15B3">
          <w:rPr>
            <w:b/>
            <w:bCs/>
          </w:rPr>
          <w:delText>ExitDate</w:delText>
        </w:r>
        <w:r w:rsidR="004873DC" w:rsidDel="003D15B3">
          <w:delText xml:space="preserve">. </w:delText>
        </w:r>
      </w:del>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54"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54"/>
      <w:r w:rsidR="004873DC">
        <w:rPr>
          <w:b/>
          <w:bCs/>
        </w:rPr>
        <w:t xml:space="preserve">. </w:t>
      </w:r>
      <w:r>
        <w:t xml:space="preserve">It is consistent with the RRH model that a project might provide services and/or financial assistance to assist a household in obtaining permanent housing that do not continue past the date that </w:t>
      </w:r>
      <w:r>
        <w:lastRenderedPageBreak/>
        <w:t>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pPr>
        <w:rPr>
          <w:ins w:id="355" w:author="Molly McEvilley" w:date="2024-10-30T13:22:00Z" w16du:dateUtc="2024-10-30T17:22:00Z"/>
        </w:rPr>
      </w:pPr>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9F57B67" w14:textId="42B244AC" w:rsidR="0015360B" w:rsidDel="00373BD5" w:rsidRDefault="008C506F" w:rsidP="00AB5835">
      <w:pPr>
        <w:rPr>
          <w:del w:id="356" w:author="Molly McEvilley" w:date="2024-10-30T13:36:00Z" w16du:dateUtc="2024-10-30T17:36:00Z"/>
        </w:rPr>
      </w:pPr>
      <w:ins w:id="357" w:author="Molly McEvilley" w:date="2024-10-30T13:22:00Z" w16du:dateUtc="2024-10-30T17:22:00Z">
        <w:r w:rsidRPr="0047532A">
          <w:rPr>
            <w:b/>
            <w:bCs/>
          </w:rPr>
          <w:t xml:space="preserve">Regardless of </w:t>
        </w:r>
        <w:r w:rsidR="00A47BFD" w:rsidRPr="0047532A">
          <w:rPr>
            <w:b/>
            <w:bCs/>
          </w:rPr>
          <w:t xml:space="preserve">entry, move-in, exit, and/or bed nights recorded in HMIS, </w:t>
        </w:r>
      </w:ins>
      <w:ins w:id="358" w:author="Molly McEvilley" w:date="2024-10-30T13:23:00Z" w16du:dateUtc="2024-10-30T17:23:00Z">
        <w:r w:rsidR="00FA36A1" w:rsidRPr="0047532A">
          <w:rPr>
            <w:b/>
            <w:bCs/>
          </w:rPr>
          <w:t xml:space="preserve">anything that </w:t>
        </w:r>
        <w:r w:rsidR="006D75B8" w:rsidRPr="0047532A">
          <w:rPr>
            <w:b/>
            <w:bCs/>
          </w:rPr>
          <w:t xml:space="preserve">occurs </w:t>
        </w:r>
      </w:ins>
      <w:ins w:id="359" w:author="Molly McEvilley" w:date="2024-10-30T13:26:00Z" w16du:dateUtc="2024-10-30T17:26:00Z">
        <w:r w:rsidR="00D65784" w:rsidRPr="0047532A">
          <w:rPr>
            <w:b/>
            <w:bCs/>
          </w:rPr>
          <w:t xml:space="preserve">outside of </w:t>
        </w:r>
      </w:ins>
      <w:ins w:id="360" w:author="Molly McEvilley" w:date="2024-10-30T13:34:00Z" w16du:dateUtc="2024-10-30T17:34:00Z">
        <w:r w:rsidR="0015069F">
          <w:rPr>
            <w:b/>
            <w:bCs/>
          </w:rPr>
          <w:t>date range</w:t>
        </w:r>
      </w:ins>
      <w:ins w:id="361" w:author="Molly McEvilley" w:date="2024-10-30T13:26:00Z" w16du:dateUtc="2024-10-30T17:26:00Z">
        <w:r w:rsidR="00D65784" w:rsidRPr="0047532A">
          <w:rPr>
            <w:b/>
            <w:bCs/>
          </w:rPr>
          <w:t xml:space="preserve"> in which a project is both operating and participating in HMIS </w:t>
        </w:r>
      </w:ins>
      <w:ins w:id="362" w:author="Molly McEvilley" w:date="2024-10-30T13:27:00Z" w16du:dateUtc="2024-10-30T17:27:00Z">
        <w:r w:rsidR="0047532A" w:rsidRPr="0047532A">
          <w:rPr>
            <w:b/>
            <w:bCs/>
          </w:rPr>
          <w:t>is disregarded.</w:t>
        </w:r>
        <w:r w:rsidR="0047532A">
          <w:t xml:space="preserve">  </w:t>
        </w:r>
      </w:ins>
      <w:ins w:id="363" w:author="Molly McEvilley" w:date="2024-10-30T13:56:00Z" w16du:dateUtc="2024-10-30T17:56:00Z">
        <w:r w:rsidR="00373BD5">
          <w:t xml:space="preserve">Except for exits, </w:t>
        </w:r>
      </w:ins>
      <w:ins w:id="364" w:author="Molly McEvilley" w:date="2024-10-30T13:57:00Z" w16du:dateUtc="2024-10-30T17:57:00Z">
        <w:r w:rsidR="00F35DDE">
          <w:t xml:space="preserve">anything that occurs on a project’s operating end date and/or </w:t>
        </w:r>
        <w:r w:rsidR="007626CB">
          <w:t xml:space="preserve">HMIS participation end date is disregarded.  </w:t>
        </w:r>
      </w:ins>
      <w:ins w:id="365" w:author="Molly McEvilley" w:date="2024-10-30T13:30:00Z" w16du:dateUtc="2024-10-30T17:30:00Z">
        <w:r w:rsidR="0042310C">
          <w:t>En</w:t>
        </w:r>
      </w:ins>
      <w:ins w:id="366" w:author="Molly McEvilley" w:date="2024-10-30T13:31:00Z" w16du:dateUtc="2024-10-30T17:31:00Z">
        <w:r w:rsidR="0042310C">
          <w:t>rollments that span changes in a project’s status will be truncated</w:t>
        </w:r>
      </w:ins>
      <w:ins w:id="367" w:author="Molly McEvilley" w:date="2024-10-30T13:33:00Z" w16du:dateUtc="2024-10-30T17:33:00Z">
        <w:r w:rsidR="004246B9">
          <w:t>.</w:t>
        </w:r>
      </w:ins>
      <w:ins w:id="368" w:author="Molly McEvilley" w:date="2024-10-30T13:34:00Z" w16du:dateUtc="2024-10-30T17:34:00Z">
        <w:r w:rsidR="00BA6DA9">
          <w:t xml:space="preserve"> </w:t>
        </w:r>
      </w:ins>
      <w:ins w:id="369" w:author="Molly McEvilley" w:date="2024-10-30T13:24:00Z" w16du:dateUtc="2024-10-30T17:24:00Z">
        <w:r w:rsidR="005C4173">
          <w:t xml:space="preserve"> </w:t>
        </w:r>
      </w:ins>
    </w:p>
    <w:p w14:paraId="3F75AE5D" w14:textId="77777777" w:rsidR="00373BD5" w:rsidRDefault="00373BD5" w:rsidP="000B1737">
      <w:pPr>
        <w:rPr>
          <w:ins w:id="370" w:author="Molly McEvilley" w:date="2024-10-30T13:56:00Z" w16du:dateUtc="2024-10-30T17:56:00Z"/>
        </w:rPr>
      </w:pP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27A44CD"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71" w:author="Molly McEvilley" w:date="2024-09-24T18:27:00Z" w16du:dateUtc="2024-09-24T22:27:00Z"/>
        </w:rPr>
      </w:pPr>
      <w:commentRangeStart w:id="372"/>
      <w:del w:id="373"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74" w:author="Molly McEvilley" w:date="2024-09-24T18:27:00Z" w16du:dateUtc="2024-09-24T22:27:00Z"/>
        </w:rPr>
      </w:pPr>
      <w:del w:id="375"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76" w:author="Molly McEvilley" w:date="2024-09-24T18:27:00Z" w16du:dateUtc="2024-09-24T22:27:00Z"/>
        </w:rPr>
      </w:pPr>
      <w:del w:id="377"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78" w:author="Molly McEvilley" w:date="2024-08-20T06:57:00Z" w16du:dateUtc="2024-08-20T10:57:00Z"/>
          <w:b/>
          <w:bCs/>
        </w:rPr>
      </w:pPr>
      <w:del w:id="379"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80"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81" w:author="Molly McEvilley" w:date="2024-09-24T18:29:00Z" w16du:dateUtc="2024-09-24T22:29:00Z"/>
        </w:rPr>
      </w:pPr>
      <w:ins w:id="382" w:author="Molly McEvilley" w:date="2024-09-24T18:29:00Z" w16du:dateUtc="2024-09-24T22:29:00Z">
        <w:r>
          <w:t>HMISStart and HMISEnd</w:t>
        </w:r>
      </w:ins>
      <w:commentRangeEnd w:id="372"/>
      <w:ins w:id="383" w:author="Molly McEvilley" w:date="2024-09-25T15:58:00Z" w16du:dateUtc="2024-09-25T19:58:00Z">
        <w:r w:rsidR="00E63A06">
          <w:rPr>
            <w:rStyle w:val="CommentReference"/>
            <w:rFonts w:asciiTheme="minorHAnsi" w:eastAsiaTheme="minorHAnsi" w:hAnsiTheme="minorHAnsi" w:cstheme="minorBidi"/>
          </w:rPr>
          <w:commentReference w:id="372"/>
        </w:r>
      </w:ins>
    </w:p>
    <w:p w14:paraId="098878F4" w14:textId="77777777" w:rsidR="0084630C" w:rsidRDefault="0084630C" w:rsidP="0084630C">
      <w:pPr>
        <w:rPr>
          <w:ins w:id="384" w:author="Molly McEvilley" w:date="2024-09-24T18:29:00Z" w16du:dateUtc="2024-09-24T22:29:00Z"/>
        </w:rPr>
      </w:pPr>
      <w:ins w:id="385"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FB59F1">
      <w:pPr>
        <w:pStyle w:val="ListParagraph"/>
        <w:numPr>
          <w:ilvl w:val="0"/>
          <w:numId w:val="97"/>
        </w:numPr>
        <w:spacing w:before="0" w:after="160" w:line="259" w:lineRule="auto"/>
        <w:rPr>
          <w:ins w:id="386" w:author="Molly McEvilley" w:date="2024-09-24T18:29:00Z" w16du:dateUtc="2024-09-24T22:29:00Z"/>
        </w:rPr>
      </w:pPr>
      <w:ins w:id="387"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FB59F1">
      <w:pPr>
        <w:pStyle w:val="ListParagraph"/>
        <w:numPr>
          <w:ilvl w:val="0"/>
          <w:numId w:val="97"/>
        </w:numPr>
        <w:spacing w:before="0" w:after="160" w:line="259" w:lineRule="auto"/>
        <w:rPr>
          <w:ins w:id="388" w:author="Molly McEvilley" w:date="2024-09-24T18:29:00Z" w16du:dateUtc="2024-09-24T22:29:00Z"/>
        </w:rPr>
      </w:pPr>
      <w:ins w:id="389"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FB59F1">
      <w:pPr>
        <w:pStyle w:val="ListParagraph"/>
        <w:numPr>
          <w:ilvl w:val="0"/>
          <w:numId w:val="97"/>
        </w:numPr>
        <w:rPr>
          <w:ins w:id="390" w:author="Molly McEvilley" w:date="2024-09-24T18:29:00Z" w16du:dateUtc="2024-09-24T22:29:00Z"/>
        </w:rPr>
      </w:pPr>
      <w:ins w:id="391"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14991507" w:rsidR="0084630C" w:rsidRDefault="0084630C" w:rsidP="0084630C">
      <w:pPr>
        <w:rPr>
          <w:ins w:id="392" w:author="Molly McEvilley" w:date="2024-09-24T18:29:00Z" w16du:dateUtc="2024-09-24T22:29:00Z"/>
          <w:b/>
          <w:bCs/>
        </w:rPr>
      </w:pPr>
      <w:ins w:id="393"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94" w:author="Molly McEvilley" w:date="2024-09-24T19:44:00Z" w16du:dateUtc="2024-09-24T23:44:00Z">
        <w:r w:rsidR="002212DA">
          <w:rPr>
            <w:b/>
            <w:bCs/>
          </w:rPr>
          <w:t>;</w:t>
        </w:r>
        <w:r w:rsidR="002212DA" w:rsidRPr="00FB59F1">
          <w:t xml:space="preserve"> </w:t>
        </w:r>
        <w:r w:rsidR="00162A33" w:rsidRPr="00FB59F1">
          <w:t xml:space="preserve">dates </w:t>
        </w:r>
      </w:ins>
      <w:ins w:id="395" w:author="Molly McEvilley" w:date="2024-10-30T13:58:00Z" w16du:dateUtc="2024-10-30T17:58:00Z">
        <w:r w:rsidR="00F8215A">
          <w:t>after</w:t>
        </w:r>
      </w:ins>
      <w:ins w:id="396" w:author="Molly McEvilley" w:date="2024-09-24T19:44:00Z" w16du:dateUtc="2024-09-24T23:44:00Z">
        <w:r w:rsidR="00162A33" w:rsidRPr="00FB59F1">
          <w:t xml:space="preserve"> </w:t>
        </w:r>
        <w:r w:rsidR="00162A33" w:rsidRPr="00FB59F1">
          <w:rPr>
            <w:u w:val="single"/>
          </w:rPr>
          <w:t>ReportEnd</w:t>
        </w:r>
        <w:r w:rsidR="00162A33" w:rsidRPr="00FB59F1">
          <w:t xml:space="preserve"> should be evaluated as NULL</w:t>
        </w:r>
        <w:r w:rsidR="00162A33">
          <w:rPr>
            <w:b/>
            <w:bCs/>
          </w:rPr>
          <w:t>.</w:t>
        </w:r>
      </w:ins>
    </w:p>
    <w:p w14:paraId="5E81454E" w14:textId="77777777" w:rsidR="0084630C" w:rsidRDefault="0084630C" w:rsidP="0084630C">
      <w:pPr>
        <w:pStyle w:val="Heading4"/>
        <w:rPr>
          <w:ins w:id="397" w:author="Molly McEvilley" w:date="2024-09-24T18:29:00Z" w16du:dateUtc="2024-09-24T22:29:00Z"/>
        </w:rPr>
      </w:pPr>
      <w:ins w:id="398" w:author="Molly McEvilley" w:date="2024-09-24T18:29:00Z" w16du:dateUtc="2024-09-24T22:29:00Z">
        <w:r>
          <w:rPr>
            <w:rFonts w:eastAsiaTheme="minorHAnsi"/>
          </w:rPr>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99" w:author="Molly McEvilley" w:date="2024-09-24T18:29:00Z" w16du:dateUtc="2024-09-24T22:29:00Z"/>
        </w:rPr>
      </w:pPr>
      <w:ins w:id="400"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FB59F1">
      <w:pPr>
        <w:pStyle w:val="ListParagraph"/>
        <w:numPr>
          <w:ilvl w:val="0"/>
          <w:numId w:val="98"/>
        </w:numPr>
        <w:rPr>
          <w:ins w:id="401" w:author="Molly McEvilley" w:date="2024-09-24T18:29:00Z" w16du:dateUtc="2024-09-24T22:29:00Z"/>
        </w:rPr>
      </w:pPr>
      <w:ins w:id="402"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FB59F1">
      <w:pPr>
        <w:pStyle w:val="ListParagraph"/>
        <w:numPr>
          <w:ilvl w:val="0"/>
          <w:numId w:val="98"/>
        </w:numPr>
        <w:rPr>
          <w:ins w:id="403" w:author="Molly McEvilley" w:date="2024-09-24T18:29:00Z" w16du:dateUtc="2024-09-24T22:29:00Z"/>
        </w:rPr>
      </w:pPr>
      <w:ins w:id="404"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FB59F1">
      <w:pPr>
        <w:pStyle w:val="ListParagraph"/>
        <w:numPr>
          <w:ilvl w:val="0"/>
          <w:numId w:val="98"/>
        </w:numPr>
        <w:rPr>
          <w:ins w:id="405" w:author="Molly McEvilley" w:date="2024-09-24T18:29:00Z" w16du:dateUtc="2024-09-24T22:29:00Z"/>
        </w:rPr>
      </w:pPr>
      <w:ins w:id="406" w:author="Molly McEvilley" w:date="2024-09-24T18:29:00Z" w16du:dateUtc="2024-09-24T22:29:00Z">
        <w:r>
          <w:t xml:space="preserve">&gt;= </w:t>
        </w:r>
        <w:r w:rsidRPr="00F536BD">
          <w:rPr>
            <w:b/>
            <w:bCs/>
          </w:rPr>
          <w:t>HMISStart</w:t>
        </w:r>
        <w:r>
          <w:t>; and</w:t>
        </w:r>
      </w:ins>
    </w:p>
    <w:p w14:paraId="0AE083A0" w14:textId="77777777" w:rsidR="0084630C" w:rsidRDefault="0084630C" w:rsidP="00FB59F1">
      <w:pPr>
        <w:pStyle w:val="ListParagraph"/>
        <w:numPr>
          <w:ilvl w:val="0"/>
          <w:numId w:val="98"/>
        </w:numPr>
        <w:rPr>
          <w:ins w:id="407" w:author="Molly McEvilley" w:date="2024-09-24T18:29:00Z" w16du:dateUtc="2024-09-24T22:29:00Z"/>
        </w:rPr>
      </w:pPr>
      <w:ins w:id="408"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FB59F1">
      <w:pPr>
        <w:pStyle w:val="ListParagraph"/>
        <w:numPr>
          <w:ilvl w:val="0"/>
          <w:numId w:val="98"/>
        </w:numPr>
        <w:rPr>
          <w:ins w:id="409" w:author="Molly McEvilley" w:date="2024-09-24T18:29:00Z" w16du:dateUtc="2024-09-24T22:29:00Z"/>
        </w:rPr>
      </w:pPr>
      <w:ins w:id="410" w:author="Molly McEvilley" w:date="2024-09-24T18:29:00Z" w16du:dateUtc="2024-09-24T22:29:00Z">
        <w:r>
          <w:t xml:space="preserve">&lt;= </w:t>
        </w:r>
        <w:r w:rsidRPr="00013433">
          <w:rPr>
            <w:u w:val="single"/>
          </w:rPr>
          <w:t>ReportEnd</w:t>
        </w:r>
        <w:r w:rsidRPr="000C636F">
          <w:t>; and</w:t>
        </w:r>
      </w:ins>
    </w:p>
    <w:p w14:paraId="6EC9D4A5" w14:textId="77777777" w:rsidR="0084630C" w:rsidRDefault="0084630C" w:rsidP="00FB59F1">
      <w:pPr>
        <w:pStyle w:val="ListParagraph"/>
        <w:numPr>
          <w:ilvl w:val="0"/>
          <w:numId w:val="98"/>
        </w:numPr>
        <w:rPr>
          <w:ins w:id="411" w:author="Molly McEvilley" w:date="2024-09-24T18:29:00Z" w16du:dateUtc="2024-09-24T22:29:00Z"/>
        </w:rPr>
      </w:pPr>
      <w:ins w:id="412"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FB59F1">
      <w:pPr>
        <w:pStyle w:val="ListParagraph"/>
        <w:numPr>
          <w:ilvl w:val="0"/>
          <w:numId w:val="98"/>
        </w:numPr>
        <w:rPr>
          <w:ins w:id="413" w:author="Molly McEvilley" w:date="2024-09-24T18:29:00Z" w16du:dateUtc="2024-09-24T22:29:00Z"/>
        </w:rPr>
      </w:pPr>
      <w:ins w:id="414" w:author="Molly McEvilley" w:date="2024-09-24T18:29:00Z" w16du:dateUtc="2024-09-24T22:29:00Z">
        <w:r>
          <w:lastRenderedPageBreak/>
          <w:t>&lt; Project.</w:t>
        </w:r>
        <w:r w:rsidRPr="000C636F">
          <w:rPr>
            <w:i/>
            <w:iCs/>
          </w:rPr>
          <w:t>OperatingEndDate</w:t>
        </w:r>
        <w:r w:rsidRPr="000C636F">
          <w:rPr>
            <w:b/>
            <w:bCs/>
          </w:rPr>
          <w:t xml:space="preserve"> </w:t>
        </w:r>
        <w:r>
          <w:t>(if not null); and</w:t>
        </w:r>
      </w:ins>
    </w:p>
    <w:p w14:paraId="3825683B" w14:textId="77777777" w:rsidR="0084630C" w:rsidRDefault="0084630C" w:rsidP="00FB59F1">
      <w:pPr>
        <w:pStyle w:val="ListParagraph"/>
        <w:numPr>
          <w:ilvl w:val="0"/>
          <w:numId w:val="98"/>
        </w:numPr>
        <w:rPr>
          <w:ins w:id="415" w:author="Molly McEvilley" w:date="2024-09-24T18:29:00Z" w16du:dateUtc="2024-09-24T22:29:00Z"/>
        </w:rPr>
      </w:pPr>
      <w:ins w:id="416"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417" w:author="Molly McEvilley" w:date="2024-09-24T18:29:00Z" w16du:dateUtc="2024-09-24T22:29:00Z"/>
        </w:rPr>
      </w:pPr>
      <w:ins w:id="418"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419" w:author="Molly McEvilley" w:date="2024-09-24T18:29:00Z" w16du:dateUtc="2024-09-24T22:29:00Z"/>
        </w:rPr>
      </w:pPr>
      <w:ins w:id="420"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2DDC7ACB"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del w:id="421" w:author="Molly McEvilley" w:date="2024-10-30T13:40:00Z" w16du:dateUtc="2024-10-30T17:40:00Z">
        <w:r w:rsidR="00434E07" w:rsidDel="004A1EC0">
          <w:delText>)</w:delText>
        </w:r>
      </w:del>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422" w:author="Molly McEvilley" w:date="2024-08-20T08:28:00Z" w16du:dateUtc="2024-08-20T12:28:00Z"/>
        </w:rPr>
      </w:pPr>
      <w:commentRangeStart w:id="423"/>
      <w:r>
        <w:t>Project.</w:t>
      </w:r>
      <w:r w:rsidRPr="008D41BA">
        <w:rPr>
          <w:b/>
          <w:bCs/>
        </w:rPr>
        <w:t>OperatingEndDate</w:t>
      </w:r>
      <w:r w:rsidR="00D27CF7" w:rsidRPr="49FCFE86">
        <w:rPr>
          <w:i/>
          <w:iCs/>
        </w:rPr>
        <w:t xml:space="preserve"> </w:t>
      </w:r>
      <w:r w:rsidR="00D27CF7">
        <w:t>&gt;</w:t>
      </w:r>
      <w:del w:id="424"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423"/>
      <w:r w:rsidR="00644974">
        <w:rPr>
          <w:rStyle w:val="CommentReference"/>
          <w:rFonts w:eastAsiaTheme="minorHAnsi" w:cstheme="minorBidi"/>
        </w:rPr>
        <w:commentReference w:id="423"/>
      </w:r>
    </w:p>
    <w:p w14:paraId="2501C139" w14:textId="28C6F462" w:rsidR="002E4C74" w:rsidDel="009E7AE3" w:rsidRDefault="002E4C74" w:rsidP="00536A81">
      <w:pPr>
        <w:pStyle w:val="ListParagraph"/>
        <w:numPr>
          <w:ilvl w:val="1"/>
          <w:numId w:val="27"/>
        </w:numPr>
        <w:rPr>
          <w:del w:id="425" w:author="Molly McEvilley" w:date="2024-09-24T18:11:00Z" w16du:dateUtc="2024-09-24T22:11:00Z"/>
        </w:rPr>
      </w:pPr>
    </w:p>
    <w:p w14:paraId="2C38C4B4" w14:textId="24AC7FE1" w:rsidR="00D27CF7" w:rsidRDefault="00D27CF7" w:rsidP="00777E3F">
      <w:pPr>
        <w:pStyle w:val="ListParagraph"/>
        <w:numPr>
          <w:ilvl w:val="0"/>
          <w:numId w:val="27"/>
        </w:numPr>
      </w:pPr>
      <w:del w:id="426"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427"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428"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429" w:author="Molly McEvilley" w:date="2024-09-24T18:05:00Z" w16du:dateUtc="2024-09-24T22:05:00Z"/>
        </w:rPr>
      </w:pPr>
      <w:del w:id="430" w:author="Molly McEvilley" w:date="2024-09-24T18:06:00Z" w16du:dateUtc="2024-09-24T22:06:00Z">
        <w:r w:rsidRPr="002F0D32" w:rsidDel="00043B1C">
          <w:delText>Enrollment.</w:delText>
        </w:r>
      </w:del>
      <w:r w:rsidRPr="002F0D32">
        <w:rPr>
          <w:i/>
        </w:rPr>
        <w:t>EntryDate</w:t>
      </w:r>
      <w:r w:rsidRPr="002F0D32">
        <w:t xml:space="preserve"> &lt;</w:t>
      </w:r>
      <w:del w:id="431" w:author="Molly McEvilley" w:date="2024-09-24T18:11:00Z" w16du:dateUtc="2024-09-24T22:11:00Z">
        <w:r w:rsidRPr="002F0D32" w:rsidDel="002F557E">
          <w:delText xml:space="preserve"> </w:delText>
        </w:r>
        <w:r w:rsidRPr="00277F30" w:rsidDel="002F557E">
          <w:delText>Project.</w:delText>
        </w:r>
      </w:del>
      <w:ins w:id="432"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33"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34" w:author="Molly McEvilley" w:date="2024-09-24T18:05:00Z" w16du:dateUtc="2024-09-24T22:05:00Z"/>
          <w:u w:val="single"/>
        </w:rPr>
      </w:pPr>
      <w:del w:id="435"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36" w:author="Molly McEvilley" w:date="2024-09-24T18:05:00Z" w16du:dateUtc="2024-09-24T22:05:00Z">
        <w:r w:rsidR="009E3918">
          <w:t>:</w:t>
        </w:r>
      </w:ins>
    </w:p>
    <w:p w14:paraId="3B882446" w14:textId="5797E2AB" w:rsidR="009E3918" w:rsidRPr="000D35F9" w:rsidRDefault="00D27CF7" w:rsidP="009E3918">
      <w:pPr>
        <w:pStyle w:val="ListParagraph"/>
        <w:numPr>
          <w:ilvl w:val="1"/>
          <w:numId w:val="27"/>
        </w:numPr>
        <w:rPr>
          <w:ins w:id="437" w:author="Molly McEvilley" w:date="2024-09-24T18:06:00Z" w16du:dateUtc="2024-09-24T22:06:00Z"/>
          <w:u w:val="single"/>
        </w:rPr>
      </w:pPr>
      <w:del w:id="438" w:author="Molly McEvilley" w:date="2024-09-24T18:06:00Z" w16du:dateUtc="2024-09-24T22:06:00Z">
        <w:r w:rsidDel="00043B1C">
          <w:delText xml:space="preserve"> </w:delText>
        </w:r>
        <w:r w:rsidR="00F7087B" w:rsidDel="009E3918">
          <w:delText>(</w:delText>
        </w:r>
        <w:r w:rsidDel="00043B1C">
          <w:delText>Exit</w:delText>
        </w:r>
        <w:commentRangeStart w:id="439"/>
        <w:r w:rsidRPr="49FCFE86" w:rsidDel="00043B1C">
          <w:rPr>
            <w:i/>
            <w:iCs/>
          </w:rPr>
          <w:delText>.</w:delText>
        </w:r>
      </w:del>
      <w:r w:rsidRPr="49FCFE86">
        <w:rPr>
          <w:i/>
          <w:iCs/>
        </w:rPr>
        <w:t>ExitDate</w:t>
      </w:r>
      <w:r>
        <w:t xml:space="preserve"> &gt;</w:t>
      </w:r>
      <w:del w:id="440" w:author="Molly McEvilley" w:date="2024-10-11T01:34:00Z" w16du:dateUtc="2024-10-11T05:34:00Z">
        <w:r w:rsidDel="00CF29B6">
          <w:delText>=</w:delText>
        </w:r>
      </w:del>
      <w:r>
        <w:t xml:space="preserve"> </w:t>
      </w:r>
      <w:r w:rsidR="005A6BF7" w:rsidRPr="49FCFE86">
        <w:rPr>
          <w:u w:val="single"/>
        </w:rPr>
        <w:t>LookbackDate</w:t>
      </w:r>
      <w:commentRangeEnd w:id="439"/>
      <w:r w:rsidR="0014142B">
        <w:rPr>
          <w:rStyle w:val="CommentReference"/>
          <w:rFonts w:eastAsiaTheme="minorHAnsi" w:cstheme="minorBidi"/>
        </w:rPr>
        <w:commentReference w:id="439"/>
      </w:r>
      <w:ins w:id="441"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42" w:author="Molly McEvilley" w:date="2024-09-24T18:06:00Z" w16du:dateUtc="2024-09-24T22:06:00Z"/>
          <w:u w:val="single"/>
        </w:rPr>
      </w:pPr>
      <w:del w:id="443"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44" w:author="Molly McEvilley" w:date="2024-09-24T18:07:00Z" w16du:dateUtc="2024-09-24T22:07:00Z">
        <w:r w:rsidDel="00BF0A37">
          <w:delText>Enrollment.</w:delText>
        </w:r>
      </w:del>
      <w:r w:rsidRPr="49FCFE86">
        <w:rPr>
          <w:i/>
          <w:iCs/>
        </w:rPr>
        <w:t>EntryDate</w:t>
      </w:r>
      <w:ins w:id="445" w:author="Molly McEvilley" w:date="2024-09-24T18:07:00Z" w16du:dateUtc="2024-09-24T22:07:00Z">
        <w:r w:rsidR="00043B1C">
          <w:rPr>
            <w:i/>
            <w:iCs/>
          </w:rPr>
          <w:t>;</w:t>
        </w:r>
        <w:r w:rsidR="00043B1C" w:rsidRPr="000D35F9">
          <w:t xml:space="preserve"> and</w:t>
        </w:r>
      </w:ins>
      <w:del w:id="446"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47" w:author="Molly McEvilley" w:date="2024-09-24T18:08:00Z" w16du:dateUtc="2024-09-24T22:08:00Z"/>
          <w:u w:val="single"/>
        </w:rPr>
      </w:pPr>
      <w:ins w:id="448" w:author="Molly McEvilley" w:date="2024-09-24T18:06:00Z" w16du:dateUtc="2024-09-24T22:06:00Z">
        <w:r w:rsidRPr="000D35F9">
          <w:rPr>
            <w:i/>
            <w:iCs/>
          </w:rPr>
          <w:t>E</w:t>
        </w:r>
      </w:ins>
      <w:ins w:id="449" w:author="Molly McEvilley" w:date="2024-09-24T18:07:00Z" w16du:dateUtc="2024-09-24T22:07:00Z">
        <w:r w:rsidR="00BF0A37" w:rsidRPr="000D35F9">
          <w:rPr>
            <w:i/>
            <w:iCs/>
          </w:rPr>
          <w:t>xitDate</w:t>
        </w:r>
        <w:r w:rsidR="00BF0A37">
          <w:t xml:space="preserve"> </w:t>
        </w:r>
      </w:ins>
      <w:ins w:id="450" w:author="Molly McEvilley" w:date="2024-09-24T18:08:00Z" w16du:dateUtc="2024-09-24T22:08:00Z">
        <w:r w:rsidR="00412D2E">
          <w:t>&gt;</w:t>
        </w:r>
      </w:ins>
      <w:ins w:id="451" w:author="Molly McEvilley" w:date="2024-09-24T18:07:00Z" w16du:dateUtc="2024-09-24T22:07:00Z">
        <w:r w:rsidR="00BF0A37">
          <w:t xml:space="preserve"> </w:t>
        </w:r>
        <w:r w:rsidR="00BF0A37" w:rsidRPr="000D35F9">
          <w:rPr>
            <w:b/>
            <w:bCs/>
          </w:rPr>
          <w:t>HMIS</w:t>
        </w:r>
      </w:ins>
      <w:ins w:id="452" w:author="Molly McEvilley" w:date="2024-09-24T18:08:00Z" w16du:dateUtc="2024-09-24T22:08:00Z">
        <w:r w:rsidR="00412D2E" w:rsidRPr="000D35F9">
          <w:rPr>
            <w:b/>
            <w:bCs/>
          </w:rPr>
          <w:t>Start</w:t>
        </w:r>
      </w:ins>
      <w:ins w:id="453"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54" w:author="Molly McEvilley" w:date="2024-09-24T18:08:00Z" w16du:dateUtc="2024-09-24T22:08:00Z">
        <w:r w:rsidRPr="000D35F9">
          <w:rPr>
            <w:i/>
            <w:iCs/>
          </w:rPr>
          <w:t>ExitDate</w:t>
        </w:r>
        <w:r>
          <w:t xml:space="preserve"> &gt; </w:t>
        </w:r>
      </w:ins>
      <w:ins w:id="455"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56"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57"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58" w:author="Molly McEvilley" w:date="2024-09-24T18:03:00Z" w16du:dateUtc="2024-09-24T22:03:00Z">
        <w:r w:rsidR="00CA1B11">
          <w:t xml:space="preserve"> (see criteria above).</w:t>
        </w:r>
      </w:ins>
      <w:del w:id="459"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60" w:author="Molly McEvilley" w:date="2024-09-24T18:02:00Z" w16du:dateUtc="2024-09-24T22:02:00Z"/>
        </w:rPr>
      </w:pPr>
      <w:del w:id="461"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62" w:author="Molly McEvilley" w:date="2024-09-24T14:50:00Z" w16du:dateUtc="2024-09-24T18:50:00Z">
        <w:r w:rsidR="005A6BF7" w:rsidDel="00262A7F">
          <w:delText xml:space="preserve"> </w:delText>
        </w:r>
      </w:del>
      <w:del w:id="463"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64" w:author="Molly McEvilley" w:date="2024-09-24T18:02:00Z" w16du:dateUtc="2024-09-24T22:02:00Z"/>
        </w:rPr>
      </w:pPr>
      <w:del w:id="465"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66" w:author="Molly McEvilley" w:date="2024-09-24T14:45:00Z" w16du:dateUtc="2024-09-24T18:45:00Z">
        <w:r w:rsidDel="007F0B76">
          <w:delText>On or before</w:delText>
        </w:r>
      </w:del>
      <w:del w:id="467" w:author="Molly McEvilley" w:date="2024-09-24T18:02:00Z" w16du:dateUtc="2024-09-24T22:02:00Z">
        <w:r w:rsidDel="00281444">
          <w:delText xml:space="preserve"> </w:delText>
        </w:r>
      </w:del>
      <w:del w:id="468" w:author="Molly McEvilley" w:date="2024-09-24T14:48:00Z" w16du:dateUtc="2024-09-24T18:48:00Z">
        <w:r w:rsidDel="00106F7E">
          <w:delText xml:space="preserve">the earliest non-NULL value for </w:delText>
        </w:r>
      </w:del>
      <w:del w:id="469" w:author="Molly McEvilley" w:date="2024-09-24T18:02:00Z" w16du:dateUtc="2024-09-24T22:02:00Z">
        <w:r w:rsidDel="00281444">
          <w:delText>Project.</w:delText>
        </w:r>
        <w:r w:rsidRPr="009526E0" w:rsidDel="00281444">
          <w:rPr>
            <w:i/>
            <w:iCs/>
          </w:rPr>
          <w:delText>OperatingEndDate</w:delText>
        </w:r>
      </w:del>
      <w:del w:id="470" w:author="Molly McEvilley" w:date="2024-09-24T14:49:00Z" w16du:dateUtc="2024-09-24T18:49:00Z">
        <w:r w:rsidDel="0098607F">
          <w:delText>, [</w:delText>
        </w:r>
      </w:del>
      <w:del w:id="471" w:author="Molly McEvilley" w:date="2024-09-24T18:02:00Z" w16du:dateUtc="2024-09-24T22:02:00Z">
        <w:r w:rsidDel="00281444">
          <w:delText>Exit.</w:delText>
        </w:r>
        <w:r w:rsidRPr="00982618" w:rsidDel="00281444">
          <w:rPr>
            <w:i/>
            <w:iCs/>
          </w:rPr>
          <w:delText>ExitDate</w:delText>
        </w:r>
      </w:del>
      <w:del w:id="472" w:author="Molly McEvilley" w:date="2024-09-24T14:49:00Z" w16du:dateUtc="2024-09-24T18:49:00Z">
        <w:r w:rsidDel="0098607F">
          <w:delText xml:space="preserve"> – 1 day]</w:delText>
        </w:r>
      </w:del>
      <w:del w:id="473" w:author="Molly McEvilley" w:date="2024-09-24T14:50:00Z" w16du:dateUtc="2024-09-24T18:50:00Z">
        <w:r w:rsidR="00093B0A" w:rsidDel="006E0E54">
          <w:delText>,</w:delText>
        </w:r>
        <w:r w:rsidDel="006E0E54">
          <w:delText xml:space="preserve"> and</w:delText>
        </w:r>
      </w:del>
      <w:del w:id="474" w:author="Molly McEvilley" w:date="2024-09-24T18:02:00Z" w16du:dateUtc="2024-09-24T22:02:00Z">
        <w:r w:rsidDel="00281444">
          <w:delText xml:space="preserve"> </w:delText>
        </w:r>
        <w:r w:rsidRPr="001A0862" w:rsidDel="00281444">
          <w:rPr>
            <w:u w:val="single"/>
          </w:rPr>
          <w:delText>ReportEnd</w:delText>
        </w:r>
      </w:del>
      <w:del w:id="475" w:author="Molly McEvilley" w:date="2024-08-20T08:39:00Z" w16du:dateUtc="2024-08-20T12:39:00Z">
        <w:r w:rsidRPr="00A6067F" w:rsidDel="00D303D4">
          <w:delText xml:space="preserve"> </w:delText>
        </w:r>
      </w:del>
      <w:ins w:id="476"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77" w:author="Molly McEvilley" w:date="2024-09-24T15:02:00Z" w16du:dateUtc="2024-09-24T19:02:00Z"/>
        </w:rPr>
      </w:pPr>
      <w:ins w:id="478" w:author="Molly McEvilley" w:date="2024-09-24T18:38:00Z" w16du:dateUtc="2024-09-24T22:38:00Z">
        <w:r>
          <w:t>To be included in the LSA, a</w:t>
        </w:r>
      </w:ins>
      <w:ins w:id="479" w:author="Molly McEvilley" w:date="2024-09-24T18:37:00Z" w16du:dateUtc="2024-09-24T22:37:00Z">
        <w:r w:rsidR="00371267">
          <w:t xml:space="preserve">n enrollment must have an </w:t>
        </w:r>
        <w:r w:rsidR="00371267" w:rsidRPr="00FB59F1">
          <w:rPr>
            <w:i/>
            <w:iCs/>
          </w:rPr>
          <w:t>EntryDate</w:t>
        </w:r>
        <w:r w:rsidR="00371267">
          <w:t xml:space="preserve"> that me</w:t>
        </w:r>
      </w:ins>
      <w:ins w:id="480" w:author="Molly McEvilley" w:date="2024-09-24T18:38:00Z" w16du:dateUtc="2024-09-24T22:38:00Z">
        <w:r w:rsidR="00371267">
          <w:t>ets the following criteria</w:t>
        </w:r>
        <w:r>
          <w:t>:</w:t>
        </w:r>
      </w:ins>
    </w:p>
    <w:p w14:paraId="6B834854" w14:textId="25C05BCD" w:rsidR="00883825" w:rsidRDefault="00883825" w:rsidP="00FB59F1">
      <w:pPr>
        <w:pStyle w:val="ListParagraph"/>
        <w:numPr>
          <w:ilvl w:val="0"/>
          <w:numId w:val="96"/>
        </w:numPr>
        <w:spacing w:before="0" w:after="160" w:line="259" w:lineRule="auto"/>
        <w:rPr>
          <w:ins w:id="481" w:author="Molly McEvilley" w:date="2024-09-24T15:02:00Z" w16du:dateUtc="2024-09-24T19:02:00Z"/>
        </w:rPr>
      </w:pPr>
      <w:ins w:id="482" w:author="Molly McEvilley" w:date="2024-09-24T15:02:00Z" w16du:dateUtc="2024-09-24T19:02:00Z">
        <w:r>
          <w:t xml:space="preserve">&lt;= </w:t>
        </w:r>
        <w:r w:rsidRPr="000D35F9">
          <w:rPr>
            <w:u w:val="single"/>
          </w:rPr>
          <w:t>ReportEnd</w:t>
        </w:r>
      </w:ins>
    </w:p>
    <w:p w14:paraId="267AACBD" w14:textId="1221923E" w:rsidR="00883825" w:rsidRDefault="00883825" w:rsidP="00FB59F1">
      <w:pPr>
        <w:pStyle w:val="ListParagraph"/>
        <w:numPr>
          <w:ilvl w:val="0"/>
          <w:numId w:val="96"/>
        </w:numPr>
        <w:spacing w:before="0" w:after="160" w:line="259" w:lineRule="auto"/>
        <w:rPr>
          <w:ins w:id="483" w:author="Molly McEvilley" w:date="2024-09-24T15:02:00Z" w16du:dateUtc="2024-09-24T19:02:00Z"/>
        </w:rPr>
      </w:pPr>
      <w:ins w:id="484" w:author="Molly McEvilley" w:date="2024-09-24T15:02:00Z" w16du:dateUtc="2024-09-24T19:02:00Z">
        <w:r>
          <w:t xml:space="preserve">&lt; </w:t>
        </w:r>
      </w:ins>
      <w:ins w:id="485" w:author="Molly McEvilley" w:date="2024-09-24T15:28:00Z" w16du:dateUtc="2024-09-24T19:28:00Z">
        <w:r w:rsidR="0049252B">
          <w:rPr>
            <w:i/>
            <w:iCs/>
          </w:rPr>
          <w:t>OperatingEndDa</w:t>
        </w:r>
      </w:ins>
      <w:ins w:id="486" w:author="Molly McEvilley" w:date="2024-09-24T15:29:00Z" w16du:dateUtc="2024-09-24T19:29:00Z">
        <w:r w:rsidR="0049252B">
          <w:rPr>
            <w:i/>
            <w:iCs/>
          </w:rPr>
          <w:t>te</w:t>
        </w:r>
      </w:ins>
      <w:ins w:id="487" w:author="Molly McEvilley" w:date="2024-09-24T15:02:00Z" w16du:dateUtc="2024-09-24T19:02:00Z">
        <w:r>
          <w:t xml:space="preserve"> </w:t>
        </w:r>
      </w:ins>
      <w:ins w:id="488" w:author="Molly McEvilley" w:date="2024-09-24T15:30:00Z" w16du:dateUtc="2024-09-24T19:30:00Z">
        <w:r w:rsidR="00332E02">
          <w:t>(if not null)</w:t>
        </w:r>
      </w:ins>
    </w:p>
    <w:p w14:paraId="2C49BD75" w14:textId="290F8E76" w:rsidR="00883825" w:rsidRDefault="00883825" w:rsidP="00FB59F1">
      <w:pPr>
        <w:pStyle w:val="ListParagraph"/>
        <w:numPr>
          <w:ilvl w:val="0"/>
          <w:numId w:val="96"/>
        </w:numPr>
        <w:spacing w:before="0" w:after="160" w:line="259" w:lineRule="auto"/>
        <w:rPr>
          <w:ins w:id="489" w:author="Molly McEvilley" w:date="2024-09-24T18:37:00Z" w16du:dateUtc="2024-09-24T22:37:00Z"/>
        </w:rPr>
      </w:pPr>
      <w:ins w:id="490" w:author="Molly McEvilley" w:date="2024-09-24T15:02:00Z" w16du:dateUtc="2024-09-24T19:02:00Z">
        <w:r>
          <w:t xml:space="preserve">&lt; </w:t>
        </w:r>
      </w:ins>
      <w:ins w:id="491" w:author="Molly McEvilley" w:date="2024-09-24T15:54:00Z" w16du:dateUtc="2024-09-24T19:54:00Z">
        <w:r w:rsidR="00AA31EA" w:rsidRPr="00155474">
          <w:rPr>
            <w:b/>
            <w:rPrChange w:id="492" w:author="Molly McEvilley" w:date="2024-10-30T14:06:00Z" w16du:dateUtc="2024-10-30T18:06:00Z">
              <w:rPr>
                <w:bCs/>
              </w:rPr>
            </w:rPrChange>
          </w:rPr>
          <w:t>HMIS</w:t>
        </w:r>
      </w:ins>
      <w:ins w:id="493" w:author="Molly McEvilley" w:date="2024-10-11T01:37:00Z" w16du:dateUtc="2024-10-11T05:37:00Z">
        <w:r w:rsidR="00560762" w:rsidRPr="00155474">
          <w:rPr>
            <w:b/>
            <w:rPrChange w:id="494" w:author="Molly McEvilley" w:date="2024-10-30T14:06:00Z" w16du:dateUtc="2024-10-30T18:06:00Z">
              <w:rPr>
                <w:bCs/>
              </w:rPr>
            </w:rPrChange>
          </w:rPr>
          <w:t>End</w:t>
        </w:r>
      </w:ins>
      <w:ins w:id="495" w:author="Molly McEvilley" w:date="2024-09-24T15:54:00Z" w16du:dateUtc="2024-09-24T19:54:00Z">
        <w:r w:rsidR="00AA31EA">
          <w:t xml:space="preserve"> </w:t>
        </w:r>
      </w:ins>
      <w:ins w:id="496" w:author="Molly McEvilley" w:date="2024-09-24T15:30:00Z" w16du:dateUtc="2024-09-24T19:30:00Z">
        <w:r w:rsidR="004F327B">
          <w:t>(if not null)</w:t>
        </w:r>
      </w:ins>
    </w:p>
    <w:p w14:paraId="339C6AC9" w14:textId="1117CD36" w:rsidR="00DD28B5" w:rsidRDefault="00A92122" w:rsidP="00FB59F1">
      <w:pPr>
        <w:spacing w:before="0" w:after="160" w:line="259" w:lineRule="auto"/>
        <w:rPr>
          <w:ins w:id="497" w:author="Molly McEvilley" w:date="2024-09-24T15:37:00Z" w16du:dateUtc="2024-09-24T19:37:00Z"/>
        </w:rPr>
      </w:pPr>
      <w:ins w:id="498" w:author="Molly McEvilley" w:date="2024-09-24T18:39:00Z" w16du:dateUtc="2024-09-24T22:39:00Z">
        <w:r>
          <w:t xml:space="preserve">Under some circumstances, the LSA will use an adjusted </w:t>
        </w:r>
        <w:r w:rsidR="0063308A" w:rsidRPr="00FB59F1">
          <w:rPr>
            <w:b/>
            <w:bCs/>
          </w:rPr>
          <w:t>EntryDate</w:t>
        </w:r>
      </w:ins>
      <w:ins w:id="499" w:author="Molly McEvilley" w:date="2024-09-24T18:50:00Z" w16du:dateUtc="2024-09-24T22:50:00Z">
        <w:r w:rsidR="0019671B">
          <w:t>:</w:t>
        </w:r>
      </w:ins>
    </w:p>
    <w:tbl>
      <w:tblPr>
        <w:tblStyle w:val="Style11"/>
        <w:tblW w:w="0" w:type="auto"/>
        <w:tblLook w:val="04A0" w:firstRow="1" w:lastRow="0" w:firstColumn="1" w:lastColumn="0" w:noHBand="0" w:noVBand="1"/>
        <w:tblPrChange w:id="500" w:author="Molly McEvilley" w:date="2024-10-30T14:06:00Z" w16du:dateUtc="2024-10-30T18:06:00Z">
          <w:tblPr>
            <w:tblStyle w:val="Style11"/>
            <w:tblW w:w="0" w:type="auto"/>
            <w:tblLook w:val="04A0" w:firstRow="1" w:lastRow="0" w:firstColumn="1" w:lastColumn="0" w:noHBand="0" w:noVBand="1"/>
          </w:tblPr>
        </w:tblPrChange>
      </w:tblPr>
      <w:tblGrid>
        <w:gridCol w:w="895"/>
        <w:gridCol w:w="4500"/>
        <w:gridCol w:w="3955"/>
        <w:tblGridChange w:id="501">
          <w:tblGrid>
            <w:gridCol w:w="895"/>
            <w:gridCol w:w="4500"/>
            <w:gridCol w:w="596"/>
            <w:gridCol w:w="3359"/>
          </w:tblGrid>
        </w:tblGridChange>
      </w:tblGrid>
      <w:tr w:rsidR="00F8052E" w14:paraId="148B24F1" w14:textId="77777777" w:rsidTr="00155474">
        <w:trPr>
          <w:cnfStyle w:val="100000000000" w:firstRow="1" w:lastRow="0" w:firstColumn="0" w:lastColumn="0" w:oddVBand="0" w:evenVBand="0" w:oddHBand="0" w:evenHBand="0" w:firstRowFirstColumn="0" w:firstRowLastColumn="0" w:lastRowFirstColumn="0" w:lastRowLastColumn="0"/>
          <w:trHeight w:val="548"/>
          <w:ins w:id="502" w:author="Molly McEvilley" w:date="2024-09-24T15:37:00Z"/>
          <w:trPrChange w:id="503" w:author="Molly McEvilley" w:date="2024-10-30T14:06:00Z" w16du:dateUtc="2024-10-30T18:06:00Z">
            <w:trPr>
              <w:trHeight w:val="548"/>
            </w:trPr>
          </w:trPrChange>
        </w:trPr>
        <w:tc>
          <w:tcPr>
            <w:cnfStyle w:val="001000000000" w:firstRow="0" w:lastRow="0" w:firstColumn="1" w:lastColumn="0" w:oddVBand="0" w:evenVBand="0" w:oddHBand="0" w:evenHBand="0" w:firstRowFirstColumn="0" w:firstRowLastColumn="0" w:lastRowFirstColumn="0" w:lastRowLastColumn="0"/>
            <w:tcW w:w="895" w:type="dxa"/>
            <w:tcPrChange w:id="504" w:author="Molly McEvilley" w:date="2024-10-30T14:06:00Z" w16du:dateUtc="2024-10-30T18:06:00Z">
              <w:tcPr>
                <w:tcW w:w="895" w:type="dxa"/>
              </w:tcPr>
            </w:tcPrChange>
          </w:tcPr>
          <w:p w14:paraId="3AEE6048" w14:textId="594F00F4" w:rsidR="00F8052E" w:rsidRDefault="00F8052E" w:rsidP="005133DC">
            <w:pPr>
              <w:cnfStyle w:val="101000000000" w:firstRow="1" w:lastRow="0" w:firstColumn="1" w:lastColumn="0" w:oddVBand="0" w:evenVBand="0" w:oddHBand="0" w:evenHBand="0" w:firstRowFirstColumn="0" w:firstRowLastColumn="0" w:lastRowFirstColumn="0" w:lastRowLastColumn="0"/>
              <w:rPr>
                <w:ins w:id="505" w:author="Molly McEvilley" w:date="2024-09-24T18:36:00Z" w16du:dateUtc="2024-09-24T22:36:00Z"/>
              </w:rPr>
            </w:pPr>
            <w:ins w:id="506" w:author="Molly McEvilley" w:date="2024-09-24T18:36:00Z" w16du:dateUtc="2024-09-24T22:36:00Z">
              <w:r>
                <w:t>Priority</w:t>
              </w:r>
            </w:ins>
          </w:p>
        </w:tc>
        <w:tc>
          <w:tcPr>
            <w:tcW w:w="4500" w:type="dxa"/>
            <w:tcPrChange w:id="507" w:author="Molly McEvilley" w:date="2024-10-30T14:06:00Z" w16du:dateUtc="2024-10-30T18:06:00Z">
              <w:tcPr>
                <w:tcW w:w="5096" w:type="dxa"/>
                <w:gridSpan w:val="2"/>
              </w:tcPr>
            </w:tcPrChange>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508" w:author="Molly McEvilley" w:date="2024-09-24T15:37:00Z" w16du:dateUtc="2024-09-24T19:37:00Z"/>
              </w:rPr>
            </w:pPr>
            <w:ins w:id="509" w:author="Molly McEvilley" w:date="2024-09-24T15:42:00Z" w16du:dateUtc="2024-09-24T19:42:00Z">
              <w:r>
                <w:t>Criteria</w:t>
              </w:r>
            </w:ins>
          </w:p>
        </w:tc>
        <w:tc>
          <w:tcPr>
            <w:tcW w:w="3955" w:type="dxa"/>
            <w:tcPrChange w:id="510" w:author="Molly McEvilley" w:date="2024-10-30T14:06:00Z" w16du:dateUtc="2024-10-30T18:06:00Z">
              <w:tcPr>
                <w:tcW w:w="3359" w:type="dxa"/>
              </w:tcPr>
            </w:tcPrChange>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511" w:author="Molly McEvilley" w:date="2024-09-24T15:37:00Z" w16du:dateUtc="2024-09-24T19:37:00Z"/>
              </w:rPr>
            </w:pPr>
            <w:ins w:id="512" w:author="Molly McEvilley" w:date="2024-09-24T19:46:00Z" w16du:dateUtc="2024-09-24T23:46:00Z">
              <w:r>
                <w:t>Effective</w:t>
              </w:r>
            </w:ins>
            <w:ins w:id="513" w:author="Molly McEvilley" w:date="2024-09-24T15:43:00Z" w16du:dateUtc="2024-09-24T19:43:00Z">
              <w:r w:rsidR="00F8052E">
                <w:t xml:space="preserve"> Entry Date</w:t>
              </w:r>
            </w:ins>
          </w:p>
        </w:tc>
      </w:tr>
      <w:tr w:rsidR="00F8052E" w14:paraId="5ECC855B" w14:textId="77777777" w:rsidTr="00155474">
        <w:trPr>
          <w:cnfStyle w:val="000000100000" w:firstRow="0" w:lastRow="0" w:firstColumn="0" w:lastColumn="0" w:oddVBand="0" w:evenVBand="0" w:oddHBand="1" w:evenHBand="0" w:firstRowFirstColumn="0" w:firstRowLastColumn="0" w:lastRowFirstColumn="0" w:lastRowLastColumn="0"/>
          <w:trHeight w:val="323"/>
          <w:ins w:id="514" w:author="Molly McEvilley" w:date="2024-09-24T18:31:00Z"/>
          <w:trPrChange w:id="515" w:author="Molly McEvilley" w:date="2024-10-30T14:06:00Z" w16du:dateUtc="2024-10-30T18:06:00Z">
            <w:trPr>
              <w:trHeight w:val="323"/>
            </w:trPr>
          </w:trPrChange>
        </w:trPr>
        <w:tc>
          <w:tcPr>
            <w:cnfStyle w:val="001000000000" w:firstRow="0" w:lastRow="0" w:firstColumn="1" w:lastColumn="0" w:oddVBand="0" w:evenVBand="0" w:oddHBand="0" w:evenHBand="0" w:firstRowFirstColumn="0" w:firstRowLastColumn="0" w:lastRowFirstColumn="0" w:lastRowLastColumn="0"/>
            <w:tcW w:w="895" w:type="dxa"/>
            <w:tcPrChange w:id="516" w:author="Molly McEvilley" w:date="2024-10-30T14:06:00Z" w16du:dateUtc="2024-10-30T18:06:00Z">
              <w:tcPr>
                <w:tcW w:w="895" w:type="dxa"/>
              </w:tcPr>
            </w:tcPrChange>
          </w:tcPr>
          <w:p w14:paraId="5D48A653" w14:textId="6C92D750" w:rsidR="00F8052E" w:rsidRPr="000D35F9" w:rsidRDefault="00134E70" w:rsidP="00CA0862">
            <w:pPr>
              <w:pStyle w:val="NoSpacing"/>
              <w:cnfStyle w:val="001000100000" w:firstRow="0" w:lastRow="0" w:firstColumn="1" w:lastColumn="0" w:oddVBand="0" w:evenVBand="0" w:oddHBand="1" w:evenHBand="0" w:firstRowFirstColumn="0" w:firstRowLastColumn="0" w:lastRowFirstColumn="0" w:lastRowLastColumn="0"/>
              <w:rPr>
                <w:ins w:id="517" w:author="Molly McEvilley" w:date="2024-09-24T18:36:00Z" w16du:dateUtc="2024-09-24T22:36:00Z"/>
              </w:rPr>
            </w:pPr>
            <w:ins w:id="518" w:author="Molly McEvilley" w:date="2024-09-24T18:36:00Z" w16du:dateUtc="2024-09-24T22:36:00Z">
              <w:r>
                <w:t>1</w:t>
              </w:r>
            </w:ins>
          </w:p>
        </w:tc>
        <w:tc>
          <w:tcPr>
            <w:tcW w:w="4500" w:type="dxa"/>
            <w:tcPrChange w:id="519" w:author="Molly McEvilley" w:date="2024-10-30T14:06:00Z" w16du:dateUtc="2024-10-30T18:06:00Z">
              <w:tcPr>
                <w:tcW w:w="5096" w:type="dxa"/>
                <w:gridSpan w:val="2"/>
              </w:tcPr>
            </w:tcPrChange>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520" w:author="Molly McEvilley" w:date="2024-09-24T18:31:00Z" w16du:dateUtc="2024-09-24T22:31:00Z"/>
              </w:rPr>
            </w:pPr>
            <w:ins w:id="521" w:author="Molly McEvilley" w:date="2024-09-24T18:31:00Z" w16du:dateUtc="2024-09-24T22:31:00Z">
              <w:r w:rsidRPr="00FB59F1">
                <w:rPr>
                  <w:i/>
                  <w:iCs/>
                </w:rPr>
                <w:t>ProjectType</w:t>
              </w:r>
              <w:r>
                <w:t xml:space="preserve"> = 1</w:t>
              </w:r>
            </w:ins>
          </w:p>
        </w:tc>
        <w:tc>
          <w:tcPr>
            <w:tcW w:w="3955" w:type="dxa"/>
            <w:tcPrChange w:id="522" w:author="Molly McEvilley" w:date="2024-10-30T14:06:00Z" w16du:dateUtc="2024-10-30T18:06:00Z">
              <w:tcPr>
                <w:tcW w:w="3359" w:type="dxa"/>
              </w:tcPr>
            </w:tcPrChange>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523" w:author="Molly McEvilley" w:date="2024-09-24T18:31:00Z" w16du:dateUtc="2024-09-24T22:31:00Z"/>
              </w:rPr>
            </w:pPr>
            <w:ins w:id="524" w:author="Molly McEvilley" w:date="2024-09-24T18:31:00Z" w16du:dateUtc="2024-09-24T22:31:00Z">
              <w:r>
                <w:rPr>
                  <w:b/>
                </w:rPr>
                <w:t>FirstBedNight</w:t>
              </w:r>
            </w:ins>
          </w:p>
        </w:tc>
      </w:tr>
      <w:tr w:rsidR="00F8052E" w14:paraId="7F91196F" w14:textId="77777777" w:rsidTr="00155474">
        <w:trPr>
          <w:cnfStyle w:val="000000010000" w:firstRow="0" w:lastRow="0" w:firstColumn="0" w:lastColumn="0" w:oddVBand="0" w:evenVBand="0" w:oddHBand="0" w:evenHBand="1" w:firstRowFirstColumn="0" w:firstRowLastColumn="0" w:lastRowFirstColumn="0" w:lastRowLastColumn="0"/>
          <w:trHeight w:val="485"/>
          <w:ins w:id="525" w:author="Molly McEvilley" w:date="2024-09-24T15:41:00Z"/>
          <w:trPrChange w:id="526" w:author="Molly McEvilley" w:date="2024-10-30T14:06:00Z" w16du:dateUtc="2024-10-30T18:06:00Z">
            <w:trPr>
              <w:trHeight w:val="485"/>
            </w:trPr>
          </w:trPrChange>
        </w:trPr>
        <w:tc>
          <w:tcPr>
            <w:cnfStyle w:val="001000000000" w:firstRow="0" w:lastRow="0" w:firstColumn="1" w:lastColumn="0" w:oddVBand="0" w:evenVBand="0" w:oddHBand="0" w:evenHBand="0" w:firstRowFirstColumn="0" w:firstRowLastColumn="0" w:lastRowFirstColumn="0" w:lastRowLastColumn="0"/>
            <w:tcW w:w="895" w:type="dxa"/>
            <w:tcPrChange w:id="527" w:author="Molly McEvilley" w:date="2024-10-30T14:06:00Z" w16du:dateUtc="2024-10-30T18:06:00Z">
              <w:tcPr>
                <w:tcW w:w="895" w:type="dxa"/>
              </w:tcPr>
            </w:tcPrChange>
          </w:tcPr>
          <w:p w14:paraId="2FDBEB03" w14:textId="224FBFDB" w:rsidR="00F8052E" w:rsidRPr="00131AFC" w:rsidRDefault="00134E70" w:rsidP="00CA0862">
            <w:pPr>
              <w:pStyle w:val="NoSpacing"/>
              <w:cnfStyle w:val="001000010000" w:firstRow="0" w:lastRow="0" w:firstColumn="1" w:lastColumn="0" w:oddVBand="0" w:evenVBand="0" w:oddHBand="0" w:evenHBand="1" w:firstRowFirstColumn="0" w:firstRowLastColumn="0" w:lastRowFirstColumn="0" w:lastRowLastColumn="0"/>
              <w:rPr>
                <w:ins w:id="528" w:author="Molly McEvilley" w:date="2024-09-24T18:36:00Z" w16du:dateUtc="2024-09-24T22:36:00Z"/>
              </w:rPr>
            </w:pPr>
            <w:ins w:id="529" w:author="Molly McEvilley" w:date="2024-09-24T18:36:00Z" w16du:dateUtc="2024-09-24T22:36:00Z">
              <w:r>
                <w:t>2</w:t>
              </w:r>
            </w:ins>
          </w:p>
        </w:tc>
        <w:tc>
          <w:tcPr>
            <w:tcW w:w="4500" w:type="dxa"/>
            <w:tcPrChange w:id="530" w:author="Molly McEvilley" w:date="2024-10-30T14:06:00Z" w16du:dateUtc="2024-10-30T18:06:00Z">
              <w:tcPr>
                <w:tcW w:w="5096" w:type="dxa"/>
                <w:gridSpan w:val="2"/>
              </w:tcPr>
            </w:tcPrChange>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31" w:author="Molly McEvilley" w:date="2024-09-24T15:41:00Z" w16du:dateUtc="2024-09-24T19:41:00Z"/>
              </w:rPr>
            </w:pPr>
            <w:ins w:id="532" w:author="Molly McEvilley" w:date="2024-09-24T15:41:00Z" w16du:dateUtc="2024-09-24T19:41:00Z">
              <w:r w:rsidRPr="00FB59F1">
                <w:rPr>
                  <w:i/>
                  <w:iCs/>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33" w:author="Molly McEvilley" w:date="2024-09-24T15:41:00Z" w16du:dateUtc="2024-09-24T19:41:00Z"/>
              </w:rPr>
            </w:pPr>
            <w:ins w:id="534" w:author="Molly McEvilley" w:date="2024-09-24T15:41:00Z" w16du:dateUtc="2024-09-24T19:41:00Z">
              <w:r w:rsidRPr="00FB59F1">
                <w:rPr>
                  <w:i/>
                  <w:iCs/>
                </w:rPr>
                <w:t>EntryDate</w:t>
              </w:r>
              <w:r>
                <w:t xml:space="preserve"> &gt;= </w:t>
              </w:r>
              <w:r w:rsidRPr="00FB59F1">
                <w:rPr>
                  <w:i/>
                  <w:iCs/>
                </w:rPr>
                <w:t>OperatingStartDate</w:t>
              </w:r>
            </w:ins>
          </w:p>
        </w:tc>
        <w:tc>
          <w:tcPr>
            <w:tcW w:w="3955" w:type="dxa"/>
            <w:tcPrChange w:id="535" w:author="Molly McEvilley" w:date="2024-10-30T14:06:00Z" w16du:dateUtc="2024-10-30T18:06:00Z">
              <w:tcPr>
                <w:tcW w:w="3359" w:type="dxa"/>
              </w:tcPr>
            </w:tcPrChange>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36" w:author="Molly McEvilley" w:date="2024-09-24T15:41:00Z" w16du:dateUtc="2024-09-24T19:41:00Z"/>
              </w:rPr>
            </w:pPr>
            <w:ins w:id="537" w:author="Molly McEvilley" w:date="2024-09-24T15:43:00Z" w16du:dateUtc="2024-09-24T19:43:00Z">
              <w:r w:rsidRPr="00FB59F1">
                <w:rPr>
                  <w:i/>
                  <w:iCs/>
                </w:rPr>
                <w:t>EntryDate</w:t>
              </w:r>
              <w:r>
                <w:t xml:space="preserve"> </w:t>
              </w:r>
            </w:ins>
          </w:p>
        </w:tc>
      </w:tr>
      <w:tr w:rsidR="00F8052E" w14:paraId="7AE79271" w14:textId="77777777" w:rsidTr="00155474">
        <w:trPr>
          <w:cnfStyle w:val="000000100000" w:firstRow="0" w:lastRow="0" w:firstColumn="0" w:lastColumn="0" w:oddVBand="0" w:evenVBand="0" w:oddHBand="1" w:evenHBand="0" w:firstRowFirstColumn="0" w:firstRowLastColumn="0" w:lastRowFirstColumn="0" w:lastRowLastColumn="0"/>
          <w:ins w:id="538" w:author="Molly McEvilley" w:date="2024-09-24T15:47:00Z"/>
        </w:trPr>
        <w:tc>
          <w:tcPr>
            <w:cnfStyle w:val="001000000000" w:firstRow="0" w:lastRow="0" w:firstColumn="1" w:lastColumn="0" w:oddVBand="0" w:evenVBand="0" w:oddHBand="0" w:evenHBand="0" w:firstRowFirstColumn="0" w:firstRowLastColumn="0" w:lastRowFirstColumn="0" w:lastRowLastColumn="0"/>
            <w:tcW w:w="895" w:type="dxa"/>
            <w:tcPrChange w:id="539" w:author="Molly McEvilley" w:date="2024-10-30T14:06:00Z" w16du:dateUtc="2024-10-30T18:06:00Z">
              <w:tcPr>
                <w:tcW w:w="895" w:type="dxa"/>
              </w:tcPr>
            </w:tcPrChange>
          </w:tcPr>
          <w:p w14:paraId="17AD31C3" w14:textId="28D9956C" w:rsidR="00F8052E" w:rsidRDefault="00173D51" w:rsidP="00CA0862">
            <w:pPr>
              <w:pStyle w:val="NoSpacing"/>
              <w:cnfStyle w:val="001000100000" w:firstRow="0" w:lastRow="0" w:firstColumn="1" w:lastColumn="0" w:oddVBand="0" w:evenVBand="0" w:oddHBand="1" w:evenHBand="0" w:firstRowFirstColumn="0" w:firstRowLastColumn="0" w:lastRowFirstColumn="0" w:lastRowLastColumn="0"/>
              <w:rPr>
                <w:ins w:id="540" w:author="Molly McEvilley" w:date="2024-09-24T18:36:00Z" w16du:dateUtc="2024-09-24T22:36:00Z"/>
              </w:rPr>
            </w:pPr>
            <w:ins w:id="541" w:author="Molly McEvilley" w:date="2024-10-30T14:01:00Z" w16du:dateUtc="2024-10-30T18:01:00Z">
              <w:r>
                <w:lastRenderedPageBreak/>
                <w:t>3</w:t>
              </w:r>
            </w:ins>
          </w:p>
        </w:tc>
        <w:tc>
          <w:tcPr>
            <w:tcW w:w="4500" w:type="dxa"/>
            <w:tcPrChange w:id="542" w:author="Molly McEvilley" w:date="2024-10-30T14:06:00Z" w16du:dateUtc="2024-10-30T18:06:00Z">
              <w:tcPr>
                <w:tcW w:w="5096" w:type="dxa"/>
                <w:gridSpan w:val="2"/>
              </w:tcPr>
            </w:tcPrChange>
          </w:tcPr>
          <w:p w14:paraId="633A80CA" w14:textId="46CF3EE8" w:rsidR="00F8052E"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543" w:author="Molly McEvilley" w:date="2024-09-24T15:47:00Z" w16du:dateUtc="2024-09-24T19:47:00Z"/>
              </w:rPr>
            </w:pPr>
            <w:ins w:id="544" w:author="Molly McEvilley" w:date="2024-09-24T15:47:00Z" w16du:dateUtc="2024-09-24T19:47:00Z">
              <w:r>
                <w:t>(any other)</w:t>
              </w:r>
            </w:ins>
          </w:p>
        </w:tc>
        <w:tc>
          <w:tcPr>
            <w:tcW w:w="3955" w:type="dxa"/>
            <w:tcPrChange w:id="545" w:author="Molly McEvilley" w:date="2024-10-30T14:06:00Z" w16du:dateUtc="2024-10-30T18:06:00Z">
              <w:tcPr>
                <w:tcW w:w="3359" w:type="dxa"/>
              </w:tcPr>
            </w:tcPrChange>
          </w:tcPr>
          <w:p w14:paraId="566BA6B7" w14:textId="7C2B8947" w:rsidR="00F8052E" w:rsidRPr="00FB59F1" w:rsidRDefault="0076495D" w:rsidP="00FB59F1">
            <w:pPr>
              <w:pStyle w:val="NoSpacing"/>
              <w:cnfStyle w:val="000000100000" w:firstRow="0" w:lastRow="0" w:firstColumn="0" w:lastColumn="0" w:oddVBand="0" w:evenVBand="0" w:oddHBand="1" w:evenHBand="0" w:firstRowFirstColumn="0" w:firstRowLastColumn="0" w:lastRowFirstColumn="0" w:lastRowLastColumn="0"/>
              <w:rPr>
                <w:ins w:id="546" w:author="Molly McEvilley" w:date="2024-09-24T15:47:00Z" w16du:dateUtc="2024-09-24T19:47:00Z"/>
                <w:i/>
                <w:iCs/>
              </w:rPr>
            </w:pPr>
            <w:ins w:id="547" w:author="Molly McEvilley" w:date="2024-10-30T14:00:00Z" w16du:dateUtc="2024-10-30T18:00:00Z">
              <w:r>
                <w:t xml:space="preserve">The </w:t>
              </w:r>
              <w:r w:rsidR="00173D51">
                <w:t xml:space="preserve">later of </w:t>
              </w:r>
            </w:ins>
            <w:ins w:id="548" w:author="Molly McEvilley" w:date="2024-09-24T15:47:00Z" w16du:dateUtc="2024-09-24T19:47:00Z">
              <w:r w:rsidR="00F8052E" w:rsidRPr="00FB59F1">
                <w:rPr>
                  <w:i/>
                  <w:iCs/>
                </w:rPr>
                <w:t>OperatingStartDate</w:t>
              </w:r>
            </w:ins>
            <w:ins w:id="549" w:author="Molly McEvilley" w:date="2024-10-30T14:00:00Z" w16du:dateUtc="2024-10-30T18:00:00Z">
              <w:r w:rsidR="00173D51">
                <w:rPr>
                  <w:i/>
                  <w:iCs/>
                </w:rPr>
                <w:t>/</w:t>
              </w:r>
              <w:r w:rsidR="00173D51">
                <w:rPr>
                  <w:b/>
                </w:rPr>
                <w:t>HMISStart</w:t>
              </w:r>
            </w:ins>
          </w:p>
        </w:tc>
      </w:tr>
    </w:tbl>
    <w:p w14:paraId="12C6E040" w14:textId="1EC207BC" w:rsidR="008C33C7" w:rsidDel="00134E70" w:rsidRDefault="009B4418" w:rsidP="008C33C7">
      <w:pPr>
        <w:rPr>
          <w:del w:id="550" w:author="Molly McEvilley" w:date="2024-09-24T18:37:00Z" w16du:dateUtc="2024-09-24T22:37:00Z"/>
        </w:rPr>
      </w:pPr>
      <w:del w:id="551"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0A28C64E" w:rsidR="00D27CF7" w:rsidRPr="008F2C7B" w:rsidRDefault="00D27CF7" w:rsidP="00FB59F1">
      <w:del w:id="552" w:author="Molly McEvilley" w:date="2024-09-24T18:51:00Z" w16du:dateUtc="2024-09-24T22:51:00Z">
        <w:r w:rsidDel="0019671B">
          <w:delText>For LSA reporting, the</w:delText>
        </w:r>
      </w:del>
      <w:ins w:id="553"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w:t>
      </w:r>
      <w:ins w:id="554" w:author="Molly McEvilley" w:date="2024-10-30T14:08:00Z" w16du:dateUtc="2024-10-30T18:08:00Z">
        <w:r w:rsidR="00D11C91">
          <w:t>o</w:t>
        </w:r>
        <w:r w:rsidR="00AF04D0">
          <w:t>n</w:t>
        </w:r>
        <w:r w:rsidR="00D11C91">
          <w:t xml:space="preserve"> or </w:t>
        </w:r>
      </w:ins>
      <w:r>
        <w:t>before the end of the report period and is logically consistent with the project type, the head of household’s entry/exit dates, and the project’s operating</w:t>
      </w:r>
      <w:ins w:id="555" w:author="Molly McEvilley" w:date="2024-08-20T07:00:00Z" w16du:dateUtc="2024-08-20T11:00:00Z">
        <w:r w:rsidR="00D0129C">
          <w:t>/HMIS participation</w:t>
        </w:r>
      </w:ins>
      <w:r>
        <w:t xml:space="preserve"> dates</w:t>
      </w:r>
      <w:ins w:id="556" w:author="Molly McEvilley" w:date="2024-09-24T18:50:00Z" w16du:dateUtc="2024-09-24T22:50:00Z">
        <w:r w:rsidR="0019671B">
          <w:t xml:space="preserve">. Under some circumstances, the LSA will use an adjusted </w:t>
        </w:r>
        <w:r w:rsidR="0019671B">
          <w:rPr>
            <w:b/>
            <w:bCs/>
          </w:rPr>
          <w:t>MoveInDate</w:t>
        </w:r>
        <w:r w:rsidR="0019671B" w:rsidRPr="00FB59F1">
          <w:t>:</w:t>
        </w:r>
      </w:ins>
      <w:del w:id="557" w:author="Molly McEvilley" w:date="2024-09-24T18:50:00Z" w16du:dateUtc="2024-09-24T22:50:00Z">
        <w:r w:rsidDel="00A7639A">
          <w:delText>:</w:delText>
        </w:r>
      </w:del>
    </w:p>
    <w:tbl>
      <w:tblPr>
        <w:tblStyle w:val="Style11"/>
        <w:tblW w:w="9265" w:type="dxa"/>
        <w:tblLook w:val="04A0" w:firstRow="1" w:lastRow="0" w:firstColumn="1" w:lastColumn="0" w:noHBand="0" w:noVBand="1"/>
        <w:tblPrChange w:id="558" w:author="Molly McEvilley" w:date="2024-10-30T14:04:00Z" w16du:dateUtc="2024-10-30T18:04:00Z">
          <w:tblPr>
            <w:tblStyle w:val="Style11"/>
            <w:tblW w:w="9265" w:type="dxa"/>
            <w:tblLook w:val="04A0" w:firstRow="1" w:lastRow="0" w:firstColumn="1" w:lastColumn="0" w:noHBand="0" w:noVBand="1"/>
          </w:tblPr>
        </w:tblPrChange>
      </w:tblPr>
      <w:tblGrid>
        <w:gridCol w:w="835"/>
        <w:gridCol w:w="4560"/>
        <w:gridCol w:w="3870"/>
        <w:tblGridChange w:id="559">
          <w:tblGrid>
            <w:gridCol w:w="835"/>
            <w:gridCol w:w="4560"/>
            <w:gridCol w:w="540"/>
            <w:gridCol w:w="3330"/>
          </w:tblGrid>
        </w:tblGridChange>
      </w:tblGrid>
      <w:tr w:rsidR="009E5409" w14:paraId="5CF86971" w14:textId="77777777" w:rsidTr="00B808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0" w:author="Molly McEvilley" w:date="2024-10-30T14:04:00Z" w16du:dateUtc="2024-10-30T18:04:00Z">
              <w:tcPr>
                <w:tcW w:w="835" w:type="dxa"/>
              </w:tcPr>
            </w:tcPrChange>
          </w:tcPr>
          <w:p w14:paraId="66225209" w14:textId="3FDB9F6D" w:rsidR="009E5409" w:rsidRDefault="009E5409" w:rsidP="009E5409">
            <w:pPr>
              <w:pStyle w:val="NoSpacing"/>
              <w:cnfStyle w:val="101000000000" w:firstRow="1" w:lastRow="0" w:firstColumn="1" w:lastColumn="0" w:oddVBand="0" w:evenVBand="0" w:oddHBand="0" w:evenHBand="0" w:firstRowFirstColumn="0" w:firstRowLastColumn="0" w:lastRowFirstColumn="0" w:lastRowLastColumn="0"/>
            </w:pPr>
            <w:ins w:id="561" w:author="Molly McEvilley" w:date="2024-09-24T18:49:00Z" w16du:dateUtc="2024-09-24T22:49:00Z">
              <w:r>
                <w:t>Priority</w:t>
              </w:r>
            </w:ins>
          </w:p>
        </w:tc>
        <w:tc>
          <w:tcPr>
            <w:tcW w:w="4560" w:type="dxa"/>
            <w:tcPrChange w:id="562" w:author="Molly McEvilley" w:date="2024-10-30T14:04:00Z" w16du:dateUtc="2024-10-30T18:04:00Z">
              <w:tcPr>
                <w:tcW w:w="5100" w:type="dxa"/>
                <w:gridSpan w:val="2"/>
              </w:tcPr>
            </w:tcPrChange>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63" w:author="Molly McEvilley" w:date="2024-09-24T19:46:00Z" w16du:dateUtc="2024-09-24T23:46:00Z">
              <w:r w:rsidDel="00BF5D88">
                <w:delText>Condition</w:delText>
              </w:r>
            </w:del>
            <w:ins w:id="564" w:author="Molly McEvilley" w:date="2024-09-24T19:46:00Z" w16du:dateUtc="2024-09-24T23:46:00Z">
              <w:r w:rsidR="00BF5D88">
                <w:t>Criteria</w:t>
              </w:r>
            </w:ins>
          </w:p>
        </w:tc>
        <w:tc>
          <w:tcPr>
            <w:tcW w:w="3870" w:type="dxa"/>
            <w:tcPrChange w:id="565" w:author="Molly McEvilley" w:date="2024-10-30T14:04:00Z" w16du:dateUtc="2024-10-30T18:04:00Z">
              <w:tcPr>
                <w:tcW w:w="3330" w:type="dxa"/>
              </w:tcPr>
            </w:tcPrChange>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66" w:author="Molly McEvilley" w:date="2024-09-24T19:46:00Z" w16du:dateUtc="2024-09-24T23:46:00Z">
              <w:r>
                <w:t xml:space="preserve">Effective </w:t>
              </w:r>
            </w:ins>
            <w:del w:id="567" w:author="Molly McEvilley" w:date="2024-09-24T18:42:00Z" w16du:dateUtc="2024-09-24T22:42:00Z">
              <w:r w:rsidR="009E5409" w:rsidDel="00705367">
                <w:delText xml:space="preserve">Effective </w:delText>
              </w:r>
            </w:del>
            <w:r w:rsidR="009E5409">
              <w:t>Move-In Date</w:t>
            </w:r>
          </w:p>
        </w:tc>
      </w:tr>
      <w:tr w:rsidR="009E5409" w14:paraId="453FBC9D" w14:textId="77777777" w:rsidTr="00B80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68" w:author="Molly McEvilley" w:date="2024-10-30T14:04:00Z" w16du:dateUtc="2024-10-30T18:04:00Z">
              <w:tcPr>
                <w:tcW w:w="835" w:type="dxa"/>
              </w:tcPr>
            </w:tcPrChange>
          </w:tcPr>
          <w:p w14:paraId="662B2D96" w14:textId="677FF6EE" w:rsidR="009E5409" w:rsidRPr="000C38C1" w:rsidRDefault="009E5409" w:rsidP="009E5409">
            <w:pPr>
              <w:pStyle w:val="NoSpacing"/>
              <w:cnfStyle w:val="001000100000" w:firstRow="0" w:lastRow="0" w:firstColumn="1" w:lastColumn="0" w:oddVBand="0" w:evenVBand="0" w:oddHBand="1" w:evenHBand="0" w:firstRowFirstColumn="0" w:firstRowLastColumn="0" w:lastRowFirstColumn="0" w:lastRowLastColumn="0"/>
            </w:pPr>
            <w:ins w:id="569" w:author="Molly McEvilley" w:date="2024-09-24T18:49:00Z" w16du:dateUtc="2024-09-24T22:49:00Z">
              <w:r>
                <w:t>1</w:t>
              </w:r>
            </w:ins>
          </w:p>
        </w:tc>
        <w:tc>
          <w:tcPr>
            <w:tcW w:w="4560" w:type="dxa"/>
            <w:tcPrChange w:id="570" w:author="Molly McEvilley" w:date="2024-10-30T14:04:00Z" w16du:dateUtc="2024-10-30T18:04:00Z">
              <w:tcPr>
                <w:tcW w:w="5100" w:type="dxa"/>
                <w:gridSpan w:val="2"/>
              </w:tcPr>
            </w:tcPrChange>
          </w:tcPr>
          <w:p w14:paraId="2D32868D" w14:textId="0E58225E"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870" w:type="dxa"/>
            <w:tcPrChange w:id="571" w:author="Molly McEvilley" w:date="2024-10-30T14:04:00Z" w16du:dateUtc="2024-10-30T18:04:00Z">
              <w:tcPr>
                <w:tcW w:w="3330" w:type="dxa"/>
              </w:tcPr>
            </w:tcPrChange>
          </w:tcPr>
          <w:p w14:paraId="0660A8FE" w14:textId="41644C0F"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23E38A8F" w14:textId="77777777" w:rsidTr="00B808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2" w:author="Molly McEvilley" w:date="2024-10-30T14:04:00Z" w16du:dateUtc="2024-10-30T18:04:00Z">
              <w:tcPr>
                <w:tcW w:w="835" w:type="dxa"/>
              </w:tcPr>
            </w:tcPrChange>
          </w:tcPr>
          <w:p w14:paraId="1A71A867" w14:textId="21A6A706"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73" w:author="Molly McEvilley" w:date="2024-09-24T18:49:00Z" w16du:dateUtc="2024-09-24T22:49:00Z">
              <w:r>
                <w:t>1</w:t>
              </w:r>
            </w:ins>
          </w:p>
        </w:tc>
        <w:tc>
          <w:tcPr>
            <w:tcW w:w="4560" w:type="dxa"/>
            <w:tcPrChange w:id="574" w:author="Molly McEvilley" w:date="2024-10-30T14:04:00Z" w16du:dateUtc="2024-10-30T18:04:00Z">
              <w:tcPr>
                <w:tcW w:w="5100" w:type="dxa"/>
                <w:gridSpan w:val="2"/>
              </w:tcPr>
            </w:tcPrChange>
          </w:tcPr>
          <w:p w14:paraId="40F2056B" w14:textId="1C5F98B2" w:rsidR="009E5409" w:rsidRPr="00FA73AC"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870" w:type="dxa"/>
            <w:tcPrChange w:id="575" w:author="Molly McEvilley" w:date="2024-10-30T14:04:00Z" w16du:dateUtc="2024-10-30T18:04:00Z">
              <w:tcPr>
                <w:tcW w:w="3330" w:type="dxa"/>
              </w:tcPr>
            </w:tcPrChange>
          </w:tcPr>
          <w:p w14:paraId="1FC6ACE5" w14:textId="45004B3C"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0A6EB1C9" w14:textId="77777777" w:rsidTr="00B80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76" w:author="Molly McEvilley" w:date="2024-10-30T14:04:00Z" w16du:dateUtc="2024-10-30T18:04:00Z">
              <w:tcPr>
                <w:tcW w:w="835" w:type="dxa"/>
              </w:tcPr>
            </w:tcPrChange>
          </w:tcPr>
          <w:p w14:paraId="001E8F2A" w14:textId="764ED6F7"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77" w:author="Molly McEvilley" w:date="2024-09-24T18:49:00Z" w16du:dateUtc="2024-09-24T22:49:00Z">
              <w:r>
                <w:t>1</w:t>
              </w:r>
            </w:ins>
          </w:p>
        </w:tc>
        <w:tc>
          <w:tcPr>
            <w:tcW w:w="4560" w:type="dxa"/>
            <w:tcPrChange w:id="578" w:author="Molly McEvilley" w:date="2024-10-30T14:04:00Z" w16du:dateUtc="2024-10-30T18:04:00Z">
              <w:tcPr>
                <w:tcW w:w="5100" w:type="dxa"/>
                <w:gridSpan w:val="2"/>
              </w:tcPr>
            </w:tcPrChange>
          </w:tcPr>
          <w:p w14:paraId="6B4760B8" w14:textId="7A9D504D"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870" w:type="dxa"/>
            <w:tcPrChange w:id="579" w:author="Molly McEvilley" w:date="2024-10-30T14:04:00Z" w16du:dateUtc="2024-10-30T18:04:00Z">
              <w:tcPr>
                <w:tcW w:w="3330" w:type="dxa"/>
              </w:tcPr>
            </w:tcPrChange>
          </w:tcPr>
          <w:p w14:paraId="2C566BB4" w14:textId="0BCE836A"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1C6BED8A" w14:textId="77777777" w:rsidTr="00B808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80" w:author="Molly McEvilley" w:date="2024-10-30T14:04:00Z" w16du:dateUtc="2024-10-30T18:04:00Z">
              <w:tcPr>
                <w:tcW w:w="835" w:type="dxa"/>
              </w:tcPr>
            </w:tcPrChange>
          </w:tcPr>
          <w:p w14:paraId="5144845D" w14:textId="029B368C"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81" w:author="Molly McEvilley" w:date="2024-09-24T18:49:00Z" w16du:dateUtc="2024-09-24T22:49:00Z">
              <w:r>
                <w:t>1</w:t>
              </w:r>
            </w:ins>
          </w:p>
        </w:tc>
        <w:tc>
          <w:tcPr>
            <w:tcW w:w="4560" w:type="dxa"/>
            <w:tcPrChange w:id="582" w:author="Molly McEvilley" w:date="2024-10-30T14:04:00Z" w16du:dateUtc="2024-10-30T18:04:00Z">
              <w:tcPr>
                <w:tcW w:w="5100" w:type="dxa"/>
                <w:gridSpan w:val="2"/>
              </w:tcPr>
            </w:tcPrChange>
          </w:tcPr>
          <w:p w14:paraId="53A713E1" w14:textId="097E6710"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870" w:type="dxa"/>
            <w:tcPrChange w:id="583" w:author="Molly McEvilley" w:date="2024-10-30T14:04:00Z" w16du:dateUtc="2024-10-30T18:04:00Z">
              <w:tcPr>
                <w:tcW w:w="3330" w:type="dxa"/>
              </w:tcPr>
            </w:tcPrChange>
          </w:tcPr>
          <w:p w14:paraId="4BB290DB" w14:textId="2A8EBCB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B9CDF14" w14:textId="77777777" w:rsidTr="00B80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84" w:author="Molly McEvilley" w:date="2024-10-30T14:04:00Z" w16du:dateUtc="2024-10-30T18:04:00Z">
              <w:tcPr>
                <w:tcW w:w="835" w:type="dxa"/>
              </w:tcPr>
            </w:tcPrChange>
          </w:tcPr>
          <w:p w14:paraId="2F5EEC7B" w14:textId="16B89F19" w:rsidR="009E5409" w:rsidRPr="00DE4A2E" w:rsidRDefault="003F680C" w:rsidP="009E5409">
            <w:pPr>
              <w:pStyle w:val="NoSpacing"/>
              <w:cnfStyle w:val="001000100000" w:firstRow="0" w:lastRow="0" w:firstColumn="1" w:lastColumn="0" w:oddVBand="0" w:evenVBand="0" w:oddHBand="1" w:evenHBand="0" w:firstRowFirstColumn="0" w:firstRowLastColumn="0" w:lastRowFirstColumn="0" w:lastRowLastColumn="0"/>
              <w:rPr>
                <w:i/>
                <w:iCs/>
              </w:rPr>
            </w:pPr>
            <w:ins w:id="585" w:author="Molly McEvilley" w:date="2024-09-24T18:49:00Z" w16du:dateUtc="2024-09-24T22:49:00Z">
              <w:r>
                <w:t>1</w:t>
              </w:r>
            </w:ins>
          </w:p>
        </w:tc>
        <w:tc>
          <w:tcPr>
            <w:tcW w:w="4560" w:type="dxa"/>
            <w:tcPrChange w:id="586" w:author="Molly McEvilley" w:date="2024-10-30T14:04:00Z" w16du:dateUtc="2024-10-30T18:04:00Z">
              <w:tcPr>
                <w:tcW w:w="5100" w:type="dxa"/>
                <w:gridSpan w:val="2"/>
              </w:tcPr>
            </w:tcPrChange>
          </w:tcPr>
          <w:p w14:paraId="738481A6" w14:textId="7827F13F"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870" w:type="dxa"/>
            <w:tcPrChange w:id="587" w:author="Molly McEvilley" w:date="2024-10-30T14:04:00Z" w16du:dateUtc="2024-10-30T18:04:00Z">
              <w:tcPr>
                <w:tcW w:w="3330" w:type="dxa"/>
              </w:tcPr>
            </w:tcPrChange>
          </w:tcPr>
          <w:p w14:paraId="3D6EB830" w14:textId="16631A7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19B023A" w14:textId="77777777" w:rsidTr="00B808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Change w:id="588" w:author="Molly McEvilley" w:date="2024-10-30T14:04:00Z" w16du:dateUtc="2024-10-30T18:04:00Z">
              <w:tcPr>
                <w:tcW w:w="835" w:type="dxa"/>
              </w:tcPr>
            </w:tcPrChange>
          </w:tcPr>
          <w:p w14:paraId="65D74CD6" w14:textId="711632A0" w:rsidR="009E5409" w:rsidRPr="00DE4A2E" w:rsidRDefault="003F680C" w:rsidP="009E5409">
            <w:pPr>
              <w:pStyle w:val="NoSpacing"/>
              <w:cnfStyle w:val="001000010000" w:firstRow="0" w:lastRow="0" w:firstColumn="1" w:lastColumn="0" w:oddVBand="0" w:evenVBand="0" w:oddHBand="0" w:evenHBand="1" w:firstRowFirstColumn="0" w:firstRowLastColumn="0" w:lastRowFirstColumn="0" w:lastRowLastColumn="0"/>
              <w:rPr>
                <w:i/>
                <w:iCs/>
              </w:rPr>
            </w:pPr>
            <w:ins w:id="589" w:author="Molly McEvilley" w:date="2024-09-24T18:49:00Z" w16du:dateUtc="2024-09-24T22:49:00Z">
              <w:r>
                <w:t>1</w:t>
              </w:r>
            </w:ins>
          </w:p>
        </w:tc>
        <w:tc>
          <w:tcPr>
            <w:tcW w:w="4560" w:type="dxa"/>
            <w:tcPrChange w:id="590" w:author="Molly McEvilley" w:date="2024-10-30T14:04:00Z" w16du:dateUtc="2024-10-30T18:04:00Z">
              <w:tcPr>
                <w:tcW w:w="5100" w:type="dxa"/>
                <w:gridSpan w:val="2"/>
              </w:tcPr>
            </w:tcPrChange>
          </w:tcPr>
          <w:p w14:paraId="022E235E" w14:textId="0858C60D" w:rsidR="009E5409" w:rsidRPr="00C43356"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DE4A2E">
              <w:t xml:space="preserve"> &gt;</w:t>
            </w:r>
            <w:ins w:id="591" w:author="Molly McEvilley" w:date="2024-09-24T18:43:00Z" w16du:dateUtc="2024-09-24T22:43:00Z">
              <w:r>
                <w:t>=</w:t>
              </w:r>
            </w:ins>
            <w:del w:id="592" w:author="Molly McEvilley" w:date="2024-10-30T14:27:00Z" w16du:dateUtc="2024-10-30T18:27:00Z">
              <w:r w:rsidRPr="00DE4A2E" w:rsidDel="00C43356">
                <w:delText xml:space="preserve"> </w:delText>
              </w:r>
              <w:r w:rsidDel="00C43356">
                <w:delText>Project.</w:delText>
              </w:r>
            </w:del>
            <w:ins w:id="593" w:author="Molly McEvilley" w:date="2024-10-30T14:27:00Z" w16du:dateUtc="2024-10-30T18:27:00Z">
              <w:r w:rsidR="00725BE4">
                <w:t xml:space="preserve"> </w:t>
              </w:r>
            </w:ins>
            <w:r w:rsidRPr="00FB59F1">
              <w:rPr>
                <w:i/>
                <w:iCs/>
              </w:rPr>
              <w:t>OperatingEndDate</w:t>
            </w:r>
            <w:ins w:id="594" w:author="Molly McEvilley" w:date="2024-10-30T14:26:00Z" w16du:dateUtc="2024-10-30T18:26:00Z">
              <w:r w:rsidR="00C43356">
                <w:rPr>
                  <w:i/>
                  <w:iCs/>
                </w:rPr>
                <w:t xml:space="preserve"> </w:t>
              </w:r>
              <w:r w:rsidR="00C43356">
                <w:t xml:space="preserve">or </w:t>
              </w:r>
              <w:r w:rsidR="00C43356">
                <w:rPr>
                  <w:b/>
                </w:rPr>
                <w:t>HMISEnd</w:t>
              </w:r>
            </w:ins>
          </w:p>
        </w:tc>
        <w:tc>
          <w:tcPr>
            <w:tcW w:w="3870" w:type="dxa"/>
            <w:tcPrChange w:id="595" w:author="Molly McEvilley" w:date="2024-10-30T14:04:00Z" w16du:dateUtc="2024-10-30T18:04:00Z">
              <w:tcPr>
                <w:tcW w:w="3330" w:type="dxa"/>
              </w:tcPr>
            </w:tcPrChange>
          </w:tcPr>
          <w:p w14:paraId="3F0F862B" w14:textId="374D67A1"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56F137D" w14:textId="77777777" w:rsidTr="00B80843">
        <w:trPr>
          <w:cnfStyle w:val="000000100000" w:firstRow="0" w:lastRow="0" w:firstColumn="0" w:lastColumn="0" w:oddVBand="0" w:evenVBand="0" w:oddHBand="1" w:evenHBand="0" w:firstRowFirstColumn="0" w:firstRowLastColumn="0" w:lastRowFirstColumn="0" w:lastRowLastColumn="0"/>
          <w:ins w:id="596" w:author="Molly McEvilley" w:date="2024-09-24T18:44:00Z"/>
        </w:trPr>
        <w:tc>
          <w:tcPr>
            <w:cnfStyle w:val="001000000000" w:firstRow="0" w:lastRow="0" w:firstColumn="1" w:lastColumn="0" w:oddVBand="0" w:evenVBand="0" w:oddHBand="0" w:evenHBand="0" w:firstRowFirstColumn="0" w:firstRowLastColumn="0" w:lastRowFirstColumn="0" w:lastRowLastColumn="0"/>
            <w:tcW w:w="835" w:type="dxa"/>
            <w:tcPrChange w:id="597" w:author="Molly McEvilley" w:date="2024-10-30T14:04:00Z" w16du:dateUtc="2024-10-30T18:04:00Z">
              <w:tcPr>
                <w:tcW w:w="835" w:type="dxa"/>
              </w:tcPr>
            </w:tcPrChange>
          </w:tcPr>
          <w:p w14:paraId="2CB223F0" w14:textId="16B1E7DE" w:rsidR="009E5409" w:rsidRPr="00FB59F1" w:rsidRDefault="00A7639A" w:rsidP="00CA6070">
            <w:pPr>
              <w:pStyle w:val="NoSpacing"/>
              <w:cnfStyle w:val="001000100000" w:firstRow="0" w:lastRow="0" w:firstColumn="1" w:lastColumn="0" w:oddVBand="0" w:evenVBand="0" w:oddHBand="1" w:evenHBand="0" w:firstRowFirstColumn="0" w:firstRowLastColumn="0" w:lastRowFirstColumn="0" w:lastRowLastColumn="0"/>
              <w:rPr>
                <w:ins w:id="598" w:author="Molly McEvilley" w:date="2024-09-24T18:48:00Z" w16du:dateUtc="2024-09-24T22:48:00Z"/>
              </w:rPr>
            </w:pPr>
            <w:ins w:id="599" w:author="Molly McEvilley" w:date="2024-09-24T18:49:00Z" w16du:dateUtc="2024-09-24T22:49:00Z">
              <w:r>
                <w:t>2</w:t>
              </w:r>
            </w:ins>
          </w:p>
        </w:tc>
        <w:tc>
          <w:tcPr>
            <w:tcW w:w="4560" w:type="dxa"/>
            <w:tcPrChange w:id="600" w:author="Molly McEvilley" w:date="2024-10-30T14:04:00Z" w16du:dateUtc="2024-10-30T18:04:00Z">
              <w:tcPr>
                <w:tcW w:w="5100" w:type="dxa"/>
                <w:gridSpan w:val="2"/>
              </w:tcPr>
            </w:tcPrChange>
          </w:tcPr>
          <w:p w14:paraId="07B0B82B" w14:textId="77777777" w:rsidR="00B16E03" w:rsidRDefault="00B16E03" w:rsidP="00CA6070">
            <w:pPr>
              <w:pStyle w:val="NoSpacing"/>
              <w:cnfStyle w:val="000000100000" w:firstRow="0" w:lastRow="0" w:firstColumn="0" w:lastColumn="0" w:oddVBand="0" w:evenVBand="0" w:oddHBand="1" w:evenHBand="0" w:firstRowFirstColumn="0" w:firstRowLastColumn="0" w:lastRowFirstColumn="0" w:lastRowLastColumn="0"/>
              <w:rPr>
                <w:ins w:id="601" w:author="Molly McEvilley" w:date="2024-10-30T14:10:00Z" w16du:dateUtc="2024-10-30T18:10:00Z"/>
              </w:rPr>
            </w:pPr>
            <w:ins w:id="602" w:author="Molly McEvilley" w:date="2024-10-30T14:10:00Z" w16du:dateUtc="2024-10-30T18:10:00Z">
              <w:r>
                <w:rPr>
                  <w:i/>
                  <w:iCs/>
                </w:rPr>
                <w:t xml:space="preserve">MoveInDate </w:t>
              </w:r>
              <w:r>
                <w:t>is NULL or</w:t>
              </w:r>
            </w:ins>
          </w:p>
          <w:p w14:paraId="2C4E37A4" w14:textId="2C6BDF80" w:rsidR="009E5409" w:rsidRDefault="007D6A99" w:rsidP="00CA6070">
            <w:pPr>
              <w:pStyle w:val="NoSpacing"/>
              <w:cnfStyle w:val="000000100000" w:firstRow="0" w:lastRow="0" w:firstColumn="0" w:lastColumn="0" w:oddVBand="0" w:evenVBand="0" w:oddHBand="1" w:evenHBand="0" w:firstRowFirstColumn="0" w:firstRowLastColumn="0" w:lastRowFirstColumn="0" w:lastRowLastColumn="0"/>
              <w:rPr>
                <w:ins w:id="603" w:author="Molly McEvilley" w:date="2024-09-24T18:44:00Z" w16du:dateUtc="2024-09-24T22:44:00Z"/>
                <w:i/>
                <w:iCs/>
              </w:rPr>
            </w:pPr>
            <w:ins w:id="604" w:author="Molly McEvilley" w:date="2024-10-30T14:10:00Z" w16du:dateUtc="2024-10-30T18:10:00Z">
              <w:r>
                <w:rPr>
                  <w:i/>
                  <w:iCs/>
                </w:rPr>
                <w:t>(</w:t>
              </w:r>
            </w:ins>
            <w:ins w:id="605" w:author="Molly McEvilley" w:date="2024-09-24T18:44:00Z">
              <w:r w:rsidR="009E5409" w:rsidRPr="009436DE">
                <w:rPr>
                  <w:i/>
                  <w:iCs/>
                </w:rPr>
                <w:t xml:space="preserve">MoveInDate </w:t>
              </w:r>
              <w:r w:rsidR="009E5409" w:rsidRPr="00FB59F1">
                <w:t>&gt;=</w:t>
              </w:r>
              <w:r w:rsidR="009E5409" w:rsidRPr="009436DE">
                <w:rPr>
                  <w:i/>
                  <w:iCs/>
                </w:rPr>
                <w:t xml:space="preserve"> </w:t>
              </w:r>
              <w:r w:rsidR="009E5409" w:rsidRPr="00FB59F1">
                <w:rPr>
                  <w:b/>
                </w:rPr>
                <w:t>HMISStart</w:t>
              </w:r>
              <w:r w:rsidR="009E5409" w:rsidRPr="009436DE">
                <w:rPr>
                  <w:i/>
                  <w:iCs/>
                </w:rPr>
                <w:t xml:space="preserve"> and MoveInDate </w:t>
              </w:r>
              <w:r w:rsidR="009E5409" w:rsidRPr="00FB59F1">
                <w:t>&gt;=</w:t>
              </w:r>
              <w:r w:rsidR="009E5409" w:rsidRPr="009436DE">
                <w:rPr>
                  <w:i/>
                  <w:iCs/>
                </w:rPr>
                <w:t xml:space="preserve"> OperatingStart</w:t>
              </w:r>
            </w:ins>
            <w:ins w:id="606" w:author="Molly McEvilley" w:date="2024-09-24T18:45:00Z" w16du:dateUtc="2024-09-24T22:45:00Z">
              <w:r w:rsidR="009E5409">
                <w:rPr>
                  <w:i/>
                  <w:iCs/>
                </w:rPr>
                <w:t>Date</w:t>
              </w:r>
            </w:ins>
            <w:ins w:id="607" w:author="Molly McEvilley" w:date="2024-10-30T14:10:00Z" w16du:dateUtc="2024-10-30T18:10:00Z">
              <w:r>
                <w:rPr>
                  <w:i/>
                  <w:iCs/>
                </w:rPr>
                <w:t>)</w:t>
              </w:r>
            </w:ins>
          </w:p>
        </w:tc>
        <w:tc>
          <w:tcPr>
            <w:tcW w:w="3870" w:type="dxa"/>
            <w:tcPrChange w:id="608" w:author="Molly McEvilley" w:date="2024-10-30T14:04:00Z" w16du:dateUtc="2024-10-30T18:04:00Z">
              <w:tcPr>
                <w:tcW w:w="3330" w:type="dxa"/>
              </w:tcPr>
            </w:tcPrChange>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609" w:author="Molly McEvilley" w:date="2024-09-24T18:44:00Z" w16du:dateUtc="2024-09-24T22:44:00Z"/>
              </w:rPr>
            </w:pPr>
            <w:ins w:id="610" w:author="Molly McEvilley" w:date="2024-09-24T18:45:00Z" w16du:dateUtc="2024-09-24T22:45:00Z">
              <w:r w:rsidRPr="00DE4A2E">
                <w:rPr>
                  <w:bCs/>
                  <w:i/>
                  <w:iCs/>
                </w:rPr>
                <w:t>MoveInDate</w:t>
              </w:r>
            </w:ins>
          </w:p>
        </w:tc>
      </w:tr>
      <w:tr w:rsidR="006C331D" w14:paraId="0B2D2F2F" w14:textId="77777777" w:rsidTr="00B80843">
        <w:trPr>
          <w:cnfStyle w:val="000000010000" w:firstRow="0" w:lastRow="0" w:firstColumn="0" w:lastColumn="0" w:oddVBand="0" w:evenVBand="0" w:oddHBand="0" w:evenHBand="1" w:firstRowFirstColumn="0" w:firstRowLastColumn="0" w:lastRowFirstColumn="0" w:lastRowLastColumn="0"/>
          <w:ins w:id="611"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Change w:id="612" w:author="Molly McEvilley" w:date="2024-10-30T14:04:00Z" w16du:dateUtc="2024-10-30T18:04:00Z">
              <w:tcPr>
                <w:tcW w:w="835" w:type="dxa"/>
              </w:tcPr>
            </w:tcPrChange>
          </w:tcPr>
          <w:p w14:paraId="6480A7F0" w14:textId="0321C881" w:rsidR="006C331D" w:rsidRPr="00013433" w:rsidRDefault="006C331D" w:rsidP="006C331D">
            <w:pPr>
              <w:pStyle w:val="NoSpacing"/>
              <w:cnfStyle w:val="001000010000" w:firstRow="0" w:lastRow="0" w:firstColumn="1" w:lastColumn="0" w:oddVBand="0" w:evenVBand="0" w:oddHBand="0" w:evenHBand="1" w:firstRowFirstColumn="0" w:firstRowLastColumn="0" w:lastRowFirstColumn="0" w:lastRowLastColumn="0"/>
              <w:rPr>
                <w:ins w:id="613" w:author="Molly McEvilley" w:date="2024-09-24T18:48:00Z" w16du:dateUtc="2024-09-24T22:48:00Z"/>
                <w:bCs w:val="0"/>
              </w:rPr>
            </w:pPr>
            <w:ins w:id="614" w:author="Molly McEvilley" w:date="2024-09-24T18:49:00Z" w16du:dateUtc="2024-09-24T22:49:00Z">
              <w:r w:rsidRPr="00013433">
                <w:rPr>
                  <w:bCs w:val="0"/>
                </w:rPr>
                <w:t>3</w:t>
              </w:r>
            </w:ins>
          </w:p>
        </w:tc>
        <w:tc>
          <w:tcPr>
            <w:tcW w:w="4560" w:type="dxa"/>
            <w:tcPrChange w:id="615" w:author="Molly McEvilley" w:date="2024-10-30T14:04:00Z" w16du:dateUtc="2024-10-30T18:04:00Z">
              <w:tcPr>
                <w:tcW w:w="5100" w:type="dxa"/>
                <w:gridSpan w:val="2"/>
              </w:tcPr>
            </w:tcPrChange>
          </w:tcPr>
          <w:p w14:paraId="311A80CC" w14:textId="0E65BC60"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ins w:id="616" w:author="Molly McEvilley" w:date="2024-08-21T08:00:00Z" w16du:dateUtc="2024-08-21T12:00:00Z"/>
              </w:rPr>
            </w:pPr>
            <w:ins w:id="617" w:author="Molly McEvilley" w:date="2024-10-30T14:02:00Z" w16du:dateUtc="2024-10-30T18:02:00Z">
              <w:r w:rsidRPr="000C38C1">
                <w:t>(any other)</w:t>
              </w:r>
            </w:ins>
          </w:p>
        </w:tc>
        <w:tc>
          <w:tcPr>
            <w:tcW w:w="3870" w:type="dxa"/>
            <w:tcPrChange w:id="618" w:author="Molly McEvilley" w:date="2024-10-30T14:04:00Z" w16du:dateUtc="2024-10-30T18:04:00Z">
              <w:tcPr>
                <w:tcW w:w="3330" w:type="dxa"/>
              </w:tcPr>
            </w:tcPrChange>
          </w:tcPr>
          <w:p w14:paraId="60CBF2C4" w14:textId="1F514864" w:rsidR="006C331D" w:rsidRPr="008D41BA" w:rsidRDefault="006C331D" w:rsidP="006C331D">
            <w:pPr>
              <w:pStyle w:val="NoSpacing"/>
              <w:cnfStyle w:val="000000010000" w:firstRow="0" w:lastRow="0" w:firstColumn="0" w:lastColumn="0" w:oddVBand="0" w:evenVBand="0" w:oddHBand="0" w:evenHBand="1" w:firstRowFirstColumn="0" w:firstRowLastColumn="0" w:lastRowFirstColumn="0" w:lastRowLastColumn="0"/>
              <w:rPr>
                <w:ins w:id="619" w:author="Molly McEvilley" w:date="2024-08-21T08:00:00Z" w16du:dateUtc="2024-08-21T12:00:00Z"/>
                <w:b/>
                <w:bCs/>
              </w:rPr>
            </w:pPr>
            <w:ins w:id="620" w:author="Molly McEvilley" w:date="2024-10-30T14:02:00Z" w16du:dateUtc="2024-10-30T18:02:00Z">
              <w:r w:rsidRPr="00446AFE">
                <w:rPr>
                  <w:bCs/>
                </w:rPr>
                <w:t xml:space="preserve">The </w:t>
              </w:r>
            </w:ins>
            <w:ins w:id="621" w:author="Molly McEvilley" w:date="2024-10-30T14:04:00Z" w16du:dateUtc="2024-10-30T18:04:00Z">
              <w:r w:rsidR="00E662E8">
                <w:rPr>
                  <w:bCs/>
                </w:rPr>
                <w:t>later</w:t>
              </w:r>
            </w:ins>
            <w:ins w:id="622" w:author="Molly McEvilley" w:date="2024-10-30T14:02:00Z" w16du:dateUtc="2024-10-30T18:02:00Z">
              <w:r w:rsidRPr="00446AFE">
                <w:rPr>
                  <w:bCs/>
                </w:rPr>
                <w:t xml:space="preserve"> of </w:t>
              </w:r>
              <w:r w:rsidRPr="00446AFE">
                <w:rPr>
                  <w:bCs/>
                  <w:i/>
                  <w:iCs/>
                </w:rPr>
                <w:t>Operating</w:t>
              </w:r>
            </w:ins>
            <w:ins w:id="623" w:author="Molly McEvilley" w:date="2024-10-30T14:04:00Z" w16du:dateUtc="2024-10-30T18:04:00Z">
              <w:r w:rsidR="00E662E8">
                <w:rPr>
                  <w:bCs/>
                  <w:i/>
                  <w:iCs/>
                </w:rPr>
                <w:t>Start</w:t>
              </w:r>
            </w:ins>
            <w:ins w:id="624" w:author="Molly McEvilley" w:date="2024-10-30T14:02:00Z" w16du:dateUtc="2024-10-30T18:02:00Z">
              <w:r w:rsidRPr="00446AFE">
                <w:rPr>
                  <w:bCs/>
                  <w:i/>
                  <w:iCs/>
                </w:rPr>
                <w:t>Date</w:t>
              </w:r>
              <w:r w:rsidRPr="00446AFE">
                <w:rPr>
                  <w:bCs/>
                </w:rPr>
                <w:t>/</w:t>
              </w:r>
              <w:r>
                <w:rPr>
                  <w:b/>
                </w:rPr>
                <w:t>HMIS</w:t>
              </w:r>
            </w:ins>
            <w:ins w:id="625" w:author="Molly McEvilley" w:date="2024-10-30T14:04:00Z" w16du:dateUtc="2024-10-30T18:04:00Z">
              <w:r w:rsidR="00E662E8">
                <w:rPr>
                  <w:b/>
                </w:rPr>
                <w:t>Start</w:t>
              </w:r>
            </w:ins>
          </w:p>
        </w:tc>
      </w:tr>
      <w:tr w:rsidR="006C331D" w:rsidDel="006C331D" w14:paraId="20A098A2" w14:textId="778A8139" w:rsidTr="00B80843">
        <w:trPr>
          <w:cnfStyle w:val="000000100000" w:firstRow="0" w:lastRow="0" w:firstColumn="0" w:lastColumn="0" w:oddVBand="0" w:evenVBand="0" w:oddHBand="1" w:evenHBand="0" w:firstRowFirstColumn="0" w:firstRowLastColumn="0" w:lastRowFirstColumn="0" w:lastRowLastColumn="0"/>
          <w:del w:id="626" w:author="Molly McEvilley" w:date="2024-10-30T14:02:00Z" w16du:dateUtc="2024-10-30T18:02:00Z"/>
        </w:trPr>
        <w:tc>
          <w:tcPr>
            <w:cnfStyle w:val="001000000000" w:firstRow="0" w:lastRow="0" w:firstColumn="1" w:lastColumn="0" w:oddVBand="0" w:evenVBand="0" w:oddHBand="0" w:evenHBand="0" w:firstRowFirstColumn="0" w:firstRowLastColumn="0" w:lastRowFirstColumn="0" w:lastRowLastColumn="0"/>
            <w:tcW w:w="835" w:type="dxa"/>
            <w:tcPrChange w:id="627" w:author="Molly McEvilley" w:date="2024-10-30T14:04:00Z" w16du:dateUtc="2024-10-30T18:04:00Z">
              <w:tcPr>
                <w:tcW w:w="835" w:type="dxa"/>
              </w:tcPr>
            </w:tcPrChange>
          </w:tcPr>
          <w:p w14:paraId="2A6F7417" w14:textId="2114D6F1" w:rsidR="006C331D" w:rsidRPr="000C38C1" w:rsidDel="006C331D" w:rsidRDefault="006C331D" w:rsidP="006C331D">
            <w:pPr>
              <w:pStyle w:val="NoSpacing"/>
              <w:cnfStyle w:val="001000100000" w:firstRow="0" w:lastRow="0" w:firstColumn="1" w:lastColumn="0" w:oddVBand="0" w:evenVBand="0" w:oddHBand="1" w:evenHBand="0" w:firstRowFirstColumn="0" w:firstRowLastColumn="0" w:lastRowFirstColumn="0" w:lastRowLastColumn="0"/>
              <w:rPr>
                <w:del w:id="628" w:author="Molly McEvilley" w:date="2024-10-30T14:02:00Z" w16du:dateUtc="2024-10-30T18:02:00Z"/>
              </w:rPr>
            </w:pPr>
          </w:p>
        </w:tc>
        <w:tc>
          <w:tcPr>
            <w:tcW w:w="4560" w:type="dxa"/>
            <w:tcPrChange w:id="629" w:author="Molly McEvilley" w:date="2024-10-30T14:04:00Z" w16du:dateUtc="2024-10-30T18:04:00Z">
              <w:tcPr>
                <w:tcW w:w="5100" w:type="dxa"/>
                <w:gridSpan w:val="2"/>
              </w:tcPr>
            </w:tcPrChange>
          </w:tcPr>
          <w:p w14:paraId="2C26F3B5" w14:textId="42F59103" w:rsidR="006C331D" w:rsidRPr="000C38C1" w:rsidDel="006C331D" w:rsidRDefault="006C331D" w:rsidP="006C331D">
            <w:pPr>
              <w:pStyle w:val="NoSpacing"/>
              <w:cnfStyle w:val="000000100000" w:firstRow="0" w:lastRow="0" w:firstColumn="0" w:lastColumn="0" w:oddVBand="0" w:evenVBand="0" w:oddHBand="1" w:evenHBand="0" w:firstRowFirstColumn="0" w:firstRowLastColumn="0" w:lastRowFirstColumn="0" w:lastRowLastColumn="0"/>
              <w:rPr>
                <w:del w:id="630" w:author="Molly McEvilley" w:date="2024-10-30T14:02:00Z" w16du:dateUtc="2024-10-30T18:02:00Z"/>
              </w:rPr>
            </w:pPr>
            <w:del w:id="631" w:author="Molly McEvilley" w:date="2024-10-30T14:02:00Z" w16du:dateUtc="2024-10-30T18:02:00Z">
              <w:r w:rsidRPr="000C38C1" w:rsidDel="006C331D">
                <w:delText>(any other)</w:delText>
              </w:r>
            </w:del>
          </w:p>
        </w:tc>
        <w:tc>
          <w:tcPr>
            <w:tcW w:w="3870" w:type="dxa"/>
            <w:tcPrChange w:id="632" w:author="Molly McEvilley" w:date="2024-10-30T14:04:00Z" w16du:dateUtc="2024-10-30T18:04:00Z">
              <w:tcPr>
                <w:tcW w:w="3330" w:type="dxa"/>
              </w:tcPr>
            </w:tcPrChange>
          </w:tcPr>
          <w:p w14:paraId="6D6040BE" w14:textId="61C90325" w:rsidR="006C331D" w:rsidRPr="000C38C1" w:rsidDel="006C331D" w:rsidRDefault="006C331D" w:rsidP="006C331D">
            <w:pPr>
              <w:pStyle w:val="NoSpacing"/>
              <w:cnfStyle w:val="000000100000" w:firstRow="0" w:lastRow="0" w:firstColumn="0" w:lastColumn="0" w:oddVBand="0" w:evenVBand="0" w:oddHBand="1" w:evenHBand="0" w:firstRowFirstColumn="0" w:firstRowLastColumn="0" w:lastRowFirstColumn="0" w:lastRowLastColumn="0"/>
              <w:rPr>
                <w:del w:id="633" w:author="Molly McEvilley" w:date="2024-10-30T14:02:00Z" w16du:dateUtc="2024-10-30T18:02:00Z"/>
                <w:bCs/>
              </w:rPr>
            </w:pPr>
            <w:del w:id="634"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635" w:author="Molly McEvilley" w:date="2024-09-24T18:42:00Z" w16du:dateUtc="2024-09-24T22:42:00Z"/>
        </w:rPr>
      </w:pPr>
      <w:del w:id="636"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637" w:author="Molly McEvilley" w:date="2024-09-24T18:42:00Z" w16du:dateUtc="2024-09-24T22:42:00Z"/>
        </w:rPr>
      </w:pPr>
      <w:del w:id="638"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t>ExitDate</w:t>
      </w:r>
    </w:p>
    <w:p w14:paraId="5B2D95AF" w14:textId="5CFA7C72" w:rsidR="00D27CF7" w:rsidRPr="00CB505E" w:rsidDel="00036FA9" w:rsidRDefault="00D27CF7" w:rsidP="00D27CF7">
      <w:pPr>
        <w:rPr>
          <w:del w:id="639" w:author="Molly McEvilley" w:date="2024-09-24T19:23:00Z" w16du:dateUtc="2024-09-24T23:23:00Z"/>
        </w:rPr>
      </w:pPr>
      <w:del w:id="640"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641" w:author="Molly McEvilley" w:date="2024-10-30T12:03:00Z" w16du:dateUtc="2024-10-30T16:03:00Z"/>
        </w:rPr>
      </w:pPr>
      <w:ins w:id="642" w:author="Molly McEvilley" w:date="2024-09-24T19:30:00Z" w16du:dateUtc="2024-09-24T23:30:00Z">
        <w:r>
          <w:t xml:space="preserve">An </w:t>
        </w:r>
        <w:r>
          <w:rPr>
            <w:i/>
            <w:iCs/>
          </w:rPr>
          <w:t xml:space="preserve">ExitDate </w:t>
        </w:r>
        <w:r>
          <w:t xml:space="preserve">&gt; </w:t>
        </w:r>
        <w:r w:rsidRPr="00FB59F1">
          <w:rPr>
            <w:u w:val="single"/>
          </w:rPr>
          <w:t>ReportEnd</w:t>
        </w:r>
        <w:r>
          <w:t xml:space="preserve"> should be evaluated as NULL </w:t>
        </w:r>
        <w:r w:rsidR="00FF1F93">
          <w:t xml:space="preserve">prior to </w:t>
        </w:r>
      </w:ins>
      <w:ins w:id="643" w:author="Molly McEvilley" w:date="2024-09-24T19:31:00Z" w16du:dateUtc="2024-09-24T23:31:00Z">
        <w:r w:rsidR="00FF1F93">
          <w:t>making any adjustments.</w:t>
        </w:r>
      </w:ins>
    </w:p>
    <w:p w14:paraId="76A7FDA9" w14:textId="7769ED1D" w:rsidR="00B013F3" w:rsidDel="00DB1913" w:rsidRDefault="00433F0E" w:rsidP="000C48B7">
      <w:pPr>
        <w:pStyle w:val="ListParagraph"/>
        <w:numPr>
          <w:ilvl w:val="0"/>
          <w:numId w:val="29"/>
        </w:numPr>
        <w:rPr>
          <w:del w:id="644" w:author="Molly McEvilley" w:date="2024-09-24T19:47:00Z" w16du:dateUtc="2024-09-24T23:47:00Z"/>
        </w:rPr>
      </w:pPr>
      <w:ins w:id="645" w:author="Molly McEvilley" w:date="2024-10-30T12:03:00Z" w16du:dateUtc="2024-10-30T16:03:00Z">
        <w:r>
          <w:t xml:space="preserve">Any </w:t>
        </w:r>
      </w:ins>
      <w:ins w:id="646" w:author="Molly McEvilley" w:date="2024-10-30T12:04:00Z" w16du:dateUtc="2024-10-30T16:04:00Z">
        <w:r w:rsidR="00EE0F44">
          <w:t xml:space="preserve">adjustment that results in an </w:t>
        </w:r>
      </w:ins>
      <w:ins w:id="647" w:author="Molly McEvilley" w:date="2024-10-30T12:03:00Z" w16du:dateUtc="2024-10-30T16:03:00Z">
        <w:r>
          <w:t xml:space="preserve">effective </w:t>
        </w:r>
        <w:r w:rsidRPr="00187A8A">
          <w:rPr>
            <w:b/>
            <w:bCs/>
          </w:rPr>
          <w:t>ExitDate</w:t>
        </w:r>
        <w:r>
          <w:t xml:space="preserve"> </w:t>
        </w:r>
        <w:r w:rsidR="003676C4">
          <w:t xml:space="preserve">&gt; </w:t>
        </w:r>
        <w:r w:rsidR="003676C4" w:rsidRPr="00187A8A">
          <w:rPr>
            <w:u w:val="single"/>
          </w:rPr>
          <w:t>ReportEnd</w:t>
        </w:r>
      </w:ins>
      <w:ins w:id="648" w:author="Molly McEvilley" w:date="2024-10-30T12:04:00Z" w16du:dateUtc="2024-10-30T16:04:00Z">
        <w:r w:rsidR="003676C4" w:rsidRPr="00187A8A">
          <w:rPr>
            <w:i/>
            <w:iCs/>
          </w:rPr>
          <w:t xml:space="preserve"> </w:t>
        </w:r>
        <w:r w:rsidR="00EE0F44" w:rsidRPr="00187A8A">
          <w:t>should be evaluated as NULL.</w:t>
        </w:r>
      </w:ins>
      <w:ins w:id="649" w:author="Molly McEvilley" w:date="2024-10-30T13:45:00Z" w16du:dateUtc="2024-10-30T17:45:00Z">
        <w:r w:rsidR="000C48B7" w:rsidDel="005A3D99">
          <w:t xml:space="preserve"> </w:t>
        </w:r>
      </w:ins>
      <w:del w:id="650" w:author="Molly McEvilley" w:date="2024-09-24T19:25:00Z" w16du:dateUtc="2024-09-24T23:25:00Z">
        <w:r w:rsidR="00B013F3" w:rsidDel="005A3D99">
          <w:delText xml:space="preserve">For any enrollment that remains open at the time a project ceases operation, the project’s </w:delText>
        </w:r>
      </w:del>
      <w:del w:id="651" w:author="Molly McEvilley" w:date="2024-09-24T19:47:00Z" w16du:dateUtc="2024-09-24T23:47:00Z">
        <w:r w:rsidR="00B013F3" w:rsidRPr="0065045E" w:rsidDel="00DB1913">
          <w:rPr>
            <w:i/>
            <w:iCs/>
          </w:rPr>
          <w:delText xml:space="preserve">OperatingEndDate </w:delText>
        </w:r>
        <w:r w:rsidR="00B013F3" w:rsidDel="00DB1913">
          <w:delText xml:space="preserve">is the effective </w:delText>
        </w:r>
        <w:r w:rsidR="00B013F3" w:rsidRPr="00FB59F1" w:rsidDel="00DB1913">
          <w:rPr>
            <w:b/>
            <w:bCs/>
          </w:rPr>
          <w:delText>ExitDate</w:delText>
        </w:r>
        <w:r w:rsidR="00B013F3" w:rsidDel="00DB1913">
          <w:delText xml:space="preserve">. </w:delText>
        </w:r>
      </w:del>
    </w:p>
    <w:p w14:paraId="43A465E3" w14:textId="1B301E41" w:rsidR="00D27CF7" w:rsidDel="00296640" w:rsidRDefault="00D27CF7" w:rsidP="000C48B7">
      <w:pPr>
        <w:pStyle w:val="ListParagraph"/>
        <w:numPr>
          <w:ilvl w:val="0"/>
          <w:numId w:val="29"/>
        </w:numPr>
        <w:rPr>
          <w:del w:id="652" w:author="Molly McEvilley" w:date="2024-10-30T13:45:00Z" w16du:dateUtc="2024-10-30T17:45:00Z"/>
        </w:rPr>
      </w:pPr>
      <w:del w:id="653" w:author="Molly McEvilley" w:date="2024-10-30T13:45:00Z" w16du:dateUtc="2024-10-30T17:45:00Z">
        <w:r w:rsidDel="00296640">
          <w:delText xml:space="preserve">The effective </w:delText>
        </w:r>
        <w:r w:rsidRPr="00FB59F1" w:rsidDel="00296640">
          <w:rPr>
            <w:b/>
            <w:bCs/>
          </w:rPr>
          <w:delText>ExitDate</w:delText>
        </w:r>
        <w:r w:rsidDel="00296640">
          <w:delText xml:space="preserve"> is [</w:delText>
        </w:r>
        <w:r w:rsidR="2705E6F0" w:rsidRPr="00FB59F1" w:rsidDel="00296640">
          <w:rPr>
            <w:b/>
            <w:bCs/>
          </w:rPr>
          <w:delText>LastBedNight</w:delText>
        </w:r>
        <w:r w:rsidDel="00296640">
          <w:delText xml:space="preserve"> + 1 day] for any enrollment in a night-by-night shelter where:</w:delText>
        </w:r>
      </w:del>
    </w:p>
    <w:p w14:paraId="14E58D6F" w14:textId="2DEFFA0E" w:rsidR="00D27CF7" w:rsidDel="00296640" w:rsidRDefault="00D27CF7" w:rsidP="000C48B7">
      <w:pPr>
        <w:pStyle w:val="ListParagraph"/>
        <w:numPr>
          <w:ilvl w:val="0"/>
          <w:numId w:val="29"/>
        </w:numPr>
        <w:rPr>
          <w:del w:id="654" w:author="Molly McEvilley" w:date="2024-10-30T13:45:00Z" w16du:dateUtc="2024-10-30T17:45:00Z"/>
        </w:rPr>
        <w:pPrChange w:id="655" w:author="Molly McEvilley" w:date="2024-10-30T13:45:00Z" w16du:dateUtc="2024-10-30T17:45:00Z">
          <w:pPr>
            <w:pStyle w:val="ListParagraph"/>
            <w:numPr>
              <w:ilvl w:val="1"/>
              <w:numId w:val="29"/>
            </w:numPr>
            <w:ind w:left="1800"/>
          </w:pPr>
        </w:pPrChange>
      </w:pPr>
      <w:del w:id="656" w:author="Molly McEvilley" w:date="2024-10-30T13:45:00Z" w16du:dateUtc="2024-10-30T17:45:00Z">
        <w:r w:rsidDel="00296640">
          <w:delText>The</w:delText>
        </w:r>
      </w:del>
      <w:del w:id="657" w:author="Molly McEvilley" w:date="2024-10-30T12:00:00Z" w16du:dateUtc="2024-10-30T16:00:00Z">
        <w:r w:rsidDel="002C4FEB">
          <w:delText xml:space="preserve"> recorded </w:delText>
        </w:r>
        <w:r w:rsidRPr="00B678E4" w:rsidDel="002C4FEB">
          <w:rPr>
            <w:i/>
            <w:iCs/>
          </w:rPr>
          <w:delText>ExitDate</w:delText>
        </w:r>
        <w:r w:rsidDel="002C4FEB">
          <w:delText xml:space="preserve"> is more than one day after </w:delText>
        </w:r>
      </w:del>
      <w:del w:id="658" w:author="Molly McEvilley" w:date="2024-09-24T19:26:00Z" w16du:dateUtc="2024-09-24T23:26:00Z">
        <w:r w:rsidRPr="00FB59F1" w:rsidDel="00CA1ACA">
          <w:rPr>
            <w:b/>
            <w:bCs/>
          </w:rPr>
          <w:delText>the last bed nigh</w:delText>
        </w:r>
        <w:r w:rsidDel="00CA1ACA">
          <w:delText>t</w:delText>
        </w:r>
      </w:del>
      <w:del w:id="659" w:author="Molly McEvilley" w:date="2024-10-30T13:45:00Z" w16du:dateUtc="2024-10-30T17:45:00Z">
        <w:r w:rsidDel="00296640">
          <w:delText xml:space="preserve">; or </w:delText>
        </w:r>
      </w:del>
    </w:p>
    <w:p w14:paraId="456F983E" w14:textId="44AC7E9E" w:rsidR="00D27CF7" w:rsidDel="00296640" w:rsidRDefault="00D27CF7" w:rsidP="000C48B7">
      <w:pPr>
        <w:pStyle w:val="ListParagraph"/>
        <w:numPr>
          <w:ilvl w:val="0"/>
          <w:numId w:val="29"/>
        </w:numPr>
        <w:rPr>
          <w:del w:id="660" w:author="Molly McEvilley" w:date="2024-10-30T13:45:00Z" w16du:dateUtc="2024-10-30T17:45:00Z"/>
        </w:rPr>
        <w:pPrChange w:id="661" w:author="Molly McEvilley" w:date="2024-10-30T13:45:00Z" w16du:dateUtc="2024-10-30T17:45:00Z">
          <w:pPr>
            <w:pStyle w:val="ListParagraph"/>
            <w:numPr>
              <w:ilvl w:val="1"/>
              <w:numId w:val="29"/>
            </w:numPr>
            <w:ind w:left="1800"/>
          </w:pPr>
        </w:pPrChange>
      </w:pPr>
      <w:del w:id="662" w:author="Molly McEvilley" w:date="2024-10-30T13:45:00Z" w16du:dateUtc="2024-10-30T17:45:00Z">
        <w:r w:rsidDel="00296640">
          <w:delText xml:space="preserve">There is no </w:delText>
        </w:r>
        <w:r w:rsidRPr="10B9F996" w:rsidDel="00296640">
          <w:rPr>
            <w:i/>
            <w:iCs/>
          </w:rPr>
          <w:delText>ExitDate</w:delText>
        </w:r>
        <w:r w:rsidDel="00296640">
          <w:delText xml:space="preserve"> and </w:delText>
        </w:r>
        <w:r w:rsidR="2705E6F0" w:rsidRPr="00FB59F1" w:rsidDel="00296640">
          <w:rPr>
            <w:b/>
            <w:bCs/>
          </w:rPr>
          <w:delText>LastBedNight</w:delText>
        </w:r>
        <w:r w:rsidDel="00296640">
          <w:delText xml:space="preserve"> is 90 days or more prior to </w:delText>
        </w:r>
        <w:r w:rsidRPr="10B9F996" w:rsidDel="00296640">
          <w:rPr>
            <w:u w:val="single"/>
          </w:rPr>
          <w:delText>ReportEnd</w:delText>
        </w:r>
        <w:r w:rsidR="004873DC" w:rsidDel="00296640">
          <w:delText xml:space="preserve">. </w:delText>
        </w:r>
      </w:del>
    </w:p>
    <w:p w14:paraId="37148FC6" w14:textId="3BDE34F9" w:rsidR="00A313CE" w:rsidDel="00341EE9" w:rsidRDefault="00A313CE" w:rsidP="000C48B7">
      <w:pPr>
        <w:pStyle w:val="ListParagraph"/>
        <w:numPr>
          <w:ilvl w:val="0"/>
          <w:numId w:val="29"/>
        </w:numPr>
        <w:rPr>
          <w:del w:id="663" w:author="Molly McEvilley" w:date="2024-09-24T19:48:00Z" w16du:dateUtc="2024-09-24T23:48:00Z"/>
        </w:rPr>
      </w:pPr>
      <w:del w:id="664" w:author="Molly McEvilley" w:date="2024-09-24T19:48:00Z" w16du:dateUtc="2024-09-24T23:48:00Z">
        <w:r w:rsidDel="00341EE9">
          <w:delText xml:space="preserve">The effective </w:delText>
        </w:r>
        <w:r w:rsidRPr="0098070B" w:rsidDel="00341EE9">
          <w:rPr>
            <w:b/>
            <w:bCs/>
          </w:rPr>
          <w:delText>ExitDate</w:delText>
        </w:r>
        <w:r w:rsidDel="00341EE9">
          <w:delText xml:space="preserve"> is [</w:delText>
        </w:r>
        <w:r w:rsidRPr="0098070B" w:rsidDel="00341EE9">
          <w:rPr>
            <w:i/>
            <w:iCs/>
          </w:rPr>
          <w:delText>MoveInDate</w:delText>
        </w:r>
        <w:r w:rsidDel="00341EE9">
          <w:delText xml:space="preserve"> + 1 day]</w:delText>
        </w:r>
        <w:r w:rsidR="002B50BB" w:rsidDel="00341EE9">
          <w:delText xml:space="preserve"> for any enrollment in RRH where </w:delText>
        </w:r>
        <w:r w:rsidR="002B50BB" w:rsidRPr="0098070B" w:rsidDel="00341EE9">
          <w:rPr>
            <w:i/>
            <w:iCs/>
          </w:rPr>
          <w:delText>MoveInDate</w:delText>
        </w:r>
        <w:r w:rsidR="002B50BB" w:rsidDel="00341EE9">
          <w:delText xml:space="preserve"> = </w:delText>
        </w:r>
        <w:r w:rsidR="002B50BB" w:rsidRPr="0098070B" w:rsidDel="00341EE9">
          <w:rPr>
            <w:i/>
            <w:iCs/>
          </w:rPr>
          <w:delText>ExitDate</w:delText>
        </w:r>
        <w:r w:rsidR="002B50BB" w:rsidDel="00341EE9">
          <w:delText>.</w:delText>
        </w:r>
      </w:del>
    </w:p>
    <w:p w14:paraId="3B52EBB8" w14:textId="799B1914" w:rsidR="000A10B5" w:rsidRDefault="007608E2" w:rsidP="000C48B7">
      <w:pPr>
        <w:pStyle w:val="ListParagraph"/>
        <w:numPr>
          <w:ilvl w:val="0"/>
          <w:numId w:val="29"/>
        </w:numPr>
      </w:pPr>
      <w:del w:id="665"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Change w:id="666" w:author="Molly McEvilley" w:date="2024-10-30T13:52:00Z" w16du:dateUtc="2024-10-30T17:52:00Z">
          <w:tblPr>
            <w:tblStyle w:val="Style11"/>
            <w:tblW w:w="9265" w:type="dxa"/>
            <w:tblLook w:val="04A0" w:firstRow="1" w:lastRow="0" w:firstColumn="1" w:lastColumn="0" w:noHBand="0" w:noVBand="1"/>
          </w:tblPr>
        </w:tblPrChange>
      </w:tblPr>
      <w:tblGrid>
        <w:gridCol w:w="1276"/>
        <w:gridCol w:w="3786"/>
        <w:gridCol w:w="4203"/>
        <w:tblGridChange w:id="667">
          <w:tblGrid>
            <w:gridCol w:w="1276"/>
            <w:gridCol w:w="3786"/>
            <w:gridCol w:w="4203"/>
          </w:tblGrid>
        </w:tblGridChange>
      </w:tblGrid>
      <w:tr w:rsidR="00DA21AF" w14:paraId="4771A727" w14:textId="77777777" w:rsidTr="007E1B0B">
        <w:trPr>
          <w:cnfStyle w:val="100000000000" w:firstRow="1" w:lastRow="0" w:firstColumn="0" w:lastColumn="0" w:oddVBand="0" w:evenVBand="0" w:oddHBand="0" w:evenHBand="0" w:firstRowFirstColumn="0" w:firstRowLastColumn="0" w:lastRowFirstColumn="0" w:lastRowLastColumn="0"/>
          <w:cantSplit/>
          <w:tblHeader/>
          <w:trPrChange w:id="668" w:author="Molly McEvilley" w:date="2024-10-30T13:52:00Z" w16du:dateUtc="2024-10-30T17:52:00Z">
            <w:trPr>
              <w:cantSplit/>
              <w:tblHeader/>
            </w:trPr>
          </w:trPrChange>
        </w:trPr>
        <w:tc>
          <w:tcPr>
            <w:cnfStyle w:val="001000000000" w:firstRow="0" w:lastRow="0" w:firstColumn="1" w:lastColumn="0" w:oddVBand="0" w:evenVBand="0" w:oddHBand="0" w:evenHBand="0" w:firstRowFirstColumn="0" w:firstRowLastColumn="0" w:lastRowFirstColumn="0" w:lastRowLastColumn="0"/>
            <w:tcW w:w="1276" w:type="dxa"/>
            <w:tcPrChange w:id="669" w:author="Molly McEvilley" w:date="2024-10-30T13:52:00Z" w16du:dateUtc="2024-10-30T17:52:00Z">
              <w:tcPr>
                <w:tcW w:w="985" w:type="dxa"/>
              </w:tcPr>
            </w:tcPrChange>
          </w:tcPr>
          <w:p w14:paraId="3C8A81F0" w14:textId="77A3E218" w:rsidR="00DA21AF" w:rsidRDefault="00DA21AF" w:rsidP="0084349D">
            <w:pPr>
              <w:pStyle w:val="NoSpacing"/>
              <w:cnfStyle w:val="101000000000" w:firstRow="1" w:lastRow="0" w:firstColumn="1" w:lastColumn="0" w:oddVBand="0" w:evenVBand="0" w:oddHBand="0" w:evenHBand="0" w:firstRowFirstColumn="0" w:firstRowLastColumn="0" w:lastRowFirstColumn="0" w:lastRowLastColumn="0"/>
            </w:pPr>
            <w:ins w:id="670" w:author="Molly McEvilley" w:date="2024-09-24T19:39:00Z" w16du:dateUtc="2024-09-24T23:39:00Z">
              <w:r>
                <w:t>Priority</w:t>
              </w:r>
            </w:ins>
          </w:p>
        </w:tc>
        <w:tc>
          <w:tcPr>
            <w:tcW w:w="3786" w:type="dxa"/>
            <w:tcPrChange w:id="671" w:author="Molly McEvilley" w:date="2024-10-30T13:52:00Z" w16du:dateUtc="2024-10-30T17:52:00Z">
              <w:tcPr>
                <w:tcW w:w="0" w:type="dxa"/>
              </w:tcPr>
            </w:tcPrChange>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4203" w:type="dxa"/>
            <w:tcPrChange w:id="672" w:author="Molly McEvilley" w:date="2024-10-30T13:52:00Z" w16du:dateUtc="2024-10-30T17:52:00Z">
              <w:tcPr>
                <w:tcW w:w="3245" w:type="dxa"/>
              </w:tcPr>
            </w:tcPrChange>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6D2EA5" w:rsidRPr="006D2EA5" w14:paraId="0825E699" w14:textId="77777777" w:rsidTr="007E1B0B">
        <w:trPr>
          <w:cnfStyle w:val="100000000000" w:firstRow="1" w:lastRow="0" w:firstColumn="0" w:lastColumn="0" w:oddVBand="0" w:evenVBand="0" w:oddHBand="0" w:evenHBand="0" w:firstRowFirstColumn="0" w:firstRowLastColumn="0" w:lastRowFirstColumn="0" w:lastRowLastColumn="0"/>
          <w:cantSplit/>
          <w:tblHeader/>
          <w:ins w:id="673" w:author="Molly McEvilley" w:date="2024-10-30T14:13:00Z" w16du:dateUtc="2024-10-30T18:13:00Z"/>
        </w:trPr>
        <w:tc>
          <w:tcPr>
            <w:cnfStyle w:val="001000000000" w:firstRow="0" w:lastRow="0" w:firstColumn="1" w:lastColumn="0" w:oddVBand="0" w:evenVBand="0" w:oddHBand="0" w:evenHBand="0" w:firstRowFirstColumn="0" w:firstRowLastColumn="0" w:lastRowFirstColumn="0" w:lastRowLastColumn="0"/>
            <w:tcW w:w="1276" w:type="dxa"/>
          </w:tcPr>
          <w:p w14:paraId="64266DA9" w14:textId="276E5B19" w:rsidR="006D2EA5" w:rsidRPr="006D2EA5" w:rsidRDefault="00335CC0" w:rsidP="0084349D">
            <w:pPr>
              <w:pStyle w:val="NoSpacing"/>
              <w:rPr>
                <w:ins w:id="674" w:author="Molly McEvilley" w:date="2024-10-30T14:13:00Z" w16du:dateUtc="2024-10-30T18:13:00Z"/>
                <w:b w:val="0"/>
                <w:bCs w:val="0"/>
                <w:rPrChange w:id="675" w:author="Molly McEvilley" w:date="2024-10-30T14:14:00Z" w16du:dateUtc="2024-10-30T18:14:00Z">
                  <w:rPr>
                    <w:ins w:id="676" w:author="Molly McEvilley" w:date="2024-10-30T14:13:00Z" w16du:dateUtc="2024-10-30T18:13:00Z"/>
                  </w:rPr>
                </w:rPrChange>
              </w:rPr>
            </w:pPr>
            <w:ins w:id="677" w:author="Molly McEvilley" w:date="2024-10-30T14:14:00Z" w16du:dateUtc="2024-10-30T18:14:00Z">
              <w:r>
                <w:rPr>
                  <w:b w:val="0"/>
                  <w:bCs w:val="0"/>
                </w:rPr>
                <w:t>1</w:t>
              </w:r>
            </w:ins>
          </w:p>
        </w:tc>
        <w:tc>
          <w:tcPr>
            <w:tcW w:w="3786" w:type="dxa"/>
          </w:tcPr>
          <w:p w14:paraId="3149E973" w14:textId="4146BE06" w:rsidR="006D2EA5" w:rsidRPr="006D2EA5" w:rsidRDefault="006D2EA5" w:rsidP="0084349D">
            <w:pPr>
              <w:pStyle w:val="NoSpacing"/>
              <w:cnfStyle w:val="100000000000" w:firstRow="1" w:lastRow="0" w:firstColumn="0" w:lastColumn="0" w:oddVBand="0" w:evenVBand="0" w:oddHBand="0" w:evenHBand="0" w:firstRowFirstColumn="0" w:firstRowLastColumn="0" w:lastRowFirstColumn="0" w:lastRowLastColumn="0"/>
              <w:rPr>
                <w:ins w:id="678" w:author="Molly McEvilley" w:date="2024-10-30T14:13:00Z" w16du:dateUtc="2024-10-30T18:13:00Z"/>
                <w:b w:val="0"/>
                <w:bCs w:val="0"/>
                <w:rPrChange w:id="679" w:author="Molly McEvilley" w:date="2024-10-30T14:14:00Z" w16du:dateUtc="2024-10-30T18:14:00Z">
                  <w:rPr>
                    <w:ins w:id="680" w:author="Molly McEvilley" w:date="2024-10-30T14:13:00Z" w16du:dateUtc="2024-10-30T18:13:00Z"/>
                  </w:rPr>
                </w:rPrChange>
              </w:rPr>
            </w:pPr>
            <w:ins w:id="681" w:author="Molly McEvilley" w:date="2024-10-30T14:14:00Z" w16du:dateUtc="2024-10-30T18:14:00Z">
              <w:r w:rsidRPr="49FCFE86">
                <w:t>LastBedNight</w:t>
              </w:r>
              <w:r>
                <w:t xml:space="preserve"> </w:t>
              </w:r>
              <w:r w:rsidR="00335CC0">
                <w:rPr>
                  <w:b w:val="0"/>
                  <w:bCs w:val="0"/>
                </w:rPr>
                <w:t xml:space="preserve">= </w:t>
              </w:r>
              <w:r w:rsidR="00335CC0" w:rsidRPr="00335CC0">
                <w:rPr>
                  <w:b w:val="0"/>
                  <w:bCs w:val="0"/>
                  <w:u w:val="single"/>
                  <w:rPrChange w:id="682" w:author="Molly McEvilley" w:date="2024-10-30T14:14:00Z" w16du:dateUtc="2024-10-30T18:14:00Z">
                    <w:rPr>
                      <w:b w:val="0"/>
                      <w:bCs w:val="0"/>
                    </w:rPr>
                  </w:rPrChange>
                </w:rPr>
                <w:t>ReportEnd</w:t>
              </w:r>
            </w:ins>
          </w:p>
        </w:tc>
        <w:tc>
          <w:tcPr>
            <w:tcW w:w="4203" w:type="dxa"/>
          </w:tcPr>
          <w:p w14:paraId="7B8DC0AF" w14:textId="05A88C4A" w:rsidR="006D2EA5" w:rsidRPr="006D2EA5" w:rsidRDefault="00335CC0" w:rsidP="0084349D">
            <w:pPr>
              <w:pStyle w:val="NoSpacing"/>
              <w:cnfStyle w:val="100000000000" w:firstRow="1" w:lastRow="0" w:firstColumn="0" w:lastColumn="0" w:oddVBand="0" w:evenVBand="0" w:oddHBand="0" w:evenHBand="0" w:firstRowFirstColumn="0" w:firstRowLastColumn="0" w:lastRowFirstColumn="0" w:lastRowLastColumn="0"/>
              <w:rPr>
                <w:ins w:id="683" w:author="Molly McEvilley" w:date="2024-10-30T14:13:00Z" w16du:dateUtc="2024-10-30T18:13:00Z"/>
                <w:b w:val="0"/>
                <w:bCs w:val="0"/>
                <w:rPrChange w:id="684" w:author="Molly McEvilley" w:date="2024-10-30T14:14:00Z" w16du:dateUtc="2024-10-30T18:14:00Z">
                  <w:rPr>
                    <w:ins w:id="685" w:author="Molly McEvilley" w:date="2024-10-30T14:13:00Z" w16du:dateUtc="2024-10-30T18:13:00Z"/>
                  </w:rPr>
                </w:rPrChange>
              </w:rPr>
            </w:pPr>
            <w:ins w:id="686" w:author="Molly McEvilley" w:date="2024-10-30T14:14:00Z" w16du:dateUtc="2024-10-30T18:14:00Z">
              <w:r>
                <w:rPr>
                  <w:b w:val="0"/>
                  <w:bCs w:val="0"/>
                </w:rPr>
                <w:t>NULL</w:t>
              </w:r>
            </w:ins>
          </w:p>
        </w:tc>
      </w:tr>
      <w:tr w:rsidR="00DA21AF" w14:paraId="38761DBA" w14:textId="77777777" w:rsidTr="007E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Change w:id="687" w:author="Molly McEvilley" w:date="2024-10-30T13:52:00Z" w16du:dateUtc="2024-10-30T17:52:00Z">
              <w:tcPr>
                <w:tcW w:w="985" w:type="dxa"/>
              </w:tcPr>
            </w:tcPrChange>
          </w:tcPr>
          <w:p w14:paraId="48EAF064" w14:textId="4F2F1E60" w:rsidR="00DA21AF" w:rsidRDefault="00F77837" w:rsidP="0084349D">
            <w:pPr>
              <w:pStyle w:val="NoSpacing"/>
              <w:cnfStyle w:val="001000100000" w:firstRow="0" w:lastRow="0" w:firstColumn="1" w:lastColumn="0" w:oddVBand="0" w:evenVBand="0" w:oddHBand="1" w:evenHBand="0" w:firstRowFirstColumn="0" w:firstRowLastColumn="0" w:lastRowFirstColumn="0" w:lastRowLastColumn="0"/>
            </w:pPr>
            <w:ins w:id="688" w:author="Molly McEvilley" w:date="2024-10-28T17:10:00Z" w16du:dateUtc="2024-10-28T21:10:00Z">
              <w:r>
                <w:t>2</w:t>
              </w:r>
            </w:ins>
          </w:p>
        </w:tc>
        <w:tc>
          <w:tcPr>
            <w:tcW w:w="3786" w:type="dxa"/>
            <w:tcPrChange w:id="689" w:author="Molly McEvilley" w:date="2024-10-30T13:52:00Z" w16du:dateUtc="2024-10-30T17:52:00Z">
              <w:tcPr>
                <w:tcW w:w="0" w:type="dxa"/>
              </w:tcPr>
            </w:tcPrChange>
          </w:tcPr>
          <w:p w14:paraId="6E265F8D" w14:textId="0C1F45B3"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w:t>
            </w:r>
            <w:del w:id="690" w:author="Molly McEvilley" w:date="2024-10-30T13:44:00Z" w16du:dateUtc="2024-10-30T17:44:00Z">
              <w:r w:rsidDel="00B13EA5">
                <w:delText>=</w:delText>
              </w:r>
            </w:del>
            <w:r>
              <w:t xml:space="preserve"> </w:t>
            </w:r>
            <w:r w:rsidRPr="49FCFE86">
              <w:rPr>
                <w:u w:val="single"/>
              </w:rPr>
              <w:t>ReportEnd</w:t>
            </w:r>
            <w:r>
              <w:t xml:space="preserve"> </w:t>
            </w:r>
            <w:del w:id="691" w:author="Molly McEvilley" w:date="2024-10-30T11:56:00Z" w16du:dateUtc="2024-10-30T15:56:00Z">
              <w:r w:rsidDel="00741E7E">
                <w:delText xml:space="preserve">and </w:delText>
              </w:r>
              <w:r w:rsidRPr="49FCFE86" w:rsidDel="00741E7E">
                <w:rPr>
                  <w:i/>
                  <w:iCs/>
                </w:rPr>
                <w:delText>ExitDate</w:delText>
              </w:r>
              <w:r w:rsidDel="00741E7E">
                <w:delText xml:space="preserve"> is NULL </w:delText>
              </w:r>
            </w:del>
          </w:p>
        </w:tc>
        <w:tc>
          <w:tcPr>
            <w:tcW w:w="4203" w:type="dxa"/>
            <w:tcPrChange w:id="692" w:author="Molly McEvilley" w:date="2024-10-30T13:52:00Z" w16du:dateUtc="2024-10-30T17:52:00Z">
              <w:tcPr>
                <w:tcW w:w="3245" w:type="dxa"/>
              </w:tcPr>
            </w:tcPrChange>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7E1B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Change w:id="693" w:author="Molly McEvilley" w:date="2024-10-30T13:52:00Z" w16du:dateUtc="2024-10-30T17:52:00Z">
              <w:tcPr>
                <w:tcW w:w="985" w:type="dxa"/>
              </w:tcPr>
            </w:tcPrChange>
          </w:tcPr>
          <w:p w14:paraId="6A410D76" w14:textId="1B0D1882" w:rsidR="00DA21AF" w:rsidRPr="00013433" w:rsidRDefault="00975A2E" w:rsidP="0084349D">
            <w:pPr>
              <w:pStyle w:val="NoSpacing"/>
              <w:cnfStyle w:val="001000010000" w:firstRow="0" w:lastRow="0" w:firstColumn="1" w:lastColumn="0" w:oddVBand="0" w:evenVBand="0" w:oddHBand="0" w:evenHBand="1" w:firstRowFirstColumn="0" w:firstRowLastColumn="0" w:lastRowFirstColumn="0" w:lastRowLastColumn="0"/>
            </w:pPr>
            <w:ins w:id="694" w:author="Molly McEvilley" w:date="2024-10-30T14:15:00Z" w16du:dateUtc="2024-10-30T18:15:00Z">
              <w:r>
                <w:t>2</w:t>
              </w:r>
            </w:ins>
          </w:p>
        </w:tc>
        <w:tc>
          <w:tcPr>
            <w:tcW w:w="3786" w:type="dxa"/>
            <w:tcPrChange w:id="695" w:author="Molly McEvilley" w:date="2024-10-30T13:52:00Z" w16du:dateUtc="2024-10-30T17:52:00Z">
              <w:tcPr>
                <w:tcW w:w="0" w:type="dxa"/>
              </w:tcPr>
            </w:tcPrChange>
          </w:tcPr>
          <w:p w14:paraId="265F4389" w14:textId="402884FE"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696" w:author="Molly McEvilley" w:date="2024-09-24T19:28:00Z" w16du:dateUtc="2024-09-24T23:28:00Z">
              <w:r>
                <w:rPr>
                  <w:b/>
                  <w:bCs/>
                </w:rPr>
                <w:t xml:space="preserve">LSAProjectType </w:t>
              </w:r>
              <w:r>
                <w:t xml:space="preserve">= 1 and </w:t>
              </w:r>
            </w:ins>
            <w:r w:rsidRPr="10B9F996">
              <w:rPr>
                <w:i/>
                <w:iCs/>
              </w:rPr>
              <w:t>ExitDate</w:t>
            </w:r>
            <w:r>
              <w:t xml:space="preserve"> </w:t>
            </w:r>
            <w:del w:id="697" w:author="Molly McEvilley" w:date="2024-09-24T19:28:00Z" w16du:dateUtc="2024-09-24T23:28:00Z">
              <w:r w:rsidDel="00EA498B">
                <w:delText>&gt; [</w:delText>
              </w:r>
              <w:r w:rsidRPr="10B9F996" w:rsidDel="00EA498B">
                <w:rPr>
                  <w:b/>
                </w:rPr>
                <w:delText>LastBedNight</w:delText>
              </w:r>
              <w:r w:rsidDel="00EA498B">
                <w:delText xml:space="preserve"> + 1 day]</w:delText>
              </w:r>
            </w:del>
            <w:ins w:id="698" w:author="Molly McEvilley" w:date="2024-10-10T17:47:00Z" w16du:dateUtc="2024-10-10T21:47:00Z">
              <w:r w:rsidR="00AC2680">
                <w:t>&lt;</w:t>
              </w:r>
              <w:r w:rsidR="00D1140F">
                <w:t xml:space="preserve">= </w:t>
              </w:r>
              <w:r w:rsidR="00D1140F" w:rsidRPr="004D5A44">
                <w:rPr>
                  <w:u w:val="single"/>
                </w:rPr>
                <w:t>ReportEnd</w:t>
              </w:r>
            </w:ins>
          </w:p>
        </w:tc>
        <w:tc>
          <w:tcPr>
            <w:tcW w:w="4203" w:type="dxa"/>
            <w:tcPrChange w:id="699" w:author="Molly McEvilley" w:date="2024-10-30T13:52:00Z" w16du:dateUtc="2024-10-30T17:52:00Z">
              <w:tcPr>
                <w:tcW w:w="3245" w:type="dxa"/>
              </w:tcPr>
            </w:tcPrChange>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B9004F" w14:paraId="76FFDA2A" w14:textId="77777777" w:rsidTr="00446AFE">
        <w:trPr>
          <w:cnfStyle w:val="000000100000" w:firstRow="0" w:lastRow="0" w:firstColumn="0" w:lastColumn="0" w:oddVBand="0" w:evenVBand="0" w:oddHBand="1" w:evenHBand="0" w:firstRowFirstColumn="0" w:firstRowLastColumn="0" w:lastRowFirstColumn="0" w:lastRowLastColumn="0"/>
          <w:ins w:id="700" w:author="Molly McEvilley" w:date="2024-10-30T14:17:00Z" w16du:dateUtc="2024-10-30T18:17:00Z"/>
        </w:trPr>
        <w:tc>
          <w:tcPr>
            <w:cnfStyle w:val="001000000000" w:firstRow="0" w:lastRow="0" w:firstColumn="1" w:lastColumn="0" w:oddVBand="0" w:evenVBand="0" w:oddHBand="0" w:evenHBand="0" w:firstRowFirstColumn="0" w:firstRowLastColumn="0" w:lastRowFirstColumn="0" w:lastRowLastColumn="0"/>
            <w:tcW w:w="1276" w:type="dxa"/>
          </w:tcPr>
          <w:p w14:paraId="069CEC2D" w14:textId="5CEB7DC1" w:rsidR="00B9004F" w:rsidRPr="00013433" w:rsidRDefault="00071E0C" w:rsidP="00446AFE">
            <w:pPr>
              <w:pStyle w:val="NoSpacing"/>
              <w:rPr>
                <w:ins w:id="701" w:author="Molly McEvilley" w:date="2024-10-30T14:17:00Z" w16du:dateUtc="2024-10-30T18:17:00Z"/>
              </w:rPr>
            </w:pPr>
            <w:ins w:id="702" w:author="Molly McEvilley" w:date="2024-10-30T14:25:00Z" w16du:dateUtc="2024-10-30T18:25:00Z">
              <w:r>
                <w:t>3</w:t>
              </w:r>
            </w:ins>
          </w:p>
        </w:tc>
        <w:tc>
          <w:tcPr>
            <w:tcW w:w="3786" w:type="dxa"/>
          </w:tcPr>
          <w:p w14:paraId="4D1D30D2" w14:textId="67D03116" w:rsidR="00B9004F" w:rsidRPr="00B9004F" w:rsidRDefault="00B9004F" w:rsidP="00446AFE">
            <w:pPr>
              <w:pStyle w:val="NoSpacing"/>
              <w:cnfStyle w:val="000000100000" w:firstRow="0" w:lastRow="0" w:firstColumn="0" w:lastColumn="0" w:oddVBand="0" w:evenVBand="0" w:oddHBand="1" w:evenHBand="0" w:firstRowFirstColumn="0" w:firstRowLastColumn="0" w:lastRowFirstColumn="0" w:lastRowLastColumn="0"/>
              <w:rPr>
                <w:ins w:id="703" w:author="Molly McEvilley" w:date="2024-10-30T14:17:00Z" w16du:dateUtc="2024-10-30T18:17:00Z"/>
              </w:rPr>
            </w:pPr>
            <w:ins w:id="704" w:author="Molly McEvilley" w:date="2024-10-30T14:17:00Z" w16du:dateUtc="2024-10-30T18:17:00Z">
              <w:r w:rsidRPr="00FB59F1">
                <w:rPr>
                  <w:b/>
                </w:rPr>
                <w:t>ProjectType</w:t>
              </w:r>
              <w:r>
                <w:t xml:space="preserve"> = 13 and </w:t>
              </w:r>
              <w:r w:rsidRPr="0005203D">
                <w:rPr>
                  <w:i/>
                  <w:iCs/>
                </w:rPr>
                <w:t>ExitDate</w:t>
              </w:r>
              <w:r>
                <w:t xml:space="preserve"> = </w:t>
              </w:r>
              <w:r w:rsidRPr="0005203D">
                <w:rPr>
                  <w:i/>
                  <w:iCs/>
                </w:rPr>
                <w:t>MoveInDate</w:t>
              </w:r>
              <w:r>
                <w:rPr>
                  <w:i/>
                  <w:iCs/>
                </w:rPr>
                <w:t xml:space="preserve"> </w:t>
              </w:r>
              <w:r>
                <w:t xml:space="preserve">and </w:t>
              </w:r>
              <w:r w:rsidRPr="00B9004F">
                <w:rPr>
                  <w:i/>
                  <w:iCs/>
                  <w:rPrChange w:id="705" w:author="Molly McEvilley" w:date="2024-10-30T14:17:00Z" w16du:dateUtc="2024-10-30T18:17:00Z">
                    <w:rPr/>
                  </w:rPrChange>
                </w:rPr>
                <w:t>ExitDate</w:t>
              </w:r>
              <w:r>
                <w:t xml:space="preserve"> = </w:t>
              </w:r>
              <w:r w:rsidRPr="00B9004F">
                <w:rPr>
                  <w:u w:val="single"/>
                  <w:rPrChange w:id="706" w:author="Molly McEvilley" w:date="2024-10-30T14:17:00Z" w16du:dateUtc="2024-10-30T18:17:00Z">
                    <w:rPr/>
                  </w:rPrChange>
                </w:rPr>
                <w:t>ReportEnd</w:t>
              </w:r>
            </w:ins>
          </w:p>
        </w:tc>
        <w:tc>
          <w:tcPr>
            <w:tcW w:w="4203" w:type="dxa"/>
          </w:tcPr>
          <w:p w14:paraId="73E6C426" w14:textId="0674F923" w:rsidR="00B9004F" w:rsidRPr="002F0D32" w:rsidRDefault="00A4260C" w:rsidP="00446AFE">
            <w:pPr>
              <w:pStyle w:val="NoSpacing"/>
              <w:cnfStyle w:val="000000100000" w:firstRow="0" w:lastRow="0" w:firstColumn="0" w:lastColumn="0" w:oddVBand="0" w:evenVBand="0" w:oddHBand="1" w:evenHBand="0" w:firstRowFirstColumn="0" w:firstRowLastColumn="0" w:lastRowFirstColumn="0" w:lastRowLastColumn="0"/>
              <w:rPr>
                <w:ins w:id="707" w:author="Molly McEvilley" w:date="2024-10-30T14:17:00Z" w16du:dateUtc="2024-10-30T18:17:00Z"/>
              </w:rPr>
            </w:pPr>
            <w:ins w:id="708" w:author="Molly McEvilley" w:date="2024-10-30T14:17:00Z" w16du:dateUtc="2024-10-30T18:17:00Z">
              <w:r>
                <w:t>NULL</w:t>
              </w:r>
            </w:ins>
          </w:p>
        </w:tc>
      </w:tr>
      <w:tr w:rsidR="00DA21AF" w14:paraId="5B72E046" w14:textId="38B4AB05" w:rsidTr="007E1B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Change w:id="709" w:author="Molly McEvilley" w:date="2024-10-30T13:52:00Z" w16du:dateUtc="2024-10-30T17:52:00Z">
              <w:tcPr>
                <w:tcW w:w="985" w:type="dxa"/>
              </w:tcPr>
            </w:tcPrChange>
          </w:tcPr>
          <w:p w14:paraId="11D55D9D" w14:textId="1BFA146C" w:rsidR="00DA21AF" w:rsidRPr="00013433" w:rsidRDefault="00071E0C" w:rsidP="0084349D">
            <w:pPr>
              <w:pStyle w:val="NoSpacing"/>
              <w:cnfStyle w:val="001000010000" w:firstRow="0" w:lastRow="0" w:firstColumn="1" w:lastColumn="0" w:oddVBand="0" w:evenVBand="0" w:oddHBand="0" w:evenHBand="1" w:firstRowFirstColumn="0" w:firstRowLastColumn="0" w:lastRowFirstColumn="0" w:lastRowLastColumn="0"/>
            </w:pPr>
            <w:ins w:id="710" w:author="Molly McEvilley" w:date="2024-10-30T14:25:00Z" w16du:dateUtc="2024-10-30T18:25:00Z">
              <w:r>
                <w:t>4</w:t>
              </w:r>
            </w:ins>
          </w:p>
        </w:tc>
        <w:tc>
          <w:tcPr>
            <w:tcW w:w="3786" w:type="dxa"/>
            <w:tcPrChange w:id="711" w:author="Molly McEvilley" w:date="2024-10-30T13:52:00Z" w16du:dateUtc="2024-10-30T17:52:00Z">
              <w:tcPr>
                <w:tcW w:w="0" w:type="dxa"/>
              </w:tcPr>
            </w:tcPrChange>
          </w:tcPr>
          <w:p w14:paraId="57754AB4" w14:textId="25AA06B0" w:rsidR="00DA21AF" w:rsidRPr="00FE3B3B" w:rsidRDefault="00DA21AF" w:rsidP="0084349D">
            <w:pPr>
              <w:pStyle w:val="NoSpacing"/>
              <w:cnfStyle w:val="000000010000" w:firstRow="0" w:lastRow="0" w:firstColumn="0" w:lastColumn="0" w:oddVBand="0" w:evenVBand="0" w:oddHBand="0" w:evenHBand="1" w:firstRowFirstColumn="0" w:firstRowLastColumn="0" w:lastRowFirstColumn="0" w:lastRowLastColumn="0"/>
            </w:pPr>
            <w:r w:rsidRPr="00FB59F1">
              <w:rPr>
                <w:b/>
              </w:rPr>
              <w:t>ProjectType</w:t>
            </w:r>
            <w:r>
              <w:t xml:space="preserve"> = 13 and </w:t>
            </w:r>
            <w:r w:rsidRPr="0005203D">
              <w:rPr>
                <w:i/>
                <w:iCs/>
              </w:rPr>
              <w:t>ExitDate</w:t>
            </w:r>
            <w:r>
              <w:t xml:space="preserve"> = </w:t>
            </w:r>
            <w:r w:rsidRPr="0005203D">
              <w:rPr>
                <w:i/>
                <w:iCs/>
              </w:rPr>
              <w:t>MoveInDate</w:t>
            </w:r>
          </w:p>
        </w:tc>
        <w:tc>
          <w:tcPr>
            <w:tcW w:w="4203" w:type="dxa"/>
            <w:tcPrChange w:id="712" w:author="Molly McEvilley" w:date="2024-10-30T13:52:00Z" w16du:dateUtc="2024-10-30T17:52:00Z">
              <w:tcPr>
                <w:tcW w:w="3245" w:type="dxa"/>
              </w:tcPr>
            </w:tcPrChange>
          </w:tcPr>
          <w:p w14:paraId="49BFBAED" w14:textId="5BC1E680" w:rsidR="00DA21AF" w:rsidRPr="002F0D32" w:rsidRDefault="00DA21AF" w:rsidP="0084349D">
            <w:pPr>
              <w:pStyle w:val="NoSpacing"/>
              <w:cnfStyle w:val="000000010000" w:firstRow="0" w:lastRow="0" w:firstColumn="0" w:lastColumn="0" w:oddVBand="0" w:evenVBand="0" w:oddHBand="0" w:evenHBand="1" w:firstRowFirstColumn="0" w:firstRowLastColumn="0" w:lastRowFirstColumn="0" w:lastRowLastColumn="0"/>
            </w:pPr>
            <w:r>
              <w:t>[</w:t>
            </w:r>
            <w:r w:rsidRPr="0005203D">
              <w:rPr>
                <w:i/>
                <w:iCs/>
                <w:u w:val="single"/>
              </w:rPr>
              <w:t>MoveInDate</w:t>
            </w:r>
            <w:r>
              <w:t xml:space="preserve"> + 1 day]</w:t>
            </w:r>
          </w:p>
        </w:tc>
      </w:tr>
      <w:tr w:rsidR="004049C6" w14:paraId="71BB91BE" w14:textId="77777777" w:rsidTr="007E1B0B">
        <w:trPr>
          <w:cnfStyle w:val="000000100000" w:firstRow="0" w:lastRow="0" w:firstColumn="0" w:lastColumn="0" w:oddVBand="0" w:evenVBand="0" w:oddHBand="1" w:evenHBand="0" w:firstRowFirstColumn="0" w:firstRowLastColumn="0" w:lastRowFirstColumn="0" w:lastRowLastColumn="0"/>
          <w:ins w:id="713" w:author="Molly McEvilley" w:date="2024-09-24T19:34:00Z"/>
        </w:trPr>
        <w:tc>
          <w:tcPr>
            <w:cnfStyle w:val="001000000000" w:firstRow="0" w:lastRow="0" w:firstColumn="1" w:lastColumn="0" w:oddVBand="0" w:evenVBand="0" w:oddHBand="0" w:evenHBand="0" w:firstRowFirstColumn="0" w:firstRowLastColumn="0" w:lastRowFirstColumn="0" w:lastRowLastColumn="0"/>
            <w:tcW w:w="1276" w:type="dxa"/>
            <w:tcPrChange w:id="714" w:author="Molly McEvilley" w:date="2024-10-30T13:52:00Z" w16du:dateUtc="2024-10-30T17:52:00Z">
              <w:tcPr>
                <w:tcW w:w="985" w:type="dxa"/>
              </w:tcPr>
            </w:tcPrChange>
          </w:tcPr>
          <w:p w14:paraId="1CF33D7E" w14:textId="2D7CCB5A" w:rsidR="004049C6" w:rsidRPr="00013433" w:rsidRDefault="00071E0C" w:rsidP="004049C6">
            <w:pPr>
              <w:pStyle w:val="NoSpacing"/>
              <w:cnfStyle w:val="001000100000" w:firstRow="0" w:lastRow="0" w:firstColumn="1" w:lastColumn="0" w:oddVBand="0" w:evenVBand="0" w:oddHBand="1" w:evenHBand="0" w:firstRowFirstColumn="0" w:firstRowLastColumn="0" w:lastRowFirstColumn="0" w:lastRowLastColumn="0"/>
              <w:rPr>
                <w:ins w:id="715" w:author="Molly McEvilley" w:date="2024-09-24T19:39:00Z" w16du:dateUtc="2024-09-24T23:39:00Z"/>
              </w:rPr>
            </w:pPr>
            <w:ins w:id="716" w:author="Molly McEvilley" w:date="2024-10-30T14:25:00Z" w16du:dateUtc="2024-10-30T18:25:00Z">
              <w:r>
                <w:rPr>
                  <w:bCs w:val="0"/>
                </w:rPr>
                <w:t>5</w:t>
              </w:r>
            </w:ins>
          </w:p>
        </w:tc>
        <w:tc>
          <w:tcPr>
            <w:tcW w:w="3786" w:type="dxa"/>
            <w:tcPrChange w:id="717" w:author="Molly McEvilley" w:date="2024-10-30T13:52:00Z" w16du:dateUtc="2024-10-30T17:52:00Z">
              <w:tcPr>
                <w:tcW w:w="0" w:type="dxa"/>
              </w:tcPr>
            </w:tcPrChange>
          </w:tcPr>
          <w:p w14:paraId="21C3B47C" w14:textId="6E6C1EC9" w:rsidR="004049C6" w:rsidRDefault="004049C6" w:rsidP="004049C6">
            <w:pPr>
              <w:pStyle w:val="NoSpacing"/>
              <w:cnfStyle w:val="000000100000" w:firstRow="0" w:lastRow="0" w:firstColumn="0" w:lastColumn="0" w:oddVBand="0" w:evenVBand="0" w:oddHBand="1" w:evenHBand="0" w:firstRowFirstColumn="0" w:firstRowLastColumn="0" w:lastRowFirstColumn="0" w:lastRowLastColumn="0"/>
              <w:rPr>
                <w:ins w:id="718" w:author="Molly McEvilley" w:date="2024-10-30T13:55:00Z" w16du:dateUtc="2024-10-30T17:55:00Z"/>
                <w:bCs/>
              </w:rPr>
            </w:pPr>
            <w:ins w:id="719" w:author="Molly McEvilley" w:date="2024-10-30T13:55:00Z" w16du:dateUtc="2024-10-30T17:55:00Z">
              <w:r>
                <w:rPr>
                  <w:bCs/>
                  <w:i/>
                  <w:iCs/>
                </w:rPr>
                <w:t xml:space="preserve">OperatingEndDate </w:t>
              </w:r>
              <w:r>
                <w:rPr>
                  <w:bCs/>
                </w:rPr>
                <w:t xml:space="preserve">and/or </w:t>
              </w:r>
              <w:r w:rsidRPr="00446AFE">
                <w:rPr>
                  <w:b/>
                </w:rPr>
                <w:t>HMISEnd</w:t>
              </w:r>
              <w:r>
                <w:rPr>
                  <w:bCs/>
                  <w:i/>
                  <w:iCs/>
                </w:rPr>
                <w:t xml:space="preserve"> &lt;= </w:t>
              </w:r>
              <w:r w:rsidRPr="006E2919">
                <w:rPr>
                  <w:bCs/>
                  <w:u w:val="single"/>
                </w:rPr>
                <w:t>ReportEnd</w:t>
              </w:r>
              <w:r w:rsidR="00154AD1" w:rsidRPr="00154AD1">
                <w:rPr>
                  <w:bCs/>
                  <w:rPrChange w:id="720" w:author="Molly McEvilley" w:date="2024-10-30T13:55:00Z" w16du:dateUtc="2024-10-30T17:55:00Z">
                    <w:rPr>
                      <w:bCs/>
                      <w:u w:val="single"/>
                    </w:rPr>
                  </w:rPrChange>
                </w:rPr>
                <w:t>;</w:t>
              </w:r>
              <w:r>
                <w:rPr>
                  <w:bCs/>
                </w:rPr>
                <w:t xml:space="preserve"> and</w:t>
              </w:r>
            </w:ins>
          </w:p>
          <w:p w14:paraId="5D29B026" w14:textId="13C0AABE" w:rsidR="004049C6" w:rsidRPr="008335C0" w:rsidDel="00077F25" w:rsidRDefault="004049C6" w:rsidP="004049C6">
            <w:pPr>
              <w:pStyle w:val="NoSpacing"/>
              <w:cnfStyle w:val="000000100000" w:firstRow="0" w:lastRow="0" w:firstColumn="0" w:lastColumn="0" w:oddVBand="0" w:evenVBand="0" w:oddHBand="1" w:evenHBand="0" w:firstRowFirstColumn="0" w:firstRowLastColumn="0" w:lastRowFirstColumn="0" w:lastRowLastColumn="0"/>
              <w:rPr>
                <w:ins w:id="721" w:author="Molly McEvilley" w:date="2024-09-24T19:34:00Z" w16du:dateUtc="2024-09-24T23:34:00Z"/>
                <w:b/>
              </w:rPr>
            </w:pPr>
            <w:ins w:id="722" w:author="Molly McEvilley" w:date="2024-10-30T13:55:00Z" w16du:dateUtc="2024-10-30T17:55:00Z">
              <w:r w:rsidRPr="006E2919">
                <w:rPr>
                  <w:bCs/>
                  <w:i/>
                  <w:iCs/>
                </w:rPr>
                <w:t>ExitDate</w:t>
              </w:r>
              <w:r>
                <w:rPr>
                  <w:bCs/>
                  <w:i/>
                  <w:iCs/>
                </w:rPr>
                <w:t xml:space="preserve"> </w:t>
              </w:r>
              <w:r>
                <w:rPr>
                  <w:bCs/>
                </w:rPr>
                <w:t xml:space="preserve">is null or </w:t>
              </w:r>
              <w:r w:rsidRPr="00013433">
                <w:rPr>
                  <w:bCs/>
                  <w:i/>
                  <w:iCs/>
                </w:rPr>
                <w:t>ExitDate</w:t>
              </w:r>
              <w:r>
                <w:rPr>
                  <w:bCs/>
                  <w:i/>
                  <w:iCs/>
                </w:rPr>
                <w:t xml:space="preserve"> &gt;</w:t>
              </w:r>
              <w:r>
                <w:rPr>
                  <w:bCs/>
                </w:rPr>
                <w:t xml:space="preserve"> (the earlie</w:t>
              </w:r>
              <w:r w:rsidR="00154AD1">
                <w:rPr>
                  <w:bCs/>
                </w:rPr>
                <w:t>r</w:t>
              </w:r>
              <w:r>
                <w:rPr>
                  <w:bCs/>
                </w:rPr>
                <w:t xml:space="preserve"> of </w:t>
              </w:r>
              <w:r w:rsidRPr="00154AD1">
                <w:rPr>
                  <w:b/>
                  <w:rPrChange w:id="723" w:author="Molly McEvilley" w:date="2024-10-30T13:55:00Z" w16du:dateUtc="2024-10-30T17:55:00Z">
                    <w:rPr>
                      <w:bCs/>
                    </w:rPr>
                  </w:rPrChange>
                </w:rPr>
                <w:t>HMISEnd</w:t>
              </w:r>
              <w:r>
                <w:rPr>
                  <w:bCs/>
                </w:rPr>
                <w:t>/</w:t>
              </w:r>
              <w:r w:rsidRPr="00154AD1">
                <w:rPr>
                  <w:bCs/>
                  <w:i/>
                  <w:iCs/>
                  <w:rPrChange w:id="724" w:author="Molly McEvilley" w:date="2024-10-30T13:55:00Z" w16du:dateUtc="2024-10-30T17:55:00Z">
                    <w:rPr>
                      <w:bCs/>
                    </w:rPr>
                  </w:rPrChange>
                </w:rPr>
                <w:t>OperatingEndDate</w:t>
              </w:r>
              <w:r>
                <w:rPr>
                  <w:bCs/>
                </w:rPr>
                <w:t xml:space="preserve">) </w:t>
              </w:r>
            </w:ins>
          </w:p>
        </w:tc>
        <w:tc>
          <w:tcPr>
            <w:tcW w:w="4203" w:type="dxa"/>
            <w:tcPrChange w:id="725" w:author="Molly McEvilley" w:date="2024-10-30T13:52:00Z" w16du:dateUtc="2024-10-30T17:52:00Z">
              <w:tcPr>
                <w:tcW w:w="3245" w:type="dxa"/>
              </w:tcPr>
            </w:tcPrChange>
          </w:tcPr>
          <w:p w14:paraId="23579353" w14:textId="4AFE8175" w:rsidR="004049C6" w:rsidDel="0079478A" w:rsidRDefault="004049C6" w:rsidP="004049C6">
            <w:pPr>
              <w:pStyle w:val="NoSpacing"/>
              <w:cnfStyle w:val="000000100000" w:firstRow="0" w:lastRow="0" w:firstColumn="0" w:lastColumn="0" w:oddVBand="0" w:evenVBand="0" w:oddHBand="1" w:evenHBand="0" w:firstRowFirstColumn="0" w:firstRowLastColumn="0" w:lastRowFirstColumn="0" w:lastRowLastColumn="0"/>
              <w:rPr>
                <w:ins w:id="726" w:author="Molly McEvilley" w:date="2024-09-24T19:34:00Z" w16du:dateUtc="2024-09-24T23:34:00Z"/>
              </w:rPr>
            </w:pPr>
            <w:ins w:id="727" w:author="Molly McEvilley" w:date="2024-10-30T13:55:00Z" w16du:dateUtc="2024-10-30T17:55:00Z">
              <w:r w:rsidRPr="00446AFE">
                <w:rPr>
                  <w:bCs/>
                </w:rPr>
                <w:t>The earlie</w:t>
              </w:r>
              <w:r>
                <w:rPr>
                  <w:bCs/>
                </w:rPr>
                <w:t>r</w:t>
              </w:r>
              <w:r w:rsidRPr="00446AFE">
                <w:rPr>
                  <w:bCs/>
                </w:rPr>
                <w:t xml:space="preserve"> of </w:t>
              </w:r>
              <w:r w:rsidRPr="00446AFE">
                <w:rPr>
                  <w:bCs/>
                  <w:i/>
                  <w:iCs/>
                </w:rPr>
                <w:t>OperatingEndDate</w:t>
              </w:r>
              <w:r w:rsidRPr="00446AFE">
                <w:rPr>
                  <w:bCs/>
                </w:rPr>
                <w:t>/</w:t>
              </w:r>
              <w:r>
                <w:rPr>
                  <w:b/>
                </w:rPr>
                <w:t>HMISEnd</w:t>
              </w:r>
            </w:ins>
          </w:p>
        </w:tc>
      </w:tr>
      <w:tr w:rsidR="004049C6" w14:paraId="0A6D4798" w14:textId="77777777" w:rsidTr="007E1B0B">
        <w:trPr>
          <w:cnfStyle w:val="000000010000" w:firstRow="0" w:lastRow="0" w:firstColumn="0" w:lastColumn="0" w:oddVBand="0" w:evenVBand="0" w:oddHBand="0" w:evenHBand="1" w:firstRowFirstColumn="0" w:firstRowLastColumn="0" w:lastRowFirstColumn="0" w:lastRowLastColumn="0"/>
          <w:ins w:id="728" w:author="Molly McEvilley" w:date="2024-08-21T08:03:00Z"/>
        </w:trPr>
        <w:tc>
          <w:tcPr>
            <w:cnfStyle w:val="001000000000" w:firstRow="0" w:lastRow="0" w:firstColumn="1" w:lastColumn="0" w:oddVBand="0" w:evenVBand="0" w:oddHBand="0" w:evenHBand="0" w:firstRowFirstColumn="0" w:firstRowLastColumn="0" w:lastRowFirstColumn="0" w:lastRowLastColumn="0"/>
            <w:tcW w:w="1276" w:type="dxa"/>
            <w:tcPrChange w:id="729" w:author="Molly McEvilley" w:date="2024-10-30T13:52:00Z" w16du:dateUtc="2024-10-30T17:52:00Z">
              <w:tcPr>
                <w:tcW w:w="985" w:type="dxa"/>
              </w:tcPr>
            </w:tcPrChange>
          </w:tcPr>
          <w:p w14:paraId="4077F300" w14:textId="65F559E4" w:rsidR="004049C6" w:rsidRDefault="00071E0C" w:rsidP="004049C6">
            <w:pPr>
              <w:pStyle w:val="NoSpacing"/>
              <w:cnfStyle w:val="001000010000" w:firstRow="0" w:lastRow="0" w:firstColumn="1" w:lastColumn="0" w:oddVBand="0" w:evenVBand="0" w:oddHBand="0" w:evenHBand="1" w:firstRowFirstColumn="0" w:firstRowLastColumn="0" w:lastRowFirstColumn="0" w:lastRowLastColumn="0"/>
              <w:rPr>
                <w:ins w:id="730" w:author="Molly McEvilley" w:date="2024-09-24T19:39:00Z" w16du:dateUtc="2024-09-24T23:39:00Z"/>
                <w:bCs w:val="0"/>
              </w:rPr>
            </w:pPr>
            <w:commentRangeStart w:id="731"/>
            <w:ins w:id="732" w:author="Molly McEvilley" w:date="2024-10-30T14:25:00Z" w16du:dateUtc="2024-10-30T18:25:00Z">
              <w:r>
                <w:rPr>
                  <w:bCs w:val="0"/>
                </w:rPr>
                <w:t>6</w:t>
              </w:r>
            </w:ins>
          </w:p>
        </w:tc>
        <w:tc>
          <w:tcPr>
            <w:tcW w:w="3786" w:type="dxa"/>
            <w:tcPrChange w:id="733" w:author="Molly McEvilley" w:date="2024-10-30T13:52:00Z" w16du:dateUtc="2024-10-30T17:52:00Z">
              <w:tcPr>
                <w:tcW w:w="0" w:type="dxa"/>
              </w:tcPr>
            </w:tcPrChange>
          </w:tcPr>
          <w:p w14:paraId="411FF4F2" w14:textId="6EFD4C26" w:rsidR="004049C6" w:rsidRPr="00245F80" w:rsidRDefault="00822F6A" w:rsidP="004049C6">
            <w:pPr>
              <w:pStyle w:val="NoSpacing"/>
              <w:cnfStyle w:val="000000010000" w:firstRow="0" w:lastRow="0" w:firstColumn="0" w:lastColumn="0" w:oddVBand="0" w:evenVBand="0" w:oddHBand="0" w:evenHBand="1" w:firstRowFirstColumn="0" w:firstRowLastColumn="0" w:lastRowFirstColumn="0" w:lastRowLastColumn="0"/>
              <w:rPr>
                <w:ins w:id="734" w:author="Molly McEvilley" w:date="2024-08-21T08:03:00Z" w16du:dateUtc="2024-08-21T12:03:00Z"/>
              </w:rPr>
            </w:pPr>
            <w:ins w:id="735" w:author="Molly McEvilley" w:date="2024-10-30T14:13:00Z" w16du:dateUtc="2024-10-30T18:13:00Z">
              <w:r>
                <w:t>(other)</w:t>
              </w:r>
            </w:ins>
          </w:p>
        </w:tc>
        <w:tc>
          <w:tcPr>
            <w:tcW w:w="4203" w:type="dxa"/>
            <w:tcPrChange w:id="736" w:author="Molly McEvilley" w:date="2024-10-30T13:52:00Z" w16du:dateUtc="2024-10-30T17:52:00Z">
              <w:tcPr>
                <w:tcW w:w="3245" w:type="dxa"/>
              </w:tcPr>
            </w:tcPrChange>
          </w:tcPr>
          <w:p w14:paraId="0204BA57" w14:textId="52582F1E" w:rsidR="004049C6" w:rsidRPr="00B013F3" w:rsidRDefault="006D2EA5" w:rsidP="004049C6">
            <w:pPr>
              <w:pStyle w:val="NoSpacing"/>
              <w:cnfStyle w:val="000000010000" w:firstRow="0" w:lastRow="0" w:firstColumn="0" w:lastColumn="0" w:oddVBand="0" w:evenVBand="0" w:oddHBand="0" w:evenHBand="1" w:firstRowFirstColumn="0" w:firstRowLastColumn="0" w:lastRowFirstColumn="0" w:lastRowLastColumn="0"/>
              <w:rPr>
                <w:ins w:id="737" w:author="Molly McEvilley" w:date="2024-08-21T08:03:00Z" w16du:dateUtc="2024-08-21T12:03:00Z"/>
                <w:i/>
                <w:iCs/>
              </w:rPr>
            </w:pPr>
            <w:ins w:id="738" w:author="Molly McEvilley" w:date="2024-10-30T14:13:00Z" w16du:dateUtc="2024-10-30T18:13:00Z">
              <w:r>
                <w:rPr>
                  <w:i/>
                  <w:iCs/>
                </w:rPr>
                <w:t>ExitDate</w:t>
              </w:r>
            </w:ins>
            <w:commentRangeEnd w:id="731"/>
            <w:ins w:id="739" w:author="Molly McEvilley" w:date="2024-10-30T14:29:00Z" w16du:dateUtc="2024-10-30T18:29:00Z">
              <w:r w:rsidR="00B82784">
                <w:rPr>
                  <w:rStyle w:val="CommentReference"/>
                  <w:rFonts w:eastAsiaTheme="minorHAnsi"/>
                </w:rPr>
                <w:commentReference w:id="731"/>
              </w:r>
            </w:ins>
          </w:p>
        </w:tc>
      </w:tr>
      <w:tr w:rsidR="004049C6" w:rsidDel="007E1B0B" w14:paraId="62AD77CE" w14:textId="55F30313" w:rsidTr="007E1B0B">
        <w:trPr>
          <w:cnfStyle w:val="000000100000" w:firstRow="0" w:lastRow="0" w:firstColumn="0" w:lastColumn="0" w:oddVBand="0" w:evenVBand="0" w:oddHBand="1" w:evenHBand="0" w:firstRowFirstColumn="0" w:firstRowLastColumn="0" w:lastRowFirstColumn="0" w:lastRowLastColumn="0"/>
          <w:del w:id="740" w:author="Molly McEvilley" w:date="2024-10-30T13:52:00Z" w16du:dateUtc="2024-10-30T17:52:00Z"/>
        </w:trPr>
        <w:tc>
          <w:tcPr>
            <w:cnfStyle w:val="001000000000" w:firstRow="0" w:lastRow="0" w:firstColumn="1" w:lastColumn="0" w:oddVBand="0" w:evenVBand="0" w:oddHBand="0" w:evenHBand="0" w:firstRowFirstColumn="0" w:firstRowLastColumn="0" w:lastRowFirstColumn="0" w:lastRowLastColumn="0"/>
            <w:tcW w:w="1276" w:type="dxa"/>
            <w:tcPrChange w:id="741" w:author="Molly McEvilley" w:date="2024-10-30T13:52:00Z" w16du:dateUtc="2024-10-30T17:52:00Z">
              <w:tcPr>
                <w:tcW w:w="985" w:type="dxa"/>
              </w:tcPr>
            </w:tcPrChange>
          </w:tcPr>
          <w:p w14:paraId="08747079" w14:textId="739205BB" w:rsidR="004049C6" w:rsidRPr="002F0D32" w:rsidDel="007E1B0B" w:rsidRDefault="004049C6" w:rsidP="004049C6">
            <w:pPr>
              <w:pStyle w:val="NoSpacing"/>
              <w:cnfStyle w:val="001000100000" w:firstRow="0" w:lastRow="0" w:firstColumn="1" w:lastColumn="0" w:oddVBand="0" w:evenVBand="0" w:oddHBand="1" w:evenHBand="0" w:firstRowFirstColumn="0" w:firstRowLastColumn="0" w:lastRowFirstColumn="0" w:lastRowLastColumn="0"/>
              <w:rPr>
                <w:del w:id="742" w:author="Molly McEvilley" w:date="2024-10-30T13:52:00Z" w16du:dateUtc="2024-10-30T17:52:00Z"/>
              </w:rPr>
            </w:pPr>
          </w:p>
        </w:tc>
        <w:tc>
          <w:tcPr>
            <w:tcW w:w="3786" w:type="dxa"/>
            <w:tcPrChange w:id="743" w:author="Molly McEvilley" w:date="2024-10-30T13:52:00Z" w16du:dateUtc="2024-10-30T17:52:00Z">
              <w:tcPr>
                <w:tcW w:w="0" w:type="dxa"/>
              </w:tcPr>
            </w:tcPrChange>
          </w:tcPr>
          <w:p w14:paraId="5BEF42B1" w14:textId="2B8A626D" w:rsidR="004049C6" w:rsidRPr="002F0D32" w:rsidDel="007E1B0B" w:rsidRDefault="004049C6" w:rsidP="004049C6">
            <w:pPr>
              <w:pStyle w:val="NoSpacing"/>
              <w:cnfStyle w:val="000000100000" w:firstRow="0" w:lastRow="0" w:firstColumn="0" w:lastColumn="0" w:oddVBand="0" w:evenVBand="0" w:oddHBand="1" w:evenHBand="0" w:firstRowFirstColumn="0" w:firstRowLastColumn="0" w:lastRowFirstColumn="0" w:lastRowLastColumn="0"/>
              <w:rPr>
                <w:del w:id="744" w:author="Molly McEvilley" w:date="2024-10-30T13:52:00Z" w16du:dateUtc="2024-10-30T17:52:00Z"/>
              </w:rPr>
            </w:pPr>
            <w:del w:id="745" w:author="Molly McEvilley" w:date="2024-09-24T19:39:00Z" w16du:dateUtc="2024-09-24T23:39:00Z">
              <w:r w:rsidRPr="002F0D32" w:rsidDel="00040B64">
                <w:delText>Project.</w:delText>
              </w:r>
              <w:r w:rsidRPr="002F0D32" w:rsidDel="00040B64">
                <w:rPr>
                  <w:i/>
                  <w:iCs/>
                </w:rPr>
                <w:delText>OperatingEndDate</w:delText>
              </w:r>
              <w:r w:rsidRPr="002F0D32" w:rsidDel="00040B64">
                <w:delText xml:space="preserve"> &lt;</w:delText>
              </w:r>
              <w:r w:rsidDel="00040B64">
                <w:delText>=</w:delText>
              </w:r>
              <w:r w:rsidRPr="002F0D32" w:rsidDel="00040B64">
                <w:delText xml:space="preserve"> </w:delText>
              </w:r>
              <w:r w:rsidRPr="00CA35DD" w:rsidDel="00040B64">
                <w:rPr>
                  <w:u w:val="single"/>
                </w:rPr>
                <w:delText>ReportEnd</w:delText>
              </w:r>
              <w:r w:rsidDel="00040B64">
                <w:rPr>
                  <w:u w:val="single"/>
                </w:rPr>
                <w:delText xml:space="preserve"> </w:delText>
              </w:r>
              <w:r w:rsidRPr="002F0D32" w:rsidDel="00040B64">
                <w:delText xml:space="preserve">and </w:delText>
              </w:r>
              <w:r w:rsidRPr="002F0D32" w:rsidDel="00040B64">
                <w:rPr>
                  <w:i/>
                  <w:iCs/>
                </w:rPr>
                <w:delText>ExitDate</w:delText>
              </w:r>
              <w:r w:rsidRPr="002F0D32" w:rsidDel="00040B64">
                <w:delText xml:space="preserve"> is </w:delText>
              </w:r>
              <w:r w:rsidDel="00040B64">
                <w:delText>NULL</w:delText>
              </w:r>
              <w:r w:rsidRPr="002F0D32" w:rsidDel="00040B64">
                <w:delText xml:space="preserve"> </w:delText>
              </w:r>
            </w:del>
          </w:p>
        </w:tc>
        <w:tc>
          <w:tcPr>
            <w:tcW w:w="4203" w:type="dxa"/>
            <w:tcPrChange w:id="746" w:author="Molly McEvilley" w:date="2024-10-30T13:52:00Z" w16du:dateUtc="2024-10-30T17:52:00Z">
              <w:tcPr>
                <w:tcW w:w="3245" w:type="dxa"/>
              </w:tcPr>
            </w:tcPrChange>
          </w:tcPr>
          <w:p w14:paraId="04DE63F6" w14:textId="3D433272" w:rsidR="004049C6" w:rsidDel="007E1B0B" w:rsidRDefault="004049C6" w:rsidP="004049C6">
            <w:pPr>
              <w:pStyle w:val="NoSpacing"/>
              <w:cnfStyle w:val="000000100000" w:firstRow="0" w:lastRow="0" w:firstColumn="0" w:lastColumn="0" w:oddVBand="0" w:evenVBand="0" w:oddHBand="1" w:evenHBand="0" w:firstRowFirstColumn="0" w:firstRowLastColumn="0" w:lastRowFirstColumn="0" w:lastRowLastColumn="0"/>
              <w:rPr>
                <w:del w:id="747" w:author="Molly McEvilley" w:date="2024-10-30T13:52:00Z" w16du:dateUtc="2024-10-30T17:52:00Z"/>
              </w:rPr>
            </w:pPr>
            <w:del w:id="748" w:author="Molly McEvilley" w:date="2024-09-24T19:39:00Z" w16du:dateUtc="2024-09-24T23:39:00Z">
              <w:r w:rsidDel="00040B64">
                <w:delText>Project.</w:delText>
              </w:r>
              <w:r w:rsidRPr="002F0D32" w:rsidDel="00040B64">
                <w:rPr>
                  <w:i/>
                  <w:iCs/>
                </w:rPr>
                <w:delText>OperatingEndDate</w:delText>
              </w:r>
            </w:del>
          </w:p>
        </w:tc>
      </w:tr>
      <w:tr w:rsidR="004049C6" w:rsidDel="005872D7" w14:paraId="2AEE976E" w14:textId="3418436D" w:rsidTr="007E1B0B">
        <w:trPr>
          <w:cnfStyle w:val="000000010000" w:firstRow="0" w:lastRow="0" w:firstColumn="0" w:lastColumn="0" w:oddVBand="0" w:evenVBand="0" w:oddHBand="0" w:evenHBand="1" w:firstRowFirstColumn="0" w:firstRowLastColumn="0" w:lastRowFirstColumn="0" w:lastRowLastColumn="0"/>
          <w:del w:id="749" w:author="Molly McEvilley" w:date="2024-10-30T14:23:00Z" w16du:dateUtc="2024-10-30T18:23:00Z"/>
        </w:trPr>
        <w:tc>
          <w:tcPr>
            <w:cnfStyle w:val="001000000000" w:firstRow="0" w:lastRow="0" w:firstColumn="1" w:lastColumn="0" w:oddVBand="0" w:evenVBand="0" w:oddHBand="0" w:evenHBand="0" w:firstRowFirstColumn="0" w:firstRowLastColumn="0" w:lastRowFirstColumn="0" w:lastRowLastColumn="0"/>
            <w:tcW w:w="1276" w:type="dxa"/>
            <w:tcPrChange w:id="750" w:author="Molly McEvilley" w:date="2024-10-30T13:52:00Z" w16du:dateUtc="2024-10-30T17:52:00Z">
              <w:tcPr>
                <w:tcW w:w="985" w:type="dxa"/>
              </w:tcPr>
            </w:tcPrChange>
          </w:tcPr>
          <w:p w14:paraId="398E5D97" w14:textId="328BF43C" w:rsidR="004049C6" w:rsidRPr="002F0D32" w:rsidDel="005872D7" w:rsidRDefault="004049C6" w:rsidP="004049C6">
            <w:pPr>
              <w:pStyle w:val="NoSpacing"/>
              <w:cnfStyle w:val="001000010000" w:firstRow="0" w:lastRow="0" w:firstColumn="1" w:lastColumn="0" w:oddVBand="0" w:evenVBand="0" w:oddHBand="0" w:evenHBand="1" w:firstRowFirstColumn="0" w:firstRowLastColumn="0" w:lastRowFirstColumn="0" w:lastRowLastColumn="0"/>
              <w:rPr>
                <w:del w:id="751" w:author="Molly McEvilley" w:date="2024-10-30T14:23:00Z" w16du:dateUtc="2024-10-30T18:23:00Z"/>
              </w:rPr>
            </w:pPr>
          </w:p>
        </w:tc>
        <w:tc>
          <w:tcPr>
            <w:tcW w:w="3786" w:type="dxa"/>
            <w:tcPrChange w:id="752" w:author="Molly McEvilley" w:date="2024-10-30T13:52:00Z" w16du:dateUtc="2024-10-30T17:52:00Z">
              <w:tcPr>
                <w:tcW w:w="0" w:type="dxa"/>
              </w:tcPr>
            </w:tcPrChange>
          </w:tcPr>
          <w:p w14:paraId="33DA16D1" w14:textId="3E2571E5" w:rsidR="004049C6" w:rsidRPr="004E219E" w:rsidDel="005872D7" w:rsidRDefault="004049C6" w:rsidP="004049C6">
            <w:pPr>
              <w:pStyle w:val="NoSpacing"/>
              <w:cnfStyle w:val="000000010000" w:firstRow="0" w:lastRow="0" w:firstColumn="0" w:lastColumn="0" w:oddVBand="0" w:evenVBand="0" w:oddHBand="0" w:evenHBand="1" w:firstRowFirstColumn="0" w:firstRowLastColumn="0" w:lastRowFirstColumn="0" w:lastRowLastColumn="0"/>
              <w:rPr>
                <w:del w:id="753" w:author="Molly McEvilley" w:date="2024-10-30T14:23:00Z" w16du:dateUtc="2024-10-30T18:23:00Z"/>
              </w:rPr>
            </w:pPr>
            <w:del w:id="754" w:author="Molly McEvilley" w:date="2024-09-24T19:39:00Z" w16du:dateUtc="2024-09-24T23:39:00Z">
              <w:r w:rsidRPr="002F0D32" w:rsidDel="00040B64">
                <w:delText>Project.</w:delText>
              </w:r>
              <w:r w:rsidRPr="002F0D32" w:rsidDel="00040B64">
                <w:rPr>
                  <w:i/>
                  <w:iCs/>
                </w:rPr>
                <w:delText>OperatingEndDate</w:delText>
              </w:r>
              <w:r w:rsidRPr="002F0D32" w:rsidDel="00040B64">
                <w:delText xml:space="preserve"> &lt;</w:delText>
              </w:r>
              <w:r w:rsidDel="00040B64">
                <w:delText>=</w:delText>
              </w:r>
              <w:r w:rsidRPr="002F0D32" w:rsidDel="00040B64">
                <w:delText xml:space="preserve"> </w:delText>
              </w:r>
              <w:r w:rsidRPr="00CA35DD" w:rsidDel="00040B64">
                <w:rPr>
                  <w:u w:val="single"/>
                </w:rPr>
                <w:delText>ReportEnd</w:delText>
              </w:r>
              <w:r w:rsidDel="00040B64">
                <w:rPr>
                  <w:u w:val="single"/>
                </w:rPr>
                <w:delText xml:space="preserve"> </w:delText>
              </w:r>
              <w:r w:rsidRPr="002F0D32" w:rsidDel="00040B64">
                <w:delText xml:space="preserve">and </w:delText>
              </w:r>
              <w:r w:rsidRPr="00A432BD" w:rsidDel="00040B64">
                <w:rPr>
                  <w:i/>
                  <w:iCs/>
                </w:rPr>
                <w:delText>ExitDate</w:delText>
              </w:r>
              <w:r w:rsidDel="00040B64">
                <w:rPr>
                  <w:i/>
                  <w:iCs/>
                </w:rPr>
                <w:delText xml:space="preserve"> </w:delText>
              </w:r>
              <w:r w:rsidDel="00040B64">
                <w:delText>&gt; Project.</w:delText>
              </w:r>
              <w:r w:rsidRPr="002F0D32" w:rsidDel="00040B64">
                <w:rPr>
                  <w:i/>
                  <w:iCs/>
                </w:rPr>
                <w:delText>OperatingEndDate</w:delText>
              </w:r>
            </w:del>
          </w:p>
        </w:tc>
        <w:tc>
          <w:tcPr>
            <w:tcW w:w="4203" w:type="dxa"/>
            <w:tcPrChange w:id="755" w:author="Molly McEvilley" w:date="2024-10-30T13:52:00Z" w16du:dateUtc="2024-10-30T17:52:00Z">
              <w:tcPr>
                <w:tcW w:w="3245" w:type="dxa"/>
              </w:tcPr>
            </w:tcPrChange>
          </w:tcPr>
          <w:p w14:paraId="50AA28DD" w14:textId="3B653112" w:rsidR="004049C6" w:rsidRPr="00FB59F1" w:rsidDel="005872D7" w:rsidRDefault="004049C6" w:rsidP="004049C6">
            <w:pPr>
              <w:pStyle w:val="NoSpacing"/>
              <w:cnfStyle w:val="000000010000" w:firstRow="0" w:lastRow="0" w:firstColumn="0" w:lastColumn="0" w:oddVBand="0" w:evenVBand="0" w:oddHBand="0" w:evenHBand="1" w:firstRowFirstColumn="0" w:firstRowLastColumn="0" w:lastRowFirstColumn="0" w:lastRowLastColumn="0"/>
              <w:rPr>
                <w:del w:id="756" w:author="Molly McEvilley" w:date="2024-10-30T14:23:00Z" w16du:dateUtc="2024-10-30T18:23:00Z"/>
                <w:b/>
                <w:bCs/>
              </w:rPr>
            </w:pPr>
            <w:del w:id="757" w:author="Molly McEvilley" w:date="2024-09-24T19:39:00Z" w16du:dateUtc="2024-09-24T23:39:00Z">
              <w:r w:rsidRPr="00FB59F1" w:rsidDel="00040B64">
                <w:rPr>
                  <w:b/>
                  <w:bCs/>
                </w:rPr>
                <w:delText>Project.</w:delText>
              </w:r>
              <w:r w:rsidRPr="00FB59F1" w:rsidDel="00040B64">
                <w:rPr>
                  <w:b/>
                  <w:bCs/>
                  <w:i/>
                  <w:iCs/>
                </w:rPr>
                <w:delText>OperatingEndDate</w:delText>
              </w:r>
            </w:del>
          </w:p>
        </w:tc>
      </w:tr>
      <w:tr w:rsidR="004049C6" w:rsidDel="008A7AFC" w14:paraId="1D042B4A" w14:textId="4E019EE7" w:rsidTr="007E1B0B">
        <w:trPr>
          <w:cnfStyle w:val="000000100000" w:firstRow="0" w:lastRow="0" w:firstColumn="0" w:lastColumn="0" w:oddVBand="0" w:evenVBand="0" w:oddHBand="1" w:evenHBand="0" w:firstRowFirstColumn="0" w:firstRowLastColumn="0" w:lastRowFirstColumn="0" w:lastRowLastColumn="0"/>
          <w:del w:id="758" w:author="Molly McEvilley" w:date="2024-09-24T19:43:00Z"/>
        </w:trPr>
        <w:tc>
          <w:tcPr>
            <w:cnfStyle w:val="001000000000" w:firstRow="0" w:lastRow="0" w:firstColumn="1" w:lastColumn="0" w:oddVBand="0" w:evenVBand="0" w:oddHBand="0" w:evenHBand="0" w:firstRowFirstColumn="0" w:firstRowLastColumn="0" w:lastRowFirstColumn="0" w:lastRowLastColumn="0"/>
            <w:tcW w:w="1276" w:type="dxa"/>
            <w:tcPrChange w:id="759" w:author="Molly McEvilley" w:date="2024-10-30T13:52:00Z" w16du:dateUtc="2024-10-30T17:52:00Z">
              <w:tcPr>
                <w:tcW w:w="985" w:type="dxa"/>
              </w:tcPr>
            </w:tcPrChange>
          </w:tcPr>
          <w:p w14:paraId="12FA88F4" w14:textId="617451E4" w:rsidR="004049C6" w:rsidRPr="00B678E4" w:rsidDel="008A7AFC" w:rsidRDefault="004049C6" w:rsidP="004049C6">
            <w:pPr>
              <w:pStyle w:val="NoSpacing"/>
              <w:cnfStyle w:val="001000100000" w:firstRow="0" w:lastRow="0" w:firstColumn="1" w:lastColumn="0" w:oddVBand="0" w:evenVBand="0" w:oddHBand="1" w:evenHBand="0" w:firstRowFirstColumn="0" w:firstRowLastColumn="0" w:lastRowFirstColumn="0" w:lastRowLastColumn="0"/>
              <w:rPr>
                <w:del w:id="760" w:author="Molly McEvilley" w:date="2024-09-24T19:43:00Z" w16du:dateUtc="2024-09-24T23:43:00Z"/>
                <w:i/>
                <w:iCs/>
              </w:rPr>
            </w:pPr>
          </w:p>
        </w:tc>
        <w:tc>
          <w:tcPr>
            <w:tcW w:w="3786" w:type="dxa"/>
            <w:tcPrChange w:id="761" w:author="Molly McEvilley" w:date="2024-10-30T13:52:00Z" w16du:dateUtc="2024-10-30T17:52:00Z">
              <w:tcPr>
                <w:tcW w:w="0" w:type="dxa"/>
              </w:tcPr>
            </w:tcPrChange>
          </w:tcPr>
          <w:p w14:paraId="1E341514" w14:textId="467675F0" w:rsidR="004049C6" w:rsidDel="008A7AFC" w:rsidRDefault="004049C6" w:rsidP="004049C6">
            <w:pPr>
              <w:pStyle w:val="NoSpacing"/>
              <w:cnfStyle w:val="000000100000" w:firstRow="0" w:lastRow="0" w:firstColumn="0" w:lastColumn="0" w:oddVBand="0" w:evenVBand="0" w:oddHBand="1" w:evenHBand="0" w:firstRowFirstColumn="0" w:firstRowLastColumn="0" w:lastRowFirstColumn="0" w:lastRowLastColumn="0"/>
              <w:rPr>
                <w:del w:id="762" w:author="Molly McEvilley" w:date="2024-09-24T19:43:00Z" w16du:dateUtc="2024-09-24T23:43:00Z"/>
              </w:rPr>
            </w:pPr>
            <w:del w:id="763"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4203" w:type="dxa"/>
            <w:tcPrChange w:id="764" w:author="Molly McEvilley" w:date="2024-10-30T13:52:00Z" w16du:dateUtc="2024-10-30T17:52:00Z">
              <w:tcPr>
                <w:tcW w:w="3245" w:type="dxa"/>
              </w:tcPr>
            </w:tcPrChange>
          </w:tcPr>
          <w:p w14:paraId="4F1969FF" w14:textId="4997576C" w:rsidR="004049C6" w:rsidDel="008A7AFC" w:rsidRDefault="004049C6" w:rsidP="004049C6">
            <w:pPr>
              <w:pStyle w:val="NoSpacing"/>
              <w:cnfStyle w:val="000000100000" w:firstRow="0" w:lastRow="0" w:firstColumn="0" w:lastColumn="0" w:oddVBand="0" w:evenVBand="0" w:oddHBand="1" w:evenHBand="0" w:firstRowFirstColumn="0" w:firstRowLastColumn="0" w:lastRowFirstColumn="0" w:lastRowLastColumn="0"/>
              <w:rPr>
                <w:del w:id="765" w:author="Molly McEvilley" w:date="2024-09-24T19:43:00Z" w16du:dateUtc="2024-09-24T23:43:00Z"/>
              </w:rPr>
            </w:pPr>
            <w:del w:id="766" w:author="Molly McEvilley" w:date="2024-09-24T19:39:00Z" w16du:dateUtc="2024-09-24T23:39:00Z">
              <w:r w:rsidDel="00040B64">
                <w:delText>NULL</w:delText>
              </w:r>
            </w:del>
          </w:p>
        </w:tc>
      </w:tr>
      <w:tr w:rsidR="004049C6" w:rsidDel="008A7AFC" w14:paraId="3C0CFB68" w14:textId="0334DAC1" w:rsidTr="007E1B0B">
        <w:trPr>
          <w:cnfStyle w:val="000000010000" w:firstRow="0" w:lastRow="0" w:firstColumn="0" w:lastColumn="0" w:oddVBand="0" w:evenVBand="0" w:oddHBand="0" w:evenHBand="1" w:firstRowFirstColumn="0" w:firstRowLastColumn="0" w:lastRowFirstColumn="0" w:lastRowLastColumn="0"/>
          <w:del w:id="767" w:author="Molly McEvilley" w:date="2024-09-24T19:43:00Z"/>
        </w:trPr>
        <w:tc>
          <w:tcPr>
            <w:cnfStyle w:val="001000000000" w:firstRow="0" w:lastRow="0" w:firstColumn="1" w:lastColumn="0" w:oddVBand="0" w:evenVBand="0" w:oddHBand="0" w:evenHBand="0" w:firstRowFirstColumn="0" w:firstRowLastColumn="0" w:lastRowFirstColumn="0" w:lastRowLastColumn="0"/>
            <w:tcW w:w="1276" w:type="dxa"/>
            <w:tcPrChange w:id="768" w:author="Molly McEvilley" w:date="2024-10-30T13:52:00Z" w16du:dateUtc="2024-10-30T17:52:00Z">
              <w:tcPr>
                <w:tcW w:w="985" w:type="dxa"/>
              </w:tcPr>
            </w:tcPrChange>
          </w:tcPr>
          <w:p w14:paraId="3C444F8F" w14:textId="2F39E780" w:rsidR="004049C6" w:rsidDel="008A7AFC" w:rsidRDefault="004049C6" w:rsidP="004049C6">
            <w:pPr>
              <w:pStyle w:val="NoSpacing"/>
              <w:cnfStyle w:val="001000010000" w:firstRow="0" w:lastRow="0" w:firstColumn="1" w:lastColumn="0" w:oddVBand="0" w:evenVBand="0" w:oddHBand="0" w:evenHBand="1" w:firstRowFirstColumn="0" w:firstRowLastColumn="0" w:lastRowFirstColumn="0" w:lastRowLastColumn="0"/>
              <w:rPr>
                <w:del w:id="769" w:author="Molly McEvilley" w:date="2024-09-24T19:43:00Z" w16du:dateUtc="2024-09-24T23:43:00Z"/>
              </w:rPr>
            </w:pPr>
          </w:p>
        </w:tc>
        <w:tc>
          <w:tcPr>
            <w:tcW w:w="3786" w:type="dxa"/>
            <w:tcPrChange w:id="770" w:author="Molly McEvilley" w:date="2024-10-30T13:52:00Z" w16du:dateUtc="2024-10-30T17:52:00Z">
              <w:tcPr>
                <w:tcW w:w="0" w:type="dxa"/>
              </w:tcPr>
            </w:tcPrChange>
          </w:tcPr>
          <w:p w14:paraId="43FD6C95" w14:textId="5B72DC56" w:rsidR="004049C6" w:rsidDel="008A7AFC" w:rsidRDefault="004049C6" w:rsidP="004049C6">
            <w:pPr>
              <w:pStyle w:val="NoSpacing"/>
              <w:cnfStyle w:val="000000010000" w:firstRow="0" w:lastRow="0" w:firstColumn="0" w:lastColumn="0" w:oddVBand="0" w:evenVBand="0" w:oddHBand="0" w:evenHBand="1" w:firstRowFirstColumn="0" w:firstRowLastColumn="0" w:lastRowFirstColumn="0" w:lastRowLastColumn="0"/>
              <w:rPr>
                <w:del w:id="771" w:author="Molly McEvilley" w:date="2024-09-24T19:43:00Z" w16du:dateUtc="2024-09-24T23:43:00Z"/>
              </w:rPr>
            </w:pPr>
            <w:del w:id="772" w:author="Molly McEvilley" w:date="2024-09-24T19:39:00Z" w16du:dateUtc="2024-09-24T23:39:00Z">
              <w:r w:rsidDel="00040B64">
                <w:delText>(any other)</w:delText>
              </w:r>
            </w:del>
          </w:p>
        </w:tc>
        <w:tc>
          <w:tcPr>
            <w:tcW w:w="4203" w:type="dxa"/>
            <w:tcPrChange w:id="773" w:author="Molly McEvilley" w:date="2024-10-30T13:52:00Z" w16du:dateUtc="2024-10-30T17:52:00Z">
              <w:tcPr>
                <w:tcW w:w="3245" w:type="dxa"/>
              </w:tcPr>
            </w:tcPrChange>
          </w:tcPr>
          <w:p w14:paraId="6C3B5A88" w14:textId="607BA9FB" w:rsidR="004049C6" w:rsidDel="008A7AFC" w:rsidRDefault="004049C6" w:rsidP="004049C6">
            <w:pPr>
              <w:pStyle w:val="NoSpacing"/>
              <w:cnfStyle w:val="000000010000" w:firstRow="0" w:lastRow="0" w:firstColumn="0" w:lastColumn="0" w:oddVBand="0" w:evenVBand="0" w:oddHBand="0" w:evenHBand="1" w:firstRowFirstColumn="0" w:firstRowLastColumn="0" w:lastRowFirstColumn="0" w:lastRowLastColumn="0"/>
              <w:rPr>
                <w:del w:id="774" w:author="Molly McEvilley" w:date="2024-09-24T19:43:00Z" w16du:dateUtc="2024-09-24T23:43:00Z"/>
              </w:rPr>
            </w:pPr>
            <w:del w:id="775"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776" w:name="_ExitDest"/>
      <w:bookmarkEnd w:id="776"/>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lastRenderedPageBreak/>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777"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778" w:name="_Toc140489794"/>
      <w:bookmarkStart w:id="779" w:name="_HMIS_Data_Requirements"/>
      <w:bookmarkStart w:id="780" w:name="_Toc37849749"/>
      <w:bookmarkStart w:id="781" w:name="_Toc175057060"/>
      <w:bookmarkEnd w:id="778"/>
      <w:bookmarkEnd w:id="779"/>
      <w:r>
        <w:t>HMIS Client Enrollments</w:t>
      </w:r>
      <w:r w:rsidR="00B054F4">
        <w:t xml:space="preserve"> (tlsa_Enrollment)</w:t>
      </w:r>
      <w:bookmarkEnd w:id="780"/>
      <w:bookmarkEnd w:id="781"/>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lastRenderedPageBreak/>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lastRenderedPageBreak/>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761142CA" w:rsidR="00C3527B" w:rsidRPr="008705FF" w:rsidRDefault="00C3527B" w:rsidP="00777E3F">
      <w:pPr>
        <w:pStyle w:val="ListParagraph"/>
        <w:numPr>
          <w:ilvl w:val="1"/>
          <w:numId w:val="27"/>
        </w:numPr>
      </w:pPr>
      <w:commentRangeStart w:id="782"/>
      <w:r w:rsidRPr="007B5290">
        <w:t>Exit</w:t>
      </w:r>
      <w:r w:rsidRPr="002A3591">
        <w:rPr>
          <w:i/>
          <w:iCs/>
        </w:rPr>
        <w:t>.</w:t>
      </w:r>
      <w:r w:rsidRPr="008705FF">
        <w:rPr>
          <w:i/>
          <w:iCs/>
        </w:rPr>
        <w:t>ExitDate</w:t>
      </w:r>
      <w:r w:rsidRPr="008705FF">
        <w:t xml:space="preserve"> &gt;</w:t>
      </w:r>
      <w:del w:id="783" w:author="Molly McEvilley" w:date="2024-10-24T16:38:00Z" w16du:dateUtc="2024-10-24T20:38:00Z">
        <w:r w:rsidRPr="008705FF" w:rsidDel="0087579B">
          <w:delText>=</w:delText>
        </w:r>
      </w:del>
      <w:r w:rsidRPr="008705FF">
        <w:t xml:space="preserve"> </w:t>
      </w:r>
      <w:r w:rsidR="005A6BF7">
        <w:rPr>
          <w:u w:val="single"/>
        </w:rPr>
        <w:t>LookbackDate</w:t>
      </w:r>
      <w:r w:rsidRPr="007B5290">
        <w:t>;</w:t>
      </w:r>
      <w:r w:rsidRPr="002A3591">
        <w:t xml:space="preserve"> and </w:t>
      </w:r>
      <w:commentRangeEnd w:id="782"/>
      <w:r w:rsidR="00772C6A">
        <w:rPr>
          <w:rStyle w:val="CommentReference"/>
          <w:rFonts w:eastAsiaTheme="minorHAnsi" w:cstheme="minorBidi"/>
        </w:rPr>
        <w:commentReference w:id="782"/>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lastRenderedPageBreak/>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lastRenderedPageBreak/>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784" w:name="_Toc31197113"/>
      <w:bookmarkStart w:id="785" w:name="_Toc31197114"/>
      <w:bookmarkStart w:id="786" w:name="_Toc31197115"/>
      <w:bookmarkStart w:id="787" w:name="_Toc31197116"/>
      <w:bookmarkStart w:id="788" w:name="_Toc31197117"/>
      <w:bookmarkStart w:id="789" w:name="_Toc31197118"/>
      <w:bookmarkStart w:id="790" w:name="_Toc29188000"/>
      <w:bookmarkStart w:id="791" w:name="_Toc31197119"/>
      <w:bookmarkStart w:id="792" w:name="_Enrollment_Ages_(tlsa_Enrollment)"/>
      <w:bookmarkStart w:id="793" w:name="_Toc37849750"/>
      <w:bookmarkStart w:id="794" w:name="_Toc175057061"/>
      <w:bookmarkStart w:id="795" w:name="_Toc499543982"/>
      <w:bookmarkEnd w:id="784"/>
      <w:bookmarkEnd w:id="785"/>
      <w:bookmarkEnd w:id="786"/>
      <w:bookmarkEnd w:id="787"/>
      <w:bookmarkEnd w:id="788"/>
      <w:bookmarkEnd w:id="789"/>
      <w:bookmarkEnd w:id="790"/>
      <w:bookmarkEnd w:id="791"/>
      <w:bookmarkEnd w:id="792"/>
      <w:r>
        <w:t>Enrollment Ages</w:t>
      </w:r>
      <w:r w:rsidR="00E14928">
        <w:t xml:space="preserve"> (tlsa_Enrollment)</w:t>
      </w:r>
      <w:bookmarkEnd w:id="793"/>
      <w:bookmarkEnd w:id="79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796"/>
            <w:del w:id="797" w:author="Molly McEvilley" w:date="2024-08-20T09:19:00Z" w16du:dateUtc="2024-08-20T13:19:00Z">
              <w:r w:rsidRPr="00577A54" w:rsidDel="009F1B44">
                <w:delText>5</w:delText>
              </w:r>
            </w:del>
            <w:ins w:id="798" w:author="Molly McEvilley" w:date="2024-08-20T09:19:00Z" w16du:dateUtc="2024-08-20T13:19:00Z">
              <w:r w:rsidR="009F1B44">
                <w:t>6</w:t>
              </w:r>
            </w:ins>
            <w:commentRangeEnd w:id="796"/>
            <w:ins w:id="799" w:author="Molly McEvilley" w:date="2024-08-20T09:45:00Z" w16du:dateUtc="2024-08-20T13:45:00Z">
              <w:r w:rsidR="002D48DE">
                <w:rPr>
                  <w:rStyle w:val="CommentReference"/>
                  <w:rFonts w:eastAsiaTheme="minorHAnsi"/>
                </w:rPr>
                <w:commentReference w:id="796"/>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800" w:author="Molly McEvilley" w:date="2024-08-20T09:19:00Z" w16du:dateUtc="2024-08-20T13:19:00Z">
              <w:r w:rsidRPr="00577A54" w:rsidDel="009F1B44">
                <w:delText>6</w:delText>
              </w:r>
            </w:del>
            <w:ins w:id="801"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802" w:author="Molly McEvilley" w:date="2024-08-20T09:19:00Z" w16du:dateUtc="2024-08-20T13:19:00Z">
              <w:r w:rsidRPr="00577A54" w:rsidDel="009F1B44">
                <w:delText>7</w:delText>
              </w:r>
            </w:del>
            <w:ins w:id="803"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804" w:author="Molly McEvilley" w:date="2024-08-20T09:19:00Z" w16du:dateUtc="2024-08-20T13:19:00Z">
              <w:r w:rsidRPr="00577A54" w:rsidDel="009F1B44">
                <w:delText>8</w:delText>
              </w:r>
            </w:del>
            <w:ins w:id="805"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806" w:author="Molly McEvilley" w:date="2024-08-20T09:19:00Z" w16du:dateUtc="2024-08-20T13:19:00Z">
              <w:r w:rsidRPr="00577A54" w:rsidDel="009F1B44">
                <w:delText>9</w:delText>
              </w:r>
            </w:del>
            <w:ins w:id="807"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808" w:author="Molly McEvilley" w:date="2024-08-20T09:19:00Z" w16du:dateUtc="2024-08-20T13:19:00Z">
              <w:r w:rsidRPr="00577A54" w:rsidDel="009F1B44">
                <w:delText>10</w:delText>
              </w:r>
            </w:del>
            <w:ins w:id="809"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810" w:author="Molly McEvilley" w:date="2024-08-20T09:19:00Z" w16du:dateUtc="2024-08-20T13:19:00Z">
              <w:r w:rsidRPr="00577A54" w:rsidDel="009F1B44">
                <w:delText>11</w:delText>
              </w:r>
            </w:del>
            <w:ins w:id="811"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812" w:author="Molly McEvilley" w:date="2024-08-20T09:20:00Z" w16du:dateUtc="2024-08-20T13:20:00Z">
              <w:r w:rsidRPr="00577A54" w:rsidDel="00584749">
                <w:delText>12</w:delText>
              </w:r>
            </w:del>
            <w:ins w:id="813"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814" w:author="Molly McEvilley" w:date="2024-08-20T09:20:00Z" w16du:dateUtc="2024-08-20T13:20:00Z">
              <w:r w:rsidRPr="00577A54" w:rsidDel="00584749">
                <w:delText>13</w:delText>
              </w:r>
            </w:del>
            <w:ins w:id="815"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816" w:author="Molly McEvilley" w:date="2024-08-20T09:20:00Z" w16du:dateUtc="2024-08-20T13:20:00Z">
              <w:r w:rsidRPr="00577A54" w:rsidDel="00584749">
                <w:delText>14</w:delText>
              </w:r>
            </w:del>
            <w:ins w:id="817"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818" w:author="Molly McEvilley" w:date="2024-08-20T09:20:00Z" w16du:dateUtc="2024-08-20T13:20:00Z">
              <w:r w:rsidRPr="00577A54" w:rsidDel="00584749">
                <w:delText>15</w:delText>
              </w:r>
            </w:del>
            <w:ins w:id="819"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820" w:author="Molly McEvilley" w:date="2024-08-20T09:20:00Z" w16du:dateUtc="2024-08-20T13:20:00Z">
              <w:r w:rsidR="00584749">
                <w:t>7</w:t>
              </w:r>
            </w:ins>
            <w:del w:id="821"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lastRenderedPageBreak/>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822" w:author="Jules Brown" w:date="2024-08-20T11:40:00Z" w16du:dateUtc="2024-08-20T16:40:00Z">
              <w:r>
                <w:t>6</w:t>
              </w:r>
            </w:ins>
            <w:del w:id="823"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824" w:author="Jules Brown" w:date="2024-08-20T11:40:00Z" w16du:dateUtc="2024-08-20T16:40:00Z">
              <w:r>
                <w:t>7</w:t>
              </w:r>
            </w:ins>
            <w:del w:id="825"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826" w:author="Jules Brown" w:date="2024-08-20T11:40:00Z" w16du:dateUtc="2024-08-20T16:40:00Z">
              <w:r>
                <w:t>8</w:t>
              </w:r>
            </w:ins>
            <w:del w:id="827"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828" w:author="Jules Brown" w:date="2024-08-20T11:40:00Z" w16du:dateUtc="2024-08-20T16:40:00Z">
              <w:r>
                <w:t>9</w:t>
              </w:r>
            </w:ins>
            <w:del w:id="829"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830" w:author="Jules Brown" w:date="2024-08-20T11:40:00Z" w16du:dateUtc="2024-08-20T16:40:00Z">
              <w:r>
                <w:t>10</w:t>
              </w:r>
            </w:ins>
            <w:del w:id="831"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832" w:author="Jules Brown" w:date="2024-08-20T11:40:00Z" w16du:dateUtc="2024-08-20T16:40:00Z">
              <w:r w:rsidR="00C52536">
                <w:t>1</w:t>
              </w:r>
            </w:ins>
            <w:del w:id="833"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834" w:author="Jules Brown" w:date="2024-08-20T11:40:00Z" w16du:dateUtc="2024-08-20T16:40:00Z">
              <w:r w:rsidR="00C52536">
                <w:t>2</w:t>
              </w:r>
            </w:ins>
            <w:del w:id="835"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836" w:author="Jules Brown" w:date="2024-08-20T11:40:00Z" w16du:dateUtc="2024-08-20T16:40:00Z">
              <w:r w:rsidR="00C52536">
                <w:t>3</w:t>
              </w:r>
            </w:ins>
            <w:del w:id="837"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838" w:author="Jules Brown" w:date="2024-08-20T11:40:00Z" w16du:dateUtc="2024-08-20T16:40:00Z">
              <w:r w:rsidR="00C52536">
                <w:t>4</w:t>
              </w:r>
            </w:ins>
            <w:del w:id="839"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840" w:author="Jules Brown" w:date="2024-08-20T11:40:00Z" w16du:dateUtc="2024-08-20T16:40:00Z">
              <w:r w:rsidRPr="00577A54" w:rsidDel="00EA1A74">
                <w:delText>5</w:delText>
              </w:r>
            </w:del>
            <w:ins w:id="841"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842" w:author="Jules Brown" w:date="2024-08-20T11:40:00Z" w16du:dateUtc="2024-08-20T16:40:00Z">
              <w:r>
                <w:t>7</w:t>
              </w:r>
            </w:ins>
            <w:del w:id="843"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844" w:author="Jules Brown" w:date="2024-08-20T11:40:00Z" w16du:dateUtc="2024-08-20T16:40:00Z">
              <w:r>
                <w:t>8</w:t>
              </w:r>
            </w:ins>
            <w:del w:id="845"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846" w:author="Jules Brown" w:date="2024-08-20T11:40:00Z" w16du:dateUtc="2024-08-20T16:40:00Z">
              <w:r>
                <w:t>9</w:t>
              </w:r>
            </w:ins>
            <w:del w:id="847"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848" w:author="Jules Brown" w:date="2024-08-20T11:40:00Z" w16du:dateUtc="2024-08-20T16:40:00Z">
              <w:r>
                <w:t>10</w:t>
              </w:r>
            </w:ins>
            <w:del w:id="849"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850" w:author="Jules Brown" w:date="2024-08-20T11:40:00Z" w16du:dateUtc="2024-08-20T16:40:00Z">
              <w:r w:rsidR="00EA1A74">
                <w:t>1</w:t>
              </w:r>
            </w:ins>
            <w:del w:id="851"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852" w:author="Jules Brown" w:date="2024-08-20T11:40:00Z" w16du:dateUtc="2024-08-20T16:40:00Z">
              <w:r w:rsidR="00EA1A74">
                <w:t>2</w:t>
              </w:r>
            </w:ins>
            <w:del w:id="853"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854" w:author="Jules Brown" w:date="2024-08-20T11:40:00Z" w16du:dateUtc="2024-08-20T16:40:00Z">
              <w:r w:rsidR="00EA1A74">
                <w:t>3</w:t>
              </w:r>
            </w:ins>
            <w:del w:id="855"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lastRenderedPageBreak/>
              <w:t>1</w:t>
            </w:r>
            <w:ins w:id="856" w:author="Jules Brown" w:date="2024-08-20T11:40:00Z" w16du:dateUtc="2024-08-20T16:40:00Z">
              <w:r w:rsidR="00EA1A74">
                <w:t>4</w:t>
              </w:r>
            </w:ins>
            <w:del w:id="857"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858" w:name="_Household_Types_(tlsa_HHID)"/>
      <w:bookmarkStart w:id="859" w:name="_Toc37849751"/>
      <w:bookmarkStart w:id="860" w:name="_Toc175057062"/>
      <w:bookmarkEnd w:id="858"/>
      <w:r>
        <w:t>Household Types</w:t>
      </w:r>
      <w:r w:rsidR="00E14928">
        <w:t xml:space="preserve"> (tlsa_HHID)</w:t>
      </w:r>
      <w:bookmarkEnd w:id="859"/>
      <w:bookmarkEnd w:id="86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A743276" w:rsidR="003011EF" w:rsidRDefault="00524A69" w:rsidP="003011EF">
      <w:r w:rsidRPr="00524A69">
        <w:rPr>
          <w:b/>
          <w:bCs/>
        </w:rPr>
        <w:t>ActiveHHType</w:t>
      </w:r>
      <w:r w:rsidR="003011EF">
        <w:t xml:space="preserve"> is set for all household enrollments</w:t>
      </w:r>
      <w:del w:id="861" w:author="Molly McEvilley" w:date="2024-10-25T10:45:00Z" w16du:dateUtc="2024-10-25T14:45:00Z">
        <w:r w:rsidR="003011EF" w:rsidDel="008B7A1C">
          <w:delText xml:space="preserve"> </w:delText>
        </w:r>
        <w:r w:rsidDel="008B7A1C">
          <w:delText>active in the report period</w:delText>
        </w:r>
      </w:del>
      <w:r>
        <w:t xml:space="preserve">,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5650702B"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1CC6882B" w14:textId="77777777" w:rsidR="0017366E" w:rsidRPr="00093249" w:rsidRDefault="00650324" w:rsidP="00964BC2">
      <w:pPr>
        <w:pStyle w:val="ListParagraph"/>
        <w:numPr>
          <w:ilvl w:val="0"/>
          <w:numId w:val="100"/>
        </w:numPr>
        <w:spacing w:before="0" w:after="160" w:line="259" w:lineRule="auto"/>
        <w:rPr>
          <w:ins w:id="862" w:author="Molly McEvilley" w:date="2024-10-24T16:08:00Z" w16du:dateUtc="2024-10-24T20:08:00Z"/>
          <w:rFonts w:cs="Open Sans"/>
          <w:b/>
          <w:sz w:val="26"/>
          <w:szCs w:val="32"/>
        </w:rPr>
      </w:pPr>
      <w:commentRangeStart w:id="863"/>
      <w:del w:id="864" w:author="Molly McEvilley" w:date="2024-10-24T16:06:00Z" w16du:dateUtc="2024-10-24T20:06:00Z">
        <w:r w:rsidDel="005B7300">
          <w:delText xml:space="preserve">Where </w:delText>
        </w:r>
        <w:r w:rsidDel="008F0BA0">
          <w:delText>tlsa_Enrollment.</w:delText>
        </w:r>
        <w:r w:rsidRPr="00645339" w:rsidDel="008F0BA0">
          <w:rPr>
            <w:b/>
            <w:bCs/>
          </w:rPr>
          <w:delText>ExitDate</w:delText>
        </w:r>
        <w:r w:rsidDel="008F0BA0">
          <w:delText xml:space="preserve"> </w:delText>
        </w:r>
      </w:del>
      <w:del w:id="865" w:author="Molly McEvilley" w:date="2024-10-24T15:35:00Z" w16du:dateUtc="2024-10-24T19:35:00Z">
        <w:r w:rsidDel="00142380">
          <w:delText xml:space="preserve">is between </w:delText>
        </w:r>
        <w:r w:rsidRPr="00645339" w:rsidDel="00142380">
          <w:rPr>
            <w:b/>
            <w:bCs/>
          </w:rPr>
          <w:delText>CohortSt</w:delText>
        </w:r>
        <w:r w:rsidRPr="00A731FB" w:rsidDel="00142380">
          <w:rPr>
            <w:b/>
            <w:bCs/>
          </w:rPr>
          <w:delText>art</w:delText>
        </w:r>
        <w:r w:rsidDel="00142380">
          <w:delText xml:space="preserve"> and </w:delText>
        </w:r>
        <w:r w:rsidRPr="00645339" w:rsidDel="00142380">
          <w:rPr>
            <w:b/>
            <w:bCs/>
          </w:rPr>
          <w:delText>CohortEnd</w:delText>
        </w:r>
      </w:del>
      <w:del w:id="866" w:author="Molly McEvilley" w:date="2024-10-24T16:06:00Z" w16du:dateUtc="2024-10-24T20:06:00Z">
        <w:r w:rsidDel="008F0BA0">
          <w:delText xml:space="preserve"> </w:delText>
        </w:r>
      </w:del>
      <w:ins w:id="867" w:author="Molly McEvilley" w:date="2024-10-24T15:54:00Z" w16du:dateUtc="2024-10-24T19:54:00Z">
        <w:r w:rsidR="00BF056E">
          <w:t>tlsa_Enrollment.</w:t>
        </w:r>
        <w:r w:rsidR="00BF056E">
          <w:rPr>
            <w:b/>
            <w:bCs/>
          </w:rPr>
          <w:t xml:space="preserve">EntryDate </w:t>
        </w:r>
        <w:r w:rsidR="00BF056E" w:rsidRPr="00093249">
          <w:t>&lt;</w:t>
        </w:r>
        <w:r w:rsidR="00BF056E">
          <w:rPr>
            <w:b/>
            <w:bCs/>
          </w:rPr>
          <w:t xml:space="preserve"> </w:t>
        </w:r>
        <w:r w:rsidR="00213852">
          <w:rPr>
            <w:b/>
            <w:bCs/>
          </w:rPr>
          <w:t>Cohort</w:t>
        </w:r>
      </w:ins>
      <w:ins w:id="868" w:author="Molly McEvilley" w:date="2024-10-24T16:07:00Z" w16du:dateUtc="2024-10-24T20:07:00Z">
        <w:r w:rsidR="00511538">
          <w:rPr>
            <w:b/>
            <w:bCs/>
          </w:rPr>
          <w:t>End</w:t>
        </w:r>
      </w:ins>
      <w:ins w:id="869" w:author="Molly McEvilley" w:date="2024-10-24T16:08:00Z" w16du:dateUtc="2024-10-24T20:08:00Z">
        <w:r w:rsidR="0017366E">
          <w:rPr>
            <w:b/>
            <w:bCs/>
          </w:rPr>
          <w:t xml:space="preserve">; </w:t>
        </w:r>
        <w:r w:rsidR="0017366E">
          <w:t>and</w:t>
        </w:r>
      </w:ins>
    </w:p>
    <w:p w14:paraId="18A0248B" w14:textId="6557F7F1" w:rsidR="004E14E0" w:rsidRPr="00473440" w:rsidRDefault="0017366E" w:rsidP="00FB13D2">
      <w:pPr>
        <w:pStyle w:val="ListParagraph"/>
        <w:numPr>
          <w:ilvl w:val="0"/>
          <w:numId w:val="100"/>
        </w:numPr>
        <w:spacing w:before="0" w:after="160" w:line="259" w:lineRule="auto"/>
        <w:rPr>
          <w:ins w:id="870" w:author="Molly McEvilley" w:date="2024-10-24T16:09:00Z" w16du:dateUtc="2024-10-24T20:09:00Z"/>
          <w:rFonts w:cs="Open Sans"/>
          <w:b/>
          <w:sz w:val="26"/>
          <w:szCs w:val="32"/>
        </w:rPr>
      </w:pPr>
      <w:ins w:id="871" w:author="Molly McEvilley" w:date="2024-10-24T16:08:00Z" w16du:dateUtc="2024-10-24T20:08:00Z">
        <w:r>
          <w:t>tlsa_Enrollment.</w:t>
        </w:r>
      </w:ins>
      <w:ins w:id="872" w:author="Molly McEvilley" w:date="2024-10-25T10:14:00Z" w16du:dateUtc="2024-10-25T14:14:00Z">
        <w:r w:rsidR="006A7603" w:rsidRPr="00473440">
          <w:rPr>
            <w:b/>
            <w:bCs/>
          </w:rPr>
          <w:t>ExitDate</w:t>
        </w:r>
      </w:ins>
      <w:ins w:id="873" w:author="Molly McEvilley" w:date="2024-10-24T16:08:00Z" w16du:dateUtc="2024-10-24T20:08:00Z">
        <w:r w:rsidRPr="00473440">
          <w:rPr>
            <w:b/>
            <w:bCs/>
          </w:rPr>
          <w:t xml:space="preserve"> </w:t>
        </w:r>
        <w:r>
          <w:t xml:space="preserve">is null or </w:t>
        </w:r>
      </w:ins>
      <w:ins w:id="874" w:author="Molly McEvilley" w:date="2024-10-24T16:09:00Z" w16du:dateUtc="2024-10-24T20:09:00Z">
        <w:r w:rsidR="00F227C1">
          <w:t>tlsa_Enrollment.</w:t>
        </w:r>
        <w:r w:rsidR="00F227C1" w:rsidRPr="00473440">
          <w:rPr>
            <w:b/>
            <w:bCs/>
          </w:rPr>
          <w:t>ExitDate</w:t>
        </w:r>
        <w:r w:rsidR="00F227C1">
          <w:t xml:space="preserve"> &gt;= </w:t>
        </w:r>
        <w:r w:rsidR="00F227C1" w:rsidRPr="00473440">
          <w:rPr>
            <w:b/>
            <w:bCs/>
          </w:rPr>
          <w:t>CohortStart</w:t>
        </w:r>
      </w:ins>
      <w:commentRangeEnd w:id="863"/>
      <w:ins w:id="875" w:author="Molly McEvilley" w:date="2024-10-25T10:49:00Z" w16du:dateUtc="2024-10-25T14:49:00Z">
        <w:r w:rsidR="00753BC8">
          <w:rPr>
            <w:rStyle w:val="CommentReference"/>
            <w:rFonts w:eastAsiaTheme="minorHAnsi" w:cstheme="minorBidi"/>
          </w:rPr>
          <w:commentReference w:id="863"/>
        </w:r>
      </w:ins>
    </w:p>
    <w:p w14:paraId="567B73D3" w14:textId="6E20B9B8" w:rsidR="009E5B16" w:rsidRPr="00645339" w:rsidRDefault="009E5B16" w:rsidP="00777E3F">
      <w:pPr>
        <w:pStyle w:val="ListParagraph"/>
        <w:numPr>
          <w:ilvl w:val="0"/>
          <w:numId w:val="41"/>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876" w:name="_Toc37849752"/>
      <w:bookmarkStart w:id="877" w:name="_Toc175057063"/>
      <w:r>
        <w:lastRenderedPageBreak/>
        <w:t xml:space="preserve">HMIS Business Logic: </w:t>
      </w:r>
      <w:bookmarkStart w:id="878" w:name="_HDX_2.0_HMIS"/>
      <w:bookmarkStart w:id="879" w:name="_LSAReport.csv"/>
      <w:bookmarkStart w:id="880" w:name="_LSAPerson.csv"/>
      <w:bookmarkStart w:id="881" w:name="_LSAExit.csv"/>
      <w:bookmarkStart w:id="882" w:name="_HMIS_Business_Logic"/>
      <w:bookmarkEnd w:id="795"/>
      <w:bookmarkEnd w:id="878"/>
      <w:bookmarkEnd w:id="879"/>
      <w:bookmarkEnd w:id="880"/>
      <w:bookmarkEnd w:id="881"/>
      <w:bookmarkEnd w:id="882"/>
      <w:r w:rsidR="000365D7">
        <w:t>Project Descriptor Data for Export</w:t>
      </w:r>
      <w:bookmarkEnd w:id="876"/>
      <w:bookmarkEnd w:id="877"/>
    </w:p>
    <w:p w14:paraId="4C881045" w14:textId="11FF6F60" w:rsidR="004A469A" w:rsidRDefault="004A469A" w:rsidP="0088191A">
      <w:pPr>
        <w:pStyle w:val="Heading2"/>
      </w:pPr>
      <w:bookmarkStart w:id="883" w:name="_Report_Metadata_for"/>
      <w:bookmarkStart w:id="884" w:name="_Get_Relevant_Project"/>
      <w:bookmarkStart w:id="885" w:name="_Get_Relevant_Project_1"/>
      <w:bookmarkStart w:id="886" w:name="_Get_Project.csv_Records"/>
      <w:bookmarkStart w:id="887" w:name="_Toc510893840"/>
      <w:bookmarkStart w:id="888" w:name="_Toc37849753"/>
      <w:bookmarkStart w:id="889" w:name="_Toc175057064"/>
      <w:bookmarkEnd w:id="883"/>
      <w:bookmarkEnd w:id="884"/>
      <w:bookmarkEnd w:id="885"/>
      <w:bookmarkEnd w:id="886"/>
      <w:r w:rsidRPr="006C26B8">
        <w:t>Get Project</w:t>
      </w:r>
      <w:r w:rsidR="00487413">
        <w:t>.csv</w:t>
      </w:r>
      <w:r w:rsidRPr="006C26B8">
        <w:t xml:space="preserve"> Records / lsa_Project</w:t>
      </w:r>
      <w:bookmarkEnd w:id="887"/>
      <w:bookmarkEnd w:id="888"/>
      <w:bookmarkEnd w:id="88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890"/>
            <w:r>
              <w:t xml:space="preserve">If not </w:t>
            </w:r>
            <w:r w:rsidR="00143E83">
              <w:t>NULL</w:t>
            </w:r>
            <w:r>
              <w:t xml:space="preserve">, date must be </w:t>
            </w:r>
            <w:r w:rsidR="004C5AEF">
              <w:t>&gt;</w:t>
            </w:r>
            <w:del w:id="891"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890"/>
            <w:r w:rsidR="00451787">
              <w:rPr>
                <w:rStyle w:val="CommentReference"/>
                <w:rFonts w:eastAsiaTheme="minorHAnsi"/>
              </w:rPr>
              <w:commentReference w:id="890"/>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892"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893" w:author="Molly McEvilley" w:date="2024-08-21T09:41:00Z" w16du:dateUtc="2024-08-21T13:41:00Z">
              <w:r w:rsidDel="00F255AD">
                <w:delText>n/a – will not be imported</w:delText>
              </w:r>
            </w:del>
            <w:ins w:id="894"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895"/>
      <w:r>
        <w:t xml:space="preserve">When the </w:t>
      </w:r>
      <w:del w:id="896"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897"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895"/>
      <w:r w:rsidR="008E2D42">
        <w:rPr>
          <w:rStyle w:val="CommentReference"/>
        </w:rPr>
        <w:commentReference w:id="895"/>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898"/>
      <w:r w:rsidRPr="008A7F66">
        <w:t>&gt;</w:t>
      </w:r>
      <w:del w:id="899"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898"/>
      <w:r w:rsidR="004E3E6B">
        <w:rPr>
          <w:rStyle w:val="CommentReference"/>
          <w:rFonts w:eastAsiaTheme="minorHAnsi" w:cstheme="minorBidi"/>
        </w:rPr>
        <w:commentReference w:id="898"/>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900" w:author="Molly McEvilley" w:date="2024-10-03T09:58:00Z" w16du:dateUtc="2024-10-03T13:58:00Z">
        <w:r w:rsidR="00127EC8">
          <w:t>With the exception of</w:t>
        </w:r>
        <w:r w:rsidR="000D3DC1">
          <w:t xml:space="preserve"> counts of active clients </w:t>
        </w:r>
      </w:ins>
      <w:ins w:id="901" w:author="Molly McEvilley" w:date="2024-10-03T09:59:00Z" w16du:dateUtc="2024-10-03T13:59:00Z">
        <w:r w:rsidR="00AC7589">
          <w:t xml:space="preserve">in Section 9.6 </w:t>
        </w:r>
        <w:r w:rsidR="000D3DC1">
          <w:t xml:space="preserve">when </w:t>
        </w:r>
        <w:r w:rsidR="000D3DC1" w:rsidRPr="00FB59F1">
          <w:rPr>
            <w:b/>
            <w:bCs/>
          </w:rPr>
          <w:t>LSAScope</w:t>
        </w:r>
        <w:r w:rsidR="000D3DC1">
          <w:t xml:space="preserve"> = 3</w:t>
        </w:r>
        <w:r w:rsidR="00AC7589">
          <w:t xml:space="preserve"> (HIC), t</w:t>
        </w:r>
      </w:ins>
      <w:del w:id="902" w:author="Molly McEvilley" w:date="2024-10-03T09:59:00Z" w16du:dateUtc="2024-10-03T13:59:00Z">
        <w:r w:rsidR="00FB6964" w:rsidDel="00AC7589">
          <w:delText>T</w:delText>
        </w:r>
      </w:del>
      <w:r w:rsidR="00FB6964">
        <w:t xml:space="preserve">his is the only context in which data associated with </w:t>
      </w:r>
      <w:ins w:id="903" w:author="Molly McEvilley" w:date="2024-10-03T10:01:00Z" w16du:dateUtc="2024-10-03T14:01:00Z">
        <w:r w:rsidR="00931DA7">
          <w:t xml:space="preserve">ProjectTypes 9 and 10 </w:t>
        </w:r>
      </w:ins>
      <w:del w:id="904" w:author="Molly McEvilley" w:date="2024-10-03T10:01:00Z" w16du:dateUtc="2024-10-03T14:01:00Z">
        <w:r w:rsidR="00FB6964" w:rsidDel="00931DA7">
          <w:delText xml:space="preserve">projects </w:delText>
        </w:r>
      </w:del>
      <w:del w:id="905"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906"/>
      <w:r>
        <w:rPr>
          <w:i/>
          <w:iCs/>
        </w:rPr>
        <w:t xml:space="preserve">OperatingEndDate </w:t>
      </w:r>
      <w:r>
        <w:t>&gt;</w:t>
      </w:r>
      <w:del w:id="907" w:author="Molly McEvilley" w:date="2024-09-25T15:45:00Z" w16du:dateUtc="2024-09-25T19:45:00Z">
        <w:r w:rsidDel="00AF4381">
          <w:delText>=</w:delText>
        </w:r>
      </w:del>
      <w:r>
        <w:t xml:space="preserve"> </w:t>
      </w:r>
      <w:r w:rsidR="005A6BF7">
        <w:rPr>
          <w:u w:val="single"/>
        </w:rPr>
        <w:t>LookbackDate</w:t>
      </w:r>
      <w:r>
        <w:t xml:space="preserve"> </w:t>
      </w:r>
      <w:commentRangeEnd w:id="906"/>
      <w:r w:rsidR="000E59A2">
        <w:rPr>
          <w:rStyle w:val="CommentReference"/>
          <w:rFonts w:eastAsiaTheme="minorHAnsi" w:cstheme="minorBidi"/>
        </w:rPr>
        <w:commentReference w:id="906"/>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908"/>
      <w:r w:rsidRPr="00F36BA3">
        <w:t xml:space="preserve">Section </w:t>
      </w:r>
      <w:del w:id="909" w:author="Molly McEvilley" w:date="2024-09-01T08:42:00Z" w16du:dateUtc="2024-09-01T12:42:00Z">
        <w:r w:rsidRPr="00F36BA3" w:rsidDel="006B76B3">
          <w:delText>2</w:delText>
        </w:r>
      </w:del>
      <w:ins w:id="910" w:author="Molly McEvilley" w:date="2024-09-01T08:42:00Z" w16du:dateUtc="2024-09-01T12:42:00Z">
        <w:r w:rsidR="006B76B3">
          <w:t>3</w:t>
        </w:r>
      </w:ins>
      <w:r w:rsidRPr="00F36BA3">
        <w:t xml:space="preserve">.1 </w:t>
      </w:r>
      <w:commentRangeEnd w:id="908"/>
      <w:r w:rsidR="00991476">
        <w:rPr>
          <w:rStyle w:val="CommentReference"/>
          <w:rFonts w:eastAsiaTheme="minorHAnsi" w:cstheme="minorBidi"/>
        </w:rPr>
        <w:commentReference w:id="908"/>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911"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912" w:author="Molly McEvilley" w:date="2024-08-21T09:56:00Z" w16du:dateUtc="2024-08-21T13:56:00Z">
        <w:r w:rsidR="009F5B0C">
          <w:t>.</w:t>
        </w:r>
      </w:ins>
      <w:del w:id="913" w:author="Molly McEvilley" w:date="2024-08-21T09:57:00Z" w16du:dateUtc="2024-08-21T13:57:00Z">
        <w:r w:rsidDel="009F5B0C">
          <w:delText xml:space="preserve">; </w:delText>
        </w:r>
        <w:r w:rsidR="004B42EE" w:rsidDel="009F5B0C">
          <w:delText>regardless of their values</w:delText>
        </w:r>
      </w:del>
      <w:del w:id="914" w:author="Molly McEvilley" w:date="2024-08-21T09:41:00Z" w16du:dateUtc="2024-08-21T13:41:00Z">
        <w:r w:rsidR="004B42EE" w:rsidDel="00ED24FF">
          <w:delText>, they will not be imported into the HDX</w:delText>
        </w:r>
        <w:r w:rsidR="00A26CE6" w:rsidDel="00ED24FF">
          <w:delText xml:space="preserve"> 2.0</w:delText>
        </w:r>
      </w:del>
      <w:del w:id="915" w:author="Molly McEvilley" w:date="2024-09-25T15:47:00Z" w16du:dateUtc="2024-09-25T19:47:00Z">
        <w:r w:rsidR="004B42EE" w:rsidDel="007F69F6">
          <w:delText>.</w:delText>
        </w:r>
      </w:del>
    </w:p>
    <w:p w14:paraId="785EE89A" w14:textId="272DCE0D" w:rsidR="00ED24FF" w:rsidRDefault="00ED24FF" w:rsidP="00ED24FF">
      <w:pPr>
        <w:pStyle w:val="Heading4"/>
        <w:rPr>
          <w:ins w:id="916" w:author="Molly McEvilley" w:date="2024-08-21T09:42:00Z" w16du:dateUtc="2024-08-21T13:42:00Z"/>
        </w:rPr>
      </w:pPr>
      <w:ins w:id="917" w:author="Molly McEvilley" w:date="2024-08-21T09:41:00Z" w16du:dateUtc="2024-08-21T13:41:00Z">
        <w:r>
          <w:t>PIT</w:t>
        </w:r>
      </w:ins>
      <w:ins w:id="918" w:author="Molly McEvilley" w:date="2024-08-21T09:42:00Z" w16du:dateUtc="2024-08-21T13:42:00Z">
        <w:r>
          <w:t>Count</w:t>
        </w:r>
      </w:ins>
    </w:p>
    <w:p w14:paraId="5B107DA0" w14:textId="1E681282" w:rsidR="00A6301F" w:rsidRDefault="00E069B4" w:rsidP="007611EF">
      <w:pPr>
        <w:rPr>
          <w:ins w:id="919" w:author="Molly McEvilley" w:date="2024-08-21T09:47:00Z" w16du:dateUtc="2024-08-21T13:47:00Z"/>
        </w:rPr>
      </w:pPr>
      <w:ins w:id="920" w:author="Molly McEvilley" w:date="2024-08-21T09:43:00Z" w16du:dateUtc="2024-08-21T13:43:00Z">
        <w:r>
          <w:t xml:space="preserve">There is no requirement for an HMIS to collect </w:t>
        </w:r>
        <w:r w:rsidR="00DB1863">
          <w:t>point-in-time counts for non-participating projects</w:t>
        </w:r>
      </w:ins>
      <w:ins w:id="921" w:author="Molly McEvilley" w:date="2024-08-21T09:45:00Z" w16du:dateUtc="2024-08-21T13:45:00Z">
        <w:r w:rsidR="006910FE">
          <w:t>, nor is there an HMIS data element defined for this purpose</w:t>
        </w:r>
      </w:ins>
      <w:ins w:id="922" w:author="Molly McEvilley" w:date="2024-08-21T09:43:00Z" w16du:dateUtc="2024-08-21T13:43:00Z">
        <w:r w:rsidR="00DB1863">
          <w:t xml:space="preserve">. As such, </w:t>
        </w:r>
      </w:ins>
      <w:ins w:id="923" w:author="Molly McEvilley" w:date="2024-08-21T10:03:00Z" w16du:dateUtc="2024-08-21T14:03:00Z">
        <w:r w:rsidR="00667C19">
          <w:t xml:space="preserve">users generally enter </w:t>
        </w:r>
        <w:r w:rsidR="002057CA">
          <w:t xml:space="preserve">these counts </w:t>
        </w:r>
        <w:r w:rsidR="00667C19">
          <w:t>directly into the H</w:t>
        </w:r>
      </w:ins>
      <w:ins w:id="924" w:author="Molly McEvilley" w:date="2024-08-21T10:04:00Z" w16du:dateUtc="2024-08-21T14:04:00Z">
        <w:r w:rsidR="00667C19">
          <w:t>DX for the HIC</w:t>
        </w:r>
        <w:r w:rsidR="00036B91">
          <w:t xml:space="preserve"> and</w:t>
        </w:r>
      </w:ins>
      <w:ins w:id="925" w:author="Molly McEvilley" w:date="2024-08-21T10:05:00Z" w16du:dateUtc="2024-08-21T14:05:00Z">
        <w:r w:rsidR="007713A7">
          <w:t>, as noted above,</w:t>
        </w:r>
      </w:ins>
      <w:ins w:id="926" w:author="Molly McEvilley" w:date="2024-08-21T10:04:00Z" w16du:dateUtc="2024-08-21T14:04:00Z">
        <w:r w:rsidR="00036B91">
          <w:t xml:space="preserve"> the value of t</w:t>
        </w:r>
      </w:ins>
      <w:ins w:id="927" w:author="Molly McEvilley" w:date="2024-08-21T09:43:00Z" w16du:dateUtc="2024-08-21T13:43:00Z">
        <w:r w:rsidR="00DB1863">
          <w:t>hi</w:t>
        </w:r>
      </w:ins>
      <w:ins w:id="928" w:author="Molly McEvilley" w:date="2024-08-21T09:44:00Z" w16du:dateUtc="2024-08-21T13:44:00Z">
        <w:r w:rsidR="00DB1863">
          <w:t xml:space="preserve">s column may </w:t>
        </w:r>
      </w:ins>
      <w:ins w:id="929" w:author="Molly McEvilley" w:date="2024-08-21T09:46:00Z" w16du:dateUtc="2024-08-21T13:46:00Z">
        <w:r w:rsidR="002E1FE7">
          <w:t>always be NULL</w:t>
        </w:r>
      </w:ins>
      <w:ins w:id="930" w:author="Molly McEvilley" w:date="2024-08-21T10:01:00Z" w16du:dateUtc="2024-08-21T14:01:00Z">
        <w:r w:rsidR="00F80B6C">
          <w:t>.</w:t>
        </w:r>
      </w:ins>
    </w:p>
    <w:p w14:paraId="65439915" w14:textId="1CAB2328" w:rsidR="00ED24FF" w:rsidRPr="00ED24FF" w:rsidRDefault="00F80B6C" w:rsidP="007611EF">
      <w:ins w:id="931" w:author="Molly McEvilley" w:date="2024-08-21T10:02:00Z" w16du:dateUtc="2024-08-21T14:02:00Z">
        <w:r>
          <w:lastRenderedPageBreak/>
          <w:t>However, i</w:t>
        </w:r>
      </w:ins>
      <w:ins w:id="932" w:author="Molly McEvilley" w:date="2024-08-21T09:46:00Z" w16du:dateUtc="2024-08-21T13:46:00Z">
        <w:r w:rsidR="00607D08">
          <w:t xml:space="preserve">n systems that do </w:t>
        </w:r>
      </w:ins>
      <w:ins w:id="933" w:author="Molly McEvilley" w:date="2024-08-21T09:47:00Z" w16du:dateUtc="2024-08-21T13:47:00Z">
        <w:r w:rsidR="00607D08">
          <w:t xml:space="preserve">allow </w:t>
        </w:r>
        <w:r w:rsidR="00A6301F">
          <w:t xml:space="preserve">manual entry of point-in-time counts for non-participating projects, </w:t>
        </w:r>
      </w:ins>
      <w:ins w:id="934" w:author="Molly McEvilley" w:date="2024-08-21T10:00:00Z" w16du:dateUtc="2024-08-21T14:00:00Z">
        <w:r w:rsidR="00021382">
          <w:t>if the</w:t>
        </w:r>
      </w:ins>
      <w:ins w:id="935" w:author="Molly McEvilley" w:date="2024-08-21T09:47:00Z" w16du:dateUtc="2024-08-21T13:47:00Z">
        <w:r w:rsidR="00A6301F">
          <w:t xml:space="preserve"> </w:t>
        </w:r>
        <w:r w:rsidR="00A6301F" w:rsidRPr="00B8415A">
          <w:rPr>
            <w:b/>
            <w:bCs/>
          </w:rPr>
          <w:t>PITCount</w:t>
        </w:r>
        <w:r w:rsidR="00A6301F">
          <w:t xml:space="preserve"> column </w:t>
        </w:r>
      </w:ins>
      <w:ins w:id="936" w:author="Molly McEvilley" w:date="2024-08-21T10:00:00Z" w16du:dateUtc="2024-08-21T14:00:00Z">
        <w:r w:rsidR="00021382">
          <w:t xml:space="preserve">includes a value, </w:t>
        </w:r>
      </w:ins>
      <w:ins w:id="937" w:author="Molly McEvilley" w:date="2024-08-21T09:59:00Z" w16du:dateUtc="2024-08-21T13:59:00Z">
        <w:r w:rsidR="00791251">
          <w:t xml:space="preserve">the </w:t>
        </w:r>
      </w:ins>
      <w:ins w:id="938" w:author="Molly McEvilley" w:date="2024-08-21T09:50:00Z" w16du:dateUtc="2024-08-21T13:50:00Z">
        <w:r w:rsidR="00D52841">
          <w:t xml:space="preserve">HDX </w:t>
        </w:r>
      </w:ins>
      <w:ins w:id="939" w:author="Molly McEvilley" w:date="2024-08-21T09:49:00Z" w16du:dateUtc="2024-08-21T13:49:00Z">
        <w:r w:rsidR="00951C95">
          <w:t xml:space="preserve">will </w:t>
        </w:r>
      </w:ins>
      <w:ins w:id="940" w:author="Molly McEvilley" w:date="2024-08-21T09:50:00Z" w16du:dateUtc="2024-08-21T13:50:00Z">
        <w:r w:rsidR="00D52841">
          <w:t xml:space="preserve">incorporate </w:t>
        </w:r>
      </w:ins>
      <w:ins w:id="941" w:author="Molly McEvilley" w:date="2024-08-21T10:05:00Z" w16du:dateUtc="2024-08-21T14:05:00Z">
        <w:r w:rsidR="0079210B">
          <w:t xml:space="preserve">it </w:t>
        </w:r>
      </w:ins>
      <w:ins w:id="942" w:author="Molly McEvilley" w:date="2024-08-21T09:50:00Z" w16du:dateUtc="2024-08-21T13:50:00Z">
        <w:r w:rsidR="00DE4BDE">
          <w:t>i</w:t>
        </w:r>
      </w:ins>
      <w:ins w:id="943" w:author="Molly McEvilley" w:date="2024-08-21T10:00:00Z" w16du:dateUtc="2024-08-21T14:00:00Z">
        <w:r w:rsidR="001E2B06">
          <w:t xml:space="preserve">nto the </w:t>
        </w:r>
      </w:ins>
      <w:ins w:id="944" w:author="Molly McEvilley" w:date="2024-08-21T09:59:00Z" w16du:dateUtc="2024-08-21T13:59:00Z">
        <w:r w:rsidR="00791251">
          <w:t>HIC</w:t>
        </w:r>
      </w:ins>
      <w:ins w:id="945" w:author="Molly McEvilley" w:date="2024-08-21T10:01:00Z" w16du:dateUtc="2024-08-21T14:01:00Z">
        <w:r w:rsidR="001E2B06">
          <w:t xml:space="preserve">. </w:t>
        </w:r>
      </w:ins>
    </w:p>
    <w:p w14:paraId="3017432E" w14:textId="25E48EB5" w:rsidR="004A469A" w:rsidRDefault="00043B56" w:rsidP="0088191A">
      <w:pPr>
        <w:pStyle w:val="Heading2"/>
      </w:pPr>
      <w:bookmarkStart w:id="946" w:name="_Toc29188011"/>
      <w:bookmarkStart w:id="947" w:name="_Toc29188013"/>
      <w:bookmarkStart w:id="948" w:name="_Get_Organization.csv_Records"/>
      <w:bookmarkStart w:id="949" w:name="_Toc37849754"/>
      <w:bookmarkStart w:id="950" w:name="_Toc175057065"/>
      <w:bookmarkEnd w:id="946"/>
      <w:bookmarkEnd w:id="947"/>
      <w:bookmarkEnd w:id="948"/>
      <w:r>
        <w:t xml:space="preserve">Get </w:t>
      </w:r>
      <w:r w:rsidR="004A469A">
        <w:t>Organization.csv Records / lsa_Organization</w:t>
      </w:r>
      <w:bookmarkEnd w:id="949"/>
      <w:bookmarkEnd w:id="95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951" w:name="_Get_Funder.csv_Records"/>
      <w:bookmarkStart w:id="952" w:name="_Toc510893841"/>
      <w:bookmarkStart w:id="953" w:name="_Toc37849755"/>
      <w:bookmarkStart w:id="954" w:name="_Toc175057066"/>
      <w:bookmarkEnd w:id="951"/>
      <w:r w:rsidRPr="006C26B8">
        <w:lastRenderedPageBreak/>
        <w:t>Get Funder.csv Records / lsa_Funder</w:t>
      </w:r>
      <w:bookmarkEnd w:id="952"/>
      <w:bookmarkEnd w:id="953"/>
      <w:bookmarkEnd w:id="954"/>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955"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955"/>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956"/>
      <w:r>
        <w:t>Project.</w:t>
      </w:r>
      <w:r w:rsidRPr="00793A81">
        <w:rPr>
          <w:b/>
          <w:bCs/>
        </w:rPr>
        <w:t>OperatingEndDate</w:t>
      </w:r>
      <w:r>
        <w:t xml:space="preserve"> &gt;</w:t>
      </w:r>
      <w:del w:id="957" w:author="Molly McEvilley" w:date="2024-09-25T15:45:00Z" w16du:dateUtc="2024-09-25T19:45:00Z">
        <w:r w:rsidDel="003C50F8">
          <w:delText>=</w:delText>
        </w:r>
      </w:del>
      <w:r>
        <w:t xml:space="preserve"> </w:t>
      </w:r>
      <w:commentRangeEnd w:id="956"/>
      <w:r w:rsidR="001E0C69">
        <w:rPr>
          <w:rStyle w:val="CommentReference"/>
        </w:rPr>
        <w:commentReference w:id="956"/>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FB59F1">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FB59F1">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958" w:name="_Toc510893842"/>
    </w:p>
    <w:p w14:paraId="629DE690" w14:textId="0044626A" w:rsidR="007945B2" w:rsidRDefault="007945B2" w:rsidP="0088191A">
      <w:pPr>
        <w:pStyle w:val="Heading2"/>
      </w:pPr>
      <w:bookmarkStart w:id="959" w:name="_Get_Inventory.csv_Records"/>
      <w:bookmarkStart w:id="960" w:name="_Get_ProjectCoC_.csv"/>
      <w:bookmarkStart w:id="961" w:name="_Toc37849756"/>
      <w:bookmarkStart w:id="962" w:name="_Toc175057067"/>
      <w:bookmarkEnd w:id="959"/>
      <w:bookmarkEnd w:id="960"/>
      <w:r>
        <w:t>Get ProjectCoC.csv Records / lsa_ProjectCoC</w:t>
      </w:r>
      <w:bookmarkEnd w:id="961"/>
      <w:bookmarkEnd w:id="96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963" w:name="_Get_Inventory.csv_Records_1"/>
      <w:bookmarkStart w:id="964" w:name="_Toc37849757"/>
      <w:bookmarkStart w:id="965" w:name="_Toc175057068"/>
      <w:bookmarkEnd w:id="963"/>
      <w:r w:rsidRPr="006C26B8">
        <w:t>Get Inventory.csv Records / lsa_Inventory</w:t>
      </w:r>
      <w:bookmarkEnd w:id="958"/>
      <w:bookmarkEnd w:id="964"/>
      <w:bookmarkEnd w:id="96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0FDCC75E"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966"/>
      <w:commentRangeStart w:id="967"/>
      <w:r>
        <w:t>where Project.</w:t>
      </w:r>
      <w:r w:rsidRPr="00793A81">
        <w:rPr>
          <w:b/>
          <w:bCs/>
        </w:rPr>
        <w:t>OperatingEndDate</w:t>
      </w:r>
      <w:r>
        <w:t xml:space="preserve"> &gt;</w:t>
      </w:r>
      <w:del w:id="968" w:author="Molly McEvilley" w:date="2024-10-03T11:51:00Z" w16du:dateUtc="2024-10-03T15:51:00Z">
        <w:r w:rsidDel="00AA09AB">
          <w:delText>=</w:delText>
        </w:r>
      </w:del>
      <w:r>
        <w:t xml:space="preserve"> </w:t>
      </w:r>
      <w:r w:rsidRPr="00793A81">
        <w:rPr>
          <w:u w:val="single"/>
        </w:rPr>
        <w:t>ReportStart</w:t>
      </w:r>
      <w:r>
        <w:t xml:space="preserve"> </w:t>
      </w:r>
      <w:commentRangeEnd w:id="966"/>
      <w:r w:rsidR="00817898">
        <w:rPr>
          <w:rStyle w:val="CommentReference"/>
        </w:rPr>
        <w:commentReference w:id="966"/>
      </w:r>
      <w:commentRangeEnd w:id="967"/>
      <w:r w:rsidR="00582A50">
        <w:rPr>
          <w:rStyle w:val="CommentReference"/>
        </w:rPr>
        <w:commentReference w:id="967"/>
      </w:r>
      <w:r>
        <w:t>or Project.</w:t>
      </w:r>
      <w:r w:rsidRPr="00947F08">
        <w:rPr>
          <w:b/>
          <w:bCs/>
        </w:rPr>
        <w:t>OperatingEndDate</w:t>
      </w:r>
      <w:r>
        <w:t xml:space="preserve"> is NULL)</w:t>
      </w:r>
      <w:r w:rsidR="009B4418">
        <w:t xml:space="preserve">. </w:t>
      </w:r>
    </w:p>
    <w:p w14:paraId="096FF5F4" w14:textId="2766779E" w:rsidR="00712F2C" w:rsidRDefault="00712F2C" w:rsidP="00FB59F1">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FB59F1">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969" w:name="_Toc29188023"/>
      <w:bookmarkStart w:id="970" w:name="_Toc29188024"/>
      <w:bookmarkStart w:id="971" w:name="_Toc29188025"/>
      <w:bookmarkStart w:id="972" w:name="_Toc29188082"/>
      <w:bookmarkStart w:id="973" w:name="_Toc29188083"/>
      <w:bookmarkStart w:id="974" w:name="_Toc29188084"/>
      <w:bookmarkStart w:id="975" w:name="_Toc29188085"/>
      <w:bookmarkStart w:id="976" w:name="_Toc29188086"/>
      <w:bookmarkStart w:id="977" w:name="_Get_Active_HouseholdIDs"/>
      <w:bookmarkStart w:id="978" w:name="_Get_HMISParticipation.csv_Records"/>
      <w:bookmarkStart w:id="979" w:name="_Toc175057069"/>
      <w:bookmarkEnd w:id="892"/>
      <w:bookmarkEnd w:id="969"/>
      <w:bookmarkEnd w:id="970"/>
      <w:bookmarkEnd w:id="971"/>
      <w:bookmarkEnd w:id="972"/>
      <w:bookmarkEnd w:id="973"/>
      <w:bookmarkEnd w:id="974"/>
      <w:bookmarkEnd w:id="975"/>
      <w:bookmarkEnd w:id="976"/>
      <w:bookmarkEnd w:id="977"/>
      <w:bookmarkEnd w:id="978"/>
      <w:r w:rsidRPr="006C26B8">
        <w:t xml:space="preserve">Get </w:t>
      </w:r>
      <w:r w:rsidR="000C48FC">
        <w:t>HMISParticipation</w:t>
      </w:r>
      <w:r w:rsidRPr="006C26B8">
        <w:t>.csv Records / lsa_</w:t>
      </w:r>
      <w:r w:rsidR="000C48FC">
        <w:t>HMISParticipation</w:t>
      </w:r>
      <w:bookmarkEnd w:id="979"/>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980" w:author="Molly McEvilley" w:date="2024-08-21T09:12:00Z" w16du:dateUtc="2024-08-21T13:12:00Z"/>
        </w:rPr>
      </w:pPr>
      <w:del w:id="981"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FB59F1">
      <w:pPr>
        <w:pStyle w:val="ListParagraph"/>
        <w:numPr>
          <w:ilvl w:val="0"/>
          <w:numId w:val="89"/>
        </w:numPr>
      </w:pPr>
      <w:r>
        <w:t>ProjectID = lsa_Project.</w:t>
      </w:r>
      <w:r w:rsidRPr="006E6892">
        <w:rPr>
          <w:b/>
          <w:bCs/>
        </w:rPr>
        <w:t>ProjectID</w:t>
      </w:r>
      <w:r>
        <w:t xml:space="preserve">; </w:t>
      </w:r>
    </w:p>
    <w:p w14:paraId="5FCD3C86" w14:textId="5E784208" w:rsidR="002D5FDD" w:rsidRPr="006E6892" w:rsidRDefault="002D5FDD" w:rsidP="00FB59F1">
      <w:pPr>
        <w:pStyle w:val="ListParagraph"/>
        <w:numPr>
          <w:ilvl w:val="0"/>
          <w:numId w:val="89"/>
        </w:numPr>
      </w:pPr>
      <w:r>
        <w:t>Project.</w:t>
      </w:r>
      <w:r w:rsidRPr="00277F30">
        <w:rPr>
          <w:b/>
          <w:bCs/>
        </w:rPr>
        <w:t>OperatingEndDate</w:t>
      </w:r>
      <w:r>
        <w:t xml:space="preserve"> is null or </w:t>
      </w:r>
      <w:commentRangeStart w:id="982"/>
      <w:r w:rsidRPr="00277F30">
        <w:rPr>
          <w:b/>
          <w:bCs/>
        </w:rPr>
        <w:t>OperatingEndDate</w:t>
      </w:r>
      <w:r>
        <w:t xml:space="preserve"> &gt;</w:t>
      </w:r>
      <w:del w:id="983" w:author="Molly McEvilley" w:date="2024-09-25T15:54:00Z" w16du:dateUtc="2024-09-25T19:54:00Z">
        <w:r w:rsidDel="00FD3FA5">
          <w:delText>=</w:delText>
        </w:r>
      </w:del>
      <w:r>
        <w:t xml:space="preserve"> </w:t>
      </w:r>
      <w:r w:rsidRPr="00277F30">
        <w:rPr>
          <w:u w:val="single"/>
        </w:rPr>
        <w:t>ReportStart</w:t>
      </w:r>
      <w:commentRangeEnd w:id="982"/>
      <w:r w:rsidR="00FD3FA5">
        <w:rPr>
          <w:rStyle w:val="CommentReference"/>
          <w:rFonts w:eastAsiaTheme="minorHAnsi" w:cstheme="minorBidi"/>
        </w:rPr>
        <w:commentReference w:id="982"/>
      </w:r>
    </w:p>
    <w:p w14:paraId="252C9B41" w14:textId="61818219" w:rsidR="00AB3AC4" w:rsidRDefault="00AB3AC4" w:rsidP="00C0251C">
      <w:r>
        <w:lastRenderedPageBreak/>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984" w:name="_Get_Affiliation.csv_Records"/>
      <w:bookmarkStart w:id="985" w:name="_Toc175057070"/>
      <w:bookmarkEnd w:id="984"/>
      <w:r w:rsidRPr="006C26B8">
        <w:t xml:space="preserve">Get </w:t>
      </w:r>
      <w:r w:rsidR="000C48FC">
        <w:t>Affiliation</w:t>
      </w:r>
      <w:r w:rsidRPr="006C26B8">
        <w:t>.csv Records / lsa_</w:t>
      </w:r>
      <w:r w:rsidR="000C48FC">
        <w:t>Affiliation</w:t>
      </w:r>
      <w:bookmarkEnd w:id="985"/>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FB59F1">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FB59F1">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FB59F1">
      <w:pPr>
        <w:pStyle w:val="ListParagraph"/>
        <w:numPr>
          <w:ilvl w:val="0"/>
          <w:numId w:val="89"/>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FB59F1">
      <w:pPr>
        <w:pStyle w:val="ListParagraph"/>
        <w:numPr>
          <w:ilvl w:val="0"/>
          <w:numId w:val="89"/>
        </w:numPr>
      </w:pPr>
      <w:r>
        <w:t>Project.</w:t>
      </w:r>
      <w:r w:rsidRPr="00277F30">
        <w:rPr>
          <w:b/>
          <w:bCs/>
        </w:rPr>
        <w:t>OperatingEndDate</w:t>
      </w:r>
      <w:r>
        <w:t xml:space="preserve"> is null or </w:t>
      </w:r>
      <w:commentRangeStart w:id="986"/>
      <w:r w:rsidRPr="00277F30">
        <w:rPr>
          <w:b/>
          <w:bCs/>
        </w:rPr>
        <w:t>OperatingEndDate</w:t>
      </w:r>
      <w:r>
        <w:t xml:space="preserve"> &gt;</w:t>
      </w:r>
      <w:del w:id="987" w:author="Molly McEvilley" w:date="2024-09-25T15:55:00Z" w16du:dateUtc="2024-09-25T19:55:00Z">
        <w:r w:rsidDel="005725CA">
          <w:delText>=</w:delText>
        </w:r>
      </w:del>
      <w:r>
        <w:t xml:space="preserve"> </w:t>
      </w:r>
      <w:r w:rsidRPr="00277F30">
        <w:rPr>
          <w:u w:val="single"/>
        </w:rPr>
        <w:t>ReportStart</w:t>
      </w:r>
      <w:commentRangeEnd w:id="986"/>
      <w:r w:rsidR="005725CA">
        <w:rPr>
          <w:rStyle w:val="CommentReference"/>
          <w:rFonts w:eastAsiaTheme="minorHAnsi" w:cstheme="minorBidi"/>
        </w:rPr>
        <w:commentReference w:id="986"/>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988" w:name="_HMIS_Business_Logic:_1"/>
      <w:bookmarkStart w:id="989" w:name="_Toc37849758"/>
      <w:bookmarkStart w:id="990" w:name="_Toc175057071"/>
      <w:bookmarkEnd w:id="988"/>
      <w:r>
        <w:lastRenderedPageBreak/>
        <w:t>HMIS Business Logic:</w:t>
      </w:r>
      <w:r w:rsidR="005A642F">
        <w:t xml:space="preserve"> </w:t>
      </w:r>
      <w:r w:rsidR="00E158FC">
        <w:t>LSAPerson</w:t>
      </w:r>
      <w:bookmarkEnd w:id="989"/>
      <w:bookmarkEnd w:id="990"/>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991" w:name="_Get_Active_HouseholdIDs_1"/>
      <w:bookmarkStart w:id="992" w:name="_Identify_Active_and"/>
      <w:bookmarkStart w:id="993" w:name="_Toc37849759"/>
      <w:bookmarkStart w:id="994" w:name="_Toc175057072"/>
      <w:bookmarkEnd w:id="991"/>
      <w:bookmarkEnd w:id="992"/>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993"/>
      <w:bookmarkEnd w:id="994"/>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995" w:name="_Toc29163943"/>
      <w:bookmarkStart w:id="996" w:name="_Toc29188088"/>
      <w:bookmarkStart w:id="997" w:name="_Toc29188093"/>
      <w:bookmarkStart w:id="998" w:name="_Toc29188094"/>
      <w:bookmarkStart w:id="999" w:name="_Resolve_Data_Conflicts"/>
      <w:bookmarkStart w:id="1000" w:name="_Toc175057073"/>
      <w:bookmarkStart w:id="1001" w:name="_Toc37849760"/>
      <w:bookmarkEnd w:id="995"/>
      <w:bookmarkEnd w:id="996"/>
      <w:bookmarkEnd w:id="997"/>
      <w:bookmarkEnd w:id="998"/>
      <w:bookmarkEnd w:id="999"/>
      <w:r>
        <w:t xml:space="preserve">Identify </w:t>
      </w:r>
      <w:r w:rsidR="008670BD">
        <w:t>Activ</w:t>
      </w:r>
      <w:r w:rsidR="001437DE" w:rsidRPr="00C52062">
        <w:t xml:space="preserve">e </w:t>
      </w:r>
      <w:r>
        <w:t xml:space="preserve">and AHAR </w:t>
      </w:r>
      <w:r w:rsidR="001437DE" w:rsidRPr="00C52062">
        <w:t>Enrollments</w:t>
      </w:r>
      <w:bookmarkEnd w:id="1000"/>
      <w:r w:rsidR="001437DE">
        <w:t xml:space="preserve"> </w:t>
      </w:r>
      <w:bookmarkEnd w:id="100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002"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1002"/>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1003" w:name="_Toc29188096"/>
      <w:bookmarkStart w:id="1004" w:name="_Toc31197136"/>
      <w:bookmarkStart w:id="1005" w:name="_Toc29188097"/>
      <w:bookmarkStart w:id="1006" w:name="_Toc31197137"/>
      <w:bookmarkStart w:id="1007" w:name="_Toc29188098"/>
      <w:bookmarkStart w:id="1008" w:name="_Toc31197138"/>
      <w:bookmarkStart w:id="1009" w:name="_Toc29188099"/>
      <w:bookmarkStart w:id="1010" w:name="_Toc31197139"/>
      <w:bookmarkStart w:id="1011" w:name="_Toc29188100"/>
      <w:bookmarkStart w:id="1012" w:name="_Toc31197140"/>
      <w:bookmarkStart w:id="1013" w:name="_Toc29188101"/>
      <w:bookmarkStart w:id="1014" w:name="_Toc31197141"/>
      <w:bookmarkStart w:id="1015" w:name="_Toc29188102"/>
      <w:bookmarkStart w:id="1016" w:name="_Toc31197142"/>
      <w:bookmarkStart w:id="1017" w:name="_Set_Age_Group"/>
      <w:bookmarkStart w:id="1018" w:name="_Toc29188104"/>
      <w:bookmarkStart w:id="1019" w:name="_Toc31197144"/>
      <w:bookmarkStart w:id="1020" w:name="_Set_Household_Type"/>
      <w:bookmarkStart w:id="1021" w:name="_Get_Active_Clients"/>
      <w:bookmarkStart w:id="1022" w:name="_Toc499543989"/>
      <w:bookmarkStart w:id="1023" w:name="_Toc37849761"/>
      <w:bookmarkStart w:id="1024" w:name="_Toc175057074"/>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rsidRPr="00C52062">
        <w:t xml:space="preserve">Get Active Clients </w:t>
      </w:r>
      <w:bookmarkEnd w:id="1022"/>
      <w:r w:rsidR="00801317">
        <w:t>for LSAPerson</w:t>
      </w:r>
      <w:bookmarkEnd w:id="1023"/>
      <w:bookmarkEnd w:id="1024"/>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025" w:name="_Toc506721197"/>
      <w:bookmarkStart w:id="1026" w:name="_Toc499543990"/>
      <w:bookmarkStart w:id="1027" w:name="_Hlk510689117"/>
    </w:p>
    <w:bookmarkStart w:id="1028" w:name="_LSAPerson_Demographics"/>
    <w:bookmarkStart w:id="1029" w:name="_Toc37849762"/>
    <w:bookmarkStart w:id="1030" w:name="_Toc175057075"/>
    <w:bookmarkEnd w:id="1028"/>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025"/>
      <w:bookmarkEnd w:id="1026"/>
      <w:bookmarkEnd w:id="1029"/>
      <w:bookmarkEnd w:id="1030"/>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1031"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1031"/>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FB59F1">
      <w:pPr>
        <w:pStyle w:val="ListParagraph"/>
        <w:numPr>
          <w:ilvl w:val="0"/>
          <w:numId w:val="87"/>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FB59F1">
      <w:pPr>
        <w:pStyle w:val="ListParagraph"/>
        <w:numPr>
          <w:ilvl w:val="0"/>
          <w:numId w:val="87"/>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FB59F1">
      <w:pPr>
        <w:pStyle w:val="ListParagraph"/>
        <w:numPr>
          <w:ilvl w:val="0"/>
          <w:numId w:val="87"/>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FB59F1">
      <w:pPr>
        <w:pStyle w:val="ListParagraph"/>
        <w:numPr>
          <w:ilvl w:val="0"/>
          <w:numId w:val="88"/>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FB59F1">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FB59F1">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FB59F1">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FB59F1">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FB59F1">
      <w:pPr>
        <w:pStyle w:val="ListParagraph"/>
        <w:numPr>
          <w:ilvl w:val="0"/>
          <w:numId w:val="85"/>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FB59F1">
      <w:pPr>
        <w:pStyle w:val="ListParagraph"/>
        <w:numPr>
          <w:ilvl w:val="0"/>
          <w:numId w:val="86"/>
        </w:numPr>
      </w:pPr>
      <w:r w:rsidRPr="00D43959">
        <w:rPr>
          <w:i/>
          <w:iCs/>
        </w:rPr>
        <w:t>InformationDate</w:t>
      </w:r>
      <w:r>
        <w:t xml:space="preserve"> &lt;= </w:t>
      </w:r>
      <w:r w:rsidRPr="00D43959">
        <w:rPr>
          <w:u w:val="single"/>
        </w:rPr>
        <w:t>ReportEnd</w:t>
      </w:r>
    </w:p>
    <w:p w14:paraId="2C71B17E" w14:textId="77777777" w:rsidR="00FA3CC3" w:rsidRDefault="00FA3CC3" w:rsidP="00FB59F1">
      <w:pPr>
        <w:pStyle w:val="ListParagraph"/>
        <w:numPr>
          <w:ilvl w:val="0"/>
          <w:numId w:val="86"/>
        </w:numPr>
      </w:pPr>
      <w:r w:rsidRPr="00D43959">
        <w:rPr>
          <w:i/>
          <w:iCs/>
        </w:rPr>
        <w:t>DisabilityType</w:t>
      </w:r>
      <w:r>
        <w:t xml:space="preserve"> = 8</w:t>
      </w:r>
    </w:p>
    <w:p w14:paraId="20B2E88C" w14:textId="77777777" w:rsidR="00FA3CC3" w:rsidRDefault="00FA3CC3" w:rsidP="00FB59F1">
      <w:pPr>
        <w:pStyle w:val="ListParagraph"/>
        <w:numPr>
          <w:ilvl w:val="0"/>
          <w:numId w:val="86"/>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FB59F1">
      <w:pPr>
        <w:pStyle w:val="ListParagraph"/>
        <w:numPr>
          <w:ilvl w:val="0"/>
          <w:numId w:val="85"/>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12443FB0" w14:textId="77777777" w:rsidR="00B93233" w:rsidRDefault="00B93233" w:rsidP="00FB59F1">
      <w:pPr>
        <w:pStyle w:val="ListParagraph"/>
        <w:numPr>
          <w:ilvl w:val="0"/>
          <w:numId w:val="86"/>
        </w:numPr>
      </w:pPr>
      <w:r w:rsidRPr="00D43959">
        <w:rPr>
          <w:i/>
          <w:iCs/>
        </w:rPr>
        <w:t>DisabilityType</w:t>
      </w:r>
      <w:r>
        <w:t xml:space="preserve"> = 9</w:t>
      </w:r>
    </w:p>
    <w:p w14:paraId="5F4C0D6A" w14:textId="77777777" w:rsidR="00B93233" w:rsidRDefault="00B93233" w:rsidP="00FB59F1">
      <w:pPr>
        <w:pStyle w:val="ListParagraph"/>
        <w:numPr>
          <w:ilvl w:val="0"/>
          <w:numId w:val="86"/>
        </w:numPr>
      </w:pPr>
      <w:r w:rsidRPr="00D43959">
        <w:rPr>
          <w:i/>
          <w:iCs/>
        </w:rPr>
        <w:t xml:space="preserve">DisabilityResponse </w:t>
      </w:r>
      <w:r>
        <w:t>= 1</w:t>
      </w:r>
    </w:p>
    <w:p w14:paraId="03AB8A7B" w14:textId="77777777" w:rsidR="00B93233" w:rsidRDefault="00B93233" w:rsidP="00FB59F1">
      <w:pPr>
        <w:pStyle w:val="ListParagraph"/>
        <w:numPr>
          <w:ilvl w:val="0"/>
          <w:numId w:val="86"/>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FB59F1">
      <w:pPr>
        <w:pStyle w:val="ListParagraph"/>
        <w:numPr>
          <w:ilvl w:val="0"/>
          <w:numId w:val="85"/>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5128CC62" w14:textId="77777777" w:rsidR="00B93233" w:rsidRDefault="00B93233" w:rsidP="00FB59F1">
      <w:pPr>
        <w:pStyle w:val="ListParagraph"/>
        <w:numPr>
          <w:ilvl w:val="0"/>
          <w:numId w:val="86"/>
        </w:numPr>
      </w:pPr>
      <w:r w:rsidRPr="00D43959">
        <w:rPr>
          <w:i/>
          <w:iCs/>
        </w:rPr>
        <w:t>DisabilityType</w:t>
      </w:r>
      <w:r>
        <w:t xml:space="preserve"> = 10</w:t>
      </w:r>
    </w:p>
    <w:p w14:paraId="2535B733" w14:textId="77777777" w:rsidR="00B93233" w:rsidRDefault="00B93233" w:rsidP="00FB59F1">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FB59F1">
      <w:pPr>
        <w:pStyle w:val="ListParagraph"/>
        <w:numPr>
          <w:ilvl w:val="0"/>
          <w:numId w:val="86"/>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032" w:name="_ES/SH/Street_Time_–"/>
      <w:bookmarkStart w:id="1033" w:name="_Toc34144028"/>
      <w:bookmarkStart w:id="1034" w:name="_Toc34144029"/>
      <w:bookmarkStart w:id="1035" w:name="_Toc34144030"/>
      <w:bookmarkStart w:id="1036" w:name="_Toc34144031"/>
      <w:bookmarkStart w:id="1037" w:name="_Toc34144032"/>
      <w:bookmarkStart w:id="1038" w:name="_Toc34144033"/>
      <w:bookmarkStart w:id="1039" w:name="_Time_Spent_in"/>
      <w:bookmarkStart w:id="1040" w:name="_Toc506721198"/>
      <w:bookmarkStart w:id="1041" w:name="_Toc37849763"/>
      <w:bookmarkStart w:id="1042" w:name="_Toc175057076"/>
      <w:bookmarkStart w:id="1043" w:name="_Toc499543992"/>
      <w:bookmarkStart w:id="1044" w:name="_Toc506721201"/>
      <w:bookmarkEnd w:id="1027"/>
      <w:bookmarkEnd w:id="1032"/>
      <w:bookmarkEnd w:id="1033"/>
      <w:bookmarkEnd w:id="1034"/>
      <w:bookmarkEnd w:id="1035"/>
      <w:bookmarkEnd w:id="1036"/>
      <w:bookmarkEnd w:id="1037"/>
      <w:bookmarkEnd w:id="1038"/>
      <w:bookmarkEnd w:id="1039"/>
      <w:r>
        <w:t xml:space="preserve">Time Spent </w:t>
      </w:r>
      <w:r w:rsidR="00CC6B23">
        <w:t>in ES/SH or on the Street</w:t>
      </w:r>
      <w:r w:rsidR="00006148">
        <w:t xml:space="preserve"> </w:t>
      </w:r>
      <w:bookmarkEnd w:id="1040"/>
      <w:r w:rsidR="00EE5EF2">
        <w:t xml:space="preserve">– </w:t>
      </w:r>
      <w:r w:rsidR="00A76144">
        <w:t>LSAPerson</w:t>
      </w:r>
      <w:bookmarkEnd w:id="1041"/>
      <w:bookmarkEnd w:id="104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045" w:name="_Get_Enrollments_Relevant"/>
      <w:bookmarkStart w:id="1046" w:name="_Toc37849764"/>
      <w:bookmarkStart w:id="1047" w:name="_Toc175057077"/>
      <w:bookmarkEnd w:id="1045"/>
      <w:r>
        <w:t xml:space="preserve">Enrollments Relevant to </w:t>
      </w:r>
      <w:r w:rsidR="000146AE">
        <w:t>Counting ES/SH/Street Dates</w:t>
      </w:r>
      <w:bookmarkEnd w:id="1046"/>
      <w:bookmarkEnd w:id="104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1048" w:name="_Toc37849765"/>
      <w:bookmarkStart w:id="1049" w:name="_Toc175057078"/>
      <w:r>
        <w:t xml:space="preserve">Get Dates to Exclude from Counts of ES/SH/Street Days </w:t>
      </w:r>
      <w:r w:rsidR="007B705B">
        <w:t>(ch_Exclude)</w:t>
      </w:r>
      <w:bookmarkEnd w:id="1048"/>
      <w:bookmarkEnd w:id="1049"/>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050" w:name="_Toc37849766"/>
      <w:bookmarkStart w:id="1051" w:name="_Toc175057079"/>
      <w:r>
        <w:t xml:space="preserve">Get Dates to Include in Counts of ES/SH/Street Days </w:t>
      </w:r>
      <w:r w:rsidR="007B705B">
        <w:t>(</w:t>
      </w:r>
      <w:r w:rsidR="00E04B04">
        <w:t>ch_Include</w:t>
      </w:r>
      <w:r w:rsidR="007B705B">
        <w:t>)</w:t>
      </w:r>
      <w:bookmarkEnd w:id="1050"/>
      <w:bookmarkEnd w:id="105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1052" w:name="_Hlk42149391"/>
      <w:r w:rsidR="003C4035" w:rsidRPr="003C4035">
        <w:rPr>
          <w:i/>
        </w:rPr>
        <w:t>BedNightDate</w:t>
      </w:r>
      <w:bookmarkEnd w:id="1052"/>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053" w:name="_Toc506721200"/>
    </w:p>
    <w:p w14:paraId="4E52BCD6" w14:textId="4F2FFADA" w:rsidR="00006148" w:rsidRDefault="00006148" w:rsidP="0088191A">
      <w:pPr>
        <w:pStyle w:val="Heading2"/>
      </w:pPr>
      <w:bookmarkStart w:id="1054" w:name="_Toc37849767"/>
      <w:bookmarkStart w:id="1055" w:name="_Toc175057080"/>
      <w:r>
        <w:t>Get ES/SH/Street Episodes</w:t>
      </w:r>
      <w:r w:rsidR="007B705B">
        <w:t xml:space="preserve"> (ch_Episodes)</w:t>
      </w:r>
      <w:bookmarkEnd w:id="1054"/>
      <w:bookmarkEnd w:id="105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1056" w:name="_CHTime_and_CHTimeStatus"/>
      <w:bookmarkStart w:id="1057" w:name="_Toc31197153"/>
      <w:bookmarkStart w:id="1058" w:name="_Toc37849768"/>
      <w:bookmarkStart w:id="1059" w:name="_Toc175057081"/>
      <w:bookmarkEnd w:id="1053"/>
      <w:bookmarkEnd w:id="1056"/>
      <w:r w:rsidRPr="00655B0F">
        <w:t>CHTime</w:t>
      </w:r>
      <w:r>
        <w:t xml:space="preserve"> and </w:t>
      </w:r>
      <w:r w:rsidRPr="005F4836">
        <w:t>CHTimeStatus</w:t>
      </w:r>
      <w:r>
        <w:t xml:space="preserve"> </w:t>
      </w:r>
      <w:r w:rsidR="00E04B04">
        <w:t>–</w:t>
      </w:r>
      <w:r>
        <w:t xml:space="preserve"> LSAPerson</w:t>
      </w:r>
      <w:bookmarkEnd w:id="1057"/>
      <w:bookmarkEnd w:id="1058"/>
      <w:bookmarkEnd w:id="1059"/>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1060" w:name="_EST/RRH/PSHAgeMin_and_EST/RRH/PSHAg"/>
      <w:bookmarkStart w:id="1061" w:name="_Toc37849769"/>
      <w:bookmarkStart w:id="1062" w:name="_Toc175057082"/>
      <w:bookmarkEnd w:id="1060"/>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1061"/>
      <w:bookmarkEnd w:id="106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lastRenderedPageBreak/>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lastRenderedPageBreak/>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1063" w:name="_HHTypeEST/RRH/PSH_-_LSAPerson"/>
      <w:bookmarkStart w:id="1064" w:name="_HoHEST/RRH/PSH"/>
      <w:bookmarkStart w:id="1065" w:name="_AdultEST/RRH/PSH__-"/>
      <w:bookmarkStart w:id="1066" w:name="_AHAREST/RRH/PSH__-"/>
      <w:bookmarkStart w:id="1067" w:name="_AHAREST/RRH/PSH__–"/>
      <w:bookmarkStart w:id="1068" w:name="_AHARHoHEST/RRH/PSH"/>
      <w:bookmarkStart w:id="1069" w:name="_AHARHoHEST/RRH/PSH_1"/>
      <w:bookmarkEnd w:id="1063"/>
      <w:bookmarkEnd w:id="1064"/>
      <w:bookmarkEnd w:id="1065"/>
      <w:bookmarkEnd w:id="1066"/>
      <w:bookmarkEnd w:id="1067"/>
      <w:bookmarkEnd w:id="1068"/>
      <w:bookmarkEnd w:id="1069"/>
    </w:p>
    <w:p w14:paraId="0158E026" w14:textId="62B4EB32" w:rsidR="007B705B" w:rsidRDefault="007B705B" w:rsidP="0088191A">
      <w:pPr>
        <w:pStyle w:val="Heading2"/>
      </w:pPr>
      <w:bookmarkStart w:id="1070" w:name="_Set_Population_Identifiers_5"/>
      <w:bookmarkStart w:id="1071" w:name="_Toc37849775"/>
      <w:bookmarkStart w:id="1072" w:name="_Toc175057083"/>
      <w:bookmarkEnd w:id="1070"/>
      <w:r w:rsidRPr="00C52062">
        <w:t>Set Population Identifiers for Active HMIS Households</w:t>
      </w:r>
      <w:bookmarkEnd w:id="1071"/>
      <w:bookmarkEnd w:id="107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1073"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1074" w:author="Molly McEvilley" w:date="2024-09-01T09:16:00Z" w16du:dateUtc="2024-09-01T13:16:00Z"/>
                <w:b/>
                <w:bCs/>
              </w:rPr>
            </w:pPr>
            <w:ins w:id="1075" w:author="Molly McEvilley" w:date="2024-09-01T09:16:00Z" w16du:dateUtc="2024-09-01T13:16:00Z">
              <w:r>
                <w:rPr>
                  <w:b/>
                  <w:bCs/>
                </w:rPr>
                <w:t>tlsa_HHID</w:t>
              </w:r>
            </w:ins>
          </w:p>
        </w:tc>
      </w:tr>
      <w:tr w:rsidR="00E73F98" w:rsidRPr="0052371E" w14:paraId="4B9977F5" w14:textId="77777777" w:rsidTr="0036650F">
        <w:trPr>
          <w:ins w:id="1076" w:author="Molly McEvilley" w:date="2024-09-01T09:16:00Z"/>
        </w:trPr>
        <w:tc>
          <w:tcPr>
            <w:tcW w:w="9355" w:type="dxa"/>
          </w:tcPr>
          <w:p w14:paraId="635193A1" w14:textId="118B9BAA" w:rsidR="00E73F98" w:rsidRPr="0052371E" w:rsidRDefault="00E73F98" w:rsidP="0036650F">
            <w:pPr>
              <w:pStyle w:val="NoSpacing"/>
              <w:rPr>
                <w:ins w:id="1077" w:author="Molly McEvilley" w:date="2024-09-01T09:16:00Z" w16du:dateUtc="2024-09-01T13:16:00Z"/>
              </w:rPr>
            </w:pPr>
            <w:ins w:id="1078" w:author="Molly McEvilley" w:date="2024-09-01T09:16:00Z" w16du:dateUtc="2024-09-01T13:16:00Z">
              <w:r>
                <w:t>ActiveHHType</w:t>
              </w:r>
            </w:ins>
          </w:p>
        </w:tc>
      </w:tr>
    </w:tbl>
    <w:p w14:paraId="018026CD" w14:textId="77777777" w:rsidR="007B705B" w:rsidRPr="00437563" w:rsidRDefault="007B705B" w:rsidP="00437563">
      <w:pPr>
        <w:pStyle w:val="Heading4"/>
      </w:pPr>
      <w:r w:rsidRPr="00437563">
        <w:lastRenderedPageBreak/>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1079"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1079"/>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lastRenderedPageBreak/>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1080"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1081" w:author="Molly McEvilley" w:date="2024-09-01T09:15:00Z" w16du:dateUtc="2024-09-01T13:15:00Z"/>
                <w:b w:val="0"/>
                <w:bCs w:val="0"/>
              </w:rPr>
            </w:pPr>
            <w:ins w:id="1082"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1083" w:author="Molly McEvilley" w:date="2024-09-01T09:15:00Z" w16du:dateUtc="2024-09-01T13:15:00Z"/>
                <w:b w:val="0"/>
                <w:bCs w:val="0"/>
              </w:rPr>
            </w:pPr>
            <w:ins w:id="1084"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1085" w:author="Molly McEvilley" w:date="2024-09-01T09:15:00Z" w16du:dateUtc="2024-09-01T13:15:00Z"/>
                <w:b w:val="0"/>
                <w:bCs w:val="0"/>
              </w:rPr>
            </w:pPr>
            <w:ins w:id="1086"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1087"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1088" w:author="Molly McEvilley" w:date="2024-09-01T09:22:00Z" w16du:dateUtc="2024-09-01T13:22:00Z"/>
              </w:rPr>
            </w:pPr>
            <w:del w:id="1089"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90" w:author="Molly McEvilley" w:date="2024-09-01T09:22:00Z" w16du:dateUtc="2024-09-01T13:22:00Z"/>
              </w:rPr>
            </w:pPr>
            <w:del w:id="1091"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1092" w:author="Molly McEvilley" w:date="2024-09-01T09:22:00Z" w16du:dateUtc="2024-09-01T13:22:00Z"/>
                <w:rFonts w:ascii="Open Sans" w:hAnsi="Open Sans" w:cs="Open Sans"/>
              </w:rPr>
            </w:pPr>
            <w:del w:id="1093"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1094" w:name="_Set_Population_Identifiers_4"/>
      <w:bookmarkStart w:id="1095" w:name="_Project_Group_and"/>
      <w:bookmarkStart w:id="1096" w:name="_Toc175057084"/>
      <w:bookmarkStart w:id="1097" w:name="_Toc37849776"/>
      <w:bookmarkEnd w:id="1094"/>
      <w:bookmarkEnd w:id="1095"/>
      <w:r>
        <w:lastRenderedPageBreak/>
        <w:t xml:space="preserve">Project Group </w:t>
      </w:r>
      <w:r w:rsidR="0068205D">
        <w:t xml:space="preserve">and Population </w:t>
      </w:r>
      <w:r>
        <w:t>Household Types - LSAPerson</w:t>
      </w:r>
      <w:bookmarkEnd w:id="1096"/>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lastRenderedPageBreak/>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lastRenderedPageBreak/>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1098" w:name="_Adult_Age_Population"/>
      <w:bookmarkStart w:id="1099" w:name="_Toc175057085"/>
      <w:bookmarkEnd w:id="1098"/>
      <w:r>
        <w:t>Adult Age</w:t>
      </w:r>
      <w:r w:rsidRPr="00C52062">
        <w:t xml:space="preserve"> </w:t>
      </w:r>
      <w:r w:rsidR="007B705B" w:rsidRPr="00C52062">
        <w:t xml:space="preserve">Population Identifiers </w:t>
      </w:r>
      <w:r>
        <w:t xml:space="preserve">- </w:t>
      </w:r>
      <w:r w:rsidR="007B705B">
        <w:t>LSAPerson</w:t>
      </w:r>
      <w:bookmarkEnd w:id="1099"/>
      <w:r w:rsidR="007B705B">
        <w:t xml:space="preserve"> </w:t>
      </w:r>
      <w:bookmarkEnd w:id="1097"/>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lastRenderedPageBreak/>
        <w:t>Project type is consistent with project group:</w:t>
      </w:r>
    </w:p>
    <w:p w14:paraId="3229611D" w14:textId="69EBF77E" w:rsidR="007B705B" w:rsidRDefault="007B705B" w:rsidP="00777E3F">
      <w:pPr>
        <w:pStyle w:val="ListParagraph"/>
        <w:numPr>
          <w:ilvl w:val="0"/>
          <w:numId w:val="54"/>
        </w:numPr>
        <w:spacing w:before="0"/>
      </w:pPr>
      <w:bookmarkStart w:id="1100"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1100"/>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1101" w:name="_Toc37849777"/>
      <w:bookmarkStart w:id="1102" w:name="_Toc175057086"/>
      <w:r>
        <w:t>LSAPerson</w:t>
      </w:r>
      <w:bookmarkEnd w:id="1101"/>
      <w:bookmarkEnd w:id="110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1103" w:name="_Toc29188114"/>
      <w:bookmarkStart w:id="1104" w:name="_Toc29188129"/>
      <w:bookmarkStart w:id="1105" w:name="_Toc29188148"/>
      <w:bookmarkStart w:id="1106" w:name="_Toc29188150"/>
      <w:bookmarkStart w:id="1107" w:name="_Update_LSAPerson_CHTime"/>
      <w:bookmarkStart w:id="1108" w:name="_Toc29188151"/>
      <w:bookmarkStart w:id="1109" w:name="_Toc29188153"/>
      <w:bookmarkStart w:id="1110" w:name="_Toc29188156"/>
      <w:bookmarkStart w:id="1111" w:name="_Toc29188162"/>
      <w:bookmarkStart w:id="1112" w:name="_Toc29188164"/>
      <w:bookmarkStart w:id="1113" w:name="_Toc29188168"/>
      <w:bookmarkStart w:id="1114" w:name="_Toc29188169"/>
      <w:bookmarkStart w:id="1115" w:name="_Toc29188170"/>
      <w:bookmarkStart w:id="1116" w:name="_Toc34144048"/>
      <w:bookmarkStart w:id="1117" w:name="_Toc34144049"/>
      <w:bookmarkStart w:id="1118" w:name="_Toc34144050"/>
      <w:bookmarkStart w:id="1119" w:name="_Toc34144061"/>
      <w:bookmarkStart w:id="1120" w:name="_Toc34144062"/>
      <w:bookmarkStart w:id="1121" w:name="_Toc34144077"/>
      <w:bookmarkStart w:id="1122" w:name="_Toc34144078"/>
      <w:bookmarkStart w:id="1123" w:name="_Toc34144079"/>
      <w:bookmarkStart w:id="1124" w:name="_Toc34144080"/>
      <w:bookmarkStart w:id="1125" w:name="_Toc34144081"/>
      <w:bookmarkStart w:id="1126" w:name="_Toc34144127"/>
      <w:bookmarkStart w:id="1127" w:name="_Toc34144128"/>
      <w:bookmarkStart w:id="1128" w:name="_Toc34144129"/>
      <w:bookmarkStart w:id="1129" w:name="_Toc34144142"/>
      <w:bookmarkStart w:id="1130" w:name="_Toc34144143"/>
      <w:bookmarkStart w:id="1131" w:name="_Toc34144152"/>
      <w:bookmarkStart w:id="1132" w:name="_Toc34144153"/>
      <w:bookmarkStart w:id="1133" w:name="_Toc34144154"/>
      <w:bookmarkStart w:id="1134" w:name="_Toc34144155"/>
      <w:bookmarkStart w:id="1135" w:name="_Toc34144156"/>
      <w:bookmarkStart w:id="1136" w:name="_Toc34144208"/>
      <w:bookmarkStart w:id="1137" w:name="_Toc34144209"/>
      <w:bookmarkStart w:id="1138" w:name="_Toc34144210"/>
      <w:bookmarkStart w:id="1139" w:name="_Toc34144221"/>
      <w:bookmarkStart w:id="1140" w:name="_Toc34144222"/>
      <w:bookmarkStart w:id="1141" w:name="_Toc34144231"/>
      <w:bookmarkStart w:id="1142" w:name="_Toc34144232"/>
      <w:bookmarkStart w:id="1143" w:name="_Toc34144233"/>
      <w:bookmarkStart w:id="1144" w:name="_Toc34144234"/>
      <w:bookmarkStart w:id="1145" w:name="_Toc34144235"/>
      <w:bookmarkStart w:id="1146" w:name="_Toc34144287"/>
      <w:bookmarkStart w:id="1147" w:name="_Toc34144288"/>
      <w:bookmarkStart w:id="1148" w:name="_Toc34144289"/>
      <w:bookmarkStart w:id="1149" w:name="_Toc34144290"/>
      <w:bookmarkStart w:id="1150" w:name="_Toc34144299"/>
      <w:bookmarkStart w:id="1151" w:name="_Toc34144300"/>
      <w:bookmarkStart w:id="1152" w:name="_Toc34144309"/>
      <w:bookmarkStart w:id="1153" w:name="_Toc34144310"/>
      <w:bookmarkStart w:id="1154" w:name="_Toc34144311"/>
      <w:bookmarkStart w:id="1155" w:name="_Toc34144312"/>
      <w:bookmarkStart w:id="1156" w:name="_Toc34144313"/>
      <w:bookmarkStart w:id="1157" w:name="_Toc34144341"/>
      <w:bookmarkStart w:id="1158" w:name="_Toc34144342"/>
      <w:bookmarkStart w:id="1159" w:name="_Toc34144343"/>
      <w:bookmarkStart w:id="1160" w:name="_Toc34144362"/>
      <w:bookmarkStart w:id="1161" w:name="_Toc34144363"/>
      <w:bookmarkStart w:id="1162" w:name="_Toc34144372"/>
      <w:bookmarkStart w:id="1163" w:name="_Toc34144373"/>
      <w:bookmarkStart w:id="1164" w:name="_Toc29163965"/>
      <w:bookmarkStart w:id="1165" w:name="_Toc34144425"/>
      <w:bookmarkStart w:id="1166" w:name="_Toc34144426"/>
      <w:bookmarkStart w:id="1167" w:name="_Toc34144427"/>
      <w:bookmarkStart w:id="1168" w:name="_Toc34144428"/>
      <w:bookmarkStart w:id="1169" w:name="_Toc34144429"/>
      <w:bookmarkStart w:id="1170" w:name="_Toc34144430"/>
      <w:bookmarkStart w:id="1171" w:name="_Toc34144431"/>
      <w:bookmarkStart w:id="1172" w:name="_Toc34144432"/>
      <w:bookmarkStart w:id="1173" w:name="_Toc34144433"/>
      <w:bookmarkStart w:id="1174" w:name="_Toc34144434"/>
      <w:bookmarkStart w:id="1175" w:name="_Toc34144435"/>
      <w:bookmarkStart w:id="1176" w:name="_Toc34144436"/>
      <w:bookmarkStart w:id="1177" w:name="_Toc34144437"/>
      <w:bookmarkStart w:id="1178" w:name="_Toc34144438"/>
      <w:bookmarkStart w:id="1179" w:name="_Toc34144439"/>
      <w:bookmarkStart w:id="1180" w:name="_Toc34144440"/>
      <w:bookmarkStart w:id="1181" w:name="_Toc34144441"/>
      <w:bookmarkStart w:id="1182" w:name="_Toc34144442"/>
      <w:bookmarkStart w:id="1183" w:name="_Toc34144443"/>
      <w:bookmarkStart w:id="1184" w:name="_Toc34144474"/>
      <w:bookmarkStart w:id="1185" w:name="_Toc34144475"/>
      <w:bookmarkStart w:id="1186" w:name="_Toc34144484"/>
      <w:bookmarkStart w:id="1187" w:name="_Toc34144485"/>
      <w:bookmarkStart w:id="1188" w:name="_Toc34144537"/>
      <w:bookmarkStart w:id="1189" w:name="_Toc34144538"/>
      <w:bookmarkStart w:id="1190" w:name="_Toc34144539"/>
      <w:bookmarkStart w:id="1191" w:name="_Toc34144540"/>
      <w:bookmarkStart w:id="1192" w:name="_Toc34144541"/>
      <w:bookmarkStart w:id="1193" w:name="_Toc34144542"/>
      <w:bookmarkStart w:id="1194" w:name="_Toc34144543"/>
      <w:bookmarkStart w:id="1195" w:name="_Toc34144544"/>
      <w:bookmarkStart w:id="1196" w:name="_Toc34144545"/>
      <w:bookmarkStart w:id="1197" w:name="_Toc34144546"/>
      <w:bookmarkStart w:id="1198" w:name="_Toc34144547"/>
      <w:bookmarkStart w:id="1199" w:name="_Toc34144548"/>
      <w:bookmarkStart w:id="1200" w:name="_Toc34144549"/>
      <w:bookmarkStart w:id="1201" w:name="_Toc34144550"/>
      <w:bookmarkStart w:id="1202" w:name="_Toc34144551"/>
      <w:bookmarkStart w:id="1203" w:name="_Toc34144552"/>
      <w:bookmarkStart w:id="1204" w:name="_Toc34144553"/>
      <w:bookmarkStart w:id="1205" w:name="_Toc34144554"/>
      <w:bookmarkStart w:id="1206" w:name="_Toc34144555"/>
      <w:bookmarkStart w:id="1207" w:name="_Set_Population_Identifiers_1"/>
      <w:bookmarkStart w:id="1208" w:name="_Toc31197160"/>
      <w:bookmarkStart w:id="1209" w:name="_Toc31197161"/>
      <w:bookmarkStart w:id="1210" w:name="_Toc31197162"/>
      <w:bookmarkStart w:id="1211" w:name="_Toc31197175"/>
      <w:bookmarkStart w:id="1212" w:name="_Toc31197176"/>
      <w:bookmarkStart w:id="1213" w:name="_Toc31197192"/>
      <w:bookmarkStart w:id="1214" w:name="_Toc31197193"/>
      <w:bookmarkStart w:id="1215" w:name="_Toc31197194"/>
      <w:bookmarkStart w:id="1216" w:name="_Toc31197195"/>
      <w:bookmarkStart w:id="1217" w:name="_Toc31197196"/>
      <w:bookmarkStart w:id="1218" w:name="_Set_Population_Identifiers_3"/>
      <w:bookmarkStart w:id="1219" w:name="_Toc34144556"/>
      <w:bookmarkStart w:id="1220" w:name="_Toc34144557"/>
      <w:bookmarkStart w:id="1221" w:name="_Toc34144558"/>
      <w:bookmarkStart w:id="1222" w:name="_Toc34144589"/>
      <w:bookmarkStart w:id="1223" w:name="_Toc34144590"/>
      <w:bookmarkStart w:id="1224" w:name="_Toc34144609"/>
      <w:bookmarkStart w:id="1225" w:name="_Toc34144610"/>
      <w:bookmarkStart w:id="1226" w:name="_Toc34144611"/>
      <w:bookmarkStart w:id="1227" w:name="_Toc34144612"/>
      <w:bookmarkStart w:id="1228" w:name="_Toc34144613"/>
      <w:bookmarkStart w:id="1229" w:name="_Toc34144614"/>
      <w:bookmarkStart w:id="1230" w:name="_Toc34144615"/>
      <w:bookmarkStart w:id="1231" w:name="_Toc34144616"/>
      <w:bookmarkStart w:id="1232" w:name="_Toc34144617"/>
      <w:bookmarkStart w:id="1233" w:name="_Toc34144618"/>
      <w:bookmarkStart w:id="1234" w:name="_Toc34144619"/>
      <w:bookmarkStart w:id="1235" w:name="_Toc34144620"/>
      <w:bookmarkStart w:id="1236" w:name="_Toc34144621"/>
      <w:bookmarkStart w:id="1237" w:name="_Toc34144622"/>
      <w:bookmarkStart w:id="1238" w:name="_Toc34144623"/>
      <w:bookmarkStart w:id="1239" w:name="_HHAdultAge"/>
      <w:bookmarkStart w:id="1240" w:name="_Toc34144624"/>
      <w:bookmarkStart w:id="1241" w:name="_Toc34144625"/>
      <w:bookmarkStart w:id="1242" w:name="_Toc34144647"/>
      <w:bookmarkStart w:id="1243" w:name="_Toc34144648"/>
      <w:bookmarkStart w:id="1244" w:name="_Toc34144649"/>
      <w:bookmarkStart w:id="1245" w:name="_Toc34144650"/>
      <w:bookmarkStart w:id="1246" w:name="_Toc34144651"/>
      <w:bookmarkStart w:id="1247" w:name="_Toc34144652"/>
      <w:bookmarkStart w:id="1248" w:name="_Toc34144653"/>
      <w:bookmarkStart w:id="1249" w:name="_Toc34144654"/>
      <w:bookmarkStart w:id="1250" w:name="_Toc34144655"/>
      <w:bookmarkStart w:id="1251" w:name="_Toc34144656"/>
      <w:bookmarkStart w:id="1252" w:name="_Toc34144657"/>
      <w:bookmarkStart w:id="1253" w:name="_Toc34144686"/>
      <w:bookmarkStart w:id="1254" w:name="_Toc34144687"/>
      <w:bookmarkStart w:id="1255" w:name="_Toc34144740"/>
      <w:bookmarkStart w:id="1256" w:name="_Toc34144741"/>
      <w:bookmarkStart w:id="1257" w:name="_Toc34144742"/>
      <w:bookmarkStart w:id="1258" w:name="_Toc34144743"/>
      <w:bookmarkStart w:id="1259" w:name="_Toc34144744"/>
      <w:bookmarkStart w:id="1260" w:name="_Toc34144745"/>
      <w:bookmarkStart w:id="1261" w:name="_Toc34144746"/>
      <w:bookmarkStart w:id="1262" w:name="_Toc34144747"/>
      <w:bookmarkStart w:id="1263" w:name="_Toc34144799"/>
      <w:bookmarkStart w:id="1264" w:name="_Toc34144800"/>
      <w:bookmarkStart w:id="1265" w:name="_Toc34144801"/>
      <w:bookmarkStart w:id="1266" w:name="_Toc34144802"/>
      <w:bookmarkStart w:id="1267" w:name="_Toc34144803"/>
      <w:bookmarkStart w:id="1268" w:name="_Toc34144804"/>
      <w:bookmarkStart w:id="1269" w:name="_Toc34144805"/>
      <w:bookmarkStart w:id="1270" w:name="_Toc34144833"/>
      <w:bookmarkStart w:id="1271" w:name="_Toc34144834"/>
      <w:bookmarkStart w:id="1272" w:name="_Toc34144835"/>
      <w:bookmarkStart w:id="1273" w:name="_Toc34144836"/>
      <w:bookmarkStart w:id="1274" w:name="_Toc34144837"/>
      <w:bookmarkStart w:id="1275" w:name="_Toc34144838"/>
      <w:bookmarkStart w:id="1276" w:name="_Toc34144839"/>
      <w:bookmarkStart w:id="1277" w:name="_Toc34144891"/>
      <w:bookmarkStart w:id="1278" w:name="_Toc34144892"/>
      <w:bookmarkStart w:id="1279" w:name="_Toc34144893"/>
      <w:bookmarkStart w:id="1280" w:name="_Toc34144894"/>
      <w:bookmarkStart w:id="1281" w:name="_Toc34144895"/>
      <w:bookmarkStart w:id="1282" w:name="_Toc34144896"/>
      <w:bookmarkStart w:id="1283" w:name="_Toc34144897"/>
      <w:bookmarkStart w:id="1284" w:name="_Toc34144949"/>
      <w:bookmarkStart w:id="1285" w:name="_Toc34144950"/>
      <w:bookmarkStart w:id="1286" w:name="_Toc34144951"/>
      <w:bookmarkStart w:id="1287" w:name="_Toc34144952"/>
      <w:bookmarkStart w:id="1288" w:name="_Toc34144953"/>
      <w:bookmarkStart w:id="1289" w:name="_Toc34144954"/>
      <w:bookmarkStart w:id="1290" w:name="_Toc34144955"/>
      <w:bookmarkStart w:id="1291" w:name="_Toc34144980"/>
      <w:bookmarkStart w:id="1292" w:name="_Toc34144981"/>
      <w:bookmarkStart w:id="1293" w:name="_Toc34144982"/>
      <w:bookmarkStart w:id="1294" w:name="_Toc34144983"/>
      <w:bookmarkStart w:id="1295" w:name="_Toc34144984"/>
      <w:bookmarkStart w:id="1296" w:name="_Toc34144985"/>
      <w:bookmarkStart w:id="1297" w:name="_Toc34144986"/>
      <w:bookmarkStart w:id="1298" w:name="_Toc34145011"/>
      <w:bookmarkStart w:id="1299" w:name="_Toc34145012"/>
      <w:bookmarkStart w:id="1300" w:name="_Toc34145013"/>
      <w:bookmarkStart w:id="1301" w:name="_Toc34145014"/>
      <w:bookmarkStart w:id="1302" w:name="_Toc34145015"/>
      <w:bookmarkStart w:id="1303" w:name="_Toc34145016"/>
      <w:bookmarkStart w:id="1304" w:name="_Toc34145017"/>
      <w:bookmarkStart w:id="1305" w:name="_Toc34145069"/>
      <w:bookmarkStart w:id="1306" w:name="_Toc34145070"/>
      <w:bookmarkStart w:id="1307" w:name="_Toc34145071"/>
      <w:bookmarkStart w:id="1308" w:name="_Toc34145072"/>
      <w:bookmarkStart w:id="1309" w:name="_Toc34145073"/>
      <w:bookmarkStart w:id="1310" w:name="_Toc34145074"/>
      <w:bookmarkStart w:id="1311" w:name="_Toc506721205"/>
      <w:bookmarkEnd w:id="1043"/>
      <w:bookmarkEnd w:id="1044"/>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r>
        <w:br w:type="page"/>
      </w:r>
    </w:p>
    <w:p w14:paraId="65BA16A7" w14:textId="21D9A953" w:rsidR="00E158FC" w:rsidRPr="00C52062" w:rsidRDefault="00E158FC" w:rsidP="00E158FC">
      <w:pPr>
        <w:pStyle w:val="Heading1"/>
      </w:pPr>
      <w:bookmarkStart w:id="1312" w:name="_HMIS_Business_Logic:_2"/>
      <w:bookmarkStart w:id="1313" w:name="_Toc37849778"/>
      <w:bookmarkStart w:id="1314" w:name="_Toc175057087"/>
      <w:bookmarkEnd w:id="1312"/>
      <w:r w:rsidRPr="00C52062">
        <w:lastRenderedPageBreak/>
        <w:t>HMIS Business Logic</w:t>
      </w:r>
      <w:r>
        <w:t>: LSAHousehold</w:t>
      </w:r>
      <w:bookmarkEnd w:id="1313"/>
      <w:bookmarkEnd w:id="1314"/>
    </w:p>
    <w:p w14:paraId="4C5B0BA6" w14:textId="7443B573" w:rsidR="00F25CD0" w:rsidRDefault="00F25CD0" w:rsidP="0088191A">
      <w:pPr>
        <w:pStyle w:val="Heading2"/>
      </w:pPr>
      <w:bookmarkStart w:id="1315" w:name="_Get_Distinct_Households"/>
      <w:bookmarkStart w:id="1316" w:name="_Toc37849779"/>
      <w:bookmarkStart w:id="1317" w:name="_Toc175057088"/>
      <w:bookmarkEnd w:id="1311"/>
      <w:bookmarkEnd w:id="1315"/>
      <w:r w:rsidRPr="00C52062">
        <w:t xml:space="preserve">Get </w:t>
      </w:r>
      <w:r>
        <w:t>Distinct</w:t>
      </w:r>
      <w:r w:rsidRPr="00C52062">
        <w:t xml:space="preserve"> Households for LSAHousehold</w:t>
      </w:r>
      <w:bookmarkEnd w:id="1316"/>
      <w:bookmarkEnd w:id="1317"/>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318" w:author="Molly McEvilley" w:date="2024-08-19T08:09:00Z" w16du:dateUtc="2024-08-19T12:09:00Z"/>
          <w:rFonts w:cstheme="minorHAnsi"/>
        </w:rPr>
      </w:pPr>
      <w:ins w:id="1319"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320" w:name="_Set_Population_Identifiers_2"/>
    <w:bookmarkStart w:id="1321" w:name="_Toc37849780"/>
    <w:bookmarkStart w:id="1322" w:name="_Toc175057089"/>
    <w:bookmarkEnd w:id="1320"/>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321"/>
      <w:bookmarkEnd w:id="1322"/>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323" w:name="_HHAdultAge_1"/>
      <w:bookmarkEnd w:id="1323"/>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324"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325" w:name="_Toc37849781"/>
      <w:bookmarkStart w:id="1326" w:name="_Toc175057090"/>
      <w:r w:rsidRPr="00F25CD0">
        <w:t>EST/RRH/PSH</w:t>
      </w:r>
      <w:r w:rsidR="00627928">
        <w:t>/RRHSO</w:t>
      </w:r>
      <w:r w:rsidRPr="00F25CD0">
        <w:t>Status –</w:t>
      </w:r>
      <w:r>
        <w:t xml:space="preserve"> L</w:t>
      </w:r>
      <w:r w:rsidR="002B6231" w:rsidRPr="00C52062">
        <w:t>SAHousehold</w:t>
      </w:r>
      <w:bookmarkEnd w:id="1325"/>
      <w:bookmarkEnd w:id="1326"/>
      <w:r w:rsidR="002B6231" w:rsidRPr="00C52062">
        <w:t xml:space="preserve"> </w:t>
      </w:r>
      <w:bookmarkEnd w:id="132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327"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328" w:name="_Toc37849782"/>
      <w:bookmarkStart w:id="1329" w:name="_Toc175057091"/>
      <w:r w:rsidRPr="00F25CD0">
        <w:t>RRH/PSH</w:t>
      </w:r>
      <w:r w:rsidR="00627928">
        <w:t>/RRHSO</w:t>
      </w:r>
      <w:r w:rsidR="002B6231" w:rsidRPr="00EE1280">
        <w:t xml:space="preserve">MoveIn </w:t>
      </w:r>
      <w:r w:rsidRPr="00EE1280">
        <w:t>–</w:t>
      </w:r>
      <w:r>
        <w:t xml:space="preserve"> LSAHousehold</w:t>
      </w:r>
      <w:bookmarkEnd w:id="1328"/>
      <w:bookmarkEnd w:id="1329"/>
      <w:r>
        <w:t xml:space="preserve"> </w:t>
      </w:r>
      <w:bookmarkEnd w:id="132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1330" w:name="_Toc37849783"/>
      <w:bookmarkStart w:id="1331" w:name="_Toc175057092"/>
      <w:bookmarkStart w:id="1332" w:name="_Toc506721208"/>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330"/>
      <w:bookmarkEnd w:id="1331"/>
      <w:r w:rsidR="002B6231" w:rsidRPr="00C52062">
        <w:t xml:space="preserve"> </w:t>
      </w:r>
      <w:bookmarkEnd w:id="1332"/>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333" w:name="_AHAR_CSV_Files"/>
      <w:bookmarkStart w:id="1334" w:name="_Toc37849784"/>
      <w:bookmarkStart w:id="1335" w:name="_Toc175057093"/>
      <w:bookmarkStart w:id="1336" w:name="_Toc499543995"/>
      <w:bookmarkStart w:id="1337" w:name="_Toc506721209"/>
      <w:bookmarkStart w:id="1338" w:name="_Toc497116480"/>
      <w:bookmarkStart w:id="1339" w:name="_Hlk496773519"/>
      <w:bookmarkStart w:id="1340" w:name="_Toc506721210"/>
      <w:bookmarkEnd w:id="1333"/>
      <w:r>
        <w:t xml:space="preserve">EST/RRH/PSHLivingSit – </w:t>
      </w:r>
      <w:r w:rsidRPr="00C52062">
        <w:t>LSAHousehold</w:t>
      </w:r>
      <w:bookmarkEnd w:id="1334"/>
      <w:bookmarkEnd w:id="1335"/>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FB59F1">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FB59F1">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FB59F1">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34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342"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43"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344"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34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346"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7"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348"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34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350"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1"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2"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35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354"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5"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56"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35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358"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59"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0"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36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362"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63"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364"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36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366"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7"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68"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36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370"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1"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2"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37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374"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5"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76"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37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378"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79"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0"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38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382"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3"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84"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38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386"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7"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88"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38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390"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1"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2"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39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394"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5"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96"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39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398"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99"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0"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40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402"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3"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04"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40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406"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7"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08"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40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410"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11"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12"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41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414"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5"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416"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41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418"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19"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420"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42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422"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23"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424"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42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426"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7"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28"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42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430"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1"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2"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433"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434"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5"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36"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437"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438"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39"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0"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441"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442"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3"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44"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445"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446"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7"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448"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449"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450"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51"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452"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453" w:name="_EST/RRH/PSHDestination–_LSAHousehol"/>
      <w:bookmarkStart w:id="1454" w:name="_Toc37849785"/>
      <w:bookmarkStart w:id="1455" w:name="_Toc175057094"/>
      <w:bookmarkEnd w:id="1453"/>
      <w:r>
        <w:t>EST/RRH/PSHDestination</w:t>
      </w:r>
      <w:r w:rsidR="006F09FD">
        <w:t xml:space="preserve"> </w:t>
      </w:r>
      <w:r>
        <w:t xml:space="preserve">– </w:t>
      </w:r>
      <w:r w:rsidRPr="00C52062">
        <w:t>LSAHousehold</w:t>
      </w:r>
      <w:bookmarkEnd w:id="1454"/>
      <w:bookmarkEnd w:id="1455"/>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lastRenderedPageBreak/>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456" w:name="_Toc37849786"/>
    </w:p>
    <w:p w14:paraId="62F91D64" w14:textId="01BA0CD7" w:rsidR="0019166A" w:rsidRDefault="0019166A" w:rsidP="0088191A">
      <w:pPr>
        <w:pStyle w:val="Heading2"/>
      </w:pPr>
      <w:bookmarkStart w:id="1457" w:name="_Toc175057095"/>
      <w:r w:rsidRPr="00EE1280">
        <w:t>EST/RRH/PSH</w:t>
      </w:r>
      <w:r>
        <w:t xml:space="preserve"> Population Identifiers</w:t>
      </w:r>
      <w:bookmarkEnd w:id="1456"/>
      <w:bookmarkEnd w:id="1457"/>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lastRenderedPageBreak/>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lastRenderedPageBreak/>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458" w:name="_Toc37849787"/>
      <w:bookmarkStart w:id="1459" w:name="_Toc175057096"/>
      <w:r w:rsidRPr="00EE1280">
        <w:t>System Engagement</w:t>
      </w:r>
      <w:r w:rsidRPr="00C52062">
        <w:t xml:space="preserve"> Status and Return Time</w:t>
      </w:r>
      <w:bookmarkEnd w:id="1458"/>
      <w:bookmarkEnd w:id="1459"/>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336"/>
    <w:bookmarkEnd w:id="1337"/>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lastRenderedPageBreak/>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lastRenderedPageBreak/>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338"/>
      <w:bookmarkEnd w:id="1339"/>
    </w:tbl>
    <w:p w14:paraId="0E1486B3" w14:textId="77777777" w:rsidR="00300425" w:rsidRDefault="00300425" w:rsidP="008F2C7B"/>
    <w:p w14:paraId="54D9E0C2" w14:textId="71BC3D12" w:rsidR="00466A69" w:rsidRDefault="00466A69" w:rsidP="0088191A">
      <w:pPr>
        <w:pStyle w:val="Heading2"/>
      </w:pPr>
      <w:bookmarkStart w:id="1460" w:name="_Dates_Housed_in"/>
      <w:bookmarkStart w:id="1461" w:name="_Toc37849788"/>
      <w:bookmarkStart w:id="1462" w:name="_Toc175057097"/>
      <w:bookmarkEnd w:id="1460"/>
      <w:r w:rsidRPr="00EE1280">
        <w:t xml:space="preserve">RRHPreMoveInDays </w:t>
      </w:r>
      <w:r w:rsidR="007E42C3">
        <w:t>–</w:t>
      </w:r>
      <w:r>
        <w:t xml:space="preserve"> LSAHousehold</w:t>
      </w:r>
      <w:bookmarkEnd w:id="1461"/>
      <w:bookmarkEnd w:id="1462"/>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lastRenderedPageBreak/>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463" w:name="_Dates_Housed_in_1"/>
      <w:bookmarkStart w:id="1464" w:name="_Toc37849789"/>
      <w:bookmarkStart w:id="1465" w:name="_Toc175057098"/>
      <w:bookmarkEnd w:id="1463"/>
      <w:r>
        <w:t>Dates Housed in PSH or RRH (sys_Time)</w:t>
      </w:r>
      <w:bookmarkEnd w:id="1464"/>
      <w:bookmarkEnd w:id="1465"/>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lastRenderedPageBreak/>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lastRenderedPageBreak/>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466" w:name="_Toc37849790"/>
      <w:bookmarkStart w:id="1467" w:name="_Toc175057099"/>
      <w:r>
        <w:t>Get Last Inactive Date</w:t>
      </w:r>
      <w:bookmarkEnd w:id="1466"/>
      <w:bookmarkEnd w:id="1467"/>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lastRenderedPageBreak/>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468" w:name="_Toc37849791"/>
      <w:bookmarkStart w:id="1469" w:name="_Toc175057100"/>
      <w:r>
        <w:t>Get Dates of Other System Use (sys_Time)</w:t>
      </w:r>
      <w:bookmarkEnd w:id="1468"/>
      <w:bookmarkEnd w:id="146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lastRenderedPageBreak/>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lastRenderedPageBreak/>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470" w:name="_Get_Other_Dates"/>
      <w:bookmarkStart w:id="1471" w:name="_Toc37849792"/>
      <w:bookmarkStart w:id="1472" w:name="_Toc175057101"/>
      <w:bookmarkEnd w:id="1470"/>
      <w:r>
        <w:t>Get Other Dates Homeless from 3.917A/B Living Situation</w:t>
      </w:r>
      <w:bookmarkEnd w:id="1471"/>
      <w:bookmarkEnd w:id="147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lastRenderedPageBreak/>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473" w:name="_Toc37849793"/>
      <w:bookmarkStart w:id="1474" w:name="_Toc175057102"/>
      <w:r>
        <w:t>Set System Use Days for LSAHousehold</w:t>
      </w:r>
      <w:bookmarkEnd w:id="1473"/>
      <w:bookmarkEnd w:id="1474"/>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lastRenderedPageBreak/>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lastRenderedPageBreak/>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475" w:name="_Toc29188247"/>
      <w:bookmarkStart w:id="1476" w:name="_Toc31197261"/>
      <w:bookmarkStart w:id="1477" w:name="_Toc29188248"/>
      <w:bookmarkStart w:id="1478" w:name="_Toc31197262"/>
      <w:bookmarkStart w:id="1479" w:name="_Toc29188249"/>
      <w:bookmarkStart w:id="1480" w:name="_Toc31197263"/>
      <w:bookmarkStart w:id="1481" w:name="_Toc29188250"/>
      <w:bookmarkStart w:id="1482" w:name="_Toc31197264"/>
      <w:bookmarkStart w:id="1483" w:name="_Get_Enrollments_Relevant_1"/>
      <w:bookmarkStart w:id="1484" w:name="_Toc34145101"/>
      <w:bookmarkStart w:id="1485" w:name="_Toc34145102"/>
      <w:bookmarkStart w:id="1486" w:name="_Toc34145103"/>
      <w:bookmarkStart w:id="1487" w:name="_Toc34145154"/>
      <w:bookmarkStart w:id="1488" w:name="_Toc34145155"/>
      <w:bookmarkStart w:id="1489" w:name="_Toc34145182"/>
      <w:bookmarkStart w:id="1490" w:name="_Toc34145183"/>
      <w:bookmarkStart w:id="1491" w:name="_Toc34145184"/>
      <w:bookmarkStart w:id="1492" w:name="_Toc34145185"/>
      <w:bookmarkStart w:id="1493" w:name="_Toc34145186"/>
      <w:bookmarkStart w:id="1494" w:name="_Toc34145187"/>
      <w:bookmarkStart w:id="1495" w:name="_Toc34145188"/>
      <w:bookmarkStart w:id="1496" w:name="_Toc34145189"/>
      <w:bookmarkStart w:id="1497" w:name="_Toc34145190"/>
      <w:bookmarkStart w:id="1498" w:name="_Toc34145191"/>
      <w:bookmarkStart w:id="1499" w:name="_Toc34145192"/>
      <w:bookmarkStart w:id="1500" w:name="_Toc34145193"/>
      <w:bookmarkStart w:id="1501" w:name="_Toc34145194"/>
      <w:bookmarkStart w:id="1502" w:name="_Toc34145195"/>
      <w:bookmarkStart w:id="1503" w:name="_Toc34145196"/>
      <w:bookmarkStart w:id="1504" w:name="_Toc34145197"/>
      <w:bookmarkStart w:id="1505" w:name="_Toc34145198"/>
      <w:bookmarkStart w:id="1506" w:name="_Toc34145199"/>
      <w:bookmarkStart w:id="1507" w:name="_Toc34145200"/>
      <w:bookmarkStart w:id="1508" w:name="_Toc34145201"/>
      <w:bookmarkStart w:id="1509" w:name="_Toc34145202"/>
      <w:bookmarkStart w:id="1510" w:name="_Toc34145203"/>
      <w:bookmarkStart w:id="1511" w:name="_Toc34145204"/>
      <w:bookmarkStart w:id="1512" w:name="_Toc34145205"/>
      <w:bookmarkStart w:id="1513" w:name="_Toc34145206"/>
      <w:bookmarkStart w:id="1514" w:name="_Toc34145207"/>
      <w:bookmarkStart w:id="1515" w:name="_Toc34145208"/>
      <w:bookmarkStart w:id="1516" w:name="_Toc34145209"/>
      <w:bookmarkStart w:id="1517" w:name="_Toc34145210"/>
      <w:bookmarkStart w:id="1518" w:name="_Toc34145211"/>
      <w:bookmarkStart w:id="1519" w:name="_Toc34145212"/>
      <w:bookmarkStart w:id="1520" w:name="_Toc34145213"/>
      <w:bookmarkStart w:id="1521" w:name="_Toc34145214"/>
      <w:bookmarkStart w:id="1522" w:name="_Toc34145215"/>
      <w:bookmarkStart w:id="1523" w:name="_Toc34145252"/>
      <w:bookmarkStart w:id="1524" w:name="_Toc34145253"/>
      <w:bookmarkStart w:id="1525" w:name="_Toc34145254"/>
      <w:bookmarkStart w:id="1526" w:name="_Toc34145255"/>
      <w:bookmarkStart w:id="1527" w:name="_Toc29188252"/>
      <w:bookmarkStart w:id="1528" w:name="_Toc31197266"/>
      <w:bookmarkStart w:id="1529" w:name="_Get_Last_Inactive"/>
      <w:bookmarkStart w:id="1530" w:name="_Toc34145256"/>
      <w:bookmarkStart w:id="1531" w:name="_Toc34145257"/>
      <w:bookmarkStart w:id="1532" w:name="_Toc34145258"/>
      <w:bookmarkStart w:id="1533" w:name="_Toc34145283"/>
      <w:bookmarkStart w:id="1534" w:name="_Toc34145288"/>
      <w:bookmarkStart w:id="1535" w:name="_Toc34145289"/>
      <w:bookmarkStart w:id="1536" w:name="_Toc34145290"/>
      <w:bookmarkStart w:id="1537" w:name="_Toc34145291"/>
      <w:bookmarkStart w:id="1538" w:name="_Toc34145292"/>
      <w:bookmarkStart w:id="1539" w:name="_Toc34145293"/>
      <w:bookmarkStart w:id="1540" w:name="_Toc34145294"/>
      <w:bookmarkStart w:id="1541" w:name="_Toc525229485"/>
      <w:bookmarkStart w:id="1542" w:name="_Toc34145295"/>
      <w:bookmarkStart w:id="1543" w:name="_Toc34145296"/>
      <w:bookmarkStart w:id="1544" w:name="_Toc34145297"/>
      <w:bookmarkStart w:id="1545" w:name="_Toc34145326"/>
      <w:bookmarkStart w:id="1546" w:name="_Toc34145327"/>
      <w:bookmarkStart w:id="1547" w:name="_Toc34145338"/>
      <w:bookmarkStart w:id="1548" w:name="_Toc34145339"/>
      <w:bookmarkStart w:id="1549" w:name="_Toc34145340"/>
      <w:bookmarkStart w:id="1550" w:name="_Toc34145341"/>
      <w:bookmarkStart w:id="1551" w:name="_Toc34145342"/>
      <w:bookmarkStart w:id="1552" w:name="_Toc34145343"/>
      <w:bookmarkStart w:id="1553" w:name="_Toc34145344"/>
      <w:bookmarkStart w:id="1554" w:name="_Toc34145360"/>
      <w:bookmarkStart w:id="1555" w:name="_Toc34145386"/>
      <w:bookmarkStart w:id="1556" w:name="_Toc34145387"/>
      <w:bookmarkStart w:id="1557" w:name="_Toc34145388"/>
      <w:bookmarkStart w:id="1558" w:name="_Toc34145423"/>
      <w:bookmarkStart w:id="1559" w:name="_Toc34145424"/>
      <w:bookmarkStart w:id="1560" w:name="_Toc34145435"/>
      <w:bookmarkStart w:id="1561" w:name="_Toc34145436"/>
      <w:bookmarkStart w:id="1562" w:name="_Toc34145437"/>
      <w:bookmarkStart w:id="1563" w:name="_Toc34145438"/>
      <w:bookmarkStart w:id="1564" w:name="_Toc34145439"/>
      <w:bookmarkStart w:id="1565" w:name="_Toc34145440"/>
      <w:bookmarkStart w:id="1566" w:name="_Toc34145441"/>
      <w:bookmarkStart w:id="1567" w:name="_Toc34145442"/>
      <w:bookmarkStart w:id="1568" w:name="_Toc34145443"/>
      <w:bookmarkStart w:id="1569" w:name="_Toc34145444"/>
      <w:bookmarkStart w:id="1570" w:name="_Toc34145445"/>
      <w:bookmarkStart w:id="1571" w:name="_Toc34145446"/>
      <w:bookmarkStart w:id="1572" w:name="_Toc34145447"/>
      <w:bookmarkStart w:id="1573" w:name="_Toc34145448"/>
      <w:bookmarkStart w:id="1574" w:name="_Toc34145449"/>
      <w:bookmarkStart w:id="1575" w:name="_Toc34145450"/>
      <w:bookmarkStart w:id="1576" w:name="_Toc34145451"/>
      <w:bookmarkStart w:id="1577" w:name="_Toc34145452"/>
      <w:bookmarkStart w:id="1578" w:name="_Toc34145463"/>
      <w:bookmarkStart w:id="1579" w:name="_Toc34145464"/>
      <w:bookmarkStart w:id="1580" w:name="_Toc34145465"/>
      <w:bookmarkStart w:id="1581" w:name="_Toc34145466"/>
      <w:bookmarkStart w:id="1582" w:name="_Toc34145489"/>
      <w:bookmarkStart w:id="1583" w:name="_Toc34145490"/>
      <w:bookmarkStart w:id="1584" w:name="_Toc34145491"/>
      <w:bookmarkStart w:id="1585" w:name="_Toc34145492"/>
      <w:bookmarkStart w:id="1586" w:name="_Toc34145493"/>
      <w:bookmarkStart w:id="1587" w:name="_Toc34145494"/>
      <w:bookmarkStart w:id="1588" w:name="_Toc34145495"/>
      <w:bookmarkStart w:id="1589" w:name="_Toc34145496"/>
      <w:bookmarkStart w:id="1590" w:name="_Toc34145497"/>
      <w:bookmarkStart w:id="1591" w:name="_Toc34145498"/>
      <w:bookmarkStart w:id="1592" w:name="_Toc34145499"/>
      <w:bookmarkStart w:id="1593" w:name="_Toc34145500"/>
      <w:bookmarkStart w:id="1594" w:name="_Toc34145501"/>
      <w:bookmarkStart w:id="1595" w:name="_Toc34145502"/>
      <w:bookmarkStart w:id="1596" w:name="_Toc34145503"/>
      <w:bookmarkStart w:id="1597" w:name="_Toc34145504"/>
      <w:bookmarkStart w:id="1598" w:name="_Toc34145505"/>
      <w:bookmarkStart w:id="1599" w:name="_Toc34145506"/>
      <w:bookmarkStart w:id="1600" w:name="_Toc34145507"/>
      <w:bookmarkStart w:id="1601" w:name="_Toc34145508"/>
      <w:bookmarkStart w:id="1602" w:name="_Toc34145509"/>
      <w:bookmarkStart w:id="1603" w:name="_Toc34145510"/>
      <w:bookmarkStart w:id="1604" w:name="_Toc34145511"/>
      <w:bookmarkStart w:id="1605" w:name="_Toc34145512"/>
      <w:bookmarkStart w:id="1606" w:name="_Toc34145513"/>
      <w:bookmarkStart w:id="1607" w:name="_Toc34145514"/>
      <w:bookmarkStart w:id="1608" w:name="_Toc34145515"/>
      <w:bookmarkStart w:id="1609" w:name="_Toc34145516"/>
      <w:bookmarkStart w:id="1610" w:name="_Toc34145517"/>
      <w:bookmarkStart w:id="1611" w:name="_Toc34145518"/>
      <w:bookmarkStart w:id="1612" w:name="_Toc34145519"/>
      <w:bookmarkStart w:id="1613" w:name="_Toc525229489"/>
      <w:bookmarkStart w:id="1614" w:name="_Toc525229490"/>
      <w:bookmarkStart w:id="1615" w:name="_Toc525229491"/>
      <w:bookmarkStart w:id="1616" w:name="_Toc525229492"/>
      <w:bookmarkStart w:id="1617" w:name="_Toc525229493"/>
      <w:bookmarkStart w:id="1618" w:name="_Toc525229494"/>
      <w:bookmarkStart w:id="1619" w:name="_Toc525229495"/>
      <w:bookmarkStart w:id="1620" w:name="_Toc525229496"/>
      <w:bookmarkStart w:id="1621" w:name="_Toc525229497"/>
      <w:bookmarkStart w:id="1622" w:name="_Update_ESHStatus_and"/>
      <w:bookmarkStart w:id="1623" w:name="_Update_EST/RRH/PSHStatus"/>
      <w:bookmarkStart w:id="1624" w:name="_Toc37849794"/>
      <w:bookmarkStart w:id="1625" w:name="_Toc175057103"/>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r>
        <w:t>Update EST</w:t>
      </w:r>
      <w:r w:rsidR="000C20AF">
        <w:t>/</w:t>
      </w:r>
      <w:r>
        <w:t>RRH</w:t>
      </w:r>
      <w:r w:rsidR="000C20AF">
        <w:t>/PSH</w:t>
      </w:r>
      <w:r w:rsidR="0015213A">
        <w:t>/RRHSO</w:t>
      </w:r>
      <w:r>
        <w:t>Status</w:t>
      </w:r>
      <w:bookmarkEnd w:id="1624"/>
      <w:bookmarkEnd w:id="1625"/>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lastRenderedPageBreak/>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626" w:name="_Toc37849795"/>
      <w:bookmarkStart w:id="1627" w:name="_Toc175057104"/>
      <w:r w:rsidRPr="0088191A">
        <w:t>Set EST/RRH/PSHAHAR</w:t>
      </w:r>
      <w:bookmarkEnd w:id="1626"/>
      <w:bookmarkEnd w:id="1627"/>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lastRenderedPageBreak/>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628" w:name="_Toc37849796"/>
      <w:bookmarkStart w:id="1629" w:name="_Toc175057105"/>
      <w:r>
        <w:t>Set SystemPath for LSAHousehold</w:t>
      </w:r>
      <w:bookmarkEnd w:id="1628"/>
      <w:bookmarkEnd w:id="1629"/>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lastRenderedPageBreak/>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630" w:name="_HMIS_Business_Logic:_3"/>
      <w:bookmarkStart w:id="1631" w:name="_Toc37849797"/>
      <w:bookmarkStart w:id="1632" w:name="_Toc175057106"/>
      <w:bookmarkEnd w:id="1630"/>
      <w:r>
        <w:t>LSAHousehold</w:t>
      </w:r>
      <w:bookmarkEnd w:id="1631"/>
      <w:bookmarkEnd w:id="1632"/>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lastRenderedPageBreak/>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lastRenderedPageBreak/>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633" w:name="_HMIS_Business_Logic:_5"/>
      <w:bookmarkStart w:id="1634" w:name="_Toc37849798"/>
      <w:bookmarkStart w:id="1635" w:name="_Toc175057107"/>
      <w:bookmarkEnd w:id="1633"/>
      <w:r w:rsidRPr="00C52062">
        <w:lastRenderedPageBreak/>
        <w:t>HMIS Business Logic</w:t>
      </w:r>
      <w:r>
        <w:t>:</w:t>
      </w:r>
      <w:r w:rsidR="005A642F">
        <w:t xml:space="preserve"> </w:t>
      </w:r>
      <w:commentRangeStart w:id="1636"/>
      <w:r>
        <w:t>LSAExit</w:t>
      </w:r>
      <w:bookmarkEnd w:id="1634"/>
      <w:commentRangeEnd w:id="1636"/>
      <w:r w:rsidR="002A403C">
        <w:rPr>
          <w:rStyle w:val="CommentReference"/>
          <w:rFonts w:asciiTheme="minorHAnsi" w:eastAsiaTheme="minorHAnsi" w:hAnsiTheme="minorHAnsi" w:cstheme="minorBidi"/>
          <w:b w:val="0"/>
        </w:rPr>
        <w:commentReference w:id="1636"/>
      </w:r>
      <w:bookmarkEnd w:id="1635"/>
    </w:p>
    <w:p w14:paraId="1E4B078F" w14:textId="77777777" w:rsidR="00D2649F" w:rsidRDefault="00D2649F" w:rsidP="00D2649F">
      <w:pPr>
        <w:rPr>
          <w:ins w:id="1637" w:author="Molly McEvilley" w:date="2024-08-19T08:09:00Z" w16du:dateUtc="2024-08-19T12:09:00Z"/>
          <w:rFonts w:cstheme="minorHAnsi"/>
        </w:rPr>
      </w:pPr>
      <w:bookmarkStart w:id="1638" w:name="_Toc34145524"/>
      <w:bookmarkStart w:id="1639" w:name="_Toc34145525"/>
      <w:bookmarkStart w:id="1640" w:name="_Toc34145526"/>
      <w:bookmarkStart w:id="1641" w:name="_Toc34145527"/>
      <w:bookmarkEnd w:id="1638"/>
      <w:bookmarkEnd w:id="1639"/>
      <w:bookmarkEnd w:id="1640"/>
      <w:bookmarkEnd w:id="1641"/>
      <w:ins w:id="1642"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643" w:name="_Identify_Qualifying_Exits"/>
      <w:bookmarkStart w:id="1644" w:name="_Toc37849799"/>
      <w:bookmarkStart w:id="1645" w:name="_Toc175057108"/>
      <w:bookmarkEnd w:id="1643"/>
      <w:r>
        <w:t xml:space="preserve">Identify </w:t>
      </w:r>
      <w:r w:rsidR="0031059A">
        <w:t>Qualifying</w:t>
      </w:r>
      <w:r w:rsidR="00D96057">
        <w:t xml:space="preserve"> Exits</w:t>
      </w:r>
      <w:r w:rsidR="002C5DCB">
        <w:t xml:space="preserve"> </w:t>
      </w:r>
      <w:r w:rsidR="00DB35F0">
        <w:t>in Exit Cohort Periods</w:t>
      </w:r>
      <w:bookmarkEnd w:id="1644"/>
      <w:bookmarkEnd w:id="164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646" w:name="_Toc37973285"/>
      <w:bookmarkStart w:id="1647" w:name="_Toc37973840"/>
      <w:bookmarkStart w:id="1648" w:name="_Toc37974391"/>
      <w:bookmarkStart w:id="1649" w:name="_Toc37974943"/>
      <w:bookmarkStart w:id="1650" w:name="_Toc37973841"/>
      <w:bookmarkStart w:id="1651" w:name="_Toc37974392"/>
      <w:bookmarkStart w:id="1652" w:name="_Toc37974944"/>
      <w:bookmarkStart w:id="1653" w:name="_Toc31197276"/>
      <w:bookmarkStart w:id="1654" w:name="_Toc31197277"/>
      <w:bookmarkStart w:id="1655" w:name="_Toc31197278"/>
      <w:bookmarkStart w:id="1656" w:name="_Toc31197279"/>
      <w:bookmarkStart w:id="1657" w:name="_Toc31197280"/>
      <w:bookmarkStart w:id="1658" w:name="_Toc31197281"/>
      <w:bookmarkStart w:id="1659" w:name="_Toc37973417"/>
      <w:bookmarkStart w:id="1660" w:name="_Toc37973970"/>
      <w:bookmarkStart w:id="1661" w:name="_Toc37974521"/>
      <w:bookmarkStart w:id="1662" w:name="_Toc37975073"/>
      <w:bookmarkStart w:id="1663" w:name="_Toc37849800"/>
      <w:bookmarkStart w:id="1664" w:name="_Toc175057109"/>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r>
        <w:t xml:space="preserve">Select </w:t>
      </w:r>
      <w:r w:rsidR="00BE4030">
        <w:t>Reportable Exits</w:t>
      </w:r>
      <w:bookmarkEnd w:id="1663"/>
      <w:bookmarkEnd w:id="166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665" w:name="_Toc34145531"/>
      <w:bookmarkStart w:id="1666" w:name="_Toc34145532"/>
      <w:bookmarkStart w:id="1667" w:name="_Toc34145533"/>
      <w:bookmarkStart w:id="1668" w:name="_Toc34145534"/>
      <w:bookmarkStart w:id="1669" w:name="_Toc34145555"/>
      <w:bookmarkStart w:id="1670" w:name="_Toc34145628"/>
      <w:bookmarkStart w:id="1671" w:name="_Toc34145629"/>
      <w:bookmarkStart w:id="1672" w:name="_Toc34145630"/>
      <w:bookmarkStart w:id="1673" w:name="_Toc34145631"/>
      <w:bookmarkStart w:id="1674" w:name="_Toc34145632"/>
      <w:bookmarkStart w:id="1675" w:name="_Toc34145633"/>
      <w:bookmarkStart w:id="1676" w:name="_Toc34145674"/>
      <w:bookmarkStart w:id="1677" w:name="_Toc37849801"/>
      <w:bookmarkStart w:id="1678" w:name="_Toc175057110"/>
      <w:bookmarkEnd w:id="1665"/>
      <w:bookmarkEnd w:id="1666"/>
      <w:bookmarkEnd w:id="1667"/>
      <w:bookmarkEnd w:id="1668"/>
      <w:bookmarkEnd w:id="1669"/>
      <w:bookmarkEnd w:id="1670"/>
      <w:bookmarkEnd w:id="1671"/>
      <w:bookmarkEnd w:id="1672"/>
      <w:bookmarkEnd w:id="1673"/>
      <w:bookmarkEnd w:id="1674"/>
      <w:bookmarkEnd w:id="1675"/>
      <w:bookmarkEnd w:id="1676"/>
      <w:r>
        <w:t xml:space="preserve">Set </w:t>
      </w:r>
      <w:r w:rsidR="0018056C" w:rsidRPr="00655B0F">
        <w:t>ReturnTime</w:t>
      </w:r>
      <w:r>
        <w:t xml:space="preserve"> for Exit Cohort Households</w:t>
      </w:r>
      <w:bookmarkEnd w:id="1677"/>
      <w:bookmarkEnd w:id="1678"/>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679" w:name="_Toc511182504"/>
      <w:bookmarkStart w:id="1680" w:name="_Set_Population_Identifiers"/>
      <w:bookmarkStart w:id="1681" w:name="_Toc78368774"/>
      <w:bookmarkStart w:id="1682" w:name="_Toc175057111"/>
      <w:bookmarkStart w:id="1683" w:name="_Toc37849802"/>
      <w:bookmarkEnd w:id="1679"/>
      <w:bookmarkEnd w:id="1680"/>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681"/>
      <w:bookmarkEnd w:id="1682"/>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684"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p w14:paraId="65D65BC8" w14:textId="4D37B1BB" w:rsidR="005846C0" w:rsidRDefault="00554551" w:rsidP="005846C0">
      <w:pPr>
        <w:pStyle w:val="Heading2"/>
      </w:pPr>
      <w:bookmarkStart w:id="1685" w:name="_Toc78368775"/>
      <w:bookmarkStart w:id="1686" w:name="_Toc175057112"/>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687"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688"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689"/>
      <w:r w:rsidR="004E640D">
        <w:t>ch_Exclude</w:t>
      </w:r>
      <w:ins w:id="1690" w:author="Molly McEvilley" w:date="2024-08-20T09:23:00Z" w16du:dateUtc="2024-08-20T13:23:00Z">
        <w:r w:rsidR="004E640D">
          <w:t>_exit</w:t>
        </w:r>
      </w:ins>
      <w:commentRangeEnd w:id="1689"/>
      <w:ins w:id="1691" w:author="Molly McEvilley" w:date="2024-08-21T11:34:00Z" w16du:dateUtc="2024-08-21T15:34:00Z">
        <w:r w:rsidR="006708C3">
          <w:rPr>
            <w:rStyle w:val="CommentReference"/>
            <w:rFonts w:asciiTheme="minorHAnsi" w:eastAsiaTheme="minorHAnsi" w:hAnsiTheme="minorHAnsi" w:cstheme="minorBidi"/>
          </w:rPr>
          <w:commentReference w:id="1689"/>
        </w:r>
      </w:ins>
      <w:r w:rsidR="005846C0">
        <w:t>)</w:t>
      </w:r>
      <w:bookmarkEnd w:id="1685"/>
      <w:bookmarkEnd w:id="1686"/>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692"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693" w:author="Molly McEvilley" w:date="2024-08-20T09:21:00Z" w16du:dateUtc="2024-08-20T13:21:00Z"/>
        </w:rPr>
      </w:pPr>
      <w:del w:id="1694"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695" w:author="Molly McEvilley" w:date="2024-08-21T10:20:00Z" w16du:dateUtc="2024-08-21T14:20:00Z">
        <w:r w:rsidR="009B4418" w:rsidDel="00A846F5">
          <w:delText xml:space="preserve">. </w:delText>
        </w:r>
      </w:del>
      <w:del w:id="1696"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697"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698" w:name="_Toc78368776"/>
      <w:bookmarkStart w:id="1699" w:name="_Toc175057113"/>
      <w:r>
        <w:t>Get Dates to Include in Counts of ES/SH/Street Days (</w:t>
      </w:r>
      <w:r w:rsidR="004E640D">
        <w:t>ch_Include</w:t>
      </w:r>
      <w:ins w:id="1700" w:author="Molly McEvilley" w:date="2024-08-20T09:22:00Z" w16du:dateUtc="2024-08-20T13:22:00Z">
        <w:r w:rsidR="004E640D">
          <w:t>_exit</w:t>
        </w:r>
      </w:ins>
      <w:r>
        <w:t>)</w:t>
      </w:r>
      <w:bookmarkEnd w:id="1698"/>
      <w:bookmarkEnd w:id="1699"/>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701"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702"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lastRenderedPageBreak/>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703"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704"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lastRenderedPageBreak/>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705" w:author="Molly McEvilley" w:date="2024-08-20T09:25:00Z" w16du:dateUtc="2024-08-20T13:25:00Z">
        <w:r w:rsidR="0082216A">
          <w:t>_exit</w:t>
        </w:r>
      </w:ins>
      <w:r>
        <w:t xml:space="preserve"> dates. </w:t>
      </w:r>
    </w:p>
    <w:p w14:paraId="583A4671" w14:textId="411875B2" w:rsidR="005846C0" w:rsidRDefault="00A35C99" w:rsidP="005846C0">
      <w:pPr>
        <w:pStyle w:val="Heading2"/>
      </w:pPr>
      <w:bookmarkStart w:id="1706" w:name="_Toc78368777"/>
      <w:bookmarkStart w:id="1707" w:name="_Toc175057114"/>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708"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709"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710"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711"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712" w:author="Molly McEvilley" w:date="2024-08-20T09:25:00Z" w16du:dateUtc="2024-08-20T13:25:00Z">
        <w:r w:rsidR="0082216A">
          <w:t>_exit</w:t>
        </w:r>
      </w:ins>
      <w:r w:rsidR="005846C0">
        <w:t>)</w:t>
      </w:r>
      <w:bookmarkEnd w:id="1706"/>
      <w:bookmarkEnd w:id="1707"/>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713"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714"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lastRenderedPageBreak/>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715"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716"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4219D961" w:rsidR="005846C0" w:rsidRDefault="00A35C99" w:rsidP="005846C0">
      <w:pPr>
        <w:pStyle w:val="Heading2"/>
      </w:pPr>
      <w:bookmarkStart w:id="1717" w:name="_Toc78368778"/>
      <w:bookmarkStart w:id="1718" w:name="_Toc175057115"/>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719"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720"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717"/>
      <w:bookmarkEnd w:id="1718"/>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721"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lastRenderedPageBreak/>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722"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723"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724"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725"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726"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727"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728"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729" w:name="_Toc175057116"/>
      <w:r>
        <w:t>Set Population Identifiers for Exit Cohort Households</w:t>
      </w:r>
      <w:bookmarkEnd w:id="1683"/>
      <w:bookmarkEnd w:id="1729"/>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lastRenderedPageBreak/>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730" w:author="Molly McEvilley" w:date="2024-09-01T10:38:00Z" w16du:dateUtc="2024-09-01T14:38:00Z">
        <w:r w:rsidRPr="00A6067F" w:rsidDel="005452A3">
          <w:rPr>
            <w:rFonts w:cstheme="minorHAnsi"/>
          </w:rPr>
          <w:delText xml:space="preserve">is </w:delText>
        </w:r>
      </w:del>
      <w:ins w:id="1731" w:author="Molly McEvilley" w:date="2024-09-01T10:38:00Z" w16du:dateUtc="2024-09-01T14:38:00Z">
        <w:r w:rsidR="005452A3">
          <w:rPr>
            <w:rFonts w:cstheme="minorHAnsi"/>
          </w:rPr>
          <w:t xml:space="preserve">has </w:t>
        </w:r>
      </w:ins>
      <w:del w:id="1732"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733"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734"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735"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736"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737"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738" w:author="Molly McEvilley" w:date="2024-09-25T20:20:00Z" w16du:dateUtc="2024-09-26T00:20:00Z">
        <w:r w:rsidDel="000F10D4">
          <w:rPr>
            <w:rFonts w:cstheme="minorHAnsi"/>
          </w:rPr>
          <w:delText>in (2,3).</w:delText>
        </w:r>
      </w:del>
      <w:ins w:id="1739" w:author="Molly McEvilley" w:date="2024-09-25T20:20:00Z" w16du:dateUtc="2024-09-26T00:20:00Z">
        <w:r w:rsidR="000F10D4">
          <w:rPr>
            <w:rFonts w:cstheme="minorHAnsi"/>
          </w:rPr>
          <w:t>= 2.</w:t>
        </w:r>
      </w:ins>
    </w:p>
    <w:p w14:paraId="0E2F3609" w14:textId="407A36FD" w:rsidR="0069184D" w:rsidRDefault="0069184D" w:rsidP="0069184D">
      <w:pPr>
        <w:rPr>
          <w:rFonts w:cstheme="minorHAnsi"/>
        </w:rPr>
      </w:pPr>
      <w:commentRangeStart w:id="1740"/>
      <w:r>
        <w:rPr>
          <w:rFonts w:cstheme="minorHAnsi"/>
        </w:rPr>
        <w:t xml:space="preserve"> </w:t>
      </w:r>
      <w:ins w:id="1741"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ins>
      <w:ins w:id="1742" w:author="Molly McEvilley" w:date="2024-10-03T10:29:00Z" w16du:dateUtc="2024-10-03T14:29:00Z">
        <w:r w:rsidR="00E95ECA">
          <w:rPr>
            <w:rFonts w:cstheme="minorHAnsi"/>
          </w:rPr>
          <w:t>3</w:t>
        </w:r>
      </w:ins>
      <w:ins w:id="1743" w:author="Molly McEvilley" w:date="2024-09-25T20:21:00Z" w16du:dateUtc="2024-09-26T00:21:00Z">
        <w:r w:rsidR="00FB7D9D">
          <w:rPr>
            <w:rFonts w:cstheme="minorHAnsi"/>
          </w:rPr>
          <w:t>.</w:t>
        </w:r>
      </w:ins>
      <w:commentRangeEnd w:id="1740"/>
      <w:ins w:id="1744" w:author="Molly McEvilley" w:date="2024-09-25T20:25:00Z" w16du:dateUtc="2024-09-26T00:25:00Z">
        <w:r w:rsidR="00075291">
          <w:rPr>
            <w:rStyle w:val="CommentReference"/>
          </w:rPr>
          <w:commentReference w:id="1740"/>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745" w:author="Molly McEvilley" w:date="2024-09-01T10:37:00Z" w16du:dateUtc="2024-09-01T14:37:00Z">
              <w:r w:rsidDel="00E6606B">
                <w:delText>Person</w:delText>
              </w:r>
            </w:del>
            <w:ins w:id="1746"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747" w:author="Molly McEvilley" w:date="2024-09-25T20:25:00Z" w16du:dateUtc="2024-09-26T00:25:00Z">
              <w:r w:rsidDel="006C5F6C">
                <w:delText>HHID</w:delText>
              </w:r>
            </w:del>
            <w:ins w:id="1748"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749" w:author="Molly McEvilley" w:date="2024-09-01T10:39:00Z" w16du:dateUtc="2024-09-01T14:39:00Z">
              <w:r>
                <w:t>3</w:t>
              </w:r>
            </w:ins>
            <w:del w:id="1750"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751"/>
      <w:r w:rsidRPr="00A6067F">
        <w:rPr>
          <w:rFonts w:eastAsia="Times New Roman" w:cstheme="minorHAnsi"/>
          <w:szCs w:val="20"/>
        </w:rPr>
        <w:t xml:space="preserve">the </w:t>
      </w:r>
      <w:ins w:id="1752" w:author="Molly McEvilley" w:date="2024-08-30T15:05:00Z" w16du:dateUtc="2024-08-30T19:05:00Z">
        <w:r w:rsidR="001206AA">
          <w:rPr>
            <w:rFonts w:eastAsia="Times New Roman" w:cstheme="minorHAnsi"/>
            <w:szCs w:val="20"/>
          </w:rPr>
          <w:t>household type</w:t>
        </w:r>
      </w:ins>
      <w:ins w:id="1753" w:author="Molly McEvilley" w:date="2024-08-30T15:06:00Z" w16du:dateUtc="2024-08-30T19:06:00Z">
        <w:r w:rsidR="001206AA">
          <w:rPr>
            <w:rFonts w:eastAsia="Times New Roman" w:cstheme="minorHAnsi"/>
            <w:szCs w:val="20"/>
          </w:rPr>
          <w:t xml:space="preserve"> </w:t>
        </w:r>
      </w:ins>
      <w:commentRangeEnd w:id="1751"/>
      <w:ins w:id="1754" w:author="Molly McEvilley" w:date="2024-09-01T08:31:00Z" w16du:dateUtc="2024-09-01T12:31:00Z">
        <w:r w:rsidR="00EA2D6F">
          <w:rPr>
            <w:rStyle w:val="CommentReference"/>
          </w:rPr>
          <w:commentReference w:id="1751"/>
        </w:r>
      </w:ins>
      <w:ins w:id="1755"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lastRenderedPageBreak/>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756"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757" w:author="Molly McEvilley" w:date="2024-08-30T15:05:00Z" w16du:dateUtc="2024-08-30T19:05:00Z"/>
              </w:rPr>
            </w:pPr>
            <w:ins w:id="1758"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759" w:author="Molly McEvilley" w:date="2024-08-30T15:05:00Z" w16du:dateUtc="2024-08-30T19:05:00Z"/>
                <w:rFonts w:cstheme="minorHAnsi"/>
              </w:rPr>
            </w:pPr>
            <w:ins w:id="1760"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761"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762" w:author="Molly McEvilley" w:date="2024-09-19T10:44:00Z" w16du:dateUtc="2024-09-19T14:44:00Z"/>
              </w:rPr>
            </w:pPr>
            <w:commentRangeStart w:id="1763"/>
            <w:del w:id="1764"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765" w:author="Molly McEvilley" w:date="2024-09-19T10:44:00Z" w16du:dateUtc="2024-09-19T14:44:00Z"/>
              </w:rPr>
            </w:pPr>
            <w:del w:id="1766"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763"/>
            <w:r w:rsidR="00366EC0">
              <w:rPr>
                <w:rStyle w:val="CommentReference"/>
                <w:rFonts w:eastAsiaTheme="minorHAnsi"/>
              </w:rPr>
              <w:commentReference w:id="1763"/>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67" w:name="_Toc37849803"/>
      <w:bookmarkStart w:id="1768" w:name="_Toc175057117"/>
      <w:r>
        <w:t xml:space="preserve">Set </w:t>
      </w:r>
      <w:r w:rsidR="001C6307">
        <w:t xml:space="preserve">System Engagement </w:t>
      </w:r>
      <w:r w:rsidR="00EB1AA1">
        <w:t>Stat</w:t>
      </w:r>
      <w:r w:rsidR="001C6307">
        <w:t>us</w:t>
      </w:r>
      <w:r w:rsidR="00EB1AA1">
        <w:t xml:space="preserve"> for Exit Cohort Households</w:t>
      </w:r>
      <w:bookmarkEnd w:id="1767"/>
      <w:bookmarkEnd w:id="176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769"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769"/>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770" w:name="_Set_SystemPath_for"/>
      <w:bookmarkEnd w:id="1770"/>
    </w:p>
    <w:p w14:paraId="041815E9" w14:textId="3310CFE4" w:rsidR="0034252A" w:rsidRPr="00000B20" w:rsidRDefault="0034252A" w:rsidP="0088191A">
      <w:pPr>
        <w:pStyle w:val="Heading2"/>
      </w:pPr>
      <w:bookmarkStart w:id="1771" w:name="_Toc37973422"/>
      <w:bookmarkStart w:id="1772" w:name="_Toc37973975"/>
      <w:bookmarkStart w:id="1773" w:name="_Toc37974526"/>
      <w:bookmarkStart w:id="1774" w:name="_Toc37975078"/>
      <w:bookmarkStart w:id="1775" w:name="_Toc37973500"/>
      <w:bookmarkStart w:id="1776" w:name="_Toc37974053"/>
      <w:bookmarkStart w:id="1777" w:name="_Toc37974604"/>
      <w:bookmarkStart w:id="1778" w:name="_Toc37975156"/>
      <w:bookmarkStart w:id="1779" w:name="_Toc37973564"/>
      <w:bookmarkStart w:id="1780" w:name="_Toc37974117"/>
      <w:bookmarkStart w:id="1781" w:name="_Toc37974668"/>
      <w:bookmarkStart w:id="1782" w:name="_Toc37975157"/>
      <w:bookmarkStart w:id="1783" w:name="_Toc37975196"/>
      <w:bookmarkStart w:id="1784" w:name="_Toc37849805"/>
      <w:bookmarkStart w:id="1785" w:name="_Toc175057118"/>
      <w:bookmarkEnd w:id="1340"/>
      <w:bookmarkEnd w:id="1771"/>
      <w:bookmarkEnd w:id="1772"/>
      <w:bookmarkEnd w:id="1773"/>
      <w:bookmarkEnd w:id="1774"/>
      <w:bookmarkEnd w:id="1775"/>
      <w:bookmarkEnd w:id="1776"/>
      <w:bookmarkEnd w:id="1777"/>
      <w:bookmarkEnd w:id="1778"/>
      <w:bookmarkEnd w:id="1779"/>
      <w:bookmarkEnd w:id="1780"/>
      <w:bookmarkEnd w:id="1781"/>
      <w:bookmarkEnd w:id="1782"/>
      <w:bookmarkEnd w:id="1783"/>
      <w:r w:rsidRPr="00000B20">
        <w:lastRenderedPageBreak/>
        <w:t>Last Inactive Date</w:t>
      </w:r>
      <w:r w:rsidR="00343642" w:rsidRPr="00000B20">
        <w:t xml:space="preserve"> for Exit Cohorts</w:t>
      </w:r>
      <w:bookmarkEnd w:id="1784"/>
      <w:bookmarkEnd w:id="178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786"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787"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788"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789" w:name="_Toc37849806"/>
      <w:bookmarkStart w:id="1790" w:name="_Toc175057119"/>
      <w:r w:rsidRPr="00000B20">
        <w:t>Set SystemPath for LSAExit</w:t>
      </w:r>
      <w:bookmarkEnd w:id="1789"/>
      <w:bookmarkEnd w:id="1790"/>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91" w:name="_LSACalculated_Population_Identifier_1"/>
      <w:bookmarkStart w:id="1792" w:name="_Toc31197328"/>
      <w:bookmarkStart w:id="1793" w:name="_Toc31197329"/>
      <w:bookmarkStart w:id="1794" w:name="_Toc31197330"/>
      <w:bookmarkStart w:id="1795" w:name="_Toc31197331"/>
      <w:bookmarkStart w:id="1796" w:name="_Toc31197332"/>
      <w:bookmarkStart w:id="1797" w:name="_Toc31197333"/>
      <w:bookmarkStart w:id="1798" w:name="_Toc31197334"/>
      <w:bookmarkStart w:id="1799" w:name="_Toc31197335"/>
      <w:bookmarkStart w:id="1800" w:name="_Toc31197336"/>
      <w:bookmarkStart w:id="1801" w:name="_Toc511743960"/>
      <w:bookmarkStart w:id="1802" w:name="_Toc511743961"/>
      <w:bookmarkStart w:id="1803" w:name="_Toc511743962"/>
      <w:bookmarkStart w:id="1804" w:name="_Toc511743983"/>
      <w:bookmarkStart w:id="1805" w:name="_Toc511743984"/>
      <w:bookmarkStart w:id="1806" w:name="_Toc511743985"/>
      <w:bookmarkStart w:id="1807" w:name="_Toc511743986"/>
      <w:bookmarkStart w:id="1808" w:name="_Toc511743987"/>
      <w:bookmarkStart w:id="1809" w:name="_Toc511743988"/>
      <w:bookmarkStart w:id="1810" w:name="_Toc511743989"/>
      <w:bookmarkStart w:id="1811" w:name="_Toc511743990"/>
      <w:bookmarkStart w:id="1812" w:name="_Toc511744006"/>
      <w:bookmarkStart w:id="1813" w:name="_Toc511744007"/>
      <w:bookmarkStart w:id="1814" w:name="_Toc511744008"/>
      <w:bookmarkStart w:id="1815" w:name="_Toc511744009"/>
      <w:bookmarkStart w:id="1816" w:name="_Get_LSACalculated_Population"/>
      <w:bookmarkStart w:id="1817" w:name="_LSACalculated_Population_Identifier"/>
      <w:bookmarkStart w:id="1818" w:name="_Toc31197397"/>
      <w:bookmarkStart w:id="1819" w:name="_Toc31197398"/>
      <w:bookmarkStart w:id="1820" w:name="_Toc31197399"/>
      <w:bookmarkStart w:id="1821" w:name="_Toc31197400"/>
      <w:bookmarkStart w:id="1822" w:name="_Toc31197401"/>
      <w:bookmarkStart w:id="1823" w:name="_Toc31197402"/>
      <w:bookmarkStart w:id="1824" w:name="_Toc31197403"/>
      <w:bookmarkStart w:id="1825" w:name="_Toc31197404"/>
      <w:bookmarkStart w:id="1826" w:name="_Toc31197405"/>
      <w:bookmarkStart w:id="1827" w:name="_Toc511744151"/>
      <w:bookmarkStart w:id="1828" w:name="_Toc511744152"/>
      <w:bookmarkStart w:id="1829" w:name="_Toc511744153"/>
      <w:bookmarkStart w:id="1830" w:name="_Toc511744154"/>
      <w:bookmarkStart w:id="1831" w:name="_Toc511744155"/>
      <w:bookmarkStart w:id="1832" w:name="_Toc511744156"/>
      <w:bookmarkStart w:id="1833" w:name="_Toc511744181"/>
      <w:bookmarkStart w:id="1834" w:name="_Toc511744182"/>
      <w:bookmarkStart w:id="1835" w:name="_Toc511744250"/>
      <w:bookmarkStart w:id="1836" w:name="_Toc511744251"/>
      <w:bookmarkStart w:id="1837" w:name="_Toc511744252"/>
      <w:bookmarkStart w:id="1838" w:name="_Toc31197822"/>
      <w:bookmarkStart w:id="1839" w:name="_Toc31197823"/>
      <w:bookmarkStart w:id="1840" w:name="_Toc31197824"/>
      <w:bookmarkStart w:id="1841" w:name="_Toc31197825"/>
      <w:bookmarkStart w:id="1842" w:name="_Toc31197826"/>
      <w:bookmarkStart w:id="1843" w:name="_Toc31197827"/>
      <w:bookmarkStart w:id="1844" w:name="_Toc31197828"/>
      <w:bookmarkStart w:id="1845" w:name="_Toc31197829"/>
      <w:bookmarkStart w:id="1846" w:name="_Toc31197830"/>
      <w:bookmarkStart w:id="1847" w:name="_Toc511744338"/>
      <w:bookmarkStart w:id="1848" w:name="_Toc31198235"/>
      <w:bookmarkStart w:id="1849" w:name="_Toc37849807"/>
      <w:bookmarkStart w:id="1850" w:name="_Toc175057120"/>
      <w:bookmarkStart w:id="1851" w:name="_Toc506721211"/>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r>
        <w:lastRenderedPageBreak/>
        <w:t>LSAExit</w:t>
      </w:r>
      <w:bookmarkEnd w:id="1849"/>
      <w:bookmarkEnd w:id="1850"/>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852" w:name="_HMIS_Business_Logic:_6"/>
      <w:bookmarkStart w:id="1853" w:name="_Toc37849808"/>
      <w:bookmarkEnd w:id="1852"/>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54" w:name="_HMIS_Business_Logic:_7"/>
      <w:bookmarkStart w:id="1855" w:name="_Toc175057121"/>
      <w:bookmarkEnd w:id="1854"/>
      <w:r w:rsidRPr="00C52062">
        <w:lastRenderedPageBreak/>
        <w:t>HMIS Business Logic</w:t>
      </w:r>
      <w:r>
        <w:t>: LSACalculated</w:t>
      </w:r>
      <w:bookmarkEnd w:id="1853"/>
      <w:r w:rsidR="00751B37">
        <w:t xml:space="preserve"> Averages</w:t>
      </w:r>
      <w:bookmarkEnd w:id="1855"/>
    </w:p>
    <w:p w14:paraId="5B096FC5" w14:textId="77777777" w:rsidR="00D2649F" w:rsidRDefault="00D2649F" w:rsidP="00D2649F">
      <w:pPr>
        <w:rPr>
          <w:ins w:id="1856" w:author="Molly McEvilley" w:date="2024-08-19T08:09:00Z" w16du:dateUtc="2024-08-19T12:09:00Z"/>
          <w:rFonts w:cstheme="minorHAnsi"/>
        </w:rPr>
      </w:pPr>
      <w:ins w:id="1857"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858" w:name="_Toc78368785"/>
      <w:bookmarkStart w:id="1859" w:name="_Toc175057122"/>
      <w:r>
        <w:t>LSACalculated Columns</w:t>
      </w:r>
      <w:bookmarkEnd w:id="1858"/>
      <w:bookmarkEnd w:id="1859"/>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860" w:name="_Hlk142559936"/>
            <w:r>
              <w:t>18-</w:t>
            </w:r>
            <w:r w:rsidR="008357E8">
              <w:t xml:space="preserve">36, </w:t>
            </w:r>
            <w:r w:rsidR="00A67253">
              <w:t>63-66, and 101-136</w:t>
            </w:r>
            <w:bookmarkEnd w:id="1860"/>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861" w:author="Molly McEvilley" w:date="2024-08-21T08:18:00Z" w16du:dateUtc="2024-08-21T12:18:00Z">
              <w:r w:rsidDel="00C43E76">
                <w:delText xml:space="preserve"> </w:delText>
              </w:r>
            </w:del>
            <w:ins w:id="1862" w:author="Molly McEvilley" w:date="2024-08-21T08:18:00Z" w16du:dateUtc="2024-08-21T12:18:00Z">
              <w:r w:rsidR="00C43E76">
                <w:t>-</w:t>
              </w:r>
            </w:ins>
            <w:r>
              <w:t>in</w:t>
            </w:r>
            <w:del w:id="1863" w:author="Molly McEvilley" w:date="2024-08-21T08:18:00Z" w16du:dateUtc="2024-08-21T12:18:00Z">
              <w:r w:rsidDel="00C43E76">
                <w:delText xml:space="preserve"> </w:delText>
              </w:r>
            </w:del>
            <w:ins w:id="1864"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865" w:name="_Int_7r26Jd9D"/>
            <w:r>
              <w:t>SystemPath</w:t>
            </w:r>
            <w:bookmarkEnd w:id="1865"/>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866" w:name="_Toc78368786"/>
      <w:bookmarkStart w:id="1867" w:name="_Toc78368787"/>
      <w:bookmarkStart w:id="1868" w:name="_Toc175057123"/>
      <w:bookmarkEnd w:id="1866"/>
      <w:r>
        <w:t>Report Rows for LSACalculated Averages</w:t>
      </w:r>
      <w:bookmarkEnd w:id="1867"/>
      <w:bookmarkEnd w:id="1868"/>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69" w:name="_Toc78368788"/>
      <w:bookmarkStart w:id="1870" w:name="_Toc175057124"/>
      <w:r>
        <w:lastRenderedPageBreak/>
        <w:t>Populations for Average Days from LSAHousehold and LSAExit</w:t>
      </w:r>
      <w:bookmarkEnd w:id="1869"/>
      <w:bookmarkEnd w:id="1870"/>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871"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871"/>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72" w:name="_Get_Average_Days_3"/>
      <w:bookmarkStart w:id="1873" w:name="_Toc37849809"/>
      <w:bookmarkStart w:id="1874" w:name="_Toc175057125"/>
      <w:bookmarkEnd w:id="1872"/>
      <w:r w:rsidRPr="00C52062">
        <w:t xml:space="preserve">Get Average Days for </w:t>
      </w:r>
      <w:r>
        <w:t>Length of Time Homeless</w:t>
      </w:r>
      <w:bookmarkEnd w:id="1851"/>
      <w:bookmarkEnd w:id="1873"/>
      <w:bookmarkEnd w:id="187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75" w:name="_Toc31198237"/>
      <w:bookmarkStart w:id="1876" w:name="_Toc31198238"/>
      <w:bookmarkStart w:id="1877" w:name="_Toc37849810"/>
      <w:bookmarkStart w:id="1878" w:name="_Toc175057126"/>
      <w:bookmarkEnd w:id="1875"/>
      <w:bookmarkEnd w:id="1876"/>
      <w:r w:rsidRPr="00C52062">
        <w:t xml:space="preserve">Get Average Days for </w:t>
      </w:r>
      <w:r>
        <w:t>Length of Time Homeless by System Path</w:t>
      </w:r>
      <w:bookmarkEnd w:id="1877"/>
      <w:bookmarkEnd w:id="187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79" w:name="_Toc31198693"/>
      <w:bookmarkStart w:id="1880" w:name="_Get_Average_Days_1"/>
      <w:bookmarkStart w:id="1881" w:name="_Toc506721212"/>
      <w:bookmarkStart w:id="1882" w:name="_Toc37849811"/>
      <w:bookmarkStart w:id="1883" w:name="_Toc175057127"/>
      <w:bookmarkEnd w:id="1879"/>
      <w:bookmarkEnd w:id="1880"/>
      <w:r w:rsidRPr="00C52062">
        <w:t>Get Average Days for Cumulative Length of Time Housed in PSH</w:t>
      </w:r>
      <w:bookmarkEnd w:id="1881"/>
      <w:bookmarkEnd w:id="1882"/>
      <w:bookmarkEnd w:id="188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884"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884"/>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885" w:name="_Toc34145685"/>
      <w:bookmarkStart w:id="1886" w:name="_Toc34145686"/>
      <w:bookmarkStart w:id="1887" w:name="_Get_Average_Days_2"/>
      <w:bookmarkStart w:id="1888" w:name="_Toc506721213"/>
      <w:bookmarkStart w:id="1889" w:name="_Toc37849812"/>
      <w:bookmarkStart w:id="1890" w:name="_Toc175057128"/>
      <w:bookmarkEnd w:id="1885"/>
      <w:bookmarkEnd w:id="1886"/>
      <w:bookmarkEnd w:id="1887"/>
      <w:r w:rsidRPr="00C52062">
        <w:t>Get Average Days for Length of Time in RRH Projects</w:t>
      </w:r>
      <w:bookmarkEnd w:id="1888"/>
      <w:bookmarkEnd w:id="1889"/>
      <w:bookmarkEnd w:id="189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891" w:name="_Toc34145696"/>
      <w:bookmarkStart w:id="1892" w:name="_Toc34145697"/>
      <w:bookmarkStart w:id="1893" w:name="_Toc506721215"/>
      <w:bookmarkStart w:id="1894" w:name="_Toc37849813"/>
      <w:bookmarkStart w:id="1895" w:name="_Toc175057129"/>
      <w:bookmarkEnd w:id="1891"/>
      <w:bookmarkEnd w:id="1892"/>
      <w:r w:rsidRPr="00C52062">
        <w:t>Get Average Days to Return/Re-engage by Last Project Type</w:t>
      </w:r>
      <w:bookmarkEnd w:id="1893"/>
      <w:bookmarkEnd w:id="1894"/>
      <w:bookmarkEnd w:id="189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896" w:name="_Get_Average_Days"/>
            <w:bookmarkStart w:id="1897" w:name="_Toc37973614"/>
            <w:bookmarkStart w:id="1898" w:name="_Toc37974167"/>
            <w:bookmarkStart w:id="1899" w:name="_Toc37974718"/>
            <w:bookmarkStart w:id="1900" w:name="_Toc37975206"/>
            <w:bookmarkStart w:id="1901" w:name="_Toc37849814"/>
            <w:bookmarkStart w:id="1902" w:name="_Toc506721216"/>
            <w:bookmarkEnd w:id="1896"/>
            <w:bookmarkEnd w:id="1897"/>
            <w:bookmarkEnd w:id="1898"/>
            <w:bookmarkEnd w:id="1899"/>
            <w:bookmarkEnd w:id="1900"/>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903" w:name="_Toc175057130"/>
      <w:r w:rsidRPr="00C52062">
        <w:t>Get Average Days to Return/Re-engage by Population</w:t>
      </w:r>
      <w:bookmarkEnd w:id="1901"/>
      <w:bookmarkEnd w:id="1903"/>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904" w:name="_Toc31198752"/>
      <w:bookmarkStart w:id="1905" w:name="_Toc37849815"/>
      <w:bookmarkStart w:id="1906" w:name="_Toc175057131"/>
      <w:bookmarkEnd w:id="1904"/>
      <w:r w:rsidRPr="00C52062">
        <w:t xml:space="preserve">Get Average Days to Return/Re-engage by </w:t>
      </w:r>
      <w:r>
        <w:t>System Path</w:t>
      </w:r>
      <w:bookmarkEnd w:id="1902"/>
      <w:bookmarkEnd w:id="1905"/>
      <w:bookmarkEnd w:id="190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907" w:name="_Toc31198754"/>
      <w:bookmarkStart w:id="1908" w:name="_Toc37973617"/>
      <w:bookmarkStart w:id="1909" w:name="_Toc37974170"/>
      <w:bookmarkStart w:id="1910" w:name="_Toc37974721"/>
      <w:bookmarkStart w:id="1911" w:name="_Toc37975209"/>
      <w:bookmarkStart w:id="1912" w:name="_Toc506721217"/>
      <w:bookmarkStart w:id="1913" w:name="_Toc37849816"/>
      <w:bookmarkStart w:id="1914" w:name="_Toc175057132"/>
      <w:bookmarkStart w:id="1915" w:name="_Toc499544018"/>
      <w:bookmarkEnd w:id="1907"/>
      <w:bookmarkEnd w:id="1908"/>
      <w:bookmarkEnd w:id="1909"/>
      <w:bookmarkEnd w:id="1910"/>
      <w:bookmarkEnd w:id="1911"/>
      <w:r w:rsidRPr="00C52062">
        <w:t>Get Average Days to Return/Re-engage by Exit Destination</w:t>
      </w:r>
      <w:bookmarkEnd w:id="1912"/>
      <w:bookmarkEnd w:id="1913"/>
      <w:bookmarkEnd w:id="191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916" w:name="_Toc31198792"/>
      <w:bookmarkStart w:id="1917" w:name="_Toc37849817"/>
      <w:bookmarkStart w:id="1918" w:name="_Toc499292041"/>
      <w:bookmarkStart w:id="1919" w:name="_Toc499544003"/>
      <w:bookmarkStart w:id="1920" w:name="_Toc506721219"/>
      <w:bookmarkEnd w:id="1916"/>
    </w:p>
    <w:p w14:paraId="14F8F368" w14:textId="6E50B1EF" w:rsidR="00E86581" w:rsidRDefault="00E86581" w:rsidP="00E86581">
      <w:pPr>
        <w:pStyle w:val="Heading1"/>
      </w:pPr>
      <w:bookmarkStart w:id="1921" w:name="_Toc175057133"/>
      <w:r>
        <w:lastRenderedPageBreak/>
        <w:t>HMIS Business Logic:  LSACalculated AHAR Counts</w:t>
      </w:r>
      <w:bookmarkEnd w:id="1921"/>
    </w:p>
    <w:p w14:paraId="75CA130C" w14:textId="77777777" w:rsidR="00D3069A" w:rsidRDefault="00D3069A" w:rsidP="00D3069A">
      <w:pPr>
        <w:pStyle w:val="Heading2"/>
      </w:pPr>
      <w:bookmarkStart w:id="1922" w:name="_Toc78368848"/>
      <w:bookmarkStart w:id="1923" w:name="_Toc175057134"/>
      <w:r>
        <w:t>Report Rows for LSACalculated Counts</w:t>
      </w:r>
      <w:bookmarkEnd w:id="1922"/>
      <w:bookmarkEnd w:id="1923"/>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924" w:name="_Toc78368849"/>
    </w:p>
    <w:p w14:paraId="787A1976" w14:textId="502CD320" w:rsidR="00D3069A" w:rsidRDefault="00D3069A" w:rsidP="00D3069A">
      <w:pPr>
        <w:pStyle w:val="Heading2"/>
      </w:pPr>
      <w:bookmarkStart w:id="1925" w:name="_Toc175057135"/>
      <w:r>
        <w:t>Identify Active and Point in Time Cohorts for LSACalculated AHAR Counts</w:t>
      </w:r>
      <w:bookmarkEnd w:id="1924"/>
      <w:bookmarkEnd w:id="1925"/>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926" w:name="_Toc78368888"/>
      <w:bookmarkStart w:id="1927" w:name="_Toc175057136"/>
      <w:r>
        <w:t>Counts of People and Households by Project and Household Characteristics</w:t>
      </w:r>
      <w:bookmarkEnd w:id="1926"/>
      <w:bookmarkEnd w:id="1927"/>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928" w:name="_Toc525229521"/>
      <w:bookmarkStart w:id="1929" w:name="_Toc525229522"/>
      <w:bookmarkStart w:id="1930" w:name="_Toc525229523"/>
      <w:bookmarkStart w:id="1931" w:name="_Toc525229524"/>
      <w:bookmarkStart w:id="1932" w:name="_Toc525229525"/>
      <w:bookmarkStart w:id="1933" w:name="_Toc525229526"/>
      <w:bookmarkStart w:id="1934" w:name="_Toc525229527"/>
      <w:bookmarkStart w:id="1935" w:name="_Toc525229553"/>
      <w:bookmarkStart w:id="1936" w:name="_Toc525229554"/>
      <w:bookmarkStart w:id="1937" w:name="_Toc525229555"/>
      <w:bookmarkStart w:id="1938" w:name="_Toc525229556"/>
      <w:bookmarkStart w:id="1939" w:name="_Toc525229557"/>
      <w:bookmarkStart w:id="1940" w:name="_Toc525229558"/>
      <w:bookmarkStart w:id="1941" w:name="_Toc525229559"/>
      <w:bookmarkStart w:id="1942" w:name="_Toc525229585"/>
      <w:bookmarkStart w:id="1943" w:name="_Toc525229586"/>
      <w:bookmarkStart w:id="1944" w:name="_Toc525229587"/>
      <w:bookmarkStart w:id="1945" w:name="_Toc525229588"/>
      <w:bookmarkStart w:id="1946" w:name="_Toc525229589"/>
      <w:bookmarkStart w:id="1947" w:name="_Toc525229590"/>
      <w:bookmarkStart w:id="1948" w:name="_Toc525229591"/>
      <w:bookmarkStart w:id="1949" w:name="_Toc525229617"/>
      <w:bookmarkStart w:id="1950" w:name="_Toc525229618"/>
      <w:bookmarkStart w:id="1951" w:name="_Toc525229619"/>
      <w:bookmarkStart w:id="1952" w:name="_Toc525229620"/>
      <w:bookmarkStart w:id="1953" w:name="_Toc525229621"/>
      <w:bookmarkStart w:id="1954" w:name="_Toc525229622"/>
      <w:bookmarkStart w:id="1955" w:name="_Toc525229623"/>
      <w:bookmarkStart w:id="1956" w:name="_Toc511744576"/>
      <w:bookmarkStart w:id="1957" w:name="_Toc511744577"/>
      <w:bookmarkStart w:id="1958" w:name="_Toc511744578"/>
      <w:bookmarkStart w:id="1959" w:name="_Toc511744579"/>
      <w:bookmarkStart w:id="1960" w:name="_Toc511744580"/>
      <w:bookmarkStart w:id="1961" w:name="_Toc511744581"/>
      <w:bookmarkStart w:id="1962" w:name="_Toc511744582"/>
      <w:bookmarkStart w:id="1963" w:name="_Toc511744591"/>
      <w:bookmarkStart w:id="1964" w:name="_Toc511744592"/>
      <w:bookmarkStart w:id="1965" w:name="_Toc511744593"/>
      <w:bookmarkStart w:id="1966" w:name="_Toc511744594"/>
      <w:bookmarkStart w:id="1967" w:name="_Toc511744595"/>
      <w:bookmarkStart w:id="1968" w:name="_Toc511744656"/>
      <w:bookmarkStart w:id="1969" w:name="_Toc511744657"/>
      <w:bookmarkStart w:id="1970" w:name="_Toc511744658"/>
      <w:bookmarkStart w:id="1971" w:name="_Toc511744659"/>
      <w:bookmarkStart w:id="1972" w:name="_Toc511744660"/>
      <w:bookmarkStart w:id="1973" w:name="_Toc511744661"/>
      <w:bookmarkStart w:id="1974" w:name="_Toc511744662"/>
      <w:bookmarkStart w:id="1975" w:name="_Toc511744663"/>
      <w:bookmarkStart w:id="1976" w:name="_Toc511182521"/>
      <w:bookmarkStart w:id="1977" w:name="_Toc37849821"/>
      <w:bookmarkStart w:id="1978" w:name="_Toc175057137"/>
      <w:bookmarkEnd w:id="191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r>
        <w:t>Get Counts of People by Project and Personal Characteristics</w:t>
      </w:r>
      <w:bookmarkEnd w:id="1977"/>
      <w:bookmarkEnd w:id="1978"/>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979" w:name="_Get_Counts_of"/>
      <w:bookmarkStart w:id="1980" w:name="_Toc175057138"/>
      <w:bookmarkStart w:id="1981" w:name="_Toc37849823"/>
      <w:bookmarkEnd w:id="1979"/>
      <w:r>
        <w:t>Get Counts of Bednights</w:t>
      </w:r>
      <w:bookmarkEnd w:id="1980"/>
      <w:r>
        <w:t xml:space="preserve"> </w:t>
      </w:r>
      <w:bookmarkEnd w:id="1981"/>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982" w:author="Molly McEvilley" w:date="2024-08-19T08:14:00Z" w16du:dateUtc="2024-08-19T12:14:00Z"/>
        </w:rPr>
      </w:pPr>
      <w:bookmarkStart w:id="1983" w:name="_Toc31198840"/>
      <w:bookmarkStart w:id="1984" w:name="_Get_OPH_Point-In-Time"/>
      <w:bookmarkStart w:id="1985" w:name="_Toc175057139"/>
      <w:bookmarkStart w:id="1986" w:name="_Toc37849827"/>
      <w:bookmarkEnd w:id="1983"/>
      <w:bookmarkEnd w:id="1984"/>
      <w:ins w:id="1987" w:author="Molly McEvilley" w:date="2024-08-19T08:11:00Z" w16du:dateUtc="2024-08-19T12:11:00Z">
        <w:r>
          <w:t xml:space="preserve">Get </w:t>
        </w:r>
      </w:ins>
      <w:ins w:id="1988" w:author="Molly McEvilley" w:date="2024-08-19T08:14:00Z" w16du:dateUtc="2024-08-19T12:14:00Z">
        <w:r w:rsidR="000D289E">
          <w:t>OPH Point-</w:t>
        </w:r>
      </w:ins>
      <w:ins w:id="1989" w:author="Molly McEvilley" w:date="2024-08-20T06:50:00Z" w16du:dateUtc="2024-08-20T10:50:00Z">
        <w:r w:rsidR="003D7DCC">
          <w:t>i</w:t>
        </w:r>
      </w:ins>
      <w:ins w:id="1990" w:author="Molly McEvilley" w:date="2024-08-19T08:14:00Z" w16du:dateUtc="2024-08-19T12:14:00Z">
        <w:r w:rsidR="000D289E">
          <w:t>n-Time Counts</w:t>
        </w:r>
      </w:ins>
      <w:ins w:id="1991" w:author="Molly McEvilley" w:date="2024-08-19T08:20:00Z" w16du:dateUtc="2024-08-19T12:20:00Z">
        <w:r w:rsidR="00B7717C">
          <w:t xml:space="preserve"> for HIC</w:t>
        </w:r>
      </w:ins>
      <w:bookmarkEnd w:id="1985"/>
    </w:p>
    <w:p w14:paraId="2E4F6753" w14:textId="3EBE6B9F" w:rsidR="002B7228" w:rsidRPr="00F824D6" w:rsidRDefault="002B7228" w:rsidP="002B7228">
      <w:pPr>
        <w:jc w:val="center"/>
        <w:rPr>
          <w:ins w:id="1992" w:author="Molly McEvilley" w:date="2024-08-19T13:03:00Z" w16du:dateUtc="2024-08-19T17:03:00Z"/>
        </w:rPr>
      </w:pPr>
      <w:ins w:id="1993"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994" w:author="Molly McEvilley" w:date="2024-08-19T13:17:00Z" w16du:dateUtc="2024-08-19T17:17:00Z"/>
        </w:rPr>
      </w:pPr>
      <w:ins w:id="1995" w:author="Molly McEvilley" w:date="2024-08-19T13:17:00Z" w16du:dateUtc="2024-08-19T17:17:00Z">
        <w:r>
          <w:t>Relevant Data</w:t>
        </w:r>
      </w:ins>
    </w:p>
    <w:p w14:paraId="3179E94A" w14:textId="77777777" w:rsidR="008D3005" w:rsidRDefault="008D3005" w:rsidP="008D3005">
      <w:pPr>
        <w:pStyle w:val="Heading4"/>
        <w:rPr>
          <w:ins w:id="1996" w:author="Molly McEvilley" w:date="2024-08-19T13:17:00Z" w16du:dateUtc="2024-08-19T17:17:00Z"/>
        </w:rPr>
      </w:pPr>
      <w:ins w:id="1997"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998"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999" w:author="Molly McEvilley" w:date="2024-08-19T13:19:00Z" w16du:dateUtc="2024-08-19T17:19:00Z"/>
                <w:b/>
                <w:bCs/>
              </w:rPr>
            </w:pPr>
            <w:ins w:id="2000" w:author="Molly McEvilley" w:date="2024-08-19T13:19:00Z" w16du:dateUtc="2024-08-19T17:19:00Z">
              <w:r>
                <w:rPr>
                  <w:b/>
                  <w:bCs/>
                </w:rPr>
                <w:t>lsa_Report</w:t>
              </w:r>
            </w:ins>
          </w:p>
        </w:tc>
      </w:tr>
      <w:tr w:rsidR="00C16FEC" w:rsidRPr="005F4836" w14:paraId="5E44427E" w14:textId="77777777" w:rsidTr="00B44FA5">
        <w:trPr>
          <w:trHeight w:val="216"/>
          <w:ins w:id="2001" w:author="Molly McEvilley" w:date="2024-08-19T13:19:00Z"/>
        </w:trPr>
        <w:tc>
          <w:tcPr>
            <w:tcW w:w="9355" w:type="dxa"/>
          </w:tcPr>
          <w:p w14:paraId="1D4E41EF" w14:textId="603FED38" w:rsidR="00C16FEC" w:rsidRPr="00246D5B" w:rsidRDefault="002363EF" w:rsidP="00B44FA5">
            <w:pPr>
              <w:pStyle w:val="NoSpacing"/>
              <w:rPr>
                <w:ins w:id="2002" w:author="Molly McEvilley" w:date="2024-08-19T13:19:00Z" w16du:dateUtc="2024-08-19T17:19:00Z"/>
              </w:rPr>
            </w:pPr>
            <w:ins w:id="2003" w:author="Molly McEvilley" w:date="2024-08-19T13:19:00Z" w16du:dateUtc="2024-08-19T17:19:00Z">
              <w:r>
                <w:t>LSAScope</w:t>
              </w:r>
            </w:ins>
          </w:p>
        </w:tc>
      </w:tr>
      <w:tr w:rsidR="00C16FEC" w:rsidRPr="005F4836" w14:paraId="5334C8E5" w14:textId="77777777" w:rsidTr="00B44FA5">
        <w:trPr>
          <w:trHeight w:val="216"/>
          <w:ins w:id="2004" w:author="Molly McEvilley" w:date="2024-08-19T13:19:00Z"/>
        </w:trPr>
        <w:tc>
          <w:tcPr>
            <w:tcW w:w="9355" w:type="dxa"/>
          </w:tcPr>
          <w:p w14:paraId="7BB7BF5A" w14:textId="0CE89CA9" w:rsidR="00C16FEC" w:rsidRPr="00246D5B" w:rsidRDefault="002363EF" w:rsidP="00B44FA5">
            <w:pPr>
              <w:pStyle w:val="NoSpacing"/>
              <w:rPr>
                <w:ins w:id="2005" w:author="Molly McEvilley" w:date="2024-08-19T13:19:00Z" w16du:dateUtc="2024-08-19T17:19:00Z"/>
              </w:rPr>
            </w:pPr>
            <w:ins w:id="2006" w:author="Molly McEvilley" w:date="2024-08-19T13:19:00Z" w16du:dateUtc="2024-08-19T17:19:00Z">
              <w:r>
                <w:t>ReportStart</w:t>
              </w:r>
            </w:ins>
          </w:p>
        </w:tc>
      </w:tr>
      <w:tr w:rsidR="00CB5A5C" w:rsidRPr="00845520" w14:paraId="1CA0DF7C" w14:textId="77777777" w:rsidTr="00B44FA5">
        <w:trPr>
          <w:trHeight w:val="216"/>
          <w:ins w:id="2007"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2008" w:author="Molly McEvilley" w:date="2024-08-19T13:21:00Z" w16du:dateUtc="2024-08-19T17:21:00Z"/>
                <w:b/>
                <w:bCs/>
              </w:rPr>
            </w:pPr>
            <w:ins w:id="2009" w:author="Molly McEvilley" w:date="2024-08-19T13:21:00Z" w16du:dateUtc="2024-08-19T17:21:00Z">
              <w:r w:rsidRPr="00845520">
                <w:rPr>
                  <w:b/>
                  <w:bCs/>
                </w:rPr>
                <w:lastRenderedPageBreak/>
                <w:t>lsa_</w:t>
              </w:r>
              <w:r>
                <w:rPr>
                  <w:b/>
                  <w:bCs/>
                </w:rPr>
                <w:t>Project</w:t>
              </w:r>
            </w:ins>
          </w:p>
        </w:tc>
      </w:tr>
      <w:tr w:rsidR="00CB5A5C" w:rsidRPr="005F4836" w14:paraId="3A53E306" w14:textId="77777777" w:rsidTr="00B44FA5">
        <w:trPr>
          <w:trHeight w:val="216"/>
          <w:ins w:id="2010" w:author="Molly McEvilley" w:date="2024-08-19T13:21:00Z"/>
        </w:trPr>
        <w:tc>
          <w:tcPr>
            <w:tcW w:w="9355" w:type="dxa"/>
          </w:tcPr>
          <w:p w14:paraId="62AA4CDF" w14:textId="6F11A8C0" w:rsidR="00CB5A5C" w:rsidRPr="00845520" w:rsidRDefault="009F7DA8" w:rsidP="00B44FA5">
            <w:pPr>
              <w:pStyle w:val="NoSpacing"/>
              <w:rPr>
                <w:ins w:id="2011" w:author="Molly McEvilley" w:date="2024-08-19T13:21:00Z" w16du:dateUtc="2024-08-19T17:21:00Z"/>
              </w:rPr>
            </w:pPr>
            <w:ins w:id="2012" w:author="Molly McEvilley" w:date="2024-08-19T13:23:00Z" w16du:dateUtc="2024-08-19T17:23:00Z">
              <w:r>
                <w:t>ProjectID</w:t>
              </w:r>
            </w:ins>
          </w:p>
        </w:tc>
      </w:tr>
      <w:tr w:rsidR="009F7DA8" w:rsidRPr="005F4836" w14:paraId="6E4730FD" w14:textId="77777777" w:rsidTr="00B44FA5">
        <w:trPr>
          <w:trHeight w:val="216"/>
          <w:ins w:id="2013" w:author="Molly McEvilley" w:date="2024-08-19T13:23:00Z"/>
        </w:trPr>
        <w:tc>
          <w:tcPr>
            <w:tcW w:w="9355" w:type="dxa"/>
          </w:tcPr>
          <w:p w14:paraId="4AD87D2E" w14:textId="2B3E168E" w:rsidR="009F7DA8" w:rsidRDefault="009F7DA8" w:rsidP="00B44FA5">
            <w:pPr>
              <w:pStyle w:val="NoSpacing"/>
              <w:rPr>
                <w:ins w:id="2014" w:author="Molly McEvilley" w:date="2024-08-19T13:23:00Z" w16du:dateUtc="2024-08-19T17:23:00Z"/>
              </w:rPr>
            </w:pPr>
            <w:ins w:id="2015" w:author="Molly McEvilley" w:date="2024-08-19T13:23:00Z" w16du:dateUtc="2024-08-19T17:23:00Z">
              <w:r>
                <w:t>ProjectType</w:t>
              </w:r>
            </w:ins>
          </w:p>
        </w:tc>
      </w:tr>
      <w:tr w:rsidR="00C16FEC" w:rsidRPr="00845520" w14:paraId="61725D43" w14:textId="77777777" w:rsidTr="00B44FA5">
        <w:trPr>
          <w:trHeight w:val="216"/>
          <w:ins w:id="2016"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2017" w:author="Molly McEvilley" w:date="2024-08-19T13:19:00Z" w16du:dateUtc="2024-08-19T17:19:00Z"/>
                <w:b/>
                <w:bCs/>
              </w:rPr>
            </w:pPr>
            <w:ins w:id="2018" w:author="Molly McEvilley" w:date="2024-08-19T13:19:00Z" w16du:dateUtc="2024-08-19T17:19:00Z">
              <w:r w:rsidRPr="00845520">
                <w:rPr>
                  <w:b/>
                  <w:bCs/>
                </w:rPr>
                <w:t>lsa_H</w:t>
              </w:r>
              <w:r w:rsidR="00857EA2">
                <w:rPr>
                  <w:b/>
                  <w:bCs/>
                </w:rPr>
                <w:t>MISPart</w:t>
              </w:r>
            </w:ins>
            <w:ins w:id="2019" w:author="Molly McEvilley" w:date="2024-08-19T13:20:00Z" w16du:dateUtc="2024-08-19T17:20:00Z">
              <w:r w:rsidR="00857EA2">
                <w:rPr>
                  <w:b/>
                  <w:bCs/>
                </w:rPr>
                <w:t>icipation</w:t>
              </w:r>
            </w:ins>
          </w:p>
        </w:tc>
      </w:tr>
      <w:tr w:rsidR="00C16FEC" w:rsidRPr="005F4836" w14:paraId="30C9C02E" w14:textId="77777777" w:rsidTr="00B44FA5">
        <w:trPr>
          <w:trHeight w:val="216"/>
          <w:ins w:id="2020" w:author="Molly McEvilley" w:date="2024-08-19T13:19:00Z"/>
        </w:trPr>
        <w:tc>
          <w:tcPr>
            <w:tcW w:w="9355" w:type="dxa"/>
          </w:tcPr>
          <w:p w14:paraId="7B70C886" w14:textId="18520B6F" w:rsidR="00C16FEC" w:rsidRPr="00845520" w:rsidRDefault="00857EA2" w:rsidP="00B44FA5">
            <w:pPr>
              <w:pStyle w:val="NoSpacing"/>
              <w:rPr>
                <w:ins w:id="2021" w:author="Molly McEvilley" w:date="2024-08-19T13:19:00Z" w16du:dateUtc="2024-08-19T17:19:00Z"/>
              </w:rPr>
            </w:pPr>
            <w:ins w:id="2022" w:author="Molly McEvilley" w:date="2024-08-19T13:20:00Z" w16du:dateUtc="2024-08-19T17:20:00Z">
              <w:r>
                <w:t>HMISParticipation</w:t>
              </w:r>
              <w:r w:rsidR="00CB5A5C">
                <w:t>Type</w:t>
              </w:r>
            </w:ins>
          </w:p>
        </w:tc>
      </w:tr>
      <w:tr w:rsidR="00C16FEC" w:rsidRPr="005F4836" w14:paraId="5F67C761" w14:textId="77777777" w:rsidTr="00B44FA5">
        <w:trPr>
          <w:trHeight w:val="216"/>
          <w:ins w:id="2023" w:author="Molly McEvilley" w:date="2024-08-19T13:19:00Z"/>
        </w:trPr>
        <w:tc>
          <w:tcPr>
            <w:tcW w:w="9355" w:type="dxa"/>
          </w:tcPr>
          <w:p w14:paraId="46DE7628" w14:textId="3FACF40E" w:rsidR="00C16FEC" w:rsidRDefault="00857EA2" w:rsidP="00B44FA5">
            <w:pPr>
              <w:pStyle w:val="NoSpacing"/>
              <w:rPr>
                <w:ins w:id="2024" w:author="Molly McEvilley" w:date="2024-08-19T13:19:00Z" w16du:dateUtc="2024-08-19T17:19:00Z"/>
              </w:rPr>
            </w:pPr>
            <w:ins w:id="2025" w:author="Molly McEvilley" w:date="2024-08-19T13:20:00Z" w16du:dateUtc="2024-08-19T17:20:00Z">
              <w:r>
                <w:t>HMISParticipation</w:t>
              </w:r>
              <w:r w:rsidR="00CB5A5C">
                <w:t>StatusS</w:t>
              </w:r>
            </w:ins>
            <w:ins w:id="2026" w:author="Molly McEvilley" w:date="2024-08-19T13:21:00Z" w16du:dateUtc="2024-08-19T17:21:00Z">
              <w:r w:rsidR="00CB5A5C">
                <w:t>tartDate</w:t>
              </w:r>
            </w:ins>
          </w:p>
        </w:tc>
      </w:tr>
      <w:tr w:rsidR="00C16FEC" w:rsidRPr="005F4836" w14:paraId="0437C5A6" w14:textId="77777777" w:rsidTr="00B44FA5">
        <w:trPr>
          <w:trHeight w:val="216"/>
          <w:ins w:id="2027" w:author="Molly McEvilley" w:date="2024-08-19T13:19:00Z"/>
        </w:trPr>
        <w:tc>
          <w:tcPr>
            <w:tcW w:w="9355" w:type="dxa"/>
          </w:tcPr>
          <w:p w14:paraId="2B58AED4" w14:textId="0C292F89" w:rsidR="00C16FEC" w:rsidRDefault="00857EA2" w:rsidP="00B44FA5">
            <w:pPr>
              <w:pStyle w:val="NoSpacing"/>
              <w:rPr>
                <w:ins w:id="2028" w:author="Molly McEvilley" w:date="2024-08-19T13:19:00Z" w16du:dateUtc="2024-08-19T17:19:00Z"/>
              </w:rPr>
            </w:pPr>
            <w:ins w:id="2029" w:author="Molly McEvilley" w:date="2024-08-19T13:20:00Z" w16du:dateUtc="2024-08-19T17:20:00Z">
              <w:r>
                <w:t>HMISParticipation</w:t>
              </w:r>
            </w:ins>
            <w:ins w:id="2030" w:author="Molly McEvilley" w:date="2024-08-19T13:21:00Z" w16du:dateUtc="2024-08-19T17:21:00Z">
              <w:r w:rsidR="00CB5A5C">
                <w:t>StatusEndDate</w:t>
              </w:r>
            </w:ins>
          </w:p>
        </w:tc>
      </w:tr>
      <w:tr w:rsidR="00C16FEC" w:rsidRPr="005F4836" w14:paraId="57E26A96" w14:textId="77777777" w:rsidTr="008D41BA">
        <w:trPr>
          <w:trHeight w:val="216"/>
          <w:ins w:id="2031"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2032" w:author="Molly McEvilley" w:date="2024-08-19T13:19:00Z" w16du:dateUtc="2024-08-19T17:19:00Z"/>
                <w:b/>
              </w:rPr>
            </w:pPr>
            <w:ins w:id="2033" w:author="Molly McEvilley" w:date="2024-08-19T13:21:00Z" w16du:dateUtc="2024-08-19T17:21:00Z">
              <w:r>
                <w:rPr>
                  <w:b/>
                </w:rPr>
                <w:t>hmis_</w:t>
              </w:r>
            </w:ins>
            <w:ins w:id="2034" w:author="Molly McEvilley" w:date="2024-08-19T13:22:00Z" w16du:dateUtc="2024-08-19T17:22:00Z">
              <w:r>
                <w:rPr>
                  <w:b/>
                </w:rPr>
                <w:t>Enrollment</w:t>
              </w:r>
            </w:ins>
          </w:p>
        </w:tc>
      </w:tr>
      <w:tr w:rsidR="00C16FEC" w:rsidRPr="005F4836" w14:paraId="75FDDA92" w14:textId="77777777" w:rsidTr="00B44FA5">
        <w:trPr>
          <w:trHeight w:val="216"/>
          <w:ins w:id="2035" w:author="Molly McEvilley" w:date="2024-08-19T13:19:00Z"/>
        </w:trPr>
        <w:tc>
          <w:tcPr>
            <w:tcW w:w="9355" w:type="dxa"/>
          </w:tcPr>
          <w:p w14:paraId="241FE0C0" w14:textId="5F5F878E" w:rsidR="00C16FEC" w:rsidRPr="00845520" w:rsidRDefault="009F7DA8" w:rsidP="00B44FA5">
            <w:pPr>
              <w:pStyle w:val="NoSpacing"/>
              <w:rPr>
                <w:ins w:id="2036" w:author="Molly McEvilley" w:date="2024-08-19T13:19:00Z" w16du:dateUtc="2024-08-19T17:19:00Z"/>
                <w:bCs/>
              </w:rPr>
            </w:pPr>
            <w:ins w:id="2037" w:author="Molly McEvilley" w:date="2024-08-19T13:22:00Z" w16du:dateUtc="2024-08-19T17:22:00Z">
              <w:r>
                <w:rPr>
                  <w:bCs/>
                </w:rPr>
                <w:t>HouseholdID</w:t>
              </w:r>
            </w:ins>
          </w:p>
        </w:tc>
      </w:tr>
      <w:tr w:rsidR="009F7DA8" w:rsidRPr="005F4836" w14:paraId="5421DF0E" w14:textId="77777777" w:rsidTr="00B44FA5">
        <w:trPr>
          <w:trHeight w:val="216"/>
          <w:ins w:id="2038" w:author="Molly McEvilley" w:date="2024-08-19T13:22:00Z"/>
        </w:trPr>
        <w:tc>
          <w:tcPr>
            <w:tcW w:w="9355" w:type="dxa"/>
          </w:tcPr>
          <w:p w14:paraId="6A72E0AB" w14:textId="718427C2" w:rsidR="009F7DA8" w:rsidRDefault="009F7DA8" w:rsidP="00B44FA5">
            <w:pPr>
              <w:pStyle w:val="NoSpacing"/>
              <w:rPr>
                <w:ins w:id="2039" w:author="Molly McEvilley" w:date="2024-08-19T13:22:00Z" w16du:dateUtc="2024-08-19T17:22:00Z"/>
                <w:bCs/>
              </w:rPr>
            </w:pPr>
            <w:ins w:id="2040" w:author="Molly McEvilley" w:date="2024-08-19T13:22:00Z" w16du:dateUtc="2024-08-19T17:22:00Z">
              <w:r>
                <w:rPr>
                  <w:bCs/>
                </w:rPr>
                <w:t>PersonalID</w:t>
              </w:r>
            </w:ins>
          </w:p>
        </w:tc>
      </w:tr>
      <w:tr w:rsidR="009F7DA8" w:rsidRPr="005F4836" w14:paraId="70D0048D" w14:textId="77777777" w:rsidTr="00B44FA5">
        <w:trPr>
          <w:trHeight w:val="216"/>
          <w:ins w:id="2041" w:author="Molly McEvilley" w:date="2024-08-19T13:22:00Z"/>
        </w:trPr>
        <w:tc>
          <w:tcPr>
            <w:tcW w:w="9355" w:type="dxa"/>
          </w:tcPr>
          <w:p w14:paraId="100A28E8" w14:textId="5271A815" w:rsidR="009F7DA8" w:rsidRDefault="009F7DA8" w:rsidP="00B44FA5">
            <w:pPr>
              <w:pStyle w:val="NoSpacing"/>
              <w:rPr>
                <w:ins w:id="2042" w:author="Molly McEvilley" w:date="2024-08-19T13:22:00Z" w16du:dateUtc="2024-08-19T17:22:00Z"/>
                <w:bCs/>
              </w:rPr>
            </w:pPr>
            <w:ins w:id="2043" w:author="Molly McEvilley" w:date="2024-08-19T13:22:00Z" w16du:dateUtc="2024-08-19T17:22:00Z">
              <w:r>
                <w:rPr>
                  <w:bCs/>
                </w:rPr>
                <w:t>EntryDate</w:t>
              </w:r>
            </w:ins>
          </w:p>
        </w:tc>
      </w:tr>
      <w:tr w:rsidR="00C16FEC" w:rsidRPr="005F4836" w14:paraId="58BD5F72" w14:textId="77777777" w:rsidTr="00B44FA5">
        <w:trPr>
          <w:trHeight w:val="216"/>
          <w:ins w:id="2044" w:author="Molly McEvilley" w:date="2024-08-19T13:19:00Z"/>
        </w:trPr>
        <w:tc>
          <w:tcPr>
            <w:tcW w:w="9355" w:type="dxa"/>
          </w:tcPr>
          <w:p w14:paraId="26B7156B" w14:textId="4F71DA28" w:rsidR="00C16FEC" w:rsidRPr="00845520" w:rsidRDefault="00B202DC" w:rsidP="00B44FA5">
            <w:pPr>
              <w:pStyle w:val="NoSpacing"/>
              <w:rPr>
                <w:ins w:id="2045" w:author="Molly McEvilley" w:date="2024-08-19T13:19:00Z" w16du:dateUtc="2024-08-19T17:19:00Z"/>
                <w:bCs/>
              </w:rPr>
            </w:pPr>
            <w:ins w:id="2046" w:author="Molly McEvilley" w:date="2024-08-19T13:22:00Z" w16du:dateUtc="2024-08-19T17:22:00Z">
              <w:r>
                <w:rPr>
                  <w:bCs/>
                </w:rPr>
                <w:t>RelationshipToHoH</w:t>
              </w:r>
            </w:ins>
          </w:p>
        </w:tc>
      </w:tr>
      <w:tr w:rsidR="00C16FEC" w:rsidRPr="005F4836" w14:paraId="428821B1" w14:textId="77777777" w:rsidTr="00B44FA5">
        <w:trPr>
          <w:trHeight w:val="216"/>
          <w:ins w:id="2047" w:author="Molly McEvilley" w:date="2024-08-19T13:19:00Z"/>
        </w:trPr>
        <w:tc>
          <w:tcPr>
            <w:tcW w:w="9355" w:type="dxa"/>
          </w:tcPr>
          <w:p w14:paraId="74036D61" w14:textId="73CC7D28" w:rsidR="00C16FEC" w:rsidRPr="00845520" w:rsidRDefault="00B202DC" w:rsidP="00B44FA5">
            <w:pPr>
              <w:pStyle w:val="NoSpacing"/>
              <w:rPr>
                <w:ins w:id="2048" w:author="Molly McEvilley" w:date="2024-08-19T13:19:00Z" w16du:dateUtc="2024-08-19T17:19:00Z"/>
                <w:bCs/>
              </w:rPr>
            </w:pPr>
            <w:ins w:id="2049" w:author="Molly McEvilley" w:date="2024-08-19T13:22:00Z" w16du:dateUtc="2024-08-19T17:22:00Z">
              <w:r>
                <w:rPr>
                  <w:bCs/>
                </w:rPr>
                <w:t>MoveInDate</w:t>
              </w:r>
            </w:ins>
          </w:p>
        </w:tc>
      </w:tr>
      <w:tr w:rsidR="009F7DA8" w:rsidRPr="005F4836" w14:paraId="205FDD32" w14:textId="77777777" w:rsidTr="008D41BA">
        <w:trPr>
          <w:trHeight w:val="216"/>
          <w:ins w:id="2050"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2051" w:author="Molly McEvilley" w:date="2024-08-19T13:23:00Z" w16du:dateUtc="2024-08-19T17:23:00Z"/>
                <w:b/>
              </w:rPr>
            </w:pPr>
            <w:ins w:id="2052" w:author="Molly McEvilley" w:date="2024-08-19T13:23:00Z" w16du:dateUtc="2024-08-19T17:23:00Z">
              <w:r>
                <w:rPr>
                  <w:b/>
                </w:rPr>
                <w:t>hmis_Exit</w:t>
              </w:r>
            </w:ins>
          </w:p>
        </w:tc>
      </w:tr>
      <w:tr w:rsidR="009F7DA8" w:rsidRPr="005F4836" w14:paraId="098CE4F2" w14:textId="77777777" w:rsidTr="00B44FA5">
        <w:trPr>
          <w:trHeight w:val="216"/>
          <w:ins w:id="2053" w:author="Molly McEvilley" w:date="2024-08-19T13:23:00Z"/>
        </w:trPr>
        <w:tc>
          <w:tcPr>
            <w:tcW w:w="9355" w:type="dxa"/>
          </w:tcPr>
          <w:p w14:paraId="18B597CA" w14:textId="7E240773" w:rsidR="009F7DA8" w:rsidRPr="00845520" w:rsidRDefault="009F7DA8" w:rsidP="00B44FA5">
            <w:pPr>
              <w:pStyle w:val="NoSpacing"/>
              <w:rPr>
                <w:ins w:id="2054" w:author="Molly McEvilley" w:date="2024-08-19T13:23:00Z" w16du:dateUtc="2024-08-19T17:23:00Z"/>
                <w:bCs/>
              </w:rPr>
            </w:pPr>
            <w:ins w:id="2055" w:author="Molly McEvilley" w:date="2024-08-19T13:23:00Z" w16du:dateUtc="2024-08-19T17:23:00Z">
              <w:r>
                <w:rPr>
                  <w:bCs/>
                </w:rPr>
                <w:t>ExitDate</w:t>
              </w:r>
            </w:ins>
          </w:p>
        </w:tc>
      </w:tr>
    </w:tbl>
    <w:p w14:paraId="36D752BF" w14:textId="1BFFA39B" w:rsidR="0024710E" w:rsidRDefault="00C40B59" w:rsidP="0024710E">
      <w:pPr>
        <w:pStyle w:val="Heading4"/>
        <w:rPr>
          <w:ins w:id="2056" w:author="Molly McEvilley" w:date="2024-08-19T13:05:00Z" w16du:dateUtc="2024-08-19T17:05:00Z"/>
        </w:rPr>
      </w:pPr>
      <w:ins w:id="2057" w:author="Molly McEvilley" w:date="2024-08-19T13:05:00Z" w16du:dateUtc="2024-08-19T17:05:00Z">
        <w:r>
          <w:t>T</w:t>
        </w:r>
      </w:ins>
      <w:ins w:id="2058"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2059"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2060" w:author="Molly McEvilley" w:date="2024-08-19T08:19:00Z" w16du:dateUtc="2024-08-19T12:19:00Z"/>
                <w:color w:val="FFFFFF" w:themeColor="background1"/>
              </w:rPr>
            </w:pPr>
            <w:ins w:id="2061"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2062" w:author="Molly McEvilley" w:date="2024-08-19T08:19:00Z"/>
        </w:trPr>
        <w:tc>
          <w:tcPr>
            <w:tcW w:w="1435" w:type="dxa"/>
          </w:tcPr>
          <w:p w14:paraId="4BC6D114" w14:textId="77777777" w:rsidR="00F45196" w:rsidRPr="00845520" w:rsidRDefault="00F45196" w:rsidP="00B44FA5">
            <w:pPr>
              <w:pStyle w:val="NoSpacing"/>
              <w:rPr>
                <w:ins w:id="2063" w:author="Molly McEvilley" w:date="2024-08-19T08:19:00Z" w16du:dateUtc="2024-08-19T12:19:00Z"/>
                <w:b/>
                <w:bCs/>
              </w:rPr>
            </w:pPr>
            <w:ins w:id="2064"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2065" w:author="Molly McEvilley" w:date="2024-08-19T08:19:00Z" w16du:dateUtc="2024-08-19T12:19:00Z"/>
              </w:rPr>
            </w:pPr>
            <w:ins w:id="2066" w:author="Molly McEvilley" w:date="2024-08-19T08:19:00Z" w16du:dateUtc="2024-08-19T12:19:00Z">
              <w:r>
                <w:t>1</w:t>
              </w:r>
            </w:ins>
          </w:p>
        </w:tc>
      </w:tr>
      <w:tr w:rsidR="00F45196" w:rsidRPr="003A0FA0" w14:paraId="63862CA5" w14:textId="77777777" w:rsidTr="00B44FA5">
        <w:trPr>
          <w:ins w:id="2067" w:author="Molly McEvilley" w:date="2024-08-19T08:19:00Z"/>
        </w:trPr>
        <w:tc>
          <w:tcPr>
            <w:tcW w:w="1435" w:type="dxa"/>
          </w:tcPr>
          <w:p w14:paraId="6FDBD890" w14:textId="77777777" w:rsidR="00F45196" w:rsidRPr="00845520" w:rsidRDefault="00F45196" w:rsidP="00B44FA5">
            <w:pPr>
              <w:pStyle w:val="NoSpacing"/>
              <w:rPr>
                <w:ins w:id="2068" w:author="Molly McEvilley" w:date="2024-08-19T08:19:00Z" w16du:dateUtc="2024-08-19T12:19:00Z"/>
                <w:b/>
                <w:bCs/>
              </w:rPr>
            </w:pPr>
            <w:ins w:id="2069"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2070" w:author="Molly McEvilley" w:date="2024-08-19T08:19:00Z" w16du:dateUtc="2024-08-19T12:19:00Z"/>
              </w:rPr>
            </w:pPr>
            <w:ins w:id="2071" w:author="Molly McEvilley" w:date="2024-08-19T08:19:00Z" w16du:dateUtc="2024-08-19T12:19:00Z">
              <w:r>
                <w:t xml:space="preserve">10 </w:t>
              </w:r>
            </w:ins>
          </w:p>
        </w:tc>
      </w:tr>
      <w:tr w:rsidR="00F45196" w:rsidRPr="003A0FA0" w14:paraId="083ED680" w14:textId="77777777" w:rsidTr="00B44FA5">
        <w:trPr>
          <w:ins w:id="2072" w:author="Molly McEvilley" w:date="2024-08-19T08:19:00Z"/>
        </w:trPr>
        <w:tc>
          <w:tcPr>
            <w:tcW w:w="1435" w:type="dxa"/>
          </w:tcPr>
          <w:p w14:paraId="2D6BA8BC" w14:textId="77777777" w:rsidR="00F45196" w:rsidRPr="003A0FA0" w:rsidRDefault="00F45196" w:rsidP="00B44FA5">
            <w:pPr>
              <w:pStyle w:val="NoSpacing"/>
              <w:rPr>
                <w:ins w:id="2073" w:author="Molly McEvilley" w:date="2024-08-19T08:19:00Z" w16du:dateUtc="2024-08-19T12:19:00Z"/>
              </w:rPr>
            </w:pPr>
            <w:ins w:id="2074"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2075" w:author="Molly McEvilley" w:date="2024-08-19T08:19:00Z" w16du:dateUtc="2024-08-19T12:19:00Z"/>
              </w:rPr>
            </w:pPr>
            <w:ins w:id="2076" w:author="Molly McEvilley" w:date="2024-08-19T08:19:00Z" w16du:dateUtc="2024-08-19T12:19:00Z">
              <w:r>
                <w:t>0</w:t>
              </w:r>
            </w:ins>
          </w:p>
        </w:tc>
      </w:tr>
      <w:tr w:rsidR="00F45196" w:rsidRPr="003A0FA0" w14:paraId="167BF902" w14:textId="77777777" w:rsidTr="00B44FA5">
        <w:trPr>
          <w:ins w:id="2077" w:author="Molly McEvilley" w:date="2024-08-19T08:19:00Z"/>
        </w:trPr>
        <w:tc>
          <w:tcPr>
            <w:tcW w:w="1435" w:type="dxa"/>
          </w:tcPr>
          <w:p w14:paraId="6DB79E06" w14:textId="77777777" w:rsidR="00F45196" w:rsidRPr="003A0FA0" w:rsidRDefault="00F45196" w:rsidP="00B44FA5">
            <w:pPr>
              <w:pStyle w:val="NoSpacing"/>
              <w:rPr>
                <w:ins w:id="2078" w:author="Molly McEvilley" w:date="2024-08-19T08:19:00Z" w16du:dateUtc="2024-08-19T12:19:00Z"/>
              </w:rPr>
            </w:pPr>
            <w:ins w:id="2079"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2080" w:author="Molly McEvilley" w:date="2024-08-19T08:19:00Z" w16du:dateUtc="2024-08-19T12:19:00Z"/>
              </w:rPr>
            </w:pPr>
            <w:ins w:id="2081" w:author="Molly McEvilley" w:date="2024-08-19T08:19:00Z" w16du:dateUtc="2024-08-19T12:19:00Z">
              <w:r>
                <w:t>0</w:t>
              </w:r>
            </w:ins>
          </w:p>
        </w:tc>
      </w:tr>
      <w:tr w:rsidR="00F45196" w:rsidRPr="003A0FA0" w14:paraId="255FDBE2" w14:textId="77777777" w:rsidTr="00B44FA5">
        <w:trPr>
          <w:ins w:id="2082" w:author="Molly McEvilley" w:date="2024-08-19T08:19:00Z"/>
        </w:trPr>
        <w:tc>
          <w:tcPr>
            <w:tcW w:w="1435" w:type="dxa"/>
          </w:tcPr>
          <w:p w14:paraId="2D0C8636" w14:textId="7A748F3A" w:rsidR="00F45196" w:rsidRPr="00845520" w:rsidRDefault="00F45196" w:rsidP="00B44FA5">
            <w:pPr>
              <w:pStyle w:val="NoSpacing"/>
              <w:rPr>
                <w:ins w:id="2083" w:author="Molly McEvilley" w:date="2024-08-19T08:19:00Z" w16du:dateUtc="2024-08-19T12:19:00Z"/>
                <w:b/>
                <w:bCs/>
              </w:rPr>
            </w:pPr>
            <w:ins w:id="2084"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2085" w:author="Molly McEvilley" w:date="2024-08-19T08:19:00Z" w16du:dateUtc="2024-08-19T12:19:00Z"/>
              </w:rPr>
            </w:pPr>
            <w:ins w:id="2086" w:author="Molly McEvilley" w:date="2024-08-19T08:19:00Z" w16du:dateUtc="2024-08-19T12:19:00Z">
              <w:r>
                <w:t>-1</w:t>
              </w:r>
            </w:ins>
          </w:p>
        </w:tc>
      </w:tr>
      <w:tr w:rsidR="00F45196" w:rsidRPr="003A0FA0" w14:paraId="47FBF9E8" w14:textId="77777777" w:rsidTr="00B44FA5">
        <w:trPr>
          <w:ins w:id="2087" w:author="Molly McEvilley" w:date="2024-08-19T08:19:00Z"/>
        </w:trPr>
        <w:tc>
          <w:tcPr>
            <w:tcW w:w="1435" w:type="dxa"/>
          </w:tcPr>
          <w:p w14:paraId="698343A4" w14:textId="6A16B71E" w:rsidR="00F45196" w:rsidRPr="00845520" w:rsidRDefault="00F45196" w:rsidP="00B44FA5">
            <w:pPr>
              <w:pStyle w:val="NoSpacing"/>
              <w:rPr>
                <w:ins w:id="2088" w:author="Molly McEvilley" w:date="2024-08-19T08:19:00Z" w16du:dateUtc="2024-08-19T12:19:00Z"/>
                <w:b/>
                <w:bCs/>
              </w:rPr>
            </w:pPr>
            <w:ins w:id="2089"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2090" w:author="Molly McEvilley" w:date="2024-08-19T08:19:00Z" w16du:dateUtc="2024-08-19T12:19:00Z"/>
              </w:rPr>
            </w:pPr>
            <w:ins w:id="2091" w:author="Molly McEvilley" w:date="2024-08-19T08:19:00Z" w16du:dateUtc="2024-08-19T12:19:00Z">
              <w:r>
                <w:t>Must match Project.</w:t>
              </w:r>
              <w:r w:rsidRPr="00A51A8B">
                <w:rPr>
                  <w:b/>
                  <w:bCs/>
                </w:rPr>
                <w:t>ProjectID</w:t>
              </w:r>
              <w:r>
                <w:rPr>
                  <w:b/>
                  <w:bCs/>
                </w:rPr>
                <w:t xml:space="preserve"> </w:t>
              </w:r>
              <w:r w:rsidR="00D14A3F">
                <w:t>wh</w:t>
              </w:r>
            </w:ins>
            <w:ins w:id="2092"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2093" w:author="Molly McEvilley" w:date="2024-08-19T08:22:00Z"/>
        </w:trPr>
        <w:tc>
          <w:tcPr>
            <w:tcW w:w="1435" w:type="dxa"/>
          </w:tcPr>
          <w:p w14:paraId="7051343E" w14:textId="6D7F1D37" w:rsidR="007833FA" w:rsidRPr="00845520" w:rsidRDefault="007833FA" w:rsidP="00B44FA5">
            <w:pPr>
              <w:pStyle w:val="NoSpacing"/>
              <w:rPr>
                <w:ins w:id="2094" w:author="Molly McEvilley" w:date="2024-08-19T08:22:00Z" w16du:dateUtc="2024-08-19T12:22:00Z"/>
                <w:b/>
                <w:bCs/>
              </w:rPr>
            </w:pPr>
            <w:ins w:id="2095"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2096" w:author="Molly McEvilley" w:date="2024-08-19T08:22:00Z" w16du:dateUtc="2024-08-19T12:22:00Z"/>
              </w:rPr>
            </w:pPr>
            <w:commentRangeStart w:id="2097"/>
            <w:ins w:id="2098" w:author="Molly McEvilley" w:date="2024-09-19T10:25:00Z" w16du:dateUtc="2024-09-19T14:25:00Z">
              <w:r>
                <w:t>53</w:t>
              </w:r>
              <w:commentRangeEnd w:id="2097"/>
              <w:r w:rsidR="00772ABF">
                <w:rPr>
                  <w:rStyle w:val="CommentReference"/>
                  <w:rFonts w:eastAsiaTheme="minorHAnsi"/>
                </w:rPr>
                <w:commentReference w:id="2097"/>
              </w:r>
            </w:ins>
          </w:p>
        </w:tc>
      </w:tr>
      <w:tr w:rsidR="00F45196" w:rsidRPr="003A0FA0" w14:paraId="597E8820" w14:textId="77777777" w:rsidTr="00B44FA5">
        <w:trPr>
          <w:ins w:id="2099" w:author="Molly McEvilley" w:date="2024-08-19T08:19:00Z"/>
        </w:trPr>
        <w:tc>
          <w:tcPr>
            <w:tcW w:w="1435" w:type="dxa"/>
          </w:tcPr>
          <w:p w14:paraId="28AF1D76" w14:textId="29590927" w:rsidR="00F45196" w:rsidRPr="00465885" w:rsidRDefault="00F45196" w:rsidP="00B44FA5">
            <w:pPr>
              <w:pStyle w:val="NoSpacing"/>
              <w:rPr>
                <w:ins w:id="2100" w:author="Molly McEvilley" w:date="2024-08-19T08:19:00Z" w16du:dateUtc="2024-08-19T12:19:00Z"/>
                <w:b/>
                <w:bCs/>
              </w:rPr>
            </w:pPr>
            <w:ins w:id="2101"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2102" w:author="Molly McEvilley" w:date="2024-08-19T08:19:00Z" w16du:dateUtc="2024-08-19T12:19:00Z"/>
              </w:rPr>
            </w:pPr>
            <w:ins w:id="2103"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2104" w:author="Molly McEvilley" w:date="2024-08-19T08:11:00Z" w16du:dateUtc="2024-08-19T12:11:00Z"/>
        </w:rPr>
      </w:pPr>
      <w:ins w:id="2105" w:author="Molly McEvilley" w:date="2024-08-19T08:14:00Z" w16du:dateUtc="2024-08-19T12:14:00Z">
        <w:r>
          <w:t>Logic</w:t>
        </w:r>
      </w:ins>
    </w:p>
    <w:p w14:paraId="5F690167" w14:textId="23B394A1" w:rsidR="00DA74F6" w:rsidRDefault="00DE2E5E" w:rsidP="00AF227E">
      <w:pPr>
        <w:rPr>
          <w:ins w:id="2106" w:author="Molly McEvilley" w:date="2024-08-19T13:01:00Z" w16du:dateUtc="2024-08-19T17:01:00Z"/>
        </w:rPr>
      </w:pPr>
      <w:ins w:id="2107"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2108" w:author="Molly McEvilley" w:date="2024-08-19T13:01:00Z" w16du:dateUtc="2024-08-19T17:01:00Z">
        <w:r w:rsidR="004819CF">
          <w:t>the HIC</w:t>
        </w:r>
      </w:ins>
      <w:r w:rsidR="009B4418">
        <w:t xml:space="preserve">. </w:t>
      </w:r>
    </w:p>
    <w:p w14:paraId="771E4AAD" w14:textId="2891F7A3" w:rsidR="00AF227E" w:rsidRDefault="00CE2690" w:rsidP="00AF227E">
      <w:pPr>
        <w:rPr>
          <w:ins w:id="2109" w:author="Molly McEvilley" w:date="2024-08-19T12:46:00Z" w16du:dateUtc="2024-08-19T16:46:00Z"/>
        </w:rPr>
      </w:pPr>
      <w:ins w:id="2110" w:author="Molly McEvilley" w:date="2024-08-19T13:02:00Z" w16du:dateUtc="2024-08-19T17:02:00Z">
        <w:r w:rsidRPr="008D41BA">
          <w:t xml:space="preserve">If </w:t>
        </w:r>
        <w:r w:rsidR="00DA74F6">
          <w:rPr>
            <w:b/>
            <w:bCs/>
          </w:rPr>
          <w:t xml:space="preserve">LSAScope </w:t>
        </w:r>
        <w:r w:rsidR="00DA74F6">
          <w:t xml:space="preserve">= 3 (HIC), </w:t>
        </w:r>
      </w:ins>
      <w:ins w:id="2111"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FB59F1">
      <w:pPr>
        <w:pStyle w:val="ListParagraph"/>
        <w:numPr>
          <w:ilvl w:val="0"/>
          <w:numId w:val="94"/>
        </w:numPr>
        <w:rPr>
          <w:ins w:id="2112" w:author="Molly McEvilley" w:date="2024-08-19T12:53:00Z" w16du:dateUtc="2024-08-19T16:53:00Z"/>
        </w:rPr>
      </w:pPr>
      <w:ins w:id="2113" w:author="Molly McEvilley" w:date="2024-08-19T12:52:00Z" w16du:dateUtc="2024-08-19T16:52:00Z">
        <w:r>
          <w:rPr>
            <w:i/>
            <w:iCs/>
          </w:rPr>
          <w:t xml:space="preserve">EntryDate </w:t>
        </w:r>
        <w:r>
          <w:t xml:space="preserve">&lt;= </w:t>
        </w:r>
      </w:ins>
      <w:ins w:id="2114" w:author="Molly McEvilley" w:date="2024-08-19T12:53:00Z" w16du:dateUtc="2024-08-19T16:53:00Z">
        <w:r w:rsidR="006503AC">
          <w:rPr>
            <w:u w:val="single"/>
          </w:rPr>
          <w:t>ReportStart</w:t>
        </w:r>
      </w:ins>
    </w:p>
    <w:p w14:paraId="7C08F716" w14:textId="3B48A7A2" w:rsidR="00754604" w:rsidRDefault="006503AC" w:rsidP="00FB59F1">
      <w:pPr>
        <w:pStyle w:val="ListParagraph"/>
        <w:numPr>
          <w:ilvl w:val="0"/>
          <w:numId w:val="94"/>
        </w:numPr>
        <w:rPr>
          <w:ins w:id="2115" w:author="Molly McEvilley" w:date="2024-08-19T12:53:00Z" w16du:dateUtc="2024-08-19T16:53:00Z"/>
        </w:rPr>
      </w:pPr>
      <w:ins w:id="2116"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FB59F1">
      <w:pPr>
        <w:pStyle w:val="ListParagraph"/>
        <w:numPr>
          <w:ilvl w:val="0"/>
          <w:numId w:val="94"/>
        </w:numPr>
        <w:rPr>
          <w:ins w:id="2117" w:author="Molly McEvilley" w:date="2024-08-19T12:49:00Z" w16du:dateUtc="2024-08-19T16:49:00Z"/>
        </w:rPr>
      </w:pPr>
      <w:ins w:id="2118" w:author="Molly McEvilley" w:date="2024-08-19T12:49:00Z" w16du:dateUtc="2024-08-19T16:49:00Z">
        <w:r>
          <w:t xml:space="preserve">The </w:t>
        </w:r>
        <w:r>
          <w:rPr>
            <w:i/>
            <w:iCs/>
          </w:rPr>
          <w:t xml:space="preserve">HouseholdID </w:t>
        </w:r>
        <w:r>
          <w:t xml:space="preserve">is associated with an enrollment </w:t>
        </w:r>
      </w:ins>
      <w:ins w:id="2119" w:author="Molly McEvilley" w:date="2024-08-19T12:52:00Z" w16du:dateUtc="2024-08-19T16:52:00Z">
        <w:r w:rsidR="0044731C">
          <w:t>that meets the following criteria</w:t>
        </w:r>
        <w:r w:rsidR="005E4A14">
          <w:t>:</w:t>
        </w:r>
      </w:ins>
    </w:p>
    <w:p w14:paraId="780223E7" w14:textId="55D92EB1" w:rsidR="00CE157C" w:rsidRDefault="00CE157C" w:rsidP="00FB59F1">
      <w:pPr>
        <w:pStyle w:val="ListParagraph"/>
        <w:numPr>
          <w:ilvl w:val="1"/>
          <w:numId w:val="94"/>
        </w:numPr>
        <w:rPr>
          <w:ins w:id="2120" w:author="Molly McEvilley" w:date="2024-09-19T09:53:00Z" w16du:dateUtc="2024-09-19T13:53:00Z"/>
        </w:rPr>
      </w:pPr>
      <w:ins w:id="2121" w:author="Molly McEvilley" w:date="2024-08-19T12:49:00Z" w16du:dateUtc="2024-08-19T16:49:00Z">
        <w:r w:rsidRPr="008D41BA">
          <w:rPr>
            <w:i/>
            <w:iCs/>
          </w:rPr>
          <w:t>RelationshipToHoH</w:t>
        </w:r>
        <w:r>
          <w:t xml:space="preserve"> = 1</w:t>
        </w:r>
      </w:ins>
    </w:p>
    <w:p w14:paraId="242A855F" w14:textId="229BE8FE" w:rsidR="00DD4560" w:rsidRPr="00FB59F1" w:rsidRDefault="00DD4560" w:rsidP="00FB59F1">
      <w:pPr>
        <w:pStyle w:val="ListParagraph"/>
        <w:numPr>
          <w:ilvl w:val="1"/>
          <w:numId w:val="94"/>
        </w:numPr>
        <w:rPr>
          <w:ins w:id="2122" w:author="Molly McEvilley" w:date="2024-10-03T10:38:00Z" w16du:dateUtc="2024-10-03T14:38:00Z"/>
        </w:rPr>
      </w:pPr>
      <w:commentRangeStart w:id="2123"/>
      <w:ins w:id="2124" w:author="Molly McEvilley" w:date="2024-09-19T09:53:00Z" w16du:dateUtc="2024-09-19T13:53:00Z">
        <w:r>
          <w:rPr>
            <w:i/>
            <w:iCs/>
          </w:rPr>
          <w:t xml:space="preserve">EnrollmentCoC = </w:t>
        </w:r>
        <w:r w:rsidRPr="000D35F9">
          <w:rPr>
            <w:u w:val="single"/>
          </w:rPr>
          <w:t>ReportCoC</w:t>
        </w:r>
      </w:ins>
      <w:commentRangeEnd w:id="2123"/>
      <w:ins w:id="2125" w:author="Molly McEvilley" w:date="2024-09-19T09:58:00Z" w16du:dateUtc="2024-09-19T13:58:00Z">
        <w:r w:rsidR="004220E5">
          <w:rPr>
            <w:rStyle w:val="CommentReference"/>
            <w:rFonts w:eastAsiaTheme="minorHAnsi" w:cstheme="minorBidi"/>
          </w:rPr>
          <w:commentReference w:id="2123"/>
        </w:r>
      </w:ins>
    </w:p>
    <w:p w14:paraId="070972CB" w14:textId="1207718B" w:rsidR="00D13D06" w:rsidRDefault="009451AA" w:rsidP="00FB59F1">
      <w:pPr>
        <w:pStyle w:val="ListParagraph"/>
        <w:numPr>
          <w:ilvl w:val="1"/>
          <w:numId w:val="94"/>
        </w:numPr>
        <w:rPr>
          <w:ins w:id="2126" w:author="Molly McEvilley" w:date="2024-08-19T12:49:00Z" w16du:dateUtc="2024-08-19T16:49:00Z"/>
        </w:rPr>
      </w:pPr>
      <w:ins w:id="2127" w:author="Molly McEvilley" w:date="2024-10-03T10:38:00Z" w16du:dateUtc="2024-10-03T14:38:00Z">
        <w:r>
          <w:rPr>
            <w:i/>
            <w:iCs/>
          </w:rPr>
          <w:t xml:space="preserve">EntryDate &lt;= </w:t>
        </w:r>
        <w:r w:rsidRPr="00FB59F1">
          <w:rPr>
            <w:u w:val="single"/>
          </w:rPr>
          <w:t>ReportStart</w:t>
        </w:r>
      </w:ins>
    </w:p>
    <w:p w14:paraId="123237D8" w14:textId="5F9EA5F6" w:rsidR="00CE157C" w:rsidRPr="00FB59F1" w:rsidRDefault="00CE157C" w:rsidP="00FB59F1">
      <w:pPr>
        <w:pStyle w:val="ListParagraph"/>
        <w:numPr>
          <w:ilvl w:val="1"/>
          <w:numId w:val="94"/>
        </w:numPr>
        <w:rPr>
          <w:ins w:id="2128" w:author="Molly McEvilley" w:date="2024-10-03T10:39:00Z" w16du:dateUtc="2024-10-03T14:39:00Z"/>
        </w:rPr>
      </w:pPr>
      <w:ins w:id="2129" w:author="Molly McEvilley" w:date="2024-08-19T12:49:00Z" w16du:dateUtc="2024-08-19T16:49:00Z">
        <w:r w:rsidRPr="008D41BA">
          <w:rPr>
            <w:i/>
            <w:iCs/>
          </w:rPr>
          <w:t>MoveInDate</w:t>
        </w:r>
        <w:r>
          <w:t xml:space="preserve"> &lt;</w:t>
        </w:r>
      </w:ins>
      <w:ins w:id="2130" w:author="Molly McEvilley" w:date="2024-08-19T12:50:00Z" w16du:dateUtc="2024-08-19T16:50:00Z">
        <w:r>
          <w:t xml:space="preserve">= </w:t>
        </w:r>
        <w:r w:rsidR="0044442D">
          <w:rPr>
            <w:u w:val="single"/>
          </w:rPr>
          <w:t>ReportStart</w:t>
        </w:r>
      </w:ins>
      <w:ins w:id="2131" w:author="Molly McEvilley" w:date="2024-08-21T10:06:00Z" w16du:dateUtc="2024-08-21T14:06:00Z">
        <w:r w:rsidR="001A6A5D">
          <w:rPr>
            <w:u w:val="single"/>
          </w:rPr>
          <w:t xml:space="preserve"> </w:t>
        </w:r>
      </w:ins>
    </w:p>
    <w:p w14:paraId="0CC5A6D3" w14:textId="20FA86BF" w:rsidR="0006229E" w:rsidRPr="008D41BA" w:rsidRDefault="0006229E" w:rsidP="00FB59F1">
      <w:pPr>
        <w:pStyle w:val="ListParagraph"/>
        <w:numPr>
          <w:ilvl w:val="1"/>
          <w:numId w:val="94"/>
        </w:numPr>
        <w:rPr>
          <w:ins w:id="2132" w:author="Molly McEvilley" w:date="2024-08-19T12:50:00Z" w16du:dateUtc="2024-08-19T16:50:00Z"/>
        </w:rPr>
      </w:pPr>
      <w:ins w:id="2133" w:author="Molly McEvilley" w:date="2024-10-03T10:39:00Z" w16du:dateUtc="2024-10-03T14:39:00Z">
        <w:r>
          <w:rPr>
            <w:i/>
            <w:iCs/>
          </w:rPr>
          <w:t>MoveInDate &gt;= EntryDate</w:t>
        </w:r>
      </w:ins>
      <w:ins w:id="2134" w:author="Molly McEvilley" w:date="2024-10-03T10:46:00Z" w16du:dateUtc="2024-10-03T14:46:00Z">
        <w:r w:rsidR="003310BD">
          <w:rPr>
            <w:i/>
            <w:iCs/>
          </w:rPr>
          <w:t xml:space="preserve"> </w:t>
        </w:r>
      </w:ins>
    </w:p>
    <w:p w14:paraId="295D4BC4" w14:textId="703B764B" w:rsidR="0044442D" w:rsidRPr="008D41BA" w:rsidRDefault="0044442D" w:rsidP="00FB59F1">
      <w:pPr>
        <w:pStyle w:val="ListParagraph"/>
        <w:numPr>
          <w:ilvl w:val="1"/>
          <w:numId w:val="94"/>
        </w:numPr>
        <w:rPr>
          <w:ins w:id="2135" w:author="Molly McEvilley" w:date="2024-08-19T12:49:00Z" w16du:dateUtc="2024-08-19T16:49:00Z"/>
        </w:rPr>
      </w:pPr>
      <w:ins w:id="2136" w:author="Molly McEvilley" w:date="2024-08-19T12:50:00Z" w16du:dateUtc="2024-08-19T16:50:00Z">
        <w:r w:rsidRPr="008D41BA">
          <w:rPr>
            <w:i/>
            <w:iCs/>
          </w:rPr>
          <w:t>ExitDate</w:t>
        </w:r>
        <w:r w:rsidRPr="008D41BA">
          <w:t xml:space="preserve"> &gt;</w:t>
        </w:r>
        <w:r w:rsidR="00A765DF" w:rsidRPr="008D41BA">
          <w:t xml:space="preserve"> </w:t>
        </w:r>
      </w:ins>
      <w:ins w:id="2137" w:author="Molly McEvilley" w:date="2024-08-19T12:51:00Z" w16du:dateUtc="2024-08-19T16:51:00Z">
        <w:r w:rsidR="00A765DF">
          <w:rPr>
            <w:u w:val="single"/>
          </w:rPr>
          <w:t>ReportStart</w:t>
        </w:r>
      </w:ins>
      <w:ins w:id="2138" w:author="Molly McEvilley" w:date="2024-08-21T10:17:00Z" w16du:dateUtc="2024-08-21T14:17:00Z">
        <w:r w:rsidR="000379E8">
          <w:rPr>
            <w:u w:val="single"/>
          </w:rPr>
          <w:t xml:space="preserve"> or is NULL</w:t>
        </w:r>
      </w:ins>
    </w:p>
    <w:p w14:paraId="3B3525BB" w14:textId="518EFFF3" w:rsidR="004465F4" w:rsidRDefault="00765A26" w:rsidP="00FB59F1">
      <w:pPr>
        <w:pStyle w:val="ListParagraph"/>
        <w:numPr>
          <w:ilvl w:val="1"/>
          <w:numId w:val="94"/>
        </w:numPr>
        <w:rPr>
          <w:ins w:id="2139" w:author="Molly McEvilley" w:date="2024-08-19T12:55:00Z" w16du:dateUtc="2024-08-19T16:55:00Z"/>
        </w:rPr>
      </w:pPr>
      <w:ins w:id="2140"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FB59F1">
      <w:pPr>
        <w:pStyle w:val="ListParagraph"/>
        <w:numPr>
          <w:ilvl w:val="1"/>
          <w:numId w:val="94"/>
        </w:numPr>
        <w:rPr>
          <w:ins w:id="2141" w:author="Molly McEvilley" w:date="2024-08-19T12:57:00Z" w16du:dateUtc="2024-08-19T16:57:00Z"/>
        </w:rPr>
      </w:pPr>
      <w:ins w:id="2142" w:author="Molly McEvilley" w:date="2024-08-19T12:56:00Z" w16du:dateUtc="2024-08-19T16:56:00Z">
        <w:r>
          <w:t xml:space="preserve">There is a record in </w:t>
        </w:r>
        <w:r w:rsidR="00DA093F">
          <w:t>lsa_HMISParticipation</w:t>
        </w:r>
        <w:r>
          <w:t xml:space="preserve"> for </w:t>
        </w:r>
      </w:ins>
      <w:ins w:id="2143" w:author="Molly McEvilley" w:date="2024-08-19T12:57:00Z" w16du:dateUtc="2024-08-19T16:57:00Z">
        <w:r>
          <w:t>the ProjectID where:</w:t>
        </w:r>
      </w:ins>
    </w:p>
    <w:p w14:paraId="05D5F236" w14:textId="282A6B52" w:rsidR="00977D0B" w:rsidRDefault="00977D0B" w:rsidP="00FB59F1">
      <w:pPr>
        <w:pStyle w:val="ListParagraph"/>
        <w:numPr>
          <w:ilvl w:val="2"/>
          <w:numId w:val="94"/>
        </w:numPr>
        <w:rPr>
          <w:ins w:id="2144" w:author="Molly McEvilley" w:date="2024-08-19T12:57:00Z" w16du:dateUtc="2024-08-19T16:57:00Z"/>
        </w:rPr>
      </w:pPr>
      <w:ins w:id="2145" w:author="Molly McEvilley" w:date="2024-08-19T12:57:00Z" w16du:dateUtc="2024-08-19T16:57:00Z">
        <w:r>
          <w:rPr>
            <w:b/>
            <w:bCs/>
          </w:rPr>
          <w:t xml:space="preserve">HMISParticipationType </w:t>
        </w:r>
        <w:r>
          <w:t>= 1 (participating in HMIS)</w:t>
        </w:r>
      </w:ins>
    </w:p>
    <w:p w14:paraId="39052AEE" w14:textId="43788105" w:rsidR="000518D3" w:rsidRDefault="008D784E" w:rsidP="00FB59F1">
      <w:pPr>
        <w:pStyle w:val="ListParagraph"/>
        <w:numPr>
          <w:ilvl w:val="2"/>
          <w:numId w:val="94"/>
        </w:numPr>
        <w:rPr>
          <w:ins w:id="2146" w:author="Molly McEvilley" w:date="2024-08-19T12:58:00Z" w16du:dateUtc="2024-08-19T16:58:00Z"/>
        </w:rPr>
      </w:pPr>
      <w:ins w:id="2147" w:author="Molly McEvilley" w:date="2024-08-19T12:57:00Z" w16du:dateUtc="2024-08-19T16:57:00Z">
        <w:r>
          <w:rPr>
            <w:b/>
            <w:bCs/>
          </w:rPr>
          <w:t>HMISParticipation</w:t>
        </w:r>
      </w:ins>
      <w:ins w:id="2148"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149" w:author="Molly McEvilley" w:date="2024-08-19T12:56:00Z" w16du:dateUtc="2024-08-19T16:56:00Z">
        <w:r w:rsidR="00DA093F">
          <w:t>.</w:t>
        </w:r>
      </w:ins>
    </w:p>
    <w:p w14:paraId="1E62EA85" w14:textId="0B91573A" w:rsidR="009548E9" w:rsidRPr="004465F4" w:rsidRDefault="009469A5" w:rsidP="00FB59F1">
      <w:pPr>
        <w:pStyle w:val="ListParagraph"/>
        <w:numPr>
          <w:ilvl w:val="2"/>
          <w:numId w:val="94"/>
        </w:numPr>
        <w:rPr>
          <w:ins w:id="2150" w:author="Molly McEvilley" w:date="2024-08-19T08:16:00Z" w16du:dateUtc="2024-08-19T12:16:00Z"/>
        </w:rPr>
      </w:pPr>
      <w:commentRangeStart w:id="2151"/>
      <w:ins w:id="2152"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151"/>
      <w:ins w:id="2153" w:author="Molly McEvilley" w:date="2024-09-25T15:58:00Z" w16du:dateUtc="2024-09-25T19:58:00Z">
        <w:r w:rsidR="003E23A9">
          <w:rPr>
            <w:rStyle w:val="CommentReference"/>
            <w:rFonts w:eastAsiaTheme="minorHAnsi" w:cstheme="minorBidi"/>
          </w:rPr>
          <w:commentReference w:id="2151"/>
        </w:r>
      </w:ins>
    </w:p>
    <w:p w14:paraId="2CA328ED" w14:textId="1AD9B3DF" w:rsidR="00F263B3" w:rsidRDefault="00F263B3" w:rsidP="00B152B4">
      <w:pPr>
        <w:rPr>
          <w:ins w:id="2154"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155" w:name="_Toc175057140"/>
      <w:r>
        <w:lastRenderedPageBreak/>
        <w:t xml:space="preserve">HMIS Business Logic:  LSACalculated </w:t>
      </w:r>
      <w:r w:rsidR="00F66E2A">
        <w:t xml:space="preserve">Project-Level </w:t>
      </w:r>
      <w:r>
        <w:t>Data Quality Counts</w:t>
      </w:r>
      <w:bookmarkEnd w:id="2155"/>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156" w:name="_Toc175057141"/>
      <w:r>
        <w:t>Static Column Values</w:t>
      </w:r>
      <w:bookmarkEnd w:id="2156"/>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157" w:name="_Toc175057142"/>
      <w:r w:rsidRPr="00B50D01">
        <w:t xml:space="preserve">DQ - </w:t>
      </w:r>
      <w:r w:rsidR="00DE2AC2" w:rsidRPr="00B50D01">
        <w:t>Enrollments Active After Project Operating End Date</w:t>
      </w:r>
      <w:r w:rsidR="00DA0B37" w:rsidRPr="00B50D01">
        <w:t xml:space="preserve"> by Project</w:t>
      </w:r>
      <w:bookmarkEnd w:id="1986"/>
      <w:bookmarkEnd w:id="2157"/>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1A6294F"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158" w:name="_Toc37849828"/>
      <w:bookmarkStart w:id="2159" w:name="_Toc175057143"/>
      <w:r>
        <w:t xml:space="preserve">DQ - </w:t>
      </w:r>
      <w:r w:rsidR="00DE2AC2">
        <w:t xml:space="preserve">Night-by-Night Enrollments </w:t>
      </w:r>
      <w:r w:rsidR="00E53100">
        <w:t xml:space="preserve">with Exit Date Discrepancies </w:t>
      </w:r>
      <w:r w:rsidR="00D705D2">
        <w:t>by Project</w:t>
      </w:r>
      <w:bookmarkEnd w:id="2158"/>
      <w:bookmarkEnd w:id="2159"/>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160" w:name="_Data_Quality_–"/>
      <w:bookmarkStart w:id="2161" w:name="_Counts_of_Households"/>
      <w:bookmarkStart w:id="2162" w:name="_Toc37849829"/>
      <w:bookmarkStart w:id="2163" w:name="_Toc175057144"/>
      <w:bookmarkEnd w:id="2160"/>
      <w:bookmarkEnd w:id="2161"/>
      <w:r>
        <w:t xml:space="preserve">DQ - </w:t>
      </w:r>
      <w:r w:rsidR="00D705D2">
        <w:t xml:space="preserve">Counts of </w:t>
      </w:r>
      <w:r w:rsidR="00EB1C9F">
        <w:t xml:space="preserve">Households </w:t>
      </w:r>
      <w:r w:rsidR="00D705D2">
        <w:t>with no EnrollmentCoC by Project</w:t>
      </w:r>
      <w:bookmarkEnd w:id="2162"/>
      <w:bookmarkEnd w:id="2163"/>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164" w:name="_DQ_–_Enrollments"/>
      <w:bookmarkStart w:id="2165" w:name="_Toc175057145"/>
      <w:bookmarkStart w:id="2166" w:name="_Hlk175036186"/>
      <w:bookmarkEnd w:id="2164"/>
      <w:r>
        <w:t>DQ – Enrollments in Non-Participating Projects</w:t>
      </w:r>
      <w:bookmarkEnd w:id="2165"/>
    </w:p>
    <w:bookmarkEnd w:id="2166"/>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167" w:author="Molly McEvilley" w:date="2024-08-20T08:47:00Z" w16du:dateUtc="2024-08-20T12:47:00Z">
        <w:r w:rsidR="009D3027" w:rsidDel="002F4B8D">
          <w:delText xml:space="preserve"> tl</w:delText>
        </w:r>
      </w:del>
      <w:ins w:id="2168" w:author="Molly McEvilley" w:date="2024-08-20T08:47:00Z" w16du:dateUtc="2024-08-20T12:47:00Z">
        <w:r w:rsidR="002F4B8D">
          <w:t xml:space="preserve"> hmis</w:t>
        </w:r>
      </w:ins>
      <w:del w:id="2169"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170"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171" w:author="Molly McEvilley" w:date="2024-08-20T09:02:00Z" w16du:dateUtc="2024-08-20T13:02:00Z">
        <w:r w:rsidR="00904215">
          <w:t>in LSA reporting with adjusted entry/exit dates.</w:t>
        </w:r>
      </w:ins>
    </w:p>
    <w:p w14:paraId="5FC47D92" w14:textId="29F2F907" w:rsidR="0012107E" w:rsidRDefault="00F34264" w:rsidP="00F34264">
      <w:pPr>
        <w:rPr>
          <w:ins w:id="2172"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173" w:author="Molly McEvilley" w:date="2024-08-20T08:48:00Z" w16du:dateUtc="2024-08-20T12:48:00Z">
        <w:r w:rsidR="00AA0417" w:rsidDel="005F21BF">
          <w:delText>tlsa</w:delText>
        </w:r>
      </w:del>
      <w:ins w:id="2174" w:author="Molly McEvilley" w:date="2024-08-20T08:48:00Z" w16du:dateUtc="2024-08-20T12:48:00Z">
        <w:r w:rsidR="005F21BF">
          <w:t>hmis</w:t>
        </w:r>
      </w:ins>
      <w:r>
        <w:t xml:space="preserve">_Enrollment </w:t>
      </w:r>
      <w:del w:id="2175"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176" w:author="Molly McEvilley" w:date="2024-09-25T16:04:00Z" w16du:dateUtc="2024-09-25T20:04:00Z">
        <w:r w:rsidR="003C45A5">
          <w:t>where</w:t>
        </w:r>
      </w:ins>
      <w:ins w:id="2177" w:author="Molly McEvilley" w:date="2024-09-25T16:06:00Z" w16du:dateUtc="2024-09-25T20:06:00Z">
        <w:r w:rsidR="0012107E">
          <w:t>:</w:t>
        </w:r>
      </w:ins>
    </w:p>
    <w:p w14:paraId="1FD8D42B" w14:textId="77777777" w:rsidR="00A04DCD" w:rsidRDefault="00A04DCD" w:rsidP="00A04DCD">
      <w:pPr>
        <w:pStyle w:val="ListParagraph"/>
        <w:numPr>
          <w:ilvl w:val="0"/>
          <w:numId w:val="99"/>
        </w:numPr>
        <w:rPr>
          <w:ins w:id="2178" w:author="Molly McEvilley" w:date="2024-10-28T16:43:00Z" w16du:dateUtc="2024-10-28T20:43:00Z"/>
          <w:rFonts w:ascii="Calibri" w:hAnsi="Calibri" w:cs="Calibri"/>
        </w:rPr>
      </w:pPr>
      <w:commentRangeStart w:id="2179"/>
      <w:ins w:id="2180" w:author="Molly McEvilley" w:date="2024-10-28T16:43:00Z" w16du:dateUtc="2024-10-28T20:43:00Z">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ins>
    </w:p>
    <w:p w14:paraId="5C5042B9" w14:textId="77777777" w:rsidR="00A04DCD" w:rsidRDefault="00A04DCD" w:rsidP="00A04DCD">
      <w:pPr>
        <w:pStyle w:val="ListParagraph"/>
        <w:numPr>
          <w:ilvl w:val="0"/>
          <w:numId w:val="99"/>
        </w:numPr>
        <w:rPr>
          <w:ins w:id="2181" w:author="Molly McEvilley" w:date="2024-10-28T16:43:00Z" w16du:dateUtc="2024-10-28T20:43:00Z"/>
          <w:rFonts w:ascii="Calibri" w:hAnsi="Calibri" w:cs="Calibri"/>
        </w:rPr>
      </w:pPr>
      <w:ins w:id="2182" w:author="Molly McEvilley" w:date="2024-10-28T16:43:00Z" w16du:dateUtc="2024-10-28T20:43:00Z">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ins>
    </w:p>
    <w:p w14:paraId="0E1C8987" w14:textId="77777777" w:rsidR="00A04DCD" w:rsidRDefault="00A04DCD" w:rsidP="00A04DCD">
      <w:pPr>
        <w:pStyle w:val="ListParagraph"/>
        <w:numPr>
          <w:ilvl w:val="0"/>
          <w:numId w:val="99"/>
        </w:numPr>
        <w:rPr>
          <w:ins w:id="2183" w:author="Molly McEvilley" w:date="2024-10-28T16:43:00Z" w16du:dateUtc="2024-10-28T20:43:00Z"/>
          <w:rFonts w:ascii="Calibri" w:hAnsi="Calibri" w:cs="Calibri"/>
          <w:u w:val="single"/>
        </w:rPr>
      </w:pPr>
      <w:ins w:id="2184" w:author="Molly McEvilley" w:date="2024-10-28T16:43:00Z" w16du:dateUtc="2024-10-28T20:43:00Z">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ins>
    </w:p>
    <w:p w14:paraId="77D4BD1B" w14:textId="77777777" w:rsidR="00A04DCD" w:rsidRDefault="00A04DCD" w:rsidP="00A04DCD">
      <w:pPr>
        <w:pStyle w:val="ListParagraph"/>
        <w:numPr>
          <w:ilvl w:val="1"/>
          <w:numId w:val="99"/>
        </w:numPr>
        <w:rPr>
          <w:ins w:id="2185" w:author="Molly McEvilley" w:date="2024-10-28T16:43:00Z" w16du:dateUtc="2024-10-28T20:43:00Z"/>
          <w:rFonts w:ascii="Calibri" w:hAnsi="Calibri" w:cs="Calibri"/>
          <w:u w:val="single"/>
        </w:rPr>
      </w:pPr>
      <w:ins w:id="2186" w:author="Molly McEvilley" w:date="2024-10-28T16:43:00Z" w16du:dateUtc="2024-10-28T20:43:00Z">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3767B66F" w14:textId="77777777" w:rsidR="00A04DCD" w:rsidRDefault="00A04DCD" w:rsidP="00A04DCD">
      <w:pPr>
        <w:pStyle w:val="ListParagraph"/>
        <w:numPr>
          <w:ilvl w:val="1"/>
          <w:numId w:val="99"/>
        </w:numPr>
        <w:rPr>
          <w:ins w:id="2187" w:author="Molly McEvilley" w:date="2024-10-28T16:43:00Z" w16du:dateUtc="2024-10-28T20:43:00Z"/>
          <w:rFonts w:ascii="Calibri" w:hAnsi="Calibri" w:cs="Calibri"/>
          <w:u w:val="single"/>
        </w:rPr>
      </w:pPr>
      <w:ins w:id="2188" w:author="Molly McEvilley" w:date="2024-10-28T16:43:00Z" w16du:dateUtc="2024-10-28T20:43:00Z">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ins>
    </w:p>
    <w:p w14:paraId="1288D443" w14:textId="0D26AD73" w:rsidR="008B2953" w:rsidRPr="00AE4FA4" w:rsidRDefault="00257E98" w:rsidP="00FB59F1">
      <w:pPr>
        <w:pStyle w:val="ListParagraph"/>
        <w:numPr>
          <w:ilvl w:val="0"/>
          <w:numId w:val="99"/>
        </w:numPr>
        <w:rPr>
          <w:ins w:id="2189" w:author="Molly McEvilley" w:date="2024-10-28T16:37:00Z" w16du:dateUtc="2024-10-28T20:37:00Z"/>
          <w:u w:val="single"/>
        </w:rPr>
      </w:pPr>
      <w:commentRangeStart w:id="2190"/>
      <w:del w:id="2191" w:author="Molly McEvilley" w:date="2024-10-28T16:43:00Z" w16du:dateUtc="2024-10-28T20:43:00Z">
        <w:r w:rsidDel="00A04DCD">
          <w:delText xml:space="preserve">and </w:delText>
        </w:r>
      </w:del>
      <w:ins w:id="2192" w:author="Molly McEvilley" w:date="2024-09-25T16:06:00Z" w16du:dateUtc="2024-09-25T20:06:00Z">
        <w:r w:rsidR="008B2953" w:rsidRPr="009A65DF">
          <w:rPr>
            <w:i/>
            <w:iCs/>
          </w:rPr>
          <w:t xml:space="preserve">EnrollmentCoC </w:t>
        </w:r>
        <w:r w:rsidR="008B2953">
          <w:t xml:space="preserve">= </w:t>
        </w:r>
        <w:r w:rsidR="008B2953" w:rsidRPr="009A65DF">
          <w:rPr>
            <w:u w:val="single"/>
          </w:rPr>
          <w:t>ReportCoC</w:t>
        </w:r>
      </w:ins>
      <w:ins w:id="2193" w:author="Molly McEvilley" w:date="2024-10-28T16:36:00Z" w16du:dateUtc="2024-10-28T20:36:00Z">
        <w:r w:rsidR="006D01DF" w:rsidRPr="00013433">
          <w:t xml:space="preserve"> for the head of household’s enrollment</w:t>
        </w:r>
      </w:ins>
      <w:ins w:id="2194" w:author="Molly McEvilley" w:date="2024-09-25T16:06:00Z" w16du:dateUtc="2024-09-25T20:06:00Z">
        <w:r w:rsidR="008B2953" w:rsidRPr="00FB59F1">
          <w:t>; and</w:t>
        </w:r>
      </w:ins>
      <w:commentRangeEnd w:id="2190"/>
      <w:ins w:id="2195" w:author="Molly McEvilley" w:date="2024-09-25T16:27:00Z" w16du:dateUtc="2024-09-25T20:27:00Z">
        <w:r w:rsidR="00A90C1E">
          <w:rPr>
            <w:rStyle w:val="CommentReference"/>
            <w:rFonts w:eastAsiaTheme="minorHAnsi" w:cstheme="minorBidi"/>
          </w:rPr>
          <w:commentReference w:id="2190"/>
        </w:r>
      </w:ins>
      <w:commentRangeEnd w:id="2179"/>
      <w:ins w:id="2196" w:author="Molly McEvilley" w:date="2024-10-28T16:45:00Z" w16du:dateUtc="2024-10-28T20:45:00Z">
        <w:r w:rsidR="00C44BB8">
          <w:rPr>
            <w:rStyle w:val="CommentReference"/>
            <w:rFonts w:eastAsiaTheme="minorHAnsi" w:cstheme="minorBidi"/>
          </w:rPr>
          <w:commentReference w:id="2179"/>
        </w:r>
      </w:ins>
    </w:p>
    <w:p w14:paraId="4C6E3B1E" w14:textId="38E5B6D0" w:rsidR="00F34264" w:rsidRDefault="008B2953" w:rsidP="00FB59F1">
      <w:pPr>
        <w:pStyle w:val="ListParagraph"/>
        <w:numPr>
          <w:ilvl w:val="0"/>
          <w:numId w:val="99"/>
        </w:numPr>
      </w:pPr>
      <w:ins w:id="2197" w:author="Molly McEvilley" w:date="2024-09-25T16:06:00Z" w16du:dateUtc="2024-09-25T20:06:00Z">
        <w:r w:rsidRPr="00FB59F1">
          <w:t xml:space="preserve">There is no </w:t>
        </w:r>
      </w:ins>
      <w:del w:id="2198"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FB59F1">
      <w:pPr>
        <w:pStyle w:val="ListParagraph"/>
        <w:numPr>
          <w:ilvl w:val="0"/>
          <w:numId w:val="99"/>
        </w:numPr>
        <w:rPr>
          <w:i/>
          <w:iCs/>
        </w:rPr>
      </w:pPr>
      <w:r w:rsidRPr="00FB59F1">
        <w:rPr>
          <w:i/>
          <w:iCs/>
        </w:rPr>
        <w:t xml:space="preserve">HMISParticipationType = 1 and </w:t>
      </w:r>
      <w:r w:rsidR="009A1B3C" w:rsidRPr="00FB59F1">
        <w:rPr>
          <w:i/>
          <w:iCs/>
        </w:rPr>
        <w:t xml:space="preserve">HMISParticipationStatusStartDate </w:t>
      </w:r>
      <w:r w:rsidRPr="00FB59F1">
        <w:rPr>
          <w:i/>
          <w:iCs/>
        </w:rPr>
        <w:t>&lt;= EntryDate</w:t>
      </w:r>
      <w:r w:rsidR="007D68B5" w:rsidRPr="00FB59F1">
        <w:rPr>
          <w:i/>
          <w:iCs/>
        </w:rPr>
        <w:t>; and</w:t>
      </w:r>
    </w:p>
    <w:p w14:paraId="7F2AB119" w14:textId="77777777" w:rsidR="00C129E1" w:rsidRDefault="007D68B5" w:rsidP="00FB59F1">
      <w:pPr>
        <w:pStyle w:val="ListParagraph"/>
        <w:numPr>
          <w:ilvl w:val="1"/>
          <w:numId w:val="92"/>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FB59F1">
      <w:pPr>
        <w:pStyle w:val="ListParagraph"/>
        <w:numPr>
          <w:ilvl w:val="1"/>
          <w:numId w:val="92"/>
        </w:numPr>
        <w:rPr>
          <w:ins w:id="2199"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200" w:author="Molly McEvilley" w:date="2024-08-20T08:56:00Z" w16du:dateUtc="2024-08-20T12:56:00Z">
        <w:r w:rsidR="00D438FF" w:rsidDel="00AD721D">
          <w:delText>=</w:delText>
        </w:r>
      </w:del>
      <w:ins w:id="2201" w:author="Molly McEvilley" w:date="2024-08-20T08:57:00Z" w16du:dateUtc="2024-08-20T12:57:00Z">
        <w:r w:rsidR="00A14A96">
          <w:t>=</w:t>
        </w:r>
      </w:ins>
      <w:r w:rsidRPr="00735E97">
        <w:t xml:space="preserve"> </w:t>
      </w:r>
      <w:del w:id="2202" w:author="Molly McEvilley" w:date="2024-08-21T10:08:00Z" w16du:dateUtc="2024-08-21T14:08:00Z">
        <w:r w:rsidR="00EC67F0" w:rsidRPr="000D35F9" w:rsidDel="00AE7BC0">
          <w:rPr>
            <w:i/>
            <w:iCs/>
          </w:rPr>
          <w:delText xml:space="preserve">(the first non-null of </w:delText>
        </w:r>
      </w:del>
      <w:r w:rsidRPr="00E526D7">
        <w:rPr>
          <w:i/>
          <w:iCs/>
        </w:rPr>
        <w:t>ExitDate</w:t>
      </w:r>
      <w:ins w:id="2203" w:author="Molly McEvilley" w:date="2024-08-21T10:11:00Z" w16du:dateUtc="2024-08-21T14:11:00Z">
        <w:r w:rsidR="002064B6">
          <w:rPr>
            <w:i/>
            <w:iCs/>
          </w:rPr>
          <w:t xml:space="preserve">; </w:t>
        </w:r>
        <w:r w:rsidR="002064B6">
          <w:t>or</w:t>
        </w:r>
      </w:ins>
    </w:p>
    <w:p w14:paraId="2F003B8B" w14:textId="0C3ABC62" w:rsidR="00AA0417" w:rsidRDefault="007F7A6C" w:rsidP="00FB59F1">
      <w:pPr>
        <w:pStyle w:val="ListParagraph"/>
        <w:numPr>
          <w:ilvl w:val="1"/>
          <w:numId w:val="92"/>
        </w:numPr>
      </w:pPr>
      <w:ins w:id="2204"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w:t>
        </w:r>
        <w:r w:rsidRPr="00013433">
          <w:t xml:space="preserve"> &gt; </w:t>
        </w:r>
        <w:r w:rsidR="007A2409" w:rsidRPr="00E526D7">
          <w:rPr>
            <w:u w:val="single"/>
          </w:rPr>
          <w:t>ReportEnd</w:t>
        </w:r>
      </w:ins>
      <w:ins w:id="2205" w:author="Molly McEvilley" w:date="2024-08-21T10:09:00Z" w16du:dateUtc="2024-08-21T14:09:00Z">
        <w:r w:rsidR="00E5659D">
          <w:rPr>
            <w:i/>
            <w:iCs/>
          </w:rPr>
          <w:t xml:space="preserve"> </w:t>
        </w:r>
      </w:ins>
      <w:del w:id="2206"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207"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207"/>
    </w:p>
    <w:p w14:paraId="722F68BF" w14:textId="1BF1204B" w:rsidR="001049F7" w:rsidRPr="001049F7" w:rsidRDefault="001049F7" w:rsidP="001049F7">
      <w:bookmarkStart w:id="2208"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lastRenderedPageBreak/>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209" w:name="_Toc175057147"/>
      <w:bookmarkEnd w:id="2208"/>
      <w:r w:rsidRPr="00A42F15">
        <w:t xml:space="preserve">DQ – </w:t>
      </w:r>
      <w:r w:rsidR="0069318D">
        <w:t xml:space="preserve">Enrollments Active in LSA Projects without a Valid </w:t>
      </w:r>
      <w:r w:rsidRPr="00A42F15">
        <w:t>Relationship to HoH</w:t>
      </w:r>
      <w:bookmarkEnd w:id="2209"/>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210" w:name="_Toc175057148"/>
      <w:r w:rsidRPr="00A42F15">
        <w:t>DQ – Household Entry</w:t>
      </w:r>
      <w:bookmarkEnd w:id="2210"/>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211" w:name="_Toc175057149"/>
      <w:r w:rsidRPr="00A42F15">
        <w:t>DQ – Client Entry</w:t>
      </w:r>
      <w:bookmarkEnd w:id="2211"/>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212" w:name="_Toc175057150"/>
      <w:r w:rsidRPr="00A42F15">
        <w:t>DQ – Adult/HoH Entry</w:t>
      </w:r>
      <w:bookmarkEnd w:id="2212"/>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FB59F1">
      <w:pPr>
        <w:pStyle w:val="ListParagraph"/>
        <w:numPr>
          <w:ilvl w:val="0"/>
          <w:numId w:val="79"/>
        </w:numPr>
        <w:spacing w:before="0" w:after="160" w:line="256" w:lineRule="auto"/>
      </w:pPr>
      <w:r>
        <w:rPr>
          <w:b/>
          <w:bCs/>
        </w:rPr>
        <w:t>ActiveAge</w:t>
      </w:r>
      <w:r>
        <w:t xml:space="preserve"> between 18 and 65; or</w:t>
      </w:r>
    </w:p>
    <w:p w14:paraId="7BF0694B" w14:textId="77777777" w:rsidR="00532EBC" w:rsidRDefault="00532EBC" w:rsidP="00FB59F1">
      <w:pPr>
        <w:pStyle w:val="ListParagraph"/>
        <w:numPr>
          <w:ilvl w:val="0"/>
          <w:numId w:val="79"/>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213" w:name="_Toc175057151"/>
      <w:r w:rsidRPr="00A42F15">
        <w:t>DQ – Client Exit</w:t>
      </w:r>
      <w:bookmarkEnd w:id="2213"/>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214" w:name="_Toc175057152"/>
      <w:r w:rsidRPr="00A42F15">
        <w:t>DQ – Disabling Condition</w:t>
      </w:r>
      <w:bookmarkEnd w:id="2214"/>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FB59F1">
      <w:pPr>
        <w:pStyle w:val="ListParagraph"/>
        <w:numPr>
          <w:ilvl w:val="0"/>
          <w:numId w:val="84"/>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215" w:name="_Toc175057153"/>
      <w:r w:rsidRPr="00A42F15">
        <w:t>DQ – Living Situation</w:t>
      </w:r>
      <w:bookmarkEnd w:id="2215"/>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FB59F1">
      <w:pPr>
        <w:pStyle w:val="ListParagraph"/>
        <w:numPr>
          <w:ilvl w:val="0"/>
          <w:numId w:val="81"/>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216" w:name="_Toc175057154"/>
      <w:r w:rsidRPr="00A42F15">
        <w:t>DQ – Length of Stay</w:t>
      </w:r>
      <w:bookmarkEnd w:id="2216"/>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lastRenderedPageBreak/>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FB59F1">
      <w:pPr>
        <w:pStyle w:val="ListParagraph"/>
        <w:numPr>
          <w:ilvl w:val="0"/>
          <w:numId w:val="81"/>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217" w:name="_Toc175057155"/>
      <w:r w:rsidRPr="00A42F15">
        <w:t>DQ – Date ES/SH/Street Homelessness Started</w:t>
      </w:r>
      <w:bookmarkEnd w:id="2217"/>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7D15F3A2"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FB59F1">
      <w:pPr>
        <w:pStyle w:val="ListParagraph"/>
        <w:numPr>
          <w:ilvl w:val="1"/>
          <w:numId w:val="81"/>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218" w:name="_Toc175057156"/>
      <w:r w:rsidRPr="00A42F15">
        <w:t>DQ – Times ES/SH/Street Homeless Last 3 Years</w:t>
      </w:r>
      <w:bookmarkEnd w:id="2218"/>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FB59F1">
      <w:pPr>
        <w:pStyle w:val="ListParagraph"/>
        <w:numPr>
          <w:ilvl w:val="0"/>
          <w:numId w:val="81"/>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FB59F1">
      <w:pPr>
        <w:pStyle w:val="ListParagraph"/>
        <w:numPr>
          <w:ilvl w:val="1"/>
          <w:numId w:val="81"/>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219" w:name="_Toc175057157"/>
      <w:r w:rsidRPr="00A42F15">
        <w:t>DQ – Months ES/SH/Street Homeless Last 3 Years</w:t>
      </w:r>
      <w:bookmarkEnd w:id="2219"/>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FB59F1">
      <w:pPr>
        <w:pStyle w:val="ListParagraph"/>
        <w:numPr>
          <w:ilvl w:val="0"/>
          <w:numId w:val="81"/>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312E3DCF"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220" w:name="_Toc175057158"/>
      <w:r w:rsidRPr="00A42F15">
        <w:t>DQ – Destination</w:t>
      </w:r>
      <w:bookmarkEnd w:id="2220"/>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FB59F1">
      <w:pPr>
        <w:pStyle w:val="ListParagraph"/>
        <w:numPr>
          <w:ilvl w:val="0"/>
          <w:numId w:val="82"/>
        </w:numPr>
        <w:spacing w:before="0" w:after="160" w:line="256" w:lineRule="auto"/>
      </w:pPr>
      <w:r w:rsidRPr="001E71E8">
        <w:rPr>
          <w:b/>
          <w:bCs/>
        </w:rPr>
        <w:t>ExitDate</w:t>
      </w:r>
      <w:r>
        <w:t xml:space="preserve"> is not NULL; and</w:t>
      </w:r>
    </w:p>
    <w:p w14:paraId="7FCF9C7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is NULL or in (8,9,17,30,99) or</w:t>
      </w:r>
    </w:p>
    <w:p w14:paraId="5AB1D1F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221" w:name="_HMIS_Business_Logic:"/>
      <w:bookmarkStart w:id="2222" w:name="_Toc175057159"/>
      <w:bookmarkStart w:id="2223" w:name="_Toc37849830"/>
      <w:bookmarkEnd w:id="2221"/>
      <w:r w:rsidRPr="00A42F15">
        <w:lastRenderedPageBreak/>
        <w:t xml:space="preserve">DQ – </w:t>
      </w:r>
      <w:r w:rsidR="006F2DFB">
        <w:t>Date of Birth</w:t>
      </w:r>
      <w:bookmarkEnd w:id="2222"/>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224" w:name="_Toc175057160"/>
      <w:r>
        <w:t>LSACalculated</w:t>
      </w:r>
      <w:bookmarkEnd w:id="2223"/>
      <w:bookmarkEnd w:id="2224"/>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225" w:name="_HMIS_Business_Logic:_4"/>
      <w:bookmarkStart w:id="2226" w:name="_Toc37849831"/>
      <w:bookmarkEnd w:id="2225"/>
      <w:r>
        <w:br w:type="page"/>
      </w:r>
    </w:p>
    <w:p w14:paraId="1EDCFB18" w14:textId="70B605DC" w:rsidR="00F25CD0" w:rsidRDefault="00914DDA" w:rsidP="0088191A">
      <w:pPr>
        <w:pStyle w:val="Heading1"/>
      </w:pPr>
      <w:bookmarkStart w:id="2227" w:name="_Toc175057161"/>
      <w:r>
        <w:lastRenderedPageBreak/>
        <w:t>HMIS Business Logic: LSAReport</w:t>
      </w:r>
      <w:r w:rsidR="006D6D01">
        <w:t xml:space="preserve"> Data Quality</w:t>
      </w:r>
      <w:r w:rsidR="00D854C4">
        <w:t xml:space="preserve"> and ReportDate</w:t>
      </w:r>
      <w:bookmarkEnd w:id="2226"/>
      <w:bookmarkEnd w:id="2227"/>
    </w:p>
    <w:p w14:paraId="67DD686B" w14:textId="77777777" w:rsidR="00C1694A" w:rsidRDefault="00C1694A" w:rsidP="00C1694A">
      <w:pPr>
        <w:pStyle w:val="Heading2"/>
        <w:tabs>
          <w:tab w:val="left" w:pos="720"/>
        </w:tabs>
      </w:pPr>
      <w:bookmarkStart w:id="2228" w:name="_Data_Quality:_"/>
      <w:bookmarkStart w:id="2229" w:name="_Toc175057162"/>
      <w:bookmarkEnd w:id="2228"/>
      <w:r>
        <w:t>Data Quality:  HMIS Household Enrollments Not Associated with a CoC</w:t>
      </w:r>
      <w:bookmarkEnd w:id="2229"/>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FB59F1">
      <w:pPr>
        <w:pStyle w:val="ListParagraph"/>
        <w:numPr>
          <w:ilvl w:val="0"/>
          <w:numId w:val="76"/>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FB59F1">
      <w:pPr>
        <w:pStyle w:val="ListParagraph"/>
        <w:numPr>
          <w:ilvl w:val="0"/>
          <w:numId w:val="76"/>
        </w:numPr>
        <w:spacing w:before="0" w:after="160" w:line="256" w:lineRule="auto"/>
      </w:pPr>
      <w:r>
        <w:rPr>
          <w:i/>
          <w:iCs/>
        </w:rPr>
        <w:t>RelationshipToHoH</w:t>
      </w:r>
      <w:r>
        <w:t xml:space="preserve"> = 1</w:t>
      </w:r>
      <w:r w:rsidR="005311DF" w:rsidRPr="007D0EBC">
        <w:t>; and</w:t>
      </w:r>
    </w:p>
    <w:p w14:paraId="1B0E3F75" w14:textId="6447D2E6" w:rsidR="00C1694A" w:rsidRDefault="00C1694A" w:rsidP="00FB59F1">
      <w:pPr>
        <w:pStyle w:val="ListParagraph"/>
        <w:numPr>
          <w:ilvl w:val="0"/>
          <w:numId w:val="76"/>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FB59F1">
      <w:pPr>
        <w:pStyle w:val="ListParagraph"/>
        <w:numPr>
          <w:ilvl w:val="0"/>
          <w:numId w:val="76"/>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FB59F1">
      <w:pPr>
        <w:pStyle w:val="ListParagraph"/>
        <w:numPr>
          <w:ilvl w:val="0"/>
          <w:numId w:val="76"/>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FB59F1">
      <w:pPr>
        <w:pStyle w:val="ListParagraph"/>
        <w:numPr>
          <w:ilvl w:val="0"/>
          <w:numId w:val="76"/>
        </w:numPr>
        <w:spacing w:before="0" w:after="160" w:line="256" w:lineRule="auto"/>
      </w:pPr>
      <w:r>
        <w:t>lsa_Organization.</w:t>
      </w:r>
      <w:r>
        <w:rPr>
          <w:b/>
          <w:bCs/>
        </w:rPr>
        <w:t xml:space="preserve">VictimServiceProvider </w:t>
      </w:r>
      <w:r>
        <w:t>= 0; and</w:t>
      </w:r>
    </w:p>
    <w:p w14:paraId="6850F514" w14:textId="718A8FCE" w:rsidR="00C1694A" w:rsidRDefault="003D196F" w:rsidP="00FB59F1">
      <w:pPr>
        <w:pStyle w:val="ListParagraph"/>
        <w:numPr>
          <w:ilvl w:val="0"/>
          <w:numId w:val="76"/>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230" w:name="_Toc175057163"/>
      <w:r>
        <w:t>Data Quality:  Households Excluded from the LSA Due to HoH Errors</w:t>
      </w:r>
      <w:bookmarkEnd w:id="2230"/>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FB59F1">
      <w:pPr>
        <w:pStyle w:val="ListParagraph"/>
        <w:numPr>
          <w:ilvl w:val="0"/>
          <w:numId w:val="76"/>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FB59F1">
      <w:pPr>
        <w:pStyle w:val="ListParagraph"/>
        <w:numPr>
          <w:ilvl w:val="0"/>
          <w:numId w:val="76"/>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FB59F1">
      <w:pPr>
        <w:pStyle w:val="ListParagraph"/>
        <w:numPr>
          <w:ilvl w:val="0"/>
          <w:numId w:val="76"/>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FB59F1">
      <w:pPr>
        <w:pStyle w:val="ListParagraph"/>
        <w:numPr>
          <w:ilvl w:val="0"/>
          <w:numId w:val="76"/>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FB59F1">
      <w:pPr>
        <w:pStyle w:val="ListParagraph"/>
        <w:numPr>
          <w:ilvl w:val="0"/>
          <w:numId w:val="76"/>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FB59F1">
      <w:pPr>
        <w:pStyle w:val="ListParagraph"/>
        <w:numPr>
          <w:ilvl w:val="0"/>
          <w:numId w:val="76"/>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FB59F1">
      <w:pPr>
        <w:pStyle w:val="ListParagraph"/>
        <w:numPr>
          <w:ilvl w:val="0"/>
          <w:numId w:val="76"/>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FB59F1">
      <w:pPr>
        <w:pStyle w:val="ListParagraph"/>
        <w:numPr>
          <w:ilvl w:val="0"/>
          <w:numId w:val="76"/>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231" w:name="_Toc175057164"/>
      <w:r>
        <w:t>Data Quality:  Enrollments Excluded from the LSA Due to Invalid RelationshipToHoH</w:t>
      </w:r>
      <w:bookmarkEnd w:id="2231"/>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FB59F1">
      <w:pPr>
        <w:pStyle w:val="ListParagraph"/>
        <w:numPr>
          <w:ilvl w:val="0"/>
          <w:numId w:val="77"/>
        </w:numPr>
        <w:spacing w:before="0" w:after="160" w:line="256" w:lineRule="auto"/>
      </w:pPr>
      <w:r>
        <w:rPr>
          <w:i/>
          <w:iCs/>
        </w:rPr>
        <w:t>RelationshipToHoH</w:t>
      </w:r>
      <w:r>
        <w:t xml:space="preserve"> is NULL or not in (1,2,3,4,5); and</w:t>
      </w:r>
    </w:p>
    <w:p w14:paraId="59446F90" w14:textId="2635573B" w:rsidR="00C1694A" w:rsidRDefault="00C1694A" w:rsidP="00FB59F1">
      <w:pPr>
        <w:pStyle w:val="ListParagraph"/>
        <w:numPr>
          <w:ilvl w:val="0"/>
          <w:numId w:val="77"/>
        </w:numPr>
        <w:spacing w:before="0" w:after="160" w:line="256" w:lineRule="auto"/>
      </w:pPr>
      <w:r>
        <w:rPr>
          <w:i/>
          <w:iCs/>
        </w:rPr>
        <w:t xml:space="preserve">DateDeleted </w:t>
      </w:r>
      <w:r>
        <w:t>is NULL</w:t>
      </w:r>
      <w:r w:rsidR="000D2FAD">
        <w:t>; and</w:t>
      </w:r>
    </w:p>
    <w:p w14:paraId="3178CA38" w14:textId="2E804ED3" w:rsidR="00C1694A" w:rsidRPr="00190224" w:rsidRDefault="00C1694A" w:rsidP="00FB59F1">
      <w:pPr>
        <w:pStyle w:val="ListParagraph"/>
        <w:numPr>
          <w:ilvl w:val="0"/>
          <w:numId w:val="77"/>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FB59F1">
      <w:pPr>
        <w:pStyle w:val="ListParagraph"/>
        <w:numPr>
          <w:ilvl w:val="0"/>
          <w:numId w:val="77"/>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FB59F1">
      <w:pPr>
        <w:pStyle w:val="ListParagraph"/>
        <w:numPr>
          <w:ilvl w:val="0"/>
          <w:numId w:val="77"/>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232" w:name="_Toc175057165"/>
      <w:r>
        <w:t>Data Quality:  Invalid Move-In Dates</w:t>
      </w:r>
      <w:bookmarkEnd w:id="2232"/>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FB59F1">
      <w:pPr>
        <w:pStyle w:val="ListParagraph"/>
        <w:numPr>
          <w:ilvl w:val="0"/>
          <w:numId w:val="83"/>
        </w:numPr>
      </w:pPr>
      <w:r w:rsidRPr="00C84904">
        <w:rPr>
          <w:b/>
          <w:bCs/>
        </w:rPr>
        <w:lastRenderedPageBreak/>
        <w:t>LSAProjectType</w:t>
      </w:r>
      <w:r>
        <w:t xml:space="preserve"> in (3,13</w:t>
      </w:r>
      <w:r w:rsidR="009B439E">
        <w:t>,15</w:t>
      </w:r>
      <w:r>
        <w:t>); and</w:t>
      </w:r>
    </w:p>
    <w:p w14:paraId="1B865D7F" w14:textId="77777777" w:rsidR="00C1694A" w:rsidRDefault="00C1694A" w:rsidP="00FB59F1">
      <w:pPr>
        <w:pStyle w:val="ListParagraph"/>
        <w:numPr>
          <w:ilvl w:val="0"/>
          <w:numId w:val="83"/>
        </w:numPr>
      </w:pPr>
      <w:r w:rsidRPr="00C84904">
        <w:rPr>
          <w:b/>
          <w:bCs/>
        </w:rPr>
        <w:t xml:space="preserve">Active </w:t>
      </w:r>
      <w:r>
        <w:t>= 1, and:</w:t>
      </w:r>
    </w:p>
    <w:p w14:paraId="0CBDA270" w14:textId="77777777" w:rsidR="00C1694A" w:rsidRDefault="00C1694A" w:rsidP="00FB59F1">
      <w:pPr>
        <w:pStyle w:val="ListParagraph"/>
        <w:numPr>
          <w:ilvl w:val="0"/>
          <w:numId w:val="78"/>
        </w:numPr>
        <w:spacing w:before="0" w:after="160" w:line="256" w:lineRule="auto"/>
      </w:pPr>
      <w:r>
        <w:t>tlsa_HHID.</w:t>
      </w:r>
      <w:r w:rsidRPr="49FCFE86">
        <w:rPr>
          <w:b/>
          <w:bCs/>
        </w:rPr>
        <w:t>MoveInDate</w:t>
      </w:r>
      <w:r>
        <w:t xml:space="preserve"> is NULL; and </w:t>
      </w:r>
    </w:p>
    <w:p w14:paraId="620D593C" w14:textId="6B993EC0" w:rsidR="00C1694A" w:rsidRDefault="00C1694A" w:rsidP="00FB59F1">
      <w:pPr>
        <w:pStyle w:val="ListParagraph"/>
        <w:numPr>
          <w:ilvl w:val="0"/>
          <w:numId w:val="78"/>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233" w:name="_Toc175057166"/>
      <w:r>
        <w:t>Data Quality: Counts of Clients / HouseholdIDs / EnrollmentIDs</w:t>
      </w:r>
      <w:bookmarkEnd w:id="2233"/>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FB59F1">
      <w:pPr>
        <w:pStyle w:val="ListParagraph"/>
        <w:numPr>
          <w:ilvl w:val="0"/>
          <w:numId w:val="79"/>
        </w:numPr>
        <w:spacing w:before="0" w:after="160" w:line="256" w:lineRule="auto"/>
      </w:pPr>
      <w:r>
        <w:rPr>
          <w:b/>
          <w:bCs/>
        </w:rPr>
        <w:t>ActiveAge</w:t>
      </w:r>
      <w:r>
        <w:t xml:space="preserve"> between 18 and 65; or</w:t>
      </w:r>
    </w:p>
    <w:p w14:paraId="3F00F7D8" w14:textId="77777777" w:rsidR="00C1694A" w:rsidRDefault="00C1694A" w:rsidP="00FB59F1">
      <w:pPr>
        <w:pStyle w:val="ListParagraph"/>
        <w:numPr>
          <w:ilvl w:val="0"/>
          <w:numId w:val="79"/>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234" w:name="_Toc175057167"/>
      <w:r>
        <w:t>Data Quality:  SSN Issues</w:t>
      </w:r>
      <w:bookmarkEnd w:id="2234"/>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235" w:name="_Toc175057168"/>
      <w:r>
        <w:t>Data Quality:  Enrollment Data</w:t>
      </w:r>
      <w:bookmarkEnd w:id="2235"/>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FB59F1">
      <w:pPr>
        <w:pStyle w:val="ListParagraph"/>
        <w:numPr>
          <w:ilvl w:val="0"/>
          <w:numId w:val="84"/>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FB59F1">
      <w:pPr>
        <w:pStyle w:val="ListParagraph"/>
        <w:numPr>
          <w:ilvl w:val="2"/>
          <w:numId w:val="81"/>
        </w:numPr>
        <w:spacing w:before="0" w:after="160" w:line="256" w:lineRule="auto"/>
      </w:pPr>
      <w:r>
        <w:t>tlsa_Enrollment.</w:t>
      </w:r>
      <w:r w:rsidRPr="49FCFE86">
        <w:rPr>
          <w:b/>
          <w:bCs/>
        </w:rPr>
        <w:t>LSAProjectType</w:t>
      </w:r>
      <w:r>
        <w:t xml:space="preserve"> in (0,1,8); or</w:t>
      </w:r>
    </w:p>
    <w:p w14:paraId="4ADDEDCF" w14:textId="38805B4E" w:rsidR="00C1694A" w:rsidRDefault="00C1694A" w:rsidP="00FB59F1">
      <w:pPr>
        <w:pStyle w:val="ListParagraph"/>
        <w:numPr>
          <w:ilvl w:val="2"/>
          <w:numId w:val="81"/>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FB59F1">
      <w:pPr>
        <w:pStyle w:val="ListParagraph"/>
        <w:numPr>
          <w:ilvl w:val="2"/>
          <w:numId w:val="81"/>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FB59F1">
      <w:pPr>
        <w:pStyle w:val="ListParagraph"/>
        <w:numPr>
          <w:ilvl w:val="1"/>
          <w:numId w:val="81"/>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FB59F1">
      <w:pPr>
        <w:pStyle w:val="ListParagraph"/>
        <w:numPr>
          <w:ilvl w:val="1"/>
          <w:numId w:val="81"/>
        </w:numPr>
        <w:spacing w:before="0" w:after="160" w:line="256" w:lineRule="auto"/>
      </w:pPr>
      <w:r>
        <w:t>tlsa_Enrollment.</w:t>
      </w:r>
      <w:r>
        <w:rPr>
          <w:b/>
          <w:bCs/>
        </w:rPr>
        <w:t>LSAProjectType</w:t>
      </w:r>
      <w:r>
        <w:t xml:space="preserve"> in (0,1,8); or</w:t>
      </w:r>
    </w:p>
    <w:p w14:paraId="316A5C12" w14:textId="53D12B21"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FB59F1">
      <w:pPr>
        <w:pStyle w:val="ListParagraph"/>
        <w:numPr>
          <w:ilvl w:val="0"/>
          <w:numId w:val="82"/>
        </w:numPr>
        <w:spacing w:before="0" w:after="160" w:line="256" w:lineRule="auto"/>
      </w:pPr>
      <w:r w:rsidRPr="49FCFE86">
        <w:rPr>
          <w:b/>
          <w:bCs/>
        </w:rPr>
        <w:t>ExitDate</w:t>
      </w:r>
      <w:r>
        <w:t xml:space="preserve"> is not NULL; and</w:t>
      </w:r>
    </w:p>
    <w:p w14:paraId="6CB9A3DA" w14:textId="731F1FE3" w:rsidR="00C1694A" w:rsidRDefault="00C1694A" w:rsidP="00FB59F1">
      <w:pPr>
        <w:pStyle w:val="ListParagraph"/>
        <w:numPr>
          <w:ilvl w:val="1"/>
          <w:numId w:val="78"/>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FB59F1">
      <w:pPr>
        <w:pStyle w:val="ListParagraph"/>
        <w:numPr>
          <w:ilvl w:val="1"/>
          <w:numId w:val="78"/>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236" w:name="_Toc175057169"/>
      <w:r>
        <w:t>Set LSAReport ReportDate</w:t>
      </w:r>
      <w:bookmarkEnd w:id="2236"/>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237" w:name="_Toc175057170"/>
      <w:r>
        <w:t>LSAReport</w:t>
      </w:r>
      <w:bookmarkEnd w:id="2237"/>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238" w:name="_NoCoC"/>
      <w:bookmarkStart w:id="2239" w:name="_Toc109988255"/>
      <w:bookmarkStart w:id="2240" w:name="_Toc109993219"/>
      <w:bookmarkStart w:id="2241" w:name="_Toc109988383"/>
      <w:bookmarkStart w:id="2242" w:name="_Toc109993347"/>
      <w:bookmarkStart w:id="2243" w:name="_Toc109988385"/>
      <w:bookmarkStart w:id="2244" w:name="_Toc109993349"/>
      <w:bookmarkStart w:id="2245" w:name="_Toc109988387"/>
      <w:bookmarkStart w:id="2246" w:name="_Toc109993351"/>
      <w:bookmarkStart w:id="2247" w:name="_Toc109988389"/>
      <w:bookmarkStart w:id="2248" w:name="_Toc109993353"/>
      <w:bookmarkStart w:id="2249" w:name="_Toc109988400"/>
      <w:bookmarkStart w:id="2250" w:name="_Toc109993364"/>
      <w:bookmarkStart w:id="2251" w:name="_Toc109988402"/>
      <w:bookmarkStart w:id="2252" w:name="_Toc109993366"/>
      <w:bookmarkStart w:id="2253" w:name="_Toc109988404"/>
      <w:bookmarkStart w:id="2254" w:name="_Toc109993368"/>
      <w:bookmarkStart w:id="2255" w:name="_Toc109988406"/>
      <w:bookmarkStart w:id="2256" w:name="_Toc109993370"/>
      <w:bookmarkStart w:id="2257" w:name="_Toc37973636"/>
      <w:bookmarkStart w:id="2258" w:name="_Toc37974189"/>
      <w:bookmarkStart w:id="2259" w:name="_Toc37974740"/>
      <w:bookmarkStart w:id="2260" w:name="_Toc37975228"/>
      <w:bookmarkStart w:id="2261" w:name="_Set_LSAReport_ReportDate"/>
      <w:bookmarkStart w:id="2262" w:name="_Toc34145731"/>
      <w:bookmarkStart w:id="2263" w:name="_LSAHousehold"/>
      <w:bookmarkStart w:id="2264" w:name="_System_Engagement_Status"/>
      <w:bookmarkStart w:id="2265" w:name="_Length_of_Time_1"/>
      <w:bookmarkStart w:id="2266" w:name="_Length_of_Time"/>
      <w:bookmarkStart w:id="2267" w:name="_Cumulative_Length_of"/>
      <w:bookmarkStart w:id="2268" w:name="_Length_of_Time_2"/>
      <w:bookmarkStart w:id="2269" w:name="_Returns"/>
      <w:bookmarkStart w:id="2270" w:name="_Days_to_Return/Re-engage_3"/>
      <w:bookmarkStart w:id="2271" w:name="_Days_to_Return/Re-engage"/>
      <w:bookmarkStart w:id="2272" w:name="_Days_to_Return/Re-engage_2"/>
      <w:bookmarkStart w:id="2273" w:name="_Days_to_Return/Re-engage_1"/>
      <w:bookmarkStart w:id="2274" w:name="_Data_Quality_:"/>
      <w:bookmarkEnd w:id="3"/>
      <w:bookmarkEnd w:id="1915"/>
      <w:bookmarkEnd w:id="1918"/>
      <w:bookmarkEnd w:id="1919"/>
      <w:bookmarkEnd w:id="1920"/>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305"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72"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423"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439" w:author="Molly McEvilley" w:date="2024-10-11T01:35:00Z" w:initials="MM">
    <w:p w14:paraId="753BC48A" w14:textId="77777777" w:rsidR="0014142B" w:rsidRDefault="0014142B" w:rsidP="0014142B">
      <w:pPr>
        <w:pStyle w:val="CommentText"/>
      </w:pPr>
      <w:r>
        <w:rPr>
          <w:rStyle w:val="CommentReference"/>
        </w:rPr>
        <w:annotationRef/>
      </w:r>
      <w:r>
        <w:t>GitHub #1272, GitHub #1312</w:t>
      </w:r>
    </w:p>
  </w:comment>
  <w:comment w:id="731" w:author="Molly McEvilley" w:date="2024-10-30T14:29:00Z" w:initials="MM">
    <w:p w14:paraId="06A11F14" w14:textId="77777777" w:rsidR="00B82784" w:rsidRDefault="00B82784" w:rsidP="00B82784">
      <w:pPr>
        <w:pStyle w:val="CommentText"/>
      </w:pPr>
      <w:r>
        <w:rPr>
          <w:rStyle w:val="CommentReference"/>
        </w:rPr>
        <w:annotationRef/>
      </w:r>
      <w:r>
        <w:t>GitHub #1272 and #1338</w:t>
      </w:r>
    </w:p>
  </w:comment>
  <w:comment w:id="782" w:author="Molly McEvilley" w:date="2024-10-24T16:38:00Z" w:initials="MM">
    <w:p w14:paraId="75813E32" w14:textId="17635800" w:rsidR="00772C6A" w:rsidRDefault="00772C6A" w:rsidP="00772C6A">
      <w:pPr>
        <w:pStyle w:val="CommentText"/>
      </w:pPr>
      <w:r>
        <w:rPr>
          <w:rStyle w:val="CommentReference"/>
        </w:rPr>
        <w:annotationRef/>
      </w:r>
      <w:r>
        <w:t>GitHub #1335</w:t>
      </w:r>
    </w:p>
  </w:comment>
  <w:comment w:id="796" w:author="Molly McEvilley" w:date="2024-08-20T09:45:00Z" w:initials="MM">
    <w:p w14:paraId="1D1BF226" w14:textId="25A33D74" w:rsidR="002D48DE" w:rsidRDefault="002D48DE" w:rsidP="002D48DE">
      <w:pPr>
        <w:pStyle w:val="CommentText"/>
      </w:pPr>
      <w:r>
        <w:rPr>
          <w:rStyle w:val="CommentReference"/>
        </w:rPr>
        <w:annotationRef/>
      </w:r>
      <w:r>
        <w:t>GitHub #1221</w:t>
      </w:r>
    </w:p>
  </w:comment>
  <w:comment w:id="863" w:author="Molly McEvilley" w:date="2024-10-25T10:49:00Z" w:initials="MM">
    <w:p w14:paraId="2C11D3AE" w14:textId="77777777" w:rsidR="00753BC8" w:rsidRDefault="00753BC8" w:rsidP="00753BC8">
      <w:pPr>
        <w:pStyle w:val="CommentText"/>
      </w:pPr>
      <w:r>
        <w:rPr>
          <w:rStyle w:val="CommentReference"/>
        </w:rPr>
        <w:annotationRef/>
      </w:r>
      <w:r>
        <w:t>GitHub #1336</w:t>
      </w:r>
    </w:p>
  </w:comment>
  <w:comment w:id="890" w:author="Molly McEvilley" w:date="2024-09-25T15:48:00Z" w:initials="MM">
    <w:p w14:paraId="165A868E" w14:textId="49F0DB45" w:rsidR="00451787" w:rsidRDefault="00451787" w:rsidP="00451787">
      <w:pPr>
        <w:pStyle w:val="CommentText"/>
      </w:pPr>
      <w:r>
        <w:rPr>
          <w:rStyle w:val="CommentReference"/>
        </w:rPr>
        <w:annotationRef/>
      </w:r>
      <w:r>
        <w:t>GitHub #1272</w:t>
      </w:r>
    </w:p>
  </w:comment>
  <w:comment w:id="895"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898"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906"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908"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956"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966"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967" w:author="Molly McEvilley" w:date="2024-10-24T16:55:00Z" w:initials="MM">
    <w:p w14:paraId="39542EE3" w14:textId="77777777" w:rsidR="00582A50" w:rsidRDefault="00582A50" w:rsidP="00582A50">
      <w:pPr>
        <w:pStyle w:val="CommentText"/>
      </w:pPr>
      <w:r>
        <w:rPr>
          <w:rStyle w:val="CommentReference"/>
        </w:rPr>
        <w:annotationRef/>
      </w:r>
      <w:r>
        <w:t>Also now GitHub #1307</w:t>
      </w:r>
    </w:p>
  </w:comment>
  <w:comment w:id="982" w:author="Molly McEvilley" w:date="2024-09-25T15:54:00Z" w:initials="MM">
    <w:p w14:paraId="51408129" w14:textId="223DCD2A" w:rsidR="00FD3FA5" w:rsidRDefault="00FD3FA5" w:rsidP="00FD3FA5">
      <w:pPr>
        <w:pStyle w:val="CommentText"/>
      </w:pPr>
      <w:r>
        <w:rPr>
          <w:rStyle w:val="CommentReference"/>
        </w:rPr>
        <w:annotationRef/>
      </w:r>
      <w:r>
        <w:t>GitHub #1272</w:t>
      </w:r>
    </w:p>
  </w:comment>
  <w:comment w:id="986"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636"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689"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740" w:author="Molly McEvilley" w:date="2024-09-25T20:25:00Z" w:initials="MM">
    <w:p w14:paraId="31C65371" w14:textId="77777777" w:rsidR="00E95ECA" w:rsidRDefault="00075291" w:rsidP="00E95ECA">
      <w:pPr>
        <w:pStyle w:val="CommentText"/>
      </w:pPr>
      <w:r>
        <w:rPr>
          <w:rStyle w:val="CommentReference"/>
        </w:rPr>
        <w:annotationRef/>
      </w:r>
      <w:r w:rsidR="00E95ECA">
        <w:t>GitHub #1256 and #1283</w:t>
      </w:r>
    </w:p>
  </w:comment>
  <w:comment w:id="1751" w:author="Molly McEvilley" w:date="2024-09-01T08:31:00Z" w:initials="MM">
    <w:p w14:paraId="229237B8" w14:textId="7500806C" w:rsidR="00EA2D6F" w:rsidRDefault="00EA2D6F" w:rsidP="00EA2D6F">
      <w:pPr>
        <w:pStyle w:val="CommentText"/>
      </w:pPr>
      <w:r>
        <w:rPr>
          <w:rStyle w:val="CommentReference"/>
        </w:rPr>
        <w:annotationRef/>
      </w:r>
      <w:r>
        <w:t>GitHub #1210</w:t>
      </w:r>
    </w:p>
  </w:comment>
  <w:comment w:id="1763"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2097"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2123"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151"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190"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 w:id="2179" w:author="Molly McEvilley" w:date="2024-10-28T16:45:00Z" w:initials="MM">
    <w:p w14:paraId="0D7C3580" w14:textId="77777777" w:rsidR="00C44BB8" w:rsidRDefault="00C44BB8" w:rsidP="00C44BB8">
      <w:pPr>
        <w:pStyle w:val="CommentText"/>
      </w:pPr>
      <w:r>
        <w:rPr>
          <w:rStyle w:val="CommentReference"/>
        </w:rPr>
        <w:annotationRef/>
      </w:r>
      <w:r>
        <w:t>GitHub #1305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4913D8D3" w15:done="0"/>
  <w15:commentEx w15:paraId="30BD043A" w15:done="0"/>
  <w15:commentEx w15:paraId="48C62941" w15:done="0"/>
  <w15:commentEx w15:paraId="753BC48A" w15:done="0"/>
  <w15:commentEx w15:paraId="06A11F14" w15:done="0"/>
  <w15:commentEx w15:paraId="75813E32" w15:done="0"/>
  <w15:commentEx w15:paraId="1D1BF226" w15:done="0"/>
  <w15:commentEx w15:paraId="2C11D3AE"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39542EE3" w15:paraIdParent="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Ex w15:paraId="0D7C35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extLst>
      <w16:ext w16:uri="{CE6994B0-6A32-4C9F-8C6B-6E91EDA988CE}">
        <cr:reactions xmlns:cr="http://schemas.microsoft.com/office/comments/2020/reactions">
          <cr:reaction reactionType="1">
            <cr:reactionInfo dateUtc="2024-10-03T16:53:20Z">
              <cr:user userId="S::molly@squarepegdata.com::036cc02f-373c-46cf-a955-4c54c3000d5b" userProvider="AD" userName="Molly McEvilley"/>
            </cr:reactionInfo>
          </cr:reaction>
        </cr:reactions>
      </w16:ext>
    </w16cex:extLst>
  </w16cex:commentExtensible>
  <w16cex:commentExtensible w16cex:durableId="195700B6" w16cex:dateUtc="2024-09-12T15:24:00Z"/>
  <w16cex:commentExtensible w16cex:durableId="430ED084" w16cex:dateUtc="2024-09-25T19:58:00Z"/>
  <w16cex:commentExtensible w16cex:durableId="0C6A7005" w16cex:dateUtc="2024-09-24T18:40:00Z"/>
  <w16cex:commentExtensible w16cex:durableId="05818E1B" w16cex:dateUtc="2024-10-11T05:35:00Z"/>
  <w16cex:commentExtensible w16cex:durableId="231DFE9B" w16cex:dateUtc="2024-10-30T18:29:00Z"/>
  <w16cex:commentExtensible w16cex:durableId="2D0DAD60" w16cex:dateUtc="2024-10-24T20:38:00Z"/>
  <w16cex:commentExtensible w16cex:durableId="05F6D7F2" w16cex:dateUtc="2024-08-20T13:45:00Z"/>
  <w16cex:commentExtensible w16cex:durableId="74E68C0A" w16cex:dateUtc="2024-10-25T14:49: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762C817F" w16cex:dateUtc="2024-10-24T20:55: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Extensible w16cex:durableId="4C34BB58" w16cex:dateUtc="2024-10-28T2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4913D8D3" w16cid:durableId="195700B6"/>
  <w16cid:commentId w16cid:paraId="30BD043A" w16cid:durableId="430ED084"/>
  <w16cid:commentId w16cid:paraId="48C62941" w16cid:durableId="0C6A7005"/>
  <w16cid:commentId w16cid:paraId="753BC48A" w16cid:durableId="05818E1B"/>
  <w16cid:commentId w16cid:paraId="06A11F14" w16cid:durableId="231DFE9B"/>
  <w16cid:commentId w16cid:paraId="75813E32" w16cid:durableId="2D0DAD60"/>
  <w16cid:commentId w16cid:paraId="1D1BF226" w16cid:durableId="05F6D7F2"/>
  <w16cid:commentId w16cid:paraId="2C11D3AE" w16cid:durableId="74E68C0A"/>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39542EE3" w16cid:durableId="762C817F"/>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Id w16cid:paraId="0D7C3580" w16cid:durableId="4C34B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C3909" w14:textId="77777777" w:rsidR="003F7A65" w:rsidRDefault="003F7A65" w:rsidP="008E455B">
      <w:pPr>
        <w:spacing w:after="0" w:line="240" w:lineRule="auto"/>
      </w:pPr>
      <w:r>
        <w:separator/>
      </w:r>
    </w:p>
  </w:endnote>
  <w:endnote w:type="continuationSeparator" w:id="0">
    <w:p w14:paraId="0E955843" w14:textId="77777777" w:rsidR="003F7A65" w:rsidRDefault="003F7A65" w:rsidP="008E455B">
      <w:pPr>
        <w:spacing w:after="0" w:line="240" w:lineRule="auto"/>
      </w:pPr>
      <w:r>
        <w:continuationSeparator/>
      </w:r>
    </w:p>
  </w:endnote>
  <w:endnote w:type="continuationNotice" w:id="1">
    <w:p w14:paraId="317190AF" w14:textId="77777777" w:rsidR="003F7A65" w:rsidRDefault="003F7A6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77AF6" w14:textId="77777777" w:rsidR="003F7A65" w:rsidRDefault="003F7A65" w:rsidP="008E455B">
      <w:pPr>
        <w:spacing w:after="0" w:line="240" w:lineRule="auto"/>
      </w:pPr>
      <w:r>
        <w:separator/>
      </w:r>
    </w:p>
  </w:footnote>
  <w:footnote w:type="continuationSeparator" w:id="0">
    <w:p w14:paraId="5DB720C1" w14:textId="77777777" w:rsidR="003F7A65" w:rsidRDefault="003F7A65" w:rsidP="008E455B">
      <w:pPr>
        <w:spacing w:after="0" w:line="240" w:lineRule="auto"/>
      </w:pPr>
      <w:r>
        <w:continuationSeparator/>
      </w:r>
    </w:p>
  </w:footnote>
  <w:footnote w:type="continuationNotice" w:id="1">
    <w:p w14:paraId="578AAAB4" w14:textId="77777777" w:rsidR="003F7A65" w:rsidRDefault="003F7A65">
      <w:pPr>
        <w:spacing w:before="0" w:after="0" w:line="240" w:lineRule="auto"/>
      </w:pPr>
    </w:p>
  </w:footnote>
  <w:footnote w:id="2">
    <w:p w14:paraId="4BCD6F47" w14:textId="3883CC17" w:rsidR="005A14C7" w:rsidRDefault="005A14C7">
      <w:pPr>
        <w:pStyle w:val="FootnoteText"/>
      </w:pPr>
      <w:ins w:id="322" w:author="Molly McEvilley" w:date="2024-09-24T14:30:00Z" w16du:dateUtc="2024-09-24T18:30:00Z">
        <w:r>
          <w:rPr>
            <w:rStyle w:val="FootnoteReference"/>
          </w:rPr>
          <w:footnoteRef/>
        </w:r>
        <w:r>
          <w:t xml:space="preserve"> </w:t>
        </w:r>
      </w:ins>
      <w:ins w:id="323"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8"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153C4D"/>
    <w:multiLevelType w:val="hybridMultilevel"/>
    <w:tmpl w:val="1B2E01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CC8209F"/>
    <w:multiLevelType w:val="hybridMultilevel"/>
    <w:tmpl w:val="18F4A5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3">
      <w:start w:val="1"/>
      <w:numFmt w:val="bullet"/>
      <w:lvlText w:val="o"/>
      <w:lvlJc w:val="left"/>
      <w:pPr>
        <w:ind w:left="4320" w:hanging="360"/>
      </w:pPr>
      <w:rPr>
        <w:rFonts w:ascii="Courier New" w:hAnsi="Courier New" w:cs="Courier New"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4"/>
  </w:num>
  <w:num w:numId="2" w16cid:durableId="1511406238">
    <w:abstractNumId w:val="66"/>
  </w:num>
  <w:num w:numId="3" w16cid:durableId="483398084">
    <w:abstractNumId w:val="95"/>
  </w:num>
  <w:num w:numId="4" w16cid:durableId="1127625607">
    <w:abstractNumId w:val="50"/>
  </w:num>
  <w:num w:numId="5" w16cid:durableId="14581417">
    <w:abstractNumId w:val="67"/>
  </w:num>
  <w:num w:numId="6" w16cid:durableId="300043491">
    <w:abstractNumId w:val="81"/>
  </w:num>
  <w:num w:numId="7" w16cid:durableId="1851330398">
    <w:abstractNumId w:val="8"/>
  </w:num>
  <w:num w:numId="8" w16cid:durableId="247734797">
    <w:abstractNumId w:val="7"/>
  </w:num>
  <w:num w:numId="9" w16cid:durableId="127206468">
    <w:abstractNumId w:val="59"/>
  </w:num>
  <w:num w:numId="10" w16cid:durableId="782723994">
    <w:abstractNumId w:val="86"/>
  </w:num>
  <w:num w:numId="11" w16cid:durableId="1738825110">
    <w:abstractNumId w:val="32"/>
  </w:num>
  <w:num w:numId="12" w16cid:durableId="125587676">
    <w:abstractNumId w:val="1"/>
  </w:num>
  <w:num w:numId="13" w16cid:durableId="494875928">
    <w:abstractNumId w:val="75"/>
  </w:num>
  <w:num w:numId="14" w16cid:durableId="1047989320">
    <w:abstractNumId w:val="84"/>
  </w:num>
  <w:num w:numId="15" w16cid:durableId="448931954">
    <w:abstractNumId w:val="91"/>
  </w:num>
  <w:num w:numId="16" w16cid:durableId="1097797384">
    <w:abstractNumId w:val="24"/>
  </w:num>
  <w:num w:numId="17" w16cid:durableId="218633861">
    <w:abstractNumId w:val="3"/>
  </w:num>
  <w:num w:numId="18" w16cid:durableId="1605528667">
    <w:abstractNumId w:val="10"/>
  </w:num>
  <w:num w:numId="19" w16cid:durableId="2124037639">
    <w:abstractNumId w:val="82"/>
  </w:num>
  <w:num w:numId="20" w16cid:durableId="1547524355">
    <w:abstractNumId w:val="26"/>
  </w:num>
  <w:num w:numId="21" w16cid:durableId="1748721499">
    <w:abstractNumId w:val="80"/>
  </w:num>
  <w:num w:numId="22" w16cid:durableId="677196759">
    <w:abstractNumId w:val="61"/>
  </w:num>
  <w:num w:numId="23" w16cid:durableId="1879858862">
    <w:abstractNumId w:val="0"/>
  </w:num>
  <w:num w:numId="24" w16cid:durableId="1172068241">
    <w:abstractNumId w:val="63"/>
  </w:num>
  <w:num w:numId="25" w16cid:durableId="1257901482">
    <w:abstractNumId w:val="37"/>
  </w:num>
  <w:num w:numId="26" w16cid:durableId="211311088">
    <w:abstractNumId w:val="6"/>
  </w:num>
  <w:num w:numId="27" w16cid:durableId="970021186">
    <w:abstractNumId w:val="74"/>
  </w:num>
  <w:num w:numId="28" w16cid:durableId="775835317">
    <w:abstractNumId w:val="78"/>
  </w:num>
  <w:num w:numId="29" w16cid:durableId="894506214">
    <w:abstractNumId w:val="36"/>
  </w:num>
  <w:num w:numId="30" w16cid:durableId="1945965678">
    <w:abstractNumId w:val="77"/>
  </w:num>
  <w:num w:numId="31" w16cid:durableId="162211105">
    <w:abstractNumId w:val="25"/>
  </w:num>
  <w:num w:numId="32" w16cid:durableId="445470572">
    <w:abstractNumId w:val="38"/>
  </w:num>
  <w:num w:numId="33" w16cid:durableId="1395857803">
    <w:abstractNumId w:val="83"/>
  </w:num>
  <w:num w:numId="34" w16cid:durableId="1581866287">
    <w:abstractNumId w:val="48"/>
  </w:num>
  <w:num w:numId="35" w16cid:durableId="1243612397">
    <w:abstractNumId w:val="85"/>
  </w:num>
  <w:num w:numId="36" w16cid:durableId="410274204">
    <w:abstractNumId w:val="72"/>
  </w:num>
  <w:num w:numId="37" w16cid:durableId="760029215">
    <w:abstractNumId w:val="76"/>
  </w:num>
  <w:num w:numId="38" w16cid:durableId="1745565734">
    <w:abstractNumId w:val="12"/>
  </w:num>
  <w:num w:numId="39" w16cid:durableId="1789855291">
    <w:abstractNumId w:val="15"/>
  </w:num>
  <w:num w:numId="40" w16cid:durableId="440955717">
    <w:abstractNumId w:val="73"/>
  </w:num>
  <w:num w:numId="41" w16cid:durableId="737364626">
    <w:abstractNumId w:val="41"/>
  </w:num>
  <w:num w:numId="42" w16cid:durableId="1294748967">
    <w:abstractNumId w:val="4"/>
  </w:num>
  <w:num w:numId="43" w16cid:durableId="1689060328">
    <w:abstractNumId w:val="89"/>
  </w:num>
  <w:num w:numId="44" w16cid:durableId="1327318549">
    <w:abstractNumId w:val="62"/>
  </w:num>
  <w:num w:numId="45" w16cid:durableId="1925801880">
    <w:abstractNumId w:val="47"/>
  </w:num>
  <w:num w:numId="46" w16cid:durableId="897518093">
    <w:abstractNumId w:val="20"/>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6"/>
  </w:num>
  <w:num w:numId="52" w16cid:durableId="2006128856">
    <w:abstractNumId w:val="27"/>
  </w:num>
  <w:num w:numId="53" w16cid:durableId="1390231720">
    <w:abstractNumId w:val="98"/>
  </w:num>
  <w:num w:numId="54" w16cid:durableId="1839227909">
    <w:abstractNumId w:val="56"/>
  </w:num>
  <w:num w:numId="55" w16cid:durableId="127671122">
    <w:abstractNumId w:val="100"/>
  </w:num>
  <w:num w:numId="56" w16cid:durableId="2034916505">
    <w:abstractNumId w:val="65"/>
  </w:num>
  <w:num w:numId="57" w16cid:durableId="718163010">
    <w:abstractNumId w:val="49"/>
  </w:num>
  <w:num w:numId="58" w16cid:durableId="2026902341">
    <w:abstractNumId w:val="93"/>
  </w:num>
  <w:num w:numId="59" w16cid:durableId="1386489680">
    <w:abstractNumId w:val="68"/>
  </w:num>
  <w:num w:numId="60" w16cid:durableId="892889596">
    <w:abstractNumId w:val="60"/>
  </w:num>
  <w:num w:numId="61" w16cid:durableId="1435708129">
    <w:abstractNumId w:val="69"/>
  </w:num>
  <w:num w:numId="62" w16cid:durableId="436369993">
    <w:abstractNumId w:val="51"/>
  </w:num>
  <w:num w:numId="63" w16cid:durableId="1596936749">
    <w:abstractNumId w:val="29"/>
  </w:num>
  <w:num w:numId="64" w16cid:durableId="1112670927">
    <w:abstractNumId w:val="28"/>
  </w:num>
  <w:num w:numId="65" w16cid:durableId="982468157">
    <w:abstractNumId w:val="11"/>
  </w:num>
  <w:num w:numId="66" w16cid:durableId="958494432">
    <w:abstractNumId w:val="5"/>
  </w:num>
  <w:num w:numId="67" w16cid:durableId="1745491171">
    <w:abstractNumId w:val="33"/>
  </w:num>
  <w:num w:numId="68" w16cid:durableId="986741331">
    <w:abstractNumId w:val="99"/>
  </w:num>
  <w:num w:numId="69" w16cid:durableId="1879662668">
    <w:abstractNumId w:val="2"/>
  </w:num>
  <w:num w:numId="70" w16cid:durableId="1263220098">
    <w:abstractNumId w:val="35"/>
  </w:num>
  <w:num w:numId="71" w16cid:durableId="1375233888">
    <w:abstractNumId w:val="39"/>
  </w:num>
  <w:num w:numId="72" w16cid:durableId="1247767296">
    <w:abstractNumId w:val="57"/>
  </w:num>
  <w:num w:numId="73" w16cid:durableId="2114549191">
    <w:abstractNumId w:val="43"/>
  </w:num>
  <w:num w:numId="74" w16cid:durableId="1291983736">
    <w:abstractNumId w:val="71"/>
  </w:num>
  <w:num w:numId="75" w16cid:durableId="179896542">
    <w:abstractNumId w:val="22"/>
  </w:num>
  <w:num w:numId="76" w16cid:durableId="1498958782">
    <w:abstractNumId w:val="18"/>
  </w:num>
  <w:num w:numId="77" w16cid:durableId="959654592">
    <w:abstractNumId w:val="42"/>
  </w:num>
  <w:num w:numId="78" w16cid:durableId="466975038">
    <w:abstractNumId w:val="23"/>
  </w:num>
  <w:num w:numId="79" w16cid:durableId="1037386607">
    <w:abstractNumId w:val="17"/>
  </w:num>
  <w:num w:numId="80" w16cid:durableId="956058043">
    <w:abstractNumId w:val="31"/>
  </w:num>
  <w:num w:numId="81" w16cid:durableId="1886988541">
    <w:abstractNumId w:val="88"/>
  </w:num>
  <w:num w:numId="82" w16cid:durableId="1807820044">
    <w:abstractNumId w:val="30"/>
  </w:num>
  <w:num w:numId="83" w16cid:durableId="1750686843">
    <w:abstractNumId w:val="19"/>
  </w:num>
  <w:num w:numId="84" w16cid:durableId="512231577">
    <w:abstractNumId w:val="97"/>
  </w:num>
  <w:num w:numId="85" w16cid:durableId="1357660945">
    <w:abstractNumId w:val="21"/>
  </w:num>
  <w:num w:numId="86" w16cid:durableId="127630224">
    <w:abstractNumId w:val="9"/>
  </w:num>
  <w:num w:numId="87" w16cid:durableId="1317612661">
    <w:abstractNumId w:val="64"/>
  </w:num>
  <w:num w:numId="88" w16cid:durableId="684596903">
    <w:abstractNumId w:val="34"/>
  </w:num>
  <w:num w:numId="89" w16cid:durableId="501941185">
    <w:abstractNumId w:val="54"/>
  </w:num>
  <w:num w:numId="90" w16cid:durableId="1629773608">
    <w:abstractNumId w:val="53"/>
  </w:num>
  <w:num w:numId="91" w16cid:durableId="35931534">
    <w:abstractNumId w:val="74"/>
  </w:num>
  <w:num w:numId="92" w16cid:durableId="1082485925">
    <w:abstractNumId w:val="52"/>
  </w:num>
  <w:num w:numId="93" w16cid:durableId="63066712">
    <w:abstractNumId w:val="55"/>
  </w:num>
  <w:num w:numId="94" w16cid:durableId="403723254">
    <w:abstractNumId w:val="58"/>
  </w:num>
  <w:num w:numId="95" w16cid:durableId="1178811867">
    <w:abstractNumId w:val="45"/>
  </w:num>
  <w:num w:numId="96" w16cid:durableId="796803999">
    <w:abstractNumId w:val="92"/>
  </w:num>
  <w:num w:numId="97" w16cid:durableId="999504073">
    <w:abstractNumId w:val="46"/>
  </w:num>
  <w:num w:numId="98" w16cid:durableId="883637230">
    <w:abstractNumId w:val="70"/>
  </w:num>
  <w:num w:numId="99" w16cid:durableId="1960335393">
    <w:abstractNumId w:val="40"/>
  </w:num>
  <w:num w:numId="100" w16cid:durableId="536354644">
    <w:abstractNumId w:val="79"/>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433"/>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3A"/>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174"/>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1F7B"/>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1E0C"/>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2A3"/>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249"/>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669"/>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B7"/>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A7"/>
    <w:rsid w:val="000D24D0"/>
    <w:rsid w:val="000D259E"/>
    <w:rsid w:val="000D271E"/>
    <w:rsid w:val="000D289E"/>
    <w:rsid w:val="000D2964"/>
    <w:rsid w:val="000D2A87"/>
    <w:rsid w:val="000D2AA2"/>
    <w:rsid w:val="000D2D87"/>
    <w:rsid w:val="000D2E31"/>
    <w:rsid w:val="000D2FAD"/>
    <w:rsid w:val="000D2FC7"/>
    <w:rsid w:val="000D302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380"/>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9F"/>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0B"/>
    <w:rsid w:val="00153611"/>
    <w:rsid w:val="00153617"/>
    <w:rsid w:val="00153B9A"/>
    <w:rsid w:val="00153DDB"/>
    <w:rsid w:val="00153F94"/>
    <w:rsid w:val="0015440B"/>
    <w:rsid w:val="0015443F"/>
    <w:rsid w:val="00154705"/>
    <w:rsid w:val="0015496F"/>
    <w:rsid w:val="00154AA6"/>
    <w:rsid w:val="00154AD1"/>
    <w:rsid w:val="00154BAA"/>
    <w:rsid w:val="00154F8F"/>
    <w:rsid w:val="00154F9E"/>
    <w:rsid w:val="001550AA"/>
    <w:rsid w:val="00155278"/>
    <w:rsid w:val="001552F7"/>
    <w:rsid w:val="00155374"/>
    <w:rsid w:val="00155407"/>
    <w:rsid w:val="00155474"/>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15"/>
    <w:rsid w:val="00172748"/>
    <w:rsid w:val="00172989"/>
    <w:rsid w:val="00172B58"/>
    <w:rsid w:val="00172C91"/>
    <w:rsid w:val="00172D2D"/>
    <w:rsid w:val="00172D43"/>
    <w:rsid w:val="00173145"/>
    <w:rsid w:val="0017366E"/>
    <w:rsid w:val="00173761"/>
    <w:rsid w:val="00173820"/>
    <w:rsid w:val="00173859"/>
    <w:rsid w:val="00173D51"/>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8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852"/>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E90"/>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59"/>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0FD8"/>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AD6"/>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031"/>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5FA"/>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64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17"/>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4FE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947"/>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5CC0"/>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0EEE"/>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C4"/>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BD5"/>
    <w:rsid w:val="00373F00"/>
    <w:rsid w:val="00373F06"/>
    <w:rsid w:val="00373FB7"/>
    <w:rsid w:val="00373FD5"/>
    <w:rsid w:val="00374088"/>
    <w:rsid w:val="00374442"/>
    <w:rsid w:val="0037455B"/>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A65"/>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9C6"/>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244A"/>
    <w:rsid w:val="00422740"/>
    <w:rsid w:val="0042310C"/>
    <w:rsid w:val="0042315F"/>
    <w:rsid w:val="004231FC"/>
    <w:rsid w:val="004234EC"/>
    <w:rsid w:val="004236B5"/>
    <w:rsid w:val="00423803"/>
    <w:rsid w:val="00423907"/>
    <w:rsid w:val="00423969"/>
    <w:rsid w:val="00423B12"/>
    <w:rsid w:val="004242E1"/>
    <w:rsid w:val="00424475"/>
    <w:rsid w:val="004246B9"/>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3F0E"/>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3F18"/>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440"/>
    <w:rsid w:val="004737CC"/>
    <w:rsid w:val="00473E49"/>
    <w:rsid w:val="00473EB2"/>
    <w:rsid w:val="004741B7"/>
    <w:rsid w:val="00474462"/>
    <w:rsid w:val="00474642"/>
    <w:rsid w:val="00474DFA"/>
    <w:rsid w:val="0047505A"/>
    <w:rsid w:val="00475283"/>
    <w:rsid w:val="0047532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1EC0"/>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7C5"/>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4E0"/>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9C4"/>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CEE"/>
    <w:rsid w:val="00507D11"/>
    <w:rsid w:val="00507DE1"/>
    <w:rsid w:val="00507F83"/>
    <w:rsid w:val="00507FAC"/>
    <w:rsid w:val="00510065"/>
    <w:rsid w:val="00510380"/>
    <w:rsid w:val="005103C2"/>
    <w:rsid w:val="005104B7"/>
    <w:rsid w:val="00510530"/>
    <w:rsid w:val="00510820"/>
    <w:rsid w:val="00510A92"/>
    <w:rsid w:val="005113AE"/>
    <w:rsid w:val="00511538"/>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839"/>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A50"/>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2D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516"/>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300"/>
    <w:rsid w:val="005B7476"/>
    <w:rsid w:val="005B77C3"/>
    <w:rsid w:val="005B791D"/>
    <w:rsid w:val="005B7AC1"/>
    <w:rsid w:val="005B7AE7"/>
    <w:rsid w:val="005B7B91"/>
    <w:rsid w:val="005B7BCE"/>
    <w:rsid w:val="005C006C"/>
    <w:rsid w:val="005C00AA"/>
    <w:rsid w:val="005C023F"/>
    <w:rsid w:val="005C0413"/>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173"/>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C02"/>
    <w:rsid w:val="00611D33"/>
    <w:rsid w:val="00612908"/>
    <w:rsid w:val="006129CD"/>
    <w:rsid w:val="00612B35"/>
    <w:rsid w:val="00612F28"/>
    <w:rsid w:val="00613201"/>
    <w:rsid w:val="0061365F"/>
    <w:rsid w:val="00613681"/>
    <w:rsid w:val="00613720"/>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99E"/>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3BD2"/>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603"/>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1D"/>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3"/>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1DF"/>
    <w:rsid w:val="006D02DE"/>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2EA5"/>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5B8"/>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36"/>
    <w:rsid w:val="006E27CF"/>
    <w:rsid w:val="006E27E3"/>
    <w:rsid w:val="006E2826"/>
    <w:rsid w:val="006E2919"/>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5F"/>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B11"/>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2F2"/>
    <w:rsid w:val="007153EE"/>
    <w:rsid w:val="00715412"/>
    <w:rsid w:val="007158B1"/>
    <w:rsid w:val="007159A7"/>
    <w:rsid w:val="007159B3"/>
    <w:rsid w:val="00715CF5"/>
    <w:rsid w:val="00715D9D"/>
    <w:rsid w:val="00715FB9"/>
    <w:rsid w:val="00716026"/>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BE4"/>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498"/>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1E7E"/>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AF7"/>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796"/>
    <w:rsid w:val="00752B08"/>
    <w:rsid w:val="00753035"/>
    <w:rsid w:val="00753708"/>
    <w:rsid w:val="00753894"/>
    <w:rsid w:val="00753BC8"/>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6CB"/>
    <w:rsid w:val="00762713"/>
    <w:rsid w:val="007628AF"/>
    <w:rsid w:val="00762E07"/>
    <w:rsid w:val="00763164"/>
    <w:rsid w:val="007631E7"/>
    <w:rsid w:val="00763971"/>
    <w:rsid w:val="007639EE"/>
    <w:rsid w:val="00763AD5"/>
    <w:rsid w:val="00763C7B"/>
    <w:rsid w:val="00763EC4"/>
    <w:rsid w:val="0076495D"/>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6A"/>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0D4"/>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A99"/>
    <w:rsid w:val="007D6D4E"/>
    <w:rsid w:val="007D6E30"/>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0B"/>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0F91"/>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2F6A"/>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433"/>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79B"/>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1E89"/>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2EE"/>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841"/>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0F"/>
    <w:rsid w:val="008B7517"/>
    <w:rsid w:val="008B767E"/>
    <w:rsid w:val="008B786F"/>
    <w:rsid w:val="008B7A1C"/>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06F"/>
    <w:rsid w:val="008C573B"/>
    <w:rsid w:val="008C5A3D"/>
    <w:rsid w:val="008C5EF3"/>
    <w:rsid w:val="008C6215"/>
    <w:rsid w:val="008C64B6"/>
    <w:rsid w:val="008C68BA"/>
    <w:rsid w:val="008C6CDD"/>
    <w:rsid w:val="008C6DCB"/>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BA0"/>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9B8"/>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586"/>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BC2"/>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A2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D9E"/>
    <w:rsid w:val="009A7EC0"/>
    <w:rsid w:val="009A7EFC"/>
    <w:rsid w:val="009B0565"/>
    <w:rsid w:val="009B06E9"/>
    <w:rsid w:val="009B0F20"/>
    <w:rsid w:val="009B1242"/>
    <w:rsid w:val="009B137E"/>
    <w:rsid w:val="009B1905"/>
    <w:rsid w:val="009B1ACF"/>
    <w:rsid w:val="009B1BDC"/>
    <w:rsid w:val="009B1D18"/>
    <w:rsid w:val="009B1FE9"/>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913"/>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DCD"/>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9DD"/>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60C"/>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BF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02B"/>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09C"/>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963"/>
    <w:rsid w:val="00AC1D94"/>
    <w:rsid w:val="00AC25EE"/>
    <w:rsid w:val="00AC260C"/>
    <w:rsid w:val="00AC2680"/>
    <w:rsid w:val="00AC2928"/>
    <w:rsid w:val="00AC2942"/>
    <w:rsid w:val="00AC2999"/>
    <w:rsid w:val="00AC2ACF"/>
    <w:rsid w:val="00AC2D3A"/>
    <w:rsid w:val="00AC315B"/>
    <w:rsid w:val="00AC32EE"/>
    <w:rsid w:val="00AC3547"/>
    <w:rsid w:val="00AC3681"/>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4FA4"/>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4D0"/>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3EA5"/>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6D0A"/>
    <w:rsid w:val="00B16E03"/>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90E"/>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843"/>
    <w:rsid w:val="00B80D4E"/>
    <w:rsid w:val="00B81076"/>
    <w:rsid w:val="00B81179"/>
    <w:rsid w:val="00B8120F"/>
    <w:rsid w:val="00B81318"/>
    <w:rsid w:val="00B814BE"/>
    <w:rsid w:val="00B81565"/>
    <w:rsid w:val="00B81B31"/>
    <w:rsid w:val="00B81E93"/>
    <w:rsid w:val="00B82288"/>
    <w:rsid w:val="00B8235C"/>
    <w:rsid w:val="00B8253F"/>
    <w:rsid w:val="00B82784"/>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4F"/>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DA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3D"/>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537"/>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56E"/>
    <w:rsid w:val="00BF0A37"/>
    <w:rsid w:val="00BF0B85"/>
    <w:rsid w:val="00BF0D9E"/>
    <w:rsid w:val="00BF1464"/>
    <w:rsid w:val="00BF1B5F"/>
    <w:rsid w:val="00BF1FC1"/>
    <w:rsid w:val="00BF22CF"/>
    <w:rsid w:val="00BF2384"/>
    <w:rsid w:val="00BF244B"/>
    <w:rsid w:val="00BF25C8"/>
    <w:rsid w:val="00BF264A"/>
    <w:rsid w:val="00BF2A29"/>
    <w:rsid w:val="00BF2F6A"/>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069"/>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E73"/>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356"/>
    <w:rsid w:val="00C4395C"/>
    <w:rsid w:val="00C439D5"/>
    <w:rsid w:val="00C43A84"/>
    <w:rsid w:val="00C43A8C"/>
    <w:rsid w:val="00C43AAA"/>
    <w:rsid w:val="00C43B14"/>
    <w:rsid w:val="00C43CB3"/>
    <w:rsid w:val="00C43E76"/>
    <w:rsid w:val="00C43E7B"/>
    <w:rsid w:val="00C4482A"/>
    <w:rsid w:val="00C44BB8"/>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B32"/>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83"/>
    <w:rsid w:val="00CF1FB8"/>
    <w:rsid w:val="00CF1FBF"/>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0C58"/>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91"/>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784"/>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379"/>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5E9"/>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412"/>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1B1"/>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8AD"/>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2D"/>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2E8"/>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3BF"/>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42B"/>
    <w:rsid w:val="00EA498B"/>
    <w:rsid w:val="00EA4BAD"/>
    <w:rsid w:val="00EA4C7A"/>
    <w:rsid w:val="00EA5478"/>
    <w:rsid w:val="00EA54E4"/>
    <w:rsid w:val="00EA54ED"/>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2E3"/>
    <w:rsid w:val="00ED73A4"/>
    <w:rsid w:val="00ED76D9"/>
    <w:rsid w:val="00ED79C5"/>
    <w:rsid w:val="00EE0324"/>
    <w:rsid w:val="00EE05BE"/>
    <w:rsid w:val="00EE0852"/>
    <w:rsid w:val="00EE0A57"/>
    <w:rsid w:val="00EE0F44"/>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7C1"/>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5DDE"/>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837"/>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15A"/>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6A1"/>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3D2"/>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82E"/>
    <w:rsid w:val="00FD19A2"/>
    <w:rsid w:val="00FD1AE1"/>
    <w:rsid w:val="00FD1B6F"/>
    <w:rsid w:val="00FD1F07"/>
    <w:rsid w:val="00FD2071"/>
    <w:rsid w:val="00FD2106"/>
    <w:rsid w:val="00FD2384"/>
    <w:rsid w:val="00FD2502"/>
    <w:rsid w:val="00FD2557"/>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2A9"/>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10421</TotalTime>
  <Pages>174</Pages>
  <Words>47651</Words>
  <Characters>271614</Characters>
  <Application>Microsoft Office Word</Application>
  <DocSecurity>0</DocSecurity>
  <Lines>2263</Lines>
  <Paragraphs>637</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318628</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661</cp:revision>
  <cp:lastPrinted>2018-10-11T19:23:00Z</cp:lastPrinted>
  <dcterms:created xsi:type="dcterms:W3CDTF">2024-08-20T18:51:00Z</dcterms:created>
  <dcterms:modified xsi:type="dcterms:W3CDTF">2024-10-30T18:29:00Z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