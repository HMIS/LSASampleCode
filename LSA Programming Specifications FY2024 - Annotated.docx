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B013F3">
      <w:pPr>
        <w:pStyle w:val="TOC1"/>
        <w:rPr>
          <w:rFonts w:eastAsiaTheme="minorEastAsia"/>
          <w:kern w:val="2"/>
          <w:sz w:val="24"/>
          <w:szCs w:val="24"/>
          <w14:ligatures w14:val="standardContextual"/>
        </w:rPr>
      </w:pPr>
      <w:hyperlink w:anchor="_Toc175057038" w:history="1">
        <w:r w:rsidRPr="00506321">
          <w:rPr>
            <w:rStyle w:val="Hyperlink"/>
          </w:rPr>
          <w:t>1.</w:t>
        </w:r>
        <w:r>
          <w:rPr>
            <w:rFonts w:eastAsiaTheme="minorEastAsia"/>
            <w:kern w:val="2"/>
            <w:sz w:val="24"/>
            <w:szCs w:val="24"/>
            <w14:ligatures w14:val="standardContextual"/>
          </w:rPr>
          <w:tab/>
        </w:r>
        <w:r w:rsidRPr="00506321">
          <w:rPr>
            <w:rStyle w:val="Hyperlink"/>
          </w:rPr>
          <w:t>Introduction</w:t>
        </w:r>
        <w:r>
          <w:rPr>
            <w:webHidden/>
          </w:rPr>
          <w:tab/>
        </w:r>
        <w:r>
          <w:rPr>
            <w:webHidden/>
          </w:rPr>
          <w:fldChar w:fldCharType="begin"/>
        </w:r>
        <w:r>
          <w:rPr>
            <w:webHidden/>
          </w:rPr>
          <w:instrText xml:space="preserve"> PAGEREF _Toc175057038 \h </w:instrText>
        </w:r>
        <w:r>
          <w:rPr>
            <w:webHidden/>
          </w:rPr>
        </w:r>
        <w:r>
          <w:rPr>
            <w:webHidden/>
          </w:rPr>
          <w:fldChar w:fldCharType="separate"/>
        </w:r>
        <w:r>
          <w:rPr>
            <w:webHidden/>
          </w:rPr>
          <w:t>2</w:t>
        </w:r>
        <w:r>
          <w:rPr>
            <w:webHidden/>
          </w:rPr>
          <w:fldChar w:fldCharType="end"/>
        </w:r>
      </w:hyperlink>
    </w:p>
    <w:p w14:paraId="5B0C2FB8" w14:textId="5344FD3A" w:rsidR="00B013F3" w:rsidRDefault="00B013F3">
      <w:pPr>
        <w:pStyle w:val="TOC2"/>
        <w:rPr>
          <w:rFonts w:eastAsiaTheme="minorEastAsia"/>
          <w:noProof/>
          <w:kern w:val="2"/>
          <w:sz w:val="24"/>
          <w:szCs w:val="24"/>
          <w14:ligatures w14:val="standardContextual"/>
        </w:rPr>
      </w:pPr>
      <w:hyperlink w:anchor="_Toc175057039" w:history="1">
        <w:r w:rsidRPr="00506321">
          <w:rPr>
            <w:rStyle w:val="Hyperlink"/>
            <w:noProof/>
          </w:rPr>
          <w:t>1.1.</w:t>
        </w:r>
        <w:r>
          <w:rPr>
            <w:rFonts w:eastAsiaTheme="minorEastAsia"/>
            <w:noProof/>
            <w:kern w:val="2"/>
            <w:sz w:val="24"/>
            <w:szCs w:val="24"/>
            <w14:ligatures w14:val="standardContextual"/>
          </w:rPr>
          <w:tab/>
        </w:r>
        <w:r w:rsidRPr="00506321">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_Toc175057039 \h </w:instrText>
        </w:r>
        <w:r>
          <w:rPr>
            <w:noProof/>
            <w:webHidden/>
          </w:rPr>
        </w:r>
        <w:r>
          <w:rPr>
            <w:noProof/>
            <w:webHidden/>
          </w:rPr>
          <w:fldChar w:fldCharType="separate"/>
        </w:r>
        <w:r>
          <w:rPr>
            <w:noProof/>
            <w:webHidden/>
          </w:rPr>
          <w:t>2</w:t>
        </w:r>
        <w:r>
          <w:rPr>
            <w:noProof/>
            <w:webHidden/>
          </w:rPr>
          <w:fldChar w:fldCharType="end"/>
        </w:r>
      </w:hyperlink>
    </w:p>
    <w:p w14:paraId="7D8F8FA4" w14:textId="7E503EE3" w:rsidR="00B013F3" w:rsidRDefault="00B013F3">
      <w:pPr>
        <w:pStyle w:val="TOC2"/>
        <w:rPr>
          <w:rFonts w:eastAsiaTheme="minorEastAsia"/>
          <w:noProof/>
          <w:kern w:val="2"/>
          <w:sz w:val="24"/>
          <w:szCs w:val="24"/>
          <w14:ligatures w14:val="standardContextual"/>
        </w:rPr>
      </w:pPr>
      <w:hyperlink w:anchor="_Toc175057040" w:history="1">
        <w:r w:rsidRPr="00506321">
          <w:rPr>
            <w:rStyle w:val="Hyperlink"/>
            <w:noProof/>
          </w:rPr>
          <w:t>1.2.</w:t>
        </w:r>
        <w:r>
          <w:rPr>
            <w:rFonts w:eastAsiaTheme="minorEastAsia"/>
            <w:noProof/>
            <w:kern w:val="2"/>
            <w:sz w:val="24"/>
            <w:szCs w:val="24"/>
            <w14:ligatures w14:val="standardContextual"/>
          </w:rPr>
          <w:tab/>
        </w:r>
        <w:r w:rsidRPr="00506321">
          <w:rPr>
            <w:rStyle w:val="Hyperlink"/>
            <w:noProof/>
          </w:rPr>
          <w:t>About This Document</w:t>
        </w:r>
        <w:r>
          <w:rPr>
            <w:noProof/>
            <w:webHidden/>
          </w:rPr>
          <w:tab/>
        </w:r>
        <w:r>
          <w:rPr>
            <w:noProof/>
            <w:webHidden/>
          </w:rPr>
          <w:fldChar w:fldCharType="begin"/>
        </w:r>
        <w:r>
          <w:rPr>
            <w:noProof/>
            <w:webHidden/>
          </w:rPr>
          <w:instrText xml:space="preserve"> PAGEREF _Toc175057040 \h </w:instrText>
        </w:r>
        <w:r>
          <w:rPr>
            <w:noProof/>
            <w:webHidden/>
          </w:rPr>
        </w:r>
        <w:r>
          <w:rPr>
            <w:noProof/>
            <w:webHidden/>
          </w:rPr>
          <w:fldChar w:fldCharType="separate"/>
        </w:r>
        <w:r>
          <w:rPr>
            <w:noProof/>
            <w:webHidden/>
          </w:rPr>
          <w:t>2</w:t>
        </w:r>
        <w:r>
          <w:rPr>
            <w:noProof/>
            <w:webHidden/>
          </w:rPr>
          <w:fldChar w:fldCharType="end"/>
        </w:r>
      </w:hyperlink>
    </w:p>
    <w:p w14:paraId="078672B4" w14:textId="7CD68E58" w:rsidR="00B013F3" w:rsidRDefault="00B013F3">
      <w:pPr>
        <w:pStyle w:val="TOC2"/>
        <w:rPr>
          <w:rFonts w:eastAsiaTheme="minorEastAsia"/>
          <w:noProof/>
          <w:kern w:val="2"/>
          <w:sz w:val="24"/>
          <w:szCs w:val="24"/>
          <w14:ligatures w14:val="standardContextual"/>
        </w:rPr>
      </w:pPr>
      <w:hyperlink w:anchor="_Toc175057041" w:history="1">
        <w:r w:rsidRPr="00506321">
          <w:rPr>
            <w:rStyle w:val="Hyperlink"/>
            <w:noProof/>
          </w:rPr>
          <w:t>1.3.</w:t>
        </w:r>
        <w:r>
          <w:rPr>
            <w:rFonts w:eastAsiaTheme="minorEastAsia"/>
            <w:noProof/>
            <w:kern w:val="2"/>
            <w:sz w:val="24"/>
            <w:szCs w:val="24"/>
            <w14:ligatures w14:val="standardContextual"/>
          </w:rPr>
          <w:tab/>
        </w:r>
        <w:r w:rsidRPr="00506321">
          <w:rPr>
            <w:rStyle w:val="Hyperlink"/>
            <w:noProof/>
          </w:rPr>
          <w:t>Definitions/Acronyms</w:t>
        </w:r>
        <w:r>
          <w:rPr>
            <w:noProof/>
            <w:webHidden/>
          </w:rPr>
          <w:tab/>
        </w:r>
        <w:r>
          <w:rPr>
            <w:noProof/>
            <w:webHidden/>
          </w:rPr>
          <w:fldChar w:fldCharType="begin"/>
        </w:r>
        <w:r>
          <w:rPr>
            <w:noProof/>
            <w:webHidden/>
          </w:rPr>
          <w:instrText xml:space="preserve"> PAGEREF _Toc175057041 \h </w:instrText>
        </w:r>
        <w:r>
          <w:rPr>
            <w:noProof/>
            <w:webHidden/>
          </w:rPr>
        </w:r>
        <w:r>
          <w:rPr>
            <w:noProof/>
            <w:webHidden/>
          </w:rPr>
          <w:fldChar w:fldCharType="separate"/>
        </w:r>
        <w:r>
          <w:rPr>
            <w:noProof/>
            <w:webHidden/>
          </w:rPr>
          <w:t>5</w:t>
        </w:r>
        <w:r>
          <w:rPr>
            <w:noProof/>
            <w:webHidden/>
          </w:rPr>
          <w:fldChar w:fldCharType="end"/>
        </w:r>
      </w:hyperlink>
    </w:p>
    <w:p w14:paraId="4BEB1B10" w14:textId="043977FC" w:rsidR="00B013F3" w:rsidRDefault="00B013F3">
      <w:pPr>
        <w:pStyle w:val="TOC2"/>
        <w:rPr>
          <w:rFonts w:eastAsiaTheme="minorEastAsia"/>
          <w:noProof/>
          <w:kern w:val="2"/>
          <w:sz w:val="24"/>
          <w:szCs w:val="24"/>
          <w14:ligatures w14:val="standardContextual"/>
        </w:rPr>
      </w:pPr>
      <w:hyperlink w:anchor="_Toc175057042" w:history="1">
        <w:r w:rsidRPr="00506321">
          <w:rPr>
            <w:rStyle w:val="Hyperlink"/>
            <w:noProof/>
          </w:rPr>
          <w:t>1.4.</w:t>
        </w:r>
        <w:r>
          <w:rPr>
            <w:rFonts w:eastAsiaTheme="minorEastAsia"/>
            <w:noProof/>
            <w:kern w:val="2"/>
            <w:sz w:val="24"/>
            <w:szCs w:val="24"/>
            <w14:ligatures w14:val="standardContextual"/>
          </w:rPr>
          <w:tab/>
        </w:r>
        <w:r w:rsidRPr="00506321">
          <w:rPr>
            <w:rStyle w:val="Hyperlink"/>
            <w:noProof/>
          </w:rPr>
          <w:t>Previous Versions and Changes for FY2024 Reporting</w:t>
        </w:r>
        <w:r>
          <w:rPr>
            <w:noProof/>
            <w:webHidden/>
          </w:rPr>
          <w:tab/>
        </w:r>
        <w:r>
          <w:rPr>
            <w:noProof/>
            <w:webHidden/>
          </w:rPr>
          <w:fldChar w:fldCharType="begin"/>
        </w:r>
        <w:r>
          <w:rPr>
            <w:noProof/>
            <w:webHidden/>
          </w:rPr>
          <w:instrText xml:space="preserve"> PAGEREF _Toc175057042 \h </w:instrText>
        </w:r>
        <w:r>
          <w:rPr>
            <w:noProof/>
            <w:webHidden/>
          </w:rPr>
        </w:r>
        <w:r>
          <w:rPr>
            <w:noProof/>
            <w:webHidden/>
          </w:rPr>
          <w:fldChar w:fldCharType="separate"/>
        </w:r>
        <w:r>
          <w:rPr>
            <w:noProof/>
            <w:webHidden/>
          </w:rPr>
          <w:t>7</w:t>
        </w:r>
        <w:r>
          <w:rPr>
            <w:noProof/>
            <w:webHidden/>
          </w:rPr>
          <w:fldChar w:fldCharType="end"/>
        </w:r>
      </w:hyperlink>
    </w:p>
    <w:p w14:paraId="157A0D15" w14:textId="4FA2B5FC" w:rsidR="00B013F3" w:rsidRDefault="00B013F3">
      <w:pPr>
        <w:pStyle w:val="TOC1"/>
        <w:rPr>
          <w:rFonts w:eastAsiaTheme="minorEastAsia"/>
          <w:kern w:val="2"/>
          <w:sz w:val="24"/>
          <w:szCs w:val="24"/>
          <w14:ligatures w14:val="standardContextual"/>
        </w:rPr>
      </w:pPr>
      <w:hyperlink w:anchor="_Toc175057043" w:history="1">
        <w:r w:rsidRPr="00506321">
          <w:rPr>
            <w:rStyle w:val="Hyperlink"/>
          </w:rPr>
          <w:t>2.</w:t>
        </w:r>
        <w:r>
          <w:rPr>
            <w:rFonts w:eastAsiaTheme="minorEastAsia"/>
            <w:kern w:val="2"/>
            <w:sz w:val="24"/>
            <w:szCs w:val="24"/>
            <w14:ligatures w14:val="standardContextual"/>
          </w:rPr>
          <w:tab/>
        </w:r>
        <w:r w:rsidRPr="00506321">
          <w:rPr>
            <w:rStyle w:val="Hyperlink"/>
          </w:rPr>
          <w:t>HDX 2.0 Upload</w:t>
        </w:r>
        <w:r>
          <w:rPr>
            <w:webHidden/>
          </w:rPr>
          <w:tab/>
        </w:r>
        <w:r>
          <w:rPr>
            <w:webHidden/>
          </w:rPr>
          <w:fldChar w:fldCharType="begin"/>
        </w:r>
        <w:r>
          <w:rPr>
            <w:webHidden/>
          </w:rPr>
          <w:instrText xml:space="preserve"> PAGEREF _Toc175057043 \h </w:instrText>
        </w:r>
        <w:r>
          <w:rPr>
            <w:webHidden/>
          </w:rPr>
        </w:r>
        <w:r>
          <w:rPr>
            <w:webHidden/>
          </w:rPr>
          <w:fldChar w:fldCharType="separate"/>
        </w:r>
        <w:r>
          <w:rPr>
            <w:webHidden/>
          </w:rPr>
          <w:t>8</w:t>
        </w:r>
        <w:r>
          <w:rPr>
            <w:webHidden/>
          </w:rPr>
          <w:fldChar w:fldCharType="end"/>
        </w:r>
      </w:hyperlink>
    </w:p>
    <w:p w14:paraId="0654910F" w14:textId="7638627B" w:rsidR="00B013F3" w:rsidRDefault="00B013F3">
      <w:pPr>
        <w:pStyle w:val="TOC2"/>
        <w:rPr>
          <w:rFonts w:eastAsiaTheme="minorEastAsia"/>
          <w:noProof/>
          <w:kern w:val="2"/>
          <w:sz w:val="24"/>
          <w:szCs w:val="24"/>
          <w14:ligatures w14:val="standardContextual"/>
        </w:rPr>
      </w:pPr>
      <w:hyperlink w:anchor="_Toc175057044" w:history="1">
        <w:r w:rsidRPr="00506321">
          <w:rPr>
            <w:rStyle w:val="Hyperlink"/>
            <w:noProof/>
          </w:rPr>
          <w:t>2.1.</w:t>
        </w:r>
        <w:r>
          <w:rPr>
            <w:rFonts w:eastAsiaTheme="minorEastAsia"/>
            <w:noProof/>
            <w:kern w:val="2"/>
            <w:sz w:val="24"/>
            <w:szCs w:val="24"/>
            <w14:ligatures w14:val="standardContextual"/>
          </w:rPr>
          <w:tab/>
        </w:r>
        <w:r w:rsidRPr="00506321">
          <w:rPr>
            <w:rStyle w:val="Hyperlink"/>
            <w:noProof/>
          </w:rPr>
          <w:t>Project.csv</w:t>
        </w:r>
        <w:r>
          <w:rPr>
            <w:noProof/>
            <w:webHidden/>
          </w:rPr>
          <w:tab/>
        </w:r>
        <w:r>
          <w:rPr>
            <w:noProof/>
            <w:webHidden/>
          </w:rPr>
          <w:fldChar w:fldCharType="begin"/>
        </w:r>
        <w:r>
          <w:rPr>
            <w:noProof/>
            <w:webHidden/>
          </w:rPr>
          <w:instrText xml:space="preserve"> PAGEREF _Toc175057044 \h </w:instrText>
        </w:r>
        <w:r>
          <w:rPr>
            <w:noProof/>
            <w:webHidden/>
          </w:rPr>
        </w:r>
        <w:r>
          <w:rPr>
            <w:noProof/>
            <w:webHidden/>
          </w:rPr>
          <w:fldChar w:fldCharType="separate"/>
        </w:r>
        <w:r>
          <w:rPr>
            <w:noProof/>
            <w:webHidden/>
          </w:rPr>
          <w:t>8</w:t>
        </w:r>
        <w:r>
          <w:rPr>
            <w:noProof/>
            <w:webHidden/>
          </w:rPr>
          <w:fldChar w:fldCharType="end"/>
        </w:r>
      </w:hyperlink>
    </w:p>
    <w:p w14:paraId="754DA94A" w14:textId="45F96781" w:rsidR="00B013F3" w:rsidRDefault="00B013F3">
      <w:pPr>
        <w:pStyle w:val="TOC2"/>
        <w:rPr>
          <w:rFonts w:eastAsiaTheme="minorEastAsia"/>
          <w:noProof/>
          <w:kern w:val="2"/>
          <w:sz w:val="24"/>
          <w:szCs w:val="24"/>
          <w14:ligatures w14:val="standardContextual"/>
        </w:rPr>
      </w:pPr>
      <w:hyperlink w:anchor="_Toc175057045" w:history="1">
        <w:r w:rsidRPr="00506321">
          <w:rPr>
            <w:rStyle w:val="Hyperlink"/>
            <w:noProof/>
          </w:rPr>
          <w:t>2.2.</w:t>
        </w:r>
        <w:r>
          <w:rPr>
            <w:rFonts w:eastAsiaTheme="minorEastAsia"/>
            <w:noProof/>
            <w:kern w:val="2"/>
            <w:sz w:val="24"/>
            <w:szCs w:val="24"/>
            <w14:ligatures w14:val="standardContextual"/>
          </w:rPr>
          <w:tab/>
        </w:r>
        <w:r w:rsidRPr="00506321">
          <w:rPr>
            <w:rStyle w:val="Hyperlink"/>
            <w:noProof/>
          </w:rPr>
          <w:t>Organization.csv</w:t>
        </w:r>
        <w:r>
          <w:rPr>
            <w:noProof/>
            <w:webHidden/>
          </w:rPr>
          <w:tab/>
        </w:r>
        <w:r>
          <w:rPr>
            <w:noProof/>
            <w:webHidden/>
          </w:rPr>
          <w:fldChar w:fldCharType="begin"/>
        </w:r>
        <w:r>
          <w:rPr>
            <w:noProof/>
            <w:webHidden/>
          </w:rPr>
          <w:instrText xml:space="preserve"> PAGEREF _Toc175057045 \h </w:instrText>
        </w:r>
        <w:r>
          <w:rPr>
            <w:noProof/>
            <w:webHidden/>
          </w:rPr>
        </w:r>
        <w:r>
          <w:rPr>
            <w:noProof/>
            <w:webHidden/>
          </w:rPr>
          <w:fldChar w:fldCharType="separate"/>
        </w:r>
        <w:r>
          <w:rPr>
            <w:noProof/>
            <w:webHidden/>
          </w:rPr>
          <w:t>8</w:t>
        </w:r>
        <w:r>
          <w:rPr>
            <w:noProof/>
            <w:webHidden/>
          </w:rPr>
          <w:fldChar w:fldCharType="end"/>
        </w:r>
      </w:hyperlink>
    </w:p>
    <w:p w14:paraId="3F64689B" w14:textId="65D8B0A0" w:rsidR="00B013F3" w:rsidRDefault="00B013F3">
      <w:pPr>
        <w:pStyle w:val="TOC2"/>
        <w:rPr>
          <w:rFonts w:eastAsiaTheme="minorEastAsia"/>
          <w:noProof/>
          <w:kern w:val="2"/>
          <w:sz w:val="24"/>
          <w:szCs w:val="24"/>
          <w14:ligatures w14:val="standardContextual"/>
        </w:rPr>
      </w:pPr>
      <w:hyperlink w:anchor="_Toc175057046" w:history="1">
        <w:r w:rsidRPr="00506321">
          <w:rPr>
            <w:rStyle w:val="Hyperlink"/>
            <w:noProof/>
          </w:rPr>
          <w:t>2.3.</w:t>
        </w:r>
        <w:r>
          <w:rPr>
            <w:rFonts w:eastAsiaTheme="minorEastAsia"/>
            <w:noProof/>
            <w:kern w:val="2"/>
            <w:sz w:val="24"/>
            <w:szCs w:val="24"/>
            <w14:ligatures w14:val="standardContextual"/>
          </w:rPr>
          <w:tab/>
        </w:r>
        <w:r w:rsidRPr="00506321">
          <w:rPr>
            <w:rStyle w:val="Hyperlink"/>
            <w:noProof/>
          </w:rPr>
          <w:t>Funder.csv</w:t>
        </w:r>
        <w:r>
          <w:rPr>
            <w:noProof/>
            <w:webHidden/>
          </w:rPr>
          <w:tab/>
        </w:r>
        <w:r>
          <w:rPr>
            <w:noProof/>
            <w:webHidden/>
          </w:rPr>
          <w:fldChar w:fldCharType="begin"/>
        </w:r>
        <w:r>
          <w:rPr>
            <w:noProof/>
            <w:webHidden/>
          </w:rPr>
          <w:instrText xml:space="preserve"> PAGEREF _Toc175057046 \h </w:instrText>
        </w:r>
        <w:r>
          <w:rPr>
            <w:noProof/>
            <w:webHidden/>
          </w:rPr>
        </w:r>
        <w:r>
          <w:rPr>
            <w:noProof/>
            <w:webHidden/>
          </w:rPr>
          <w:fldChar w:fldCharType="separate"/>
        </w:r>
        <w:r>
          <w:rPr>
            <w:noProof/>
            <w:webHidden/>
          </w:rPr>
          <w:t>9</w:t>
        </w:r>
        <w:r>
          <w:rPr>
            <w:noProof/>
            <w:webHidden/>
          </w:rPr>
          <w:fldChar w:fldCharType="end"/>
        </w:r>
      </w:hyperlink>
    </w:p>
    <w:p w14:paraId="0A0DCB5E" w14:textId="10C67EE4" w:rsidR="00B013F3" w:rsidRDefault="00B013F3">
      <w:pPr>
        <w:pStyle w:val="TOC2"/>
        <w:rPr>
          <w:rFonts w:eastAsiaTheme="minorEastAsia"/>
          <w:noProof/>
          <w:kern w:val="2"/>
          <w:sz w:val="24"/>
          <w:szCs w:val="24"/>
          <w14:ligatures w14:val="standardContextual"/>
        </w:rPr>
      </w:pPr>
      <w:hyperlink w:anchor="_Toc175057047" w:history="1">
        <w:r w:rsidRPr="00506321">
          <w:rPr>
            <w:rStyle w:val="Hyperlink"/>
            <w:noProof/>
          </w:rPr>
          <w:t>2.4.</w:t>
        </w:r>
        <w:r>
          <w:rPr>
            <w:rFonts w:eastAsiaTheme="minorEastAsia"/>
            <w:noProof/>
            <w:kern w:val="2"/>
            <w:sz w:val="24"/>
            <w:szCs w:val="24"/>
            <w14:ligatures w14:val="standardContextual"/>
          </w:rPr>
          <w:tab/>
        </w:r>
        <w:r w:rsidRPr="00506321">
          <w:rPr>
            <w:rStyle w:val="Hyperlink"/>
            <w:noProof/>
          </w:rPr>
          <w:t>ProjectCoC.csv</w:t>
        </w:r>
        <w:r>
          <w:rPr>
            <w:noProof/>
            <w:webHidden/>
          </w:rPr>
          <w:tab/>
        </w:r>
        <w:r>
          <w:rPr>
            <w:noProof/>
            <w:webHidden/>
          </w:rPr>
          <w:fldChar w:fldCharType="begin"/>
        </w:r>
        <w:r>
          <w:rPr>
            <w:noProof/>
            <w:webHidden/>
          </w:rPr>
          <w:instrText xml:space="preserve"> PAGEREF _Toc175057047 \h </w:instrText>
        </w:r>
        <w:r>
          <w:rPr>
            <w:noProof/>
            <w:webHidden/>
          </w:rPr>
        </w:r>
        <w:r>
          <w:rPr>
            <w:noProof/>
            <w:webHidden/>
          </w:rPr>
          <w:fldChar w:fldCharType="separate"/>
        </w:r>
        <w:r>
          <w:rPr>
            <w:noProof/>
            <w:webHidden/>
          </w:rPr>
          <w:t>9</w:t>
        </w:r>
        <w:r>
          <w:rPr>
            <w:noProof/>
            <w:webHidden/>
          </w:rPr>
          <w:fldChar w:fldCharType="end"/>
        </w:r>
      </w:hyperlink>
    </w:p>
    <w:p w14:paraId="4E3F8C72" w14:textId="0BEE8962" w:rsidR="00B013F3" w:rsidRDefault="00B013F3">
      <w:pPr>
        <w:pStyle w:val="TOC2"/>
        <w:rPr>
          <w:rFonts w:eastAsiaTheme="minorEastAsia"/>
          <w:noProof/>
          <w:kern w:val="2"/>
          <w:sz w:val="24"/>
          <w:szCs w:val="24"/>
          <w14:ligatures w14:val="standardContextual"/>
        </w:rPr>
      </w:pPr>
      <w:hyperlink w:anchor="_Toc175057048" w:history="1">
        <w:r w:rsidRPr="00506321">
          <w:rPr>
            <w:rStyle w:val="Hyperlink"/>
            <w:noProof/>
          </w:rPr>
          <w:t>2.5.</w:t>
        </w:r>
        <w:r>
          <w:rPr>
            <w:rFonts w:eastAsiaTheme="minorEastAsia"/>
            <w:noProof/>
            <w:kern w:val="2"/>
            <w:sz w:val="24"/>
            <w:szCs w:val="24"/>
            <w14:ligatures w14:val="standardContextual"/>
          </w:rPr>
          <w:tab/>
        </w:r>
        <w:r w:rsidRPr="00506321">
          <w:rPr>
            <w:rStyle w:val="Hyperlink"/>
            <w:noProof/>
          </w:rPr>
          <w:t>Inventory.csv</w:t>
        </w:r>
        <w:r>
          <w:rPr>
            <w:noProof/>
            <w:webHidden/>
          </w:rPr>
          <w:tab/>
        </w:r>
        <w:r>
          <w:rPr>
            <w:noProof/>
            <w:webHidden/>
          </w:rPr>
          <w:fldChar w:fldCharType="begin"/>
        </w:r>
        <w:r>
          <w:rPr>
            <w:noProof/>
            <w:webHidden/>
          </w:rPr>
          <w:instrText xml:space="preserve"> PAGEREF _Toc175057048 \h </w:instrText>
        </w:r>
        <w:r>
          <w:rPr>
            <w:noProof/>
            <w:webHidden/>
          </w:rPr>
        </w:r>
        <w:r>
          <w:rPr>
            <w:noProof/>
            <w:webHidden/>
          </w:rPr>
          <w:fldChar w:fldCharType="separate"/>
        </w:r>
        <w:r>
          <w:rPr>
            <w:noProof/>
            <w:webHidden/>
          </w:rPr>
          <w:t>9</w:t>
        </w:r>
        <w:r>
          <w:rPr>
            <w:noProof/>
            <w:webHidden/>
          </w:rPr>
          <w:fldChar w:fldCharType="end"/>
        </w:r>
      </w:hyperlink>
    </w:p>
    <w:p w14:paraId="76FBCD33" w14:textId="18A26DDB" w:rsidR="00B013F3" w:rsidRDefault="00B013F3">
      <w:pPr>
        <w:pStyle w:val="TOC2"/>
        <w:rPr>
          <w:rFonts w:eastAsiaTheme="minorEastAsia"/>
          <w:noProof/>
          <w:kern w:val="2"/>
          <w:sz w:val="24"/>
          <w:szCs w:val="24"/>
          <w14:ligatures w14:val="standardContextual"/>
        </w:rPr>
      </w:pPr>
      <w:hyperlink w:anchor="_Toc175057049" w:history="1">
        <w:r w:rsidRPr="00506321">
          <w:rPr>
            <w:rStyle w:val="Hyperlink"/>
            <w:noProof/>
          </w:rPr>
          <w:t>2.6.</w:t>
        </w:r>
        <w:r>
          <w:rPr>
            <w:rFonts w:eastAsiaTheme="minorEastAsia"/>
            <w:noProof/>
            <w:kern w:val="2"/>
            <w:sz w:val="24"/>
            <w:szCs w:val="24"/>
            <w14:ligatures w14:val="standardContextual"/>
          </w:rPr>
          <w:tab/>
        </w:r>
        <w:r w:rsidRPr="00506321">
          <w:rPr>
            <w:rStyle w:val="Hyperlink"/>
            <w:noProof/>
          </w:rPr>
          <w:t>HMISParticipation.csv</w:t>
        </w:r>
        <w:r>
          <w:rPr>
            <w:noProof/>
            <w:webHidden/>
          </w:rPr>
          <w:tab/>
        </w:r>
        <w:r>
          <w:rPr>
            <w:noProof/>
            <w:webHidden/>
          </w:rPr>
          <w:fldChar w:fldCharType="begin"/>
        </w:r>
        <w:r>
          <w:rPr>
            <w:noProof/>
            <w:webHidden/>
          </w:rPr>
          <w:instrText xml:space="preserve"> PAGEREF _Toc175057049 \h </w:instrText>
        </w:r>
        <w:r>
          <w:rPr>
            <w:noProof/>
            <w:webHidden/>
          </w:rPr>
        </w:r>
        <w:r>
          <w:rPr>
            <w:noProof/>
            <w:webHidden/>
          </w:rPr>
          <w:fldChar w:fldCharType="separate"/>
        </w:r>
        <w:r>
          <w:rPr>
            <w:noProof/>
            <w:webHidden/>
          </w:rPr>
          <w:t>9</w:t>
        </w:r>
        <w:r>
          <w:rPr>
            <w:noProof/>
            <w:webHidden/>
          </w:rPr>
          <w:fldChar w:fldCharType="end"/>
        </w:r>
      </w:hyperlink>
    </w:p>
    <w:p w14:paraId="34FC0AEC" w14:textId="758F744D" w:rsidR="00B013F3" w:rsidRDefault="00B013F3">
      <w:pPr>
        <w:pStyle w:val="TOC2"/>
        <w:rPr>
          <w:rFonts w:eastAsiaTheme="minorEastAsia"/>
          <w:noProof/>
          <w:kern w:val="2"/>
          <w:sz w:val="24"/>
          <w:szCs w:val="24"/>
          <w14:ligatures w14:val="standardContextual"/>
        </w:rPr>
      </w:pPr>
      <w:hyperlink w:anchor="_Toc175057050" w:history="1">
        <w:r w:rsidRPr="00506321">
          <w:rPr>
            <w:rStyle w:val="Hyperlink"/>
            <w:noProof/>
          </w:rPr>
          <w:t>2.7.</w:t>
        </w:r>
        <w:r>
          <w:rPr>
            <w:rFonts w:eastAsiaTheme="minorEastAsia"/>
            <w:noProof/>
            <w:kern w:val="2"/>
            <w:sz w:val="24"/>
            <w:szCs w:val="24"/>
            <w14:ligatures w14:val="standardContextual"/>
          </w:rPr>
          <w:tab/>
        </w:r>
        <w:r w:rsidRPr="00506321">
          <w:rPr>
            <w:rStyle w:val="Hyperlink"/>
            <w:noProof/>
          </w:rPr>
          <w:t>Affiliation.csv</w:t>
        </w:r>
        <w:r>
          <w:rPr>
            <w:noProof/>
            <w:webHidden/>
          </w:rPr>
          <w:tab/>
        </w:r>
        <w:r>
          <w:rPr>
            <w:noProof/>
            <w:webHidden/>
          </w:rPr>
          <w:fldChar w:fldCharType="begin"/>
        </w:r>
        <w:r>
          <w:rPr>
            <w:noProof/>
            <w:webHidden/>
          </w:rPr>
          <w:instrText xml:space="preserve"> PAGEREF _Toc175057050 \h </w:instrText>
        </w:r>
        <w:r>
          <w:rPr>
            <w:noProof/>
            <w:webHidden/>
          </w:rPr>
        </w:r>
        <w:r>
          <w:rPr>
            <w:noProof/>
            <w:webHidden/>
          </w:rPr>
          <w:fldChar w:fldCharType="separate"/>
        </w:r>
        <w:r>
          <w:rPr>
            <w:noProof/>
            <w:webHidden/>
          </w:rPr>
          <w:t>9</w:t>
        </w:r>
        <w:r>
          <w:rPr>
            <w:noProof/>
            <w:webHidden/>
          </w:rPr>
          <w:fldChar w:fldCharType="end"/>
        </w:r>
      </w:hyperlink>
    </w:p>
    <w:p w14:paraId="443BE111" w14:textId="024EE4D2" w:rsidR="00B013F3" w:rsidRDefault="00B013F3">
      <w:pPr>
        <w:pStyle w:val="TOC2"/>
        <w:rPr>
          <w:rFonts w:eastAsiaTheme="minorEastAsia"/>
          <w:noProof/>
          <w:kern w:val="2"/>
          <w:sz w:val="24"/>
          <w:szCs w:val="24"/>
          <w14:ligatures w14:val="standardContextual"/>
        </w:rPr>
      </w:pPr>
      <w:hyperlink w:anchor="_Toc175057051" w:history="1">
        <w:r w:rsidRPr="00506321">
          <w:rPr>
            <w:rStyle w:val="Hyperlink"/>
            <w:noProof/>
          </w:rPr>
          <w:t>2.8.</w:t>
        </w:r>
        <w:r>
          <w:rPr>
            <w:rFonts w:eastAsiaTheme="minorEastAsia"/>
            <w:noProof/>
            <w:kern w:val="2"/>
            <w:sz w:val="24"/>
            <w:szCs w:val="24"/>
            <w14:ligatures w14:val="standardContextual"/>
          </w:rPr>
          <w:tab/>
        </w:r>
        <w:r w:rsidRPr="00506321">
          <w:rPr>
            <w:rStyle w:val="Hyperlink"/>
            <w:noProof/>
          </w:rPr>
          <w:t>LSAReport.csv</w:t>
        </w:r>
        <w:r>
          <w:rPr>
            <w:noProof/>
            <w:webHidden/>
          </w:rPr>
          <w:tab/>
        </w:r>
        <w:r>
          <w:rPr>
            <w:noProof/>
            <w:webHidden/>
          </w:rPr>
          <w:fldChar w:fldCharType="begin"/>
        </w:r>
        <w:r>
          <w:rPr>
            <w:noProof/>
            <w:webHidden/>
          </w:rPr>
          <w:instrText xml:space="preserve"> PAGEREF _Toc175057051 \h </w:instrText>
        </w:r>
        <w:r>
          <w:rPr>
            <w:noProof/>
            <w:webHidden/>
          </w:rPr>
        </w:r>
        <w:r>
          <w:rPr>
            <w:noProof/>
            <w:webHidden/>
          </w:rPr>
          <w:fldChar w:fldCharType="separate"/>
        </w:r>
        <w:r>
          <w:rPr>
            <w:noProof/>
            <w:webHidden/>
          </w:rPr>
          <w:t>9</w:t>
        </w:r>
        <w:r>
          <w:rPr>
            <w:noProof/>
            <w:webHidden/>
          </w:rPr>
          <w:fldChar w:fldCharType="end"/>
        </w:r>
      </w:hyperlink>
    </w:p>
    <w:p w14:paraId="48362124" w14:textId="375F187C" w:rsidR="00B013F3" w:rsidRDefault="00B013F3">
      <w:pPr>
        <w:pStyle w:val="TOC2"/>
        <w:rPr>
          <w:rFonts w:eastAsiaTheme="minorEastAsia"/>
          <w:noProof/>
          <w:kern w:val="2"/>
          <w:sz w:val="24"/>
          <w:szCs w:val="24"/>
          <w14:ligatures w14:val="standardContextual"/>
        </w:rPr>
      </w:pPr>
      <w:hyperlink w:anchor="_Toc175057052" w:history="1">
        <w:r w:rsidRPr="00506321">
          <w:rPr>
            <w:rStyle w:val="Hyperlink"/>
            <w:noProof/>
          </w:rPr>
          <w:t>2.9.</w:t>
        </w:r>
        <w:r>
          <w:rPr>
            <w:rFonts w:eastAsiaTheme="minorEastAsia"/>
            <w:noProof/>
            <w:kern w:val="2"/>
            <w:sz w:val="24"/>
            <w:szCs w:val="24"/>
            <w14:ligatures w14:val="standardContextual"/>
          </w:rPr>
          <w:tab/>
        </w:r>
        <w:r w:rsidRPr="00506321">
          <w:rPr>
            <w:rStyle w:val="Hyperlink"/>
            <w:noProof/>
          </w:rPr>
          <w:t>LSAPerson.csv</w:t>
        </w:r>
        <w:r>
          <w:rPr>
            <w:noProof/>
            <w:webHidden/>
          </w:rPr>
          <w:tab/>
        </w:r>
        <w:r>
          <w:rPr>
            <w:noProof/>
            <w:webHidden/>
          </w:rPr>
          <w:fldChar w:fldCharType="begin"/>
        </w:r>
        <w:r>
          <w:rPr>
            <w:noProof/>
            <w:webHidden/>
          </w:rPr>
          <w:instrText xml:space="preserve"> PAGEREF _Toc175057052 \h </w:instrText>
        </w:r>
        <w:r>
          <w:rPr>
            <w:noProof/>
            <w:webHidden/>
          </w:rPr>
        </w:r>
        <w:r>
          <w:rPr>
            <w:noProof/>
            <w:webHidden/>
          </w:rPr>
          <w:fldChar w:fldCharType="separate"/>
        </w:r>
        <w:r>
          <w:rPr>
            <w:noProof/>
            <w:webHidden/>
          </w:rPr>
          <w:t>9</w:t>
        </w:r>
        <w:r>
          <w:rPr>
            <w:noProof/>
            <w:webHidden/>
          </w:rPr>
          <w:fldChar w:fldCharType="end"/>
        </w:r>
      </w:hyperlink>
    </w:p>
    <w:p w14:paraId="5FA2455B" w14:textId="167FF8E4" w:rsidR="00B013F3" w:rsidRDefault="00B013F3">
      <w:pPr>
        <w:pStyle w:val="TOC2"/>
        <w:rPr>
          <w:rFonts w:eastAsiaTheme="minorEastAsia"/>
          <w:noProof/>
          <w:kern w:val="2"/>
          <w:sz w:val="24"/>
          <w:szCs w:val="24"/>
          <w14:ligatures w14:val="standardContextual"/>
        </w:rPr>
      </w:pPr>
      <w:hyperlink w:anchor="_Toc175057053" w:history="1">
        <w:r w:rsidRPr="00506321">
          <w:rPr>
            <w:rStyle w:val="Hyperlink"/>
            <w:noProof/>
          </w:rPr>
          <w:t>2.10.</w:t>
        </w:r>
        <w:r>
          <w:rPr>
            <w:rFonts w:eastAsiaTheme="minorEastAsia"/>
            <w:noProof/>
            <w:kern w:val="2"/>
            <w:sz w:val="24"/>
            <w:szCs w:val="24"/>
            <w14:ligatures w14:val="standardContextual"/>
          </w:rPr>
          <w:tab/>
        </w:r>
        <w:r w:rsidRPr="00506321">
          <w:rPr>
            <w:rStyle w:val="Hyperlink"/>
            <w:noProof/>
          </w:rPr>
          <w:t>LSAHousehold.csv</w:t>
        </w:r>
        <w:r>
          <w:rPr>
            <w:noProof/>
            <w:webHidden/>
          </w:rPr>
          <w:tab/>
        </w:r>
        <w:r>
          <w:rPr>
            <w:noProof/>
            <w:webHidden/>
          </w:rPr>
          <w:fldChar w:fldCharType="begin"/>
        </w:r>
        <w:r>
          <w:rPr>
            <w:noProof/>
            <w:webHidden/>
          </w:rPr>
          <w:instrText xml:space="preserve"> PAGEREF _Toc175057053 \h </w:instrText>
        </w:r>
        <w:r>
          <w:rPr>
            <w:noProof/>
            <w:webHidden/>
          </w:rPr>
        </w:r>
        <w:r>
          <w:rPr>
            <w:noProof/>
            <w:webHidden/>
          </w:rPr>
          <w:fldChar w:fldCharType="separate"/>
        </w:r>
        <w:r>
          <w:rPr>
            <w:noProof/>
            <w:webHidden/>
          </w:rPr>
          <w:t>10</w:t>
        </w:r>
        <w:r>
          <w:rPr>
            <w:noProof/>
            <w:webHidden/>
          </w:rPr>
          <w:fldChar w:fldCharType="end"/>
        </w:r>
      </w:hyperlink>
    </w:p>
    <w:p w14:paraId="6F4BA7BF" w14:textId="5E54E8FB" w:rsidR="00B013F3" w:rsidRDefault="00B013F3">
      <w:pPr>
        <w:pStyle w:val="TOC2"/>
        <w:rPr>
          <w:rFonts w:eastAsiaTheme="minorEastAsia"/>
          <w:noProof/>
          <w:kern w:val="2"/>
          <w:sz w:val="24"/>
          <w:szCs w:val="24"/>
          <w14:ligatures w14:val="standardContextual"/>
        </w:rPr>
      </w:pPr>
      <w:hyperlink w:anchor="_Toc175057054" w:history="1">
        <w:r w:rsidRPr="00506321">
          <w:rPr>
            <w:rStyle w:val="Hyperlink"/>
            <w:noProof/>
          </w:rPr>
          <w:t>2.11.</w:t>
        </w:r>
        <w:r>
          <w:rPr>
            <w:rFonts w:eastAsiaTheme="minorEastAsia"/>
            <w:noProof/>
            <w:kern w:val="2"/>
            <w:sz w:val="24"/>
            <w:szCs w:val="24"/>
            <w14:ligatures w14:val="standardContextual"/>
          </w:rPr>
          <w:tab/>
        </w:r>
        <w:r w:rsidRPr="00506321">
          <w:rPr>
            <w:rStyle w:val="Hyperlink"/>
            <w:noProof/>
          </w:rPr>
          <w:t>LSAExit.csv</w:t>
        </w:r>
        <w:r>
          <w:rPr>
            <w:noProof/>
            <w:webHidden/>
          </w:rPr>
          <w:tab/>
        </w:r>
        <w:r>
          <w:rPr>
            <w:noProof/>
            <w:webHidden/>
          </w:rPr>
          <w:fldChar w:fldCharType="begin"/>
        </w:r>
        <w:r>
          <w:rPr>
            <w:noProof/>
            <w:webHidden/>
          </w:rPr>
          <w:instrText xml:space="preserve"> PAGEREF _Toc175057054 \h </w:instrText>
        </w:r>
        <w:r>
          <w:rPr>
            <w:noProof/>
            <w:webHidden/>
          </w:rPr>
        </w:r>
        <w:r>
          <w:rPr>
            <w:noProof/>
            <w:webHidden/>
          </w:rPr>
          <w:fldChar w:fldCharType="separate"/>
        </w:r>
        <w:r>
          <w:rPr>
            <w:noProof/>
            <w:webHidden/>
          </w:rPr>
          <w:t>10</w:t>
        </w:r>
        <w:r>
          <w:rPr>
            <w:noProof/>
            <w:webHidden/>
          </w:rPr>
          <w:fldChar w:fldCharType="end"/>
        </w:r>
      </w:hyperlink>
    </w:p>
    <w:p w14:paraId="446F359C" w14:textId="5BEBFFFE" w:rsidR="00B013F3" w:rsidRDefault="00B013F3">
      <w:pPr>
        <w:pStyle w:val="TOC2"/>
        <w:rPr>
          <w:rFonts w:eastAsiaTheme="minorEastAsia"/>
          <w:noProof/>
          <w:kern w:val="2"/>
          <w:sz w:val="24"/>
          <w:szCs w:val="24"/>
          <w14:ligatures w14:val="standardContextual"/>
        </w:rPr>
      </w:pPr>
      <w:hyperlink w:anchor="_Toc175057055" w:history="1">
        <w:r w:rsidRPr="00506321">
          <w:rPr>
            <w:rStyle w:val="Hyperlink"/>
            <w:noProof/>
          </w:rPr>
          <w:t>2.12.</w:t>
        </w:r>
        <w:r>
          <w:rPr>
            <w:rFonts w:eastAsiaTheme="minorEastAsia"/>
            <w:noProof/>
            <w:kern w:val="2"/>
            <w:sz w:val="24"/>
            <w:szCs w:val="24"/>
            <w14:ligatures w14:val="standardContextual"/>
          </w:rPr>
          <w:tab/>
        </w:r>
        <w:r w:rsidRPr="00506321">
          <w:rPr>
            <w:rStyle w:val="Hyperlink"/>
            <w:noProof/>
          </w:rPr>
          <w:t>LSACalculated.csv</w:t>
        </w:r>
        <w:r>
          <w:rPr>
            <w:noProof/>
            <w:webHidden/>
          </w:rPr>
          <w:tab/>
        </w:r>
        <w:r>
          <w:rPr>
            <w:noProof/>
            <w:webHidden/>
          </w:rPr>
          <w:fldChar w:fldCharType="begin"/>
        </w:r>
        <w:r>
          <w:rPr>
            <w:noProof/>
            <w:webHidden/>
          </w:rPr>
          <w:instrText xml:space="preserve"> PAGEREF _Toc175057055 \h </w:instrText>
        </w:r>
        <w:r>
          <w:rPr>
            <w:noProof/>
            <w:webHidden/>
          </w:rPr>
        </w:r>
        <w:r>
          <w:rPr>
            <w:noProof/>
            <w:webHidden/>
          </w:rPr>
          <w:fldChar w:fldCharType="separate"/>
        </w:r>
        <w:r>
          <w:rPr>
            <w:noProof/>
            <w:webHidden/>
          </w:rPr>
          <w:t>11</w:t>
        </w:r>
        <w:r>
          <w:rPr>
            <w:noProof/>
            <w:webHidden/>
          </w:rPr>
          <w:fldChar w:fldCharType="end"/>
        </w:r>
      </w:hyperlink>
    </w:p>
    <w:p w14:paraId="796878CF" w14:textId="1B0A3282" w:rsidR="00B013F3" w:rsidRDefault="00B013F3">
      <w:pPr>
        <w:pStyle w:val="TOC1"/>
        <w:rPr>
          <w:rFonts w:eastAsiaTheme="minorEastAsia"/>
          <w:kern w:val="2"/>
          <w:sz w:val="24"/>
          <w:szCs w:val="24"/>
          <w14:ligatures w14:val="standardContextual"/>
        </w:rPr>
      </w:pPr>
      <w:hyperlink w:anchor="_Toc175057056" w:history="1">
        <w:r w:rsidRPr="00506321">
          <w:rPr>
            <w:rStyle w:val="Hyperlink"/>
          </w:rPr>
          <w:t>3.</w:t>
        </w:r>
        <w:r>
          <w:rPr>
            <w:rFonts w:eastAsiaTheme="minorEastAsia"/>
            <w:kern w:val="2"/>
            <w:sz w:val="24"/>
            <w:szCs w:val="24"/>
            <w14:ligatures w14:val="standardContextual"/>
          </w:rPr>
          <w:tab/>
        </w:r>
        <w:r w:rsidRPr="00506321">
          <w:rPr>
            <w:rStyle w:val="Hyperlink"/>
          </w:rPr>
          <w:t>HMIS Business Logic: Core Concepts</w:t>
        </w:r>
        <w:r>
          <w:rPr>
            <w:webHidden/>
          </w:rPr>
          <w:tab/>
        </w:r>
        <w:r>
          <w:rPr>
            <w:webHidden/>
          </w:rPr>
          <w:fldChar w:fldCharType="begin"/>
        </w:r>
        <w:r>
          <w:rPr>
            <w:webHidden/>
          </w:rPr>
          <w:instrText xml:space="preserve"> PAGEREF _Toc175057056 \h </w:instrText>
        </w:r>
        <w:r>
          <w:rPr>
            <w:webHidden/>
          </w:rPr>
        </w:r>
        <w:r>
          <w:rPr>
            <w:webHidden/>
          </w:rPr>
          <w:fldChar w:fldCharType="separate"/>
        </w:r>
        <w:r>
          <w:rPr>
            <w:webHidden/>
          </w:rPr>
          <w:t>12</w:t>
        </w:r>
        <w:r>
          <w:rPr>
            <w:webHidden/>
          </w:rPr>
          <w:fldChar w:fldCharType="end"/>
        </w:r>
      </w:hyperlink>
    </w:p>
    <w:p w14:paraId="37EFA6EB" w14:textId="6B242D9A" w:rsidR="00B013F3" w:rsidRDefault="00B013F3">
      <w:pPr>
        <w:pStyle w:val="TOC2"/>
        <w:rPr>
          <w:rFonts w:eastAsiaTheme="minorEastAsia"/>
          <w:noProof/>
          <w:kern w:val="2"/>
          <w:sz w:val="24"/>
          <w:szCs w:val="24"/>
          <w14:ligatures w14:val="standardContextual"/>
        </w:rPr>
      </w:pPr>
      <w:hyperlink w:anchor="_Toc175057057" w:history="1">
        <w:r w:rsidRPr="00506321">
          <w:rPr>
            <w:rStyle w:val="Hyperlink"/>
            <w:noProof/>
          </w:rPr>
          <w:t>3.1.</w:t>
        </w:r>
        <w:r>
          <w:rPr>
            <w:rFonts w:eastAsiaTheme="minorEastAsia"/>
            <w:noProof/>
            <w:kern w:val="2"/>
            <w:sz w:val="24"/>
            <w:szCs w:val="24"/>
            <w14:ligatures w14:val="standardContextual"/>
          </w:rPr>
          <w:tab/>
        </w:r>
        <w:r w:rsidRPr="00506321">
          <w:rPr>
            <w:rStyle w:val="Hyperlink"/>
            <w:noProof/>
          </w:rPr>
          <w:t>Report Parameters and Metadata (lsa_Report)</w:t>
        </w:r>
        <w:r>
          <w:rPr>
            <w:noProof/>
            <w:webHidden/>
          </w:rPr>
          <w:tab/>
        </w:r>
        <w:r>
          <w:rPr>
            <w:noProof/>
            <w:webHidden/>
          </w:rPr>
          <w:fldChar w:fldCharType="begin"/>
        </w:r>
        <w:r>
          <w:rPr>
            <w:noProof/>
            <w:webHidden/>
          </w:rPr>
          <w:instrText xml:space="preserve"> PAGEREF _Toc175057057 \h </w:instrText>
        </w:r>
        <w:r>
          <w:rPr>
            <w:noProof/>
            <w:webHidden/>
          </w:rPr>
        </w:r>
        <w:r>
          <w:rPr>
            <w:noProof/>
            <w:webHidden/>
          </w:rPr>
          <w:fldChar w:fldCharType="separate"/>
        </w:r>
        <w:r>
          <w:rPr>
            <w:noProof/>
            <w:webHidden/>
          </w:rPr>
          <w:t>14</w:t>
        </w:r>
        <w:r>
          <w:rPr>
            <w:noProof/>
            <w:webHidden/>
          </w:rPr>
          <w:fldChar w:fldCharType="end"/>
        </w:r>
      </w:hyperlink>
    </w:p>
    <w:p w14:paraId="7FE359D0" w14:textId="1BFD8C4F" w:rsidR="00B013F3" w:rsidRDefault="00B013F3">
      <w:pPr>
        <w:pStyle w:val="TOC2"/>
        <w:rPr>
          <w:rFonts w:eastAsiaTheme="minorEastAsia"/>
          <w:noProof/>
          <w:kern w:val="2"/>
          <w:sz w:val="24"/>
          <w:szCs w:val="24"/>
          <w14:ligatures w14:val="standardContextual"/>
        </w:rPr>
      </w:pPr>
      <w:hyperlink w:anchor="_Toc175057058" w:history="1">
        <w:r w:rsidRPr="00506321">
          <w:rPr>
            <w:rStyle w:val="Hyperlink"/>
            <w:noProof/>
          </w:rPr>
          <w:t>3.2.</w:t>
        </w:r>
        <w:r>
          <w:rPr>
            <w:rFonts w:eastAsiaTheme="minorEastAsia"/>
            <w:noProof/>
            <w:kern w:val="2"/>
            <w:sz w:val="24"/>
            <w:szCs w:val="24"/>
            <w14:ligatures w14:val="standardContextual"/>
          </w:rPr>
          <w:tab/>
        </w:r>
        <w:r w:rsidRPr="00506321">
          <w:rPr>
            <w:rStyle w:val="Hyperlink"/>
            <w:noProof/>
          </w:rPr>
          <w:t>LSA Reporting Cohorts and Dates (tlsa_CohortDates)</w:t>
        </w:r>
        <w:r>
          <w:rPr>
            <w:noProof/>
            <w:webHidden/>
          </w:rPr>
          <w:tab/>
        </w:r>
        <w:r>
          <w:rPr>
            <w:noProof/>
            <w:webHidden/>
          </w:rPr>
          <w:fldChar w:fldCharType="begin"/>
        </w:r>
        <w:r>
          <w:rPr>
            <w:noProof/>
            <w:webHidden/>
          </w:rPr>
          <w:instrText xml:space="preserve"> PAGEREF _Toc175057058 \h </w:instrText>
        </w:r>
        <w:r>
          <w:rPr>
            <w:noProof/>
            <w:webHidden/>
          </w:rPr>
        </w:r>
        <w:r>
          <w:rPr>
            <w:noProof/>
            <w:webHidden/>
          </w:rPr>
          <w:fldChar w:fldCharType="separate"/>
        </w:r>
        <w:r>
          <w:rPr>
            <w:noProof/>
            <w:webHidden/>
          </w:rPr>
          <w:t>16</w:t>
        </w:r>
        <w:r>
          <w:rPr>
            <w:noProof/>
            <w:webHidden/>
          </w:rPr>
          <w:fldChar w:fldCharType="end"/>
        </w:r>
      </w:hyperlink>
    </w:p>
    <w:p w14:paraId="4FF9759A" w14:textId="35616C80" w:rsidR="00B013F3" w:rsidRDefault="00B013F3">
      <w:pPr>
        <w:pStyle w:val="TOC2"/>
        <w:rPr>
          <w:rFonts w:eastAsiaTheme="minorEastAsia"/>
          <w:noProof/>
          <w:kern w:val="2"/>
          <w:sz w:val="24"/>
          <w:szCs w:val="24"/>
          <w14:ligatures w14:val="standardContextual"/>
        </w:rPr>
      </w:pPr>
      <w:hyperlink w:anchor="_Toc175057059" w:history="1">
        <w:r w:rsidRPr="00506321">
          <w:rPr>
            <w:rStyle w:val="Hyperlink"/>
            <w:noProof/>
          </w:rPr>
          <w:t>3.3.</w:t>
        </w:r>
        <w:r>
          <w:rPr>
            <w:rFonts w:eastAsiaTheme="minorEastAsia"/>
            <w:noProof/>
            <w:kern w:val="2"/>
            <w:sz w:val="24"/>
            <w:szCs w:val="24"/>
            <w14:ligatures w14:val="standardContextual"/>
          </w:rPr>
          <w:tab/>
        </w:r>
        <w:r w:rsidRPr="00506321">
          <w:rPr>
            <w:rStyle w:val="Hyperlink"/>
            <w:noProof/>
          </w:rPr>
          <w:t>HMIS Household Enrollments (tlsa_HHID)</w:t>
        </w:r>
        <w:r>
          <w:rPr>
            <w:noProof/>
            <w:webHidden/>
          </w:rPr>
          <w:tab/>
        </w:r>
        <w:r>
          <w:rPr>
            <w:noProof/>
            <w:webHidden/>
          </w:rPr>
          <w:fldChar w:fldCharType="begin"/>
        </w:r>
        <w:r>
          <w:rPr>
            <w:noProof/>
            <w:webHidden/>
          </w:rPr>
          <w:instrText xml:space="preserve"> PAGEREF _Toc175057059 \h </w:instrText>
        </w:r>
        <w:r>
          <w:rPr>
            <w:noProof/>
            <w:webHidden/>
          </w:rPr>
        </w:r>
        <w:r>
          <w:rPr>
            <w:noProof/>
            <w:webHidden/>
          </w:rPr>
          <w:fldChar w:fldCharType="separate"/>
        </w:r>
        <w:r>
          <w:rPr>
            <w:noProof/>
            <w:webHidden/>
          </w:rPr>
          <w:t>17</w:t>
        </w:r>
        <w:r>
          <w:rPr>
            <w:noProof/>
            <w:webHidden/>
          </w:rPr>
          <w:fldChar w:fldCharType="end"/>
        </w:r>
      </w:hyperlink>
    </w:p>
    <w:p w14:paraId="3021644C" w14:textId="670E1D9E" w:rsidR="00B013F3" w:rsidRDefault="00B013F3">
      <w:pPr>
        <w:pStyle w:val="TOC2"/>
        <w:rPr>
          <w:rFonts w:eastAsiaTheme="minorEastAsia"/>
          <w:noProof/>
          <w:kern w:val="2"/>
          <w:sz w:val="24"/>
          <w:szCs w:val="24"/>
          <w14:ligatures w14:val="standardContextual"/>
        </w:rPr>
      </w:pPr>
      <w:hyperlink w:anchor="_Toc175057060" w:history="1">
        <w:r w:rsidRPr="00506321">
          <w:rPr>
            <w:rStyle w:val="Hyperlink"/>
            <w:noProof/>
          </w:rPr>
          <w:t>3.4.</w:t>
        </w:r>
        <w:r>
          <w:rPr>
            <w:rFonts w:eastAsiaTheme="minorEastAsia"/>
            <w:noProof/>
            <w:kern w:val="2"/>
            <w:sz w:val="24"/>
            <w:szCs w:val="24"/>
            <w14:ligatures w14:val="standardContextual"/>
          </w:rPr>
          <w:tab/>
        </w:r>
        <w:r w:rsidRPr="00506321">
          <w:rPr>
            <w:rStyle w:val="Hyperlink"/>
            <w:noProof/>
          </w:rPr>
          <w:t>HMIS Client Enrollments (tlsa_Enrollment)</w:t>
        </w:r>
        <w:r>
          <w:rPr>
            <w:noProof/>
            <w:webHidden/>
          </w:rPr>
          <w:tab/>
        </w:r>
        <w:r>
          <w:rPr>
            <w:noProof/>
            <w:webHidden/>
          </w:rPr>
          <w:fldChar w:fldCharType="begin"/>
        </w:r>
        <w:r>
          <w:rPr>
            <w:noProof/>
            <w:webHidden/>
          </w:rPr>
          <w:instrText xml:space="preserve"> PAGEREF _Toc175057060 \h </w:instrText>
        </w:r>
        <w:r>
          <w:rPr>
            <w:noProof/>
            <w:webHidden/>
          </w:rPr>
        </w:r>
        <w:r>
          <w:rPr>
            <w:noProof/>
            <w:webHidden/>
          </w:rPr>
          <w:fldChar w:fldCharType="separate"/>
        </w:r>
        <w:r>
          <w:rPr>
            <w:noProof/>
            <w:webHidden/>
          </w:rPr>
          <w:t>25</w:t>
        </w:r>
        <w:r>
          <w:rPr>
            <w:noProof/>
            <w:webHidden/>
          </w:rPr>
          <w:fldChar w:fldCharType="end"/>
        </w:r>
      </w:hyperlink>
    </w:p>
    <w:p w14:paraId="0C1178CD" w14:textId="1764135D" w:rsidR="00B013F3" w:rsidRDefault="00B013F3">
      <w:pPr>
        <w:pStyle w:val="TOC2"/>
        <w:rPr>
          <w:rFonts w:eastAsiaTheme="minorEastAsia"/>
          <w:noProof/>
          <w:kern w:val="2"/>
          <w:sz w:val="24"/>
          <w:szCs w:val="24"/>
          <w14:ligatures w14:val="standardContextual"/>
        </w:rPr>
      </w:pPr>
      <w:hyperlink w:anchor="_Toc175057061" w:history="1">
        <w:r w:rsidRPr="00506321">
          <w:rPr>
            <w:rStyle w:val="Hyperlink"/>
            <w:noProof/>
          </w:rPr>
          <w:t>3.5.</w:t>
        </w:r>
        <w:r>
          <w:rPr>
            <w:rFonts w:eastAsiaTheme="minorEastAsia"/>
            <w:noProof/>
            <w:kern w:val="2"/>
            <w:sz w:val="24"/>
            <w:szCs w:val="24"/>
            <w14:ligatures w14:val="standardContextual"/>
          </w:rPr>
          <w:tab/>
        </w:r>
        <w:r w:rsidRPr="00506321">
          <w:rPr>
            <w:rStyle w:val="Hyperlink"/>
            <w:noProof/>
          </w:rPr>
          <w:t>Enrollment Ages (tlsa_Enrollment)</w:t>
        </w:r>
        <w:r>
          <w:rPr>
            <w:noProof/>
            <w:webHidden/>
          </w:rPr>
          <w:tab/>
        </w:r>
        <w:r>
          <w:rPr>
            <w:noProof/>
            <w:webHidden/>
          </w:rPr>
          <w:fldChar w:fldCharType="begin"/>
        </w:r>
        <w:r>
          <w:rPr>
            <w:noProof/>
            <w:webHidden/>
          </w:rPr>
          <w:instrText xml:space="preserve"> PAGEREF _Toc175057061 \h </w:instrText>
        </w:r>
        <w:r>
          <w:rPr>
            <w:noProof/>
            <w:webHidden/>
          </w:rPr>
        </w:r>
        <w:r>
          <w:rPr>
            <w:noProof/>
            <w:webHidden/>
          </w:rPr>
          <w:fldChar w:fldCharType="separate"/>
        </w:r>
        <w:r>
          <w:rPr>
            <w:noProof/>
            <w:webHidden/>
          </w:rPr>
          <w:t>29</w:t>
        </w:r>
        <w:r>
          <w:rPr>
            <w:noProof/>
            <w:webHidden/>
          </w:rPr>
          <w:fldChar w:fldCharType="end"/>
        </w:r>
      </w:hyperlink>
    </w:p>
    <w:p w14:paraId="15540500" w14:textId="7FE9D152" w:rsidR="00B013F3" w:rsidRDefault="00B013F3">
      <w:pPr>
        <w:pStyle w:val="TOC2"/>
        <w:rPr>
          <w:rFonts w:eastAsiaTheme="minorEastAsia"/>
          <w:noProof/>
          <w:kern w:val="2"/>
          <w:sz w:val="24"/>
          <w:szCs w:val="24"/>
          <w14:ligatures w14:val="standardContextual"/>
        </w:rPr>
      </w:pPr>
      <w:hyperlink w:anchor="_Toc175057062" w:history="1">
        <w:r w:rsidRPr="00506321">
          <w:rPr>
            <w:rStyle w:val="Hyperlink"/>
            <w:noProof/>
          </w:rPr>
          <w:t>3.6.</w:t>
        </w:r>
        <w:r>
          <w:rPr>
            <w:rFonts w:eastAsiaTheme="minorEastAsia"/>
            <w:noProof/>
            <w:kern w:val="2"/>
            <w:sz w:val="24"/>
            <w:szCs w:val="24"/>
            <w14:ligatures w14:val="standardContextual"/>
          </w:rPr>
          <w:tab/>
        </w:r>
        <w:r w:rsidRPr="00506321">
          <w:rPr>
            <w:rStyle w:val="Hyperlink"/>
            <w:noProof/>
          </w:rPr>
          <w:t>Household Types (tlsa_HHID)</w:t>
        </w:r>
        <w:r>
          <w:rPr>
            <w:noProof/>
            <w:webHidden/>
          </w:rPr>
          <w:tab/>
        </w:r>
        <w:r>
          <w:rPr>
            <w:noProof/>
            <w:webHidden/>
          </w:rPr>
          <w:fldChar w:fldCharType="begin"/>
        </w:r>
        <w:r>
          <w:rPr>
            <w:noProof/>
            <w:webHidden/>
          </w:rPr>
          <w:instrText xml:space="preserve"> PAGEREF _Toc175057062 \h </w:instrText>
        </w:r>
        <w:r>
          <w:rPr>
            <w:noProof/>
            <w:webHidden/>
          </w:rPr>
        </w:r>
        <w:r>
          <w:rPr>
            <w:noProof/>
            <w:webHidden/>
          </w:rPr>
          <w:fldChar w:fldCharType="separate"/>
        </w:r>
        <w:r>
          <w:rPr>
            <w:noProof/>
            <w:webHidden/>
          </w:rPr>
          <w:t>32</w:t>
        </w:r>
        <w:r>
          <w:rPr>
            <w:noProof/>
            <w:webHidden/>
          </w:rPr>
          <w:fldChar w:fldCharType="end"/>
        </w:r>
      </w:hyperlink>
    </w:p>
    <w:p w14:paraId="53509123" w14:textId="1C4D1D35" w:rsidR="00B013F3" w:rsidRDefault="00B013F3">
      <w:pPr>
        <w:pStyle w:val="TOC1"/>
        <w:rPr>
          <w:rFonts w:eastAsiaTheme="minorEastAsia"/>
          <w:kern w:val="2"/>
          <w:sz w:val="24"/>
          <w:szCs w:val="24"/>
          <w14:ligatures w14:val="standardContextual"/>
        </w:rPr>
      </w:pPr>
      <w:hyperlink w:anchor="_Toc175057063" w:history="1">
        <w:r w:rsidRPr="00506321">
          <w:rPr>
            <w:rStyle w:val="Hyperlink"/>
          </w:rPr>
          <w:t>4.</w:t>
        </w:r>
        <w:r>
          <w:rPr>
            <w:rFonts w:eastAsiaTheme="minorEastAsia"/>
            <w:kern w:val="2"/>
            <w:sz w:val="24"/>
            <w:szCs w:val="24"/>
            <w14:ligatures w14:val="standardContextual"/>
          </w:rPr>
          <w:tab/>
        </w:r>
        <w:r w:rsidRPr="00506321">
          <w:rPr>
            <w:rStyle w:val="Hyperlink"/>
          </w:rPr>
          <w:t>HMIS Business Logic: Project Descriptor Data for Export</w:t>
        </w:r>
        <w:r>
          <w:rPr>
            <w:webHidden/>
          </w:rPr>
          <w:tab/>
        </w:r>
        <w:r>
          <w:rPr>
            <w:webHidden/>
          </w:rPr>
          <w:fldChar w:fldCharType="begin"/>
        </w:r>
        <w:r>
          <w:rPr>
            <w:webHidden/>
          </w:rPr>
          <w:instrText xml:space="preserve"> PAGEREF _Toc175057063 \h </w:instrText>
        </w:r>
        <w:r>
          <w:rPr>
            <w:webHidden/>
          </w:rPr>
        </w:r>
        <w:r>
          <w:rPr>
            <w:webHidden/>
          </w:rPr>
          <w:fldChar w:fldCharType="separate"/>
        </w:r>
        <w:r>
          <w:rPr>
            <w:webHidden/>
          </w:rPr>
          <w:t>34</w:t>
        </w:r>
        <w:r>
          <w:rPr>
            <w:webHidden/>
          </w:rPr>
          <w:fldChar w:fldCharType="end"/>
        </w:r>
      </w:hyperlink>
    </w:p>
    <w:p w14:paraId="54DCD823" w14:textId="4ECE988E" w:rsidR="00B013F3" w:rsidRDefault="00B013F3">
      <w:pPr>
        <w:pStyle w:val="TOC2"/>
        <w:rPr>
          <w:rFonts w:eastAsiaTheme="minorEastAsia"/>
          <w:noProof/>
          <w:kern w:val="2"/>
          <w:sz w:val="24"/>
          <w:szCs w:val="24"/>
          <w14:ligatures w14:val="standardContextual"/>
        </w:rPr>
      </w:pPr>
      <w:hyperlink w:anchor="_Toc175057064" w:history="1">
        <w:r w:rsidRPr="00506321">
          <w:rPr>
            <w:rStyle w:val="Hyperlink"/>
            <w:noProof/>
          </w:rPr>
          <w:t>4.1.</w:t>
        </w:r>
        <w:r>
          <w:rPr>
            <w:rFonts w:eastAsiaTheme="minorEastAsia"/>
            <w:noProof/>
            <w:kern w:val="2"/>
            <w:sz w:val="24"/>
            <w:szCs w:val="24"/>
            <w14:ligatures w14:val="standardContextual"/>
          </w:rPr>
          <w:tab/>
        </w:r>
        <w:r w:rsidRPr="00506321">
          <w:rPr>
            <w:rStyle w:val="Hyperlink"/>
            <w:noProof/>
          </w:rPr>
          <w:t>Get Project.csv Records / lsa_Project</w:t>
        </w:r>
        <w:r>
          <w:rPr>
            <w:noProof/>
            <w:webHidden/>
          </w:rPr>
          <w:tab/>
        </w:r>
        <w:r>
          <w:rPr>
            <w:noProof/>
            <w:webHidden/>
          </w:rPr>
          <w:fldChar w:fldCharType="begin"/>
        </w:r>
        <w:r>
          <w:rPr>
            <w:noProof/>
            <w:webHidden/>
          </w:rPr>
          <w:instrText xml:space="preserve"> PAGEREF _Toc175057064 \h </w:instrText>
        </w:r>
        <w:r>
          <w:rPr>
            <w:noProof/>
            <w:webHidden/>
          </w:rPr>
        </w:r>
        <w:r>
          <w:rPr>
            <w:noProof/>
            <w:webHidden/>
          </w:rPr>
          <w:fldChar w:fldCharType="separate"/>
        </w:r>
        <w:r>
          <w:rPr>
            <w:noProof/>
            <w:webHidden/>
          </w:rPr>
          <w:t>34</w:t>
        </w:r>
        <w:r>
          <w:rPr>
            <w:noProof/>
            <w:webHidden/>
          </w:rPr>
          <w:fldChar w:fldCharType="end"/>
        </w:r>
      </w:hyperlink>
    </w:p>
    <w:p w14:paraId="375C8A30" w14:textId="45A52FA2" w:rsidR="00B013F3" w:rsidRDefault="00B013F3">
      <w:pPr>
        <w:pStyle w:val="TOC2"/>
        <w:rPr>
          <w:rFonts w:eastAsiaTheme="minorEastAsia"/>
          <w:noProof/>
          <w:kern w:val="2"/>
          <w:sz w:val="24"/>
          <w:szCs w:val="24"/>
          <w14:ligatures w14:val="standardContextual"/>
        </w:rPr>
      </w:pPr>
      <w:hyperlink w:anchor="_Toc175057065" w:history="1">
        <w:r w:rsidRPr="00506321">
          <w:rPr>
            <w:rStyle w:val="Hyperlink"/>
            <w:noProof/>
          </w:rPr>
          <w:t>4.2.</w:t>
        </w:r>
        <w:r>
          <w:rPr>
            <w:rFonts w:eastAsiaTheme="minorEastAsia"/>
            <w:noProof/>
            <w:kern w:val="2"/>
            <w:sz w:val="24"/>
            <w:szCs w:val="24"/>
            <w14:ligatures w14:val="standardContextual"/>
          </w:rPr>
          <w:tab/>
        </w:r>
        <w:r w:rsidRPr="00506321">
          <w:rPr>
            <w:rStyle w:val="Hyperlink"/>
            <w:noProof/>
          </w:rPr>
          <w:t>Get Organization.csv Records / lsa_Organization</w:t>
        </w:r>
        <w:r>
          <w:rPr>
            <w:noProof/>
            <w:webHidden/>
          </w:rPr>
          <w:tab/>
        </w:r>
        <w:r>
          <w:rPr>
            <w:noProof/>
            <w:webHidden/>
          </w:rPr>
          <w:fldChar w:fldCharType="begin"/>
        </w:r>
        <w:r>
          <w:rPr>
            <w:noProof/>
            <w:webHidden/>
          </w:rPr>
          <w:instrText xml:space="preserve"> PAGEREF _Toc175057065 \h </w:instrText>
        </w:r>
        <w:r>
          <w:rPr>
            <w:noProof/>
            <w:webHidden/>
          </w:rPr>
        </w:r>
        <w:r>
          <w:rPr>
            <w:noProof/>
            <w:webHidden/>
          </w:rPr>
          <w:fldChar w:fldCharType="separate"/>
        </w:r>
        <w:r>
          <w:rPr>
            <w:noProof/>
            <w:webHidden/>
          </w:rPr>
          <w:t>35</w:t>
        </w:r>
        <w:r>
          <w:rPr>
            <w:noProof/>
            <w:webHidden/>
          </w:rPr>
          <w:fldChar w:fldCharType="end"/>
        </w:r>
      </w:hyperlink>
    </w:p>
    <w:p w14:paraId="742E143F" w14:textId="76CFAACD" w:rsidR="00B013F3" w:rsidRDefault="00B013F3">
      <w:pPr>
        <w:pStyle w:val="TOC2"/>
        <w:rPr>
          <w:rFonts w:eastAsiaTheme="minorEastAsia"/>
          <w:noProof/>
          <w:kern w:val="2"/>
          <w:sz w:val="24"/>
          <w:szCs w:val="24"/>
          <w14:ligatures w14:val="standardContextual"/>
        </w:rPr>
      </w:pPr>
      <w:hyperlink w:anchor="_Toc175057066" w:history="1">
        <w:r w:rsidRPr="00506321">
          <w:rPr>
            <w:rStyle w:val="Hyperlink"/>
            <w:noProof/>
          </w:rPr>
          <w:t>4.3.</w:t>
        </w:r>
        <w:r>
          <w:rPr>
            <w:rFonts w:eastAsiaTheme="minorEastAsia"/>
            <w:noProof/>
            <w:kern w:val="2"/>
            <w:sz w:val="24"/>
            <w:szCs w:val="24"/>
            <w14:ligatures w14:val="standardContextual"/>
          </w:rPr>
          <w:tab/>
        </w:r>
        <w:r w:rsidRPr="00506321">
          <w:rPr>
            <w:rStyle w:val="Hyperlink"/>
            <w:noProof/>
          </w:rPr>
          <w:t>Get Funder.csv Records / lsa_Funder</w:t>
        </w:r>
        <w:r>
          <w:rPr>
            <w:noProof/>
            <w:webHidden/>
          </w:rPr>
          <w:tab/>
        </w:r>
        <w:r>
          <w:rPr>
            <w:noProof/>
            <w:webHidden/>
          </w:rPr>
          <w:fldChar w:fldCharType="begin"/>
        </w:r>
        <w:r>
          <w:rPr>
            <w:noProof/>
            <w:webHidden/>
          </w:rPr>
          <w:instrText xml:space="preserve"> PAGEREF _Toc175057066 \h </w:instrText>
        </w:r>
        <w:r>
          <w:rPr>
            <w:noProof/>
            <w:webHidden/>
          </w:rPr>
        </w:r>
        <w:r>
          <w:rPr>
            <w:noProof/>
            <w:webHidden/>
          </w:rPr>
          <w:fldChar w:fldCharType="separate"/>
        </w:r>
        <w:r>
          <w:rPr>
            <w:noProof/>
            <w:webHidden/>
          </w:rPr>
          <w:t>36</w:t>
        </w:r>
        <w:r>
          <w:rPr>
            <w:noProof/>
            <w:webHidden/>
          </w:rPr>
          <w:fldChar w:fldCharType="end"/>
        </w:r>
      </w:hyperlink>
    </w:p>
    <w:p w14:paraId="26CBB9A9" w14:textId="3C46381C" w:rsidR="00B013F3" w:rsidRDefault="00B013F3">
      <w:pPr>
        <w:pStyle w:val="TOC2"/>
        <w:rPr>
          <w:rFonts w:eastAsiaTheme="minorEastAsia"/>
          <w:noProof/>
          <w:kern w:val="2"/>
          <w:sz w:val="24"/>
          <w:szCs w:val="24"/>
          <w14:ligatures w14:val="standardContextual"/>
        </w:rPr>
      </w:pPr>
      <w:hyperlink w:anchor="_Toc175057067" w:history="1">
        <w:r w:rsidRPr="00506321">
          <w:rPr>
            <w:rStyle w:val="Hyperlink"/>
            <w:noProof/>
          </w:rPr>
          <w:t>4.4.</w:t>
        </w:r>
        <w:r>
          <w:rPr>
            <w:rFonts w:eastAsiaTheme="minorEastAsia"/>
            <w:noProof/>
            <w:kern w:val="2"/>
            <w:sz w:val="24"/>
            <w:szCs w:val="24"/>
            <w14:ligatures w14:val="standardContextual"/>
          </w:rPr>
          <w:tab/>
        </w:r>
        <w:r w:rsidRPr="00506321">
          <w:rPr>
            <w:rStyle w:val="Hyperlink"/>
            <w:noProof/>
          </w:rPr>
          <w:t>Get ProjectCoC.csv Records / lsa_ProjectCoC</w:t>
        </w:r>
        <w:r>
          <w:rPr>
            <w:noProof/>
            <w:webHidden/>
          </w:rPr>
          <w:tab/>
        </w:r>
        <w:r>
          <w:rPr>
            <w:noProof/>
            <w:webHidden/>
          </w:rPr>
          <w:fldChar w:fldCharType="begin"/>
        </w:r>
        <w:r>
          <w:rPr>
            <w:noProof/>
            <w:webHidden/>
          </w:rPr>
          <w:instrText xml:space="preserve"> PAGEREF _Toc175057067 \h </w:instrText>
        </w:r>
        <w:r>
          <w:rPr>
            <w:noProof/>
            <w:webHidden/>
          </w:rPr>
        </w:r>
        <w:r>
          <w:rPr>
            <w:noProof/>
            <w:webHidden/>
          </w:rPr>
          <w:fldChar w:fldCharType="separate"/>
        </w:r>
        <w:r>
          <w:rPr>
            <w:noProof/>
            <w:webHidden/>
          </w:rPr>
          <w:t>37</w:t>
        </w:r>
        <w:r>
          <w:rPr>
            <w:noProof/>
            <w:webHidden/>
          </w:rPr>
          <w:fldChar w:fldCharType="end"/>
        </w:r>
      </w:hyperlink>
    </w:p>
    <w:p w14:paraId="709E5D23" w14:textId="20136890" w:rsidR="00B013F3" w:rsidRDefault="00B013F3">
      <w:pPr>
        <w:pStyle w:val="TOC2"/>
        <w:rPr>
          <w:rFonts w:eastAsiaTheme="minorEastAsia"/>
          <w:noProof/>
          <w:kern w:val="2"/>
          <w:sz w:val="24"/>
          <w:szCs w:val="24"/>
          <w14:ligatures w14:val="standardContextual"/>
        </w:rPr>
      </w:pPr>
      <w:hyperlink w:anchor="_Toc175057068" w:history="1">
        <w:r w:rsidRPr="00506321">
          <w:rPr>
            <w:rStyle w:val="Hyperlink"/>
            <w:noProof/>
          </w:rPr>
          <w:t>4.5.</w:t>
        </w:r>
        <w:r>
          <w:rPr>
            <w:rFonts w:eastAsiaTheme="minorEastAsia"/>
            <w:noProof/>
            <w:kern w:val="2"/>
            <w:sz w:val="24"/>
            <w:szCs w:val="24"/>
            <w14:ligatures w14:val="standardContextual"/>
          </w:rPr>
          <w:tab/>
        </w:r>
        <w:r w:rsidRPr="00506321">
          <w:rPr>
            <w:rStyle w:val="Hyperlink"/>
            <w:noProof/>
          </w:rPr>
          <w:t>Get Inventory.csv Records / lsa_Inventory</w:t>
        </w:r>
        <w:r>
          <w:rPr>
            <w:noProof/>
            <w:webHidden/>
          </w:rPr>
          <w:tab/>
        </w:r>
        <w:r>
          <w:rPr>
            <w:noProof/>
            <w:webHidden/>
          </w:rPr>
          <w:fldChar w:fldCharType="begin"/>
        </w:r>
        <w:r>
          <w:rPr>
            <w:noProof/>
            <w:webHidden/>
          </w:rPr>
          <w:instrText xml:space="preserve"> PAGEREF _Toc175057068 \h </w:instrText>
        </w:r>
        <w:r>
          <w:rPr>
            <w:noProof/>
            <w:webHidden/>
          </w:rPr>
        </w:r>
        <w:r>
          <w:rPr>
            <w:noProof/>
            <w:webHidden/>
          </w:rPr>
          <w:fldChar w:fldCharType="separate"/>
        </w:r>
        <w:r>
          <w:rPr>
            <w:noProof/>
            <w:webHidden/>
          </w:rPr>
          <w:t>39</w:t>
        </w:r>
        <w:r>
          <w:rPr>
            <w:noProof/>
            <w:webHidden/>
          </w:rPr>
          <w:fldChar w:fldCharType="end"/>
        </w:r>
      </w:hyperlink>
    </w:p>
    <w:p w14:paraId="0667F244" w14:textId="18EDAF2A" w:rsidR="00B013F3" w:rsidRDefault="00B013F3">
      <w:pPr>
        <w:pStyle w:val="TOC2"/>
        <w:rPr>
          <w:rFonts w:eastAsiaTheme="minorEastAsia"/>
          <w:noProof/>
          <w:kern w:val="2"/>
          <w:sz w:val="24"/>
          <w:szCs w:val="24"/>
          <w14:ligatures w14:val="standardContextual"/>
        </w:rPr>
      </w:pPr>
      <w:hyperlink w:anchor="_Toc175057069" w:history="1">
        <w:r w:rsidRPr="00506321">
          <w:rPr>
            <w:rStyle w:val="Hyperlink"/>
            <w:noProof/>
          </w:rPr>
          <w:t>4.6.</w:t>
        </w:r>
        <w:r>
          <w:rPr>
            <w:rFonts w:eastAsiaTheme="minorEastAsia"/>
            <w:noProof/>
            <w:kern w:val="2"/>
            <w:sz w:val="24"/>
            <w:szCs w:val="24"/>
            <w14:ligatures w14:val="standardContextual"/>
          </w:rPr>
          <w:tab/>
        </w:r>
        <w:r w:rsidRPr="00506321">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_Toc175057069 \h </w:instrText>
        </w:r>
        <w:r>
          <w:rPr>
            <w:noProof/>
            <w:webHidden/>
          </w:rPr>
        </w:r>
        <w:r>
          <w:rPr>
            <w:noProof/>
            <w:webHidden/>
          </w:rPr>
          <w:fldChar w:fldCharType="separate"/>
        </w:r>
        <w:r>
          <w:rPr>
            <w:noProof/>
            <w:webHidden/>
          </w:rPr>
          <w:t>40</w:t>
        </w:r>
        <w:r>
          <w:rPr>
            <w:noProof/>
            <w:webHidden/>
          </w:rPr>
          <w:fldChar w:fldCharType="end"/>
        </w:r>
      </w:hyperlink>
    </w:p>
    <w:p w14:paraId="5CC5D991" w14:textId="058855F2" w:rsidR="00B013F3" w:rsidRDefault="00B013F3">
      <w:pPr>
        <w:pStyle w:val="TOC2"/>
        <w:rPr>
          <w:rFonts w:eastAsiaTheme="minorEastAsia"/>
          <w:noProof/>
          <w:kern w:val="2"/>
          <w:sz w:val="24"/>
          <w:szCs w:val="24"/>
          <w14:ligatures w14:val="standardContextual"/>
        </w:rPr>
      </w:pPr>
      <w:hyperlink w:anchor="_Toc175057070" w:history="1">
        <w:r w:rsidRPr="00506321">
          <w:rPr>
            <w:rStyle w:val="Hyperlink"/>
            <w:noProof/>
          </w:rPr>
          <w:t>4.7.</w:t>
        </w:r>
        <w:r>
          <w:rPr>
            <w:rFonts w:eastAsiaTheme="minorEastAsia"/>
            <w:noProof/>
            <w:kern w:val="2"/>
            <w:sz w:val="24"/>
            <w:szCs w:val="24"/>
            <w14:ligatures w14:val="standardContextual"/>
          </w:rPr>
          <w:tab/>
        </w:r>
        <w:r w:rsidRPr="00506321">
          <w:rPr>
            <w:rStyle w:val="Hyperlink"/>
            <w:noProof/>
          </w:rPr>
          <w:t>Get Affiliation.csv Records / lsa_Affiliation</w:t>
        </w:r>
        <w:r>
          <w:rPr>
            <w:noProof/>
            <w:webHidden/>
          </w:rPr>
          <w:tab/>
        </w:r>
        <w:r>
          <w:rPr>
            <w:noProof/>
            <w:webHidden/>
          </w:rPr>
          <w:fldChar w:fldCharType="begin"/>
        </w:r>
        <w:r>
          <w:rPr>
            <w:noProof/>
            <w:webHidden/>
          </w:rPr>
          <w:instrText xml:space="preserve"> PAGEREF _Toc175057070 \h </w:instrText>
        </w:r>
        <w:r>
          <w:rPr>
            <w:noProof/>
            <w:webHidden/>
          </w:rPr>
        </w:r>
        <w:r>
          <w:rPr>
            <w:noProof/>
            <w:webHidden/>
          </w:rPr>
          <w:fldChar w:fldCharType="separate"/>
        </w:r>
        <w:r>
          <w:rPr>
            <w:noProof/>
            <w:webHidden/>
          </w:rPr>
          <w:t>42</w:t>
        </w:r>
        <w:r>
          <w:rPr>
            <w:noProof/>
            <w:webHidden/>
          </w:rPr>
          <w:fldChar w:fldCharType="end"/>
        </w:r>
      </w:hyperlink>
    </w:p>
    <w:p w14:paraId="2D3878BA" w14:textId="416EB391" w:rsidR="00B013F3" w:rsidRDefault="00B013F3">
      <w:pPr>
        <w:pStyle w:val="TOC1"/>
        <w:rPr>
          <w:rFonts w:eastAsiaTheme="minorEastAsia"/>
          <w:kern w:val="2"/>
          <w:sz w:val="24"/>
          <w:szCs w:val="24"/>
          <w14:ligatures w14:val="standardContextual"/>
        </w:rPr>
      </w:pPr>
      <w:hyperlink w:anchor="_Toc175057071" w:history="1">
        <w:r w:rsidRPr="00506321">
          <w:rPr>
            <w:rStyle w:val="Hyperlink"/>
          </w:rPr>
          <w:t>5.</w:t>
        </w:r>
        <w:r>
          <w:rPr>
            <w:rFonts w:eastAsiaTheme="minorEastAsia"/>
            <w:kern w:val="2"/>
            <w:sz w:val="24"/>
            <w:szCs w:val="24"/>
            <w14:ligatures w14:val="standardContextual"/>
          </w:rPr>
          <w:tab/>
        </w:r>
        <w:r w:rsidRPr="00506321">
          <w:rPr>
            <w:rStyle w:val="Hyperlink"/>
          </w:rPr>
          <w:t>HMIS Business Logic: LSAPerson</w:t>
        </w:r>
        <w:r>
          <w:rPr>
            <w:webHidden/>
          </w:rPr>
          <w:tab/>
        </w:r>
        <w:r>
          <w:rPr>
            <w:webHidden/>
          </w:rPr>
          <w:fldChar w:fldCharType="begin"/>
        </w:r>
        <w:r>
          <w:rPr>
            <w:webHidden/>
          </w:rPr>
          <w:instrText xml:space="preserve"> PAGEREF _Toc175057071 \h </w:instrText>
        </w:r>
        <w:r>
          <w:rPr>
            <w:webHidden/>
          </w:rPr>
        </w:r>
        <w:r>
          <w:rPr>
            <w:webHidden/>
          </w:rPr>
          <w:fldChar w:fldCharType="separate"/>
        </w:r>
        <w:r>
          <w:rPr>
            <w:webHidden/>
          </w:rPr>
          <w:t>44</w:t>
        </w:r>
        <w:r>
          <w:rPr>
            <w:webHidden/>
          </w:rPr>
          <w:fldChar w:fldCharType="end"/>
        </w:r>
      </w:hyperlink>
    </w:p>
    <w:p w14:paraId="6A7C445F" w14:textId="1AD35356" w:rsidR="00B013F3" w:rsidRDefault="00B013F3">
      <w:pPr>
        <w:pStyle w:val="TOC2"/>
        <w:rPr>
          <w:rFonts w:eastAsiaTheme="minorEastAsia"/>
          <w:noProof/>
          <w:kern w:val="2"/>
          <w:sz w:val="24"/>
          <w:szCs w:val="24"/>
          <w14:ligatures w14:val="standardContextual"/>
        </w:rPr>
      </w:pPr>
      <w:hyperlink w:anchor="_Toc175057072" w:history="1">
        <w:r w:rsidRPr="00506321">
          <w:rPr>
            <w:rStyle w:val="Hyperlink"/>
            <w:noProof/>
          </w:rPr>
          <w:t>5.1.</w:t>
        </w:r>
        <w:r>
          <w:rPr>
            <w:rFonts w:eastAsiaTheme="minorEastAsia"/>
            <w:noProof/>
            <w:kern w:val="2"/>
            <w:sz w:val="24"/>
            <w:szCs w:val="24"/>
            <w14:ligatures w14:val="standardContextual"/>
          </w:rPr>
          <w:tab/>
        </w:r>
        <w:r w:rsidRPr="00506321">
          <w:rPr>
            <w:rStyle w:val="Hyperlink"/>
            <w:noProof/>
          </w:rPr>
          <w:t>Identify Active and AHAR HouseholdIDs</w:t>
        </w:r>
        <w:r>
          <w:rPr>
            <w:noProof/>
            <w:webHidden/>
          </w:rPr>
          <w:tab/>
        </w:r>
        <w:r>
          <w:rPr>
            <w:noProof/>
            <w:webHidden/>
          </w:rPr>
          <w:fldChar w:fldCharType="begin"/>
        </w:r>
        <w:r>
          <w:rPr>
            <w:noProof/>
            <w:webHidden/>
          </w:rPr>
          <w:instrText xml:space="preserve"> PAGEREF _Toc175057072 \h </w:instrText>
        </w:r>
        <w:r>
          <w:rPr>
            <w:noProof/>
            <w:webHidden/>
          </w:rPr>
        </w:r>
        <w:r>
          <w:rPr>
            <w:noProof/>
            <w:webHidden/>
          </w:rPr>
          <w:fldChar w:fldCharType="separate"/>
        </w:r>
        <w:r>
          <w:rPr>
            <w:noProof/>
            <w:webHidden/>
          </w:rPr>
          <w:t>45</w:t>
        </w:r>
        <w:r>
          <w:rPr>
            <w:noProof/>
            <w:webHidden/>
          </w:rPr>
          <w:fldChar w:fldCharType="end"/>
        </w:r>
      </w:hyperlink>
    </w:p>
    <w:p w14:paraId="3C57D152" w14:textId="06868C5D" w:rsidR="00B013F3" w:rsidRDefault="00B013F3">
      <w:pPr>
        <w:pStyle w:val="TOC2"/>
        <w:rPr>
          <w:rFonts w:eastAsiaTheme="minorEastAsia"/>
          <w:noProof/>
          <w:kern w:val="2"/>
          <w:sz w:val="24"/>
          <w:szCs w:val="24"/>
          <w14:ligatures w14:val="standardContextual"/>
        </w:rPr>
      </w:pPr>
      <w:hyperlink w:anchor="_Toc175057073" w:history="1">
        <w:r w:rsidRPr="00506321">
          <w:rPr>
            <w:rStyle w:val="Hyperlink"/>
            <w:noProof/>
          </w:rPr>
          <w:t>5.2.</w:t>
        </w:r>
        <w:r>
          <w:rPr>
            <w:rFonts w:eastAsiaTheme="minorEastAsia"/>
            <w:noProof/>
            <w:kern w:val="2"/>
            <w:sz w:val="24"/>
            <w:szCs w:val="24"/>
            <w14:ligatures w14:val="standardContextual"/>
          </w:rPr>
          <w:tab/>
        </w:r>
        <w:r w:rsidRPr="00506321">
          <w:rPr>
            <w:rStyle w:val="Hyperlink"/>
            <w:noProof/>
          </w:rPr>
          <w:t>Identify Active and AHAR Enrollments</w:t>
        </w:r>
        <w:r>
          <w:rPr>
            <w:noProof/>
            <w:webHidden/>
          </w:rPr>
          <w:tab/>
        </w:r>
        <w:r>
          <w:rPr>
            <w:noProof/>
            <w:webHidden/>
          </w:rPr>
          <w:fldChar w:fldCharType="begin"/>
        </w:r>
        <w:r>
          <w:rPr>
            <w:noProof/>
            <w:webHidden/>
          </w:rPr>
          <w:instrText xml:space="preserve"> PAGEREF _Toc175057073 \h </w:instrText>
        </w:r>
        <w:r>
          <w:rPr>
            <w:noProof/>
            <w:webHidden/>
          </w:rPr>
        </w:r>
        <w:r>
          <w:rPr>
            <w:noProof/>
            <w:webHidden/>
          </w:rPr>
          <w:fldChar w:fldCharType="separate"/>
        </w:r>
        <w:r>
          <w:rPr>
            <w:noProof/>
            <w:webHidden/>
          </w:rPr>
          <w:t>46</w:t>
        </w:r>
        <w:r>
          <w:rPr>
            <w:noProof/>
            <w:webHidden/>
          </w:rPr>
          <w:fldChar w:fldCharType="end"/>
        </w:r>
      </w:hyperlink>
    </w:p>
    <w:p w14:paraId="10060458" w14:textId="7E07CC84" w:rsidR="00B013F3" w:rsidRDefault="00B013F3">
      <w:pPr>
        <w:pStyle w:val="TOC2"/>
        <w:rPr>
          <w:rFonts w:eastAsiaTheme="minorEastAsia"/>
          <w:noProof/>
          <w:kern w:val="2"/>
          <w:sz w:val="24"/>
          <w:szCs w:val="24"/>
          <w14:ligatures w14:val="standardContextual"/>
        </w:rPr>
      </w:pPr>
      <w:hyperlink w:anchor="_Toc175057074" w:history="1">
        <w:r w:rsidRPr="00506321">
          <w:rPr>
            <w:rStyle w:val="Hyperlink"/>
            <w:noProof/>
          </w:rPr>
          <w:t>5.3.</w:t>
        </w:r>
        <w:r>
          <w:rPr>
            <w:rFonts w:eastAsiaTheme="minorEastAsia"/>
            <w:noProof/>
            <w:kern w:val="2"/>
            <w:sz w:val="24"/>
            <w:szCs w:val="24"/>
            <w14:ligatures w14:val="standardContextual"/>
          </w:rPr>
          <w:tab/>
        </w:r>
        <w:r w:rsidRPr="00506321">
          <w:rPr>
            <w:rStyle w:val="Hyperlink"/>
            <w:noProof/>
          </w:rPr>
          <w:t>Get Active Clients for LSAPerson</w:t>
        </w:r>
        <w:r>
          <w:rPr>
            <w:noProof/>
            <w:webHidden/>
          </w:rPr>
          <w:tab/>
        </w:r>
        <w:r>
          <w:rPr>
            <w:noProof/>
            <w:webHidden/>
          </w:rPr>
          <w:fldChar w:fldCharType="begin"/>
        </w:r>
        <w:r>
          <w:rPr>
            <w:noProof/>
            <w:webHidden/>
          </w:rPr>
          <w:instrText xml:space="preserve"> PAGEREF _Toc175057074 \h </w:instrText>
        </w:r>
        <w:r>
          <w:rPr>
            <w:noProof/>
            <w:webHidden/>
          </w:rPr>
        </w:r>
        <w:r>
          <w:rPr>
            <w:noProof/>
            <w:webHidden/>
          </w:rPr>
          <w:fldChar w:fldCharType="separate"/>
        </w:r>
        <w:r>
          <w:rPr>
            <w:noProof/>
            <w:webHidden/>
          </w:rPr>
          <w:t>47</w:t>
        </w:r>
        <w:r>
          <w:rPr>
            <w:noProof/>
            <w:webHidden/>
          </w:rPr>
          <w:fldChar w:fldCharType="end"/>
        </w:r>
      </w:hyperlink>
    </w:p>
    <w:p w14:paraId="51E1575E" w14:textId="14409C21" w:rsidR="00B013F3" w:rsidRDefault="00B013F3">
      <w:pPr>
        <w:pStyle w:val="TOC2"/>
        <w:rPr>
          <w:rFonts w:eastAsiaTheme="minorEastAsia"/>
          <w:noProof/>
          <w:kern w:val="2"/>
          <w:sz w:val="24"/>
          <w:szCs w:val="24"/>
          <w14:ligatures w14:val="standardContextual"/>
        </w:rPr>
      </w:pPr>
      <w:hyperlink w:anchor="_Toc175057075" w:history="1">
        <w:r w:rsidRPr="00506321">
          <w:rPr>
            <w:rStyle w:val="Hyperlink"/>
            <w:noProof/>
          </w:rPr>
          <w:t>5.4.</w:t>
        </w:r>
        <w:r>
          <w:rPr>
            <w:rFonts w:eastAsiaTheme="minorEastAsia"/>
            <w:noProof/>
            <w:kern w:val="2"/>
            <w:sz w:val="24"/>
            <w:szCs w:val="24"/>
            <w14:ligatures w14:val="standardContextual"/>
          </w:rPr>
          <w:tab/>
        </w:r>
        <w:r w:rsidRPr="00506321">
          <w:rPr>
            <w:rStyle w:val="Hyperlink"/>
            <w:noProof/>
          </w:rPr>
          <w:t>LSAPerson Demographics</w:t>
        </w:r>
        <w:r>
          <w:rPr>
            <w:noProof/>
            <w:webHidden/>
          </w:rPr>
          <w:tab/>
        </w:r>
        <w:r>
          <w:rPr>
            <w:noProof/>
            <w:webHidden/>
          </w:rPr>
          <w:fldChar w:fldCharType="begin"/>
        </w:r>
        <w:r>
          <w:rPr>
            <w:noProof/>
            <w:webHidden/>
          </w:rPr>
          <w:instrText xml:space="preserve"> PAGEREF _Toc175057075 \h </w:instrText>
        </w:r>
        <w:r>
          <w:rPr>
            <w:noProof/>
            <w:webHidden/>
          </w:rPr>
        </w:r>
        <w:r>
          <w:rPr>
            <w:noProof/>
            <w:webHidden/>
          </w:rPr>
          <w:fldChar w:fldCharType="separate"/>
        </w:r>
        <w:r>
          <w:rPr>
            <w:noProof/>
            <w:webHidden/>
          </w:rPr>
          <w:t>52</w:t>
        </w:r>
        <w:r>
          <w:rPr>
            <w:noProof/>
            <w:webHidden/>
          </w:rPr>
          <w:fldChar w:fldCharType="end"/>
        </w:r>
      </w:hyperlink>
    </w:p>
    <w:p w14:paraId="4CE1A237" w14:textId="731F85D7" w:rsidR="00B013F3" w:rsidRDefault="00B013F3">
      <w:pPr>
        <w:pStyle w:val="TOC2"/>
        <w:rPr>
          <w:rFonts w:eastAsiaTheme="minorEastAsia"/>
          <w:noProof/>
          <w:kern w:val="2"/>
          <w:sz w:val="24"/>
          <w:szCs w:val="24"/>
          <w14:ligatures w14:val="standardContextual"/>
        </w:rPr>
      </w:pPr>
      <w:hyperlink w:anchor="_Toc175057076" w:history="1">
        <w:r w:rsidRPr="00506321">
          <w:rPr>
            <w:rStyle w:val="Hyperlink"/>
            <w:noProof/>
          </w:rPr>
          <w:t>5.5.</w:t>
        </w:r>
        <w:r>
          <w:rPr>
            <w:rFonts w:eastAsiaTheme="minorEastAsia"/>
            <w:noProof/>
            <w:kern w:val="2"/>
            <w:sz w:val="24"/>
            <w:szCs w:val="24"/>
            <w14:ligatures w14:val="standardContextual"/>
          </w:rPr>
          <w:tab/>
        </w:r>
        <w:r w:rsidRPr="00506321">
          <w:rPr>
            <w:rStyle w:val="Hyperlink"/>
            <w:noProof/>
          </w:rPr>
          <w:t>Time Spent in ES/SH or on the Street – LSAPerson</w:t>
        </w:r>
        <w:r>
          <w:rPr>
            <w:noProof/>
            <w:webHidden/>
          </w:rPr>
          <w:tab/>
        </w:r>
        <w:r>
          <w:rPr>
            <w:noProof/>
            <w:webHidden/>
          </w:rPr>
          <w:fldChar w:fldCharType="begin"/>
        </w:r>
        <w:r>
          <w:rPr>
            <w:noProof/>
            <w:webHidden/>
          </w:rPr>
          <w:instrText xml:space="preserve"> PAGEREF _Toc175057076 \h </w:instrText>
        </w:r>
        <w:r>
          <w:rPr>
            <w:noProof/>
            <w:webHidden/>
          </w:rPr>
        </w:r>
        <w:r>
          <w:rPr>
            <w:noProof/>
            <w:webHidden/>
          </w:rPr>
          <w:fldChar w:fldCharType="separate"/>
        </w:r>
        <w:r>
          <w:rPr>
            <w:noProof/>
            <w:webHidden/>
          </w:rPr>
          <w:t>56</w:t>
        </w:r>
        <w:r>
          <w:rPr>
            <w:noProof/>
            <w:webHidden/>
          </w:rPr>
          <w:fldChar w:fldCharType="end"/>
        </w:r>
      </w:hyperlink>
    </w:p>
    <w:p w14:paraId="0718F57F" w14:textId="52B64F3F" w:rsidR="00B013F3" w:rsidRDefault="00B013F3">
      <w:pPr>
        <w:pStyle w:val="TOC2"/>
        <w:rPr>
          <w:rFonts w:eastAsiaTheme="minorEastAsia"/>
          <w:noProof/>
          <w:kern w:val="2"/>
          <w:sz w:val="24"/>
          <w:szCs w:val="24"/>
          <w14:ligatures w14:val="standardContextual"/>
        </w:rPr>
      </w:pPr>
      <w:hyperlink w:anchor="_Toc175057077" w:history="1">
        <w:r w:rsidRPr="00506321">
          <w:rPr>
            <w:rStyle w:val="Hyperlink"/>
            <w:noProof/>
          </w:rPr>
          <w:t>5.6.</w:t>
        </w:r>
        <w:r>
          <w:rPr>
            <w:rFonts w:eastAsiaTheme="minorEastAsia"/>
            <w:noProof/>
            <w:kern w:val="2"/>
            <w:sz w:val="24"/>
            <w:szCs w:val="24"/>
            <w14:ligatures w14:val="standardContextual"/>
          </w:rPr>
          <w:tab/>
        </w:r>
        <w:r w:rsidRPr="00506321">
          <w:rPr>
            <w:rStyle w:val="Hyperlink"/>
            <w:noProof/>
          </w:rPr>
          <w:t>Enrollments Relevant to Counting ES/SH/Street Dates</w:t>
        </w:r>
        <w:r>
          <w:rPr>
            <w:noProof/>
            <w:webHidden/>
          </w:rPr>
          <w:tab/>
        </w:r>
        <w:r>
          <w:rPr>
            <w:noProof/>
            <w:webHidden/>
          </w:rPr>
          <w:fldChar w:fldCharType="begin"/>
        </w:r>
        <w:r>
          <w:rPr>
            <w:noProof/>
            <w:webHidden/>
          </w:rPr>
          <w:instrText xml:space="preserve"> PAGEREF _Toc175057077 \h </w:instrText>
        </w:r>
        <w:r>
          <w:rPr>
            <w:noProof/>
            <w:webHidden/>
          </w:rPr>
        </w:r>
        <w:r>
          <w:rPr>
            <w:noProof/>
            <w:webHidden/>
          </w:rPr>
          <w:fldChar w:fldCharType="separate"/>
        </w:r>
        <w:r>
          <w:rPr>
            <w:noProof/>
            <w:webHidden/>
          </w:rPr>
          <w:t>58</w:t>
        </w:r>
        <w:r>
          <w:rPr>
            <w:noProof/>
            <w:webHidden/>
          </w:rPr>
          <w:fldChar w:fldCharType="end"/>
        </w:r>
      </w:hyperlink>
    </w:p>
    <w:p w14:paraId="638EB09F" w14:textId="21EB6BF5" w:rsidR="00B013F3" w:rsidRDefault="00B013F3">
      <w:pPr>
        <w:pStyle w:val="TOC2"/>
        <w:rPr>
          <w:rFonts w:eastAsiaTheme="minorEastAsia"/>
          <w:noProof/>
          <w:kern w:val="2"/>
          <w:sz w:val="24"/>
          <w:szCs w:val="24"/>
          <w14:ligatures w14:val="standardContextual"/>
        </w:rPr>
      </w:pPr>
      <w:hyperlink w:anchor="_Toc175057078" w:history="1">
        <w:r w:rsidRPr="00506321">
          <w:rPr>
            <w:rStyle w:val="Hyperlink"/>
            <w:noProof/>
          </w:rPr>
          <w:t>5.7.</w:t>
        </w:r>
        <w:r>
          <w:rPr>
            <w:rFonts w:eastAsiaTheme="minorEastAsia"/>
            <w:noProof/>
            <w:kern w:val="2"/>
            <w:sz w:val="24"/>
            <w:szCs w:val="24"/>
            <w14:ligatures w14:val="standardContextual"/>
          </w:rPr>
          <w:tab/>
        </w:r>
        <w:r w:rsidRPr="00506321">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_Toc175057078 \h </w:instrText>
        </w:r>
        <w:r>
          <w:rPr>
            <w:noProof/>
            <w:webHidden/>
          </w:rPr>
        </w:r>
        <w:r>
          <w:rPr>
            <w:noProof/>
            <w:webHidden/>
          </w:rPr>
          <w:fldChar w:fldCharType="separate"/>
        </w:r>
        <w:r>
          <w:rPr>
            <w:noProof/>
            <w:webHidden/>
          </w:rPr>
          <w:t>59</w:t>
        </w:r>
        <w:r>
          <w:rPr>
            <w:noProof/>
            <w:webHidden/>
          </w:rPr>
          <w:fldChar w:fldCharType="end"/>
        </w:r>
      </w:hyperlink>
    </w:p>
    <w:p w14:paraId="741AB965" w14:textId="10BD0E91" w:rsidR="00B013F3" w:rsidRDefault="00B013F3">
      <w:pPr>
        <w:pStyle w:val="TOC2"/>
        <w:rPr>
          <w:rFonts w:eastAsiaTheme="minorEastAsia"/>
          <w:noProof/>
          <w:kern w:val="2"/>
          <w:sz w:val="24"/>
          <w:szCs w:val="24"/>
          <w14:ligatures w14:val="standardContextual"/>
        </w:rPr>
      </w:pPr>
      <w:hyperlink w:anchor="_Toc175057079" w:history="1">
        <w:r w:rsidRPr="00506321">
          <w:rPr>
            <w:rStyle w:val="Hyperlink"/>
            <w:noProof/>
          </w:rPr>
          <w:t>5.8.</w:t>
        </w:r>
        <w:r>
          <w:rPr>
            <w:rFonts w:eastAsiaTheme="minorEastAsia"/>
            <w:noProof/>
            <w:kern w:val="2"/>
            <w:sz w:val="24"/>
            <w:szCs w:val="24"/>
            <w14:ligatures w14:val="standardContextual"/>
          </w:rPr>
          <w:tab/>
        </w:r>
        <w:r w:rsidRPr="00506321">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_Toc175057079 \h </w:instrText>
        </w:r>
        <w:r>
          <w:rPr>
            <w:noProof/>
            <w:webHidden/>
          </w:rPr>
        </w:r>
        <w:r>
          <w:rPr>
            <w:noProof/>
            <w:webHidden/>
          </w:rPr>
          <w:fldChar w:fldCharType="separate"/>
        </w:r>
        <w:r>
          <w:rPr>
            <w:noProof/>
            <w:webHidden/>
          </w:rPr>
          <w:t>59</w:t>
        </w:r>
        <w:r>
          <w:rPr>
            <w:noProof/>
            <w:webHidden/>
          </w:rPr>
          <w:fldChar w:fldCharType="end"/>
        </w:r>
      </w:hyperlink>
    </w:p>
    <w:p w14:paraId="40475EA3" w14:textId="21213B02" w:rsidR="00B013F3" w:rsidRDefault="00B013F3">
      <w:pPr>
        <w:pStyle w:val="TOC2"/>
        <w:rPr>
          <w:rFonts w:eastAsiaTheme="minorEastAsia"/>
          <w:noProof/>
          <w:kern w:val="2"/>
          <w:sz w:val="24"/>
          <w:szCs w:val="24"/>
          <w14:ligatures w14:val="standardContextual"/>
        </w:rPr>
      </w:pPr>
      <w:hyperlink w:anchor="_Toc175057080" w:history="1">
        <w:r w:rsidRPr="00506321">
          <w:rPr>
            <w:rStyle w:val="Hyperlink"/>
            <w:noProof/>
          </w:rPr>
          <w:t>5.9.</w:t>
        </w:r>
        <w:r>
          <w:rPr>
            <w:rFonts w:eastAsiaTheme="minorEastAsia"/>
            <w:noProof/>
            <w:kern w:val="2"/>
            <w:sz w:val="24"/>
            <w:szCs w:val="24"/>
            <w14:ligatures w14:val="standardContextual"/>
          </w:rPr>
          <w:tab/>
        </w:r>
        <w:r w:rsidRPr="00506321">
          <w:rPr>
            <w:rStyle w:val="Hyperlink"/>
            <w:noProof/>
          </w:rPr>
          <w:t>Get ES/SH/Street Episodes (ch_Episodes)</w:t>
        </w:r>
        <w:r>
          <w:rPr>
            <w:noProof/>
            <w:webHidden/>
          </w:rPr>
          <w:tab/>
        </w:r>
        <w:r>
          <w:rPr>
            <w:noProof/>
            <w:webHidden/>
          </w:rPr>
          <w:fldChar w:fldCharType="begin"/>
        </w:r>
        <w:r>
          <w:rPr>
            <w:noProof/>
            <w:webHidden/>
          </w:rPr>
          <w:instrText xml:space="preserve"> PAGEREF _Toc175057080 \h </w:instrText>
        </w:r>
        <w:r>
          <w:rPr>
            <w:noProof/>
            <w:webHidden/>
          </w:rPr>
        </w:r>
        <w:r>
          <w:rPr>
            <w:noProof/>
            <w:webHidden/>
          </w:rPr>
          <w:fldChar w:fldCharType="separate"/>
        </w:r>
        <w:r>
          <w:rPr>
            <w:noProof/>
            <w:webHidden/>
          </w:rPr>
          <w:t>61</w:t>
        </w:r>
        <w:r>
          <w:rPr>
            <w:noProof/>
            <w:webHidden/>
          </w:rPr>
          <w:fldChar w:fldCharType="end"/>
        </w:r>
      </w:hyperlink>
    </w:p>
    <w:p w14:paraId="0D06724D" w14:textId="0184362B" w:rsidR="00B013F3" w:rsidRDefault="00B013F3">
      <w:pPr>
        <w:pStyle w:val="TOC2"/>
        <w:rPr>
          <w:rFonts w:eastAsiaTheme="minorEastAsia"/>
          <w:noProof/>
          <w:kern w:val="2"/>
          <w:sz w:val="24"/>
          <w:szCs w:val="24"/>
          <w14:ligatures w14:val="standardContextual"/>
        </w:rPr>
      </w:pPr>
      <w:hyperlink w:anchor="_Toc175057081" w:history="1">
        <w:r w:rsidRPr="00506321">
          <w:rPr>
            <w:rStyle w:val="Hyperlink"/>
            <w:noProof/>
          </w:rPr>
          <w:t>5.10.</w:t>
        </w:r>
        <w:r>
          <w:rPr>
            <w:rFonts w:eastAsiaTheme="minorEastAsia"/>
            <w:noProof/>
            <w:kern w:val="2"/>
            <w:sz w:val="24"/>
            <w:szCs w:val="24"/>
            <w14:ligatures w14:val="standardContextual"/>
          </w:rPr>
          <w:tab/>
        </w:r>
        <w:r w:rsidRPr="00506321">
          <w:rPr>
            <w:rStyle w:val="Hyperlink"/>
            <w:noProof/>
          </w:rPr>
          <w:t>CHTime and CHTimeStatus – LSAPerson</w:t>
        </w:r>
        <w:r>
          <w:rPr>
            <w:noProof/>
            <w:webHidden/>
          </w:rPr>
          <w:tab/>
        </w:r>
        <w:r>
          <w:rPr>
            <w:noProof/>
            <w:webHidden/>
          </w:rPr>
          <w:fldChar w:fldCharType="begin"/>
        </w:r>
        <w:r>
          <w:rPr>
            <w:noProof/>
            <w:webHidden/>
          </w:rPr>
          <w:instrText xml:space="preserve"> PAGEREF _Toc175057081 \h </w:instrText>
        </w:r>
        <w:r>
          <w:rPr>
            <w:noProof/>
            <w:webHidden/>
          </w:rPr>
        </w:r>
        <w:r>
          <w:rPr>
            <w:noProof/>
            <w:webHidden/>
          </w:rPr>
          <w:fldChar w:fldCharType="separate"/>
        </w:r>
        <w:r>
          <w:rPr>
            <w:noProof/>
            <w:webHidden/>
          </w:rPr>
          <w:t>62</w:t>
        </w:r>
        <w:r>
          <w:rPr>
            <w:noProof/>
            <w:webHidden/>
          </w:rPr>
          <w:fldChar w:fldCharType="end"/>
        </w:r>
      </w:hyperlink>
    </w:p>
    <w:p w14:paraId="4B5BBAB4" w14:textId="5BE12DF8" w:rsidR="00B013F3" w:rsidRDefault="00B013F3">
      <w:pPr>
        <w:pStyle w:val="TOC2"/>
        <w:rPr>
          <w:rFonts w:eastAsiaTheme="minorEastAsia"/>
          <w:noProof/>
          <w:kern w:val="2"/>
          <w:sz w:val="24"/>
          <w:szCs w:val="24"/>
          <w14:ligatures w14:val="standardContextual"/>
        </w:rPr>
      </w:pPr>
      <w:hyperlink w:anchor="_Toc175057082" w:history="1">
        <w:r w:rsidRPr="00506321">
          <w:rPr>
            <w:rStyle w:val="Hyperlink"/>
            <w:noProof/>
            <w:lang w:val="fr-FR"/>
          </w:rPr>
          <w:t>5.11.</w:t>
        </w:r>
        <w:r>
          <w:rPr>
            <w:rFonts w:eastAsiaTheme="minorEastAsia"/>
            <w:noProof/>
            <w:kern w:val="2"/>
            <w:sz w:val="24"/>
            <w:szCs w:val="24"/>
            <w14:ligatures w14:val="standardContextual"/>
          </w:rPr>
          <w:tab/>
        </w:r>
        <w:r w:rsidRPr="00506321">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_Toc175057082 \h </w:instrText>
        </w:r>
        <w:r>
          <w:rPr>
            <w:noProof/>
            <w:webHidden/>
          </w:rPr>
        </w:r>
        <w:r>
          <w:rPr>
            <w:noProof/>
            <w:webHidden/>
          </w:rPr>
          <w:fldChar w:fldCharType="separate"/>
        </w:r>
        <w:r>
          <w:rPr>
            <w:noProof/>
            <w:webHidden/>
          </w:rPr>
          <w:t>64</w:t>
        </w:r>
        <w:r>
          <w:rPr>
            <w:noProof/>
            <w:webHidden/>
          </w:rPr>
          <w:fldChar w:fldCharType="end"/>
        </w:r>
      </w:hyperlink>
    </w:p>
    <w:p w14:paraId="19167737" w14:textId="58D85232" w:rsidR="00B013F3" w:rsidRDefault="00B013F3">
      <w:pPr>
        <w:pStyle w:val="TOC2"/>
        <w:rPr>
          <w:rFonts w:eastAsiaTheme="minorEastAsia"/>
          <w:noProof/>
          <w:kern w:val="2"/>
          <w:sz w:val="24"/>
          <w:szCs w:val="24"/>
          <w14:ligatures w14:val="standardContextual"/>
        </w:rPr>
      </w:pPr>
      <w:hyperlink w:anchor="_Toc175057083" w:history="1">
        <w:r w:rsidRPr="00506321">
          <w:rPr>
            <w:rStyle w:val="Hyperlink"/>
            <w:noProof/>
          </w:rPr>
          <w:t>5.12.</w:t>
        </w:r>
        <w:r>
          <w:rPr>
            <w:rFonts w:eastAsiaTheme="minorEastAsia"/>
            <w:noProof/>
            <w:kern w:val="2"/>
            <w:sz w:val="24"/>
            <w:szCs w:val="24"/>
            <w14:ligatures w14:val="standardContextual"/>
          </w:rPr>
          <w:tab/>
        </w:r>
        <w:r w:rsidRPr="00506321">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_Toc175057083 \h </w:instrText>
        </w:r>
        <w:r>
          <w:rPr>
            <w:noProof/>
            <w:webHidden/>
          </w:rPr>
        </w:r>
        <w:r>
          <w:rPr>
            <w:noProof/>
            <w:webHidden/>
          </w:rPr>
          <w:fldChar w:fldCharType="separate"/>
        </w:r>
        <w:r>
          <w:rPr>
            <w:noProof/>
            <w:webHidden/>
          </w:rPr>
          <w:t>66</w:t>
        </w:r>
        <w:r>
          <w:rPr>
            <w:noProof/>
            <w:webHidden/>
          </w:rPr>
          <w:fldChar w:fldCharType="end"/>
        </w:r>
      </w:hyperlink>
    </w:p>
    <w:p w14:paraId="0DE83B12" w14:textId="568B4CFA" w:rsidR="00B013F3" w:rsidRDefault="00B013F3">
      <w:pPr>
        <w:pStyle w:val="TOC2"/>
        <w:rPr>
          <w:rFonts w:eastAsiaTheme="minorEastAsia"/>
          <w:noProof/>
          <w:kern w:val="2"/>
          <w:sz w:val="24"/>
          <w:szCs w:val="24"/>
          <w14:ligatures w14:val="standardContextual"/>
        </w:rPr>
      </w:pPr>
      <w:hyperlink w:anchor="_Toc175057084" w:history="1">
        <w:r w:rsidRPr="00506321">
          <w:rPr>
            <w:rStyle w:val="Hyperlink"/>
            <w:noProof/>
          </w:rPr>
          <w:t>5.13.</w:t>
        </w:r>
        <w:r>
          <w:rPr>
            <w:rFonts w:eastAsiaTheme="minorEastAsia"/>
            <w:noProof/>
            <w:kern w:val="2"/>
            <w:sz w:val="24"/>
            <w:szCs w:val="24"/>
            <w14:ligatures w14:val="standardContextual"/>
          </w:rPr>
          <w:tab/>
        </w:r>
        <w:r w:rsidRPr="00506321">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_Toc175057084 \h </w:instrText>
        </w:r>
        <w:r>
          <w:rPr>
            <w:noProof/>
            <w:webHidden/>
          </w:rPr>
        </w:r>
        <w:r>
          <w:rPr>
            <w:noProof/>
            <w:webHidden/>
          </w:rPr>
          <w:fldChar w:fldCharType="separate"/>
        </w:r>
        <w:r>
          <w:rPr>
            <w:noProof/>
            <w:webHidden/>
          </w:rPr>
          <w:t>68</w:t>
        </w:r>
        <w:r>
          <w:rPr>
            <w:noProof/>
            <w:webHidden/>
          </w:rPr>
          <w:fldChar w:fldCharType="end"/>
        </w:r>
      </w:hyperlink>
    </w:p>
    <w:p w14:paraId="212EDCF6" w14:textId="460A7E84" w:rsidR="00B013F3" w:rsidRDefault="00B013F3">
      <w:pPr>
        <w:pStyle w:val="TOC2"/>
        <w:rPr>
          <w:rFonts w:eastAsiaTheme="minorEastAsia"/>
          <w:noProof/>
          <w:kern w:val="2"/>
          <w:sz w:val="24"/>
          <w:szCs w:val="24"/>
          <w14:ligatures w14:val="standardContextual"/>
        </w:rPr>
      </w:pPr>
      <w:hyperlink w:anchor="_Toc175057085" w:history="1">
        <w:r w:rsidRPr="00506321">
          <w:rPr>
            <w:rStyle w:val="Hyperlink"/>
            <w:noProof/>
          </w:rPr>
          <w:t>5.14.</w:t>
        </w:r>
        <w:r>
          <w:rPr>
            <w:rFonts w:eastAsiaTheme="minorEastAsia"/>
            <w:noProof/>
            <w:kern w:val="2"/>
            <w:sz w:val="24"/>
            <w:szCs w:val="24"/>
            <w14:ligatures w14:val="standardContextual"/>
          </w:rPr>
          <w:tab/>
        </w:r>
        <w:r w:rsidRPr="00506321">
          <w:rPr>
            <w:rStyle w:val="Hyperlink"/>
            <w:noProof/>
          </w:rPr>
          <w:t>Adult Age Population Identifiers - LSAPerson</w:t>
        </w:r>
        <w:r>
          <w:rPr>
            <w:noProof/>
            <w:webHidden/>
          </w:rPr>
          <w:tab/>
        </w:r>
        <w:r>
          <w:rPr>
            <w:noProof/>
            <w:webHidden/>
          </w:rPr>
          <w:fldChar w:fldCharType="begin"/>
        </w:r>
        <w:r>
          <w:rPr>
            <w:noProof/>
            <w:webHidden/>
          </w:rPr>
          <w:instrText xml:space="preserve"> PAGEREF _Toc175057085 \h </w:instrText>
        </w:r>
        <w:r>
          <w:rPr>
            <w:noProof/>
            <w:webHidden/>
          </w:rPr>
        </w:r>
        <w:r>
          <w:rPr>
            <w:noProof/>
            <w:webHidden/>
          </w:rPr>
          <w:fldChar w:fldCharType="separate"/>
        </w:r>
        <w:r>
          <w:rPr>
            <w:noProof/>
            <w:webHidden/>
          </w:rPr>
          <w:t>71</w:t>
        </w:r>
        <w:r>
          <w:rPr>
            <w:noProof/>
            <w:webHidden/>
          </w:rPr>
          <w:fldChar w:fldCharType="end"/>
        </w:r>
      </w:hyperlink>
    </w:p>
    <w:p w14:paraId="1DDF7E6B" w14:textId="779834C1" w:rsidR="00B013F3" w:rsidRDefault="00B013F3">
      <w:pPr>
        <w:pStyle w:val="TOC2"/>
        <w:rPr>
          <w:rFonts w:eastAsiaTheme="minorEastAsia"/>
          <w:noProof/>
          <w:kern w:val="2"/>
          <w:sz w:val="24"/>
          <w:szCs w:val="24"/>
          <w14:ligatures w14:val="standardContextual"/>
        </w:rPr>
      </w:pPr>
      <w:hyperlink w:anchor="_Toc175057086" w:history="1">
        <w:r w:rsidRPr="00506321">
          <w:rPr>
            <w:rStyle w:val="Hyperlink"/>
            <w:noProof/>
          </w:rPr>
          <w:t>5.15.</w:t>
        </w:r>
        <w:r>
          <w:rPr>
            <w:rFonts w:eastAsiaTheme="minorEastAsia"/>
            <w:noProof/>
            <w:kern w:val="2"/>
            <w:sz w:val="24"/>
            <w:szCs w:val="24"/>
            <w14:ligatures w14:val="standardContextual"/>
          </w:rPr>
          <w:tab/>
        </w:r>
        <w:r w:rsidRPr="00506321">
          <w:rPr>
            <w:rStyle w:val="Hyperlink"/>
            <w:noProof/>
          </w:rPr>
          <w:t>LSAPerson</w:t>
        </w:r>
        <w:r>
          <w:rPr>
            <w:noProof/>
            <w:webHidden/>
          </w:rPr>
          <w:tab/>
        </w:r>
        <w:r>
          <w:rPr>
            <w:noProof/>
            <w:webHidden/>
          </w:rPr>
          <w:fldChar w:fldCharType="begin"/>
        </w:r>
        <w:r>
          <w:rPr>
            <w:noProof/>
            <w:webHidden/>
          </w:rPr>
          <w:instrText xml:space="preserve"> PAGEREF _Toc175057086 \h </w:instrText>
        </w:r>
        <w:r>
          <w:rPr>
            <w:noProof/>
            <w:webHidden/>
          </w:rPr>
        </w:r>
        <w:r>
          <w:rPr>
            <w:noProof/>
            <w:webHidden/>
          </w:rPr>
          <w:fldChar w:fldCharType="separate"/>
        </w:r>
        <w:r>
          <w:rPr>
            <w:noProof/>
            <w:webHidden/>
          </w:rPr>
          <w:t>72</w:t>
        </w:r>
        <w:r>
          <w:rPr>
            <w:noProof/>
            <w:webHidden/>
          </w:rPr>
          <w:fldChar w:fldCharType="end"/>
        </w:r>
      </w:hyperlink>
    </w:p>
    <w:p w14:paraId="2201996D" w14:textId="216A08EC" w:rsidR="00B013F3" w:rsidRDefault="00B013F3">
      <w:pPr>
        <w:pStyle w:val="TOC1"/>
        <w:rPr>
          <w:rFonts w:eastAsiaTheme="minorEastAsia"/>
          <w:kern w:val="2"/>
          <w:sz w:val="24"/>
          <w:szCs w:val="24"/>
          <w14:ligatures w14:val="standardContextual"/>
        </w:rPr>
      </w:pPr>
      <w:hyperlink w:anchor="_Toc175057087" w:history="1">
        <w:r w:rsidRPr="00506321">
          <w:rPr>
            <w:rStyle w:val="Hyperlink"/>
          </w:rPr>
          <w:t>6.</w:t>
        </w:r>
        <w:r>
          <w:rPr>
            <w:rFonts w:eastAsiaTheme="minorEastAsia"/>
            <w:kern w:val="2"/>
            <w:sz w:val="24"/>
            <w:szCs w:val="24"/>
            <w14:ligatures w14:val="standardContextual"/>
          </w:rPr>
          <w:tab/>
        </w:r>
        <w:r w:rsidRPr="00506321">
          <w:rPr>
            <w:rStyle w:val="Hyperlink"/>
          </w:rPr>
          <w:t>HMIS Business Logic: LSAHousehold</w:t>
        </w:r>
        <w:r>
          <w:rPr>
            <w:webHidden/>
          </w:rPr>
          <w:tab/>
        </w:r>
        <w:r>
          <w:rPr>
            <w:webHidden/>
          </w:rPr>
          <w:fldChar w:fldCharType="begin"/>
        </w:r>
        <w:r>
          <w:rPr>
            <w:webHidden/>
          </w:rPr>
          <w:instrText xml:space="preserve"> PAGEREF _Toc175057087 \h </w:instrText>
        </w:r>
        <w:r>
          <w:rPr>
            <w:webHidden/>
          </w:rPr>
        </w:r>
        <w:r>
          <w:rPr>
            <w:webHidden/>
          </w:rPr>
          <w:fldChar w:fldCharType="separate"/>
        </w:r>
        <w:r>
          <w:rPr>
            <w:webHidden/>
          </w:rPr>
          <w:t>73</w:t>
        </w:r>
        <w:r>
          <w:rPr>
            <w:webHidden/>
          </w:rPr>
          <w:fldChar w:fldCharType="end"/>
        </w:r>
      </w:hyperlink>
    </w:p>
    <w:p w14:paraId="3267BA2C" w14:textId="0FC02681" w:rsidR="00B013F3" w:rsidRDefault="00B013F3">
      <w:pPr>
        <w:pStyle w:val="TOC2"/>
        <w:rPr>
          <w:rFonts w:eastAsiaTheme="minorEastAsia"/>
          <w:noProof/>
          <w:kern w:val="2"/>
          <w:sz w:val="24"/>
          <w:szCs w:val="24"/>
          <w14:ligatures w14:val="standardContextual"/>
        </w:rPr>
      </w:pPr>
      <w:hyperlink w:anchor="_Toc175057088" w:history="1">
        <w:r w:rsidRPr="00506321">
          <w:rPr>
            <w:rStyle w:val="Hyperlink"/>
            <w:noProof/>
          </w:rPr>
          <w:t>6.1.</w:t>
        </w:r>
        <w:r>
          <w:rPr>
            <w:rFonts w:eastAsiaTheme="minorEastAsia"/>
            <w:noProof/>
            <w:kern w:val="2"/>
            <w:sz w:val="24"/>
            <w:szCs w:val="24"/>
            <w14:ligatures w14:val="standardContextual"/>
          </w:rPr>
          <w:tab/>
        </w:r>
        <w:r w:rsidRPr="00506321">
          <w:rPr>
            <w:rStyle w:val="Hyperlink"/>
            <w:noProof/>
          </w:rPr>
          <w:t>Get Distinct Households for LSAHousehold</w:t>
        </w:r>
        <w:r>
          <w:rPr>
            <w:noProof/>
            <w:webHidden/>
          </w:rPr>
          <w:tab/>
        </w:r>
        <w:r>
          <w:rPr>
            <w:noProof/>
            <w:webHidden/>
          </w:rPr>
          <w:fldChar w:fldCharType="begin"/>
        </w:r>
        <w:r>
          <w:rPr>
            <w:noProof/>
            <w:webHidden/>
          </w:rPr>
          <w:instrText xml:space="preserve"> PAGEREF _Toc175057088 \h </w:instrText>
        </w:r>
        <w:r>
          <w:rPr>
            <w:noProof/>
            <w:webHidden/>
          </w:rPr>
        </w:r>
        <w:r>
          <w:rPr>
            <w:noProof/>
            <w:webHidden/>
          </w:rPr>
          <w:fldChar w:fldCharType="separate"/>
        </w:r>
        <w:r>
          <w:rPr>
            <w:noProof/>
            <w:webHidden/>
          </w:rPr>
          <w:t>73</w:t>
        </w:r>
        <w:r>
          <w:rPr>
            <w:noProof/>
            <w:webHidden/>
          </w:rPr>
          <w:fldChar w:fldCharType="end"/>
        </w:r>
      </w:hyperlink>
    </w:p>
    <w:p w14:paraId="505E0014" w14:textId="2584B63C" w:rsidR="00B013F3" w:rsidRDefault="00B013F3">
      <w:pPr>
        <w:pStyle w:val="TOC2"/>
        <w:rPr>
          <w:rFonts w:eastAsiaTheme="minorEastAsia"/>
          <w:noProof/>
          <w:kern w:val="2"/>
          <w:sz w:val="24"/>
          <w:szCs w:val="24"/>
          <w14:ligatures w14:val="standardContextual"/>
        </w:rPr>
      </w:pPr>
      <w:hyperlink w:anchor="_Toc175057089" w:history="1">
        <w:r w:rsidRPr="00506321">
          <w:rPr>
            <w:rStyle w:val="Hyperlink"/>
            <w:noProof/>
          </w:rPr>
          <w:t>6.2.</w:t>
        </w:r>
        <w:r>
          <w:rPr>
            <w:rFonts w:eastAsiaTheme="minorEastAsia"/>
            <w:noProof/>
            <w:kern w:val="2"/>
            <w:sz w:val="24"/>
            <w:szCs w:val="24"/>
            <w14:ligatures w14:val="standardContextual"/>
          </w:rPr>
          <w:tab/>
        </w:r>
        <w:r w:rsidRPr="00506321">
          <w:rPr>
            <w:rStyle w:val="Hyperlink"/>
            <w:noProof/>
          </w:rPr>
          <w:t>Set Population Identifiers for LSAHousehold</w:t>
        </w:r>
        <w:r>
          <w:rPr>
            <w:noProof/>
            <w:webHidden/>
          </w:rPr>
          <w:tab/>
        </w:r>
        <w:r>
          <w:rPr>
            <w:noProof/>
            <w:webHidden/>
          </w:rPr>
          <w:fldChar w:fldCharType="begin"/>
        </w:r>
        <w:r>
          <w:rPr>
            <w:noProof/>
            <w:webHidden/>
          </w:rPr>
          <w:instrText xml:space="preserve"> PAGEREF _Toc175057089 \h </w:instrText>
        </w:r>
        <w:r>
          <w:rPr>
            <w:noProof/>
            <w:webHidden/>
          </w:rPr>
        </w:r>
        <w:r>
          <w:rPr>
            <w:noProof/>
            <w:webHidden/>
          </w:rPr>
          <w:fldChar w:fldCharType="separate"/>
        </w:r>
        <w:r>
          <w:rPr>
            <w:noProof/>
            <w:webHidden/>
          </w:rPr>
          <w:t>78</w:t>
        </w:r>
        <w:r>
          <w:rPr>
            <w:noProof/>
            <w:webHidden/>
          </w:rPr>
          <w:fldChar w:fldCharType="end"/>
        </w:r>
      </w:hyperlink>
    </w:p>
    <w:p w14:paraId="4135CDCA" w14:textId="6543102E" w:rsidR="00B013F3" w:rsidRDefault="00B013F3">
      <w:pPr>
        <w:pStyle w:val="TOC2"/>
        <w:rPr>
          <w:rFonts w:eastAsiaTheme="minorEastAsia"/>
          <w:noProof/>
          <w:kern w:val="2"/>
          <w:sz w:val="24"/>
          <w:szCs w:val="24"/>
          <w14:ligatures w14:val="standardContextual"/>
        </w:rPr>
      </w:pPr>
      <w:hyperlink w:anchor="_Toc175057090" w:history="1">
        <w:r w:rsidRPr="00506321">
          <w:rPr>
            <w:rStyle w:val="Hyperlink"/>
            <w:noProof/>
          </w:rPr>
          <w:t>6.3.</w:t>
        </w:r>
        <w:r>
          <w:rPr>
            <w:rFonts w:eastAsiaTheme="minorEastAsia"/>
            <w:noProof/>
            <w:kern w:val="2"/>
            <w:sz w:val="24"/>
            <w:szCs w:val="24"/>
            <w14:ligatures w14:val="standardContextual"/>
          </w:rPr>
          <w:tab/>
        </w:r>
        <w:r w:rsidRPr="00506321">
          <w:rPr>
            <w:rStyle w:val="Hyperlink"/>
            <w:noProof/>
          </w:rPr>
          <w:t>EST/RRH/PSH/RRHSOStatus – LSAHousehold</w:t>
        </w:r>
        <w:r>
          <w:rPr>
            <w:noProof/>
            <w:webHidden/>
          </w:rPr>
          <w:tab/>
        </w:r>
        <w:r>
          <w:rPr>
            <w:noProof/>
            <w:webHidden/>
          </w:rPr>
          <w:fldChar w:fldCharType="begin"/>
        </w:r>
        <w:r>
          <w:rPr>
            <w:noProof/>
            <w:webHidden/>
          </w:rPr>
          <w:instrText xml:space="preserve"> PAGEREF _Toc175057090 \h </w:instrText>
        </w:r>
        <w:r>
          <w:rPr>
            <w:noProof/>
            <w:webHidden/>
          </w:rPr>
        </w:r>
        <w:r>
          <w:rPr>
            <w:noProof/>
            <w:webHidden/>
          </w:rPr>
          <w:fldChar w:fldCharType="separate"/>
        </w:r>
        <w:r>
          <w:rPr>
            <w:noProof/>
            <w:webHidden/>
          </w:rPr>
          <w:t>81</w:t>
        </w:r>
        <w:r>
          <w:rPr>
            <w:noProof/>
            <w:webHidden/>
          </w:rPr>
          <w:fldChar w:fldCharType="end"/>
        </w:r>
      </w:hyperlink>
    </w:p>
    <w:p w14:paraId="4824A602" w14:textId="0C794927" w:rsidR="00B013F3" w:rsidRDefault="00B013F3">
      <w:pPr>
        <w:pStyle w:val="TOC2"/>
        <w:rPr>
          <w:rFonts w:eastAsiaTheme="minorEastAsia"/>
          <w:noProof/>
          <w:kern w:val="2"/>
          <w:sz w:val="24"/>
          <w:szCs w:val="24"/>
          <w14:ligatures w14:val="standardContextual"/>
        </w:rPr>
      </w:pPr>
      <w:hyperlink w:anchor="_Toc175057091" w:history="1">
        <w:r w:rsidRPr="00506321">
          <w:rPr>
            <w:rStyle w:val="Hyperlink"/>
            <w:noProof/>
          </w:rPr>
          <w:t>6.4.</w:t>
        </w:r>
        <w:r>
          <w:rPr>
            <w:rFonts w:eastAsiaTheme="minorEastAsia"/>
            <w:noProof/>
            <w:kern w:val="2"/>
            <w:sz w:val="24"/>
            <w:szCs w:val="24"/>
            <w14:ligatures w14:val="standardContextual"/>
          </w:rPr>
          <w:tab/>
        </w:r>
        <w:r w:rsidRPr="00506321">
          <w:rPr>
            <w:rStyle w:val="Hyperlink"/>
            <w:noProof/>
          </w:rPr>
          <w:t>RRH/PSH/RRHSOMoveIn – LSAHousehold</w:t>
        </w:r>
        <w:r>
          <w:rPr>
            <w:noProof/>
            <w:webHidden/>
          </w:rPr>
          <w:tab/>
        </w:r>
        <w:r>
          <w:rPr>
            <w:noProof/>
            <w:webHidden/>
          </w:rPr>
          <w:fldChar w:fldCharType="begin"/>
        </w:r>
        <w:r>
          <w:rPr>
            <w:noProof/>
            <w:webHidden/>
          </w:rPr>
          <w:instrText xml:space="preserve"> PAGEREF _Toc175057091 \h </w:instrText>
        </w:r>
        <w:r>
          <w:rPr>
            <w:noProof/>
            <w:webHidden/>
          </w:rPr>
        </w:r>
        <w:r>
          <w:rPr>
            <w:noProof/>
            <w:webHidden/>
          </w:rPr>
          <w:fldChar w:fldCharType="separate"/>
        </w:r>
        <w:r>
          <w:rPr>
            <w:noProof/>
            <w:webHidden/>
          </w:rPr>
          <w:t>82</w:t>
        </w:r>
        <w:r>
          <w:rPr>
            <w:noProof/>
            <w:webHidden/>
          </w:rPr>
          <w:fldChar w:fldCharType="end"/>
        </w:r>
      </w:hyperlink>
    </w:p>
    <w:p w14:paraId="41017C95" w14:textId="527BFB1B" w:rsidR="00B013F3" w:rsidRDefault="00B013F3">
      <w:pPr>
        <w:pStyle w:val="TOC2"/>
        <w:rPr>
          <w:rFonts w:eastAsiaTheme="minorEastAsia"/>
          <w:noProof/>
          <w:kern w:val="2"/>
          <w:sz w:val="24"/>
          <w:szCs w:val="24"/>
          <w14:ligatures w14:val="standardContextual"/>
        </w:rPr>
      </w:pPr>
      <w:hyperlink w:anchor="_Toc175057092" w:history="1">
        <w:r w:rsidRPr="00506321">
          <w:rPr>
            <w:rStyle w:val="Hyperlink"/>
            <w:noProof/>
          </w:rPr>
          <w:t>6.5.</w:t>
        </w:r>
        <w:r>
          <w:rPr>
            <w:rFonts w:eastAsiaTheme="minorEastAsia"/>
            <w:noProof/>
            <w:kern w:val="2"/>
            <w:sz w:val="24"/>
            <w:szCs w:val="24"/>
            <w14:ligatures w14:val="standardContextual"/>
          </w:rPr>
          <w:tab/>
        </w:r>
        <w:r w:rsidRPr="00506321">
          <w:rPr>
            <w:rStyle w:val="Hyperlink"/>
            <w:noProof/>
          </w:rPr>
          <w:t>EST/RRH/PSHGeography – LSAHousehold</w:t>
        </w:r>
        <w:r>
          <w:rPr>
            <w:noProof/>
            <w:webHidden/>
          </w:rPr>
          <w:tab/>
        </w:r>
        <w:r>
          <w:rPr>
            <w:noProof/>
            <w:webHidden/>
          </w:rPr>
          <w:fldChar w:fldCharType="begin"/>
        </w:r>
        <w:r>
          <w:rPr>
            <w:noProof/>
            <w:webHidden/>
          </w:rPr>
          <w:instrText xml:space="preserve"> PAGEREF _Toc175057092 \h </w:instrText>
        </w:r>
        <w:r>
          <w:rPr>
            <w:noProof/>
            <w:webHidden/>
          </w:rPr>
        </w:r>
        <w:r>
          <w:rPr>
            <w:noProof/>
            <w:webHidden/>
          </w:rPr>
          <w:fldChar w:fldCharType="separate"/>
        </w:r>
        <w:r>
          <w:rPr>
            <w:noProof/>
            <w:webHidden/>
          </w:rPr>
          <w:t>83</w:t>
        </w:r>
        <w:r>
          <w:rPr>
            <w:noProof/>
            <w:webHidden/>
          </w:rPr>
          <w:fldChar w:fldCharType="end"/>
        </w:r>
      </w:hyperlink>
    </w:p>
    <w:p w14:paraId="71154282" w14:textId="11C1E87E" w:rsidR="00B013F3" w:rsidRDefault="00B013F3">
      <w:pPr>
        <w:pStyle w:val="TOC2"/>
        <w:rPr>
          <w:rFonts w:eastAsiaTheme="minorEastAsia"/>
          <w:noProof/>
          <w:kern w:val="2"/>
          <w:sz w:val="24"/>
          <w:szCs w:val="24"/>
          <w14:ligatures w14:val="standardContextual"/>
        </w:rPr>
      </w:pPr>
      <w:hyperlink w:anchor="_Toc175057093" w:history="1">
        <w:r w:rsidRPr="00506321">
          <w:rPr>
            <w:rStyle w:val="Hyperlink"/>
            <w:noProof/>
          </w:rPr>
          <w:t>6.6.</w:t>
        </w:r>
        <w:r>
          <w:rPr>
            <w:rFonts w:eastAsiaTheme="minorEastAsia"/>
            <w:noProof/>
            <w:kern w:val="2"/>
            <w:sz w:val="24"/>
            <w:szCs w:val="24"/>
            <w14:ligatures w14:val="standardContextual"/>
          </w:rPr>
          <w:tab/>
        </w:r>
        <w:r w:rsidRPr="00506321">
          <w:rPr>
            <w:rStyle w:val="Hyperlink"/>
            <w:noProof/>
          </w:rPr>
          <w:t>EST/RRH/PSHLivingSit – LSAHousehold</w:t>
        </w:r>
        <w:r>
          <w:rPr>
            <w:noProof/>
            <w:webHidden/>
          </w:rPr>
          <w:tab/>
        </w:r>
        <w:r>
          <w:rPr>
            <w:noProof/>
            <w:webHidden/>
          </w:rPr>
          <w:fldChar w:fldCharType="begin"/>
        </w:r>
        <w:r>
          <w:rPr>
            <w:noProof/>
            <w:webHidden/>
          </w:rPr>
          <w:instrText xml:space="preserve"> PAGEREF _Toc175057093 \h </w:instrText>
        </w:r>
        <w:r>
          <w:rPr>
            <w:noProof/>
            <w:webHidden/>
          </w:rPr>
        </w:r>
        <w:r>
          <w:rPr>
            <w:noProof/>
            <w:webHidden/>
          </w:rPr>
          <w:fldChar w:fldCharType="separate"/>
        </w:r>
        <w:r>
          <w:rPr>
            <w:noProof/>
            <w:webHidden/>
          </w:rPr>
          <w:t>84</w:t>
        </w:r>
        <w:r>
          <w:rPr>
            <w:noProof/>
            <w:webHidden/>
          </w:rPr>
          <w:fldChar w:fldCharType="end"/>
        </w:r>
      </w:hyperlink>
    </w:p>
    <w:p w14:paraId="57A56205" w14:textId="49FC9BCA" w:rsidR="00B013F3" w:rsidRDefault="00B013F3">
      <w:pPr>
        <w:pStyle w:val="TOC2"/>
        <w:rPr>
          <w:rFonts w:eastAsiaTheme="minorEastAsia"/>
          <w:noProof/>
          <w:kern w:val="2"/>
          <w:sz w:val="24"/>
          <w:szCs w:val="24"/>
          <w14:ligatures w14:val="standardContextual"/>
        </w:rPr>
      </w:pPr>
      <w:hyperlink w:anchor="_Toc175057094" w:history="1">
        <w:r w:rsidRPr="00506321">
          <w:rPr>
            <w:rStyle w:val="Hyperlink"/>
            <w:noProof/>
          </w:rPr>
          <w:t>6.7.</w:t>
        </w:r>
        <w:r>
          <w:rPr>
            <w:rFonts w:eastAsiaTheme="minorEastAsia"/>
            <w:noProof/>
            <w:kern w:val="2"/>
            <w:sz w:val="24"/>
            <w:szCs w:val="24"/>
            <w14:ligatures w14:val="standardContextual"/>
          </w:rPr>
          <w:tab/>
        </w:r>
        <w:r w:rsidRPr="00506321">
          <w:rPr>
            <w:rStyle w:val="Hyperlink"/>
            <w:noProof/>
          </w:rPr>
          <w:t>EST/RRH/PSHDestination – LSAHousehold</w:t>
        </w:r>
        <w:r>
          <w:rPr>
            <w:noProof/>
            <w:webHidden/>
          </w:rPr>
          <w:tab/>
        </w:r>
        <w:r>
          <w:rPr>
            <w:noProof/>
            <w:webHidden/>
          </w:rPr>
          <w:fldChar w:fldCharType="begin"/>
        </w:r>
        <w:r>
          <w:rPr>
            <w:noProof/>
            <w:webHidden/>
          </w:rPr>
          <w:instrText xml:space="preserve"> PAGEREF _Toc175057094 \h </w:instrText>
        </w:r>
        <w:r>
          <w:rPr>
            <w:noProof/>
            <w:webHidden/>
          </w:rPr>
        </w:r>
        <w:r>
          <w:rPr>
            <w:noProof/>
            <w:webHidden/>
          </w:rPr>
          <w:fldChar w:fldCharType="separate"/>
        </w:r>
        <w:r>
          <w:rPr>
            <w:noProof/>
            <w:webHidden/>
          </w:rPr>
          <w:t>87</w:t>
        </w:r>
        <w:r>
          <w:rPr>
            <w:noProof/>
            <w:webHidden/>
          </w:rPr>
          <w:fldChar w:fldCharType="end"/>
        </w:r>
      </w:hyperlink>
    </w:p>
    <w:p w14:paraId="7EAE5020" w14:textId="2AB6293F" w:rsidR="00B013F3" w:rsidRDefault="00B013F3">
      <w:pPr>
        <w:pStyle w:val="TOC2"/>
        <w:rPr>
          <w:rFonts w:eastAsiaTheme="minorEastAsia"/>
          <w:noProof/>
          <w:kern w:val="2"/>
          <w:sz w:val="24"/>
          <w:szCs w:val="24"/>
          <w14:ligatures w14:val="standardContextual"/>
        </w:rPr>
      </w:pPr>
      <w:hyperlink w:anchor="_Toc175057095" w:history="1">
        <w:r w:rsidRPr="00506321">
          <w:rPr>
            <w:rStyle w:val="Hyperlink"/>
            <w:noProof/>
          </w:rPr>
          <w:t>6.8.</w:t>
        </w:r>
        <w:r>
          <w:rPr>
            <w:rFonts w:eastAsiaTheme="minorEastAsia"/>
            <w:noProof/>
            <w:kern w:val="2"/>
            <w:sz w:val="24"/>
            <w:szCs w:val="24"/>
            <w14:ligatures w14:val="standardContextual"/>
          </w:rPr>
          <w:tab/>
        </w:r>
        <w:r w:rsidRPr="00506321">
          <w:rPr>
            <w:rStyle w:val="Hyperlink"/>
            <w:noProof/>
          </w:rPr>
          <w:t>EST/RRH/PSH Population Identifiers</w:t>
        </w:r>
        <w:r>
          <w:rPr>
            <w:noProof/>
            <w:webHidden/>
          </w:rPr>
          <w:tab/>
        </w:r>
        <w:r>
          <w:rPr>
            <w:noProof/>
            <w:webHidden/>
          </w:rPr>
          <w:fldChar w:fldCharType="begin"/>
        </w:r>
        <w:r>
          <w:rPr>
            <w:noProof/>
            <w:webHidden/>
          </w:rPr>
          <w:instrText xml:space="preserve"> PAGEREF _Toc175057095 \h </w:instrText>
        </w:r>
        <w:r>
          <w:rPr>
            <w:noProof/>
            <w:webHidden/>
          </w:rPr>
        </w:r>
        <w:r>
          <w:rPr>
            <w:noProof/>
            <w:webHidden/>
          </w:rPr>
          <w:fldChar w:fldCharType="separate"/>
        </w:r>
        <w:r>
          <w:rPr>
            <w:noProof/>
            <w:webHidden/>
          </w:rPr>
          <w:t>88</w:t>
        </w:r>
        <w:r>
          <w:rPr>
            <w:noProof/>
            <w:webHidden/>
          </w:rPr>
          <w:fldChar w:fldCharType="end"/>
        </w:r>
      </w:hyperlink>
    </w:p>
    <w:p w14:paraId="0044D490" w14:textId="45BA696C" w:rsidR="00B013F3" w:rsidRDefault="00B013F3">
      <w:pPr>
        <w:pStyle w:val="TOC2"/>
        <w:rPr>
          <w:rFonts w:eastAsiaTheme="minorEastAsia"/>
          <w:noProof/>
          <w:kern w:val="2"/>
          <w:sz w:val="24"/>
          <w:szCs w:val="24"/>
          <w14:ligatures w14:val="standardContextual"/>
        </w:rPr>
      </w:pPr>
      <w:hyperlink w:anchor="_Toc175057096" w:history="1">
        <w:r w:rsidRPr="00506321">
          <w:rPr>
            <w:rStyle w:val="Hyperlink"/>
            <w:noProof/>
          </w:rPr>
          <w:t>6.9.</w:t>
        </w:r>
        <w:r>
          <w:rPr>
            <w:rFonts w:eastAsiaTheme="minorEastAsia"/>
            <w:noProof/>
            <w:kern w:val="2"/>
            <w:sz w:val="24"/>
            <w:szCs w:val="24"/>
            <w14:ligatures w14:val="standardContextual"/>
          </w:rPr>
          <w:tab/>
        </w:r>
        <w:r w:rsidRPr="00506321">
          <w:rPr>
            <w:rStyle w:val="Hyperlink"/>
            <w:noProof/>
          </w:rPr>
          <w:t>System Engagement Status and Return Time</w:t>
        </w:r>
        <w:r>
          <w:rPr>
            <w:noProof/>
            <w:webHidden/>
          </w:rPr>
          <w:tab/>
        </w:r>
        <w:r>
          <w:rPr>
            <w:noProof/>
            <w:webHidden/>
          </w:rPr>
          <w:fldChar w:fldCharType="begin"/>
        </w:r>
        <w:r>
          <w:rPr>
            <w:noProof/>
            <w:webHidden/>
          </w:rPr>
          <w:instrText xml:space="preserve"> PAGEREF _Toc175057096 \h </w:instrText>
        </w:r>
        <w:r>
          <w:rPr>
            <w:noProof/>
            <w:webHidden/>
          </w:rPr>
        </w:r>
        <w:r>
          <w:rPr>
            <w:noProof/>
            <w:webHidden/>
          </w:rPr>
          <w:fldChar w:fldCharType="separate"/>
        </w:r>
        <w:r>
          <w:rPr>
            <w:noProof/>
            <w:webHidden/>
          </w:rPr>
          <w:t>90</w:t>
        </w:r>
        <w:r>
          <w:rPr>
            <w:noProof/>
            <w:webHidden/>
          </w:rPr>
          <w:fldChar w:fldCharType="end"/>
        </w:r>
      </w:hyperlink>
    </w:p>
    <w:p w14:paraId="6B9B5261" w14:textId="00838B52" w:rsidR="00B013F3" w:rsidRDefault="00B013F3">
      <w:pPr>
        <w:pStyle w:val="TOC2"/>
        <w:rPr>
          <w:rFonts w:eastAsiaTheme="minorEastAsia"/>
          <w:noProof/>
          <w:kern w:val="2"/>
          <w:sz w:val="24"/>
          <w:szCs w:val="24"/>
          <w14:ligatures w14:val="standardContextual"/>
        </w:rPr>
      </w:pPr>
      <w:hyperlink w:anchor="_Toc175057097" w:history="1">
        <w:r w:rsidRPr="00506321">
          <w:rPr>
            <w:rStyle w:val="Hyperlink"/>
            <w:noProof/>
          </w:rPr>
          <w:t>6.10.</w:t>
        </w:r>
        <w:r>
          <w:rPr>
            <w:rFonts w:eastAsiaTheme="minorEastAsia"/>
            <w:noProof/>
            <w:kern w:val="2"/>
            <w:sz w:val="24"/>
            <w:szCs w:val="24"/>
            <w14:ligatures w14:val="standardContextual"/>
          </w:rPr>
          <w:tab/>
        </w:r>
        <w:r w:rsidRPr="00506321">
          <w:rPr>
            <w:rStyle w:val="Hyperlink"/>
            <w:noProof/>
          </w:rPr>
          <w:t>RRHPreMoveInDays – LSAHousehold</w:t>
        </w:r>
        <w:r>
          <w:rPr>
            <w:noProof/>
            <w:webHidden/>
          </w:rPr>
          <w:tab/>
        </w:r>
        <w:r>
          <w:rPr>
            <w:noProof/>
            <w:webHidden/>
          </w:rPr>
          <w:fldChar w:fldCharType="begin"/>
        </w:r>
        <w:r>
          <w:rPr>
            <w:noProof/>
            <w:webHidden/>
          </w:rPr>
          <w:instrText xml:space="preserve"> PAGEREF _Toc175057097 \h </w:instrText>
        </w:r>
        <w:r>
          <w:rPr>
            <w:noProof/>
            <w:webHidden/>
          </w:rPr>
        </w:r>
        <w:r>
          <w:rPr>
            <w:noProof/>
            <w:webHidden/>
          </w:rPr>
          <w:fldChar w:fldCharType="separate"/>
        </w:r>
        <w:r>
          <w:rPr>
            <w:noProof/>
            <w:webHidden/>
          </w:rPr>
          <w:t>91</w:t>
        </w:r>
        <w:r>
          <w:rPr>
            <w:noProof/>
            <w:webHidden/>
          </w:rPr>
          <w:fldChar w:fldCharType="end"/>
        </w:r>
      </w:hyperlink>
    </w:p>
    <w:p w14:paraId="40B44AAD" w14:textId="45522F39" w:rsidR="00B013F3" w:rsidRDefault="00B013F3">
      <w:pPr>
        <w:pStyle w:val="TOC2"/>
        <w:rPr>
          <w:rFonts w:eastAsiaTheme="minorEastAsia"/>
          <w:noProof/>
          <w:kern w:val="2"/>
          <w:sz w:val="24"/>
          <w:szCs w:val="24"/>
          <w14:ligatures w14:val="standardContextual"/>
        </w:rPr>
      </w:pPr>
      <w:hyperlink w:anchor="_Toc175057098" w:history="1">
        <w:r w:rsidRPr="00506321">
          <w:rPr>
            <w:rStyle w:val="Hyperlink"/>
            <w:noProof/>
          </w:rPr>
          <w:t>6.11.</w:t>
        </w:r>
        <w:r>
          <w:rPr>
            <w:rFonts w:eastAsiaTheme="minorEastAsia"/>
            <w:noProof/>
            <w:kern w:val="2"/>
            <w:sz w:val="24"/>
            <w:szCs w:val="24"/>
            <w14:ligatures w14:val="standardContextual"/>
          </w:rPr>
          <w:tab/>
        </w:r>
        <w:r w:rsidRPr="00506321">
          <w:rPr>
            <w:rStyle w:val="Hyperlink"/>
            <w:noProof/>
          </w:rPr>
          <w:t>Dates Housed in PSH or RRH (sys_Time)</w:t>
        </w:r>
        <w:r>
          <w:rPr>
            <w:noProof/>
            <w:webHidden/>
          </w:rPr>
          <w:tab/>
        </w:r>
        <w:r>
          <w:rPr>
            <w:noProof/>
            <w:webHidden/>
          </w:rPr>
          <w:fldChar w:fldCharType="begin"/>
        </w:r>
        <w:r>
          <w:rPr>
            <w:noProof/>
            <w:webHidden/>
          </w:rPr>
          <w:instrText xml:space="preserve"> PAGEREF _Toc175057098 \h </w:instrText>
        </w:r>
        <w:r>
          <w:rPr>
            <w:noProof/>
            <w:webHidden/>
          </w:rPr>
        </w:r>
        <w:r>
          <w:rPr>
            <w:noProof/>
            <w:webHidden/>
          </w:rPr>
          <w:fldChar w:fldCharType="separate"/>
        </w:r>
        <w:r>
          <w:rPr>
            <w:noProof/>
            <w:webHidden/>
          </w:rPr>
          <w:t>92</w:t>
        </w:r>
        <w:r>
          <w:rPr>
            <w:noProof/>
            <w:webHidden/>
          </w:rPr>
          <w:fldChar w:fldCharType="end"/>
        </w:r>
      </w:hyperlink>
    </w:p>
    <w:p w14:paraId="5FA1A53D" w14:textId="132F0DF4" w:rsidR="00B013F3" w:rsidRDefault="00B013F3">
      <w:pPr>
        <w:pStyle w:val="TOC2"/>
        <w:rPr>
          <w:rFonts w:eastAsiaTheme="minorEastAsia"/>
          <w:noProof/>
          <w:kern w:val="2"/>
          <w:sz w:val="24"/>
          <w:szCs w:val="24"/>
          <w14:ligatures w14:val="standardContextual"/>
        </w:rPr>
      </w:pPr>
      <w:hyperlink w:anchor="_Toc175057099" w:history="1">
        <w:r w:rsidRPr="00506321">
          <w:rPr>
            <w:rStyle w:val="Hyperlink"/>
            <w:noProof/>
          </w:rPr>
          <w:t>6.12.</w:t>
        </w:r>
        <w:r>
          <w:rPr>
            <w:rFonts w:eastAsiaTheme="minorEastAsia"/>
            <w:noProof/>
            <w:kern w:val="2"/>
            <w:sz w:val="24"/>
            <w:szCs w:val="24"/>
            <w14:ligatures w14:val="standardContextual"/>
          </w:rPr>
          <w:tab/>
        </w:r>
        <w:r w:rsidRPr="00506321">
          <w:rPr>
            <w:rStyle w:val="Hyperlink"/>
            <w:noProof/>
          </w:rPr>
          <w:t>Get Last Inactive Date</w:t>
        </w:r>
        <w:r>
          <w:rPr>
            <w:noProof/>
            <w:webHidden/>
          </w:rPr>
          <w:tab/>
        </w:r>
        <w:r>
          <w:rPr>
            <w:noProof/>
            <w:webHidden/>
          </w:rPr>
          <w:fldChar w:fldCharType="begin"/>
        </w:r>
        <w:r>
          <w:rPr>
            <w:noProof/>
            <w:webHidden/>
          </w:rPr>
          <w:instrText xml:space="preserve"> PAGEREF _Toc175057099 \h </w:instrText>
        </w:r>
        <w:r>
          <w:rPr>
            <w:noProof/>
            <w:webHidden/>
          </w:rPr>
        </w:r>
        <w:r>
          <w:rPr>
            <w:noProof/>
            <w:webHidden/>
          </w:rPr>
          <w:fldChar w:fldCharType="separate"/>
        </w:r>
        <w:r>
          <w:rPr>
            <w:noProof/>
            <w:webHidden/>
          </w:rPr>
          <w:t>94</w:t>
        </w:r>
        <w:r>
          <w:rPr>
            <w:noProof/>
            <w:webHidden/>
          </w:rPr>
          <w:fldChar w:fldCharType="end"/>
        </w:r>
      </w:hyperlink>
    </w:p>
    <w:p w14:paraId="574CFF8F" w14:textId="4031832B" w:rsidR="00B013F3" w:rsidRDefault="00B013F3">
      <w:pPr>
        <w:pStyle w:val="TOC2"/>
        <w:rPr>
          <w:rFonts w:eastAsiaTheme="minorEastAsia"/>
          <w:noProof/>
          <w:kern w:val="2"/>
          <w:sz w:val="24"/>
          <w:szCs w:val="24"/>
          <w14:ligatures w14:val="standardContextual"/>
        </w:rPr>
      </w:pPr>
      <w:hyperlink w:anchor="_Toc175057100" w:history="1">
        <w:r w:rsidRPr="00506321">
          <w:rPr>
            <w:rStyle w:val="Hyperlink"/>
            <w:noProof/>
          </w:rPr>
          <w:t>6.13.</w:t>
        </w:r>
        <w:r>
          <w:rPr>
            <w:rFonts w:eastAsiaTheme="minorEastAsia"/>
            <w:noProof/>
            <w:kern w:val="2"/>
            <w:sz w:val="24"/>
            <w:szCs w:val="24"/>
            <w14:ligatures w14:val="standardContextual"/>
          </w:rPr>
          <w:tab/>
        </w:r>
        <w:r w:rsidRPr="00506321">
          <w:rPr>
            <w:rStyle w:val="Hyperlink"/>
            <w:noProof/>
          </w:rPr>
          <w:t>Get Dates of Other System Use (sys_Time)</w:t>
        </w:r>
        <w:r>
          <w:rPr>
            <w:noProof/>
            <w:webHidden/>
          </w:rPr>
          <w:tab/>
        </w:r>
        <w:r>
          <w:rPr>
            <w:noProof/>
            <w:webHidden/>
          </w:rPr>
          <w:fldChar w:fldCharType="begin"/>
        </w:r>
        <w:r>
          <w:rPr>
            <w:noProof/>
            <w:webHidden/>
          </w:rPr>
          <w:instrText xml:space="preserve"> PAGEREF _Toc175057100 \h </w:instrText>
        </w:r>
        <w:r>
          <w:rPr>
            <w:noProof/>
            <w:webHidden/>
          </w:rPr>
        </w:r>
        <w:r>
          <w:rPr>
            <w:noProof/>
            <w:webHidden/>
          </w:rPr>
          <w:fldChar w:fldCharType="separate"/>
        </w:r>
        <w:r>
          <w:rPr>
            <w:noProof/>
            <w:webHidden/>
          </w:rPr>
          <w:t>96</w:t>
        </w:r>
        <w:r>
          <w:rPr>
            <w:noProof/>
            <w:webHidden/>
          </w:rPr>
          <w:fldChar w:fldCharType="end"/>
        </w:r>
      </w:hyperlink>
    </w:p>
    <w:p w14:paraId="3FF4E817" w14:textId="383FF728" w:rsidR="00B013F3" w:rsidRDefault="00B013F3">
      <w:pPr>
        <w:pStyle w:val="TOC2"/>
        <w:rPr>
          <w:rFonts w:eastAsiaTheme="minorEastAsia"/>
          <w:noProof/>
          <w:kern w:val="2"/>
          <w:sz w:val="24"/>
          <w:szCs w:val="24"/>
          <w14:ligatures w14:val="standardContextual"/>
        </w:rPr>
      </w:pPr>
      <w:hyperlink w:anchor="_Toc175057101" w:history="1">
        <w:r w:rsidRPr="00506321">
          <w:rPr>
            <w:rStyle w:val="Hyperlink"/>
            <w:noProof/>
          </w:rPr>
          <w:t>6.14.</w:t>
        </w:r>
        <w:r>
          <w:rPr>
            <w:rFonts w:eastAsiaTheme="minorEastAsia"/>
            <w:noProof/>
            <w:kern w:val="2"/>
            <w:sz w:val="24"/>
            <w:szCs w:val="24"/>
            <w14:ligatures w14:val="standardContextual"/>
          </w:rPr>
          <w:tab/>
        </w:r>
        <w:r w:rsidRPr="00506321">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_Toc175057101 \h </w:instrText>
        </w:r>
        <w:r>
          <w:rPr>
            <w:noProof/>
            <w:webHidden/>
          </w:rPr>
        </w:r>
        <w:r>
          <w:rPr>
            <w:noProof/>
            <w:webHidden/>
          </w:rPr>
          <w:fldChar w:fldCharType="separate"/>
        </w:r>
        <w:r>
          <w:rPr>
            <w:noProof/>
            <w:webHidden/>
          </w:rPr>
          <w:t>98</w:t>
        </w:r>
        <w:r>
          <w:rPr>
            <w:noProof/>
            <w:webHidden/>
          </w:rPr>
          <w:fldChar w:fldCharType="end"/>
        </w:r>
      </w:hyperlink>
    </w:p>
    <w:p w14:paraId="31789DB6" w14:textId="6EABA4D3" w:rsidR="00B013F3" w:rsidRDefault="00B013F3">
      <w:pPr>
        <w:pStyle w:val="TOC2"/>
        <w:rPr>
          <w:rFonts w:eastAsiaTheme="minorEastAsia"/>
          <w:noProof/>
          <w:kern w:val="2"/>
          <w:sz w:val="24"/>
          <w:szCs w:val="24"/>
          <w14:ligatures w14:val="standardContextual"/>
        </w:rPr>
      </w:pPr>
      <w:hyperlink w:anchor="_Toc175057102" w:history="1">
        <w:r w:rsidRPr="00506321">
          <w:rPr>
            <w:rStyle w:val="Hyperlink"/>
            <w:noProof/>
          </w:rPr>
          <w:t>6.15.</w:t>
        </w:r>
        <w:r>
          <w:rPr>
            <w:rFonts w:eastAsiaTheme="minorEastAsia"/>
            <w:noProof/>
            <w:kern w:val="2"/>
            <w:sz w:val="24"/>
            <w:szCs w:val="24"/>
            <w14:ligatures w14:val="standardContextual"/>
          </w:rPr>
          <w:tab/>
        </w:r>
        <w:r w:rsidRPr="00506321">
          <w:rPr>
            <w:rStyle w:val="Hyperlink"/>
            <w:noProof/>
          </w:rPr>
          <w:t>Set System Use Days for LSAHousehold</w:t>
        </w:r>
        <w:r>
          <w:rPr>
            <w:noProof/>
            <w:webHidden/>
          </w:rPr>
          <w:tab/>
        </w:r>
        <w:r>
          <w:rPr>
            <w:noProof/>
            <w:webHidden/>
          </w:rPr>
          <w:fldChar w:fldCharType="begin"/>
        </w:r>
        <w:r>
          <w:rPr>
            <w:noProof/>
            <w:webHidden/>
          </w:rPr>
          <w:instrText xml:space="preserve"> PAGEREF _Toc175057102 \h </w:instrText>
        </w:r>
        <w:r>
          <w:rPr>
            <w:noProof/>
            <w:webHidden/>
          </w:rPr>
        </w:r>
        <w:r>
          <w:rPr>
            <w:noProof/>
            <w:webHidden/>
          </w:rPr>
          <w:fldChar w:fldCharType="separate"/>
        </w:r>
        <w:r>
          <w:rPr>
            <w:noProof/>
            <w:webHidden/>
          </w:rPr>
          <w:t>99</w:t>
        </w:r>
        <w:r>
          <w:rPr>
            <w:noProof/>
            <w:webHidden/>
          </w:rPr>
          <w:fldChar w:fldCharType="end"/>
        </w:r>
      </w:hyperlink>
    </w:p>
    <w:p w14:paraId="7B472369" w14:textId="51ACD4F4" w:rsidR="00B013F3" w:rsidRDefault="00B013F3">
      <w:pPr>
        <w:pStyle w:val="TOC2"/>
        <w:rPr>
          <w:rFonts w:eastAsiaTheme="minorEastAsia"/>
          <w:noProof/>
          <w:kern w:val="2"/>
          <w:sz w:val="24"/>
          <w:szCs w:val="24"/>
          <w14:ligatures w14:val="standardContextual"/>
        </w:rPr>
      </w:pPr>
      <w:hyperlink w:anchor="_Toc175057103" w:history="1">
        <w:r w:rsidRPr="00506321">
          <w:rPr>
            <w:rStyle w:val="Hyperlink"/>
            <w:noProof/>
          </w:rPr>
          <w:t>6.16.</w:t>
        </w:r>
        <w:r>
          <w:rPr>
            <w:rFonts w:eastAsiaTheme="minorEastAsia"/>
            <w:noProof/>
            <w:kern w:val="2"/>
            <w:sz w:val="24"/>
            <w:szCs w:val="24"/>
            <w14:ligatures w14:val="standardContextual"/>
          </w:rPr>
          <w:tab/>
        </w:r>
        <w:r w:rsidRPr="00506321">
          <w:rPr>
            <w:rStyle w:val="Hyperlink"/>
            <w:noProof/>
          </w:rPr>
          <w:t>Update EST/RRH/PSH/RRHSOStatus</w:t>
        </w:r>
        <w:r>
          <w:rPr>
            <w:noProof/>
            <w:webHidden/>
          </w:rPr>
          <w:tab/>
        </w:r>
        <w:r>
          <w:rPr>
            <w:noProof/>
            <w:webHidden/>
          </w:rPr>
          <w:fldChar w:fldCharType="begin"/>
        </w:r>
        <w:r>
          <w:rPr>
            <w:noProof/>
            <w:webHidden/>
          </w:rPr>
          <w:instrText xml:space="preserve"> PAGEREF _Toc175057103 \h </w:instrText>
        </w:r>
        <w:r>
          <w:rPr>
            <w:noProof/>
            <w:webHidden/>
          </w:rPr>
        </w:r>
        <w:r>
          <w:rPr>
            <w:noProof/>
            <w:webHidden/>
          </w:rPr>
          <w:fldChar w:fldCharType="separate"/>
        </w:r>
        <w:r>
          <w:rPr>
            <w:noProof/>
            <w:webHidden/>
          </w:rPr>
          <w:t>101</w:t>
        </w:r>
        <w:r>
          <w:rPr>
            <w:noProof/>
            <w:webHidden/>
          </w:rPr>
          <w:fldChar w:fldCharType="end"/>
        </w:r>
      </w:hyperlink>
    </w:p>
    <w:p w14:paraId="73265A3E" w14:textId="2527AD1A" w:rsidR="00B013F3" w:rsidRDefault="00B013F3">
      <w:pPr>
        <w:pStyle w:val="TOC2"/>
        <w:rPr>
          <w:rFonts w:eastAsiaTheme="minorEastAsia"/>
          <w:noProof/>
          <w:kern w:val="2"/>
          <w:sz w:val="24"/>
          <w:szCs w:val="24"/>
          <w14:ligatures w14:val="standardContextual"/>
        </w:rPr>
      </w:pPr>
      <w:hyperlink w:anchor="_Toc175057104" w:history="1">
        <w:r w:rsidRPr="00506321">
          <w:rPr>
            <w:rStyle w:val="Hyperlink"/>
            <w:noProof/>
          </w:rPr>
          <w:t>6.17.</w:t>
        </w:r>
        <w:r>
          <w:rPr>
            <w:rFonts w:eastAsiaTheme="minorEastAsia"/>
            <w:noProof/>
            <w:kern w:val="2"/>
            <w:sz w:val="24"/>
            <w:szCs w:val="24"/>
            <w14:ligatures w14:val="standardContextual"/>
          </w:rPr>
          <w:tab/>
        </w:r>
        <w:r w:rsidRPr="00506321">
          <w:rPr>
            <w:rStyle w:val="Hyperlink"/>
            <w:noProof/>
          </w:rPr>
          <w:t>Set EST/RRH/PSHAHAR</w:t>
        </w:r>
        <w:r>
          <w:rPr>
            <w:noProof/>
            <w:webHidden/>
          </w:rPr>
          <w:tab/>
        </w:r>
        <w:r>
          <w:rPr>
            <w:noProof/>
            <w:webHidden/>
          </w:rPr>
          <w:fldChar w:fldCharType="begin"/>
        </w:r>
        <w:r>
          <w:rPr>
            <w:noProof/>
            <w:webHidden/>
          </w:rPr>
          <w:instrText xml:space="preserve"> PAGEREF _Toc175057104 \h </w:instrText>
        </w:r>
        <w:r>
          <w:rPr>
            <w:noProof/>
            <w:webHidden/>
          </w:rPr>
        </w:r>
        <w:r>
          <w:rPr>
            <w:noProof/>
            <w:webHidden/>
          </w:rPr>
          <w:fldChar w:fldCharType="separate"/>
        </w:r>
        <w:r>
          <w:rPr>
            <w:noProof/>
            <w:webHidden/>
          </w:rPr>
          <w:t>102</w:t>
        </w:r>
        <w:r>
          <w:rPr>
            <w:noProof/>
            <w:webHidden/>
          </w:rPr>
          <w:fldChar w:fldCharType="end"/>
        </w:r>
      </w:hyperlink>
    </w:p>
    <w:p w14:paraId="2160FA55" w14:textId="13818B7E" w:rsidR="00B013F3" w:rsidRDefault="00B013F3">
      <w:pPr>
        <w:pStyle w:val="TOC2"/>
        <w:rPr>
          <w:rFonts w:eastAsiaTheme="minorEastAsia"/>
          <w:noProof/>
          <w:kern w:val="2"/>
          <w:sz w:val="24"/>
          <w:szCs w:val="24"/>
          <w14:ligatures w14:val="standardContextual"/>
        </w:rPr>
      </w:pPr>
      <w:hyperlink w:anchor="_Toc175057105" w:history="1">
        <w:r w:rsidRPr="00506321">
          <w:rPr>
            <w:rStyle w:val="Hyperlink"/>
            <w:noProof/>
          </w:rPr>
          <w:t>6.18.</w:t>
        </w:r>
        <w:r>
          <w:rPr>
            <w:rFonts w:eastAsiaTheme="minorEastAsia"/>
            <w:noProof/>
            <w:kern w:val="2"/>
            <w:sz w:val="24"/>
            <w:szCs w:val="24"/>
            <w14:ligatures w14:val="standardContextual"/>
          </w:rPr>
          <w:tab/>
        </w:r>
        <w:r w:rsidRPr="00506321">
          <w:rPr>
            <w:rStyle w:val="Hyperlink"/>
            <w:noProof/>
          </w:rPr>
          <w:t>Set SystemPath for LSAHousehold</w:t>
        </w:r>
        <w:r>
          <w:rPr>
            <w:noProof/>
            <w:webHidden/>
          </w:rPr>
          <w:tab/>
        </w:r>
        <w:r>
          <w:rPr>
            <w:noProof/>
            <w:webHidden/>
          </w:rPr>
          <w:fldChar w:fldCharType="begin"/>
        </w:r>
        <w:r>
          <w:rPr>
            <w:noProof/>
            <w:webHidden/>
          </w:rPr>
          <w:instrText xml:space="preserve"> PAGEREF _Toc175057105 \h </w:instrText>
        </w:r>
        <w:r>
          <w:rPr>
            <w:noProof/>
            <w:webHidden/>
          </w:rPr>
        </w:r>
        <w:r>
          <w:rPr>
            <w:noProof/>
            <w:webHidden/>
          </w:rPr>
          <w:fldChar w:fldCharType="separate"/>
        </w:r>
        <w:r>
          <w:rPr>
            <w:noProof/>
            <w:webHidden/>
          </w:rPr>
          <w:t>103</w:t>
        </w:r>
        <w:r>
          <w:rPr>
            <w:noProof/>
            <w:webHidden/>
          </w:rPr>
          <w:fldChar w:fldCharType="end"/>
        </w:r>
      </w:hyperlink>
    </w:p>
    <w:p w14:paraId="20704175" w14:textId="6FEF78F6" w:rsidR="00B013F3" w:rsidRDefault="00B013F3">
      <w:pPr>
        <w:pStyle w:val="TOC2"/>
        <w:rPr>
          <w:rFonts w:eastAsiaTheme="minorEastAsia"/>
          <w:noProof/>
          <w:kern w:val="2"/>
          <w:sz w:val="24"/>
          <w:szCs w:val="24"/>
          <w14:ligatures w14:val="standardContextual"/>
        </w:rPr>
      </w:pPr>
      <w:hyperlink w:anchor="_Toc175057106" w:history="1">
        <w:r w:rsidRPr="00506321">
          <w:rPr>
            <w:rStyle w:val="Hyperlink"/>
            <w:noProof/>
          </w:rPr>
          <w:t>6.19.</w:t>
        </w:r>
        <w:r>
          <w:rPr>
            <w:rFonts w:eastAsiaTheme="minorEastAsia"/>
            <w:noProof/>
            <w:kern w:val="2"/>
            <w:sz w:val="24"/>
            <w:szCs w:val="24"/>
            <w14:ligatures w14:val="standardContextual"/>
          </w:rPr>
          <w:tab/>
        </w:r>
        <w:r w:rsidRPr="00506321">
          <w:rPr>
            <w:rStyle w:val="Hyperlink"/>
            <w:noProof/>
          </w:rPr>
          <w:t>LSAHousehold</w:t>
        </w:r>
        <w:r>
          <w:rPr>
            <w:noProof/>
            <w:webHidden/>
          </w:rPr>
          <w:tab/>
        </w:r>
        <w:r>
          <w:rPr>
            <w:noProof/>
            <w:webHidden/>
          </w:rPr>
          <w:fldChar w:fldCharType="begin"/>
        </w:r>
        <w:r>
          <w:rPr>
            <w:noProof/>
            <w:webHidden/>
          </w:rPr>
          <w:instrText xml:space="preserve"> PAGEREF _Toc175057106 \h </w:instrText>
        </w:r>
        <w:r>
          <w:rPr>
            <w:noProof/>
            <w:webHidden/>
          </w:rPr>
        </w:r>
        <w:r>
          <w:rPr>
            <w:noProof/>
            <w:webHidden/>
          </w:rPr>
          <w:fldChar w:fldCharType="separate"/>
        </w:r>
        <w:r>
          <w:rPr>
            <w:noProof/>
            <w:webHidden/>
          </w:rPr>
          <w:t>104</w:t>
        </w:r>
        <w:r>
          <w:rPr>
            <w:noProof/>
            <w:webHidden/>
          </w:rPr>
          <w:fldChar w:fldCharType="end"/>
        </w:r>
      </w:hyperlink>
    </w:p>
    <w:p w14:paraId="0D8BF049" w14:textId="485CEE6B" w:rsidR="00B013F3" w:rsidRDefault="00B013F3">
      <w:pPr>
        <w:pStyle w:val="TOC1"/>
        <w:rPr>
          <w:rFonts w:eastAsiaTheme="minorEastAsia"/>
          <w:kern w:val="2"/>
          <w:sz w:val="24"/>
          <w:szCs w:val="24"/>
          <w14:ligatures w14:val="standardContextual"/>
        </w:rPr>
      </w:pPr>
      <w:hyperlink w:anchor="_Toc175057107" w:history="1">
        <w:r w:rsidRPr="00506321">
          <w:rPr>
            <w:rStyle w:val="Hyperlink"/>
          </w:rPr>
          <w:t>7.</w:t>
        </w:r>
        <w:r>
          <w:rPr>
            <w:rFonts w:eastAsiaTheme="minorEastAsia"/>
            <w:kern w:val="2"/>
            <w:sz w:val="24"/>
            <w:szCs w:val="24"/>
            <w14:ligatures w14:val="standardContextual"/>
          </w:rPr>
          <w:tab/>
        </w:r>
        <w:r w:rsidRPr="00506321">
          <w:rPr>
            <w:rStyle w:val="Hyperlink"/>
          </w:rPr>
          <w:t>HMIS Business Logic: LSAExit</w:t>
        </w:r>
        <w:r>
          <w:rPr>
            <w:webHidden/>
          </w:rPr>
          <w:tab/>
        </w:r>
        <w:r>
          <w:rPr>
            <w:webHidden/>
          </w:rPr>
          <w:fldChar w:fldCharType="begin"/>
        </w:r>
        <w:r>
          <w:rPr>
            <w:webHidden/>
          </w:rPr>
          <w:instrText xml:space="preserve"> PAGEREF _Toc175057107 \h </w:instrText>
        </w:r>
        <w:r>
          <w:rPr>
            <w:webHidden/>
          </w:rPr>
        </w:r>
        <w:r>
          <w:rPr>
            <w:webHidden/>
          </w:rPr>
          <w:fldChar w:fldCharType="separate"/>
        </w:r>
        <w:r>
          <w:rPr>
            <w:webHidden/>
          </w:rPr>
          <w:t>107</w:t>
        </w:r>
        <w:r>
          <w:rPr>
            <w:webHidden/>
          </w:rPr>
          <w:fldChar w:fldCharType="end"/>
        </w:r>
      </w:hyperlink>
    </w:p>
    <w:p w14:paraId="4C8DDEA2" w14:textId="6C77659B" w:rsidR="00B013F3" w:rsidRDefault="00B013F3">
      <w:pPr>
        <w:pStyle w:val="TOC2"/>
        <w:rPr>
          <w:rFonts w:eastAsiaTheme="minorEastAsia"/>
          <w:noProof/>
          <w:kern w:val="2"/>
          <w:sz w:val="24"/>
          <w:szCs w:val="24"/>
          <w14:ligatures w14:val="standardContextual"/>
        </w:rPr>
      </w:pPr>
      <w:hyperlink w:anchor="_Toc175057108" w:history="1">
        <w:r w:rsidRPr="00506321">
          <w:rPr>
            <w:rStyle w:val="Hyperlink"/>
            <w:noProof/>
          </w:rPr>
          <w:t>7.1.</w:t>
        </w:r>
        <w:r>
          <w:rPr>
            <w:rFonts w:eastAsiaTheme="minorEastAsia"/>
            <w:noProof/>
            <w:kern w:val="2"/>
            <w:sz w:val="24"/>
            <w:szCs w:val="24"/>
            <w14:ligatures w14:val="standardContextual"/>
          </w:rPr>
          <w:tab/>
        </w:r>
        <w:r w:rsidRPr="00506321">
          <w:rPr>
            <w:rStyle w:val="Hyperlink"/>
            <w:noProof/>
          </w:rPr>
          <w:t>Identify Qualifying Exits in Exit Cohort Periods</w:t>
        </w:r>
        <w:r>
          <w:rPr>
            <w:noProof/>
            <w:webHidden/>
          </w:rPr>
          <w:tab/>
        </w:r>
        <w:r>
          <w:rPr>
            <w:noProof/>
            <w:webHidden/>
          </w:rPr>
          <w:fldChar w:fldCharType="begin"/>
        </w:r>
        <w:r>
          <w:rPr>
            <w:noProof/>
            <w:webHidden/>
          </w:rPr>
          <w:instrText xml:space="preserve"> PAGEREF _Toc175057108 \h </w:instrText>
        </w:r>
        <w:r>
          <w:rPr>
            <w:noProof/>
            <w:webHidden/>
          </w:rPr>
        </w:r>
        <w:r>
          <w:rPr>
            <w:noProof/>
            <w:webHidden/>
          </w:rPr>
          <w:fldChar w:fldCharType="separate"/>
        </w:r>
        <w:r>
          <w:rPr>
            <w:noProof/>
            <w:webHidden/>
          </w:rPr>
          <w:t>107</w:t>
        </w:r>
        <w:r>
          <w:rPr>
            <w:noProof/>
            <w:webHidden/>
          </w:rPr>
          <w:fldChar w:fldCharType="end"/>
        </w:r>
      </w:hyperlink>
    </w:p>
    <w:p w14:paraId="79A2DCF1" w14:textId="0CAF83A3" w:rsidR="00B013F3" w:rsidRDefault="00B013F3">
      <w:pPr>
        <w:pStyle w:val="TOC2"/>
        <w:rPr>
          <w:rFonts w:eastAsiaTheme="minorEastAsia"/>
          <w:noProof/>
          <w:kern w:val="2"/>
          <w:sz w:val="24"/>
          <w:szCs w:val="24"/>
          <w14:ligatures w14:val="standardContextual"/>
        </w:rPr>
      </w:pPr>
      <w:hyperlink w:anchor="_Toc175057109" w:history="1">
        <w:r w:rsidRPr="00506321">
          <w:rPr>
            <w:rStyle w:val="Hyperlink"/>
            <w:noProof/>
          </w:rPr>
          <w:t>7.2.</w:t>
        </w:r>
        <w:r>
          <w:rPr>
            <w:rFonts w:eastAsiaTheme="minorEastAsia"/>
            <w:noProof/>
            <w:kern w:val="2"/>
            <w:sz w:val="24"/>
            <w:szCs w:val="24"/>
            <w14:ligatures w14:val="standardContextual"/>
          </w:rPr>
          <w:tab/>
        </w:r>
        <w:r w:rsidRPr="00506321">
          <w:rPr>
            <w:rStyle w:val="Hyperlink"/>
            <w:noProof/>
          </w:rPr>
          <w:t>Select Reportable Exits</w:t>
        </w:r>
        <w:r>
          <w:rPr>
            <w:noProof/>
            <w:webHidden/>
          </w:rPr>
          <w:tab/>
        </w:r>
        <w:r>
          <w:rPr>
            <w:noProof/>
            <w:webHidden/>
          </w:rPr>
          <w:fldChar w:fldCharType="begin"/>
        </w:r>
        <w:r>
          <w:rPr>
            <w:noProof/>
            <w:webHidden/>
          </w:rPr>
          <w:instrText xml:space="preserve"> PAGEREF _Toc175057109 \h </w:instrText>
        </w:r>
        <w:r>
          <w:rPr>
            <w:noProof/>
            <w:webHidden/>
          </w:rPr>
        </w:r>
        <w:r>
          <w:rPr>
            <w:noProof/>
            <w:webHidden/>
          </w:rPr>
          <w:fldChar w:fldCharType="separate"/>
        </w:r>
        <w:r>
          <w:rPr>
            <w:noProof/>
            <w:webHidden/>
          </w:rPr>
          <w:t>108</w:t>
        </w:r>
        <w:r>
          <w:rPr>
            <w:noProof/>
            <w:webHidden/>
          </w:rPr>
          <w:fldChar w:fldCharType="end"/>
        </w:r>
      </w:hyperlink>
    </w:p>
    <w:p w14:paraId="7802FF8F" w14:textId="1D27F17B" w:rsidR="00B013F3" w:rsidRDefault="00B013F3">
      <w:pPr>
        <w:pStyle w:val="TOC2"/>
        <w:rPr>
          <w:rFonts w:eastAsiaTheme="minorEastAsia"/>
          <w:noProof/>
          <w:kern w:val="2"/>
          <w:sz w:val="24"/>
          <w:szCs w:val="24"/>
          <w14:ligatures w14:val="standardContextual"/>
        </w:rPr>
      </w:pPr>
      <w:hyperlink w:anchor="_Toc175057110" w:history="1">
        <w:r w:rsidRPr="00506321">
          <w:rPr>
            <w:rStyle w:val="Hyperlink"/>
            <w:noProof/>
          </w:rPr>
          <w:t>7.3.</w:t>
        </w:r>
        <w:r>
          <w:rPr>
            <w:rFonts w:eastAsiaTheme="minorEastAsia"/>
            <w:noProof/>
            <w:kern w:val="2"/>
            <w:sz w:val="24"/>
            <w:szCs w:val="24"/>
            <w14:ligatures w14:val="standardContextual"/>
          </w:rPr>
          <w:tab/>
        </w:r>
        <w:r w:rsidRPr="00506321">
          <w:rPr>
            <w:rStyle w:val="Hyperlink"/>
            <w:noProof/>
          </w:rPr>
          <w:t>Set ReturnTime for Exit Cohort Households</w:t>
        </w:r>
        <w:r>
          <w:rPr>
            <w:noProof/>
            <w:webHidden/>
          </w:rPr>
          <w:tab/>
        </w:r>
        <w:r>
          <w:rPr>
            <w:noProof/>
            <w:webHidden/>
          </w:rPr>
          <w:fldChar w:fldCharType="begin"/>
        </w:r>
        <w:r>
          <w:rPr>
            <w:noProof/>
            <w:webHidden/>
          </w:rPr>
          <w:instrText xml:space="preserve"> PAGEREF _Toc175057110 \h </w:instrText>
        </w:r>
        <w:r>
          <w:rPr>
            <w:noProof/>
            <w:webHidden/>
          </w:rPr>
        </w:r>
        <w:r>
          <w:rPr>
            <w:noProof/>
            <w:webHidden/>
          </w:rPr>
          <w:fldChar w:fldCharType="separate"/>
        </w:r>
        <w:r>
          <w:rPr>
            <w:noProof/>
            <w:webHidden/>
          </w:rPr>
          <w:t>110</w:t>
        </w:r>
        <w:r>
          <w:rPr>
            <w:noProof/>
            <w:webHidden/>
          </w:rPr>
          <w:fldChar w:fldCharType="end"/>
        </w:r>
      </w:hyperlink>
    </w:p>
    <w:p w14:paraId="26131473" w14:textId="55BAE826" w:rsidR="00B013F3" w:rsidRDefault="00B013F3">
      <w:pPr>
        <w:pStyle w:val="TOC2"/>
        <w:rPr>
          <w:rFonts w:eastAsiaTheme="minorEastAsia"/>
          <w:noProof/>
          <w:kern w:val="2"/>
          <w:sz w:val="24"/>
          <w:szCs w:val="24"/>
          <w14:ligatures w14:val="standardContextual"/>
        </w:rPr>
      </w:pPr>
      <w:hyperlink w:anchor="_Toc175057111" w:history="1">
        <w:r w:rsidRPr="00506321">
          <w:rPr>
            <w:rStyle w:val="Hyperlink"/>
            <w:noProof/>
          </w:rPr>
          <w:t>7.4.</w:t>
        </w:r>
        <w:r>
          <w:rPr>
            <w:rFonts w:eastAsiaTheme="minorEastAsia"/>
            <w:noProof/>
            <w:kern w:val="2"/>
            <w:sz w:val="24"/>
            <w:szCs w:val="24"/>
            <w14:ligatures w14:val="standardContextual"/>
          </w:rPr>
          <w:tab/>
        </w:r>
        <w:r w:rsidRPr="00506321">
          <w:rPr>
            <w:rStyle w:val="Hyperlink"/>
            <w:noProof/>
          </w:rPr>
          <w:t>Identify HoH and Adult Members of Exit Cohorts</w:t>
        </w:r>
        <w:r>
          <w:rPr>
            <w:noProof/>
            <w:webHidden/>
          </w:rPr>
          <w:tab/>
        </w:r>
        <w:r>
          <w:rPr>
            <w:noProof/>
            <w:webHidden/>
          </w:rPr>
          <w:fldChar w:fldCharType="begin"/>
        </w:r>
        <w:r>
          <w:rPr>
            <w:noProof/>
            <w:webHidden/>
          </w:rPr>
          <w:instrText xml:space="preserve"> PAGEREF _Toc175057111 \h </w:instrText>
        </w:r>
        <w:r>
          <w:rPr>
            <w:noProof/>
            <w:webHidden/>
          </w:rPr>
        </w:r>
        <w:r>
          <w:rPr>
            <w:noProof/>
            <w:webHidden/>
          </w:rPr>
          <w:fldChar w:fldCharType="separate"/>
        </w:r>
        <w:r>
          <w:rPr>
            <w:noProof/>
            <w:webHidden/>
          </w:rPr>
          <w:t>112</w:t>
        </w:r>
        <w:r>
          <w:rPr>
            <w:noProof/>
            <w:webHidden/>
          </w:rPr>
          <w:fldChar w:fldCharType="end"/>
        </w:r>
      </w:hyperlink>
    </w:p>
    <w:p w14:paraId="45045139" w14:textId="65F470C6" w:rsidR="00B013F3" w:rsidRDefault="00B013F3">
      <w:pPr>
        <w:pStyle w:val="TOC2"/>
        <w:rPr>
          <w:rFonts w:eastAsiaTheme="minorEastAsia"/>
          <w:noProof/>
          <w:kern w:val="2"/>
          <w:sz w:val="24"/>
          <w:szCs w:val="24"/>
          <w14:ligatures w14:val="standardContextual"/>
        </w:rPr>
      </w:pPr>
      <w:hyperlink w:anchor="_Toc175057112" w:history="1">
        <w:r w:rsidRPr="00506321">
          <w:rPr>
            <w:rStyle w:val="Hyperlink"/>
            <w:noProof/>
          </w:rPr>
          <w:t>7.5.</w:t>
        </w:r>
        <w:r>
          <w:rPr>
            <w:rFonts w:eastAsiaTheme="minorEastAsia"/>
            <w:noProof/>
            <w:kern w:val="2"/>
            <w:sz w:val="24"/>
            <w:szCs w:val="24"/>
            <w14:ligatures w14:val="standardContextual"/>
          </w:rPr>
          <w:tab/>
        </w:r>
        <w:r w:rsidRPr="00506321">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_Toc175057112 \h </w:instrText>
        </w:r>
        <w:r>
          <w:rPr>
            <w:noProof/>
            <w:webHidden/>
          </w:rPr>
        </w:r>
        <w:r>
          <w:rPr>
            <w:noProof/>
            <w:webHidden/>
          </w:rPr>
          <w:fldChar w:fldCharType="separate"/>
        </w:r>
        <w:r>
          <w:rPr>
            <w:noProof/>
            <w:webHidden/>
          </w:rPr>
          <w:t>114</w:t>
        </w:r>
        <w:r>
          <w:rPr>
            <w:noProof/>
            <w:webHidden/>
          </w:rPr>
          <w:fldChar w:fldCharType="end"/>
        </w:r>
      </w:hyperlink>
    </w:p>
    <w:p w14:paraId="51ACE28E" w14:textId="1E12D050" w:rsidR="00B013F3" w:rsidRDefault="00B013F3">
      <w:pPr>
        <w:pStyle w:val="TOC2"/>
        <w:rPr>
          <w:rFonts w:eastAsiaTheme="minorEastAsia"/>
          <w:noProof/>
          <w:kern w:val="2"/>
          <w:sz w:val="24"/>
          <w:szCs w:val="24"/>
          <w14:ligatures w14:val="standardContextual"/>
        </w:rPr>
      </w:pPr>
      <w:hyperlink w:anchor="_Toc175057113" w:history="1">
        <w:r w:rsidRPr="00506321">
          <w:rPr>
            <w:rStyle w:val="Hyperlink"/>
            <w:noProof/>
          </w:rPr>
          <w:t>7.6.</w:t>
        </w:r>
        <w:r>
          <w:rPr>
            <w:rFonts w:eastAsiaTheme="minorEastAsia"/>
            <w:noProof/>
            <w:kern w:val="2"/>
            <w:sz w:val="24"/>
            <w:szCs w:val="24"/>
            <w14:ligatures w14:val="standardContextual"/>
          </w:rPr>
          <w:tab/>
        </w:r>
        <w:r w:rsidRPr="00506321">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_Toc175057113 \h </w:instrText>
        </w:r>
        <w:r>
          <w:rPr>
            <w:noProof/>
            <w:webHidden/>
          </w:rPr>
        </w:r>
        <w:r>
          <w:rPr>
            <w:noProof/>
            <w:webHidden/>
          </w:rPr>
          <w:fldChar w:fldCharType="separate"/>
        </w:r>
        <w:r>
          <w:rPr>
            <w:noProof/>
            <w:webHidden/>
          </w:rPr>
          <w:t>115</w:t>
        </w:r>
        <w:r>
          <w:rPr>
            <w:noProof/>
            <w:webHidden/>
          </w:rPr>
          <w:fldChar w:fldCharType="end"/>
        </w:r>
      </w:hyperlink>
    </w:p>
    <w:p w14:paraId="707C3C2C" w14:textId="4B0E235E" w:rsidR="00B013F3" w:rsidRDefault="00B013F3">
      <w:pPr>
        <w:pStyle w:val="TOC2"/>
        <w:rPr>
          <w:rFonts w:eastAsiaTheme="minorEastAsia"/>
          <w:noProof/>
          <w:kern w:val="2"/>
          <w:sz w:val="24"/>
          <w:szCs w:val="24"/>
          <w14:ligatures w14:val="standardContextual"/>
        </w:rPr>
      </w:pPr>
      <w:hyperlink w:anchor="_Toc175057114" w:history="1">
        <w:r w:rsidRPr="00506321">
          <w:rPr>
            <w:rStyle w:val="Hyperlink"/>
            <w:noProof/>
          </w:rPr>
          <w:t>7.7.</w:t>
        </w:r>
        <w:r>
          <w:rPr>
            <w:rFonts w:eastAsiaTheme="minorEastAsia"/>
            <w:noProof/>
            <w:kern w:val="2"/>
            <w:sz w:val="24"/>
            <w:szCs w:val="24"/>
            <w14:ligatures w14:val="standardContextual"/>
          </w:rPr>
          <w:tab/>
        </w:r>
        <w:r w:rsidRPr="00506321">
          <w:rPr>
            <w:rStyle w:val="Hyperlink"/>
            <w:noProof/>
          </w:rPr>
          <w:t>Get ES/SH/Street Episodes (ch_Episodes_exit)</w:t>
        </w:r>
        <w:r>
          <w:rPr>
            <w:noProof/>
            <w:webHidden/>
          </w:rPr>
          <w:tab/>
        </w:r>
        <w:r>
          <w:rPr>
            <w:noProof/>
            <w:webHidden/>
          </w:rPr>
          <w:fldChar w:fldCharType="begin"/>
        </w:r>
        <w:r>
          <w:rPr>
            <w:noProof/>
            <w:webHidden/>
          </w:rPr>
          <w:instrText xml:space="preserve"> PAGEREF _Toc175057114 \h </w:instrText>
        </w:r>
        <w:r>
          <w:rPr>
            <w:noProof/>
            <w:webHidden/>
          </w:rPr>
        </w:r>
        <w:r>
          <w:rPr>
            <w:noProof/>
            <w:webHidden/>
          </w:rPr>
          <w:fldChar w:fldCharType="separate"/>
        </w:r>
        <w:r>
          <w:rPr>
            <w:noProof/>
            <w:webHidden/>
          </w:rPr>
          <w:t>117</w:t>
        </w:r>
        <w:r>
          <w:rPr>
            <w:noProof/>
            <w:webHidden/>
          </w:rPr>
          <w:fldChar w:fldCharType="end"/>
        </w:r>
      </w:hyperlink>
    </w:p>
    <w:p w14:paraId="691D54F9" w14:textId="34497E2C" w:rsidR="00B013F3" w:rsidRDefault="00B013F3">
      <w:pPr>
        <w:pStyle w:val="TOC2"/>
        <w:rPr>
          <w:rFonts w:eastAsiaTheme="minorEastAsia"/>
          <w:noProof/>
          <w:kern w:val="2"/>
          <w:sz w:val="24"/>
          <w:szCs w:val="24"/>
          <w14:ligatures w14:val="standardContextual"/>
        </w:rPr>
      </w:pPr>
      <w:hyperlink w:anchor="_Toc175057115" w:history="1">
        <w:r w:rsidRPr="00506321">
          <w:rPr>
            <w:rStyle w:val="Hyperlink"/>
            <w:noProof/>
          </w:rPr>
          <w:t>7.8.</w:t>
        </w:r>
        <w:r>
          <w:rPr>
            <w:rFonts w:eastAsiaTheme="minorEastAsia"/>
            <w:noProof/>
            <w:kern w:val="2"/>
            <w:sz w:val="24"/>
            <w:szCs w:val="24"/>
            <w14:ligatures w14:val="standardContextual"/>
          </w:rPr>
          <w:tab/>
        </w:r>
        <w:r w:rsidRPr="00506321">
          <w:rPr>
            <w:rStyle w:val="Hyperlink"/>
            <w:noProof/>
          </w:rPr>
          <w:t>CHTime and CHTimeStatus for Exit Cohorts</w:t>
        </w:r>
        <w:r>
          <w:rPr>
            <w:noProof/>
            <w:webHidden/>
          </w:rPr>
          <w:tab/>
        </w:r>
        <w:r>
          <w:rPr>
            <w:noProof/>
            <w:webHidden/>
          </w:rPr>
          <w:fldChar w:fldCharType="begin"/>
        </w:r>
        <w:r>
          <w:rPr>
            <w:noProof/>
            <w:webHidden/>
          </w:rPr>
          <w:instrText xml:space="preserve"> PAGEREF _Toc175057115 \h </w:instrText>
        </w:r>
        <w:r>
          <w:rPr>
            <w:noProof/>
            <w:webHidden/>
          </w:rPr>
        </w:r>
        <w:r>
          <w:rPr>
            <w:noProof/>
            <w:webHidden/>
          </w:rPr>
          <w:fldChar w:fldCharType="separate"/>
        </w:r>
        <w:r>
          <w:rPr>
            <w:noProof/>
            <w:webHidden/>
          </w:rPr>
          <w:t>118</w:t>
        </w:r>
        <w:r>
          <w:rPr>
            <w:noProof/>
            <w:webHidden/>
          </w:rPr>
          <w:fldChar w:fldCharType="end"/>
        </w:r>
      </w:hyperlink>
    </w:p>
    <w:p w14:paraId="2551D15D" w14:textId="3AA177AC" w:rsidR="00B013F3" w:rsidRDefault="00B013F3">
      <w:pPr>
        <w:pStyle w:val="TOC2"/>
        <w:rPr>
          <w:rFonts w:eastAsiaTheme="minorEastAsia"/>
          <w:noProof/>
          <w:kern w:val="2"/>
          <w:sz w:val="24"/>
          <w:szCs w:val="24"/>
          <w14:ligatures w14:val="standardContextual"/>
        </w:rPr>
      </w:pPr>
      <w:hyperlink w:anchor="_Toc175057116" w:history="1">
        <w:r w:rsidRPr="00506321">
          <w:rPr>
            <w:rStyle w:val="Hyperlink"/>
            <w:noProof/>
          </w:rPr>
          <w:t>7.9.</w:t>
        </w:r>
        <w:r>
          <w:rPr>
            <w:rFonts w:eastAsiaTheme="minorEastAsia"/>
            <w:noProof/>
            <w:kern w:val="2"/>
            <w:sz w:val="24"/>
            <w:szCs w:val="24"/>
            <w14:ligatures w14:val="standardContextual"/>
          </w:rPr>
          <w:tab/>
        </w:r>
        <w:r w:rsidRPr="00506321">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_Toc175057116 \h </w:instrText>
        </w:r>
        <w:r>
          <w:rPr>
            <w:noProof/>
            <w:webHidden/>
          </w:rPr>
        </w:r>
        <w:r>
          <w:rPr>
            <w:noProof/>
            <w:webHidden/>
          </w:rPr>
          <w:fldChar w:fldCharType="separate"/>
        </w:r>
        <w:r>
          <w:rPr>
            <w:noProof/>
            <w:webHidden/>
          </w:rPr>
          <w:t>119</w:t>
        </w:r>
        <w:r>
          <w:rPr>
            <w:noProof/>
            <w:webHidden/>
          </w:rPr>
          <w:fldChar w:fldCharType="end"/>
        </w:r>
      </w:hyperlink>
    </w:p>
    <w:p w14:paraId="4ED9AEC2" w14:textId="6F8DAB07" w:rsidR="00B013F3" w:rsidRDefault="00B013F3">
      <w:pPr>
        <w:pStyle w:val="TOC2"/>
        <w:rPr>
          <w:rFonts w:eastAsiaTheme="minorEastAsia"/>
          <w:noProof/>
          <w:kern w:val="2"/>
          <w:sz w:val="24"/>
          <w:szCs w:val="24"/>
          <w14:ligatures w14:val="standardContextual"/>
        </w:rPr>
      </w:pPr>
      <w:hyperlink w:anchor="_Toc175057117" w:history="1">
        <w:r w:rsidRPr="00506321">
          <w:rPr>
            <w:rStyle w:val="Hyperlink"/>
            <w:noProof/>
          </w:rPr>
          <w:t>7.10.</w:t>
        </w:r>
        <w:r>
          <w:rPr>
            <w:rFonts w:eastAsiaTheme="minorEastAsia"/>
            <w:noProof/>
            <w:kern w:val="2"/>
            <w:sz w:val="24"/>
            <w:szCs w:val="24"/>
            <w14:ligatures w14:val="standardContextual"/>
          </w:rPr>
          <w:tab/>
        </w:r>
        <w:r w:rsidRPr="00506321">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_Toc175057117 \h </w:instrText>
        </w:r>
        <w:r>
          <w:rPr>
            <w:noProof/>
            <w:webHidden/>
          </w:rPr>
        </w:r>
        <w:r>
          <w:rPr>
            <w:noProof/>
            <w:webHidden/>
          </w:rPr>
          <w:fldChar w:fldCharType="separate"/>
        </w:r>
        <w:r>
          <w:rPr>
            <w:noProof/>
            <w:webHidden/>
          </w:rPr>
          <w:t>122</w:t>
        </w:r>
        <w:r>
          <w:rPr>
            <w:noProof/>
            <w:webHidden/>
          </w:rPr>
          <w:fldChar w:fldCharType="end"/>
        </w:r>
      </w:hyperlink>
    </w:p>
    <w:p w14:paraId="10121761" w14:textId="26E652C9" w:rsidR="00B013F3" w:rsidRDefault="00B013F3">
      <w:pPr>
        <w:pStyle w:val="TOC2"/>
        <w:rPr>
          <w:rFonts w:eastAsiaTheme="minorEastAsia"/>
          <w:noProof/>
          <w:kern w:val="2"/>
          <w:sz w:val="24"/>
          <w:szCs w:val="24"/>
          <w14:ligatures w14:val="standardContextual"/>
        </w:rPr>
      </w:pPr>
      <w:hyperlink w:anchor="_Toc175057118" w:history="1">
        <w:r w:rsidRPr="00506321">
          <w:rPr>
            <w:rStyle w:val="Hyperlink"/>
            <w:noProof/>
          </w:rPr>
          <w:t>7.11.</w:t>
        </w:r>
        <w:r>
          <w:rPr>
            <w:rFonts w:eastAsiaTheme="minorEastAsia"/>
            <w:noProof/>
            <w:kern w:val="2"/>
            <w:sz w:val="24"/>
            <w:szCs w:val="24"/>
            <w14:ligatures w14:val="standardContextual"/>
          </w:rPr>
          <w:tab/>
        </w:r>
        <w:r w:rsidRPr="00506321">
          <w:rPr>
            <w:rStyle w:val="Hyperlink"/>
            <w:noProof/>
          </w:rPr>
          <w:t>Last Inactive Date for Exit Cohorts</w:t>
        </w:r>
        <w:r>
          <w:rPr>
            <w:noProof/>
            <w:webHidden/>
          </w:rPr>
          <w:tab/>
        </w:r>
        <w:r>
          <w:rPr>
            <w:noProof/>
            <w:webHidden/>
          </w:rPr>
          <w:fldChar w:fldCharType="begin"/>
        </w:r>
        <w:r>
          <w:rPr>
            <w:noProof/>
            <w:webHidden/>
          </w:rPr>
          <w:instrText xml:space="preserve"> PAGEREF _Toc175057118 \h </w:instrText>
        </w:r>
        <w:r>
          <w:rPr>
            <w:noProof/>
            <w:webHidden/>
          </w:rPr>
        </w:r>
        <w:r>
          <w:rPr>
            <w:noProof/>
            <w:webHidden/>
          </w:rPr>
          <w:fldChar w:fldCharType="separate"/>
        </w:r>
        <w:r>
          <w:rPr>
            <w:noProof/>
            <w:webHidden/>
          </w:rPr>
          <w:t>124</w:t>
        </w:r>
        <w:r>
          <w:rPr>
            <w:noProof/>
            <w:webHidden/>
          </w:rPr>
          <w:fldChar w:fldCharType="end"/>
        </w:r>
      </w:hyperlink>
    </w:p>
    <w:p w14:paraId="2117A1FB" w14:textId="4AD67C51" w:rsidR="00B013F3" w:rsidRDefault="00B013F3">
      <w:pPr>
        <w:pStyle w:val="TOC2"/>
        <w:rPr>
          <w:rFonts w:eastAsiaTheme="minorEastAsia"/>
          <w:noProof/>
          <w:kern w:val="2"/>
          <w:sz w:val="24"/>
          <w:szCs w:val="24"/>
          <w14:ligatures w14:val="standardContextual"/>
        </w:rPr>
      </w:pPr>
      <w:hyperlink w:anchor="_Toc175057119" w:history="1">
        <w:r w:rsidRPr="00506321">
          <w:rPr>
            <w:rStyle w:val="Hyperlink"/>
            <w:noProof/>
          </w:rPr>
          <w:t>7.12.</w:t>
        </w:r>
        <w:r>
          <w:rPr>
            <w:rFonts w:eastAsiaTheme="minorEastAsia"/>
            <w:noProof/>
            <w:kern w:val="2"/>
            <w:sz w:val="24"/>
            <w:szCs w:val="24"/>
            <w14:ligatures w14:val="standardContextual"/>
          </w:rPr>
          <w:tab/>
        </w:r>
        <w:r w:rsidRPr="00506321">
          <w:rPr>
            <w:rStyle w:val="Hyperlink"/>
            <w:noProof/>
          </w:rPr>
          <w:t>Set SystemPath for LSAExit</w:t>
        </w:r>
        <w:r>
          <w:rPr>
            <w:noProof/>
            <w:webHidden/>
          </w:rPr>
          <w:tab/>
        </w:r>
        <w:r>
          <w:rPr>
            <w:noProof/>
            <w:webHidden/>
          </w:rPr>
          <w:fldChar w:fldCharType="begin"/>
        </w:r>
        <w:r>
          <w:rPr>
            <w:noProof/>
            <w:webHidden/>
          </w:rPr>
          <w:instrText xml:space="preserve"> PAGEREF _Toc175057119 \h </w:instrText>
        </w:r>
        <w:r>
          <w:rPr>
            <w:noProof/>
            <w:webHidden/>
          </w:rPr>
        </w:r>
        <w:r>
          <w:rPr>
            <w:noProof/>
            <w:webHidden/>
          </w:rPr>
          <w:fldChar w:fldCharType="separate"/>
        </w:r>
        <w:r>
          <w:rPr>
            <w:noProof/>
            <w:webHidden/>
          </w:rPr>
          <w:t>125</w:t>
        </w:r>
        <w:r>
          <w:rPr>
            <w:noProof/>
            <w:webHidden/>
          </w:rPr>
          <w:fldChar w:fldCharType="end"/>
        </w:r>
      </w:hyperlink>
    </w:p>
    <w:p w14:paraId="22ADE770" w14:textId="3344D9D2" w:rsidR="00B013F3" w:rsidRDefault="00B013F3">
      <w:pPr>
        <w:pStyle w:val="TOC2"/>
        <w:rPr>
          <w:rFonts w:eastAsiaTheme="minorEastAsia"/>
          <w:noProof/>
          <w:kern w:val="2"/>
          <w:sz w:val="24"/>
          <w:szCs w:val="24"/>
          <w14:ligatures w14:val="standardContextual"/>
        </w:rPr>
      </w:pPr>
      <w:hyperlink w:anchor="_Toc175057120" w:history="1">
        <w:r w:rsidRPr="00506321">
          <w:rPr>
            <w:rStyle w:val="Hyperlink"/>
            <w:noProof/>
          </w:rPr>
          <w:t>7.13.</w:t>
        </w:r>
        <w:r>
          <w:rPr>
            <w:rFonts w:eastAsiaTheme="minorEastAsia"/>
            <w:noProof/>
            <w:kern w:val="2"/>
            <w:sz w:val="24"/>
            <w:szCs w:val="24"/>
            <w14:ligatures w14:val="standardContextual"/>
          </w:rPr>
          <w:tab/>
        </w:r>
        <w:r w:rsidRPr="00506321">
          <w:rPr>
            <w:rStyle w:val="Hyperlink"/>
            <w:noProof/>
          </w:rPr>
          <w:t>LSAExit</w:t>
        </w:r>
        <w:r>
          <w:rPr>
            <w:noProof/>
            <w:webHidden/>
          </w:rPr>
          <w:tab/>
        </w:r>
        <w:r>
          <w:rPr>
            <w:noProof/>
            <w:webHidden/>
          </w:rPr>
          <w:fldChar w:fldCharType="begin"/>
        </w:r>
        <w:r>
          <w:rPr>
            <w:noProof/>
            <w:webHidden/>
          </w:rPr>
          <w:instrText xml:space="preserve"> PAGEREF _Toc175057120 \h </w:instrText>
        </w:r>
        <w:r>
          <w:rPr>
            <w:noProof/>
            <w:webHidden/>
          </w:rPr>
        </w:r>
        <w:r>
          <w:rPr>
            <w:noProof/>
            <w:webHidden/>
          </w:rPr>
          <w:fldChar w:fldCharType="separate"/>
        </w:r>
        <w:r>
          <w:rPr>
            <w:noProof/>
            <w:webHidden/>
          </w:rPr>
          <w:t>127</w:t>
        </w:r>
        <w:r>
          <w:rPr>
            <w:noProof/>
            <w:webHidden/>
          </w:rPr>
          <w:fldChar w:fldCharType="end"/>
        </w:r>
      </w:hyperlink>
    </w:p>
    <w:p w14:paraId="04947195" w14:textId="31AA12A0" w:rsidR="00B013F3" w:rsidRDefault="00B013F3">
      <w:pPr>
        <w:pStyle w:val="TOC1"/>
        <w:rPr>
          <w:rFonts w:eastAsiaTheme="minorEastAsia"/>
          <w:kern w:val="2"/>
          <w:sz w:val="24"/>
          <w:szCs w:val="24"/>
          <w14:ligatures w14:val="standardContextual"/>
        </w:rPr>
      </w:pPr>
      <w:hyperlink w:anchor="_Toc175057121" w:history="1">
        <w:r w:rsidRPr="00506321">
          <w:rPr>
            <w:rStyle w:val="Hyperlink"/>
          </w:rPr>
          <w:t>8.</w:t>
        </w:r>
        <w:r>
          <w:rPr>
            <w:rFonts w:eastAsiaTheme="minorEastAsia"/>
            <w:kern w:val="2"/>
            <w:sz w:val="24"/>
            <w:szCs w:val="24"/>
            <w14:ligatures w14:val="standardContextual"/>
          </w:rPr>
          <w:tab/>
        </w:r>
        <w:r w:rsidRPr="00506321">
          <w:rPr>
            <w:rStyle w:val="Hyperlink"/>
          </w:rPr>
          <w:t>HMIS Business Logic: LSACalculated Averages</w:t>
        </w:r>
        <w:r>
          <w:rPr>
            <w:webHidden/>
          </w:rPr>
          <w:tab/>
        </w:r>
        <w:r>
          <w:rPr>
            <w:webHidden/>
          </w:rPr>
          <w:fldChar w:fldCharType="begin"/>
        </w:r>
        <w:r>
          <w:rPr>
            <w:webHidden/>
          </w:rPr>
          <w:instrText xml:space="preserve"> PAGEREF _Toc175057121 \h </w:instrText>
        </w:r>
        <w:r>
          <w:rPr>
            <w:webHidden/>
          </w:rPr>
        </w:r>
        <w:r>
          <w:rPr>
            <w:webHidden/>
          </w:rPr>
          <w:fldChar w:fldCharType="separate"/>
        </w:r>
        <w:r>
          <w:rPr>
            <w:webHidden/>
          </w:rPr>
          <w:t>128</w:t>
        </w:r>
        <w:r>
          <w:rPr>
            <w:webHidden/>
          </w:rPr>
          <w:fldChar w:fldCharType="end"/>
        </w:r>
      </w:hyperlink>
    </w:p>
    <w:p w14:paraId="4DD615F4" w14:textId="791FE7D9" w:rsidR="00B013F3" w:rsidRDefault="00B013F3">
      <w:pPr>
        <w:pStyle w:val="TOC2"/>
        <w:rPr>
          <w:rFonts w:eastAsiaTheme="minorEastAsia"/>
          <w:noProof/>
          <w:kern w:val="2"/>
          <w:sz w:val="24"/>
          <w:szCs w:val="24"/>
          <w14:ligatures w14:val="standardContextual"/>
        </w:rPr>
      </w:pPr>
      <w:hyperlink w:anchor="_Toc175057122" w:history="1">
        <w:r w:rsidRPr="00506321">
          <w:rPr>
            <w:rStyle w:val="Hyperlink"/>
            <w:noProof/>
          </w:rPr>
          <w:t>8.1.</w:t>
        </w:r>
        <w:r>
          <w:rPr>
            <w:rFonts w:eastAsiaTheme="minorEastAsia"/>
            <w:noProof/>
            <w:kern w:val="2"/>
            <w:sz w:val="24"/>
            <w:szCs w:val="24"/>
            <w14:ligatures w14:val="standardContextual"/>
          </w:rPr>
          <w:tab/>
        </w:r>
        <w:r w:rsidRPr="00506321">
          <w:rPr>
            <w:rStyle w:val="Hyperlink"/>
            <w:noProof/>
          </w:rPr>
          <w:t>LSACalculated Columns</w:t>
        </w:r>
        <w:r>
          <w:rPr>
            <w:noProof/>
            <w:webHidden/>
          </w:rPr>
          <w:tab/>
        </w:r>
        <w:r>
          <w:rPr>
            <w:noProof/>
            <w:webHidden/>
          </w:rPr>
          <w:fldChar w:fldCharType="begin"/>
        </w:r>
        <w:r>
          <w:rPr>
            <w:noProof/>
            <w:webHidden/>
          </w:rPr>
          <w:instrText xml:space="preserve"> PAGEREF _Toc175057122 \h </w:instrText>
        </w:r>
        <w:r>
          <w:rPr>
            <w:noProof/>
            <w:webHidden/>
          </w:rPr>
        </w:r>
        <w:r>
          <w:rPr>
            <w:noProof/>
            <w:webHidden/>
          </w:rPr>
          <w:fldChar w:fldCharType="separate"/>
        </w:r>
        <w:r>
          <w:rPr>
            <w:noProof/>
            <w:webHidden/>
          </w:rPr>
          <w:t>128</w:t>
        </w:r>
        <w:r>
          <w:rPr>
            <w:noProof/>
            <w:webHidden/>
          </w:rPr>
          <w:fldChar w:fldCharType="end"/>
        </w:r>
      </w:hyperlink>
    </w:p>
    <w:p w14:paraId="29150DA7" w14:textId="24E5D0FF" w:rsidR="00B013F3" w:rsidRDefault="00B013F3">
      <w:pPr>
        <w:pStyle w:val="TOC2"/>
        <w:rPr>
          <w:rFonts w:eastAsiaTheme="minorEastAsia"/>
          <w:noProof/>
          <w:kern w:val="2"/>
          <w:sz w:val="24"/>
          <w:szCs w:val="24"/>
          <w14:ligatures w14:val="standardContextual"/>
        </w:rPr>
      </w:pPr>
      <w:hyperlink w:anchor="_Toc175057123" w:history="1">
        <w:r w:rsidRPr="00506321">
          <w:rPr>
            <w:rStyle w:val="Hyperlink"/>
            <w:noProof/>
          </w:rPr>
          <w:t>8.2.</w:t>
        </w:r>
        <w:r>
          <w:rPr>
            <w:rFonts w:eastAsiaTheme="minorEastAsia"/>
            <w:noProof/>
            <w:kern w:val="2"/>
            <w:sz w:val="24"/>
            <w:szCs w:val="24"/>
            <w14:ligatures w14:val="standardContextual"/>
          </w:rPr>
          <w:tab/>
        </w:r>
        <w:r w:rsidRPr="00506321">
          <w:rPr>
            <w:rStyle w:val="Hyperlink"/>
            <w:noProof/>
          </w:rPr>
          <w:t>Report Rows for LSACalculated Averages</w:t>
        </w:r>
        <w:r>
          <w:rPr>
            <w:noProof/>
            <w:webHidden/>
          </w:rPr>
          <w:tab/>
        </w:r>
        <w:r>
          <w:rPr>
            <w:noProof/>
            <w:webHidden/>
          </w:rPr>
          <w:fldChar w:fldCharType="begin"/>
        </w:r>
        <w:r>
          <w:rPr>
            <w:noProof/>
            <w:webHidden/>
          </w:rPr>
          <w:instrText xml:space="preserve"> PAGEREF _Toc175057123 \h </w:instrText>
        </w:r>
        <w:r>
          <w:rPr>
            <w:noProof/>
            <w:webHidden/>
          </w:rPr>
        </w:r>
        <w:r>
          <w:rPr>
            <w:noProof/>
            <w:webHidden/>
          </w:rPr>
          <w:fldChar w:fldCharType="separate"/>
        </w:r>
        <w:r>
          <w:rPr>
            <w:noProof/>
            <w:webHidden/>
          </w:rPr>
          <w:t>128</w:t>
        </w:r>
        <w:r>
          <w:rPr>
            <w:noProof/>
            <w:webHidden/>
          </w:rPr>
          <w:fldChar w:fldCharType="end"/>
        </w:r>
      </w:hyperlink>
    </w:p>
    <w:p w14:paraId="27B99B9B" w14:textId="17A0728E" w:rsidR="00B013F3" w:rsidRDefault="00B013F3">
      <w:pPr>
        <w:pStyle w:val="TOC2"/>
        <w:rPr>
          <w:rFonts w:eastAsiaTheme="minorEastAsia"/>
          <w:noProof/>
          <w:kern w:val="2"/>
          <w:sz w:val="24"/>
          <w:szCs w:val="24"/>
          <w14:ligatures w14:val="standardContextual"/>
        </w:rPr>
      </w:pPr>
      <w:hyperlink w:anchor="_Toc175057124" w:history="1">
        <w:r w:rsidRPr="00506321">
          <w:rPr>
            <w:rStyle w:val="Hyperlink"/>
            <w:noProof/>
          </w:rPr>
          <w:t>8.3.</w:t>
        </w:r>
        <w:r>
          <w:rPr>
            <w:rFonts w:eastAsiaTheme="minorEastAsia"/>
            <w:noProof/>
            <w:kern w:val="2"/>
            <w:sz w:val="24"/>
            <w:szCs w:val="24"/>
            <w14:ligatures w14:val="standardContextual"/>
          </w:rPr>
          <w:tab/>
        </w:r>
        <w:r w:rsidRPr="00506321">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_Toc175057124 \h </w:instrText>
        </w:r>
        <w:r>
          <w:rPr>
            <w:noProof/>
            <w:webHidden/>
          </w:rPr>
        </w:r>
        <w:r>
          <w:rPr>
            <w:noProof/>
            <w:webHidden/>
          </w:rPr>
          <w:fldChar w:fldCharType="separate"/>
        </w:r>
        <w:r>
          <w:rPr>
            <w:noProof/>
            <w:webHidden/>
          </w:rPr>
          <w:t>131</w:t>
        </w:r>
        <w:r>
          <w:rPr>
            <w:noProof/>
            <w:webHidden/>
          </w:rPr>
          <w:fldChar w:fldCharType="end"/>
        </w:r>
      </w:hyperlink>
    </w:p>
    <w:p w14:paraId="16935E48" w14:textId="3D22A4EE" w:rsidR="00B013F3" w:rsidRDefault="00B013F3">
      <w:pPr>
        <w:pStyle w:val="TOC2"/>
        <w:rPr>
          <w:rFonts w:eastAsiaTheme="minorEastAsia"/>
          <w:noProof/>
          <w:kern w:val="2"/>
          <w:sz w:val="24"/>
          <w:szCs w:val="24"/>
          <w14:ligatures w14:val="standardContextual"/>
        </w:rPr>
      </w:pPr>
      <w:hyperlink w:anchor="_Toc175057125" w:history="1">
        <w:r w:rsidRPr="00506321">
          <w:rPr>
            <w:rStyle w:val="Hyperlink"/>
            <w:noProof/>
          </w:rPr>
          <w:t>8.4.</w:t>
        </w:r>
        <w:r>
          <w:rPr>
            <w:rFonts w:eastAsiaTheme="minorEastAsia"/>
            <w:noProof/>
            <w:kern w:val="2"/>
            <w:sz w:val="24"/>
            <w:szCs w:val="24"/>
            <w14:ligatures w14:val="standardContextual"/>
          </w:rPr>
          <w:tab/>
        </w:r>
        <w:r w:rsidRPr="00506321">
          <w:rPr>
            <w:rStyle w:val="Hyperlink"/>
            <w:noProof/>
          </w:rPr>
          <w:t>Get Average Days for Length of Time Homeless</w:t>
        </w:r>
        <w:r>
          <w:rPr>
            <w:noProof/>
            <w:webHidden/>
          </w:rPr>
          <w:tab/>
        </w:r>
        <w:r>
          <w:rPr>
            <w:noProof/>
            <w:webHidden/>
          </w:rPr>
          <w:fldChar w:fldCharType="begin"/>
        </w:r>
        <w:r>
          <w:rPr>
            <w:noProof/>
            <w:webHidden/>
          </w:rPr>
          <w:instrText xml:space="preserve"> PAGEREF _Toc175057125 \h </w:instrText>
        </w:r>
        <w:r>
          <w:rPr>
            <w:noProof/>
            <w:webHidden/>
          </w:rPr>
        </w:r>
        <w:r>
          <w:rPr>
            <w:noProof/>
            <w:webHidden/>
          </w:rPr>
          <w:fldChar w:fldCharType="separate"/>
        </w:r>
        <w:r>
          <w:rPr>
            <w:noProof/>
            <w:webHidden/>
          </w:rPr>
          <w:t>134</w:t>
        </w:r>
        <w:r>
          <w:rPr>
            <w:noProof/>
            <w:webHidden/>
          </w:rPr>
          <w:fldChar w:fldCharType="end"/>
        </w:r>
      </w:hyperlink>
    </w:p>
    <w:p w14:paraId="2E94A2E2" w14:textId="77786400" w:rsidR="00B013F3" w:rsidRDefault="00B013F3">
      <w:pPr>
        <w:pStyle w:val="TOC2"/>
        <w:rPr>
          <w:rFonts w:eastAsiaTheme="minorEastAsia"/>
          <w:noProof/>
          <w:kern w:val="2"/>
          <w:sz w:val="24"/>
          <w:szCs w:val="24"/>
          <w14:ligatures w14:val="standardContextual"/>
        </w:rPr>
      </w:pPr>
      <w:hyperlink w:anchor="_Toc175057126" w:history="1">
        <w:r w:rsidRPr="00506321">
          <w:rPr>
            <w:rStyle w:val="Hyperlink"/>
            <w:noProof/>
          </w:rPr>
          <w:t>8.5.</w:t>
        </w:r>
        <w:r>
          <w:rPr>
            <w:rFonts w:eastAsiaTheme="minorEastAsia"/>
            <w:noProof/>
            <w:kern w:val="2"/>
            <w:sz w:val="24"/>
            <w:szCs w:val="24"/>
            <w14:ligatures w14:val="standardContextual"/>
          </w:rPr>
          <w:tab/>
        </w:r>
        <w:r w:rsidRPr="00506321">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_Toc175057126 \h </w:instrText>
        </w:r>
        <w:r>
          <w:rPr>
            <w:noProof/>
            <w:webHidden/>
          </w:rPr>
        </w:r>
        <w:r>
          <w:rPr>
            <w:noProof/>
            <w:webHidden/>
          </w:rPr>
          <w:fldChar w:fldCharType="separate"/>
        </w:r>
        <w:r>
          <w:rPr>
            <w:noProof/>
            <w:webHidden/>
          </w:rPr>
          <w:t>135</w:t>
        </w:r>
        <w:r>
          <w:rPr>
            <w:noProof/>
            <w:webHidden/>
          </w:rPr>
          <w:fldChar w:fldCharType="end"/>
        </w:r>
      </w:hyperlink>
    </w:p>
    <w:p w14:paraId="173990D2" w14:textId="7F1BBBFD" w:rsidR="00B013F3" w:rsidRDefault="00B013F3">
      <w:pPr>
        <w:pStyle w:val="TOC2"/>
        <w:rPr>
          <w:rFonts w:eastAsiaTheme="minorEastAsia"/>
          <w:noProof/>
          <w:kern w:val="2"/>
          <w:sz w:val="24"/>
          <w:szCs w:val="24"/>
          <w14:ligatures w14:val="standardContextual"/>
        </w:rPr>
      </w:pPr>
      <w:hyperlink w:anchor="_Toc175057127" w:history="1">
        <w:r w:rsidRPr="00506321">
          <w:rPr>
            <w:rStyle w:val="Hyperlink"/>
            <w:noProof/>
          </w:rPr>
          <w:t>8.6.</w:t>
        </w:r>
        <w:r>
          <w:rPr>
            <w:rFonts w:eastAsiaTheme="minorEastAsia"/>
            <w:noProof/>
            <w:kern w:val="2"/>
            <w:sz w:val="24"/>
            <w:szCs w:val="24"/>
            <w14:ligatures w14:val="standardContextual"/>
          </w:rPr>
          <w:tab/>
        </w:r>
        <w:r w:rsidRPr="00506321">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_Toc175057127 \h </w:instrText>
        </w:r>
        <w:r>
          <w:rPr>
            <w:noProof/>
            <w:webHidden/>
          </w:rPr>
        </w:r>
        <w:r>
          <w:rPr>
            <w:noProof/>
            <w:webHidden/>
          </w:rPr>
          <w:fldChar w:fldCharType="separate"/>
        </w:r>
        <w:r>
          <w:rPr>
            <w:noProof/>
            <w:webHidden/>
          </w:rPr>
          <w:t>136</w:t>
        </w:r>
        <w:r>
          <w:rPr>
            <w:noProof/>
            <w:webHidden/>
          </w:rPr>
          <w:fldChar w:fldCharType="end"/>
        </w:r>
      </w:hyperlink>
    </w:p>
    <w:p w14:paraId="16757E2A" w14:textId="5F2A5938" w:rsidR="00B013F3" w:rsidRDefault="00B013F3">
      <w:pPr>
        <w:pStyle w:val="TOC2"/>
        <w:rPr>
          <w:rFonts w:eastAsiaTheme="minorEastAsia"/>
          <w:noProof/>
          <w:kern w:val="2"/>
          <w:sz w:val="24"/>
          <w:szCs w:val="24"/>
          <w14:ligatures w14:val="standardContextual"/>
        </w:rPr>
      </w:pPr>
      <w:hyperlink w:anchor="_Toc175057128" w:history="1">
        <w:r w:rsidRPr="00506321">
          <w:rPr>
            <w:rStyle w:val="Hyperlink"/>
            <w:noProof/>
          </w:rPr>
          <w:t>8.7.</w:t>
        </w:r>
        <w:r>
          <w:rPr>
            <w:rFonts w:eastAsiaTheme="minorEastAsia"/>
            <w:noProof/>
            <w:kern w:val="2"/>
            <w:sz w:val="24"/>
            <w:szCs w:val="24"/>
            <w14:ligatures w14:val="standardContextual"/>
          </w:rPr>
          <w:tab/>
        </w:r>
        <w:r w:rsidRPr="00506321">
          <w:rPr>
            <w:rStyle w:val="Hyperlink"/>
            <w:noProof/>
          </w:rPr>
          <w:t>Get Average Days for Length of Time in RRH Projects</w:t>
        </w:r>
        <w:r>
          <w:rPr>
            <w:noProof/>
            <w:webHidden/>
          </w:rPr>
          <w:tab/>
        </w:r>
        <w:r>
          <w:rPr>
            <w:noProof/>
            <w:webHidden/>
          </w:rPr>
          <w:fldChar w:fldCharType="begin"/>
        </w:r>
        <w:r>
          <w:rPr>
            <w:noProof/>
            <w:webHidden/>
          </w:rPr>
          <w:instrText xml:space="preserve"> PAGEREF _Toc175057128 \h </w:instrText>
        </w:r>
        <w:r>
          <w:rPr>
            <w:noProof/>
            <w:webHidden/>
          </w:rPr>
        </w:r>
        <w:r>
          <w:rPr>
            <w:noProof/>
            <w:webHidden/>
          </w:rPr>
          <w:fldChar w:fldCharType="separate"/>
        </w:r>
        <w:r>
          <w:rPr>
            <w:noProof/>
            <w:webHidden/>
          </w:rPr>
          <w:t>137</w:t>
        </w:r>
        <w:r>
          <w:rPr>
            <w:noProof/>
            <w:webHidden/>
          </w:rPr>
          <w:fldChar w:fldCharType="end"/>
        </w:r>
      </w:hyperlink>
    </w:p>
    <w:p w14:paraId="3475DBBD" w14:textId="07904D82" w:rsidR="00B013F3" w:rsidRDefault="00B013F3">
      <w:pPr>
        <w:pStyle w:val="TOC2"/>
        <w:rPr>
          <w:rFonts w:eastAsiaTheme="minorEastAsia"/>
          <w:noProof/>
          <w:kern w:val="2"/>
          <w:sz w:val="24"/>
          <w:szCs w:val="24"/>
          <w14:ligatures w14:val="standardContextual"/>
        </w:rPr>
      </w:pPr>
      <w:hyperlink w:anchor="_Toc175057129" w:history="1">
        <w:r w:rsidRPr="00506321">
          <w:rPr>
            <w:rStyle w:val="Hyperlink"/>
            <w:noProof/>
          </w:rPr>
          <w:t>8.8.</w:t>
        </w:r>
        <w:r>
          <w:rPr>
            <w:rFonts w:eastAsiaTheme="minorEastAsia"/>
            <w:noProof/>
            <w:kern w:val="2"/>
            <w:sz w:val="24"/>
            <w:szCs w:val="24"/>
            <w14:ligatures w14:val="standardContextual"/>
          </w:rPr>
          <w:tab/>
        </w:r>
        <w:r w:rsidRPr="00506321">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_Toc175057129 \h </w:instrText>
        </w:r>
        <w:r>
          <w:rPr>
            <w:noProof/>
            <w:webHidden/>
          </w:rPr>
        </w:r>
        <w:r>
          <w:rPr>
            <w:noProof/>
            <w:webHidden/>
          </w:rPr>
          <w:fldChar w:fldCharType="separate"/>
        </w:r>
        <w:r>
          <w:rPr>
            <w:noProof/>
            <w:webHidden/>
          </w:rPr>
          <w:t>138</w:t>
        </w:r>
        <w:r>
          <w:rPr>
            <w:noProof/>
            <w:webHidden/>
          </w:rPr>
          <w:fldChar w:fldCharType="end"/>
        </w:r>
      </w:hyperlink>
    </w:p>
    <w:p w14:paraId="287BAA44" w14:textId="70D34EC7" w:rsidR="00B013F3" w:rsidRDefault="00B013F3">
      <w:pPr>
        <w:pStyle w:val="TOC2"/>
        <w:rPr>
          <w:rFonts w:eastAsiaTheme="minorEastAsia"/>
          <w:noProof/>
          <w:kern w:val="2"/>
          <w:sz w:val="24"/>
          <w:szCs w:val="24"/>
          <w14:ligatures w14:val="standardContextual"/>
        </w:rPr>
      </w:pPr>
      <w:hyperlink w:anchor="_Toc175057130" w:history="1">
        <w:r w:rsidRPr="00506321">
          <w:rPr>
            <w:rStyle w:val="Hyperlink"/>
            <w:noProof/>
          </w:rPr>
          <w:t>8.9.</w:t>
        </w:r>
        <w:r>
          <w:rPr>
            <w:rFonts w:eastAsiaTheme="minorEastAsia"/>
            <w:noProof/>
            <w:kern w:val="2"/>
            <w:sz w:val="24"/>
            <w:szCs w:val="24"/>
            <w14:ligatures w14:val="standardContextual"/>
          </w:rPr>
          <w:tab/>
        </w:r>
        <w:r w:rsidRPr="00506321">
          <w:rPr>
            <w:rStyle w:val="Hyperlink"/>
            <w:noProof/>
          </w:rPr>
          <w:t>Get Average Days to Return/Re-engage by Population</w:t>
        </w:r>
        <w:r>
          <w:rPr>
            <w:noProof/>
            <w:webHidden/>
          </w:rPr>
          <w:tab/>
        </w:r>
        <w:r>
          <w:rPr>
            <w:noProof/>
            <w:webHidden/>
          </w:rPr>
          <w:fldChar w:fldCharType="begin"/>
        </w:r>
        <w:r>
          <w:rPr>
            <w:noProof/>
            <w:webHidden/>
          </w:rPr>
          <w:instrText xml:space="preserve"> PAGEREF _Toc175057130 \h </w:instrText>
        </w:r>
        <w:r>
          <w:rPr>
            <w:noProof/>
            <w:webHidden/>
          </w:rPr>
        </w:r>
        <w:r>
          <w:rPr>
            <w:noProof/>
            <w:webHidden/>
          </w:rPr>
          <w:fldChar w:fldCharType="separate"/>
        </w:r>
        <w:r>
          <w:rPr>
            <w:noProof/>
            <w:webHidden/>
          </w:rPr>
          <w:t>140</w:t>
        </w:r>
        <w:r>
          <w:rPr>
            <w:noProof/>
            <w:webHidden/>
          </w:rPr>
          <w:fldChar w:fldCharType="end"/>
        </w:r>
      </w:hyperlink>
    </w:p>
    <w:p w14:paraId="2B3FCCEB" w14:textId="6B4474A5" w:rsidR="00B013F3" w:rsidRDefault="00B013F3">
      <w:pPr>
        <w:pStyle w:val="TOC2"/>
        <w:rPr>
          <w:rFonts w:eastAsiaTheme="minorEastAsia"/>
          <w:noProof/>
          <w:kern w:val="2"/>
          <w:sz w:val="24"/>
          <w:szCs w:val="24"/>
          <w14:ligatures w14:val="standardContextual"/>
        </w:rPr>
      </w:pPr>
      <w:hyperlink w:anchor="_Toc175057131" w:history="1">
        <w:r w:rsidRPr="00506321">
          <w:rPr>
            <w:rStyle w:val="Hyperlink"/>
            <w:noProof/>
          </w:rPr>
          <w:t>8.10.</w:t>
        </w:r>
        <w:r>
          <w:rPr>
            <w:rFonts w:eastAsiaTheme="minorEastAsia"/>
            <w:noProof/>
            <w:kern w:val="2"/>
            <w:sz w:val="24"/>
            <w:szCs w:val="24"/>
            <w14:ligatures w14:val="standardContextual"/>
          </w:rPr>
          <w:tab/>
        </w:r>
        <w:r w:rsidRPr="00506321">
          <w:rPr>
            <w:rStyle w:val="Hyperlink"/>
            <w:noProof/>
          </w:rPr>
          <w:t>Get Average Days to Return/Re-engage by System Path</w:t>
        </w:r>
        <w:r>
          <w:rPr>
            <w:noProof/>
            <w:webHidden/>
          </w:rPr>
          <w:tab/>
        </w:r>
        <w:r>
          <w:rPr>
            <w:noProof/>
            <w:webHidden/>
          </w:rPr>
          <w:fldChar w:fldCharType="begin"/>
        </w:r>
        <w:r>
          <w:rPr>
            <w:noProof/>
            <w:webHidden/>
          </w:rPr>
          <w:instrText xml:space="preserve"> PAGEREF _Toc175057131 \h </w:instrText>
        </w:r>
        <w:r>
          <w:rPr>
            <w:noProof/>
            <w:webHidden/>
          </w:rPr>
        </w:r>
        <w:r>
          <w:rPr>
            <w:noProof/>
            <w:webHidden/>
          </w:rPr>
          <w:fldChar w:fldCharType="separate"/>
        </w:r>
        <w:r>
          <w:rPr>
            <w:noProof/>
            <w:webHidden/>
          </w:rPr>
          <w:t>141</w:t>
        </w:r>
        <w:r>
          <w:rPr>
            <w:noProof/>
            <w:webHidden/>
          </w:rPr>
          <w:fldChar w:fldCharType="end"/>
        </w:r>
      </w:hyperlink>
    </w:p>
    <w:p w14:paraId="49A52185" w14:textId="35AB5912" w:rsidR="00B013F3" w:rsidRDefault="00B013F3">
      <w:pPr>
        <w:pStyle w:val="TOC2"/>
        <w:rPr>
          <w:rFonts w:eastAsiaTheme="minorEastAsia"/>
          <w:noProof/>
          <w:kern w:val="2"/>
          <w:sz w:val="24"/>
          <w:szCs w:val="24"/>
          <w14:ligatures w14:val="standardContextual"/>
        </w:rPr>
      </w:pPr>
      <w:hyperlink w:anchor="_Toc175057132" w:history="1">
        <w:r w:rsidRPr="00506321">
          <w:rPr>
            <w:rStyle w:val="Hyperlink"/>
            <w:noProof/>
          </w:rPr>
          <w:t>8.11.</w:t>
        </w:r>
        <w:r>
          <w:rPr>
            <w:rFonts w:eastAsiaTheme="minorEastAsia"/>
            <w:noProof/>
            <w:kern w:val="2"/>
            <w:sz w:val="24"/>
            <w:szCs w:val="24"/>
            <w14:ligatures w14:val="standardContextual"/>
          </w:rPr>
          <w:tab/>
        </w:r>
        <w:r w:rsidRPr="00506321">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_Toc175057132 \h </w:instrText>
        </w:r>
        <w:r>
          <w:rPr>
            <w:noProof/>
            <w:webHidden/>
          </w:rPr>
        </w:r>
        <w:r>
          <w:rPr>
            <w:noProof/>
            <w:webHidden/>
          </w:rPr>
          <w:fldChar w:fldCharType="separate"/>
        </w:r>
        <w:r>
          <w:rPr>
            <w:noProof/>
            <w:webHidden/>
          </w:rPr>
          <w:t>142</w:t>
        </w:r>
        <w:r>
          <w:rPr>
            <w:noProof/>
            <w:webHidden/>
          </w:rPr>
          <w:fldChar w:fldCharType="end"/>
        </w:r>
      </w:hyperlink>
    </w:p>
    <w:p w14:paraId="5F03D676" w14:textId="272CFC21" w:rsidR="00B013F3" w:rsidRDefault="00B013F3">
      <w:pPr>
        <w:pStyle w:val="TOC1"/>
        <w:rPr>
          <w:rFonts w:eastAsiaTheme="minorEastAsia"/>
          <w:kern w:val="2"/>
          <w:sz w:val="24"/>
          <w:szCs w:val="24"/>
          <w14:ligatures w14:val="standardContextual"/>
        </w:rPr>
      </w:pPr>
      <w:hyperlink w:anchor="_Toc175057133" w:history="1">
        <w:r w:rsidRPr="00506321">
          <w:rPr>
            <w:rStyle w:val="Hyperlink"/>
          </w:rPr>
          <w:t>9.</w:t>
        </w:r>
        <w:r>
          <w:rPr>
            <w:rFonts w:eastAsiaTheme="minorEastAsia"/>
            <w:kern w:val="2"/>
            <w:sz w:val="24"/>
            <w:szCs w:val="24"/>
            <w14:ligatures w14:val="standardContextual"/>
          </w:rPr>
          <w:tab/>
        </w:r>
        <w:r w:rsidRPr="00506321">
          <w:rPr>
            <w:rStyle w:val="Hyperlink"/>
          </w:rPr>
          <w:t>HMIS Business Logic:  LSACalculated AHAR Counts</w:t>
        </w:r>
        <w:r>
          <w:rPr>
            <w:webHidden/>
          </w:rPr>
          <w:tab/>
        </w:r>
        <w:r>
          <w:rPr>
            <w:webHidden/>
          </w:rPr>
          <w:fldChar w:fldCharType="begin"/>
        </w:r>
        <w:r>
          <w:rPr>
            <w:webHidden/>
          </w:rPr>
          <w:instrText xml:space="preserve"> PAGEREF _Toc175057133 \h </w:instrText>
        </w:r>
        <w:r>
          <w:rPr>
            <w:webHidden/>
          </w:rPr>
        </w:r>
        <w:r>
          <w:rPr>
            <w:webHidden/>
          </w:rPr>
          <w:fldChar w:fldCharType="separate"/>
        </w:r>
        <w:r>
          <w:rPr>
            <w:webHidden/>
          </w:rPr>
          <w:t>145</w:t>
        </w:r>
        <w:r>
          <w:rPr>
            <w:webHidden/>
          </w:rPr>
          <w:fldChar w:fldCharType="end"/>
        </w:r>
      </w:hyperlink>
    </w:p>
    <w:p w14:paraId="31476354" w14:textId="3FD33ABE" w:rsidR="00B013F3" w:rsidRDefault="00B013F3">
      <w:pPr>
        <w:pStyle w:val="TOC2"/>
        <w:rPr>
          <w:rFonts w:eastAsiaTheme="minorEastAsia"/>
          <w:noProof/>
          <w:kern w:val="2"/>
          <w:sz w:val="24"/>
          <w:szCs w:val="24"/>
          <w14:ligatures w14:val="standardContextual"/>
        </w:rPr>
      </w:pPr>
      <w:hyperlink w:anchor="_Toc175057134" w:history="1">
        <w:r w:rsidRPr="00506321">
          <w:rPr>
            <w:rStyle w:val="Hyperlink"/>
            <w:noProof/>
          </w:rPr>
          <w:t>9.1.</w:t>
        </w:r>
        <w:r>
          <w:rPr>
            <w:rFonts w:eastAsiaTheme="minorEastAsia"/>
            <w:noProof/>
            <w:kern w:val="2"/>
            <w:sz w:val="24"/>
            <w:szCs w:val="24"/>
            <w14:ligatures w14:val="standardContextual"/>
          </w:rPr>
          <w:tab/>
        </w:r>
        <w:r w:rsidRPr="00506321">
          <w:rPr>
            <w:rStyle w:val="Hyperlink"/>
            <w:noProof/>
          </w:rPr>
          <w:t>Report Rows for LSACalculated Counts</w:t>
        </w:r>
        <w:r>
          <w:rPr>
            <w:noProof/>
            <w:webHidden/>
          </w:rPr>
          <w:tab/>
        </w:r>
        <w:r>
          <w:rPr>
            <w:noProof/>
            <w:webHidden/>
          </w:rPr>
          <w:fldChar w:fldCharType="begin"/>
        </w:r>
        <w:r>
          <w:rPr>
            <w:noProof/>
            <w:webHidden/>
          </w:rPr>
          <w:instrText xml:space="preserve"> PAGEREF _Toc175057134 \h </w:instrText>
        </w:r>
        <w:r>
          <w:rPr>
            <w:noProof/>
            <w:webHidden/>
          </w:rPr>
        </w:r>
        <w:r>
          <w:rPr>
            <w:noProof/>
            <w:webHidden/>
          </w:rPr>
          <w:fldChar w:fldCharType="separate"/>
        </w:r>
        <w:r>
          <w:rPr>
            <w:noProof/>
            <w:webHidden/>
          </w:rPr>
          <w:t>145</w:t>
        </w:r>
        <w:r>
          <w:rPr>
            <w:noProof/>
            <w:webHidden/>
          </w:rPr>
          <w:fldChar w:fldCharType="end"/>
        </w:r>
      </w:hyperlink>
    </w:p>
    <w:p w14:paraId="1ABA6E07" w14:textId="2EDE6074" w:rsidR="00B013F3" w:rsidRDefault="00B013F3">
      <w:pPr>
        <w:pStyle w:val="TOC2"/>
        <w:rPr>
          <w:rFonts w:eastAsiaTheme="minorEastAsia"/>
          <w:noProof/>
          <w:kern w:val="2"/>
          <w:sz w:val="24"/>
          <w:szCs w:val="24"/>
          <w14:ligatures w14:val="standardContextual"/>
        </w:rPr>
      </w:pPr>
      <w:hyperlink w:anchor="_Toc175057135" w:history="1">
        <w:r w:rsidRPr="00506321">
          <w:rPr>
            <w:rStyle w:val="Hyperlink"/>
            <w:noProof/>
          </w:rPr>
          <w:t>9.2.</w:t>
        </w:r>
        <w:r>
          <w:rPr>
            <w:rFonts w:eastAsiaTheme="minorEastAsia"/>
            <w:noProof/>
            <w:kern w:val="2"/>
            <w:sz w:val="24"/>
            <w:szCs w:val="24"/>
            <w14:ligatures w14:val="standardContextual"/>
          </w:rPr>
          <w:tab/>
        </w:r>
        <w:r w:rsidRPr="00506321">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_Toc175057135 \h </w:instrText>
        </w:r>
        <w:r>
          <w:rPr>
            <w:noProof/>
            <w:webHidden/>
          </w:rPr>
        </w:r>
        <w:r>
          <w:rPr>
            <w:noProof/>
            <w:webHidden/>
          </w:rPr>
          <w:fldChar w:fldCharType="separate"/>
        </w:r>
        <w:r>
          <w:rPr>
            <w:noProof/>
            <w:webHidden/>
          </w:rPr>
          <w:t>145</w:t>
        </w:r>
        <w:r>
          <w:rPr>
            <w:noProof/>
            <w:webHidden/>
          </w:rPr>
          <w:fldChar w:fldCharType="end"/>
        </w:r>
      </w:hyperlink>
    </w:p>
    <w:p w14:paraId="7D1BB438" w14:textId="17644617" w:rsidR="00B013F3" w:rsidRDefault="00B013F3">
      <w:pPr>
        <w:pStyle w:val="TOC2"/>
        <w:rPr>
          <w:rFonts w:eastAsiaTheme="minorEastAsia"/>
          <w:noProof/>
          <w:kern w:val="2"/>
          <w:sz w:val="24"/>
          <w:szCs w:val="24"/>
          <w14:ligatures w14:val="standardContextual"/>
        </w:rPr>
      </w:pPr>
      <w:hyperlink w:anchor="_Toc175057136" w:history="1">
        <w:r w:rsidRPr="00506321">
          <w:rPr>
            <w:rStyle w:val="Hyperlink"/>
            <w:noProof/>
          </w:rPr>
          <w:t>9.3.</w:t>
        </w:r>
        <w:r>
          <w:rPr>
            <w:rFonts w:eastAsiaTheme="minorEastAsia"/>
            <w:noProof/>
            <w:kern w:val="2"/>
            <w:sz w:val="24"/>
            <w:szCs w:val="24"/>
            <w14:ligatures w14:val="standardContextual"/>
          </w:rPr>
          <w:tab/>
        </w:r>
        <w:r w:rsidRPr="00506321">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_Toc175057136 \h </w:instrText>
        </w:r>
        <w:r>
          <w:rPr>
            <w:noProof/>
            <w:webHidden/>
          </w:rPr>
        </w:r>
        <w:r>
          <w:rPr>
            <w:noProof/>
            <w:webHidden/>
          </w:rPr>
          <w:fldChar w:fldCharType="separate"/>
        </w:r>
        <w:r>
          <w:rPr>
            <w:noProof/>
            <w:webHidden/>
          </w:rPr>
          <w:t>146</w:t>
        </w:r>
        <w:r>
          <w:rPr>
            <w:noProof/>
            <w:webHidden/>
          </w:rPr>
          <w:fldChar w:fldCharType="end"/>
        </w:r>
      </w:hyperlink>
    </w:p>
    <w:p w14:paraId="2ADDB298" w14:textId="7524E5EE" w:rsidR="00B013F3" w:rsidRDefault="00B013F3">
      <w:pPr>
        <w:pStyle w:val="TOC2"/>
        <w:rPr>
          <w:rFonts w:eastAsiaTheme="minorEastAsia"/>
          <w:noProof/>
          <w:kern w:val="2"/>
          <w:sz w:val="24"/>
          <w:szCs w:val="24"/>
          <w14:ligatures w14:val="standardContextual"/>
        </w:rPr>
      </w:pPr>
      <w:hyperlink w:anchor="_Toc175057137" w:history="1">
        <w:r w:rsidRPr="00506321">
          <w:rPr>
            <w:rStyle w:val="Hyperlink"/>
            <w:noProof/>
          </w:rPr>
          <w:t>9.4.</w:t>
        </w:r>
        <w:r>
          <w:rPr>
            <w:rFonts w:eastAsiaTheme="minorEastAsia"/>
            <w:noProof/>
            <w:kern w:val="2"/>
            <w:sz w:val="24"/>
            <w:szCs w:val="24"/>
            <w14:ligatures w14:val="standardContextual"/>
          </w:rPr>
          <w:tab/>
        </w:r>
        <w:r w:rsidRPr="00506321">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_Toc175057137 \h </w:instrText>
        </w:r>
        <w:r>
          <w:rPr>
            <w:noProof/>
            <w:webHidden/>
          </w:rPr>
        </w:r>
        <w:r>
          <w:rPr>
            <w:noProof/>
            <w:webHidden/>
          </w:rPr>
          <w:fldChar w:fldCharType="separate"/>
        </w:r>
        <w:r>
          <w:rPr>
            <w:noProof/>
            <w:webHidden/>
          </w:rPr>
          <w:t>148</w:t>
        </w:r>
        <w:r>
          <w:rPr>
            <w:noProof/>
            <w:webHidden/>
          </w:rPr>
          <w:fldChar w:fldCharType="end"/>
        </w:r>
      </w:hyperlink>
    </w:p>
    <w:p w14:paraId="16193A94" w14:textId="11F4F090" w:rsidR="00B013F3" w:rsidRDefault="00B013F3">
      <w:pPr>
        <w:pStyle w:val="TOC2"/>
        <w:rPr>
          <w:rFonts w:eastAsiaTheme="minorEastAsia"/>
          <w:noProof/>
          <w:kern w:val="2"/>
          <w:sz w:val="24"/>
          <w:szCs w:val="24"/>
          <w14:ligatures w14:val="standardContextual"/>
        </w:rPr>
      </w:pPr>
      <w:hyperlink w:anchor="_Toc175057138" w:history="1">
        <w:r w:rsidRPr="00506321">
          <w:rPr>
            <w:rStyle w:val="Hyperlink"/>
            <w:noProof/>
          </w:rPr>
          <w:t>9.5.</w:t>
        </w:r>
        <w:r>
          <w:rPr>
            <w:rFonts w:eastAsiaTheme="minorEastAsia"/>
            <w:noProof/>
            <w:kern w:val="2"/>
            <w:sz w:val="24"/>
            <w:szCs w:val="24"/>
            <w14:ligatures w14:val="standardContextual"/>
          </w:rPr>
          <w:tab/>
        </w:r>
        <w:r w:rsidRPr="00506321">
          <w:rPr>
            <w:rStyle w:val="Hyperlink"/>
            <w:noProof/>
          </w:rPr>
          <w:t>Get Counts of Bednights</w:t>
        </w:r>
        <w:r>
          <w:rPr>
            <w:noProof/>
            <w:webHidden/>
          </w:rPr>
          <w:tab/>
        </w:r>
        <w:r>
          <w:rPr>
            <w:noProof/>
            <w:webHidden/>
          </w:rPr>
          <w:fldChar w:fldCharType="begin"/>
        </w:r>
        <w:r>
          <w:rPr>
            <w:noProof/>
            <w:webHidden/>
          </w:rPr>
          <w:instrText xml:space="preserve"> PAGEREF _Toc175057138 \h </w:instrText>
        </w:r>
        <w:r>
          <w:rPr>
            <w:noProof/>
            <w:webHidden/>
          </w:rPr>
        </w:r>
        <w:r>
          <w:rPr>
            <w:noProof/>
            <w:webHidden/>
          </w:rPr>
          <w:fldChar w:fldCharType="separate"/>
        </w:r>
        <w:r>
          <w:rPr>
            <w:noProof/>
            <w:webHidden/>
          </w:rPr>
          <w:t>152</w:t>
        </w:r>
        <w:r>
          <w:rPr>
            <w:noProof/>
            <w:webHidden/>
          </w:rPr>
          <w:fldChar w:fldCharType="end"/>
        </w:r>
      </w:hyperlink>
    </w:p>
    <w:p w14:paraId="60E8EC92" w14:textId="59DA1E52" w:rsidR="00B013F3" w:rsidRDefault="00B013F3">
      <w:pPr>
        <w:pStyle w:val="TOC2"/>
        <w:rPr>
          <w:rFonts w:eastAsiaTheme="minorEastAsia"/>
          <w:noProof/>
          <w:kern w:val="2"/>
          <w:sz w:val="24"/>
          <w:szCs w:val="24"/>
          <w14:ligatures w14:val="standardContextual"/>
        </w:rPr>
      </w:pPr>
      <w:hyperlink w:anchor="_Toc175057139" w:history="1">
        <w:r w:rsidRPr="00506321">
          <w:rPr>
            <w:rStyle w:val="Hyperlink"/>
            <w:noProof/>
          </w:rPr>
          <w:t>9.6.</w:t>
        </w:r>
        <w:r>
          <w:rPr>
            <w:rFonts w:eastAsiaTheme="minorEastAsia"/>
            <w:noProof/>
            <w:kern w:val="2"/>
            <w:sz w:val="24"/>
            <w:szCs w:val="24"/>
            <w14:ligatures w14:val="standardContextual"/>
          </w:rPr>
          <w:tab/>
        </w:r>
        <w:r w:rsidRPr="00506321">
          <w:rPr>
            <w:rStyle w:val="Hyperlink"/>
            <w:noProof/>
          </w:rPr>
          <w:t>Get OPH Point-in-Time Counts for HIC</w:t>
        </w:r>
        <w:r>
          <w:rPr>
            <w:noProof/>
            <w:webHidden/>
          </w:rPr>
          <w:tab/>
        </w:r>
        <w:r>
          <w:rPr>
            <w:noProof/>
            <w:webHidden/>
          </w:rPr>
          <w:fldChar w:fldCharType="begin"/>
        </w:r>
        <w:r>
          <w:rPr>
            <w:noProof/>
            <w:webHidden/>
          </w:rPr>
          <w:instrText xml:space="preserve"> PAGEREF _Toc175057139 \h </w:instrText>
        </w:r>
        <w:r>
          <w:rPr>
            <w:noProof/>
            <w:webHidden/>
          </w:rPr>
        </w:r>
        <w:r>
          <w:rPr>
            <w:noProof/>
            <w:webHidden/>
          </w:rPr>
          <w:fldChar w:fldCharType="separate"/>
        </w:r>
        <w:r>
          <w:rPr>
            <w:noProof/>
            <w:webHidden/>
          </w:rPr>
          <w:t>154</w:t>
        </w:r>
        <w:r>
          <w:rPr>
            <w:noProof/>
            <w:webHidden/>
          </w:rPr>
          <w:fldChar w:fldCharType="end"/>
        </w:r>
      </w:hyperlink>
    </w:p>
    <w:p w14:paraId="62C88EB4" w14:textId="6A1E2454" w:rsidR="00B013F3" w:rsidRDefault="00B013F3">
      <w:pPr>
        <w:pStyle w:val="TOC1"/>
        <w:rPr>
          <w:rFonts w:eastAsiaTheme="minorEastAsia"/>
          <w:kern w:val="2"/>
          <w:sz w:val="24"/>
          <w:szCs w:val="24"/>
          <w14:ligatures w14:val="standardContextual"/>
        </w:rPr>
      </w:pPr>
      <w:hyperlink w:anchor="_Toc175057140" w:history="1">
        <w:r w:rsidRPr="00506321">
          <w:rPr>
            <w:rStyle w:val="Hyperlink"/>
          </w:rPr>
          <w:t>10.</w:t>
        </w:r>
        <w:r>
          <w:rPr>
            <w:rFonts w:eastAsiaTheme="minorEastAsia"/>
            <w:kern w:val="2"/>
            <w:sz w:val="24"/>
            <w:szCs w:val="24"/>
            <w14:ligatures w14:val="standardContextual"/>
          </w:rPr>
          <w:tab/>
        </w:r>
        <w:r w:rsidRPr="00506321">
          <w:rPr>
            <w:rStyle w:val="Hyperlink"/>
          </w:rPr>
          <w:t>HMIS Business Logic:  LSACalculated Project-Level Data Quality Counts</w:t>
        </w:r>
        <w:r>
          <w:rPr>
            <w:webHidden/>
          </w:rPr>
          <w:tab/>
        </w:r>
        <w:r>
          <w:rPr>
            <w:webHidden/>
          </w:rPr>
          <w:fldChar w:fldCharType="begin"/>
        </w:r>
        <w:r>
          <w:rPr>
            <w:webHidden/>
          </w:rPr>
          <w:instrText xml:space="preserve"> PAGEREF _Toc175057140 \h </w:instrText>
        </w:r>
        <w:r>
          <w:rPr>
            <w:webHidden/>
          </w:rPr>
        </w:r>
        <w:r>
          <w:rPr>
            <w:webHidden/>
          </w:rPr>
          <w:fldChar w:fldCharType="separate"/>
        </w:r>
        <w:r>
          <w:rPr>
            <w:webHidden/>
          </w:rPr>
          <w:t>156</w:t>
        </w:r>
        <w:r>
          <w:rPr>
            <w:webHidden/>
          </w:rPr>
          <w:fldChar w:fldCharType="end"/>
        </w:r>
      </w:hyperlink>
    </w:p>
    <w:p w14:paraId="43177E49" w14:textId="39B02988" w:rsidR="00B013F3" w:rsidRDefault="00B013F3">
      <w:pPr>
        <w:pStyle w:val="TOC2"/>
        <w:rPr>
          <w:rFonts w:eastAsiaTheme="minorEastAsia"/>
          <w:noProof/>
          <w:kern w:val="2"/>
          <w:sz w:val="24"/>
          <w:szCs w:val="24"/>
          <w14:ligatures w14:val="standardContextual"/>
        </w:rPr>
      </w:pPr>
      <w:hyperlink w:anchor="_Toc175057141" w:history="1">
        <w:r w:rsidRPr="00506321">
          <w:rPr>
            <w:rStyle w:val="Hyperlink"/>
            <w:noProof/>
          </w:rPr>
          <w:t>10.1.</w:t>
        </w:r>
        <w:r>
          <w:rPr>
            <w:rFonts w:eastAsiaTheme="minorEastAsia"/>
            <w:noProof/>
            <w:kern w:val="2"/>
            <w:sz w:val="24"/>
            <w:szCs w:val="24"/>
            <w14:ligatures w14:val="standardContextual"/>
          </w:rPr>
          <w:tab/>
        </w:r>
        <w:r w:rsidRPr="00506321">
          <w:rPr>
            <w:rStyle w:val="Hyperlink"/>
            <w:noProof/>
          </w:rPr>
          <w:t>Static Column Values</w:t>
        </w:r>
        <w:r>
          <w:rPr>
            <w:noProof/>
            <w:webHidden/>
          </w:rPr>
          <w:tab/>
        </w:r>
        <w:r>
          <w:rPr>
            <w:noProof/>
            <w:webHidden/>
          </w:rPr>
          <w:fldChar w:fldCharType="begin"/>
        </w:r>
        <w:r>
          <w:rPr>
            <w:noProof/>
            <w:webHidden/>
          </w:rPr>
          <w:instrText xml:space="preserve"> PAGEREF _Toc175057141 \h </w:instrText>
        </w:r>
        <w:r>
          <w:rPr>
            <w:noProof/>
            <w:webHidden/>
          </w:rPr>
        </w:r>
        <w:r>
          <w:rPr>
            <w:noProof/>
            <w:webHidden/>
          </w:rPr>
          <w:fldChar w:fldCharType="separate"/>
        </w:r>
        <w:r>
          <w:rPr>
            <w:noProof/>
            <w:webHidden/>
          </w:rPr>
          <w:t>156</w:t>
        </w:r>
        <w:r>
          <w:rPr>
            <w:noProof/>
            <w:webHidden/>
          </w:rPr>
          <w:fldChar w:fldCharType="end"/>
        </w:r>
      </w:hyperlink>
    </w:p>
    <w:p w14:paraId="775489C3" w14:textId="4DFFE738" w:rsidR="00B013F3" w:rsidRDefault="00B013F3">
      <w:pPr>
        <w:pStyle w:val="TOC2"/>
        <w:rPr>
          <w:rFonts w:eastAsiaTheme="minorEastAsia"/>
          <w:noProof/>
          <w:kern w:val="2"/>
          <w:sz w:val="24"/>
          <w:szCs w:val="24"/>
          <w14:ligatures w14:val="standardContextual"/>
        </w:rPr>
      </w:pPr>
      <w:hyperlink w:anchor="_Toc175057142" w:history="1">
        <w:r w:rsidRPr="00506321">
          <w:rPr>
            <w:rStyle w:val="Hyperlink"/>
            <w:noProof/>
          </w:rPr>
          <w:t>10.2.</w:t>
        </w:r>
        <w:r>
          <w:rPr>
            <w:rFonts w:eastAsiaTheme="minorEastAsia"/>
            <w:noProof/>
            <w:kern w:val="2"/>
            <w:sz w:val="24"/>
            <w:szCs w:val="24"/>
            <w14:ligatures w14:val="standardContextual"/>
          </w:rPr>
          <w:tab/>
        </w:r>
        <w:r w:rsidRPr="00506321">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_Toc175057142 \h </w:instrText>
        </w:r>
        <w:r>
          <w:rPr>
            <w:noProof/>
            <w:webHidden/>
          </w:rPr>
        </w:r>
        <w:r>
          <w:rPr>
            <w:noProof/>
            <w:webHidden/>
          </w:rPr>
          <w:fldChar w:fldCharType="separate"/>
        </w:r>
        <w:r>
          <w:rPr>
            <w:noProof/>
            <w:webHidden/>
          </w:rPr>
          <w:t>156</w:t>
        </w:r>
        <w:r>
          <w:rPr>
            <w:noProof/>
            <w:webHidden/>
          </w:rPr>
          <w:fldChar w:fldCharType="end"/>
        </w:r>
      </w:hyperlink>
    </w:p>
    <w:p w14:paraId="0135F67B" w14:textId="191B6E30" w:rsidR="00B013F3" w:rsidRDefault="00B013F3">
      <w:pPr>
        <w:pStyle w:val="TOC2"/>
        <w:rPr>
          <w:rFonts w:eastAsiaTheme="minorEastAsia"/>
          <w:noProof/>
          <w:kern w:val="2"/>
          <w:sz w:val="24"/>
          <w:szCs w:val="24"/>
          <w14:ligatures w14:val="standardContextual"/>
        </w:rPr>
      </w:pPr>
      <w:hyperlink w:anchor="_Toc175057143" w:history="1">
        <w:r w:rsidRPr="00506321">
          <w:rPr>
            <w:rStyle w:val="Hyperlink"/>
            <w:noProof/>
          </w:rPr>
          <w:t>10.3.</w:t>
        </w:r>
        <w:r>
          <w:rPr>
            <w:rFonts w:eastAsiaTheme="minorEastAsia"/>
            <w:noProof/>
            <w:kern w:val="2"/>
            <w:sz w:val="24"/>
            <w:szCs w:val="24"/>
            <w14:ligatures w14:val="standardContextual"/>
          </w:rPr>
          <w:tab/>
        </w:r>
        <w:r w:rsidRPr="00506321">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_Toc175057143 \h </w:instrText>
        </w:r>
        <w:r>
          <w:rPr>
            <w:noProof/>
            <w:webHidden/>
          </w:rPr>
        </w:r>
        <w:r>
          <w:rPr>
            <w:noProof/>
            <w:webHidden/>
          </w:rPr>
          <w:fldChar w:fldCharType="separate"/>
        </w:r>
        <w:r>
          <w:rPr>
            <w:noProof/>
            <w:webHidden/>
          </w:rPr>
          <w:t>156</w:t>
        </w:r>
        <w:r>
          <w:rPr>
            <w:noProof/>
            <w:webHidden/>
          </w:rPr>
          <w:fldChar w:fldCharType="end"/>
        </w:r>
      </w:hyperlink>
    </w:p>
    <w:p w14:paraId="0E3D6AE2" w14:textId="43A84D99" w:rsidR="00B013F3" w:rsidRDefault="00B013F3">
      <w:pPr>
        <w:pStyle w:val="TOC2"/>
        <w:rPr>
          <w:rFonts w:eastAsiaTheme="minorEastAsia"/>
          <w:noProof/>
          <w:kern w:val="2"/>
          <w:sz w:val="24"/>
          <w:szCs w:val="24"/>
          <w14:ligatures w14:val="standardContextual"/>
        </w:rPr>
      </w:pPr>
      <w:hyperlink w:anchor="_Toc175057144" w:history="1">
        <w:r w:rsidRPr="00506321">
          <w:rPr>
            <w:rStyle w:val="Hyperlink"/>
            <w:noProof/>
          </w:rPr>
          <w:t>10.4.</w:t>
        </w:r>
        <w:r>
          <w:rPr>
            <w:rFonts w:eastAsiaTheme="minorEastAsia"/>
            <w:noProof/>
            <w:kern w:val="2"/>
            <w:sz w:val="24"/>
            <w:szCs w:val="24"/>
            <w14:ligatures w14:val="standardContextual"/>
          </w:rPr>
          <w:tab/>
        </w:r>
        <w:r w:rsidRPr="00506321">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_Toc175057144 \h </w:instrText>
        </w:r>
        <w:r>
          <w:rPr>
            <w:noProof/>
            <w:webHidden/>
          </w:rPr>
        </w:r>
        <w:r>
          <w:rPr>
            <w:noProof/>
            <w:webHidden/>
          </w:rPr>
          <w:fldChar w:fldCharType="separate"/>
        </w:r>
        <w:r>
          <w:rPr>
            <w:noProof/>
            <w:webHidden/>
          </w:rPr>
          <w:t>157</w:t>
        </w:r>
        <w:r>
          <w:rPr>
            <w:noProof/>
            <w:webHidden/>
          </w:rPr>
          <w:fldChar w:fldCharType="end"/>
        </w:r>
      </w:hyperlink>
    </w:p>
    <w:p w14:paraId="653A1B4B" w14:textId="7CC8798D" w:rsidR="00B013F3" w:rsidRDefault="00B013F3">
      <w:pPr>
        <w:pStyle w:val="TOC2"/>
        <w:rPr>
          <w:rFonts w:eastAsiaTheme="minorEastAsia"/>
          <w:noProof/>
          <w:kern w:val="2"/>
          <w:sz w:val="24"/>
          <w:szCs w:val="24"/>
          <w14:ligatures w14:val="standardContextual"/>
        </w:rPr>
      </w:pPr>
      <w:hyperlink w:anchor="_Toc175057145" w:history="1">
        <w:r w:rsidRPr="00506321">
          <w:rPr>
            <w:rStyle w:val="Hyperlink"/>
            <w:noProof/>
          </w:rPr>
          <w:t>10.5.</w:t>
        </w:r>
        <w:r>
          <w:rPr>
            <w:rFonts w:eastAsiaTheme="minorEastAsia"/>
            <w:noProof/>
            <w:kern w:val="2"/>
            <w:sz w:val="24"/>
            <w:szCs w:val="24"/>
            <w14:ligatures w14:val="standardContextual"/>
          </w:rPr>
          <w:tab/>
        </w:r>
        <w:r w:rsidRPr="00506321">
          <w:rPr>
            <w:rStyle w:val="Hyperlink"/>
            <w:noProof/>
          </w:rPr>
          <w:t>DQ – Enrollments in Non-Participating Projects</w:t>
        </w:r>
        <w:r>
          <w:rPr>
            <w:noProof/>
            <w:webHidden/>
          </w:rPr>
          <w:tab/>
        </w:r>
        <w:r>
          <w:rPr>
            <w:noProof/>
            <w:webHidden/>
          </w:rPr>
          <w:fldChar w:fldCharType="begin"/>
        </w:r>
        <w:r>
          <w:rPr>
            <w:noProof/>
            <w:webHidden/>
          </w:rPr>
          <w:instrText xml:space="preserve"> PAGEREF _Toc175057145 \h </w:instrText>
        </w:r>
        <w:r>
          <w:rPr>
            <w:noProof/>
            <w:webHidden/>
          </w:rPr>
        </w:r>
        <w:r>
          <w:rPr>
            <w:noProof/>
            <w:webHidden/>
          </w:rPr>
          <w:fldChar w:fldCharType="separate"/>
        </w:r>
        <w:r>
          <w:rPr>
            <w:noProof/>
            <w:webHidden/>
          </w:rPr>
          <w:t>157</w:t>
        </w:r>
        <w:r>
          <w:rPr>
            <w:noProof/>
            <w:webHidden/>
          </w:rPr>
          <w:fldChar w:fldCharType="end"/>
        </w:r>
      </w:hyperlink>
    </w:p>
    <w:p w14:paraId="0136049F" w14:textId="1FD67FC7" w:rsidR="00B013F3" w:rsidRDefault="00B013F3">
      <w:pPr>
        <w:pStyle w:val="TOC2"/>
        <w:rPr>
          <w:rFonts w:eastAsiaTheme="minorEastAsia"/>
          <w:noProof/>
          <w:kern w:val="2"/>
          <w:sz w:val="24"/>
          <w:szCs w:val="24"/>
          <w14:ligatures w14:val="standardContextual"/>
        </w:rPr>
      </w:pPr>
      <w:hyperlink w:anchor="_Toc175057146" w:history="1">
        <w:r w:rsidRPr="00506321">
          <w:rPr>
            <w:rStyle w:val="Hyperlink"/>
            <w:noProof/>
          </w:rPr>
          <w:t>10.6.</w:t>
        </w:r>
        <w:r>
          <w:rPr>
            <w:rFonts w:eastAsiaTheme="minorEastAsia"/>
            <w:noProof/>
            <w:kern w:val="2"/>
            <w:sz w:val="24"/>
            <w:szCs w:val="24"/>
            <w14:ligatures w14:val="standardContextual"/>
          </w:rPr>
          <w:tab/>
        </w:r>
        <w:r w:rsidRPr="00506321">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_Toc175057146 \h </w:instrText>
        </w:r>
        <w:r>
          <w:rPr>
            <w:noProof/>
            <w:webHidden/>
          </w:rPr>
        </w:r>
        <w:r>
          <w:rPr>
            <w:noProof/>
            <w:webHidden/>
          </w:rPr>
          <w:fldChar w:fldCharType="separate"/>
        </w:r>
        <w:r>
          <w:rPr>
            <w:noProof/>
            <w:webHidden/>
          </w:rPr>
          <w:t>157</w:t>
        </w:r>
        <w:r>
          <w:rPr>
            <w:noProof/>
            <w:webHidden/>
          </w:rPr>
          <w:fldChar w:fldCharType="end"/>
        </w:r>
      </w:hyperlink>
    </w:p>
    <w:p w14:paraId="105C0701" w14:textId="21051327" w:rsidR="00B013F3" w:rsidRDefault="00B013F3">
      <w:pPr>
        <w:pStyle w:val="TOC2"/>
        <w:rPr>
          <w:rFonts w:eastAsiaTheme="minorEastAsia"/>
          <w:noProof/>
          <w:kern w:val="2"/>
          <w:sz w:val="24"/>
          <w:szCs w:val="24"/>
          <w14:ligatures w14:val="standardContextual"/>
        </w:rPr>
      </w:pPr>
      <w:hyperlink w:anchor="_Toc175057147" w:history="1">
        <w:r w:rsidRPr="00506321">
          <w:rPr>
            <w:rStyle w:val="Hyperlink"/>
            <w:noProof/>
          </w:rPr>
          <w:t>10.7.</w:t>
        </w:r>
        <w:r>
          <w:rPr>
            <w:rFonts w:eastAsiaTheme="minorEastAsia"/>
            <w:noProof/>
            <w:kern w:val="2"/>
            <w:sz w:val="24"/>
            <w:szCs w:val="24"/>
            <w14:ligatures w14:val="standardContextual"/>
          </w:rPr>
          <w:tab/>
        </w:r>
        <w:r w:rsidRPr="00506321">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_Toc175057147 \h </w:instrText>
        </w:r>
        <w:r>
          <w:rPr>
            <w:noProof/>
            <w:webHidden/>
          </w:rPr>
        </w:r>
        <w:r>
          <w:rPr>
            <w:noProof/>
            <w:webHidden/>
          </w:rPr>
          <w:fldChar w:fldCharType="separate"/>
        </w:r>
        <w:r>
          <w:rPr>
            <w:noProof/>
            <w:webHidden/>
          </w:rPr>
          <w:t>157</w:t>
        </w:r>
        <w:r>
          <w:rPr>
            <w:noProof/>
            <w:webHidden/>
          </w:rPr>
          <w:fldChar w:fldCharType="end"/>
        </w:r>
      </w:hyperlink>
    </w:p>
    <w:p w14:paraId="35857088" w14:textId="1DCA55C6" w:rsidR="00B013F3" w:rsidRDefault="00B013F3">
      <w:pPr>
        <w:pStyle w:val="TOC2"/>
        <w:rPr>
          <w:rFonts w:eastAsiaTheme="minorEastAsia"/>
          <w:noProof/>
          <w:kern w:val="2"/>
          <w:sz w:val="24"/>
          <w:szCs w:val="24"/>
          <w14:ligatures w14:val="standardContextual"/>
        </w:rPr>
      </w:pPr>
      <w:hyperlink w:anchor="_Toc175057148" w:history="1">
        <w:r w:rsidRPr="00506321">
          <w:rPr>
            <w:rStyle w:val="Hyperlink"/>
            <w:noProof/>
          </w:rPr>
          <w:t>10.8.</w:t>
        </w:r>
        <w:r>
          <w:rPr>
            <w:rFonts w:eastAsiaTheme="minorEastAsia"/>
            <w:noProof/>
            <w:kern w:val="2"/>
            <w:sz w:val="24"/>
            <w:szCs w:val="24"/>
            <w14:ligatures w14:val="standardContextual"/>
          </w:rPr>
          <w:tab/>
        </w:r>
        <w:r w:rsidRPr="00506321">
          <w:rPr>
            <w:rStyle w:val="Hyperlink"/>
            <w:noProof/>
          </w:rPr>
          <w:t>DQ – Household Entry</w:t>
        </w:r>
        <w:r>
          <w:rPr>
            <w:noProof/>
            <w:webHidden/>
          </w:rPr>
          <w:tab/>
        </w:r>
        <w:r>
          <w:rPr>
            <w:noProof/>
            <w:webHidden/>
          </w:rPr>
          <w:fldChar w:fldCharType="begin"/>
        </w:r>
        <w:r>
          <w:rPr>
            <w:noProof/>
            <w:webHidden/>
          </w:rPr>
          <w:instrText xml:space="preserve"> PAGEREF _Toc175057148 \h </w:instrText>
        </w:r>
        <w:r>
          <w:rPr>
            <w:noProof/>
            <w:webHidden/>
          </w:rPr>
        </w:r>
        <w:r>
          <w:rPr>
            <w:noProof/>
            <w:webHidden/>
          </w:rPr>
          <w:fldChar w:fldCharType="separate"/>
        </w:r>
        <w:r>
          <w:rPr>
            <w:noProof/>
            <w:webHidden/>
          </w:rPr>
          <w:t>158</w:t>
        </w:r>
        <w:r>
          <w:rPr>
            <w:noProof/>
            <w:webHidden/>
          </w:rPr>
          <w:fldChar w:fldCharType="end"/>
        </w:r>
      </w:hyperlink>
    </w:p>
    <w:p w14:paraId="5B3AD51A" w14:textId="5F1F8F48" w:rsidR="00B013F3" w:rsidRDefault="00B013F3">
      <w:pPr>
        <w:pStyle w:val="TOC2"/>
        <w:rPr>
          <w:rFonts w:eastAsiaTheme="minorEastAsia"/>
          <w:noProof/>
          <w:kern w:val="2"/>
          <w:sz w:val="24"/>
          <w:szCs w:val="24"/>
          <w14:ligatures w14:val="standardContextual"/>
        </w:rPr>
      </w:pPr>
      <w:hyperlink w:anchor="_Toc175057149" w:history="1">
        <w:r w:rsidRPr="00506321">
          <w:rPr>
            <w:rStyle w:val="Hyperlink"/>
            <w:noProof/>
          </w:rPr>
          <w:t>10.9.</w:t>
        </w:r>
        <w:r>
          <w:rPr>
            <w:rFonts w:eastAsiaTheme="minorEastAsia"/>
            <w:noProof/>
            <w:kern w:val="2"/>
            <w:sz w:val="24"/>
            <w:szCs w:val="24"/>
            <w14:ligatures w14:val="standardContextual"/>
          </w:rPr>
          <w:tab/>
        </w:r>
        <w:r w:rsidRPr="00506321">
          <w:rPr>
            <w:rStyle w:val="Hyperlink"/>
            <w:noProof/>
          </w:rPr>
          <w:t>DQ – Client Entry</w:t>
        </w:r>
        <w:r>
          <w:rPr>
            <w:noProof/>
            <w:webHidden/>
          </w:rPr>
          <w:tab/>
        </w:r>
        <w:r>
          <w:rPr>
            <w:noProof/>
            <w:webHidden/>
          </w:rPr>
          <w:fldChar w:fldCharType="begin"/>
        </w:r>
        <w:r>
          <w:rPr>
            <w:noProof/>
            <w:webHidden/>
          </w:rPr>
          <w:instrText xml:space="preserve"> PAGEREF _Toc175057149 \h </w:instrText>
        </w:r>
        <w:r>
          <w:rPr>
            <w:noProof/>
            <w:webHidden/>
          </w:rPr>
        </w:r>
        <w:r>
          <w:rPr>
            <w:noProof/>
            <w:webHidden/>
          </w:rPr>
          <w:fldChar w:fldCharType="separate"/>
        </w:r>
        <w:r>
          <w:rPr>
            <w:noProof/>
            <w:webHidden/>
          </w:rPr>
          <w:t>158</w:t>
        </w:r>
        <w:r>
          <w:rPr>
            <w:noProof/>
            <w:webHidden/>
          </w:rPr>
          <w:fldChar w:fldCharType="end"/>
        </w:r>
      </w:hyperlink>
    </w:p>
    <w:p w14:paraId="7B0E37BC" w14:textId="70A0A622" w:rsidR="00B013F3" w:rsidRDefault="00B013F3">
      <w:pPr>
        <w:pStyle w:val="TOC2"/>
        <w:rPr>
          <w:rFonts w:eastAsiaTheme="minorEastAsia"/>
          <w:noProof/>
          <w:kern w:val="2"/>
          <w:sz w:val="24"/>
          <w:szCs w:val="24"/>
          <w14:ligatures w14:val="standardContextual"/>
        </w:rPr>
      </w:pPr>
      <w:hyperlink w:anchor="_Toc175057150" w:history="1">
        <w:r w:rsidRPr="00506321">
          <w:rPr>
            <w:rStyle w:val="Hyperlink"/>
            <w:noProof/>
          </w:rPr>
          <w:t>10.10.</w:t>
        </w:r>
        <w:r>
          <w:rPr>
            <w:rFonts w:eastAsiaTheme="minorEastAsia"/>
            <w:noProof/>
            <w:kern w:val="2"/>
            <w:sz w:val="24"/>
            <w:szCs w:val="24"/>
            <w14:ligatures w14:val="standardContextual"/>
          </w:rPr>
          <w:tab/>
        </w:r>
        <w:r w:rsidRPr="00506321">
          <w:rPr>
            <w:rStyle w:val="Hyperlink"/>
            <w:noProof/>
          </w:rPr>
          <w:t>DQ – Adult/HoH Entry</w:t>
        </w:r>
        <w:r>
          <w:rPr>
            <w:noProof/>
            <w:webHidden/>
          </w:rPr>
          <w:tab/>
        </w:r>
        <w:r>
          <w:rPr>
            <w:noProof/>
            <w:webHidden/>
          </w:rPr>
          <w:fldChar w:fldCharType="begin"/>
        </w:r>
        <w:r>
          <w:rPr>
            <w:noProof/>
            <w:webHidden/>
          </w:rPr>
          <w:instrText xml:space="preserve"> PAGEREF _Toc175057150 \h </w:instrText>
        </w:r>
        <w:r>
          <w:rPr>
            <w:noProof/>
            <w:webHidden/>
          </w:rPr>
        </w:r>
        <w:r>
          <w:rPr>
            <w:noProof/>
            <w:webHidden/>
          </w:rPr>
          <w:fldChar w:fldCharType="separate"/>
        </w:r>
        <w:r>
          <w:rPr>
            <w:noProof/>
            <w:webHidden/>
          </w:rPr>
          <w:t>158</w:t>
        </w:r>
        <w:r>
          <w:rPr>
            <w:noProof/>
            <w:webHidden/>
          </w:rPr>
          <w:fldChar w:fldCharType="end"/>
        </w:r>
      </w:hyperlink>
    </w:p>
    <w:p w14:paraId="6B7D19B6" w14:textId="6EDFD335" w:rsidR="00B013F3" w:rsidRDefault="00B013F3">
      <w:pPr>
        <w:pStyle w:val="TOC2"/>
        <w:rPr>
          <w:rFonts w:eastAsiaTheme="minorEastAsia"/>
          <w:noProof/>
          <w:kern w:val="2"/>
          <w:sz w:val="24"/>
          <w:szCs w:val="24"/>
          <w14:ligatures w14:val="standardContextual"/>
        </w:rPr>
      </w:pPr>
      <w:hyperlink w:anchor="_Toc175057151" w:history="1">
        <w:r w:rsidRPr="00506321">
          <w:rPr>
            <w:rStyle w:val="Hyperlink"/>
            <w:noProof/>
          </w:rPr>
          <w:t>10.11.</w:t>
        </w:r>
        <w:r>
          <w:rPr>
            <w:rFonts w:eastAsiaTheme="minorEastAsia"/>
            <w:noProof/>
            <w:kern w:val="2"/>
            <w:sz w:val="24"/>
            <w:szCs w:val="24"/>
            <w14:ligatures w14:val="standardContextual"/>
          </w:rPr>
          <w:tab/>
        </w:r>
        <w:r w:rsidRPr="00506321">
          <w:rPr>
            <w:rStyle w:val="Hyperlink"/>
            <w:noProof/>
          </w:rPr>
          <w:t>DQ – Client Exit</w:t>
        </w:r>
        <w:r>
          <w:rPr>
            <w:noProof/>
            <w:webHidden/>
          </w:rPr>
          <w:tab/>
        </w:r>
        <w:r>
          <w:rPr>
            <w:noProof/>
            <w:webHidden/>
          </w:rPr>
          <w:fldChar w:fldCharType="begin"/>
        </w:r>
        <w:r>
          <w:rPr>
            <w:noProof/>
            <w:webHidden/>
          </w:rPr>
          <w:instrText xml:space="preserve"> PAGEREF _Toc175057151 \h </w:instrText>
        </w:r>
        <w:r>
          <w:rPr>
            <w:noProof/>
            <w:webHidden/>
          </w:rPr>
        </w:r>
        <w:r>
          <w:rPr>
            <w:noProof/>
            <w:webHidden/>
          </w:rPr>
          <w:fldChar w:fldCharType="separate"/>
        </w:r>
        <w:r>
          <w:rPr>
            <w:noProof/>
            <w:webHidden/>
          </w:rPr>
          <w:t>158</w:t>
        </w:r>
        <w:r>
          <w:rPr>
            <w:noProof/>
            <w:webHidden/>
          </w:rPr>
          <w:fldChar w:fldCharType="end"/>
        </w:r>
      </w:hyperlink>
    </w:p>
    <w:p w14:paraId="3950430B" w14:textId="341FF837" w:rsidR="00B013F3" w:rsidRDefault="00B013F3">
      <w:pPr>
        <w:pStyle w:val="TOC2"/>
        <w:rPr>
          <w:rFonts w:eastAsiaTheme="minorEastAsia"/>
          <w:noProof/>
          <w:kern w:val="2"/>
          <w:sz w:val="24"/>
          <w:szCs w:val="24"/>
          <w14:ligatures w14:val="standardContextual"/>
        </w:rPr>
      </w:pPr>
      <w:hyperlink w:anchor="_Toc175057152" w:history="1">
        <w:r w:rsidRPr="00506321">
          <w:rPr>
            <w:rStyle w:val="Hyperlink"/>
            <w:noProof/>
          </w:rPr>
          <w:t>10.12.</w:t>
        </w:r>
        <w:r>
          <w:rPr>
            <w:rFonts w:eastAsiaTheme="minorEastAsia"/>
            <w:noProof/>
            <w:kern w:val="2"/>
            <w:sz w:val="24"/>
            <w:szCs w:val="24"/>
            <w14:ligatures w14:val="standardContextual"/>
          </w:rPr>
          <w:tab/>
        </w:r>
        <w:r w:rsidRPr="00506321">
          <w:rPr>
            <w:rStyle w:val="Hyperlink"/>
            <w:noProof/>
          </w:rPr>
          <w:t>DQ – Disabling Condition</w:t>
        </w:r>
        <w:r>
          <w:rPr>
            <w:noProof/>
            <w:webHidden/>
          </w:rPr>
          <w:tab/>
        </w:r>
        <w:r>
          <w:rPr>
            <w:noProof/>
            <w:webHidden/>
          </w:rPr>
          <w:fldChar w:fldCharType="begin"/>
        </w:r>
        <w:r>
          <w:rPr>
            <w:noProof/>
            <w:webHidden/>
          </w:rPr>
          <w:instrText xml:space="preserve"> PAGEREF _Toc175057152 \h </w:instrText>
        </w:r>
        <w:r>
          <w:rPr>
            <w:noProof/>
            <w:webHidden/>
          </w:rPr>
        </w:r>
        <w:r>
          <w:rPr>
            <w:noProof/>
            <w:webHidden/>
          </w:rPr>
          <w:fldChar w:fldCharType="separate"/>
        </w:r>
        <w:r>
          <w:rPr>
            <w:noProof/>
            <w:webHidden/>
          </w:rPr>
          <w:t>158</w:t>
        </w:r>
        <w:r>
          <w:rPr>
            <w:noProof/>
            <w:webHidden/>
          </w:rPr>
          <w:fldChar w:fldCharType="end"/>
        </w:r>
      </w:hyperlink>
    </w:p>
    <w:p w14:paraId="5728D470" w14:textId="32FB94CA" w:rsidR="00B013F3" w:rsidRDefault="00B013F3">
      <w:pPr>
        <w:pStyle w:val="TOC2"/>
        <w:rPr>
          <w:rFonts w:eastAsiaTheme="minorEastAsia"/>
          <w:noProof/>
          <w:kern w:val="2"/>
          <w:sz w:val="24"/>
          <w:szCs w:val="24"/>
          <w14:ligatures w14:val="standardContextual"/>
        </w:rPr>
      </w:pPr>
      <w:hyperlink w:anchor="_Toc175057153" w:history="1">
        <w:r w:rsidRPr="00506321">
          <w:rPr>
            <w:rStyle w:val="Hyperlink"/>
            <w:noProof/>
          </w:rPr>
          <w:t>10.13.</w:t>
        </w:r>
        <w:r>
          <w:rPr>
            <w:rFonts w:eastAsiaTheme="minorEastAsia"/>
            <w:noProof/>
            <w:kern w:val="2"/>
            <w:sz w:val="24"/>
            <w:szCs w:val="24"/>
            <w14:ligatures w14:val="standardContextual"/>
          </w:rPr>
          <w:tab/>
        </w:r>
        <w:r w:rsidRPr="00506321">
          <w:rPr>
            <w:rStyle w:val="Hyperlink"/>
            <w:noProof/>
          </w:rPr>
          <w:t>DQ – Living Situation</w:t>
        </w:r>
        <w:r>
          <w:rPr>
            <w:noProof/>
            <w:webHidden/>
          </w:rPr>
          <w:tab/>
        </w:r>
        <w:r>
          <w:rPr>
            <w:noProof/>
            <w:webHidden/>
          </w:rPr>
          <w:fldChar w:fldCharType="begin"/>
        </w:r>
        <w:r>
          <w:rPr>
            <w:noProof/>
            <w:webHidden/>
          </w:rPr>
          <w:instrText xml:space="preserve"> PAGEREF _Toc175057153 \h </w:instrText>
        </w:r>
        <w:r>
          <w:rPr>
            <w:noProof/>
            <w:webHidden/>
          </w:rPr>
        </w:r>
        <w:r>
          <w:rPr>
            <w:noProof/>
            <w:webHidden/>
          </w:rPr>
          <w:fldChar w:fldCharType="separate"/>
        </w:r>
        <w:r>
          <w:rPr>
            <w:noProof/>
            <w:webHidden/>
          </w:rPr>
          <w:t>158</w:t>
        </w:r>
        <w:r>
          <w:rPr>
            <w:noProof/>
            <w:webHidden/>
          </w:rPr>
          <w:fldChar w:fldCharType="end"/>
        </w:r>
      </w:hyperlink>
    </w:p>
    <w:p w14:paraId="546AA58D" w14:textId="6FED26CF" w:rsidR="00B013F3" w:rsidRDefault="00B013F3">
      <w:pPr>
        <w:pStyle w:val="TOC2"/>
        <w:rPr>
          <w:rFonts w:eastAsiaTheme="minorEastAsia"/>
          <w:noProof/>
          <w:kern w:val="2"/>
          <w:sz w:val="24"/>
          <w:szCs w:val="24"/>
          <w14:ligatures w14:val="standardContextual"/>
        </w:rPr>
      </w:pPr>
      <w:hyperlink w:anchor="_Toc175057154" w:history="1">
        <w:r w:rsidRPr="00506321">
          <w:rPr>
            <w:rStyle w:val="Hyperlink"/>
            <w:noProof/>
          </w:rPr>
          <w:t>10.14.</w:t>
        </w:r>
        <w:r>
          <w:rPr>
            <w:rFonts w:eastAsiaTheme="minorEastAsia"/>
            <w:noProof/>
            <w:kern w:val="2"/>
            <w:sz w:val="24"/>
            <w:szCs w:val="24"/>
            <w14:ligatures w14:val="standardContextual"/>
          </w:rPr>
          <w:tab/>
        </w:r>
        <w:r w:rsidRPr="00506321">
          <w:rPr>
            <w:rStyle w:val="Hyperlink"/>
            <w:noProof/>
          </w:rPr>
          <w:t>DQ – Length of Stay</w:t>
        </w:r>
        <w:r>
          <w:rPr>
            <w:noProof/>
            <w:webHidden/>
          </w:rPr>
          <w:tab/>
        </w:r>
        <w:r>
          <w:rPr>
            <w:noProof/>
            <w:webHidden/>
          </w:rPr>
          <w:fldChar w:fldCharType="begin"/>
        </w:r>
        <w:r>
          <w:rPr>
            <w:noProof/>
            <w:webHidden/>
          </w:rPr>
          <w:instrText xml:space="preserve"> PAGEREF _Toc175057154 \h </w:instrText>
        </w:r>
        <w:r>
          <w:rPr>
            <w:noProof/>
            <w:webHidden/>
          </w:rPr>
        </w:r>
        <w:r>
          <w:rPr>
            <w:noProof/>
            <w:webHidden/>
          </w:rPr>
          <w:fldChar w:fldCharType="separate"/>
        </w:r>
        <w:r>
          <w:rPr>
            <w:noProof/>
            <w:webHidden/>
          </w:rPr>
          <w:t>158</w:t>
        </w:r>
        <w:r>
          <w:rPr>
            <w:noProof/>
            <w:webHidden/>
          </w:rPr>
          <w:fldChar w:fldCharType="end"/>
        </w:r>
      </w:hyperlink>
    </w:p>
    <w:p w14:paraId="1A5DFC66" w14:textId="491A8022" w:rsidR="00B013F3" w:rsidRDefault="00B013F3">
      <w:pPr>
        <w:pStyle w:val="TOC2"/>
        <w:rPr>
          <w:rFonts w:eastAsiaTheme="minorEastAsia"/>
          <w:noProof/>
          <w:kern w:val="2"/>
          <w:sz w:val="24"/>
          <w:szCs w:val="24"/>
          <w14:ligatures w14:val="standardContextual"/>
        </w:rPr>
      </w:pPr>
      <w:hyperlink w:anchor="_Toc175057155" w:history="1">
        <w:r w:rsidRPr="00506321">
          <w:rPr>
            <w:rStyle w:val="Hyperlink"/>
            <w:noProof/>
          </w:rPr>
          <w:t>10.15.</w:t>
        </w:r>
        <w:r>
          <w:rPr>
            <w:rFonts w:eastAsiaTheme="minorEastAsia"/>
            <w:noProof/>
            <w:kern w:val="2"/>
            <w:sz w:val="24"/>
            <w:szCs w:val="24"/>
            <w14:ligatures w14:val="standardContextual"/>
          </w:rPr>
          <w:tab/>
        </w:r>
        <w:r w:rsidRPr="00506321">
          <w:rPr>
            <w:rStyle w:val="Hyperlink"/>
            <w:noProof/>
          </w:rPr>
          <w:t>DQ – Date ES/SH/Street Homelessness Started</w:t>
        </w:r>
        <w:r>
          <w:rPr>
            <w:noProof/>
            <w:webHidden/>
          </w:rPr>
          <w:tab/>
        </w:r>
        <w:r>
          <w:rPr>
            <w:noProof/>
            <w:webHidden/>
          </w:rPr>
          <w:fldChar w:fldCharType="begin"/>
        </w:r>
        <w:r>
          <w:rPr>
            <w:noProof/>
            <w:webHidden/>
          </w:rPr>
          <w:instrText xml:space="preserve"> PAGEREF _Toc175057155 \h </w:instrText>
        </w:r>
        <w:r>
          <w:rPr>
            <w:noProof/>
            <w:webHidden/>
          </w:rPr>
        </w:r>
        <w:r>
          <w:rPr>
            <w:noProof/>
            <w:webHidden/>
          </w:rPr>
          <w:fldChar w:fldCharType="separate"/>
        </w:r>
        <w:r>
          <w:rPr>
            <w:noProof/>
            <w:webHidden/>
          </w:rPr>
          <w:t>158</w:t>
        </w:r>
        <w:r>
          <w:rPr>
            <w:noProof/>
            <w:webHidden/>
          </w:rPr>
          <w:fldChar w:fldCharType="end"/>
        </w:r>
      </w:hyperlink>
    </w:p>
    <w:p w14:paraId="22A8974B" w14:textId="17D47AC6" w:rsidR="00B013F3" w:rsidRDefault="00B013F3">
      <w:pPr>
        <w:pStyle w:val="TOC2"/>
        <w:rPr>
          <w:rFonts w:eastAsiaTheme="minorEastAsia"/>
          <w:noProof/>
          <w:kern w:val="2"/>
          <w:sz w:val="24"/>
          <w:szCs w:val="24"/>
          <w14:ligatures w14:val="standardContextual"/>
        </w:rPr>
      </w:pPr>
      <w:hyperlink w:anchor="_Toc175057156" w:history="1">
        <w:r w:rsidRPr="00506321">
          <w:rPr>
            <w:rStyle w:val="Hyperlink"/>
            <w:noProof/>
          </w:rPr>
          <w:t>10.16.</w:t>
        </w:r>
        <w:r>
          <w:rPr>
            <w:rFonts w:eastAsiaTheme="minorEastAsia"/>
            <w:noProof/>
            <w:kern w:val="2"/>
            <w:sz w:val="24"/>
            <w:szCs w:val="24"/>
            <w14:ligatures w14:val="standardContextual"/>
          </w:rPr>
          <w:tab/>
        </w:r>
        <w:r w:rsidRPr="00506321">
          <w:rPr>
            <w:rStyle w:val="Hyperlink"/>
            <w:noProof/>
          </w:rPr>
          <w:t>DQ – Times ES/SH/Street Homeless Last 3 Years</w:t>
        </w:r>
        <w:r>
          <w:rPr>
            <w:noProof/>
            <w:webHidden/>
          </w:rPr>
          <w:tab/>
        </w:r>
        <w:r>
          <w:rPr>
            <w:noProof/>
            <w:webHidden/>
          </w:rPr>
          <w:fldChar w:fldCharType="begin"/>
        </w:r>
        <w:r>
          <w:rPr>
            <w:noProof/>
            <w:webHidden/>
          </w:rPr>
          <w:instrText xml:space="preserve"> PAGEREF _Toc175057156 \h </w:instrText>
        </w:r>
        <w:r>
          <w:rPr>
            <w:noProof/>
            <w:webHidden/>
          </w:rPr>
        </w:r>
        <w:r>
          <w:rPr>
            <w:noProof/>
            <w:webHidden/>
          </w:rPr>
          <w:fldChar w:fldCharType="separate"/>
        </w:r>
        <w:r>
          <w:rPr>
            <w:noProof/>
            <w:webHidden/>
          </w:rPr>
          <w:t>159</w:t>
        </w:r>
        <w:r>
          <w:rPr>
            <w:noProof/>
            <w:webHidden/>
          </w:rPr>
          <w:fldChar w:fldCharType="end"/>
        </w:r>
      </w:hyperlink>
    </w:p>
    <w:p w14:paraId="38C0E19A" w14:textId="4118FC99" w:rsidR="00B013F3" w:rsidRDefault="00B013F3">
      <w:pPr>
        <w:pStyle w:val="TOC2"/>
        <w:rPr>
          <w:rFonts w:eastAsiaTheme="minorEastAsia"/>
          <w:noProof/>
          <w:kern w:val="2"/>
          <w:sz w:val="24"/>
          <w:szCs w:val="24"/>
          <w14:ligatures w14:val="standardContextual"/>
        </w:rPr>
      </w:pPr>
      <w:hyperlink w:anchor="_Toc175057157" w:history="1">
        <w:r w:rsidRPr="00506321">
          <w:rPr>
            <w:rStyle w:val="Hyperlink"/>
            <w:noProof/>
          </w:rPr>
          <w:t>10.17.</w:t>
        </w:r>
        <w:r>
          <w:rPr>
            <w:rFonts w:eastAsiaTheme="minorEastAsia"/>
            <w:noProof/>
            <w:kern w:val="2"/>
            <w:sz w:val="24"/>
            <w:szCs w:val="24"/>
            <w14:ligatures w14:val="standardContextual"/>
          </w:rPr>
          <w:tab/>
        </w:r>
        <w:r w:rsidRPr="00506321">
          <w:rPr>
            <w:rStyle w:val="Hyperlink"/>
            <w:noProof/>
          </w:rPr>
          <w:t>DQ – Months ES/SH/Street Homeless Last 3 Years</w:t>
        </w:r>
        <w:r>
          <w:rPr>
            <w:noProof/>
            <w:webHidden/>
          </w:rPr>
          <w:tab/>
        </w:r>
        <w:r>
          <w:rPr>
            <w:noProof/>
            <w:webHidden/>
          </w:rPr>
          <w:fldChar w:fldCharType="begin"/>
        </w:r>
        <w:r>
          <w:rPr>
            <w:noProof/>
            <w:webHidden/>
          </w:rPr>
          <w:instrText xml:space="preserve"> PAGEREF _Toc175057157 \h </w:instrText>
        </w:r>
        <w:r>
          <w:rPr>
            <w:noProof/>
            <w:webHidden/>
          </w:rPr>
        </w:r>
        <w:r>
          <w:rPr>
            <w:noProof/>
            <w:webHidden/>
          </w:rPr>
          <w:fldChar w:fldCharType="separate"/>
        </w:r>
        <w:r>
          <w:rPr>
            <w:noProof/>
            <w:webHidden/>
          </w:rPr>
          <w:t>159</w:t>
        </w:r>
        <w:r>
          <w:rPr>
            <w:noProof/>
            <w:webHidden/>
          </w:rPr>
          <w:fldChar w:fldCharType="end"/>
        </w:r>
      </w:hyperlink>
    </w:p>
    <w:p w14:paraId="5A9BA41D" w14:textId="0328B502" w:rsidR="00B013F3" w:rsidRDefault="00B013F3">
      <w:pPr>
        <w:pStyle w:val="TOC2"/>
        <w:rPr>
          <w:rFonts w:eastAsiaTheme="minorEastAsia"/>
          <w:noProof/>
          <w:kern w:val="2"/>
          <w:sz w:val="24"/>
          <w:szCs w:val="24"/>
          <w14:ligatures w14:val="standardContextual"/>
        </w:rPr>
      </w:pPr>
      <w:hyperlink w:anchor="_Toc175057158" w:history="1">
        <w:r w:rsidRPr="00506321">
          <w:rPr>
            <w:rStyle w:val="Hyperlink"/>
            <w:noProof/>
          </w:rPr>
          <w:t>10.18.</w:t>
        </w:r>
        <w:r>
          <w:rPr>
            <w:rFonts w:eastAsiaTheme="minorEastAsia"/>
            <w:noProof/>
            <w:kern w:val="2"/>
            <w:sz w:val="24"/>
            <w:szCs w:val="24"/>
            <w14:ligatures w14:val="standardContextual"/>
          </w:rPr>
          <w:tab/>
        </w:r>
        <w:r w:rsidRPr="00506321">
          <w:rPr>
            <w:rStyle w:val="Hyperlink"/>
            <w:noProof/>
          </w:rPr>
          <w:t>DQ – Destination</w:t>
        </w:r>
        <w:r>
          <w:rPr>
            <w:noProof/>
            <w:webHidden/>
          </w:rPr>
          <w:tab/>
        </w:r>
        <w:r>
          <w:rPr>
            <w:noProof/>
            <w:webHidden/>
          </w:rPr>
          <w:fldChar w:fldCharType="begin"/>
        </w:r>
        <w:r>
          <w:rPr>
            <w:noProof/>
            <w:webHidden/>
          </w:rPr>
          <w:instrText xml:space="preserve"> PAGEREF _Toc175057158 \h </w:instrText>
        </w:r>
        <w:r>
          <w:rPr>
            <w:noProof/>
            <w:webHidden/>
          </w:rPr>
        </w:r>
        <w:r>
          <w:rPr>
            <w:noProof/>
            <w:webHidden/>
          </w:rPr>
          <w:fldChar w:fldCharType="separate"/>
        </w:r>
        <w:r>
          <w:rPr>
            <w:noProof/>
            <w:webHidden/>
          </w:rPr>
          <w:t>159</w:t>
        </w:r>
        <w:r>
          <w:rPr>
            <w:noProof/>
            <w:webHidden/>
          </w:rPr>
          <w:fldChar w:fldCharType="end"/>
        </w:r>
      </w:hyperlink>
    </w:p>
    <w:p w14:paraId="1FF3DE34" w14:textId="181E41D2" w:rsidR="00B013F3" w:rsidRDefault="00B013F3">
      <w:pPr>
        <w:pStyle w:val="TOC2"/>
        <w:rPr>
          <w:rFonts w:eastAsiaTheme="minorEastAsia"/>
          <w:noProof/>
          <w:kern w:val="2"/>
          <w:sz w:val="24"/>
          <w:szCs w:val="24"/>
          <w14:ligatures w14:val="standardContextual"/>
        </w:rPr>
      </w:pPr>
      <w:hyperlink w:anchor="_Toc175057159" w:history="1">
        <w:r w:rsidRPr="00506321">
          <w:rPr>
            <w:rStyle w:val="Hyperlink"/>
            <w:noProof/>
          </w:rPr>
          <w:t>10.19.</w:t>
        </w:r>
        <w:r>
          <w:rPr>
            <w:rFonts w:eastAsiaTheme="minorEastAsia"/>
            <w:noProof/>
            <w:kern w:val="2"/>
            <w:sz w:val="24"/>
            <w:szCs w:val="24"/>
            <w14:ligatures w14:val="standardContextual"/>
          </w:rPr>
          <w:tab/>
        </w:r>
        <w:r w:rsidRPr="00506321">
          <w:rPr>
            <w:rStyle w:val="Hyperlink"/>
            <w:noProof/>
          </w:rPr>
          <w:t>DQ – Date of Birth</w:t>
        </w:r>
        <w:r>
          <w:rPr>
            <w:noProof/>
            <w:webHidden/>
          </w:rPr>
          <w:tab/>
        </w:r>
        <w:r>
          <w:rPr>
            <w:noProof/>
            <w:webHidden/>
          </w:rPr>
          <w:fldChar w:fldCharType="begin"/>
        </w:r>
        <w:r>
          <w:rPr>
            <w:noProof/>
            <w:webHidden/>
          </w:rPr>
          <w:instrText xml:space="preserve"> PAGEREF _Toc175057159 \h </w:instrText>
        </w:r>
        <w:r>
          <w:rPr>
            <w:noProof/>
            <w:webHidden/>
          </w:rPr>
        </w:r>
        <w:r>
          <w:rPr>
            <w:noProof/>
            <w:webHidden/>
          </w:rPr>
          <w:fldChar w:fldCharType="separate"/>
        </w:r>
        <w:r>
          <w:rPr>
            <w:noProof/>
            <w:webHidden/>
          </w:rPr>
          <w:t>159</w:t>
        </w:r>
        <w:r>
          <w:rPr>
            <w:noProof/>
            <w:webHidden/>
          </w:rPr>
          <w:fldChar w:fldCharType="end"/>
        </w:r>
      </w:hyperlink>
    </w:p>
    <w:p w14:paraId="69A0396B" w14:textId="0472CB68" w:rsidR="00B013F3" w:rsidRDefault="00B013F3">
      <w:pPr>
        <w:pStyle w:val="TOC2"/>
        <w:rPr>
          <w:rFonts w:eastAsiaTheme="minorEastAsia"/>
          <w:noProof/>
          <w:kern w:val="2"/>
          <w:sz w:val="24"/>
          <w:szCs w:val="24"/>
          <w14:ligatures w14:val="standardContextual"/>
        </w:rPr>
      </w:pPr>
      <w:hyperlink w:anchor="_Toc175057160" w:history="1">
        <w:r w:rsidRPr="00506321">
          <w:rPr>
            <w:rStyle w:val="Hyperlink"/>
            <w:noProof/>
          </w:rPr>
          <w:t>10.20.</w:t>
        </w:r>
        <w:r>
          <w:rPr>
            <w:rFonts w:eastAsiaTheme="minorEastAsia"/>
            <w:noProof/>
            <w:kern w:val="2"/>
            <w:sz w:val="24"/>
            <w:szCs w:val="24"/>
            <w14:ligatures w14:val="standardContextual"/>
          </w:rPr>
          <w:tab/>
        </w:r>
        <w:r w:rsidRPr="00506321">
          <w:rPr>
            <w:rStyle w:val="Hyperlink"/>
            <w:noProof/>
          </w:rPr>
          <w:t>LSACalculated</w:t>
        </w:r>
        <w:r>
          <w:rPr>
            <w:noProof/>
            <w:webHidden/>
          </w:rPr>
          <w:tab/>
        </w:r>
        <w:r>
          <w:rPr>
            <w:noProof/>
            <w:webHidden/>
          </w:rPr>
          <w:fldChar w:fldCharType="begin"/>
        </w:r>
        <w:r>
          <w:rPr>
            <w:noProof/>
            <w:webHidden/>
          </w:rPr>
          <w:instrText xml:space="preserve"> PAGEREF _Toc175057160 \h </w:instrText>
        </w:r>
        <w:r>
          <w:rPr>
            <w:noProof/>
            <w:webHidden/>
          </w:rPr>
        </w:r>
        <w:r>
          <w:rPr>
            <w:noProof/>
            <w:webHidden/>
          </w:rPr>
          <w:fldChar w:fldCharType="separate"/>
        </w:r>
        <w:r>
          <w:rPr>
            <w:noProof/>
            <w:webHidden/>
          </w:rPr>
          <w:t>159</w:t>
        </w:r>
        <w:r>
          <w:rPr>
            <w:noProof/>
            <w:webHidden/>
          </w:rPr>
          <w:fldChar w:fldCharType="end"/>
        </w:r>
      </w:hyperlink>
    </w:p>
    <w:p w14:paraId="42C7B77B" w14:textId="7D2ED8C6" w:rsidR="00B013F3" w:rsidRDefault="00B013F3">
      <w:pPr>
        <w:pStyle w:val="TOC1"/>
        <w:rPr>
          <w:rFonts w:eastAsiaTheme="minorEastAsia"/>
          <w:kern w:val="2"/>
          <w:sz w:val="24"/>
          <w:szCs w:val="24"/>
          <w14:ligatures w14:val="standardContextual"/>
        </w:rPr>
      </w:pPr>
      <w:hyperlink w:anchor="_Toc175057161" w:history="1">
        <w:r w:rsidRPr="00506321">
          <w:rPr>
            <w:rStyle w:val="Hyperlink"/>
          </w:rPr>
          <w:t>11.</w:t>
        </w:r>
        <w:r>
          <w:rPr>
            <w:rFonts w:eastAsiaTheme="minorEastAsia"/>
            <w:kern w:val="2"/>
            <w:sz w:val="24"/>
            <w:szCs w:val="24"/>
            <w14:ligatures w14:val="standardContextual"/>
          </w:rPr>
          <w:tab/>
        </w:r>
        <w:r w:rsidRPr="00506321">
          <w:rPr>
            <w:rStyle w:val="Hyperlink"/>
          </w:rPr>
          <w:t>HMIS Business Logic: LSAReport Data Quality and ReportDate</w:t>
        </w:r>
        <w:r>
          <w:rPr>
            <w:webHidden/>
          </w:rPr>
          <w:tab/>
        </w:r>
        <w:r>
          <w:rPr>
            <w:webHidden/>
          </w:rPr>
          <w:fldChar w:fldCharType="begin"/>
        </w:r>
        <w:r>
          <w:rPr>
            <w:webHidden/>
          </w:rPr>
          <w:instrText xml:space="preserve"> PAGEREF _Toc175057161 \h </w:instrText>
        </w:r>
        <w:r>
          <w:rPr>
            <w:webHidden/>
          </w:rPr>
        </w:r>
        <w:r>
          <w:rPr>
            <w:webHidden/>
          </w:rPr>
          <w:fldChar w:fldCharType="separate"/>
        </w:r>
        <w:r>
          <w:rPr>
            <w:webHidden/>
          </w:rPr>
          <w:t>161</w:t>
        </w:r>
        <w:r>
          <w:rPr>
            <w:webHidden/>
          </w:rPr>
          <w:fldChar w:fldCharType="end"/>
        </w:r>
      </w:hyperlink>
    </w:p>
    <w:p w14:paraId="02D6BBF5" w14:textId="47E76EC7" w:rsidR="00B013F3" w:rsidRDefault="00B013F3">
      <w:pPr>
        <w:pStyle w:val="TOC2"/>
        <w:rPr>
          <w:rFonts w:eastAsiaTheme="minorEastAsia"/>
          <w:noProof/>
          <w:kern w:val="2"/>
          <w:sz w:val="24"/>
          <w:szCs w:val="24"/>
          <w14:ligatures w14:val="standardContextual"/>
        </w:rPr>
      </w:pPr>
      <w:hyperlink w:anchor="_Toc175057162" w:history="1">
        <w:r w:rsidRPr="00506321">
          <w:rPr>
            <w:rStyle w:val="Hyperlink"/>
            <w:noProof/>
          </w:rPr>
          <w:t>11.1.</w:t>
        </w:r>
        <w:r>
          <w:rPr>
            <w:rFonts w:eastAsiaTheme="minorEastAsia"/>
            <w:noProof/>
            <w:kern w:val="2"/>
            <w:sz w:val="24"/>
            <w:szCs w:val="24"/>
            <w14:ligatures w14:val="standardContextual"/>
          </w:rPr>
          <w:tab/>
        </w:r>
        <w:r w:rsidRPr="00506321">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_Toc175057162 \h </w:instrText>
        </w:r>
        <w:r>
          <w:rPr>
            <w:noProof/>
            <w:webHidden/>
          </w:rPr>
        </w:r>
        <w:r>
          <w:rPr>
            <w:noProof/>
            <w:webHidden/>
          </w:rPr>
          <w:fldChar w:fldCharType="separate"/>
        </w:r>
        <w:r>
          <w:rPr>
            <w:noProof/>
            <w:webHidden/>
          </w:rPr>
          <w:t>161</w:t>
        </w:r>
        <w:r>
          <w:rPr>
            <w:noProof/>
            <w:webHidden/>
          </w:rPr>
          <w:fldChar w:fldCharType="end"/>
        </w:r>
      </w:hyperlink>
    </w:p>
    <w:p w14:paraId="02F56A6B" w14:textId="025A5545" w:rsidR="00B013F3" w:rsidRDefault="00B013F3">
      <w:pPr>
        <w:pStyle w:val="TOC2"/>
        <w:rPr>
          <w:rFonts w:eastAsiaTheme="minorEastAsia"/>
          <w:noProof/>
          <w:kern w:val="2"/>
          <w:sz w:val="24"/>
          <w:szCs w:val="24"/>
          <w14:ligatures w14:val="standardContextual"/>
        </w:rPr>
      </w:pPr>
      <w:hyperlink w:anchor="_Toc175057163" w:history="1">
        <w:r w:rsidRPr="00506321">
          <w:rPr>
            <w:rStyle w:val="Hyperlink"/>
            <w:noProof/>
          </w:rPr>
          <w:t>11.2.</w:t>
        </w:r>
        <w:r>
          <w:rPr>
            <w:rFonts w:eastAsiaTheme="minorEastAsia"/>
            <w:noProof/>
            <w:kern w:val="2"/>
            <w:sz w:val="24"/>
            <w:szCs w:val="24"/>
            <w14:ligatures w14:val="standardContextual"/>
          </w:rPr>
          <w:tab/>
        </w:r>
        <w:r w:rsidRPr="00506321">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_Toc175057163 \h </w:instrText>
        </w:r>
        <w:r>
          <w:rPr>
            <w:noProof/>
            <w:webHidden/>
          </w:rPr>
        </w:r>
        <w:r>
          <w:rPr>
            <w:noProof/>
            <w:webHidden/>
          </w:rPr>
          <w:fldChar w:fldCharType="separate"/>
        </w:r>
        <w:r>
          <w:rPr>
            <w:noProof/>
            <w:webHidden/>
          </w:rPr>
          <w:t>161</w:t>
        </w:r>
        <w:r>
          <w:rPr>
            <w:noProof/>
            <w:webHidden/>
          </w:rPr>
          <w:fldChar w:fldCharType="end"/>
        </w:r>
      </w:hyperlink>
    </w:p>
    <w:p w14:paraId="1C003822" w14:textId="61D96E65" w:rsidR="00B013F3" w:rsidRDefault="00B013F3">
      <w:pPr>
        <w:pStyle w:val="TOC2"/>
        <w:rPr>
          <w:rFonts w:eastAsiaTheme="minorEastAsia"/>
          <w:noProof/>
          <w:kern w:val="2"/>
          <w:sz w:val="24"/>
          <w:szCs w:val="24"/>
          <w14:ligatures w14:val="standardContextual"/>
        </w:rPr>
      </w:pPr>
      <w:hyperlink w:anchor="_Toc175057164" w:history="1">
        <w:r w:rsidRPr="00506321">
          <w:rPr>
            <w:rStyle w:val="Hyperlink"/>
            <w:noProof/>
          </w:rPr>
          <w:t>11.3.</w:t>
        </w:r>
        <w:r>
          <w:rPr>
            <w:rFonts w:eastAsiaTheme="minorEastAsia"/>
            <w:noProof/>
            <w:kern w:val="2"/>
            <w:sz w:val="24"/>
            <w:szCs w:val="24"/>
            <w14:ligatures w14:val="standardContextual"/>
          </w:rPr>
          <w:tab/>
        </w:r>
        <w:r w:rsidRPr="00506321">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_Toc175057164 \h </w:instrText>
        </w:r>
        <w:r>
          <w:rPr>
            <w:noProof/>
            <w:webHidden/>
          </w:rPr>
        </w:r>
        <w:r>
          <w:rPr>
            <w:noProof/>
            <w:webHidden/>
          </w:rPr>
          <w:fldChar w:fldCharType="separate"/>
        </w:r>
        <w:r>
          <w:rPr>
            <w:noProof/>
            <w:webHidden/>
          </w:rPr>
          <w:t>162</w:t>
        </w:r>
        <w:r>
          <w:rPr>
            <w:noProof/>
            <w:webHidden/>
          </w:rPr>
          <w:fldChar w:fldCharType="end"/>
        </w:r>
      </w:hyperlink>
    </w:p>
    <w:p w14:paraId="4F762FBC" w14:textId="18CBB8E4" w:rsidR="00B013F3" w:rsidRDefault="00B013F3">
      <w:pPr>
        <w:pStyle w:val="TOC2"/>
        <w:rPr>
          <w:rFonts w:eastAsiaTheme="minorEastAsia"/>
          <w:noProof/>
          <w:kern w:val="2"/>
          <w:sz w:val="24"/>
          <w:szCs w:val="24"/>
          <w14:ligatures w14:val="standardContextual"/>
        </w:rPr>
      </w:pPr>
      <w:hyperlink w:anchor="_Toc175057165" w:history="1">
        <w:r w:rsidRPr="00506321">
          <w:rPr>
            <w:rStyle w:val="Hyperlink"/>
            <w:noProof/>
          </w:rPr>
          <w:t>11.4.</w:t>
        </w:r>
        <w:r>
          <w:rPr>
            <w:rFonts w:eastAsiaTheme="minorEastAsia"/>
            <w:noProof/>
            <w:kern w:val="2"/>
            <w:sz w:val="24"/>
            <w:szCs w:val="24"/>
            <w14:ligatures w14:val="standardContextual"/>
          </w:rPr>
          <w:tab/>
        </w:r>
        <w:r w:rsidRPr="00506321">
          <w:rPr>
            <w:rStyle w:val="Hyperlink"/>
            <w:noProof/>
          </w:rPr>
          <w:t>Data Quality:  Invalid Move-In Dates</w:t>
        </w:r>
        <w:r>
          <w:rPr>
            <w:noProof/>
            <w:webHidden/>
          </w:rPr>
          <w:tab/>
        </w:r>
        <w:r>
          <w:rPr>
            <w:noProof/>
            <w:webHidden/>
          </w:rPr>
          <w:fldChar w:fldCharType="begin"/>
        </w:r>
        <w:r>
          <w:rPr>
            <w:noProof/>
            <w:webHidden/>
          </w:rPr>
          <w:instrText xml:space="preserve"> PAGEREF _Toc175057165 \h </w:instrText>
        </w:r>
        <w:r>
          <w:rPr>
            <w:noProof/>
            <w:webHidden/>
          </w:rPr>
        </w:r>
        <w:r>
          <w:rPr>
            <w:noProof/>
            <w:webHidden/>
          </w:rPr>
          <w:fldChar w:fldCharType="separate"/>
        </w:r>
        <w:r>
          <w:rPr>
            <w:noProof/>
            <w:webHidden/>
          </w:rPr>
          <w:t>163</w:t>
        </w:r>
        <w:r>
          <w:rPr>
            <w:noProof/>
            <w:webHidden/>
          </w:rPr>
          <w:fldChar w:fldCharType="end"/>
        </w:r>
      </w:hyperlink>
    </w:p>
    <w:p w14:paraId="04122B1F" w14:textId="12D0349D" w:rsidR="00B013F3" w:rsidRDefault="00B013F3">
      <w:pPr>
        <w:pStyle w:val="TOC2"/>
        <w:rPr>
          <w:rFonts w:eastAsiaTheme="minorEastAsia"/>
          <w:noProof/>
          <w:kern w:val="2"/>
          <w:sz w:val="24"/>
          <w:szCs w:val="24"/>
          <w14:ligatures w14:val="standardContextual"/>
        </w:rPr>
      </w:pPr>
      <w:hyperlink w:anchor="_Toc175057166" w:history="1">
        <w:r w:rsidRPr="00506321">
          <w:rPr>
            <w:rStyle w:val="Hyperlink"/>
            <w:noProof/>
          </w:rPr>
          <w:t>11.5.</w:t>
        </w:r>
        <w:r>
          <w:rPr>
            <w:rFonts w:eastAsiaTheme="minorEastAsia"/>
            <w:noProof/>
            <w:kern w:val="2"/>
            <w:sz w:val="24"/>
            <w:szCs w:val="24"/>
            <w14:ligatures w14:val="standardContextual"/>
          </w:rPr>
          <w:tab/>
        </w:r>
        <w:r w:rsidRPr="00506321">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_Toc175057166 \h </w:instrText>
        </w:r>
        <w:r>
          <w:rPr>
            <w:noProof/>
            <w:webHidden/>
          </w:rPr>
        </w:r>
        <w:r>
          <w:rPr>
            <w:noProof/>
            <w:webHidden/>
          </w:rPr>
          <w:fldChar w:fldCharType="separate"/>
        </w:r>
        <w:r>
          <w:rPr>
            <w:noProof/>
            <w:webHidden/>
          </w:rPr>
          <w:t>164</w:t>
        </w:r>
        <w:r>
          <w:rPr>
            <w:noProof/>
            <w:webHidden/>
          </w:rPr>
          <w:fldChar w:fldCharType="end"/>
        </w:r>
      </w:hyperlink>
    </w:p>
    <w:p w14:paraId="480D0659" w14:textId="314C341A" w:rsidR="00B013F3" w:rsidRDefault="00B013F3">
      <w:pPr>
        <w:pStyle w:val="TOC2"/>
        <w:rPr>
          <w:rFonts w:eastAsiaTheme="minorEastAsia"/>
          <w:noProof/>
          <w:kern w:val="2"/>
          <w:sz w:val="24"/>
          <w:szCs w:val="24"/>
          <w14:ligatures w14:val="standardContextual"/>
        </w:rPr>
      </w:pPr>
      <w:hyperlink w:anchor="_Toc175057167" w:history="1">
        <w:r w:rsidRPr="00506321">
          <w:rPr>
            <w:rStyle w:val="Hyperlink"/>
            <w:noProof/>
          </w:rPr>
          <w:t>11.6.</w:t>
        </w:r>
        <w:r>
          <w:rPr>
            <w:rFonts w:eastAsiaTheme="minorEastAsia"/>
            <w:noProof/>
            <w:kern w:val="2"/>
            <w:sz w:val="24"/>
            <w:szCs w:val="24"/>
            <w14:ligatures w14:val="standardContextual"/>
          </w:rPr>
          <w:tab/>
        </w:r>
        <w:r w:rsidRPr="00506321">
          <w:rPr>
            <w:rStyle w:val="Hyperlink"/>
            <w:noProof/>
          </w:rPr>
          <w:t>Data Quality:  SSN Issues</w:t>
        </w:r>
        <w:r>
          <w:rPr>
            <w:noProof/>
            <w:webHidden/>
          </w:rPr>
          <w:tab/>
        </w:r>
        <w:r>
          <w:rPr>
            <w:noProof/>
            <w:webHidden/>
          </w:rPr>
          <w:fldChar w:fldCharType="begin"/>
        </w:r>
        <w:r>
          <w:rPr>
            <w:noProof/>
            <w:webHidden/>
          </w:rPr>
          <w:instrText xml:space="preserve"> PAGEREF _Toc175057167 \h </w:instrText>
        </w:r>
        <w:r>
          <w:rPr>
            <w:noProof/>
            <w:webHidden/>
          </w:rPr>
        </w:r>
        <w:r>
          <w:rPr>
            <w:noProof/>
            <w:webHidden/>
          </w:rPr>
          <w:fldChar w:fldCharType="separate"/>
        </w:r>
        <w:r>
          <w:rPr>
            <w:noProof/>
            <w:webHidden/>
          </w:rPr>
          <w:t>165</w:t>
        </w:r>
        <w:r>
          <w:rPr>
            <w:noProof/>
            <w:webHidden/>
          </w:rPr>
          <w:fldChar w:fldCharType="end"/>
        </w:r>
      </w:hyperlink>
    </w:p>
    <w:p w14:paraId="36B9661D" w14:textId="3BF23A03" w:rsidR="00B013F3" w:rsidRDefault="00B013F3">
      <w:pPr>
        <w:pStyle w:val="TOC2"/>
        <w:rPr>
          <w:rFonts w:eastAsiaTheme="minorEastAsia"/>
          <w:noProof/>
          <w:kern w:val="2"/>
          <w:sz w:val="24"/>
          <w:szCs w:val="24"/>
          <w14:ligatures w14:val="standardContextual"/>
        </w:rPr>
      </w:pPr>
      <w:hyperlink w:anchor="_Toc175057168" w:history="1">
        <w:r w:rsidRPr="00506321">
          <w:rPr>
            <w:rStyle w:val="Hyperlink"/>
            <w:noProof/>
          </w:rPr>
          <w:t>11.7.</w:t>
        </w:r>
        <w:r>
          <w:rPr>
            <w:rFonts w:eastAsiaTheme="minorEastAsia"/>
            <w:noProof/>
            <w:kern w:val="2"/>
            <w:sz w:val="24"/>
            <w:szCs w:val="24"/>
            <w14:ligatures w14:val="standardContextual"/>
          </w:rPr>
          <w:tab/>
        </w:r>
        <w:r w:rsidRPr="00506321">
          <w:rPr>
            <w:rStyle w:val="Hyperlink"/>
            <w:noProof/>
          </w:rPr>
          <w:t>Data Quality:  Enrollment Data</w:t>
        </w:r>
        <w:r>
          <w:rPr>
            <w:noProof/>
            <w:webHidden/>
          </w:rPr>
          <w:tab/>
        </w:r>
        <w:r>
          <w:rPr>
            <w:noProof/>
            <w:webHidden/>
          </w:rPr>
          <w:fldChar w:fldCharType="begin"/>
        </w:r>
        <w:r>
          <w:rPr>
            <w:noProof/>
            <w:webHidden/>
          </w:rPr>
          <w:instrText xml:space="preserve"> PAGEREF _Toc175057168 \h </w:instrText>
        </w:r>
        <w:r>
          <w:rPr>
            <w:noProof/>
            <w:webHidden/>
          </w:rPr>
        </w:r>
        <w:r>
          <w:rPr>
            <w:noProof/>
            <w:webHidden/>
          </w:rPr>
          <w:fldChar w:fldCharType="separate"/>
        </w:r>
        <w:r>
          <w:rPr>
            <w:noProof/>
            <w:webHidden/>
          </w:rPr>
          <w:t>166</w:t>
        </w:r>
        <w:r>
          <w:rPr>
            <w:noProof/>
            <w:webHidden/>
          </w:rPr>
          <w:fldChar w:fldCharType="end"/>
        </w:r>
      </w:hyperlink>
    </w:p>
    <w:p w14:paraId="018F41F4" w14:textId="6A8921D6" w:rsidR="00B013F3" w:rsidRDefault="00B013F3">
      <w:pPr>
        <w:pStyle w:val="TOC2"/>
        <w:rPr>
          <w:rFonts w:eastAsiaTheme="minorEastAsia"/>
          <w:noProof/>
          <w:kern w:val="2"/>
          <w:sz w:val="24"/>
          <w:szCs w:val="24"/>
          <w14:ligatures w14:val="standardContextual"/>
        </w:rPr>
      </w:pPr>
      <w:hyperlink w:anchor="_Toc175057169" w:history="1">
        <w:r w:rsidRPr="00506321">
          <w:rPr>
            <w:rStyle w:val="Hyperlink"/>
            <w:noProof/>
          </w:rPr>
          <w:t>11.8.</w:t>
        </w:r>
        <w:r>
          <w:rPr>
            <w:rFonts w:eastAsiaTheme="minorEastAsia"/>
            <w:noProof/>
            <w:kern w:val="2"/>
            <w:sz w:val="24"/>
            <w:szCs w:val="24"/>
            <w14:ligatures w14:val="standardContextual"/>
          </w:rPr>
          <w:tab/>
        </w:r>
        <w:r w:rsidRPr="00506321">
          <w:rPr>
            <w:rStyle w:val="Hyperlink"/>
            <w:noProof/>
          </w:rPr>
          <w:t>Set LSAReport ReportDate</w:t>
        </w:r>
        <w:r>
          <w:rPr>
            <w:noProof/>
            <w:webHidden/>
          </w:rPr>
          <w:tab/>
        </w:r>
        <w:r>
          <w:rPr>
            <w:noProof/>
            <w:webHidden/>
          </w:rPr>
          <w:fldChar w:fldCharType="begin"/>
        </w:r>
        <w:r>
          <w:rPr>
            <w:noProof/>
            <w:webHidden/>
          </w:rPr>
          <w:instrText xml:space="preserve"> PAGEREF _Toc175057169 \h </w:instrText>
        </w:r>
        <w:r>
          <w:rPr>
            <w:noProof/>
            <w:webHidden/>
          </w:rPr>
        </w:r>
        <w:r>
          <w:rPr>
            <w:noProof/>
            <w:webHidden/>
          </w:rPr>
          <w:fldChar w:fldCharType="separate"/>
        </w:r>
        <w:r>
          <w:rPr>
            <w:noProof/>
            <w:webHidden/>
          </w:rPr>
          <w:t>168</w:t>
        </w:r>
        <w:r>
          <w:rPr>
            <w:noProof/>
            <w:webHidden/>
          </w:rPr>
          <w:fldChar w:fldCharType="end"/>
        </w:r>
      </w:hyperlink>
    </w:p>
    <w:p w14:paraId="6FE1D1D4" w14:textId="7648BC49" w:rsidR="00B013F3" w:rsidRDefault="00B013F3">
      <w:pPr>
        <w:pStyle w:val="TOC2"/>
        <w:rPr>
          <w:rFonts w:eastAsiaTheme="minorEastAsia"/>
          <w:noProof/>
          <w:kern w:val="2"/>
          <w:sz w:val="24"/>
          <w:szCs w:val="24"/>
          <w14:ligatures w14:val="standardContextual"/>
        </w:rPr>
      </w:pPr>
      <w:hyperlink w:anchor="_Toc175057170" w:history="1">
        <w:r w:rsidRPr="00506321">
          <w:rPr>
            <w:rStyle w:val="Hyperlink"/>
            <w:noProof/>
          </w:rPr>
          <w:t>11.9.</w:t>
        </w:r>
        <w:r>
          <w:rPr>
            <w:rFonts w:eastAsiaTheme="minorEastAsia"/>
            <w:noProof/>
            <w:kern w:val="2"/>
            <w:sz w:val="24"/>
            <w:szCs w:val="24"/>
            <w14:ligatures w14:val="standardContextual"/>
          </w:rPr>
          <w:tab/>
        </w:r>
        <w:r w:rsidRPr="00506321">
          <w:rPr>
            <w:rStyle w:val="Hyperlink"/>
            <w:noProof/>
          </w:rPr>
          <w:t>LSAReport</w:t>
        </w:r>
        <w:r>
          <w:rPr>
            <w:noProof/>
            <w:webHidden/>
          </w:rPr>
          <w:tab/>
        </w:r>
        <w:r>
          <w:rPr>
            <w:noProof/>
            <w:webHidden/>
          </w:rPr>
          <w:fldChar w:fldCharType="begin"/>
        </w:r>
        <w:r>
          <w:rPr>
            <w:noProof/>
            <w:webHidden/>
          </w:rPr>
          <w:instrText xml:space="preserve"> PAGEREF _Toc175057170 \h </w:instrText>
        </w:r>
        <w:r>
          <w:rPr>
            <w:noProof/>
            <w:webHidden/>
          </w:rPr>
        </w:r>
        <w:r>
          <w:rPr>
            <w:noProof/>
            <w:webHidden/>
          </w:rPr>
          <w:fldChar w:fldCharType="separate"/>
        </w:r>
        <w:r>
          <w:rPr>
            <w:noProof/>
            <w:webHidden/>
          </w:rPr>
          <w:t>168</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BC3AAC" w:rsidRDefault="007F6B46" w:rsidP="00BC3AAC">
      <w:pPr>
        <w:pStyle w:val="ListParagraph"/>
      </w:pPr>
      <w:r w:rsidRPr="00A6067F">
        <w:t xml:space="preserve">Demographic </w:t>
      </w:r>
      <w:r w:rsidRPr="00BC3AAC">
        <w:t>characteristics like age, race</w:t>
      </w:r>
      <w:r w:rsidR="00C653C6" w:rsidRPr="00BC3AAC">
        <w:t>/ethnicity</w:t>
      </w:r>
      <w:r w:rsidRPr="00BC3AAC">
        <w:t>, gender, and veteran status;</w:t>
      </w:r>
    </w:p>
    <w:p w14:paraId="4AA23A80" w14:textId="77777777" w:rsidR="007F6B46" w:rsidRPr="00BC3AAC" w:rsidRDefault="007F6B46" w:rsidP="00BC3AAC">
      <w:pPr>
        <w:pStyle w:val="ListParagraph"/>
      </w:pPr>
      <w:r w:rsidRPr="00BC3AAC">
        <w:t>Length of time homeless and patterns of system use;</w:t>
      </w:r>
    </w:p>
    <w:p w14:paraId="4CAB1FCF" w14:textId="77777777" w:rsidR="007F6B46" w:rsidRPr="00BC3AAC" w:rsidRDefault="007F6B46" w:rsidP="00BC3AAC">
      <w:pPr>
        <w:pStyle w:val="ListParagraph"/>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BC3AAC">
      <w:pPr>
        <w:pStyle w:val="ListParagraph"/>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w:t>
      </w:r>
      <w:r w:rsidR="00CF46FA" w:rsidRPr="00A6067F">
        <w:lastRenderedPageBreak/>
        <w:t xml:space="preserve">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lastRenderedPageBreak/>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7"/>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8" w:author="Molly McEvilley" w:date="2024-09-12T10:50:00Z" w16du:dateUtc="2024-09-12T14:50:00Z">
        <w:r w:rsidR="00C30211">
          <w:rPr>
            <w:rFonts w:eastAsia="Times New Roman"/>
          </w:rPr>
          <w:t>.</w:t>
        </w:r>
      </w:ins>
      <w:del w:id="89"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0" w:author="Molly McEvilley" w:date="2024-09-12T10:46:00Z" w16du:dateUtc="2024-09-12T14:46:00Z">
        <w:r w:rsidRPr="10B9F996" w:rsidDel="00710979">
          <w:rPr>
            <w:rStyle w:val="Strong"/>
          </w:rPr>
          <w:delText>v1.</w:delText>
        </w:r>
      </w:del>
      <w:del w:id="91"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7"/>
      <w:r w:rsidR="006F5B64">
        <w:rPr>
          <w:rStyle w:val="CommentReference"/>
        </w:rPr>
        <w:commentReference w:id="87"/>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2" w:name="_Toc497116390"/>
      <w:bookmarkStart w:id="93" w:name="_Toc498527178"/>
      <w:bookmarkStart w:id="94" w:name="_Toc499292016"/>
      <w:bookmarkStart w:id="95"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 xml:space="preserve">References to variables and/or data created or transformed by the processes described in this document – e.g., columns in LSA CSV files or intermediate data </w:t>
            </w:r>
            <w:r>
              <w:rPr>
                <w:rFonts w:cstheme="minorHAnsi"/>
              </w:rPr>
              <w:lastRenderedPageBreak/>
              <w:t>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6" w:name="_Toc37849733"/>
      <w:bookmarkStart w:id="97" w:name="_Toc175057041"/>
      <w:bookmarkEnd w:id="92"/>
      <w:bookmarkEnd w:id="93"/>
      <w:bookmarkEnd w:id="94"/>
      <w:bookmarkEnd w:id="95"/>
      <w:r w:rsidRPr="0036072B">
        <w:t>Definitions/Acronyms</w:t>
      </w:r>
      <w:bookmarkEnd w:id="96"/>
      <w:bookmarkEnd w:id="9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8" w:author="Molly McEvilley" w:date="2024-08-21T10:28:00Z" w16du:dateUtc="2024-08-21T14:28:00Z"/>
        </w:rPr>
      </w:pPr>
      <w:ins w:id="99"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lastRenderedPageBreak/>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0" w:author="Molly McEvilley" w:date="2024-08-08T11:41:00Z" w16du:dateUtc="2024-08-08T15:41:00Z">
        <w:r w:rsidR="00BE7020">
          <w:t xml:space="preserve"> on </w:t>
        </w:r>
        <w:r w:rsidR="00916A5C">
          <w:t>a single night</w:t>
        </w:r>
      </w:ins>
      <w:ins w:id="101" w:author="Molly McEvilley" w:date="2024-08-08T11:40:00Z" w16du:dateUtc="2024-08-08T15:40:00Z">
        <w:r w:rsidR="005C3BDD">
          <w:t xml:space="preserve">; submitted </w:t>
        </w:r>
        <w:r w:rsidR="00BE7020">
          <w:t xml:space="preserve">to HUD </w:t>
        </w:r>
      </w:ins>
      <w:ins w:id="102" w:author="Jules Brown" w:date="2024-08-20T10:55:00Z" w16du:dateUtc="2024-08-20T15:55:00Z">
        <w:r w:rsidR="006872D7">
          <w:t>annually via</w:t>
        </w:r>
      </w:ins>
      <w:ins w:id="103" w:author="Molly McEvilley" w:date="2024-08-08T11:40:00Z" w16du:dateUtc="2024-08-08T15:40:00Z">
        <w:r w:rsidR="00BE7020">
          <w:t xml:space="preserve"> an LSA report generat</w:t>
        </w:r>
      </w:ins>
      <w:ins w:id="104"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5"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6"/>
      <w:del w:id="107" w:author="Molly McEvilley" w:date="2024-09-12T11:00:00Z" w16du:dateUtc="2024-09-12T15:00:00Z">
        <w:r w:rsidR="00AB1D55" w:rsidDel="00491422">
          <w:delText xml:space="preserve">For LSA purposes, this is </w:delText>
        </w:r>
      </w:del>
      <w:ins w:id="108" w:author="Molly McEvilley" w:date="2024-09-12T11:00:00Z" w16du:dateUtc="2024-09-12T15:00:00Z">
        <w:r w:rsidR="00491422">
          <w:t xml:space="preserve"> </w:t>
        </w:r>
      </w:ins>
      <w:commentRangeEnd w:id="106"/>
      <w:ins w:id="109" w:author="Molly McEvilley" w:date="2024-09-12T11:17:00Z" w16du:dateUtc="2024-09-12T15:17:00Z">
        <w:r w:rsidR="00390CF8">
          <w:rPr>
            <w:rStyle w:val="CommentReference"/>
          </w:rPr>
          <w:commentReference w:id="106"/>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0" w:author="Molly McEvilley" w:date="2024-08-21T09:38:00Z" w16du:dateUtc="2024-08-21T13:38:00Z">
        <w:r w:rsidR="00740875" w:rsidRPr="00A6067F">
          <w:t>Apart from project descriptor data</w:t>
        </w:r>
        <w:r w:rsidR="00740875">
          <w:t xml:space="preserve"> and point-in-time counts for the HIC</w:t>
        </w:r>
      </w:ins>
      <w:del w:id="111"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lastRenderedPageBreak/>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2" w:name="_Previous_Versions_and"/>
      <w:bookmarkStart w:id="113" w:name="_Toc175057042"/>
      <w:bookmarkEnd w:id="112"/>
      <w:r>
        <w:t xml:space="preserve">Previous Versions and </w:t>
      </w:r>
      <w:r w:rsidR="00B214A9">
        <w:t xml:space="preserve">Changes for </w:t>
      </w:r>
      <w:r w:rsidR="008479B3">
        <w:t xml:space="preserve">FY2024 </w:t>
      </w:r>
      <w:r w:rsidR="00B214A9">
        <w:t>Reporting</w:t>
      </w:r>
      <w:bookmarkEnd w:id="113"/>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4"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5" w:author="Molly McEvilley" w:date="2024-07-25T11:22:00Z" w16du:dateUtc="2024-07-25T15:22:00Z"/>
              </w:rPr>
            </w:pPr>
            <w:ins w:id="116"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7" w:author="Molly McEvilley" w:date="2024-07-25T11:22:00Z" w16du:dateUtc="2024-07-25T15:22:00Z"/>
              </w:rPr>
            </w:pPr>
            <w:ins w:id="118"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lastRenderedPageBreak/>
        <w:t>HIC-Specific Requirements</w:t>
      </w:r>
    </w:p>
    <w:p w14:paraId="526A830E" w14:textId="79573057" w:rsidR="00641458" w:rsidRDefault="006C1D26" w:rsidP="00F94C0C">
      <w:pPr>
        <w:rPr>
          <w:ins w:id="119"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0" w:author="Molly McEvilley" w:date="2024-08-20T06:45:00Z" w16du:dateUtc="2024-08-20T10:45:00Z">
        <w:r w:rsidR="00A17ACD">
          <w:t>The option is</w:t>
        </w:r>
      </w:ins>
      <w:ins w:id="121"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2" w:author="Molly McEvilley" w:date="2024-08-20T06:45:00Z" w16du:dateUtc="2024-08-20T10:45:00Z">
        <w:r w:rsidR="00641458">
          <w:t xml:space="preserve">When selected, </w:t>
        </w:r>
      </w:ins>
      <w:ins w:id="123"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4" w:author="Molly McEvilley" w:date="2024-08-20T06:47:00Z" w16du:dateUtc="2024-08-20T10:47:00Z">
        <w:r w:rsidR="00A236CB">
          <w:t>.</w:t>
        </w:r>
      </w:ins>
      <w:ins w:id="125" w:author="Molly McEvilley" w:date="2024-08-20T06:46:00Z" w16du:dateUtc="2024-08-20T10:46:00Z">
        <w:r w:rsidR="006D6677">
          <w:t xml:space="preserve"> </w:t>
        </w:r>
      </w:ins>
    </w:p>
    <w:p w14:paraId="32522F3E" w14:textId="4662BA5C" w:rsidR="009C04F2" w:rsidRDefault="00181776" w:rsidP="00F94C0C">
      <w:pPr>
        <w:rPr>
          <w:ins w:id="126" w:author="Molly McEvilley" w:date="2024-08-08T12:11:00Z" w16du:dateUtc="2024-08-08T16:11:00Z"/>
        </w:rPr>
      </w:pPr>
      <w:ins w:id="127" w:author="Molly McEvilley" w:date="2024-08-20T06:43:00Z" w16du:dateUtc="2024-08-20T10:43:00Z">
        <w:r>
          <w:t xml:space="preserve">This option will cause </w:t>
        </w:r>
      </w:ins>
      <w:ins w:id="128" w:author="Molly McEvilley" w:date="2024-08-20T06:41:00Z" w16du:dateUtc="2024-08-20T10:41:00Z">
        <w:r w:rsidR="0055090F">
          <w:t>reporting procedures to skip</w:t>
        </w:r>
      </w:ins>
      <w:ins w:id="129" w:author="Molly McEvilley" w:date="2024-08-20T06:43:00Z" w16du:dateUtc="2024-08-20T10:43:00Z">
        <w:r w:rsidR="00D311E1">
          <w:t xml:space="preserve"> some</w:t>
        </w:r>
      </w:ins>
      <w:ins w:id="130" w:author="Molly McEvilley" w:date="2024-08-20T06:41:00Z" w16du:dateUtc="2024-08-20T10:41:00Z">
        <w:r w:rsidR="0055090F">
          <w:t xml:space="preserve"> </w:t>
        </w:r>
        <w:r w:rsidR="00034019">
          <w:t xml:space="preserve">portions of the code that are not relevant to </w:t>
        </w:r>
      </w:ins>
      <w:ins w:id="131" w:author="Molly McEvilley" w:date="2024-08-20T06:42:00Z" w16du:dateUtc="2024-08-20T10:42:00Z">
        <w:r w:rsidR="00034019">
          <w:t>HIC reporting</w:t>
        </w:r>
      </w:ins>
      <w:r w:rsidR="009B4418">
        <w:t xml:space="preserve">. </w:t>
      </w:r>
      <w:ins w:id="132" w:author="Molly McEvilley" w:date="2024-08-20T06:42:00Z" w16du:dateUtc="2024-08-20T10:42:00Z">
        <w:r w:rsidR="00034019">
          <w:t>These include:</w:t>
        </w:r>
      </w:ins>
    </w:p>
    <w:p w14:paraId="66BE926F" w14:textId="1861B093" w:rsidR="005E6420" w:rsidRDefault="000B047B" w:rsidP="00FB59F1">
      <w:pPr>
        <w:pStyle w:val="ListParagraph"/>
        <w:numPr>
          <w:ilvl w:val="0"/>
          <w:numId w:val="95"/>
        </w:numPr>
        <w:rPr>
          <w:ins w:id="133" w:author="Molly McEvilley" w:date="2024-08-08T12:11:00Z" w16du:dateUtc="2024-08-08T16:11:00Z"/>
        </w:rPr>
      </w:pPr>
      <w:ins w:id="134"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5" w:author="Molly McEvilley" w:date="2024-08-17T11:58:00Z" w16du:dateUtc="2024-08-17T15:58:00Z">
        <w:r w:rsidR="004F386A">
          <w:t xml:space="preserve"> </w:t>
        </w:r>
      </w:ins>
    </w:p>
    <w:p w14:paraId="684794DB" w14:textId="41A21F54" w:rsidR="00CE496B" w:rsidRDefault="003D224D" w:rsidP="00FB59F1">
      <w:pPr>
        <w:pStyle w:val="ListParagraph"/>
        <w:numPr>
          <w:ilvl w:val="0"/>
          <w:numId w:val="95"/>
        </w:numPr>
        <w:rPr>
          <w:ins w:id="136" w:author="Molly McEvilley" w:date="2024-08-17T11:56:00Z" w16du:dateUtc="2024-08-17T15:56:00Z"/>
        </w:rPr>
      </w:pPr>
      <w:ins w:id="137" w:author="Molly McEvilley" w:date="2024-08-08T12:14:00Z" w16du:dateUtc="2024-08-08T16:14:00Z">
        <w:r>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FB59F1">
      <w:pPr>
        <w:pStyle w:val="ListParagraph"/>
        <w:numPr>
          <w:ilvl w:val="0"/>
          <w:numId w:val="95"/>
        </w:numPr>
        <w:rPr>
          <w:ins w:id="138" w:author="Molly McEvilley" w:date="2024-08-08T12:10:00Z" w16du:dateUtc="2024-08-08T16:10:00Z"/>
        </w:rPr>
      </w:pPr>
      <w:ins w:id="139"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0" w:author="Molly McEvilley" w:date="2024-08-08T11:45:00Z" w16du:dateUtc="2024-08-08T15:45:00Z"/>
        </w:rPr>
      </w:pPr>
      <w:ins w:id="141" w:author="Molly McEvilley" w:date="2024-08-20T06:48:00Z" w16du:dateUtc="2024-08-20T10:48:00Z">
        <w:r>
          <w:t xml:space="preserve">Finally, the option will trigger the inclusion of </w:t>
        </w:r>
        <w:r w:rsidR="001A007C">
          <w:t xml:space="preserve">counts for OPH clients, which </w:t>
        </w:r>
      </w:ins>
      <w:ins w:id="142" w:author="Molly McEvilley" w:date="2024-08-20T06:49:00Z" w16du:dateUtc="2024-08-20T10:49:00Z">
        <w:r w:rsidR="001A007C">
          <w:t>are required for the HIC</w:t>
        </w:r>
      </w:ins>
      <w:r w:rsidR="009B4418">
        <w:t xml:space="preserve">. </w:t>
      </w:r>
      <w:ins w:id="143" w:author="Molly McEvilley" w:date="2024-08-20T06:49:00Z" w16du:dateUtc="2024-08-20T10:49:00Z">
        <w:r w:rsidR="00015D7B">
          <w:t xml:space="preserve">The logic for these counts is defined in </w:t>
        </w:r>
      </w:ins>
      <w:ins w:id="144"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5" w:author="Molly McEvilley" w:date="2024-08-08T11:45:00Z" w16du:dateUtc="2024-08-08T15:45:00Z"/>
        </w:rPr>
      </w:pPr>
      <w:ins w:id="146" w:author="Molly McEvilley" w:date="2024-08-08T11:46:00Z" w16du:dateUtc="2024-08-08T15:46:00Z">
        <w:r>
          <w:t>Align Enrollment Entry and Exit Date</w:t>
        </w:r>
      </w:ins>
      <w:ins w:id="147" w:author="Molly McEvilley" w:date="2024-08-20T08:57:00Z" w16du:dateUtc="2024-08-20T12:57:00Z">
        <w:r w:rsidR="00A14A96">
          <w:t>s</w:t>
        </w:r>
      </w:ins>
      <w:ins w:id="148"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9" w:author="Molly McEvilley" w:date="2024-08-20T06:34:00Z" w16du:dateUtc="2024-08-20T10:34:00Z"/>
        </w:rPr>
      </w:pPr>
      <w:ins w:id="150"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1" w:author="Molly McEvilley" w:date="2024-08-20T06:35:00Z" w16du:dateUtc="2024-08-20T10:35:00Z">
        <w:r w:rsidR="00F27D81">
          <w:t>As such, o</w:t>
        </w:r>
      </w:ins>
      <w:ins w:id="152"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4C1E3216" w:rsidR="007521C9" w:rsidRDefault="006E27E3" w:rsidP="00E10E42">
      <w:pPr>
        <w:spacing w:before="0" w:after="160" w:line="259" w:lineRule="auto"/>
        <w:rPr>
          <w:ins w:id="153" w:author="Molly McEvilley" w:date="2024-08-08T11:49:00Z" w16du:dateUtc="2024-08-08T15:49:00Z"/>
        </w:rPr>
      </w:pPr>
      <w:ins w:id="154" w:author="Molly McEvilley" w:date="2024-08-20T06:35:00Z" w16du:dateUtc="2024-08-20T10:35:00Z">
        <w:r>
          <w:t xml:space="preserve">For enrollments </w:t>
        </w:r>
      </w:ins>
      <w:ins w:id="155" w:author="Molly McEvilley" w:date="2024-08-20T06:36:00Z" w16du:dateUtc="2024-08-20T10:36:00Z">
        <w:r w:rsidR="00EF1AAD">
          <w:t xml:space="preserve">that only partially overlap with HMIS participation, the </w:t>
        </w:r>
      </w:ins>
      <w:ins w:id="156" w:author="Molly McEvilley" w:date="2024-08-20T06:29:00Z" w16du:dateUtc="2024-08-20T10:29:00Z">
        <w:r w:rsidR="002D6D35">
          <w:t xml:space="preserve">LSA will use </w:t>
        </w:r>
      </w:ins>
      <w:ins w:id="157" w:author="Molly McEvilley" w:date="2024-08-20T06:36:00Z" w16du:dateUtc="2024-08-20T10:36:00Z">
        <w:r w:rsidR="0058283B">
          <w:t>adjusted</w:t>
        </w:r>
      </w:ins>
      <w:ins w:id="158" w:author="Molly McEvilley" w:date="2024-08-20T06:29:00Z" w16du:dateUtc="2024-08-20T10:29:00Z">
        <w:r w:rsidR="002D6D35">
          <w:t xml:space="preserve"> entry an</w:t>
        </w:r>
      </w:ins>
      <w:ins w:id="159" w:author="Molly McEvilley" w:date="2024-08-20T06:30:00Z" w16du:dateUtc="2024-08-20T10:30:00Z">
        <w:r w:rsidR="002D6D35">
          <w:t xml:space="preserve">d exit dates </w:t>
        </w:r>
      </w:ins>
      <w:ins w:id="160" w:author="Molly McEvilley" w:date="2024-08-20T06:36:00Z" w16du:dateUtc="2024-08-20T10:36:00Z">
        <w:r w:rsidR="0058283B">
          <w:t xml:space="preserve">so that only dates within the period of </w:t>
        </w:r>
      </w:ins>
      <w:ins w:id="161" w:author="Molly McEvilley" w:date="2024-08-20T06:37:00Z" w16du:dateUtc="2024-08-20T10:37:00Z">
        <w:r w:rsidR="0058283B">
          <w:t>participation are included</w:t>
        </w:r>
      </w:ins>
      <w:r w:rsidR="009B4418">
        <w:t xml:space="preserve">. </w:t>
      </w:r>
      <w:ins w:id="162" w:author="Molly McEvilley" w:date="2024-10-03T12:59:00Z" w16du:dateUtc="2024-10-03T16:59:00Z">
        <w:r w:rsidR="00792581">
          <w:t>The period of participation includes all dates on or after the HMISParticipationStatusStartDat</w:t>
        </w:r>
      </w:ins>
      <w:ins w:id="163" w:author="Molly McEvilley" w:date="2024-10-03T13:00:00Z" w16du:dateUtc="2024-10-03T17:00:00Z">
        <w:r w:rsidR="00792581">
          <w:t>e</w:t>
        </w:r>
      </w:ins>
      <w:ins w:id="164" w:author="Molly McEvilley" w:date="2024-10-03T13:02:00Z" w16du:dateUtc="2024-10-03T17:02:00Z">
        <w:r w:rsidR="00A75BA6">
          <w:t xml:space="preserve"> and</w:t>
        </w:r>
      </w:ins>
      <w:ins w:id="165" w:author="Molly McEvilley" w:date="2024-10-03T13:00:00Z" w16du:dateUtc="2024-10-03T17:00:00Z">
        <w:r w:rsidR="00792581">
          <w:t xml:space="preserve"> prior to </w:t>
        </w:r>
      </w:ins>
      <w:ins w:id="166" w:author="Molly McEvilley" w:date="2024-10-03T13:03:00Z" w16du:dateUtc="2024-10-03T17:03:00Z">
        <w:r w:rsidR="00A75BA6">
          <w:t xml:space="preserve">tye </w:t>
        </w:r>
      </w:ins>
      <w:ins w:id="167" w:author="Molly McEvilley" w:date="2024-10-03T13:00:00Z" w16du:dateUtc="2024-10-03T17:00:00Z">
        <w:r w:rsidR="00FB2806">
          <w:t>HMISParticipationStatusEndDate.</w:t>
        </w:r>
      </w:ins>
      <w:ins w:id="168" w:author="Molly McEvilley" w:date="2024-10-03T13:01:00Z" w16du:dateUtc="2024-10-03T17:01:00Z">
        <w:r w:rsidR="000D302D">
          <w:t xml:space="preserve">  </w:t>
        </w:r>
      </w:ins>
    </w:p>
    <w:p w14:paraId="01196F18" w14:textId="1AD00FE9" w:rsidR="00C84DF5" w:rsidRDefault="00C84DF5" w:rsidP="00E10E42">
      <w:pPr>
        <w:spacing w:before="0" w:after="160" w:line="259" w:lineRule="auto"/>
        <w:rPr>
          <w:ins w:id="169" w:author="Molly McEvilley" w:date="2024-08-08T12:06:00Z" w16du:dateUtc="2024-08-08T16:06:00Z"/>
        </w:rPr>
      </w:pPr>
      <w:ins w:id="170" w:author="Molly McEvilley" w:date="2024-08-08T11:48:00Z" w16du:dateUtc="2024-08-08T15:48:00Z">
        <w:r>
          <w:t>The impact of this change is that s</w:t>
        </w:r>
      </w:ins>
      <w:ins w:id="171"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72" w:author="Molly McEvilley" w:date="2024-08-20T08:49:00Z" w16du:dateUtc="2024-08-20T12:49:00Z"/>
        </w:rPr>
      </w:pPr>
      <w:ins w:id="173" w:author="Molly McEvilley" w:date="2024-08-08T12:06:00Z" w16du:dateUtc="2024-08-08T16:06:00Z">
        <w:r>
          <w:t xml:space="preserve">This change occurs in </w:t>
        </w:r>
      </w:ins>
      <w:ins w:id="174"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75" w:author="Molly McEvilley" w:date="2024-08-08T12:06:00Z" w16du:dateUtc="2024-08-08T16:06:00Z">
        <w:r w:rsidR="00AF1DB6">
          <w:t>.</w:t>
        </w:r>
      </w:ins>
    </w:p>
    <w:p w14:paraId="7A9940F7" w14:textId="2A50162A" w:rsidR="00AD4691" w:rsidRDefault="009C4B95" w:rsidP="00E10E42">
      <w:pPr>
        <w:spacing w:before="0" w:after="160" w:line="259" w:lineRule="auto"/>
        <w:rPr>
          <w:ins w:id="176" w:author="Molly McEvilley" w:date="2024-10-03T12:57:00Z" w16du:dateUtc="2024-10-03T16:57:00Z"/>
        </w:rPr>
      </w:pPr>
      <w:ins w:id="177" w:author="Molly McEvilley" w:date="2024-08-20T08:49:00Z" w16du:dateUtc="2024-08-20T12:49:00Z">
        <w:r>
          <w:t xml:space="preserve">It also impacts </w:t>
        </w:r>
      </w:ins>
      <w:ins w:id="178"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9" w:author="Molly McEvilley" w:date="2024-08-20T08:50:00Z" w16du:dateUtc="2024-08-20T12:50:00Z">
        <w:r w:rsidR="00C13B5A">
          <w:t>Previously, this w</w:t>
        </w:r>
      </w:ins>
      <w:ins w:id="180"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81" w:author="Molly McEvilley" w:date="2024-08-20T08:52:00Z" w16du:dateUtc="2024-08-20T12:52:00Z">
        <w:r w:rsidR="00E3759A">
          <w:t xml:space="preserve">projects’ </w:t>
        </w:r>
      </w:ins>
      <w:ins w:id="182" w:author="Molly McEvilley" w:date="2024-08-20T08:51:00Z" w16du:dateUtc="2024-08-20T12:51:00Z">
        <w:r w:rsidR="00E3759A">
          <w:t>participation st</w:t>
        </w:r>
      </w:ins>
      <w:ins w:id="183" w:author="Molly McEvilley" w:date="2024-08-20T08:52:00Z" w16du:dateUtc="2024-08-20T12:52:00Z">
        <w:r w:rsidR="00E3759A">
          <w:t>atus</w:t>
        </w:r>
      </w:ins>
      <w:r w:rsidR="009B4418">
        <w:t xml:space="preserve">. </w:t>
      </w:r>
      <w:ins w:id="184" w:author="Molly McEvilley" w:date="2024-08-20T08:53:00Z" w16du:dateUtc="2024-08-20T12:53:00Z">
        <w:r w:rsidR="00C506BB">
          <w:t xml:space="preserve">The count </w:t>
        </w:r>
        <w:r w:rsidR="004702EF">
          <w:t xml:space="preserve">now reflects the number of enrollments </w:t>
        </w:r>
      </w:ins>
      <w:ins w:id="185" w:author="Molly McEvilley" w:date="2024-08-20T08:54:00Z" w16du:dateUtc="2024-08-20T12:54:00Z">
        <w:r w:rsidR="00056D15">
          <w:t xml:space="preserve">that have been excluded from the LSA or that have adjusted </w:t>
        </w:r>
      </w:ins>
      <w:ins w:id="186" w:author="Molly McEvilley" w:date="2024-08-20T08:53:00Z" w16du:dateUtc="2024-08-20T12:53:00Z">
        <w:r w:rsidR="004A1E02">
          <w:t>entry and/or exit dates</w:t>
        </w:r>
      </w:ins>
      <w:ins w:id="187" w:author="Molly McEvilley" w:date="2024-08-20T08:54:00Z" w16du:dateUtc="2024-08-20T12:54:00Z">
        <w:r w:rsidR="009A301C">
          <w:t xml:space="preserve"> based on HMIS participation sta</w:t>
        </w:r>
      </w:ins>
      <w:ins w:id="188" w:author="Molly McEvilley" w:date="2024-08-20T08:55:00Z" w16du:dateUtc="2024-08-20T12:55:00Z">
        <w:r w:rsidR="009A301C">
          <w:t xml:space="preserve">tus. </w:t>
        </w:r>
      </w:ins>
    </w:p>
    <w:p w14:paraId="2A96453D" w14:textId="57C49FC6" w:rsidR="00073957" w:rsidDel="00882803" w:rsidRDefault="00073957" w:rsidP="00E10E42">
      <w:pPr>
        <w:spacing w:before="0" w:after="160" w:line="259" w:lineRule="auto"/>
        <w:rPr>
          <w:del w:id="189" w:author="Molly McEvilley" w:date="2024-11-07T09:12:00Z" w16du:dateUtc="2024-11-07T14:12:00Z"/>
        </w:rPr>
      </w:pPr>
    </w:p>
    <w:p w14:paraId="47B616C4" w14:textId="58D859E5" w:rsidR="009F00E9" w:rsidRPr="00C52062" w:rsidRDefault="009F00E9" w:rsidP="009F00E9">
      <w:pPr>
        <w:pStyle w:val="Heading1"/>
      </w:pPr>
      <w:bookmarkStart w:id="190" w:name="_Toc140489765"/>
      <w:bookmarkStart w:id="191" w:name="_Toc140489766"/>
      <w:bookmarkStart w:id="192" w:name="_Toc140489767"/>
      <w:bookmarkStart w:id="193" w:name="_Toc140489768"/>
      <w:bookmarkStart w:id="194" w:name="_Toc140489769"/>
      <w:bookmarkStart w:id="195" w:name="_Toc140489770"/>
      <w:bookmarkStart w:id="196" w:name="_Toc140489771"/>
      <w:bookmarkStart w:id="197" w:name="_Toc140489772"/>
      <w:bookmarkStart w:id="198" w:name="_Toc140489773"/>
      <w:bookmarkStart w:id="199" w:name="_Toc37849734"/>
      <w:bookmarkStart w:id="200" w:name="_Toc175057043"/>
      <w:bookmarkEnd w:id="190"/>
      <w:bookmarkEnd w:id="191"/>
      <w:bookmarkEnd w:id="192"/>
      <w:bookmarkEnd w:id="193"/>
      <w:bookmarkEnd w:id="194"/>
      <w:bookmarkEnd w:id="195"/>
      <w:bookmarkEnd w:id="196"/>
      <w:bookmarkEnd w:id="197"/>
      <w:bookmarkEnd w:id="198"/>
      <w:r w:rsidRPr="00C52062">
        <w:t xml:space="preserve">HDX </w:t>
      </w:r>
      <w:bookmarkEnd w:id="199"/>
      <w:r w:rsidR="00AD44E9" w:rsidRPr="00C52062">
        <w:t>2.0 Upload</w:t>
      </w:r>
      <w:bookmarkEnd w:id="200"/>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201" w:author="Molly McEvilley" w:date="2024-07-30T12:49:00Z" w16du:dateUtc="2024-07-30T16:49:00Z">
        <w:r w:rsidR="00170B91">
          <w:t>For the HIC,</w:t>
        </w:r>
      </w:ins>
      <w:ins w:id="202" w:author="Molly McEvilley" w:date="2024-07-30T12:50:00Z" w16du:dateUtc="2024-07-30T16:50:00Z">
        <w:r w:rsidR="001F314E">
          <w:t xml:space="preserve"> </w:t>
        </w:r>
      </w:ins>
      <w:ins w:id="203" w:author="Molly McEvilley" w:date="2024-07-30T12:51:00Z" w16du:dateUtc="2024-07-30T16:51:00Z">
        <w:r w:rsidR="009C28A7">
          <w:t xml:space="preserve">the same 12 files </w:t>
        </w:r>
      </w:ins>
      <w:ins w:id="204" w:author="Molly McEvilley" w:date="2024-10-03T12:50:00Z" w16du:dateUtc="2024-10-03T16:50:00Z">
        <w:r w:rsidR="009A76FE">
          <w:t>are</w:t>
        </w:r>
      </w:ins>
      <w:ins w:id="205" w:author="Molly McEvilley" w:date="2024-07-30T12:51:00Z" w16du:dateUtc="2024-07-30T16:51:00Z">
        <w:r w:rsidR="009C28A7">
          <w:t xml:space="preserve"> submitted, but LSAHousehold and LSAExit may be </w:t>
        </w:r>
      </w:ins>
      <w:ins w:id="206" w:author="Molly McEvilley" w:date="2024-10-03T12:51:00Z" w16du:dateUtc="2024-10-03T16:51:00Z">
        <w:r w:rsidR="00FD48BF">
          <w:t>empty</w:t>
        </w:r>
        <w:r w:rsidR="00225A1B">
          <w:t xml:space="preserve"> (other than headers) </w:t>
        </w:r>
      </w:ins>
      <w:ins w:id="207" w:author="Molly McEvilley" w:date="2024-07-30T12:51:00Z" w16du:dateUtc="2024-07-30T16:51:00Z">
        <w:r w:rsidR="009C28A7">
          <w:t>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208"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p>
    <w:p w14:paraId="44FC0FC9" w14:textId="77777777" w:rsidR="009F00E9" w:rsidRDefault="009F00E9" w:rsidP="009F00E9">
      <w:pPr>
        <w:pStyle w:val="Heading2"/>
      </w:pPr>
      <w:bookmarkStart w:id="209" w:name="_Toc37849735"/>
      <w:bookmarkStart w:id="210" w:name="_Toc175057044"/>
      <w:r>
        <w:t>Project.csv</w:t>
      </w:r>
      <w:bookmarkEnd w:id="209"/>
      <w:bookmarkEnd w:id="210"/>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11" w:name="_Toc37849736"/>
      <w:bookmarkStart w:id="212" w:name="_Toc175057045"/>
      <w:r>
        <w:lastRenderedPageBreak/>
        <w:t>Organization.csv</w:t>
      </w:r>
      <w:bookmarkEnd w:id="211"/>
      <w:bookmarkEnd w:id="212"/>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13" w:name="_Toc37849737"/>
      <w:bookmarkStart w:id="214" w:name="_Toc175057046"/>
      <w:r>
        <w:t>Funder.csv</w:t>
      </w:r>
      <w:bookmarkEnd w:id="213"/>
      <w:bookmarkEnd w:id="214"/>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15" w:name="_Toc37849738"/>
      <w:bookmarkStart w:id="216" w:name="_Toc175057047"/>
      <w:r>
        <w:t>ProjectCoC.csv</w:t>
      </w:r>
      <w:bookmarkEnd w:id="215"/>
      <w:bookmarkEnd w:id="216"/>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17" w:name="_Toc37849739"/>
      <w:bookmarkStart w:id="218" w:name="_Toc38030514"/>
      <w:bookmarkStart w:id="219" w:name="_Toc175057048"/>
      <w:r>
        <w:t>Inventory.csv</w:t>
      </w:r>
      <w:bookmarkEnd w:id="217"/>
      <w:bookmarkEnd w:id="218"/>
      <w:bookmarkEnd w:id="219"/>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20" w:name="_Toc140489780"/>
      <w:bookmarkStart w:id="221" w:name="_Toc175057049"/>
      <w:bookmarkEnd w:id="220"/>
      <w:r>
        <w:t>HMISParticipation.csv</w:t>
      </w:r>
      <w:bookmarkEnd w:id="221"/>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22" w:name="_Toc140489782"/>
      <w:bookmarkStart w:id="223" w:name="_Toc175057050"/>
      <w:bookmarkEnd w:id="222"/>
      <w:r>
        <w:t>Affiliation.csv</w:t>
      </w:r>
      <w:bookmarkEnd w:id="223"/>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24" w:name="_Toc140489784"/>
      <w:bookmarkStart w:id="225" w:name="_Toc37849740"/>
      <w:bookmarkStart w:id="226" w:name="_Toc175057051"/>
      <w:bookmarkEnd w:id="224"/>
      <w:r>
        <w:t>LSAReport.csv</w:t>
      </w:r>
      <w:bookmarkEnd w:id="225"/>
      <w:bookmarkEnd w:id="226"/>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77E3F">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27"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28" w:name="_Toc37973097"/>
      <w:bookmarkStart w:id="229" w:name="_Toc37973652"/>
      <w:bookmarkStart w:id="230" w:name="_Toc37974203"/>
      <w:bookmarkStart w:id="231" w:name="_Toc37974755"/>
      <w:bookmarkStart w:id="232" w:name="_Toc37849741"/>
      <w:bookmarkStart w:id="233" w:name="_Toc175057052"/>
      <w:bookmarkEnd w:id="228"/>
      <w:bookmarkEnd w:id="229"/>
      <w:bookmarkEnd w:id="230"/>
      <w:bookmarkEnd w:id="231"/>
      <w:r>
        <w:t>LSAPerson.csv</w:t>
      </w:r>
      <w:bookmarkEnd w:id="232"/>
      <w:bookmarkEnd w:id="233"/>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lastRenderedPageBreak/>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34"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35" w:name="_Toc37849742"/>
      <w:bookmarkStart w:id="236" w:name="_Toc175057053"/>
      <w:r>
        <w:t>LSAHousehold.csv</w:t>
      </w:r>
      <w:bookmarkEnd w:id="235"/>
      <w:bookmarkEnd w:id="236"/>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37"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ins w:id="238" w:author="Molly McEvilley" w:date="2024-07-30T12:53:00Z" w16du:dateUtc="2024-07-30T16:53:00Z">
        <w:r>
          <w:rPr>
            <w:rFonts w:eastAsia="Times New Roman" w:cstheme="minorHAnsi"/>
          </w:rPr>
          <w:t xml:space="preserve">This file may </w:t>
        </w:r>
      </w:ins>
      <w:ins w:id="239" w:author="Molly McEvilley" w:date="2024-10-03T12:54:00Z" w16du:dateUtc="2024-10-03T16:54:00Z">
        <w:r w:rsidR="00495B6A">
          <w:rPr>
            <w:rFonts w:eastAsia="Times New Roman" w:cstheme="minorHAnsi"/>
          </w:rPr>
          <w:t xml:space="preserve">empty (other than headers) </w:t>
        </w:r>
        <w:r w:rsidR="00FE4090">
          <w:rPr>
            <w:rFonts w:eastAsia="Times New Roman" w:cstheme="minorHAnsi"/>
          </w:rPr>
          <w:t>for the HIC</w:t>
        </w:r>
      </w:ins>
      <w:ins w:id="240" w:author="Molly McEvilley" w:date="2024-07-30T12:53:00Z" w16du:dateUtc="2024-07-30T16:53:00Z">
        <w:r>
          <w:rPr>
            <w:rFonts w:eastAsia="Times New Roman" w:cstheme="minorHAnsi"/>
          </w:rPr>
          <w:t>.</w:t>
        </w:r>
      </w:ins>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41" w:name="_Toc37849743"/>
      <w:bookmarkStart w:id="242" w:name="_Toc175057054"/>
      <w:r>
        <w:t>LSAExit.csv</w:t>
      </w:r>
      <w:bookmarkEnd w:id="241"/>
      <w:bookmarkEnd w:id="242"/>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43" w:author="Molly McEvilley" w:date="2024-07-30T12:54:00Z" w16du:dateUtc="2024-07-30T16:54:00Z"/>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ins w:id="244" w:author="Molly McEvilley" w:date="2024-07-30T12:54:00Z" w16du:dateUtc="2024-07-30T16:54:00Z">
        <w:r>
          <w:rPr>
            <w:rFonts w:eastAsia="Times New Roman" w:cs="Times New Roman"/>
            <w:szCs w:val="20"/>
          </w:rPr>
          <w:t xml:space="preserve">This file may be </w:t>
        </w:r>
      </w:ins>
      <w:ins w:id="245" w:author="Molly McEvilley" w:date="2024-10-03T12:54:00Z" w16du:dateUtc="2024-10-03T16:54:00Z">
        <w:r w:rsidR="00FE4090">
          <w:rPr>
            <w:rFonts w:eastAsia="Times New Roman" w:cs="Times New Roman"/>
            <w:szCs w:val="20"/>
          </w:rPr>
          <w:t>empty (other than headers)</w:t>
        </w:r>
      </w:ins>
      <w:ins w:id="246" w:author="Molly McEvilley" w:date="2024-07-30T12:54:00Z" w16du:dateUtc="2024-07-30T16:54:00Z">
        <w:r>
          <w:rPr>
            <w:rFonts w:eastAsia="Times New Roman" w:cs="Times New Roman"/>
            <w:szCs w:val="20"/>
          </w:rPr>
          <w:t xml:space="preserve">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47" w:name="_Toc37849744"/>
      <w:bookmarkStart w:id="248" w:name="_Toc175057055"/>
      <w:r>
        <w:t>LSACalculated.csv</w:t>
      </w:r>
      <w:bookmarkEnd w:id="247"/>
      <w:bookmarkEnd w:id="248"/>
    </w:p>
    <w:p w14:paraId="0C68AB2C" w14:textId="77777777" w:rsidR="00145C89" w:rsidRDefault="009F00E9" w:rsidP="009F00E9">
      <w:pPr>
        <w:rPr>
          <w:ins w:id="249"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50" w:author="Molly McEvilley" w:date="2024-07-30T13:00:00Z" w16du:dateUtc="2024-07-30T17:00:00Z"/>
        </w:rPr>
      </w:pPr>
      <w:r>
        <w:t>Days to Return/Re-engage by Population</w:t>
      </w:r>
    </w:p>
    <w:p w14:paraId="1A616CC5" w14:textId="7085F560" w:rsidR="00E447DA" w:rsidRPr="002D2B2B" w:rsidRDefault="00133BEB" w:rsidP="00133BEB">
      <w:ins w:id="251" w:author="Molly McEvilley" w:date="2024-07-30T13:00:00Z" w16du:dateUtc="2024-07-30T17:00:00Z">
        <w:r>
          <w:t xml:space="preserve">The averages are </w:t>
        </w:r>
      </w:ins>
      <w:ins w:id="252" w:author="Molly McEvilley" w:date="2024-07-30T13:02:00Z" w16du:dateUtc="2024-07-30T17:02:00Z">
        <w:r w:rsidR="00FB47CE">
          <w:t>related to data in LSAHousehold and LSAExit</w:t>
        </w:r>
      </w:ins>
      <w:ins w:id="253" w:author="Molly McEvilley" w:date="2024-07-30T13:03:00Z" w16du:dateUtc="2024-07-30T17:03:00Z">
        <w:r w:rsidR="00ED65E6">
          <w:t>; they</w:t>
        </w:r>
      </w:ins>
      <w:ins w:id="254" w:author="Molly McEvilley" w:date="2024-07-30T13:02:00Z" w16du:dateUtc="2024-07-30T17:02:00Z">
        <w:r w:rsidR="00FB47CE">
          <w:t xml:space="preserve"> are not relevant for </w:t>
        </w:r>
      </w:ins>
      <w:ins w:id="255" w:author="Molly McEvilley" w:date="2024-07-30T13:03:00Z" w16du:dateUtc="2024-07-30T17:03:00Z">
        <w:r w:rsidR="00FB47CE">
          <w:t>HIC submissions</w:t>
        </w:r>
      </w:ins>
      <w:ins w:id="256"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57"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58" w:author="Molly McEvilley" w:date="2024-07-30T12:55:00Z" w16du:dateUtc="2024-07-30T16:55:00Z">
        <w:r w:rsidR="00965180">
          <w:t xml:space="preserve">in residence </w:t>
        </w:r>
      </w:ins>
      <w:del w:id="259"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60" w:name="_Toc37849745"/>
      <w:bookmarkStart w:id="261" w:name="_Toc175057056"/>
      <w:bookmarkEnd w:id="2"/>
      <w:r>
        <w:lastRenderedPageBreak/>
        <w:t xml:space="preserve">HMIS Business </w:t>
      </w:r>
      <w:bookmarkEnd w:id="260"/>
      <w:r w:rsidR="00AD1657">
        <w:t>Logic: Core Concepts</w:t>
      </w:r>
      <w:bookmarkEnd w:id="261"/>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62" w:name="_Report_Parameters"/>
      <w:bookmarkStart w:id="263" w:name="_Report_Parameters_and"/>
      <w:bookmarkStart w:id="264" w:name="_Toc497116396"/>
      <w:bookmarkStart w:id="265" w:name="_Toc498527188"/>
      <w:bookmarkStart w:id="266" w:name="_Toc499543979"/>
      <w:bookmarkStart w:id="267" w:name="_Toc37849746"/>
      <w:bookmarkStart w:id="268" w:name="_Toc175057057"/>
      <w:bookmarkStart w:id="269" w:name="_Toc498527190"/>
      <w:bookmarkEnd w:id="262"/>
      <w:bookmarkEnd w:id="263"/>
      <w:r w:rsidRPr="00107D01">
        <w:lastRenderedPageBreak/>
        <w:t>Report Parameters</w:t>
      </w:r>
      <w:bookmarkEnd w:id="264"/>
      <w:bookmarkEnd w:id="265"/>
      <w:bookmarkEnd w:id="266"/>
      <w:r w:rsidR="00E14C44">
        <w:t xml:space="preserve"> </w:t>
      </w:r>
      <w:r w:rsidR="00D87EAD">
        <w:t xml:space="preserve">and Metadata </w:t>
      </w:r>
      <w:r w:rsidR="00E14928">
        <w:t>(lsa_Report)</w:t>
      </w:r>
      <w:bookmarkEnd w:id="267"/>
      <w:bookmarkEnd w:id="2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70" w:author="Molly McEvilley" w:date="2024-07-30T12:43:00Z" w16du:dateUtc="2024-07-30T16:43:00Z"/>
        </w:rPr>
      </w:pPr>
      <w:r w:rsidRPr="00A6067F">
        <w:t xml:space="preserve">For </w:t>
      </w:r>
      <w:ins w:id="271" w:author="Molly McEvilley" w:date="2024-07-30T12:42:00Z" w16du:dateUtc="2024-07-30T16:42:00Z">
        <w:r w:rsidR="00005B43">
          <w:t xml:space="preserve">the annual </w:t>
        </w:r>
      </w:ins>
      <w:ins w:id="272" w:author="Molly McEvilley" w:date="2024-07-30T12:43:00Z" w16du:dateUtc="2024-07-30T16:43:00Z">
        <w:r w:rsidR="00B30C9A">
          <w:t xml:space="preserve">year-long </w:t>
        </w:r>
      </w:ins>
      <w:ins w:id="273" w:author="Molly McEvilley" w:date="2024-07-30T12:42:00Z" w16du:dateUtc="2024-07-30T16:42:00Z">
        <w:r w:rsidR="00B30C9A">
          <w:t>LSA submit</w:t>
        </w:r>
      </w:ins>
      <w:ins w:id="274" w:author="Molly McEvilley" w:date="2024-07-30T12:43:00Z" w16du:dateUtc="2024-07-30T16:43:00Z">
        <w:r w:rsidR="00B30C9A">
          <w:t>ted to HUD</w:t>
        </w:r>
      </w:ins>
      <w:del w:id="275" w:author="Molly McEvilley" w:date="2024-07-30T12:43:00Z" w16du:dateUtc="2024-07-30T16:43:00Z">
        <w:r w:rsidRPr="00A6067F" w:rsidDel="00B30C9A">
          <w:delText>submission to HUD</w:delText>
        </w:r>
      </w:del>
      <w:r w:rsidRPr="00A6067F">
        <w:t xml:space="preserve">, </w:t>
      </w:r>
      <w:del w:id="276" w:author="Molly McEvilley" w:date="2024-07-30T12:44:00Z" w16du:dateUtc="2024-07-30T16:44:00Z">
        <w:r w:rsidRPr="00A6067F" w:rsidDel="00877415">
          <w:delText xml:space="preserve">this </w:delText>
        </w:r>
      </w:del>
      <w:ins w:id="277"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78" w:author="Molly McEvilley" w:date="2024-07-30T12:44:00Z" w16du:dateUtc="2024-07-30T16:44:00Z"/>
        </w:rPr>
      </w:pPr>
      <w:ins w:id="279" w:author="Molly McEvilley" w:date="2024-07-30T12:41:00Z" w16du:dateUtc="2024-07-30T16:41:00Z">
        <w:r>
          <w:t xml:space="preserve">For submission </w:t>
        </w:r>
        <w:r w:rsidR="00935404">
          <w:t>as the HIC</w:t>
        </w:r>
      </w:ins>
      <w:ins w:id="280"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81" w:author="Molly McEvilley" w:date="2024-07-30T12:45:00Z" w16du:dateUtc="2024-07-30T16:45:00Z"/>
        </w:rPr>
      </w:pPr>
      <w:r w:rsidRPr="00A6067F">
        <w:t xml:space="preserve">For </w:t>
      </w:r>
      <w:ins w:id="282" w:author="Molly McEvilley" w:date="2024-07-30T12:45:00Z" w16du:dateUtc="2024-07-30T16:45:00Z">
        <w:r w:rsidR="00750C19">
          <w:t>the annual year-long LSA submitted</w:t>
        </w:r>
      </w:ins>
      <w:del w:id="283"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84" w:author="Molly McEvilley" w:date="2024-07-30T12:45:00Z" w16du:dateUtc="2024-07-30T16:45:00Z">
        <w:r>
          <w:t>For submission as the HIC, this must be the</w:t>
        </w:r>
      </w:ins>
      <w:ins w:id="285" w:author="Molly McEvilley" w:date="2024-07-30T12:46:00Z" w16du:dateUtc="2024-07-30T16:46:00Z">
        <w:r>
          <w:t xml:space="preserve"> same as </w:t>
        </w:r>
        <w:r w:rsidRPr="000E56F0">
          <w:rPr>
            <w:u w:val="single"/>
          </w:rPr>
          <w:t>ReportStart</w:t>
        </w:r>
      </w:ins>
      <w:ins w:id="286" w:author="Jules Brown" w:date="2024-08-20T11:03:00Z" w16du:dateUtc="2024-08-20T16:03:00Z">
        <w:r w:rsidR="001E6263">
          <w:t>, i.e.</w:t>
        </w:r>
      </w:ins>
      <w:ins w:id="287" w:author="Molly McEvilley" w:date="2024-07-30T12:46:00Z" w16du:dateUtc="2024-07-30T16:46:00Z">
        <w:r w:rsidR="00F165CF" w:rsidRPr="00F165CF">
          <w:t xml:space="preserve"> the date of the count.</w:t>
        </w:r>
      </w:ins>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88" w:name="_Hlk490711189"/>
      <w:r w:rsidRPr="00A6067F">
        <w:t xml:space="preserve">The HUD-assigned code identifying the continuum for which the </w:t>
      </w:r>
      <w:r w:rsidR="0002698D" w:rsidRPr="00A6067F">
        <w:t>LSA</w:t>
      </w:r>
      <w:r w:rsidRPr="00A6067F">
        <w:t xml:space="preserve"> is being produced</w:t>
      </w:r>
      <w:bookmarkEnd w:id="28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89"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90" w:author="Molly McEvilley" w:date="2024-08-08T12:16:00Z" w16du:dateUtc="2024-08-08T16:16:00Z"/>
                <w:rFonts w:cstheme="minorHAnsi"/>
              </w:rPr>
            </w:pPr>
            <w:ins w:id="291"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92" w:author="Molly McEvilley" w:date="2024-08-08T12:16:00Z" w16du:dateUtc="2024-08-08T16:16:00Z"/>
                <w:rFonts w:cstheme="minorHAnsi"/>
                <w:bCs/>
              </w:rPr>
            </w:pPr>
            <w:ins w:id="293"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pPr>
        <w:rPr>
          <w:ins w:id="294" w:author="Molly McEvilley" w:date="2024-08-08T12:16:00Z" w16du:dateUtc="2024-08-08T16:16:00Z"/>
        </w:rPr>
      </w:pPr>
      <w:ins w:id="295" w:author="Molly McEvilley" w:date="2024-08-08T12:16:00Z" w16du:dateUtc="2024-08-08T16:16:00Z">
        <w:r w:rsidRPr="00BD007C">
          <w:rPr>
            <w:b/>
            <w:bCs/>
          </w:rPr>
          <w:t>HIC</w:t>
        </w:r>
        <w:r>
          <w:t xml:space="preserve"> – </w:t>
        </w:r>
      </w:ins>
      <w:ins w:id="296" w:author="Molly McEvilley" w:date="2024-08-08T12:17:00Z" w16du:dateUtc="2024-08-08T16:17:00Z">
        <w:r w:rsidR="002370C2">
          <w:t>The HIC is a single da</w:t>
        </w:r>
      </w:ins>
      <w:ins w:id="297"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Pr="00276C2A" w:rsidRDefault="009B2072" w:rsidP="00276C2A">
      <w:pPr>
        <w:pStyle w:val="Heading4"/>
      </w:pPr>
      <w:r w:rsidRPr="00276C2A">
        <w:t>User-Selected Projects (for Project-Focused LSA)</w:t>
      </w:r>
    </w:p>
    <w:p w14:paraId="597D53EB" w14:textId="20A087B9" w:rsidR="005913A7" w:rsidRDefault="009B2072" w:rsidP="00B16D0A">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B16D0A">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lastRenderedPageBreak/>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298" w:name="_HMIS_Data_Elements"/>
      <w:bookmarkStart w:id="299" w:name="_Toc37849747"/>
      <w:bookmarkStart w:id="300" w:name="_Toc175057058"/>
      <w:bookmarkEnd w:id="269"/>
      <w:bookmarkEnd w:id="298"/>
      <w:r>
        <w:t xml:space="preserve">LSA Reporting Cohorts </w:t>
      </w:r>
      <w:r w:rsidR="00E14928">
        <w:t>and Dates (tlsa_CohortDates)</w:t>
      </w:r>
      <w:bookmarkEnd w:id="299"/>
      <w:bookmarkEnd w:id="30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6FB8F748" w:rsidR="000E55E6" w:rsidRPr="00A6067F" w:rsidRDefault="003573C4" w:rsidP="000E55E6">
      <w:pPr>
        <w:rPr>
          <w:rFonts w:eastAsia="Times New Roman" w:cstheme="minorHAnsi"/>
        </w:rPr>
      </w:pPr>
      <w:r>
        <w:rPr>
          <w:rFonts w:eastAsia="Times New Roman" w:cstheme="minorHAnsi"/>
        </w:rPr>
        <w:t xml:space="preserve">LSAExit is limited to reporting on </w:t>
      </w:r>
      <w:del w:id="301" w:author="Molly McEvilley" w:date="2024-10-30T12:17:00Z" w16du:dateUtc="2024-10-30T16:17:00Z">
        <w:r w:rsidR="000E55E6" w:rsidDel="00544839">
          <w:rPr>
            <w:rFonts w:eastAsia="Times New Roman" w:cstheme="minorHAnsi"/>
          </w:rPr>
          <w:delText xml:space="preserve">are </w:delText>
        </w:r>
      </w:del>
      <w:r w:rsidR="000E55E6">
        <w:rPr>
          <w:rFonts w:eastAsia="Times New Roman" w:cstheme="minorHAnsi"/>
        </w:rPr>
        <w:t xml:space="preserve">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302" w:author="Molly McEvilley" w:date="2024-09-12T11:22:00Z" w16du:dateUtc="2024-09-12T15:22:00Z">
        <w:r w:rsidR="00DE6936">
          <w:rPr>
            <w:rFonts w:cstheme="minorHAnsi"/>
            <w:u w:val="single"/>
          </w:rPr>
          <w:t xml:space="preserve"> and </w:t>
        </w:r>
        <w:commentRangeStart w:id="303"/>
        <w:r w:rsidR="00DE6936" w:rsidRPr="009F0D9E">
          <w:rPr>
            <w:rFonts w:cstheme="minorHAnsi"/>
            <w:b/>
            <w:bCs/>
            <w:u w:val="single"/>
          </w:rPr>
          <w:t>LSAScope</w:t>
        </w:r>
      </w:ins>
      <w:commentRangeEnd w:id="303"/>
      <w:ins w:id="304" w:author="Molly McEvilley" w:date="2024-09-12T11:24:00Z" w16du:dateUtc="2024-09-12T15:24:00Z">
        <w:r w:rsidR="00374F6D">
          <w:rPr>
            <w:rStyle w:val="CommentReference"/>
          </w:rPr>
          <w:commentReference w:id="303"/>
        </w:r>
      </w:ins>
      <w:ins w:id="305"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306"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307" w:author="Molly McEvilley" w:date="2024-09-19T10:30:00Z" w16du:dateUtc="2024-09-19T14:30:00Z">
        <w:r w:rsidR="00A22030">
          <w:t xml:space="preserve"> 3</w:t>
        </w:r>
      </w:ins>
      <w:ins w:id="308" w:author="Molly McEvilley" w:date="2024-08-20T06:52:00Z" w16du:dateUtc="2024-08-20T10:52:00Z">
        <w:r w:rsidR="00C636D8">
          <w:t xml:space="preserve">. </w:t>
        </w:r>
        <w:r w:rsidR="005832E2">
          <w:t xml:space="preserve">The active cohort </w:t>
        </w:r>
      </w:ins>
      <w:del w:id="309" w:author="Molly McEvilley" w:date="2024-08-20T06:52:00Z" w16du:dateUtc="2024-08-20T10:52:00Z">
        <w:r w:rsidRPr="00B6694F" w:rsidDel="005832E2">
          <w:delText>Other</w:delText>
        </w:r>
        <w:r w:rsidDel="005832E2">
          <w:delText xml:space="preserve"> cohorts are</w:delText>
        </w:r>
      </w:del>
      <w:ins w:id="310"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11" w:name="_HMIS_Household_Enrollments"/>
      <w:bookmarkStart w:id="312" w:name="_Toc37849748"/>
      <w:bookmarkStart w:id="313" w:name="_Toc175057059"/>
      <w:bookmarkEnd w:id="311"/>
      <w:r>
        <w:t>HMIS Household Enrollments (tlsa_HHID)</w:t>
      </w:r>
      <w:bookmarkEnd w:id="312"/>
      <w:bookmarkEnd w:id="313"/>
    </w:p>
    <w:p w14:paraId="39D2B89A" w14:textId="36ACC25A" w:rsidR="00D27CF7" w:rsidRDefault="00EB0B0D" w:rsidP="00D27CF7">
      <w:pPr>
        <w:jc w:val="center"/>
      </w:pPr>
      <w:ins w:id="314"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15"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w:t>
                        </w:r>
                        <w:ins w:id="316" w:author="Molly McEvilley" w:date="2024-08-20T06:55:00Z" w16du:dateUtc="2024-08-20T10:55:00Z">
                          <w:r>
                            <w:t>HMISParticipation</w:t>
                          </w:r>
                        </w:ins>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4E7DD126" w:rsidR="00D27CF7" w:rsidRDefault="00D27CF7" w:rsidP="00777E3F">
      <w:pPr>
        <w:pStyle w:val="ListParagraph"/>
        <w:numPr>
          <w:ilvl w:val="0"/>
          <w:numId w:val="40"/>
        </w:numPr>
      </w:pPr>
      <w:del w:id="317" w:author="Molly McEvilley" w:date="2024-09-24T14:30:00Z" w16du:dateUtc="2024-09-24T18:30:00Z">
        <w:r w:rsidDel="00A47F8D">
          <w:delText xml:space="preserve">All </w:delText>
        </w:r>
      </w:del>
      <w:ins w:id="318" w:author="Molly McEvilley" w:date="2024-09-24T14:30:00Z" w16du:dateUtc="2024-09-24T18:30:00Z">
        <w:r w:rsidR="00A47F8D">
          <w:t xml:space="preserve">Unless otherwise specified, all </w:t>
        </w:r>
      </w:ins>
      <w:r>
        <w:t>LSA reporting</w:t>
      </w:r>
      <w:ins w:id="319" w:author="Molly McEvilley" w:date="2024-09-24T14:30:00Z" w16du:dateUtc="2024-09-24T18:30:00Z">
        <w:r w:rsidR="005A14C7">
          <w:rPr>
            <w:rStyle w:val="FootnoteReference"/>
          </w:rPr>
          <w:footnoteReference w:id="2"/>
        </w:r>
      </w:ins>
      <w:r>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C15069" w:rsidRPr="00DE4A2E" w14:paraId="6B8C6033" w14:textId="77777777" w:rsidTr="00DE4A2E">
        <w:trPr>
          <w:cantSplit/>
          <w:trHeight w:val="216"/>
          <w:ins w:id="322" w:author="Molly McEvilley" w:date="2024-10-24T17:25:00Z"/>
        </w:trPr>
        <w:tc>
          <w:tcPr>
            <w:tcW w:w="9355" w:type="dxa"/>
            <w:shd w:val="clear" w:color="auto" w:fill="auto"/>
          </w:tcPr>
          <w:p w14:paraId="61393AA9" w14:textId="2C2BE246" w:rsidR="00C15069" w:rsidRPr="00DE4A2E" w:rsidRDefault="00C15069" w:rsidP="0084349D">
            <w:pPr>
              <w:pStyle w:val="NoSpacing"/>
              <w:rPr>
                <w:ins w:id="323" w:author="Molly McEvilley" w:date="2024-10-24T17:25:00Z" w16du:dateUtc="2024-10-24T21:25:00Z"/>
              </w:rPr>
            </w:pPr>
            <w:ins w:id="324" w:author="Molly McEvilley" w:date="2024-10-24T17:25:00Z" w16du:dateUtc="2024-10-24T21:25:00Z">
              <w:r>
                <w:t>LookbackDate</w:t>
              </w:r>
            </w:ins>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lastRenderedPageBreak/>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C15069" w14:paraId="22F32795" w14:textId="77777777" w:rsidTr="0084349D">
        <w:trPr>
          <w:cantSplit/>
          <w:trHeight w:val="216"/>
          <w:ins w:id="325" w:author="Molly McEvilley" w:date="2024-10-24T17:25:00Z"/>
        </w:trPr>
        <w:tc>
          <w:tcPr>
            <w:tcW w:w="9355" w:type="dxa"/>
          </w:tcPr>
          <w:p w14:paraId="627E50EB" w14:textId="6032E39D" w:rsidR="00C15069" w:rsidRPr="00C032F4" w:rsidRDefault="00C15069" w:rsidP="0084349D">
            <w:pPr>
              <w:pStyle w:val="NoSpacing"/>
              <w:rPr>
                <w:ins w:id="326" w:author="Molly McEvilley" w:date="2024-10-24T17:25:00Z" w16du:dateUtc="2024-10-24T21:25:00Z"/>
              </w:rPr>
            </w:pPr>
            <w:ins w:id="327" w:author="Molly McEvilley" w:date="2024-10-24T17:25:00Z" w16du:dateUtc="2024-10-24T21:25:00Z">
              <w:r>
                <w:t>ContinuumProject</w:t>
              </w:r>
            </w:ins>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F15E9" w14:paraId="33A7FE97" w14:textId="77777777" w:rsidTr="0084349D">
        <w:trPr>
          <w:cantSplit/>
          <w:trHeight w:val="216"/>
          <w:ins w:id="328" w:author="Molly McEvilley" w:date="2024-10-24T17:25:00Z"/>
        </w:trPr>
        <w:tc>
          <w:tcPr>
            <w:tcW w:w="9355" w:type="dxa"/>
          </w:tcPr>
          <w:p w14:paraId="67689EFB" w14:textId="59C04A8C" w:rsidR="00DF15E9" w:rsidRDefault="00DF15E9" w:rsidP="0084349D">
            <w:pPr>
              <w:pStyle w:val="NoSpacing"/>
              <w:rPr>
                <w:ins w:id="329" w:author="Molly McEvilley" w:date="2024-10-24T17:25:00Z" w16du:dateUtc="2024-10-24T21:25:00Z"/>
              </w:rPr>
            </w:pPr>
            <w:ins w:id="330" w:author="Molly McEvilley" w:date="2024-10-24T17:25:00Z" w16du:dateUtc="2024-10-24T21:25:00Z">
              <w:r>
                <w:t>OperatingStartDate</w:t>
              </w:r>
            </w:ins>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31"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32" w:author="Molly McEvilley" w:date="2024-08-20T06:53:00Z" w16du:dateUtc="2024-08-20T10:53:00Z"/>
                <w:b/>
                <w:bCs/>
              </w:rPr>
            </w:pPr>
            <w:ins w:id="333" w:author="Molly McEvilley" w:date="2024-08-20T06:53:00Z" w16du:dateUtc="2024-08-20T10:53:00Z">
              <w:r>
                <w:rPr>
                  <w:b/>
                  <w:bCs/>
                </w:rPr>
                <w:t>hmis</w:t>
              </w:r>
              <w:r w:rsidRPr="00845520">
                <w:rPr>
                  <w:b/>
                  <w:bCs/>
                </w:rPr>
                <w:t>_H</w:t>
              </w:r>
              <w:r>
                <w:rPr>
                  <w:b/>
                  <w:bCs/>
                </w:rPr>
                <w:t>MISParticipation</w:t>
              </w:r>
            </w:ins>
          </w:p>
        </w:tc>
      </w:tr>
      <w:tr w:rsidR="005832E2" w:rsidRPr="005F4836" w14:paraId="73474400" w14:textId="77777777" w:rsidTr="00B44FA5">
        <w:trPr>
          <w:trHeight w:val="216"/>
          <w:ins w:id="334" w:author="Molly McEvilley" w:date="2024-08-20T06:53:00Z"/>
        </w:trPr>
        <w:tc>
          <w:tcPr>
            <w:tcW w:w="9355" w:type="dxa"/>
          </w:tcPr>
          <w:p w14:paraId="329AAF63" w14:textId="77777777" w:rsidR="005832E2" w:rsidRPr="00845520" w:rsidRDefault="005832E2" w:rsidP="00B44FA5">
            <w:pPr>
              <w:pStyle w:val="NoSpacing"/>
              <w:rPr>
                <w:ins w:id="335" w:author="Molly McEvilley" w:date="2024-08-20T06:53:00Z" w16du:dateUtc="2024-08-20T10:53:00Z"/>
              </w:rPr>
            </w:pPr>
            <w:ins w:id="336" w:author="Molly McEvilley" w:date="2024-08-20T06:53:00Z" w16du:dateUtc="2024-08-20T10:53:00Z">
              <w:r>
                <w:t>HMISParticipationType</w:t>
              </w:r>
            </w:ins>
          </w:p>
        </w:tc>
      </w:tr>
      <w:tr w:rsidR="005832E2" w:rsidRPr="005F4836" w14:paraId="3732B504" w14:textId="77777777" w:rsidTr="00B44FA5">
        <w:trPr>
          <w:trHeight w:val="216"/>
          <w:ins w:id="337" w:author="Molly McEvilley" w:date="2024-08-20T06:53:00Z"/>
        </w:trPr>
        <w:tc>
          <w:tcPr>
            <w:tcW w:w="9355" w:type="dxa"/>
          </w:tcPr>
          <w:p w14:paraId="1008A871" w14:textId="77777777" w:rsidR="005832E2" w:rsidRDefault="005832E2" w:rsidP="00B44FA5">
            <w:pPr>
              <w:pStyle w:val="NoSpacing"/>
              <w:rPr>
                <w:ins w:id="338" w:author="Molly McEvilley" w:date="2024-08-20T06:53:00Z" w16du:dateUtc="2024-08-20T10:53:00Z"/>
              </w:rPr>
            </w:pPr>
            <w:ins w:id="339" w:author="Molly McEvilley" w:date="2024-08-20T06:53:00Z" w16du:dateUtc="2024-08-20T10:53:00Z">
              <w:r>
                <w:t>HMISParticipationStatusStartDate</w:t>
              </w:r>
            </w:ins>
          </w:p>
        </w:tc>
      </w:tr>
      <w:tr w:rsidR="005832E2" w:rsidRPr="005F4836" w14:paraId="40BD0490" w14:textId="77777777" w:rsidTr="00B44FA5">
        <w:trPr>
          <w:trHeight w:val="216"/>
          <w:ins w:id="340" w:author="Molly McEvilley" w:date="2024-08-20T06:53:00Z"/>
        </w:trPr>
        <w:tc>
          <w:tcPr>
            <w:tcW w:w="9355" w:type="dxa"/>
          </w:tcPr>
          <w:p w14:paraId="2F573C9C" w14:textId="77777777" w:rsidR="005832E2" w:rsidRDefault="005832E2" w:rsidP="00B44FA5">
            <w:pPr>
              <w:pStyle w:val="NoSpacing"/>
              <w:rPr>
                <w:ins w:id="341" w:author="Molly McEvilley" w:date="2024-08-20T06:53:00Z" w16du:dateUtc="2024-08-20T10:53:00Z"/>
              </w:rPr>
            </w:pPr>
            <w:ins w:id="342"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lastRenderedPageBreak/>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lastRenderedPageBreak/>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31F5444" w:rsidR="000B1737" w:rsidRDefault="000B1737" w:rsidP="000B1737">
      <w:r>
        <w:rPr>
          <w:b/>
          <w:bCs/>
        </w:rPr>
        <w:t>A head of household must be present for the duration of a project stay</w:t>
      </w:r>
      <w:r w:rsidR="004873DC">
        <w:rPr>
          <w:b/>
          <w:bCs/>
        </w:rPr>
        <w:t xml:space="preserve">. </w:t>
      </w:r>
      <w:del w:id="343" w:author="Molly McEvilley" w:date="2024-09-24T18:17:00Z" w16du:dateUtc="2024-09-24T22:17:00Z">
        <w:r w:rsidDel="00695723">
          <w:delText>If the HMIS allows users to enter household member enrollments with entry dates prior to that of the HoH or with exit dates after that of the HoH</w:delText>
        </w:r>
      </w:del>
      <w:ins w:id="344" w:author="Molly McEvilley" w:date="2024-09-24T18:18:00Z" w16du:dateUtc="2024-09-24T22:18:00Z">
        <w:r w:rsidR="00337FBD">
          <w:t xml:space="preserve">Entry and exit dates for household members will be </w:t>
        </w:r>
        <w:r w:rsidR="0024030F">
          <w:t xml:space="preserve">adjusted </w:t>
        </w:r>
      </w:ins>
      <w:ins w:id="345" w:author="Molly McEvilley" w:date="2024-09-24T18:19:00Z" w16du:dateUtc="2024-09-24T22:19:00Z">
        <w:r w:rsidR="0024030F">
          <w:t xml:space="preserve">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w:t>
        </w:r>
      </w:ins>
      <w:ins w:id="346" w:author="Molly McEvilley" w:date="2024-09-24T18:20:00Z" w16du:dateUtc="2024-09-24T22:20:00Z">
        <w:r w:rsidR="003D15B3">
          <w:t>f any) for the head of household.</w:t>
        </w:r>
      </w:ins>
      <w:del w:id="347" w:author="Molly McEvilley" w:date="2024-09-24T18:20:00Z" w16du:dateUtc="2024-09-24T22:20:00Z">
        <w:r w:rsidDel="003D15B3">
          <w:delText>:</w:delText>
        </w:r>
      </w:del>
    </w:p>
    <w:p w14:paraId="18BEFDEF" w14:textId="35508AFB" w:rsidR="000B1737" w:rsidDel="003D15B3" w:rsidRDefault="000B1737" w:rsidP="00777E3F">
      <w:pPr>
        <w:pStyle w:val="ListParagraph"/>
        <w:numPr>
          <w:ilvl w:val="0"/>
          <w:numId w:val="28"/>
        </w:numPr>
        <w:rPr>
          <w:del w:id="348" w:author="Molly McEvilley" w:date="2024-09-24T18:20:00Z" w16du:dateUtc="2024-09-24T22:20:00Z"/>
        </w:rPr>
      </w:pPr>
      <w:del w:id="349" w:author="Molly McEvilley" w:date="2024-09-24T18:20:00Z" w16du:dateUtc="2024-09-24T22:20:00Z">
        <w:r w:rsidDel="003D15B3">
          <w:delText xml:space="preserve">For household member enrollments with entry dates before the HoH, LSA reporting procedures will use the HoH </w:delText>
        </w:r>
        <w:r w:rsidRPr="00FB59F1" w:rsidDel="003D15B3">
          <w:rPr>
            <w:b/>
            <w:bCs/>
          </w:rPr>
          <w:delText>EntryDate</w:delText>
        </w:r>
        <w:r w:rsidDel="003D15B3">
          <w:delText>.</w:delText>
        </w:r>
      </w:del>
    </w:p>
    <w:p w14:paraId="722072EB" w14:textId="633DB8AE" w:rsidR="000B1737" w:rsidDel="003D15B3" w:rsidRDefault="000B1737" w:rsidP="00777E3F">
      <w:pPr>
        <w:pStyle w:val="ListParagraph"/>
        <w:numPr>
          <w:ilvl w:val="0"/>
          <w:numId w:val="28"/>
        </w:numPr>
        <w:rPr>
          <w:del w:id="350" w:author="Molly McEvilley" w:date="2024-09-24T18:20:00Z" w16du:dateUtc="2024-09-24T22:20:00Z"/>
        </w:rPr>
      </w:pPr>
      <w:del w:id="351" w:author="Molly McEvilley" w:date="2024-09-24T18:20:00Z" w16du:dateUtc="2024-09-24T22:20:00Z">
        <w:r w:rsidDel="003D15B3">
          <w:delText xml:space="preserve">For household member enrollments that remain open after the HoH has exited, reporting procedures will use the HoH </w:delText>
        </w:r>
        <w:r w:rsidRPr="00FB59F1" w:rsidDel="003D15B3">
          <w:rPr>
            <w:b/>
            <w:bCs/>
          </w:rPr>
          <w:delText>ExitDate</w:delText>
        </w:r>
        <w:r w:rsidR="004873DC" w:rsidDel="003D15B3">
          <w:delText xml:space="preserve">. </w:delText>
        </w:r>
      </w:del>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5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52"/>
      <w:r w:rsidR="004873DC">
        <w:rPr>
          <w:b/>
          <w:bCs/>
        </w:rPr>
        <w:t xml:space="preserve">. </w:t>
      </w:r>
      <w:r>
        <w:t xml:space="preserve">It is consistent with the RRH model that a project might provide services and/or financial assistance to assist a household in obtaining permanent housing that do not continue past the date that </w:t>
      </w:r>
      <w:r>
        <w:lastRenderedPageBreak/>
        <w:t>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pPr>
        <w:rPr>
          <w:ins w:id="353" w:author="Molly McEvilley" w:date="2024-10-30T13:22:00Z" w16du:dateUtc="2024-10-30T17:22:00Z"/>
        </w:rPr>
      </w:pPr>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9F57B67" w14:textId="42B244AC" w:rsidR="0015360B" w:rsidDel="00373BD5" w:rsidRDefault="008C506F" w:rsidP="00AB5835">
      <w:pPr>
        <w:rPr>
          <w:del w:id="354" w:author="Molly McEvilley" w:date="2024-10-30T13:36:00Z" w16du:dateUtc="2024-10-30T17:36:00Z"/>
        </w:rPr>
      </w:pPr>
      <w:ins w:id="355" w:author="Molly McEvilley" w:date="2024-10-30T13:22:00Z" w16du:dateUtc="2024-10-30T17:22:00Z">
        <w:r w:rsidRPr="0047532A">
          <w:rPr>
            <w:b/>
            <w:bCs/>
          </w:rPr>
          <w:t xml:space="preserve">Regardless of </w:t>
        </w:r>
        <w:r w:rsidR="00A47BFD" w:rsidRPr="0047532A">
          <w:rPr>
            <w:b/>
            <w:bCs/>
          </w:rPr>
          <w:t xml:space="preserve">entry, move-in, exit, and/or bed nights recorded in HMIS, </w:t>
        </w:r>
      </w:ins>
      <w:ins w:id="356" w:author="Molly McEvilley" w:date="2024-10-30T13:23:00Z" w16du:dateUtc="2024-10-30T17:23:00Z">
        <w:r w:rsidR="00FA36A1" w:rsidRPr="0047532A">
          <w:rPr>
            <w:b/>
            <w:bCs/>
          </w:rPr>
          <w:t xml:space="preserve">anything that </w:t>
        </w:r>
        <w:r w:rsidR="006D75B8" w:rsidRPr="0047532A">
          <w:rPr>
            <w:b/>
            <w:bCs/>
          </w:rPr>
          <w:t xml:space="preserve">occurs </w:t>
        </w:r>
      </w:ins>
      <w:ins w:id="357" w:author="Molly McEvilley" w:date="2024-10-30T13:26:00Z" w16du:dateUtc="2024-10-30T17:26:00Z">
        <w:r w:rsidR="00D65784" w:rsidRPr="0047532A">
          <w:rPr>
            <w:b/>
            <w:bCs/>
          </w:rPr>
          <w:t xml:space="preserve">outside of </w:t>
        </w:r>
      </w:ins>
      <w:ins w:id="358" w:author="Molly McEvilley" w:date="2024-10-30T13:34:00Z" w16du:dateUtc="2024-10-30T17:34:00Z">
        <w:r w:rsidR="0015069F">
          <w:rPr>
            <w:b/>
            <w:bCs/>
          </w:rPr>
          <w:t>date range</w:t>
        </w:r>
      </w:ins>
      <w:ins w:id="359" w:author="Molly McEvilley" w:date="2024-10-30T13:26:00Z" w16du:dateUtc="2024-10-30T17:26:00Z">
        <w:r w:rsidR="00D65784" w:rsidRPr="0047532A">
          <w:rPr>
            <w:b/>
            <w:bCs/>
          </w:rPr>
          <w:t xml:space="preserve"> in which a project is both operating and participating in HMIS </w:t>
        </w:r>
      </w:ins>
      <w:ins w:id="360" w:author="Molly McEvilley" w:date="2024-10-30T13:27:00Z" w16du:dateUtc="2024-10-30T17:27:00Z">
        <w:r w:rsidR="0047532A" w:rsidRPr="0047532A">
          <w:rPr>
            <w:b/>
            <w:bCs/>
          </w:rPr>
          <w:t>is disregarded.</w:t>
        </w:r>
        <w:r w:rsidR="0047532A">
          <w:t xml:space="preserve">  </w:t>
        </w:r>
      </w:ins>
      <w:ins w:id="361" w:author="Molly McEvilley" w:date="2024-10-30T13:56:00Z" w16du:dateUtc="2024-10-30T17:56:00Z">
        <w:r w:rsidR="00373BD5">
          <w:t xml:space="preserve">Except for exits, </w:t>
        </w:r>
      </w:ins>
      <w:ins w:id="362" w:author="Molly McEvilley" w:date="2024-10-30T13:57:00Z" w16du:dateUtc="2024-10-30T17:57:00Z">
        <w:r w:rsidR="00F35DDE">
          <w:t xml:space="preserve">anything that occurs on a project’s operating end date and/or </w:t>
        </w:r>
        <w:r w:rsidR="007626CB">
          <w:t xml:space="preserve">HMIS participation end date is disregarded.  </w:t>
        </w:r>
      </w:ins>
      <w:ins w:id="363" w:author="Molly McEvilley" w:date="2024-10-30T13:30:00Z" w16du:dateUtc="2024-10-30T17:30:00Z">
        <w:r w:rsidR="0042310C">
          <w:t>En</w:t>
        </w:r>
      </w:ins>
      <w:ins w:id="364" w:author="Molly McEvilley" w:date="2024-10-30T13:31:00Z" w16du:dateUtc="2024-10-30T17:31:00Z">
        <w:r w:rsidR="0042310C">
          <w:t>rollments that span changes in a project’s status will be truncated</w:t>
        </w:r>
      </w:ins>
      <w:ins w:id="365" w:author="Molly McEvilley" w:date="2024-10-30T13:33:00Z" w16du:dateUtc="2024-10-30T17:33:00Z">
        <w:r w:rsidR="004246B9">
          <w:t>.</w:t>
        </w:r>
      </w:ins>
      <w:ins w:id="366" w:author="Molly McEvilley" w:date="2024-10-30T13:34:00Z" w16du:dateUtc="2024-10-30T17:34:00Z">
        <w:r w:rsidR="00BA6DA9">
          <w:t xml:space="preserve"> </w:t>
        </w:r>
      </w:ins>
      <w:ins w:id="367" w:author="Molly McEvilley" w:date="2024-10-30T13:24:00Z" w16du:dateUtc="2024-10-30T17:24:00Z">
        <w:r w:rsidR="005C4173">
          <w:t xml:space="preserve"> </w:t>
        </w:r>
      </w:ins>
    </w:p>
    <w:p w14:paraId="3F75AE5D" w14:textId="77777777" w:rsidR="00373BD5" w:rsidRDefault="00373BD5" w:rsidP="000B1737">
      <w:pPr>
        <w:rPr>
          <w:ins w:id="368" w:author="Molly McEvilley" w:date="2024-10-30T13:56:00Z" w16du:dateUtc="2024-10-30T17:56:00Z"/>
        </w:rPr>
      </w:pP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27A44CD"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26163770" w:rsidR="000B1737" w:rsidDel="00CF2A4B" w:rsidRDefault="000B1737" w:rsidP="000B1737">
      <w:pPr>
        <w:rPr>
          <w:del w:id="369" w:author="Molly McEvilley" w:date="2024-09-24T18:27:00Z" w16du:dateUtc="2024-09-24T22:27:00Z"/>
        </w:rPr>
      </w:pPr>
      <w:commentRangeStart w:id="370"/>
      <w:del w:id="371" w:author="Molly McEvilley" w:date="2024-09-24T18:27:00Z" w16du:dateUtc="2024-09-24T22:27:00Z">
        <w:r w:rsidRPr="008F2C7B" w:rsidDel="00CF2A4B">
          <w:rPr>
            <w:b/>
            <w:bCs/>
          </w:rPr>
          <w:delText>Enrollments are effectively terminated when a project ceases operation</w:delText>
        </w:r>
        <w:r w:rsidR="004873DC" w:rsidDel="00CF2A4B">
          <w:rPr>
            <w:b/>
            <w:bCs/>
          </w:rPr>
          <w:delText xml:space="preserve">. </w:delText>
        </w:r>
        <w:r w:rsidDel="00CF2A4B">
          <w:delText xml:space="preserve">If there are enrollments that remain open after a project’s </w:delText>
        </w:r>
        <w:r w:rsidRPr="008F2C7B" w:rsidDel="00CF2A4B">
          <w:rPr>
            <w:i/>
            <w:iCs/>
          </w:rPr>
          <w:delText>OperatingEndDate</w:delText>
        </w:r>
        <w:r w:rsidDel="00CF2A4B">
          <w:delText xml:space="preserve"> – i.e., do not have an exit date or have an exit date that is later than the project end date:</w:delText>
        </w:r>
      </w:del>
    </w:p>
    <w:p w14:paraId="540866A5" w14:textId="2C7F74F5" w:rsidR="000B1737" w:rsidDel="00CF2A4B" w:rsidRDefault="000B1737" w:rsidP="00777E3F">
      <w:pPr>
        <w:pStyle w:val="ListParagraph"/>
        <w:numPr>
          <w:ilvl w:val="0"/>
          <w:numId w:val="26"/>
        </w:numPr>
        <w:rPr>
          <w:del w:id="372" w:author="Molly McEvilley" w:date="2024-09-24T18:27:00Z" w16du:dateUtc="2024-09-24T22:27:00Z"/>
        </w:rPr>
      </w:pPr>
      <w:del w:id="373" w:author="Molly McEvilley" w:date="2024-09-24T18:27:00Z" w16du:dateUtc="2024-09-24T22:27:00Z">
        <w:r w:rsidDel="00CF2A4B">
          <w:delText>LSA reporting procedures will use the operating end date as the effective exit date.</w:delText>
        </w:r>
      </w:del>
    </w:p>
    <w:p w14:paraId="61569A49" w14:textId="4A110EE6" w:rsidR="000B1737" w:rsidDel="00CF2A4B" w:rsidRDefault="000B1737" w:rsidP="00777E3F">
      <w:pPr>
        <w:pStyle w:val="ListParagraph"/>
        <w:numPr>
          <w:ilvl w:val="0"/>
          <w:numId w:val="26"/>
        </w:numPr>
        <w:rPr>
          <w:del w:id="374" w:author="Molly McEvilley" w:date="2024-09-24T18:27:00Z" w16du:dateUtc="2024-09-24T22:27:00Z"/>
        </w:rPr>
      </w:pPr>
      <w:del w:id="375" w:author="Molly McEvilley" w:date="2024-09-24T18:27:00Z" w16du:dateUtc="2024-09-24T22:27:00Z">
        <w:r w:rsidRPr="002F0D32" w:rsidDel="00CF2A4B">
          <w:rPr>
            <w:i/>
            <w:iCs/>
          </w:rPr>
          <w:delText xml:space="preserve">Destination </w:delText>
        </w:r>
        <w:r w:rsidRPr="002F0D32" w:rsidDel="00CF2A4B">
          <w:delText>will</w:delText>
        </w:r>
        <w:r w:rsidRPr="002F0D32" w:rsidDel="00CF2A4B">
          <w:rPr>
            <w:i/>
            <w:iCs/>
          </w:rPr>
          <w:delText xml:space="preserve"> </w:delText>
        </w:r>
        <w:r w:rsidRPr="002F0D32" w:rsidDel="00CF2A4B">
          <w:delText>be reported as unknown, if applicable.</w:delText>
        </w:r>
      </w:del>
    </w:p>
    <w:p w14:paraId="06A9C09D" w14:textId="580C1878" w:rsidR="002455FE" w:rsidDel="00654255" w:rsidRDefault="00A446A9" w:rsidP="00AB72DF">
      <w:pPr>
        <w:rPr>
          <w:del w:id="376" w:author="Molly McEvilley" w:date="2024-08-20T06:57:00Z" w16du:dateUtc="2024-08-20T10:57:00Z"/>
          <w:b/>
          <w:bCs/>
        </w:rPr>
      </w:pPr>
      <w:del w:id="377"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del w:id="378" w:author="Molly McEvilley" w:date="2024-09-24T15:48:00Z" w16du:dateUtc="2024-09-24T19:48:00Z">
        <w:r w:rsidR="009B4418" w:rsidDel="00725D03">
          <w:delText xml:space="preserve">. </w:delText>
        </w:r>
      </w:del>
    </w:p>
    <w:p w14:paraId="2F19BD86" w14:textId="77777777" w:rsidR="0084630C" w:rsidRDefault="0084630C" w:rsidP="0084630C">
      <w:pPr>
        <w:pStyle w:val="Heading4"/>
        <w:rPr>
          <w:ins w:id="379" w:author="Molly McEvilley" w:date="2024-09-24T18:29:00Z" w16du:dateUtc="2024-09-24T22:29:00Z"/>
        </w:rPr>
      </w:pPr>
      <w:ins w:id="380" w:author="Molly McEvilley" w:date="2024-09-24T18:29:00Z" w16du:dateUtc="2024-09-24T22:29:00Z">
        <w:r>
          <w:t>HMISStart and HMISEnd</w:t>
        </w:r>
      </w:ins>
      <w:commentRangeEnd w:id="370"/>
      <w:ins w:id="381" w:author="Molly McEvilley" w:date="2024-09-25T15:58:00Z" w16du:dateUtc="2024-09-25T19:58:00Z">
        <w:r w:rsidR="00E63A06">
          <w:rPr>
            <w:rStyle w:val="CommentReference"/>
            <w:rFonts w:asciiTheme="minorHAnsi" w:eastAsiaTheme="minorHAnsi" w:hAnsiTheme="minorHAnsi" w:cstheme="minorBidi"/>
          </w:rPr>
          <w:commentReference w:id="370"/>
        </w:r>
      </w:ins>
    </w:p>
    <w:p w14:paraId="098878F4" w14:textId="77777777" w:rsidR="0084630C" w:rsidRDefault="0084630C" w:rsidP="0084630C">
      <w:pPr>
        <w:rPr>
          <w:ins w:id="382" w:author="Molly McEvilley" w:date="2024-09-24T18:29:00Z" w16du:dateUtc="2024-09-24T22:29:00Z"/>
        </w:rPr>
      </w:pPr>
      <w:ins w:id="383" w:author="Molly McEvilley" w:date="2024-09-24T18:29:00Z" w16du:dateUtc="2024-09-24T22:29:00Z">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ins>
    </w:p>
    <w:p w14:paraId="5394CFC1" w14:textId="77777777" w:rsidR="0084630C" w:rsidRDefault="0084630C" w:rsidP="00FB59F1">
      <w:pPr>
        <w:pStyle w:val="ListParagraph"/>
        <w:numPr>
          <w:ilvl w:val="0"/>
          <w:numId w:val="97"/>
        </w:numPr>
        <w:spacing w:before="0" w:after="160" w:line="259" w:lineRule="auto"/>
        <w:rPr>
          <w:ins w:id="384" w:author="Molly McEvilley" w:date="2024-09-24T18:29:00Z" w16du:dateUtc="2024-09-24T22:29:00Z"/>
        </w:rPr>
      </w:pPr>
      <w:ins w:id="385" w:author="Molly McEvilley" w:date="2024-09-24T18:29:00Z" w16du:dateUtc="2024-09-24T22:29:00Z">
        <w:r w:rsidRPr="000F0B12">
          <w:rPr>
            <w:i/>
            <w:iCs/>
          </w:rPr>
          <w:t>HMISParticipationStatusStartDate</w:t>
        </w:r>
        <w:r>
          <w:t xml:space="preserve"> &lt;= </w:t>
        </w:r>
        <w:r w:rsidRPr="00131AFC">
          <w:rPr>
            <w:u w:val="single"/>
          </w:rPr>
          <w:t>ReportEnd</w:t>
        </w:r>
        <w:r>
          <w:rPr>
            <w:u w:val="single"/>
          </w:rPr>
          <w:t>; and</w:t>
        </w:r>
      </w:ins>
    </w:p>
    <w:p w14:paraId="0EF2F1EA" w14:textId="77777777" w:rsidR="0084630C" w:rsidRDefault="0084630C" w:rsidP="00FB59F1">
      <w:pPr>
        <w:pStyle w:val="ListParagraph"/>
        <w:numPr>
          <w:ilvl w:val="0"/>
          <w:numId w:val="97"/>
        </w:numPr>
        <w:spacing w:before="0" w:after="160" w:line="259" w:lineRule="auto"/>
        <w:rPr>
          <w:ins w:id="386" w:author="Molly McEvilley" w:date="2024-09-24T18:29:00Z" w16du:dateUtc="2024-09-24T22:29:00Z"/>
        </w:rPr>
      </w:pPr>
      <w:ins w:id="387" w:author="Molly McEvilley" w:date="2024-09-24T18:29:00Z" w16du:dateUtc="2024-09-24T22:29:00Z">
        <w:r w:rsidRPr="000F0B12">
          <w:rPr>
            <w:i/>
            <w:iCs/>
          </w:rPr>
          <w:t>ExitDate</w:t>
        </w:r>
        <w:r>
          <w:t xml:space="preserve"> is null or &gt; </w:t>
        </w:r>
        <w:r w:rsidRPr="000F0B12">
          <w:rPr>
            <w:i/>
            <w:iCs/>
          </w:rPr>
          <w:t>HMISParticipationStatusStartDate</w:t>
        </w:r>
        <w:r>
          <w:t>; and</w:t>
        </w:r>
      </w:ins>
    </w:p>
    <w:p w14:paraId="19374679" w14:textId="77777777" w:rsidR="0084630C" w:rsidRDefault="0084630C" w:rsidP="00FB59F1">
      <w:pPr>
        <w:pStyle w:val="ListParagraph"/>
        <w:numPr>
          <w:ilvl w:val="0"/>
          <w:numId w:val="97"/>
        </w:numPr>
        <w:rPr>
          <w:ins w:id="388" w:author="Molly McEvilley" w:date="2024-09-24T18:29:00Z" w16du:dateUtc="2024-09-24T22:29:00Z"/>
        </w:rPr>
      </w:pPr>
      <w:ins w:id="389" w:author="Molly McEvilley" w:date="2024-09-24T18:29:00Z" w16du:dateUtc="2024-09-24T22:29:00Z">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ins>
    </w:p>
    <w:p w14:paraId="789746BA" w14:textId="14991507" w:rsidR="0084630C" w:rsidRDefault="0084630C" w:rsidP="0084630C">
      <w:pPr>
        <w:rPr>
          <w:ins w:id="390" w:author="Molly McEvilley" w:date="2024-09-24T18:29:00Z" w16du:dateUtc="2024-09-24T22:29:00Z"/>
          <w:b/>
          <w:bCs/>
        </w:rPr>
      </w:pPr>
      <w:ins w:id="391" w:author="Molly McEvilley" w:date="2024-09-24T18:29:00Z" w16du:dateUtc="2024-09-24T22:29:00Z">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ins>
      <w:ins w:id="392" w:author="Molly McEvilley" w:date="2024-09-24T19:44:00Z" w16du:dateUtc="2024-09-24T23:44:00Z">
        <w:r w:rsidR="002212DA">
          <w:rPr>
            <w:b/>
            <w:bCs/>
          </w:rPr>
          <w:t>;</w:t>
        </w:r>
        <w:r w:rsidR="002212DA" w:rsidRPr="00FB59F1">
          <w:t xml:space="preserve"> </w:t>
        </w:r>
        <w:r w:rsidR="00162A33" w:rsidRPr="00FB59F1">
          <w:t xml:space="preserve">dates </w:t>
        </w:r>
      </w:ins>
      <w:ins w:id="393" w:author="Molly McEvilley" w:date="2024-10-30T13:58:00Z" w16du:dateUtc="2024-10-30T17:58:00Z">
        <w:r w:rsidR="00F8215A">
          <w:t>after</w:t>
        </w:r>
      </w:ins>
      <w:ins w:id="394" w:author="Molly McEvilley" w:date="2024-09-24T19:44:00Z" w16du:dateUtc="2024-09-24T23:44:00Z">
        <w:r w:rsidR="00162A33" w:rsidRPr="00FB59F1">
          <w:t xml:space="preserve"> </w:t>
        </w:r>
        <w:r w:rsidR="00162A33" w:rsidRPr="00FB59F1">
          <w:rPr>
            <w:u w:val="single"/>
          </w:rPr>
          <w:t>ReportEnd</w:t>
        </w:r>
        <w:r w:rsidR="00162A33" w:rsidRPr="00FB59F1">
          <w:t xml:space="preserve"> should be evaluated as NULL</w:t>
        </w:r>
        <w:r w:rsidR="00162A33">
          <w:rPr>
            <w:b/>
            <w:bCs/>
          </w:rPr>
          <w:t>.</w:t>
        </w:r>
      </w:ins>
    </w:p>
    <w:p w14:paraId="5E81454E" w14:textId="77777777" w:rsidR="0084630C" w:rsidRDefault="0084630C" w:rsidP="0084630C">
      <w:pPr>
        <w:pStyle w:val="Heading4"/>
        <w:rPr>
          <w:ins w:id="395" w:author="Molly McEvilley" w:date="2024-09-24T18:29:00Z" w16du:dateUtc="2024-09-24T22:29:00Z"/>
        </w:rPr>
      </w:pPr>
      <w:ins w:id="396" w:author="Molly McEvilley" w:date="2024-09-24T18:29:00Z" w16du:dateUtc="2024-09-24T22:29:00Z">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ins>
    </w:p>
    <w:p w14:paraId="204CA55E" w14:textId="77777777" w:rsidR="0084630C" w:rsidRDefault="0084630C" w:rsidP="0084630C">
      <w:pPr>
        <w:rPr>
          <w:ins w:id="397" w:author="Molly McEvilley" w:date="2024-09-24T18:29:00Z" w16du:dateUtc="2024-09-24T22:29:00Z"/>
        </w:rPr>
      </w:pPr>
      <w:ins w:id="398" w:author="Molly McEvilley" w:date="2024-09-24T18:29:00Z" w16du:dateUtc="2024-09-24T22:29:00Z">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ins>
    </w:p>
    <w:p w14:paraId="3770CD6F" w14:textId="77777777" w:rsidR="0084630C" w:rsidRDefault="0084630C" w:rsidP="00FB59F1">
      <w:pPr>
        <w:pStyle w:val="ListParagraph"/>
        <w:numPr>
          <w:ilvl w:val="0"/>
          <w:numId w:val="98"/>
        </w:numPr>
        <w:rPr>
          <w:ins w:id="399" w:author="Molly McEvilley" w:date="2024-09-24T18:29:00Z" w16du:dateUtc="2024-09-24T22:29:00Z"/>
        </w:rPr>
      </w:pPr>
      <w:ins w:id="400" w:author="Molly McEvilley" w:date="2024-09-24T18:29:00Z" w16du:dateUtc="2024-09-24T22:29:00Z">
        <w:r>
          <w:t xml:space="preserve">&gt;= </w:t>
        </w:r>
        <w:r w:rsidRPr="000C636F">
          <w:t>LookbackDate</w:t>
        </w:r>
        <w:r>
          <w:t>;</w:t>
        </w:r>
        <w:r w:rsidRPr="00A6067F">
          <w:t xml:space="preserve"> and </w:t>
        </w:r>
      </w:ins>
    </w:p>
    <w:p w14:paraId="7D85DD55" w14:textId="77777777" w:rsidR="0084630C" w:rsidRDefault="0084630C" w:rsidP="00FB59F1">
      <w:pPr>
        <w:pStyle w:val="ListParagraph"/>
        <w:numPr>
          <w:ilvl w:val="0"/>
          <w:numId w:val="98"/>
        </w:numPr>
        <w:rPr>
          <w:ins w:id="401" w:author="Molly McEvilley" w:date="2024-09-24T18:29:00Z" w16du:dateUtc="2024-09-24T22:29:00Z"/>
        </w:rPr>
      </w:pPr>
      <w:ins w:id="402" w:author="Molly McEvilley" w:date="2024-09-24T18:29:00Z" w16du:dateUtc="2024-09-24T22:29:00Z">
        <w:r>
          <w:t>&gt;= Project.</w:t>
        </w:r>
        <w:r w:rsidRPr="000C636F">
          <w:rPr>
            <w:i/>
            <w:iCs/>
          </w:rPr>
          <w:t>Operating</w:t>
        </w:r>
        <w:r>
          <w:rPr>
            <w:i/>
            <w:iCs/>
          </w:rPr>
          <w:t>Start</w:t>
        </w:r>
        <w:r w:rsidRPr="000C636F">
          <w:rPr>
            <w:i/>
            <w:iCs/>
          </w:rPr>
          <w:t>Date</w:t>
        </w:r>
        <w:r>
          <w:t>; and</w:t>
        </w:r>
      </w:ins>
    </w:p>
    <w:p w14:paraId="1389070F" w14:textId="77777777" w:rsidR="0084630C" w:rsidRDefault="0084630C" w:rsidP="00FB59F1">
      <w:pPr>
        <w:pStyle w:val="ListParagraph"/>
        <w:numPr>
          <w:ilvl w:val="0"/>
          <w:numId w:val="98"/>
        </w:numPr>
        <w:rPr>
          <w:ins w:id="403" w:author="Molly McEvilley" w:date="2024-09-24T18:29:00Z" w16du:dateUtc="2024-09-24T22:29:00Z"/>
        </w:rPr>
      </w:pPr>
      <w:ins w:id="404" w:author="Molly McEvilley" w:date="2024-09-24T18:29:00Z" w16du:dateUtc="2024-09-24T22:29:00Z">
        <w:r>
          <w:t xml:space="preserve">&gt;= </w:t>
        </w:r>
        <w:r w:rsidRPr="00F536BD">
          <w:rPr>
            <w:b/>
            <w:bCs/>
          </w:rPr>
          <w:t>HMISStart</w:t>
        </w:r>
        <w:r>
          <w:t>; and</w:t>
        </w:r>
      </w:ins>
    </w:p>
    <w:p w14:paraId="0AE083A0" w14:textId="77777777" w:rsidR="0084630C" w:rsidRDefault="0084630C" w:rsidP="00FB59F1">
      <w:pPr>
        <w:pStyle w:val="ListParagraph"/>
        <w:numPr>
          <w:ilvl w:val="0"/>
          <w:numId w:val="98"/>
        </w:numPr>
        <w:rPr>
          <w:ins w:id="405" w:author="Molly McEvilley" w:date="2024-09-24T18:29:00Z" w16du:dateUtc="2024-09-24T22:29:00Z"/>
        </w:rPr>
      </w:pPr>
      <w:ins w:id="406" w:author="Molly McEvilley" w:date="2024-09-24T18:29:00Z" w16du:dateUtc="2024-09-24T22:29:00Z">
        <w:r>
          <w:t>&gt;=</w:t>
        </w:r>
        <w:r w:rsidRPr="001A0862">
          <w:t xml:space="preserve"> </w:t>
        </w:r>
        <w:r>
          <w:t>Enrollment.</w:t>
        </w:r>
        <w:r w:rsidRPr="000C636F">
          <w:rPr>
            <w:i/>
            <w:iCs/>
          </w:rPr>
          <w:t>EntryDate</w:t>
        </w:r>
        <w:r>
          <w:t xml:space="preserve">; and </w:t>
        </w:r>
      </w:ins>
    </w:p>
    <w:p w14:paraId="622634F0" w14:textId="77777777" w:rsidR="0084630C" w:rsidRPr="008D41BA" w:rsidRDefault="0084630C" w:rsidP="00FB59F1">
      <w:pPr>
        <w:pStyle w:val="ListParagraph"/>
        <w:numPr>
          <w:ilvl w:val="0"/>
          <w:numId w:val="98"/>
        </w:numPr>
        <w:rPr>
          <w:ins w:id="407" w:author="Molly McEvilley" w:date="2024-09-24T18:29:00Z" w16du:dateUtc="2024-09-24T22:29:00Z"/>
        </w:rPr>
      </w:pPr>
      <w:ins w:id="408" w:author="Molly McEvilley" w:date="2024-09-24T18:29:00Z" w16du:dateUtc="2024-09-24T22:29:00Z">
        <w:r>
          <w:t xml:space="preserve">&lt;= </w:t>
        </w:r>
        <w:r w:rsidRPr="00013433">
          <w:rPr>
            <w:u w:val="single"/>
          </w:rPr>
          <w:t>ReportEnd</w:t>
        </w:r>
        <w:r w:rsidRPr="000C636F">
          <w:t>; and</w:t>
        </w:r>
      </w:ins>
    </w:p>
    <w:p w14:paraId="6EC9D4A5" w14:textId="77777777" w:rsidR="0084630C" w:rsidRDefault="0084630C" w:rsidP="00FB59F1">
      <w:pPr>
        <w:pStyle w:val="ListParagraph"/>
        <w:numPr>
          <w:ilvl w:val="0"/>
          <w:numId w:val="98"/>
        </w:numPr>
        <w:rPr>
          <w:ins w:id="409" w:author="Molly McEvilley" w:date="2024-09-24T18:29:00Z" w16du:dateUtc="2024-09-24T22:29:00Z"/>
        </w:rPr>
      </w:pPr>
      <w:ins w:id="410" w:author="Molly McEvilley" w:date="2024-09-24T18:29:00Z" w16du:dateUtc="2024-09-24T22:29:00Z">
        <w:r>
          <w:t>&lt; Exit.</w:t>
        </w:r>
        <w:r w:rsidRPr="000C636F">
          <w:rPr>
            <w:i/>
            <w:iCs/>
          </w:rPr>
          <w:t>ExitDate</w:t>
        </w:r>
        <w:r>
          <w:t xml:space="preserve"> (if not null); and</w:t>
        </w:r>
      </w:ins>
    </w:p>
    <w:p w14:paraId="4FEFA8A3" w14:textId="77777777" w:rsidR="0084630C" w:rsidRDefault="0084630C" w:rsidP="00FB59F1">
      <w:pPr>
        <w:pStyle w:val="ListParagraph"/>
        <w:numPr>
          <w:ilvl w:val="0"/>
          <w:numId w:val="98"/>
        </w:numPr>
        <w:rPr>
          <w:ins w:id="411" w:author="Molly McEvilley" w:date="2024-09-24T18:29:00Z" w16du:dateUtc="2024-09-24T22:29:00Z"/>
        </w:rPr>
      </w:pPr>
      <w:ins w:id="412" w:author="Molly McEvilley" w:date="2024-09-24T18:29:00Z" w16du:dateUtc="2024-09-24T22:29:00Z">
        <w:r>
          <w:lastRenderedPageBreak/>
          <w:t>&lt; Project.</w:t>
        </w:r>
        <w:r w:rsidRPr="000C636F">
          <w:rPr>
            <w:i/>
            <w:iCs/>
          </w:rPr>
          <w:t>OperatingEndDate</w:t>
        </w:r>
        <w:r w:rsidRPr="000C636F">
          <w:rPr>
            <w:b/>
            <w:bCs/>
          </w:rPr>
          <w:t xml:space="preserve"> </w:t>
        </w:r>
        <w:r>
          <w:t>(if not null); and</w:t>
        </w:r>
      </w:ins>
    </w:p>
    <w:p w14:paraId="3825683B" w14:textId="77777777" w:rsidR="0084630C" w:rsidRDefault="0084630C" w:rsidP="00FB59F1">
      <w:pPr>
        <w:pStyle w:val="ListParagraph"/>
        <w:numPr>
          <w:ilvl w:val="0"/>
          <w:numId w:val="98"/>
        </w:numPr>
        <w:rPr>
          <w:ins w:id="413" w:author="Molly McEvilley" w:date="2024-09-24T18:29:00Z" w16du:dateUtc="2024-09-24T22:29:00Z"/>
        </w:rPr>
      </w:pPr>
      <w:ins w:id="414" w:author="Molly McEvilley" w:date="2024-09-24T18:29:00Z" w16du:dateUtc="2024-09-24T22:29:00Z">
        <w:r w:rsidRPr="00D12B49">
          <w:t>&lt;</w:t>
        </w:r>
        <w:r>
          <w:t xml:space="preserve"> </w:t>
        </w:r>
        <w:r w:rsidRPr="000D35F9">
          <w:rPr>
            <w:b/>
            <w:bCs/>
          </w:rPr>
          <w:t>HMISEnd</w:t>
        </w:r>
        <w:r>
          <w:t xml:space="preserve"> (if not null).</w:t>
        </w:r>
      </w:ins>
    </w:p>
    <w:p w14:paraId="0E1C724F" w14:textId="77777777" w:rsidR="0084630C" w:rsidRDefault="0084630C" w:rsidP="0084630C">
      <w:pPr>
        <w:rPr>
          <w:ins w:id="415" w:author="Molly McEvilley" w:date="2024-09-24T18:29:00Z" w16du:dateUtc="2024-09-24T22:29:00Z"/>
        </w:rPr>
      </w:pPr>
      <w:ins w:id="416" w:author="Molly McEvilley" w:date="2024-09-24T18:29:00Z" w16du:dateUtc="2024-09-24T22:29:00Z">
        <w:r w:rsidRPr="000D35F9">
          <w:rPr>
            <w:b/>
            <w:bCs/>
          </w:rPr>
          <w:t>FirstBedNight</w:t>
        </w:r>
        <w:r>
          <w:t xml:space="preserve"> is the earliest </w:t>
        </w:r>
        <w:r w:rsidRPr="000D35F9">
          <w:rPr>
            <w:i/>
            <w:iCs/>
          </w:rPr>
          <w:t>BedNightDate</w:t>
        </w:r>
        <w:r>
          <w:t xml:space="preserve"> associated with an enrollment. </w:t>
        </w:r>
      </w:ins>
    </w:p>
    <w:p w14:paraId="7459F020" w14:textId="77777777" w:rsidR="0084630C" w:rsidRDefault="0084630C" w:rsidP="0084630C">
      <w:pPr>
        <w:rPr>
          <w:ins w:id="417" w:author="Molly McEvilley" w:date="2024-09-24T18:29:00Z" w16du:dateUtc="2024-09-24T22:29:00Z"/>
        </w:rPr>
      </w:pPr>
      <w:ins w:id="418" w:author="Molly McEvilley" w:date="2024-09-24T18:29:00Z" w16du:dateUtc="2024-09-24T22:29:00Z">
        <w:r w:rsidRPr="000D35F9">
          <w:rPr>
            <w:b/>
            <w:bCs/>
          </w:rPr>
          <w:t>LastBedNight</w:t>
        </w:r>
        <w:r>
          <w:t xml:space="preserve"> is the latest </w:t>
        </w:r>
        <w:r w:rsidRPr="000D35F9">
          <w:rPr>
            <w:i/>
            <w:iCs/>
          </w:rPr>
          <w:t>BedNightDate</w:t>
        </w:r>
        <w:r>
          <w:t xml:space="preserve"> associated with an enrollment.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2DDC7ACB"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del w:id="419" w:author="Molly McEvilley" w:date="2024-10-30T13:40:00Z" w16du:dateUtc="2024-10-30T17:40:00Z">
        <w:r w:rsidR="00434E07" w:rsidDel="004A1EC0">
          <w:delText>)</w:delText>
        </w:r>
      </w:del>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6317F8E0" w:rsidR="00D27CF7" w:rsidRDefault="00FF46B8" w:rsidP="00777E3F">
      <w:pPr>
        <w:pStyle w:val="ListParagraph"/>
        <w:numPr>
          <w:ilvl w:val="1"/>
          <w:numId w:val="27"/>
        </w:numPr>
        <w:rPr>
          <w:ins w:id="420" w:author="Molly McEvilley" w:date="2024-08-20T08:28:00Z" w16du:dateUtc="2024-08-20T12:28:00Z"/>
        </w:rPr>
      </w:pPr>
      <w:commentRangeStart w:id="421"/>
      <w:r>
        <w:t>Project.</w:t>
      </w:r>
      <w:r w:rsidRPr="008D41BA">
        <w:rPr>
          <w:b/>
          <w:bCs/>
        </w:rPr>
        <w:t>OperatingEndDate</w:t>
      </w:r>
      <w:r w:rsidR="00D27CF7" w:rsidRPr="49FCFE86">
        <w:rPr>
          <w:i/>
          <w:iCs/>
        </w:rPr>
        <w:t xml:space="preserve"> </w:t>
      </w:r>
      <w:r w:rsidR="00D27CF7">
        <w:t>&gt;</w:t>
      </w:r>
      <w:del w:id="422" w:author="Molly McEvilley" w:date="2024-09-24T14:34:00Z" w16du:dateUtc="2024-09-24T18:34:00Z">
        <w:r w:rsidR="00D27CF7" w:rsidDel="00410B73">
          <w:delText>=</w:delText>
        </w:r>
      </w:del>
      <w:r w:rsidR="00D27CF7">
        <w:t xml:space="preserve"> </w:t>
      </w:r>
      <w:r w:rsidR="005A6BF7" w:rsidRPr="49FCFE86">
        <w:rPr>
          <w:u w:val="single"/>
        </w:rPr>
        <w:t>LookbackDate</w:t>
      </w:r>
      <w:r w:rsidR="00D27CF7">
        <w:t xml:space="preserve"> </w:t>
      </w:r>
      <w:r>
        <w:t>and &gt; Project.</w:t>
      </w:r>
      <w:r w:rsidRPr="008D41BA">
        <w:rPr>
          <w:b/>
          <w:bCs/>
        </w:rPr>
        <w:t>OperatingStartDate</w:t>
      </w:r>
      <w:r>
        <w:t xml:space="preserve"> </w:t>
      </w:r>
      <w:commentRangeEnd w:id="421"/>
      <w:r w:rsidR="00644974">
        <w:rPr>
          <w:rStyle w:val="CommentReference"/>
          <w:rFonts w:eastAsiaTheme="minorHAnsi" w:cstheme="minorBidi"/>
        </w:rPr>
        <w:commentReference w:id="421"/>
      </w:r>
    </w:p>
    <w:p w14:paraId="2501C139" w14:textId="28C6F462" w:rsidR="002E4C74" w:rsidDel="009E7AE3" w:rsidRDefault="002E4C74" w:rsidP="00536A81">
      <w:pPr>
        <w:pStyle w:val="ListParagraph"/>
        <w:numPr>
          <w:ilvl w:val="1"/>
          <w:numId w:val="27"/>
        </w:numPr>
        <w:rPr>
          <w:del w:id="423" w:author="Molly McEvilley" w:date="2024-09-24T18:11:00Z" w16du:dateUtc="2024-09-24T22:11:00Z"/>
        </w:rPr>
      </w:pPr>
    </w:p>
    <w:p w14:paraId="2C38C4B4" w14:textId="24AC7FE1" w:rsidR="00D27CF7" w:rsidRDefault="00D27CF7" w:rsidP="00777E3F">
      <w:pPr>
        <w:pStyle w:val="ListParagraph"/>
        <w:numPr>
          <w:ilvl w:val="0"/>
          <w:numId w:val="27"/>
        </w:numPr>
      </w:pPr>
      <w:del w:id="424" w:author="Molly McEvilley" w:date="2024-09-24T18:06:00Z" w16du:dateUtc="2024-09-24T22:06:00Z">
        <w:r w:rsidRPr="002F0D32" w:rsidDel="00043B1C">
          <w:delText>Enrollment.</w:delText>
        </w:r>
      </w:del>
      <w:r w:rsidRPr="00B02074">
        <w:rPr>
          <w:i/>
          <w:iCs/>
        </w:rPr>
        <w:t xml:space="preserve">RelationshipToHoH </w:t>
      </w:r>
      <w:r>
        <w:t>= 1</w:t>
      </w:r>
    </w:p>
    <w:p w14:paraId="0FB16A38" w14:textId="1D97FFCC" w:rsidR="00B60F89" w:rsidRPr="00277F30" w:rsidRDefault="00B60F89" w:rsidP="00777E3F">
      <w:pPr>
        <w:pStyle w:val="ListParagraph"/>
        <w:numPr>
          <w:ilvl w:val="0"/>
          <w:numId w:val="27"/>
        </w:numPr>
        <w:rPr>
          <w:u w:val="single"/>
        </w:rPr>
      </w:pPr>
      <w:del w:id="425" w:author="Molly McEvilley" w:date="2024-09-24T18:06:00Z" w16du:dateUtc="2024-09-24T22:06:00Z">
        <w:r w:rsidDel="00043B1C">
          <w:delText>Enrollment.</w:delText>
        </w:r>
      </w:del>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A9BF7F5" w:rsidR="00D27CF7" w:rsidRDefault="00D27CF7" w:rsidP="00777E3F">
      <w:pPr>
        <w:pStyle w:val="ListParagraph"/>
        <w:numPr>
          <w:ilvl w:val="0"/>
          <w:numId w:val="27"/>
        </w:numPr>
      </w:pPr>
      <w:del w:id="426" w:author="Molly McEvilley" w:date="2024-09-24T18:06:00Z" w16du:dateUtc="2024-09-24T22:06:00Z">
        <w:r w:rsidDel="00043B1C">
          <w:delText>Enrollment.</w:delText>
        </w:r>
      </w:del>
      <w:r w:rsidRPr="49FCFE86">
        <w:rPr>
          <w:i/>
          <w:iCs/>
        </w:rPr>
        <w:t>EntryDate</w:t>
      </w:r>
      <w:r>
        <w:t xml:space="preserve"> &lt;= </w:t>
      </w:r>
      <w:r w:rsidRPr="49FCFE86">
        <w:rPr>
          <w:u w:val="single"/>
        </w:rPr>
        <w:t>ReportEnd</w:t>
      </w:r>
    </w:p>
    <w:p w14:paraId="3CB8DCFE" w14:textId="1F80EE9D" w:rsidR="00D27CF7" w:rsidRDefault="00D27CF7" w:rsidP="00777E3F">
      <w:pPr>
        <w:pStyle w:val="ListParagraph"/>
        <w:numPr>
          <w:ilvl w:val="0"/>
          <w:numId w:val="27"/>
        </w:numPr>
        <w:rPr>
          <w:ins w:id="427" w:author="Molly McEvilley" w:date="2024-09-24T18:05:00Z" w16du:dateUtc="2024-09-24T22:05:00Z"/>
        </w:rPr>
      </w:pPr>
      <w:del w:id="428" w:author="Molly McEvilley" w:date="2024-09-24T18:06:00Z" w16du:dateUtc="2024-09-24T22:06:00Z">
        <w:r w:rsidRPr="002F0D32" w:rsidDel="00043B1C">
          <w:delText>Enrollment.</w:delText>
        </w:r>
      </w:del>
      <w:r w:rsidRPr="002F0D32">
        <w:rPr>
          <w:i/>
        </w:rPr>
        <w:t>EntryDate</w:t>
      </w:r>
      <w:r w:rsidRPr="002F0D32">
        <w:t xml:space="preserve"> &lt;</w:t>
      </w:r>
      <w:del w:id="429" w:author="Molly McEvilley" w:date="2024-09-24T18:11:00Z" w16du:dateUtc="2024-09-24T22:11:00Z">
        <w:r w:rsidRPr="002F0D32" w:rsidDel="002F557E">
          <w:delText xml:space="preserve"> </w:delText>
        </w:r>
        <w:r w:rsidRPr="00277F30" w:rsidDel="002F557E">
          <w:delText>Project.</w:delText>
        </w:r>
      </w:del>
      <w:ins w:id="430" w:author="Molly McEvilley" w:date="2024-09-24T18:11:00Z" w16du:dateUtc="2024-09-24T22:11:00Z">
        <w:r w:rsidR="002F557E">
          <w:t xml:space="preserve"> </w:t>
        </w:r>
      </w:ins>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ins w:id="431" w:author="Molly McEvilley" w:date="2024-09-24T18:05:00Z" w16du:dateUtc="2024-09-24T22:05:00Z">
        <w:r w:rsidRPr="000D35F9">
          <w:rPr>
            <w:i/>
            <w:iCs/>
          </w:rPr>
          <w:t>EntryDate</w:t>
        </w:r>
        <w:r>
          <w:t xml:space="preserve"> &lt; </w:t>
        </w:r>
        <w:r w:rsidRPr="000D35F9">
          <w:rPr>
            <w:b/>
            <w:bCs/>
          </w:rPr>
          <w:t>HMISEnd</w:t>
        </w:r>
        <w:r>
          <w:t xml:space="preserve"> or </w:t>
        </w:r>
        <w:r w:rsidRPr="000D35F9">
          <w:rPr>
            <w:b/>
            <w:bCs/>
          </w:rPr>
          <w:t>HMISEnd</w:t>
        </w:r>
        <w:r>
          <w:t xml:space="preserve"> is NULL</w:t>
        </w:r>
      </w:ins>
    </w:p>
    <w:p w14:paraId="2FD5DED8" w14:textId="56FAA90F" w:rsidR="009E3918" w:rsidRPr="000D35F9" w:rsidRDefault="00D27CF7" w:rsidP="00777E3F">
      <w:pPr>
        <w:pStyle w:val="ListParagraph"/>
        <w:numPr>
          <w:ilvl w:val="0"/>
          <w:numId w:val="27"/>
        </w:numPr>
        <w:rPr>
          <w:ins w:id="432" w:author="Molly McEvilley" w:date="2024-09-24T18:05:00Z" w16du:dateUtc="2024-09-24T22:05:00Z"/>
          <w:u w:val="single"/>
        </w:rPr>
      </w:pPr>
      <w:del w:id="433" w:author="Molly McEvilley" w:date="2024-09-24T18:06:00Z" w16du:dateUtc="2024-09-24T22:06:00Z">
        <w:r w:rsidDel="00043B1C">
          <w:delText>Exit.</w:delText>
        </w:r>
      </w:del>
      <w:r w:rsidRPr="49FCFE86">
        <w:rPr>
          <w:i/>
          <w:iCs/>
        </w:rPr>
        <w:t>ExitDate</w:t>
      </w:r>
      <w:r>
        <w:t xml:space="preserve"> is </w:t>
      </w:r>
      <w:r w:rsidR="00143E83">
        <w:t>NULL</w:t>
      </w:r>
      <w:r>
        <w:t xml:space="preserve"> or</w:t>
      </w:r>
      <w:ins w:id="434" w:author="Molly McEvilley" w:date="2024-09-24T18:05:00Z" w16du:dateUtc="2024-09-24T22:05:00Z">
        <w:r w:rsidR="009E3918">
          <w:t>:</w:t>
        </w:r>
      </w:ins>
    </w:p>
    <w:p w14:paraId="3B882446" w14:textId="5797E2AB" w:rsidR="009E3918" w:rsidRPr="000D35F9" w:rsidRDefault="00D27CF7" w:rsidP="009E3918">
      <w:pPr>
        <w:pStyle w:val="ListParagraph"/>
        <w:numPr>
          <w:ilvl w:val="1"/>
          <w:numId w:val="27"/>
        </w:numPr>
        <w:rPr>
          <w:ins w:id="435" w:author="Molly McEvilley" w:date="2024-09-24T18:06:00Z" w16du:dateUtc="2024-09-24T22:06:00Z"/>
          <w:u w:val="single"/>
        </w:rPr>
      </w:pPr>
      <w:del w:id="436" w:author="Molly McEvilley" w:date="2024-09-24T18:06:00Z" w16du:dateUtc="2024-09-24T22:06:00Z">
        <w:r w:rsidDel="00043B1C">
          <w:delText xml:space="preserve"> </w:delText>
        </w:r>
        <w:r w:rsidR="00F7087B" w:rsidDel="009E3918">
          <w:delText>(</w:delText>
        </w:r>
        <w:r w:rsidDel="00043B1C">
          <w:delText>Exit</w:delText>
        </w:r>
        <w:commentRangeStart w:id="437"/>
        <w:r w:rsidRPr="49FCFE86" w:rsidDel="00043B1C">
          <w:rPr>
            <w:i/>
            <w:iCs/>
          </w:rPr>
          <w:delText>.</w:delText>
        </w:r>
      </w:del>
      <w:r w:rsidRPr="49FCFE86">
        <w:rPr>
          <w:i/>
          <w:iCs/>
        </w:rPr>
        <w:t>ExitDate</w:t>
      </w:r>
      <w:r>
        <w:t xml:space="preserve"> &gt;</w:t>
      </w:r>
      <w:del w:id="438" w:author="Molly McEvilley" w:date="2024-10-11T01:34:00Z" w16du:dateUtc="2024-10-11T05:34:00Z">
        <w:r w:rsidDel="00CF29B6">
          <w:delText>=</w:delText>
        </w:r>
      </w:del>
      <w:r>
        <w:t xml:space="preserve"> </w:t>
      </w:r>
      <w:r w:rsidR="005A6BF7" w:rsidRPr="49FCFE86">
        <w:rPr>
          <w:u w:val="single"/>
        </w:rPr>
        <w:t>LookbackDate</w:t>
      </w:r>
      <w:commentRangeEnd w:id="437"/>
      <w:r w:rsidR="0014142B">
        <w:rPr>
          <w:rStyle w:val="CommentReference"/>
          <w:rFonts w:eastAsiaTheme="minorHAnsi" w:cstheme="minorBidi"/>
        </w:rPr>
        <w:commentReference w:id="437"/>
      </w:r>
      <w:ins w:id="439" w:author="Molly McEvilley" w:date="2024-09-24T18:06:00Z" w16du:dateUtc="2024-09-24T22:06:00Z">
        <w:r w:rsidR="009E3918">
          <w:rPr>
            <w:u w:val="single"/>
          </w:rPr>
          <w:t>;</w:t>
        </w:r>
      </w:ins>
      <w:r w:rsidR="005A6BF7" w:rsidRPr="49FCFE86">
        <w:rPr>
          <w:u w:val="single"/>
        </w:rPr>
        <w:t xml:space="preserve"> </w:t>
      </w:r>
      <w:r>
        <w:t xml:space="preserve">and </w:t>
      </w:r>
    </w:p>
    <w:p w14:paraId="57E55C4F" w14:textId="0F1FAC7F" w:rsidR="00D27CF7" w:rsidRPr="000D35F9" w:rsidRDefault="00D27CF7" w:rsidP="009E3918">
      <w:pPr>
        <w:pStyle w:val="ListParagraph"/>
        <w:numPr>
          <w:ilvl w:val="1"/>
          <w:numId w:val="27"/>
        </w:numPr>
        <w:rPr>
          <w:ins w:id="440" w:author="Molly McEvilley" w:date="2024-09-24T18:06:00Z" w16du:dateUtc="2024-09-24T22:06:00Z"/>
          <w:u w:val="single"/>
        </w:rPr>
      </w:pPr>
      <w:del w:id="441" w:author="Molly McEvilley" w:date="2024-09-24T18:06:00Z" w16du:dateUtc="2024-09-24T22:06:00Z">
        <w:r w:rsidDel="00043B1C">
          <w:delText>Exit</w:delText>
        </w:r>
        <w:r w:rsidRPr="49FCFE86" w:rsidDel="00043B1C">
          <w:rPr>
            <w:i/>
            <w:iCs/>
          </w:rPr>
          <w:delText>.</w:delText>
        </w:r>
      </w:del>
      <w:r w:rsidRPr="49FCFE86">
        <w:rPr>
          <w:i/>
          <w:iCs/>
        </w:rPr>
        <w:t>ExitDate</w:t>
      </w:r>
      <w:r>
        <w:t xml:space="preserve"> &gt; </w:t>
      </w:r>
      <w:del w:id="442" w:author="Molly McEvilley" w:date="2024-09-24T18:07:00Z" w16du:dateUtc="2024-09-24T22:07:00Z">
        <w:r w:rsidDel="00BF0A37">
          <w:delText>Enrollment.</w:delText>
        </w:r>
      </w:del>
      <w:r w:rsidRPr="49FCFE86">
        <w:rPr>
          <w:i/>
          <w:iCs/>
        </w:rPr>
        <w:t>EntryDate</w:t>
      </w:r>
      <w:ins w:id="443" w:author="Molly McEvilley" w:date="2024-09-24T18:07:00Z" w16du:dateUtc="2024-09-24T22:07:00Z">
        <w:r w:rsidR="00043B1C">
          <w:rPr>
            <w:i/>
            <w:iCs/>
          </w:rPr>
          <w:t>;</w:t>
        </w:r>
        <w:r w:rsidR="00043B1C" w:rsidRPr="000D35F9">
          <w:t xml:space="preserve"> and</w:t>
        </w:r>
      </w:ins>
      <w:del w:id="444" w:author="Molly McEvilley" w:date="2024-09-24T18:06:00Z" w16du:dateUtc="2024-09-24T22:06:00Z">
        <w:r w:rsidR="00F7087B" w:rsidDel="00043B1C">
          <w:delText>)</w:delText>
        </w:r>
      </w:del>
    </w:p>
    <w:p w14:paraId="617CFB86" w14:textId="4E3DC45E" w:rsidR="002F73DC" w:rsidRPr="000D35F9" w:rsidRDefault="00043B1C" w:rsidP="009E3918">
      <w:pPr>
        <w:pStyle w:val="ListParagraph"/>
        <w:numPr>
          <w:ilvl w:val="1"/>
          <w:numId w:val="27"/>
        </w:numPr>
        <w:rPr>
          <w:ins w:id="445" w:author="Molly McEvilley" w:date="2024-09-24T18:08:00Z" w16du:dateUtc="2024-09-24T22:08:00Z"/>
          <w:u w:val="single"/>
        </w:rPr>
      </w:pPr>
      <w:ins w:id="446" w:author="Molly McEvilley" w:date="2024-09-24T18:06:00Z" w16du:dateUtc="2024-09-24T22:06:00Z">
        <w:r w:rsidRPr="000D35F9">
          <w:rPr>
            <w:i/>
            <w:iCs/>
          </w:rPr>
          <w:t>E</w:t>
        </w:r>
      </w:ins>
      <w:ins w:id="447" w:author="Molly McEvilley" w:date="2024-09-24T18:07:00Z" w16du:dateUtc="2024-09-24T22:07:00Z">
        <w:r w:rsidR="00BF0A37" w:rsidRPr="000D35F9">
          <w:rPr>
            <w:i/>
            <w:iCs/>
          </w:rPr>
          <w:t>xitDate</w:t>
        </w:r>
        <w:r w:rsidR="00BF0A37">
          <w:t xml:space="preserve"> </w:t>
        </w:r>
      </w:ins>
      <w:ins w:id="448" w:author="Molly McEvilley" w:date="2024-09-24T18:08:00Z" w16du:dateUtc="2024-09-24T22:08:00Z">
        <w:r w:rsidR="00412D2E">
          <w:t>&gt;</w:t>
        </w:r>
      </w:ins>
      <w:ins w:id="449" w:author="Molly McEvilley" w:date="2024-09-24T18:07:00Z" w16du:dateUtc="2024-09-24T22:07:00Z">
        <w:r w:rsidR="00BF0A37">
          <w:t xml:space="preserve"> </w:t>
        </w:r>
        <w:r w:rsidR="00BF0A37" w:rsidRPr="000D35F9">
          <w:rPr>
            <w:b/>
            <w:bCs/>
          </w:rPr>
          <w:t>HMIS</w:t>
        </w:r>
      </w:ins>
      <w:ins w:id="450" w:author="Molly McEvilley" w:date="2024-09-24T18:08:00Z" w16du:dateUtc="2024-09-24T22:08:00Z">
        <w:r w:rsidR="00412D2E" w:rsidRPr="000D35F9">
          <w:rPr>
            <w:b/>
            <w:bCs/>
          </w:rPr>
          <w:t>Start</w:t>
        </w:r>
      </w:ins>
      <w:ins w:id="451" w:author="Molly McEvilley" w:date="2024-09-24T18:10:00Z" w16du:dateUtc="2024-09-24T22:10:00Z">
        <w:r w:rsidR="00EA0B01" w:rsidRPr="000D35F9">
          <w:t>; and</w:t>
        </w:r>
      </w:ins>
    </w:p>
    <w:p w14:paraId="1A4945DD" w14:textId="1739F814" w:rsidR="00043B1C" w:rsidRPr="00CF43CA" w:rsidRDefault="002F73DC" w:rsidP="000D35F9">
      <w:pPr>
        <w:pStyle w:val="ListParagraph"/>
        <w:numPr>
          <w:ilvl w:val="1"/>
          <w:numId w:val="27"/>
        </w:numPr>
        <w:rPr>
          <w:u w:val="single"/>
        </w:rPr>
      </w:pPr>
      <w:ins w:id="452" w:author="Molly McEvilley" w:date="2024-09-24T18:08:00Z" w16du:dateUtc="2024-09-24T22:08:00Z">
        <w:r w:rsidRPr="000D35F9">
          <w:rPr>
            <w:i/>
            <w:iCs/>
          </w:rPr>
          <w:t>ExitDate</w:t>
        </w:r>
        <w:r>
          <w:t xml:space="preserve"> &gt; </w:t>
        </w:r>
      </w:ins>
      <w:ins w:id="453" w:author="Molly McEvilley" w:date="2024-09-24T18:09:00Z" w16du:dateUtc="2024-09-24T22:09:00Z">
        <w:r w:rsidRPr="000D35F9">
          <w:rPr>
            <w:i/>
            <w:iCs/>
          </w:rPr>
          <w:t>OperatingStartDate</w:t>
        </w:r>
      </w:ins>
    </w:p>
    <w:p w14:paraId="5B6E6A65" w14:textId="5B3A1258" w:rsidR="009D1431" w:rsidDel="00281444" w:rsidRDefault="00BF54A1" w:rsidP="000D35F9">
      <w:pPr>
        <w:pStyle w:val="ListParagraph"/>
        <w:numPr>
          <w:ilvl w:val="0"/>
          <w:numId w:val="27"/>
        </w:numPr>
        <w:rPr>
          <w:del w:id="454" w:author="Molly McEvilley" w:date="2024-09-24T18:02:00Z" w16du:dateUtc="2024-09-24T22:02:00Z"/>
        </w:r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del w:id="455" w:author="Molly McEvilley" w:date="2024-09-24T18:03:00Z" w16du:dateUtc="2024-09-24T22:03:00Z">
        <w:r w:rsidR="009D1431" w:rsidDel="00CA1B11">
          <w:delText>(Services.</w:delText>
        </w:r>
        <w:r w:rsidR="009D1431" w:rsidRPr="49FCFE86" w:rsidDel="00CA1B11">
          <w:rPr>
            <w:i/>
            <w:iCs/>
          </w:rPr>
          <w:delText>RecordType</w:delText>
        </w:r>
        <w:r w:rsidR="009D1431" w:rsidDel="00CA1B11">
          <w:delText xml:space="preserve"> = 200) </w:delText>
        </w:r>
      </w:del>
      <w:r w:rsidR="009D1431">
        <w:t>record for the enrollment</w:t>
      </w:r>
      <w:ins w:id="456" w:author="Molly McEvilley" w:date="2024-09-24T18:03:00Z" w16du:dateUtc="2024-09-24T22:03:00Z">
        <w:r w:rsidR="00CA1B11">
          <w:t xml:space="preserve"> (see criteria above).</w:t>
        </w:r>
      </w:ins>
      <w:del w:id="457" w:author="Molly McEvilley" w:date="2024-09-24T18:02:00Z" w16du:dateUtc="2024-09-24T22:02:00Z">
        <w:r w:rsidR="009D1431" w:rsidDel="00281444">
          <w:delText xml:space="preserve"> where </w:delText>
        </w:r>
        <w:r w:rsidR="009D1431" w:rsidRPr="49FCFE86" w:rsidDel="00281444">
          <w:rPr>
            <w:i/>
            <w:iCs/>
          </w:rPr>
          <w:delText xml:space="preserve">DateProvided </w:delText>
        </w:r>
        <w:r w:rsidR="009D1431" w:rsidDel="00281444">
          <w:delText>is:</w:delText>
        </w:r>
      </w:del>
    </w:p>
    <w:p w14:paraId="35F4989B" w14:textId="12A94F22" w:rsidR="009D1431" w:rsidDel="00281444" w:rsidRDefault="009D1431" w:rsidP="000D35F9">
      <w:pPr>
        <w:pStyle w:val="ListParagraph"/>
        <w:numPr>
          <w:ilvl w:val="0"/>
          <w:numId w:val="27"/>
        </w:numPr>
        <w:rPr>
          <w:del w:id="458" w:author="Molly McEvilley" w:date="2024-09-24T18:02:00Z" w16du:dateUtc="2024-09-24T22:02:00Z"/>
        </w:rPr>
      </w:pPr>
      <w:del w:id="459" w:author="Molly McEvilley" w:date="2024-09-24T18:02:00Z" w16du:dateUtc="2024-09-24T22:02:00Z">
        <w:r w:rsidDel="00281444">
          <w:delText>On or after</w:delText>
        </w:r>
        <w:r w:rsidRPr="00A6067F" w:rsidDel="00281444">
          <w:delText xml:space="preserve"> </w:delText>
        </w:r>
        <w:r w:rsidR="005A6BF7" w:rsidDel="00281444">
          <w:rPr>
            <w:u w:val="single"/>
          </w:rPr>
          <w:delText>LookbackDate</w:delText>
        </w:r>
      </w:del>
      <w:del w:id="460" w:author="Molly McEvilley" w:date="2024-09-24T14:50:00Z" w16du:dateUtc="2024-09-24T18:50:00Z">
        <w:r w:rsidR="005A6BF7" w:rsidDel="00262A7F">
          <w:delText xml:space="preserve"> </w:delText>
        </w:r>
      </w:del>
      <w:del w:id="461" w:author="Molly McEvilley" w:date="2024-09-24T18:02:00Z" w16du:dateUtc="2024-09-24T22:02:00Z">
        <w:r w:rsidDel="00281444">
          <w:delText>;</w:delText>
        </w:r>
        <w:r w:rsidRPr="00A6067F" w:rsidDel="00281444">
          <w:delText xml:space="preserve"> and </w:delText>
        </w:r>
      </w:del>
    </w:p>
    <w:p w14:paraId="038F4C14" w14:textId="272ACDC5" w:rsidR="009D1431" w:rsidDel="00281444" w:rsidRDefault="009D1431" w:rsidP="000D35F9">
      <w:pPr>
        <w:pStyle w:val="ListParagraph"/>
        <w:numPr>
          <w:ilvl w:val="0"/>
          <w:numId w:val="27"/>
        </w:numPr>
        <w:rPr>
          <w:del w:id="462" w:author="Molly McEvilley" w:date="2024-09-24T18:02:00Z" w16du:dateUtc="2024-09-24T22:02:00Z"/>
        </w:rPr>
      </w:pPr>
      <w:del w:id="463" w:author="Molly McEvilley" w:date="2024-09-24T18:02:00Z" w16du:dateUtc="2024-09-24T22:02:00Z">
        <w:r w:rsidRPr="001A0862" w:rsidDel="00281444">
          <w:delText xml:space="preserve">On or after </w:delText>
        </w:r>
        <w:r w:rsidDel="00281444">
          <w:delText>Enrollment.</w:delText>
        </w:r>
        <w:r w:rsidRPr="001A0862" w:rsidDel="00281444">
          <w:rPr>
            <w:i/>
            <w:iCs/>
          </w:rPr>
          <w:delText>EntryDate</w:delText>
        </w:r>
        <w:r w:rsidDel="00281444">
          <w:delText xml:space="preserve">; and </w:delText>
        </w:r>
      </w:del>
    </w:p>
    <w:p w14:paraId="788EA6E0" w14:textId="058D3C5F" w:rsidR="00AA31EA" w:rsidRPr="00AA31EA" w:rsidRDefault="009D1431" w:rsidP="000D35F9">
      <w:pPr>
        <w:pStyle w:val="ListParagraph"/>
        <w:numPr>
          <w:ilvl w:val="0"/>
          <w:numId w:val="27"/>
        </w:numPr>
      </w:pPr>
      <w:del w:id="464" w:author="Molly McEvilley" w:date="2024-09-24T14:45:00Z" w16du:dateUtc="2024-09-24T18:45:00Z">
        <w:r w:rsidDel="007F0B76">
          <w:delText>On or before</w:delText>
        </w:r>
      </w:del>
      <w:del w:id="465" w:author="Molly McEvilley" w:date="2024-09-24T18:02:00Z" w16du:dateUtc="2024-09-24T22:02:00Z">
        <w:r w:rsidDel="00281444">
          <w:delText xml:space="preserve"> </w:delText>
        </w:r>
      </w:del>
      <w:del w:id="466" w:author="Molly McEvilley" w:date="2024-09-24T14:48:00Z" w16du:dateUtc="2024-09-24T18:48:00Z">
        <w:r w:rsidDel="00106F7E">
          <w:delText xml:space="preserve">the earliest non-NULL value for </w:delText>
        </w:r>
      </w:del>
      <w:del w:id="467" w:author="Molly McEvilley" w:date="2024-09-24T18:02:00Z" w16du:dateUtc="2024-09-24T22:02:00Z">
        <w:r w:rsidDel="00281444">
          <w:delText>Project.</w:delText>
        </w:r>
        <w:r w:rsidRPr="009526E0" w:rsidDel="00281444">
          <w:rPr>
            <w:i/>
            <w:iCs/>
          </w:rPr>
          <w:delText>OperatingEndDate</w:delText>
        </w:r>
      </w:del>
      <w:del w:id="468" w:author="Molly McEvilley" w:date="2024-09-24T14:49:00Z" w16du:dateUtc="2024-09-24T18:49:00Z">
        <w:r w:rsidDel="0098607F">
          <w:delText>, [</w:delText>
        </w:r>
      </w:del>
      <w:del w:id="469" w:author="Molly McEvilley" w:date="2024-09-24T18:02:00Z" w16du:dateUtc="2024-09-24T22:02:00Z">
        <w:r w:rsidDel="00281444">
          <w:delText>Exit.</w:delText>
        </w:r>
        <w:r w:rsidRPr="00982618" w:rsidDel="00281444">
          <w:rPr>
            <w:i/>
            <w:iCs/>
          </w:rPr>
          <w:delText>ExitDate</w:delText>
        </w:r>
      </w:del>
      <w:del w:id="470" w:author="Molly McEvilley" w:date="2024-09-24T14:49:00Z" w16du:dateUtc="2024-09-24T18:49:00Z">
        <w:r w:rsidDel="0098607F">
          <w:delText xml:space="preserve"> – 1 day]</w:delText>
        </w:r>
      </w:del>
      <w:del w:id="471" w:author="Molly McEvilley" w:date="2024-09-24T14:50:00Z" w16du:dateUtc="2024-09-24T18:50:00Z">
        <w:r w:rsidR="00093B0A" w:rsidDel="006E0E54">
          <w:delText>,</w:delText>
        </w:r>
        <w:r w:rsidDel="006E0E54">
          <w:delText xml:space="preserve"> and</w:delText>
        </w:r>
      </w:del>
      <w:del w:id="472" w:author="Molly McEvilley" w:date="2024-09-24T18:02:00Z" w16du:dateUtc="2024-09-24T22:02:00Z">
        <w:r w:rsidDel="00281444">
          <w:delText xml:space="preserve"> </w:delText>
        </w:r>
        <w:r w:rsidRPr="001A0862" w:rsidDel="00281444">
          <w:rPr>
            <w:u w:val="single"/>
          </w:rPr>
          <w:delText>ReportEnd</w:delText>
        </w:r>
      </w:del>
      <w:del w:id="473" w:author="Molly McEvilley" w:date="2024-08-20T08:39:00Z" w16du:dateUtc="2024-08-20T12:39:00Z">
        <w:r w:rsidRPr="00A6067F" w:rsidDel="00D303D4">
          <w:delText xml:space="preserve"> </w:delText>
        </w:r>
      </w:del>
      <w:ins w:id="474" w:author="Molly McEvilley" w:date="2024-09-24T15:55:00Z" w16du:dateUtc="2024-09-24T19:55:00Z">
        <w:r w:rsidR="00AA31EA" w:rsidRPr="000D35F9">
          <w:t xml:space="preserve"> </w:t>
        </w:r>
      </w:ins>
    </w:p>
    <w:p w14:paraId="178A8792" w14:textId="77777777" w:rsidR="008C33C7" w:rsidRDefault="008C33C7" w:rsidP="008C33C7">
      <w:pPr>
        <w:pStyle w:val="Heading4"/>
      </w:pPr>
      <w:r>
        <w:t>EntryDate</w:t>
      </w:r>
    </w:p>
    <w:p w14:paraId="519F5BD1" w14:textId="264EBFBF" w:rsidR="0023092C" w:rsidRPr="0023092C" w:rsidRDefault="00DD4A8C" w:rsidP="000D35F9">
      <w:pPr>
        <w:rPr>
          <w:ins w:id="475" w:author="Molly McEvilley" w:date="2024-09-24T15:02:00Z" w16du:dateUtc="2024-09-24T19:02:00Z"/>
        </w:rPr>
      </w:pPr>
      <w:ins w:id="476" w:author="Molly McEvilley" w:date="2024-09-24T18:38:00Z" w16du:dateUtc="2024-09-24T22:38:00Z">
        <w:r>
          <w:t>To be included in the LSA, a</w:t>
        </w:r>
      </w:ins>
      <w:ins w:id="477" w:author="Molly McEvilley" w:date="2024-09-24T18:37:00Z" w16du:dateUtc="2024-09-24T22:37:00Z">
        <w:r w:rsidR="00371267">
          <w:t xml:space="preserve">n enrollment must have an </w:t>
        </w:r>
        <w:r w:rsidR="00371267" w:rsidRPr="00FB59F1">
          <w:rPr>
            <w:i/>
            <w:iCs/>
          </w:rPr>
          <w:t>EntryDate</w:t>
        </w:r>
        <w:r w:rsidR="00371267">
          <w:t xml:space="preserve"> that me</w:t>
        </w:r>
      </w:ins>
      <w:ins w:id="478" w:author="Molly McEvilley" w:date="2024-09-24T18:38:00Z" w16du:dateUtc="2024-09-24T22:38:00Z">
        <w:r w:rsidR="00371267">
          <w:t>ets the following criteria</w:t>
        </w:r>
        <w:r>
          <w:t>:</w:t>
        </w:r>
      </w:ins>
    </w:p>
    <w:p w14:paraId="6B834854" w14:textId="25C05BCD" w:rsidR="00883825" w:rsidRDefault="00883825" w:rsidP="00FB59F1">
      <w:pPr>
        <w:pStyle w:val="ListParagraph"/>
        <w:numPr>
          <w:ilvl w:val="0"/>
          <w:numId w:val="96"/>
        </w:numPr>
        <w:spacing w:before="0" w:after="160" w:line="259" w:lineRule="auto"/>
        <w:rPr>
          <w:ins w:id="479" w:author="Molly McEvilley" w:date="2024-09-24T15:02:00Z" w16du:dateUtc="2024-09-24T19:02:00Z"/>
        </w:rPr>
      </w:pPr>
      <w:ins w:id="480" w:author="Molly McEvilley" w:date="2024-09-24T15:02:00Z" w16du:dateUtc="2024-09-24T19:02:00Z">
        <w:r>
          <w:t xml:space="preserve">&lt;= </w:t>
        </w:r>
        <w:r w:rsidRPr="000D35F9">
          <w:rPr>
            <w:u w:val="single"/>
          </w:rPr>
          <w:t>ReportEnd</w:t>
        </w:r>
      </w:ins>
    </w:p>
    <w:p w14:paraId="267AACBD" w14:textId="1221923E" w:rsidR="00883825" w:rsidRDefault="00883825" w:rsidP="00FB59F1">
      <w:pPr>
        <w:pStyle w:val="ListParagraph"/>
        <w:numPr>
          <w:ilvl w:val="0"/>
          <w:numId w:val="96"/>
        </w:numPr>
        <w:spacing w:before="0" w:after="160" w:line="259" w:lineRule="auto"/>
        <w:rPr>
          <w:ins w:id="481" w:author="Molly McEvilley" w:date="2024-09-24T15:02:00Z" w16du:dateUtc="2024-09-24T19:02:00Z"/>
        </w:rPr>
      </w:pPr>
      <w:ins w:id="482" w:author="Molly McEvilley" w:date="2024-09-24T15:02:00Z" w16du:dateUtc="2024-09-24T19:02:00Z">
        <w:r>
          <w:t xml:space="preserve">&lt; </w:t>
        </w:r>
      </w:ins>
      <w:ins w:id="483" w:author="Molly McEvilley" w:date="2024-09-24T15:28:00Z" w16du:dateUtc="2024-09-24T19:28:00Z">
        <w:r w:rsidR="0049252B">
          <w:rPr>
            <w:i/>
            <w:iCs/>
          </w:rPr>
          <w:t>OperatingEndDa</w:t>
        </w:r>
      </w:ins>
      <w:ins w:id="484" w:author="Molly McEvilley" w:date="2024-09-24T15:29:00Z" w16du:dateUtc="2024-09-24T19:29:00Z">
        <w:r w:rsidR="0049252B">
          <w:rPr>
            <w:i/>
            <w:iCs/>
          </w:rPr>
          <w:t>te</w:t>
        </w:r>
      </w:ins>
      <w:ins w:id="485" w:author="Molly McEvilley" w:date="2024-09-24T15:02:00Z" w16du:dateUtc="2024-09-24T19:02:00Z">
        <w:r>
          <w:t xml:space="preserve"> </w:t>
        </w:r>
      </w:ins>
      <w:ins w:id="486" w:author="Molly McEvilley" w:date="2024-09-24T15:30:00Z" w16du:dateUtc="2024-09-24T19:30:00Z">
        <w:r w:rsidR="00332E02">
          <w:t>(if not null)</w:t>
        </w:r>
      </w:ins>
    </w:p>
    <w:p w14:paraId="2C49BD75" w14:textId="290F8E76" w:rsidR="00883825" w:rsidRDefault="00883825" w:rsidP="00FB59F1">
      <w:pPr>
        <w:pStyle w:val="ListParagraph"/>
        <w:numPr>
          <w:ilvl w:val="0"/>
          <w:numId w:val="96"/>
        </w:numPr>
        <w:spacing w:before="0" w:after="160" w:line="259" w:lineRule="auto"/>
        <w:rPr>
          <w:ins w:id="487" w:author="Molly McEvilley" w:date="2024-09-24T18:37:00Z" w16du:dateUtc="2024-09-24T22:37:00Z"/>
        </w:rPr>
      </w:pPr>
      <w:ins w:id="488" w:author="Molly McEvilley" w:date="2024-09-24T15:02:00Z" w16du:dateUtc="2024-09-24T19:02:00Z">
        <w:r>
          <w:t xml:space="preserve">&lt; </w:t>
        </w:r>
      </w:ins>
      <w:ins w:id="489" w:author="Molly McEvilley" w:date="2024-09-24T15:54:00Z" w16du:dateUtc="2024-09-24T19:54:00Z">
        <w:r w:rsidR="00AA31EA" w:rsidRPr="00155474">
          <w:rPr>
            <w:b/>
            <w:rPrChange w:id="490" w:author="Molly McEvilley" w:date="2024-10-30T14:06:00Z" w16du:dateUtc="2024-10-30T18:06:00Z">
              <w:rPr>
                <w:bCs/>
              </w:rPr>
            </w:rPrChange>
          </w:rPr>
          <w:t>HMIS</w:t>
        </w:r>
      </w:ins>
      <w:ins w:id="491" w:author="Molly McEvilley" w:date="2024-10-11T01:37:00Z" w16du:dateUtc="2024-10-11T05:37:00Z">
        <w:r w:rsidR="00560762" w:rsidRPr="00155474">
          <w:rPr>
            <w:b/>
            <w:rPrChange w:id="492" w:author="Molly McEvilley" w:date="2024-10-30T14:06:00Z" w16du:dateUtc="2024-10-30T18:06:00Z">
              <w:rPr>
                <w:bCs/>
              </w:rPr>
            </w:rPrChange>
          </w:rPr>
          <w:t>End</w:t>
        </w:r>
      </w:ins>
      <w:ins w:id="493" w:author="Molly McEvilley" w:date="2024-09-24T15:54:00Z" w16du:dateUtc="2024-09-24T19:54:00Z">
        <w:r w:rsidR="00AA31EA">
          <w:t xml:space="preserve"> </w:t>
        </w:r>
      </w:ins>
      <w:ins w:id="494" w:author="Molly McEvilley" w:date="2024-09-24T15:30:00Z" w16du:dateUtc="2024-09-24T19:30:00Z">
        <w:r w:rsidR="004F327B">
          <w:t>(if not null)</w:t>
        </w:r>
      </w:ins>
    </w:p>
    <w:p w14:paraId="339C6AC9" w14:textId="1117CD36" w:rsidR="00DD28B5" w:rsidRDefault="00A92122" w:rsidP="00FB59F1">
      <w:pPr>
        <w:spacing w:before="0" w:after="160" w:line="259" w:lineRule="auto"/>
        <w:rPr>
          <w:ins w:id="495" w:author="Molly McEvilley" w:date="2024-09-24T15:37:00Z" w16du:dateUtc="2024-09-24T19:37:00Z"/>
        </w:rPr>
      </w:pPr>
      <w:ins w:id="496" w:author="Molly McEvilley" w:date="2024-09-24T18:39:00Z" w16du:dateUtc="2024-09-24T22:39:00Z">
        <w:r>
          <w:t xml:space="preserve">Under some circumstances, the LSA will use an adjusted </w:t>
        </w:r>
        <w:r w:rsidR="0063308A" w:rsidRPr="00FB59F1">
          <w:rPr>
            <w:b/>
            <w:bCs/>
          </w:rPr>
          <w:t>EntryDate</w:t>
        </w:r>
      </w:ins>
      <w:ins w:id="497" w:author="Molly McEvilley" w:date="2024-09-24T18:50:00Z" w16du:dateUtc="2024-09-24T22:50:00Z">
        <w:r w:rsidR="0019671B">
          <w:t>:</w:t>
        </w:r>
      </w:ins>
    </w:p>
    <w:tbl>
      <w:tblPr>
        <w:tblStyle w:val="Style11"/>
        <w:tblW w:w="0" w:type="auto"/>
        <w:tblLook w:val="04A0" w:firstRow="1" w:lastRow="0" w:firstColumn="1" w:lastColumn="0" w:noHBand="0" w:noVBand="1"/>
        <w:tblPrChange w:id="498" w:author="Molly McEvilley" w:date="2024-10-30T14:06:00Z" w16du:dateUtc="2024-10-30T18:06:00Z">
          <w:tblPr>
            <w:tblStyle w:val="Style11"/>
            <w:tblW w:w="0" w:type="auto"/>
            <w:tblLook w:val="04A0" w:firstRow="1" w:lastRow="0" w:firstColumn="1" w:lastColumn="0" w:noHBand="0" w:noVBand="1"/>
          </w:tblPr>
        </w:tblPrChange>
      </w:tblPr>
      <w:tblGrid>
        <w:gridCol w:w="835"/>
        <w:gridCol w:w="4500"/>
        <w:gridCol w:w="3955"/>
        <w:tblGridChange w:id="499">
          <w:tblGrid>
            <w:gridCol w:w="835"/>
            <w:gridCol w:w="60"/>
            <w:gridCol w:w="4440"/>
            <w:gridCol w:w="656"/>
            <w:gridCol w:w="3299"/>
            <w:gridCol w:w="60"/>
          </w:tblGrid>
        </w:tblGridChange>
      </w:tblGrid>
      <w:tr w:rsidR="00F8052E" w14:paraId="148B24F1" w14:textId="77777777" w:rsidTr="00155474">
        <w:trPr>
          <w:cnfStyle w:val="100000000000" w:firstRow="1" w:lastRow="0" w:firstColumn="0" w:lastColumn="0" w:oddVBand="0" w:evenVBand="0" w:oddHBand="0" w:evenHBand="0" w:firstRowFirstColumn="0" w:firstRowLastColumn="0" w:lastRowFirstColumn="0" w:lastRowLastColumn="0"/>
          <w:trHeight w:val="548"/>
          <w:ins w:id="500" w:author="Molly McEvilley" w:date="2024-09-24T15:37:00Z"/>
          <w:trPrChange w:id="501" w:author="Molly McEvilley" w:date="2024-10-30T14:06:00Z" w16du:dateUtc="2024-10-30T18:06:00Z">
            <w:trPr>
              <w:trHeight w:val="548"/>
            </w:trPr>
          </w:trPrChange>
        </w:trPr>
        <w:tc>
          <w:tcPr>
            <w:cnfStyle w:val="001000000000" w:firstRow="0" w:lastRow="0" w:firstColumn="1" w:lastColumn="0" w:oddVBand="0" w:evenVBand="0" w:oddHBand="0" w:evenHBand="0" w:firstRowFirstColumn="0" w:firstRowLastColumn="0" w:lastRowFirstColumn="0" w:lastRowLastColumn="0"/>
            <w:tcW w:w="0" w:type="dxa"/>
            <w:tcPrChange w:id="502" w:author="Molly McEvilley" w:date="2024-10-30T14:06:00Z" w16du:dateUtc="2024-10-30T18:06:00Z">
              <w:tcPr>
                <w:tcW w:w="895" w:type="dxa"/>
                <w:gridSpan w:val="2"/>
              </w:tcPr>
            </w:tcPrChange>
          </w:tcPr>
          <w:p w14:paraId="3AEE6048" w14:textId="594F00F4" w:rsidR="00F8052E" w:rsidRDefault="00F8052E" w:rsidP="005133DC">
            <w:pPr>
              <w:cnfStyle w:val="101000000000" w:firstRow="1" w:lastRow="0" w:firstColumn="1" w:lastColumn="0" w:oddVBand="0" w:evenVBand="0" w:oddHBand="0" w:evenHBand="0" w:firstRowFirstColumn="0" w:firstRowLastColumn="0" w:lastRowFirstColumn="0" w:lastRowLastColumn="0"/>
              <w:rPr>
                <w:ins w:id="503" w:author="Molly McEvilley" w:date="2024-09-24T18:36:00Z" w16du:dateUtc="2024-09-24T22:36:00Z"/>
              </w:rPr>
            </w:pPr>
            <w:ins w:id="504" w:author="Molly McEvilley" w:date="2024-09-24T18:36:00Z" w16du:dateUtc="2024-09-24T22:36:00Z">
              <w:r>
                <w:t>Priority</w:t>
              </w:r>
            </w:ins>
          </w:p>
        </w:tc>
        <w:tc>
          <w:tcPr>
            <w:tcW w:w="4500" w:type="dxa"/>
            <w:tcPrChange w:id="505" w:author="Molly McEvilley" w:date="2024-10-30T14:06:00Z" w16du:dateUtc="2024-10-30T18:06:00Z">
              <w:tcPr>
                <w:tcW w:w="5096" w:type="dxa"/>
                <w:gridSpan w:val="2"/>
              </w:tcPr>
            </w:tcPrChange>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rPr>
                <w:ins w:id="506" w:author="Molly McEvilley" w:date="2024-09-24T15:37:00Z" w16du:dateUtc="2024-09-24T19:37:00Z"/>
              </w:rPr>
            </w:pPr>
            <w:ins w:id="507" w:author="Molly McEvilley" w:date="2024-09-24T15:42:00Z" w16du:dateUtc="2024-09-24T19:42:00Z">
              <w:r>
                <w:t>Criteria</w:t>
              </w:r>
            </w:ins>
          </w:p>
        </w:tc>
        <w:tc>
          <w:tcPr>
            <w:tcW w:w="3955" w:type="dxa"/>
            <w:tcPrChange w:id="508" w:author="Molly McEvilley" w:date="2024-10-30T14:06:00Z" w16du:dateUtc="2024-10-30T18:06:00Z">
              <w:tcPr>
                <w:tcW w:w="3359" w:type="dxa"/>
                <w:gridSpan w:val="2"/>
              </w:tcPr>
            </w:tcPrChange>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rPr>
                <w:ins w:id="509" w:author="Molly McEvilley" w:date="2024-09-24T15:37:00Z" w16du:dateUtc="2024-09-24T19:37:00Z"/>
              </w:rPr>
            </w:pPr>
            <w:ins w:id="510" w:author="Molly McEvilley" w:date="2024-09-24T19:46:00Z" w16du:dateUtc="2024-09-24T23:46:00Z">
              <w:r>
                <w:t>Effective</w:t>
              </w:r>
            </w:ins>
            <w:ins w:id="511" w:author="Molly McEvilley" w:date="2024-09-24T15:43:00Z" w16du:dateUtc="2024-09-24T19:43:00Z">
              <w:r w:rsidR="00F8052E">
                <w:t xml:space="preserve"> Entry Date</w:t>
              </w:r>
            </w:ins>
          </w:p>
        </w:tc>
      </w:tr>
      <w:tr w:rsidR="00F8052E" w14:paraId="5ECC855B" w14:textId="77777777" w:rsidTr="00155474">
        <w:trPr>
          <w:cnfStyle w:val="000000100000" w:firstRow="0" w:lastRow="0" w:firstColumn="0" w:lastColumn="0" w:oddVBand="0" w:evenVBand="0" w:oddHBand="1" w:evenHBand="0" w:firstRowFirstColumn="0" w:firstRowLastColumn="0" w:lastRowFirstColumn="0" w:lastRowLastColumn="0"/>
          <w:trHeight w:val="323"/>
          <w:ins w:id="512" w:author="Molly McEvilley" w:date="2024-09-24T18:31:00Z"/>
          <w:trPrChange w:id="513" w:author="Molly McEvilley" w:date="2024-10-30T14:06:00Z" w16du:dateUtc="2024-10-30T18:06:00Z">
            <w:trPr>
              <w:trHeight w:val="323"/>
            </w:trPr>
          </w:trPrChange>
        </w:trPr>
        <w:tc>
          <w:tcPr>
            <w:cnfStyle w:val="001000000000" w:firstRow="0" w:lastRow="0" w:firstColumn="1" w:lastColumn="0" w:oddVBand="0" w:evenVBand="0" w:oddHBand="0" w:evenHBand="0" w:firstRowFirstColumn="0" w:firstRowLastColumn="0" w:lastRowFirstColumn="0" w:lastRowLastColumn="0"/>
            <w:tcW w:w="0" w:type="dxa"/>
            <w:tcPrChange w:id="514" w:author="Molly McEvilley" w:date="2024-10-30T14:06:00Z" w16du:dateUtc="2024-10-30T18:06:00Z">
              <w:tcPr>
                <w:tcW w:w="895" w:type="dxa"/>
                <w:gridSpan w:val="2"/>
              </w:tcPr>
            </w:tcPrChange>
          </w:tcPr>
          <w:p w14:paraId="5D48A653" w14:textId="6C92D750" w:rsidR="00F8052E" w:rsidRPr="000D35F9"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515" w:author="Molly McEvilley" w:date="2024-09-24T18:36:00Z" w16du:dateUtc="2024-09-24T22:36:00Z"/>
              </w:rPr>
            </w:pPr>
            <w:ins w:id="516" w:author="Molly McEvilley" w:date="2024-09-24T18:36:00Z" w16du:dateUtc="2024-09-24T22:36:00Z">
              <w:r>
                <w:t>1</w:t>
              </w:r>
            </w:ins>
          </w:p>
        </w:tc>
        <w:tc>
          <w:tcPr>
            <w:tcW w:w="4500" w:type="dxa"/>
            <w:tcPrChange w:id="517" w:author="Molly McEvilley" w:date="2024-10-30T14:06:00Z" w16du:dateUtc="2024-10-30T18:06:00Z">
              <w:tcPr>
                <w:tcW w:w="5096" w:type="dxa"/>
                <w:gridSpan w:val="2"/>
              </w:tcPr>
            </w:tcPrChange>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518" w:author="Molly McEvilley" w:date="2024-09-24T18:31:00Z" w16du:dateUtc="2024-09-24T22:31:00Z"/>
              </w:rPr>
            </w:pPr>
            <w:ins w:id="519" w:author="Molly McEvilley" w:date="2024-09-24T18:31:00Z" w16du:dateUtc="2024-09-24T22:31:00Z">
              <w:r w:rsidRPr="00FB59F1">
                <w:rPr>
                  <w:i/>
                  <w:iCs/>
                </w:rPr>
                <w:t>ProjectType</w:t>
              </w:r>
              <w:r>
                <w:t xml:space="preserve"> = 1</w:t>
              </w:r>
            </w:ins>
          </w:p>
        </w:tc>
        <w:tc>
          <w:tcPr>
            <w:tcW w:w="3955" w:type="dxa"/>
            <w:tcPrChange w:id="520" w:author="Molly McEvilley" w:date="2024-10-30T14:06:00Z" w16du:dateUtc="2024-10-30T18:06:00Z">
              <w:tcPr>
                <w:tcW w:w="3359" w:type="dxa"/>
                <w:gridSpan w:val="2"/>
              </w:tcPr>
            </w:tcPrChange>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521" w:author="Molly McEvilley" w:date="2024-09-24T18:31:00Z" w16du:dateUtc="2024-09-24T22:31:00Z"/>
              </w:rPr>
            </w:pPr>
            <w:ins w:id="522" w:author="Molly McEvilley" w:date="2024-09-24T18:31:00Z" w16du:dateUtc="2024-09-24T22:31:00Z">
              <w:r>
                <w:rPr>
                  <w:b/>
                </w:rPr>
                <w:t>FirstBedNight</w:t>
              </w:r>
            </w:ins>
          </w:p>
        </w:tc>
      </w:tr>
      <w:tr w:rsidR="00F8052E" w14:paraId="7F91196F" w14:textId="77777777" w:rsidTr="00155474">
        <w:trPr>
          <w:cnfStyle w:val="000000010000" w:firstRow="0" w:lastRow="0" w:firstColumn="0" w:lastColumn="0" w:oddVBand="0" w:evenVBand="0" w:oddHBand="0" w:evenHBand="1" w:firstRowFirstColumn="0" w:firstRowLastColumn="0" w:lastRowFirstColumn="0" w:lastRowLastColumn="0"/>
          <w:trHeight w:val="485"/>
          <w:ins w:id="523" w:author="Molly McEvilley" w:date="2024-09-24T15:41:00Z"/>
          <w:trPrChange w:id="524" w:author="Molly McEvilley" w:date="2024-10-30T14:06:00Z" w16du:dateUtc="2024-10-30T18:06:00Z">
            <w:trPr>
              <w:trHeight w:val="485"/>
            </w:trPr>
          </w:trPrChange>
        </w:trPr>
        <w:tc>
          <w:tcPr>
            <w:cnfStyle w:val="001000000000" w:firstRow="0" w:lastRow="0" w:firstColumn="1" w:lastColumn="0" w:oddVBand="0" w:evenVBand="0" w:oddHBand="0" w:evenHBand="0" w:firstRowFirstColumn="0" w:firstRowLastColumn="0" w:lastRowFirstColumn="0" w:lastRowLastColumn="0"/>
            <w:tcW w:w="0" w:type="dxa"/>
            <w:tcPrChange w:id="525" w:author="Molly McEvilley" w:date="2024-10-30T14:06:00Z" w16du:dateUtc="2024-10-30T18:06:00Z">
              <w:tcPr>
                <w:tcW w:w="895" w:type="dxa"/>
                <w:gridSpan w:val="2"/>
              </w:tcPr>
            </w:tcPrChange>
          </w:tcPr>
          <w:p w14:paraId="2FDBEB03" w14:textId="224FBFDB" w:rsidR="00F8052E" w:rsidRPr="00131AFC"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526" w:author="Molly McEvilley" w:date="2024-09-24T18:36:00Z" w16du:dateUtc="2024-09-24T22:36:00Z"/>
              </w:rPr>
            </w:pPr>
            <w:ins w:id="527" w:author="Molly McEvilley" w:date="2024-09-24T18:36:00Z" w16du:dateUtc="2024-09-24T22:36:00Z">
              <w:r>
                <w:t>2</w:t>
              </w:r>
            </w:ins>
          </w:p>
        </w:tc>
        <w:tc>
          <w:tcPr>
            <w:tcW w:w="4500" w:type="dxa"/>
            <w:tcPrChange w:id="528" w:author="Molly McEvilley" w:date="2024-10-30T14:06:00Z" w16du:dateUtc="2024-10-30T18:06:00Z">
              <w:tcPr>
                <w:tcW w:w="5096" w:type="dxa"/>
                <w:gridSpan w:val="2"/>
              </w:tcPr>
            </w:tcPrChange>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29" w:author="Molly McEvilley" w:date="2024-09-24T15:41:00Z" w16du:dateUtc="2024-09-24T19:41:00Z"/>
              </w:rPr>
            </w:pPr>
            <w:ins w:id="530" w:author="Molly McEvilley" w:date="2024-09-24T15:41:00Z" w16du:dateUtc="2024-09-24T19:41:00Z">
              <w:r w:rsidRPr="00FB59F1">
                <w:rPr>
                  <w:i/>
                  <w:iCs/>
                </w:rPr>
                <w:t>EntryDate</w:t>
              </w:r>
              <w:r>
                <w:t xml:space="preserve"> &gt;= </w:t>
              </w:r>
              <w:r w:rsidRPr="00131AFC">
                <w:rPr>
                  <w:b/>
                </w:rPr>
                <w:t>HMISStart</w:t>
              </w:r>
              <w:r>
                <w:t>; and</w:t>
              </w:r>
            </w:ins>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31" w:author="Molly McEvilley" w:date="2024-09-24T15:41:00Z" w16du:dateUtc="2024-09-24T19:41:00Z"/>
              </w:rPr>
            </w:pPr>
            <w:ins w:id="532" w:author="Molly McEvilley" w:date="2024-09-24T15:41:00Z" w16du:dateUtc="2024-09-24T19:41:00Z">
              <w:r w:rsidRPr="00FB59F1">
                <w:rPr>
                  <w:i/>
                  <w:iCs/>
                </w:rPr>
                <w:t>EntryDate</w:t>
              </w:r>
              <w:r>
                <w:t xml:space="preserve"> &gt;= </w:t>
              </w:r>
              <w:r w:rsidRPr="00FB59F1">
                <w:rPr>
                  <w:i/>
                  <w:iCs/>
                </w:rPr>
                <w:t>OperatingStartDate</w:t>
              </w:r>
            </w:ins>
          </w:p>
        </w:tc>
        <w:tc>
          <w:tcPr>
            <w:tcW w:w="3955" w:type="dxa"/>
            <w:tcPrChange w:id="533" w:author="Molly McEvilley" w:date="2024-10-30T14:06:00Z" w16du:dateUtc="2024-10-30T18:06:00Z">
              <w:tcPr>
                <w:tcW w:w="3359" w:type="dxa"/>
                <w:gridSpan w:val="2"/>
              </w:tcPr>
            </w:tcPrChange>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34" w:author="Molly McEvilley" w:date="2024-09-24T15:41:00Z" w16du:dateUtc="2024-09-24T19:41:00Z"/>
              </w:rPr>
            </w:pPr>
            <w:ins w:id="535" w:author="Molly McEvilley" w:date="2024-09-24T15:43:00Z" w16du:dateUtc="2024-09-24T19:43:00Z">
              <w:r w:rsidRPr="00FB59F1">
                <w:rPr>
                  <w:i/>
                  <w:iCs/>
                </w:rPr>
                <w:t>EntryDate</w:t>
              </w:r>
              <w:r>
                <w:t xml:space="preserve"> </w:t>
              </w:r>
            </w:ins>
          </w:p>
        </w:tc>
      </w:tr>
      <w:tr w:rsidR="00F8052E" w14:paraId="7AE79271" w14:textId="77777777" w:rsidTr="00155474">
        <w:trPr>
          <w:cnfStyle w:val="000000100000" w:firstRow="0" w:lastRow="0" w:firstColumn="0" w:lastColumn="0" w:oddVBand="0" w:evenVBand="0" w:oddHBand="1" w:evenHBand="0" w:firstRowFirstColumn="0" w:firstRowLastColumn="0" w:lastRowFirstColumn="0" w:lastRowLastColumn="0"/>
          <w:ins w:id="536" w:author="Molly McEvilley" w:date="2024-09-24T15:47:00Z"/>
        </w:trPr>
        <w:tc>
          <w:tcPr>
            <w:cnfStyle w:val="001000000000" w:firstRow="0" w:lastRow="0" w:firstColumn="1" w:lastColumn="0" w:oddVBand="0" w:evenVBand="0" w:oddHBand="0" w:evenHBand="0" w:firstRowFirstColumn="0" w:firstRowLastColumn="0" w:lastRowFirstColumn="0" w:lastRowLastColumn="0"/>
            <w:tcW w:w="0" w:type="dxa"/>
            <w:tcPrChange w:id="537" w:author="Molly McEvilley" w:date="2024-10-30T14:06:00Z" w16du:dateUtc="2024-10-30T18:06:00Z">
              <w:tcPr>
                <w:tcW w:w="895" w:type="dxa"/>
                <w:gridSpan w:val="2"/>
              </w:tcPr>
            </w:tcPrChange>
          </w:tcPr>
          <w:p w14:paraId="17AD31C3" w14:textId="28D9956C" w:rsidR="00F8052E" w:rsidRDefault="00173D51" w:rsidP="00CA0862">
            <w:pPr>
              <w:pStyle w:val="NoSpacing"/>
              <w:cnfStyle w:val="001000100000" w:firstRow="0" w:lastRow="0" w:firstColumn="1" w:lastColumn="0" w:oddVBand="0" w:evenVBand="0" w:oddHBand="1" w:evenHBand="0" w:firstRowFirstColumn="0" w:firstRowLastColumn="0" w:lastRowFirstColumn="0" w:lastRowLastColumn="0"/>
              <w:rPr>
                <w:ins w:id="538" w:author="Molly McEvilley" w:date="2024-09-24T18:36:00Z" w16du:dateUtc="2024-09-24T22:36:00Z"/>
              </w:rPr>
            </w:pPr>
            <w:ins w:id="539" w:author="Molly McEvilley" w:date="2024-10-30T14:01:00Z" w16du:dateUtc="2024-10-30T18:01:00Z">
              <w:r>
                <w:lastRenderedPageBreak/>
                <w:t>3</w:t>
              </w:r>
            </w:ins>
          </w:p>
        </w:tc>
        <w:tc>
          <w:tcPr>
            <w:tcW w:w="4500" w:type="dxa"/>
            <w:tcPrChange w:id="540" w:author="Molly McEvilley" w:date="2024-10-30T14:06:00Z" w16du:dateUtc="2024-10-30T18:06:00Z">
              <w:tcPr>
                <w:tcW w:w="5096" w:type="dxa"/>
                <w:gridSpan w:val="2"/>
              </w:tcPr>
            </w:tcPrChange>
          </w:tcPr>
          <w:p w14:paraId="633A80CA" w14:textId="46CF3EE8" w:rsidR="00F8052E"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541" w:author="Molly McEvilley" w:date="2024-09-24T15:47:00Z" w16du:dateUtc="2024-09-24T19:47:00Z"/>
              </w:rPr>
            </w:pPr>
            <w:ins w:id="542" w:author="Molly McEvilley" w:date="2024-09-24T15:47:00Z" w16du:dateUtc="2024-09-24T19:47:00Z">
              <w:r>
                <w:t>(any other)</w:t>
              </w:r>
            </w:ins>
          </w:p>
        </w:tc>
        <w:tc>
          <w:tcPr>
            <w:tcW w:w="3955" w:type="dxa"/>
            <w:tcPrChange w:id="543" w:author="Molly McEvilley" w:date="2024-10-30T14:06:00Z" w16du:dateUtc="2024-10-30T18:06:00Z">
              <w:tcPr>
                <w:tcW w:w="3359" w:type="dxa"/>
                <w:gridSpan w:val="2"/>
              </w:tcPr>
            </w:tcPrChange>
          </w:tcPr>
          <w:p w14:paraId="566BA6B7" w14:textId="7C2B8947" w:rsidR="00F8052E" w:rsidRPr="00FB59F1" w:rsidRDefault="0076495D" w:rsidP="00FB59F1">
            <w:pPr>
              <w:pStyle w:val="NoSpacing"/>
              <w:cnfStyle w:val="000000100000" w:firstRow="0" w:lastRow="0" w:firstColumn="0" w:lastColumn="0" w:oddVBand="0" w:evenVBand="0" w:oddHBand="1" w:evenHBand="0" w:firstRowFirstColumn="0" w:firstRowLastColumn="0" w:lastRowFirstColumn="0" w:lastRowLastColumn="0"/>
              <w:rPr>
                <w:ins w:id="544" w:author="Molly McEvilley" w:date="2024-09-24T15:47:00Z" w16du:dateUtc="2024-09-24T19:47:00Z"/>
                <w:i/>
                <w:iCs/>
              </w:rPr>
            </w:pPr>
            <w:ins w:id="545" w:author="Molly McEvilley" w:date="2024-10-30T14:00:00Z" w16du:dateUtc="2024-10-30T18:00:00Z">
              <w:r>
                <w:t xml:space="preserve">The </w:t>
              </w:r>
              <w:r w:rsidR="00173D51">
                <w:t xml:space="preserve">later of </w:t>
              </w:r>
            </w:ins>
            <w:ins w:id="546" w:author="Molly McEvilley" w:date="2024-09-24T15:47:00Z" w16du:dateUtc="2024-09-24T19:47:00Z">
              <w:r w:rsidR="00F8052E" w:rsidRPr="00FB59F1">
                <w:rPr>
                  <w:i/>
                  <w:iCs/>
                </w:rPr>
                <w:t>OperatingStartDate</w:t>
              </w:r>
            </w:ins>
            <w:ins w:id="547" w:author="Molly McEvilley" w:date="2024-10-30T14:00:00Z" w16du:dateUtc="2024-10-30T18:00:00Z">
              <w:r w:rsidR="00173D51">
                <w:rPr>
                  <w:i/>
                  <w:iCs/>
                </w:rPr>
                <w:t>/</w:t>
              </w:r>
              <w:r w:rsidR="00173D51">
                <w:rPr>
                  <w:b/>
                </w:rPr>
                <w:t>HMISStart</w:t>
              </w:r>
            </w:ins>
          </w:p>
        </w:tc>
      </w:tr>
    </w:tbl>
    <w:p w14:paraId="12C6E040" w14:textId="1EC207BC" w:rsidR="008C33C7" w:rsidDel="00134E70" w:rsidRDefault="009B4418" w:rsidP="008C33C7">
      <w:pPr>
        <w:rPr>
          <w:del w:id="548" w:author="Molly McEvilley" w:date="2024-09-24T18:37:00Z" w16du:dateUtc="2024-09-24T22:37:00Z"/>
        </w:rPr>
      </w:pPr>
      <w:del w:id="549" w:author="Molly McEvilley" w:date="2024-09-24T18:37:00Z" w16du:dateUtc="2024-09-24T22:37:00Z">
        <w:r w:rsidDel="00134E70">
          <w:delText xml:space="preserve">. </w:delText>
        </w:r>
        <w:r w:rsidR="008C33C7" w:rsidDel="00134E70">
          <w:delText xml:space="preserve">For </w:delText>
        </w:r>
        <w:r w:rsidR="004949B3" w:rsidDel="00134E70">
          <w:delText>night-by-night</w:delText>
        </w:r>
        <w:r w:rsidR="008C33C7" w:rsidDel="00134E70">
          <w:delText xml:space="preserve"> enrollments (Project.</w:delText>
        </w:r>
        <w:r w:rsidR="008C33C7" w:rsidRPr="007A3895" w:rsidDel="00134E70">
          <w:rPr>
            <w:i/>
            <w:iCs/>
          </w:rPr>
          <w:delText>ProjectType</w:delText>
        </w:r>
        <w:r w:rsidR="008C33C7" w:rsidDel="00134E70">
          <w:delText xml:space="preserve"> = 1), tlsa_HHID.</w:delText>
        </w:r>
        <w:r w:rsidR="008C33C7" w:rsidRPr="007A3895" w:rsidDel="00134E70">
          <w:rPr>
            <w:b/>
            <w:bCs/>
          </w:rPr>
          <w:delText>EntryDate</w:delText>
        </w:r>
        <w:r w:rsidR="008C33C7" w:rsidDel="00134E70">
          <w:delText xml:space="preserve"> is set to the earliest </w:delText>
        </w:r>
        <w:r w:rsidR="008C33C7" w:rsidRPr="007A3895" w:rsidDel="00134E70">
          <w:rPr>
            <w:i/>
            <w:iCs/>
          </w:rPr>
          <w:delText xml:space="preserve">BedNightDate </w:delText>
        </w:r>
        <w:r w:rsidR="008C33C7" w:rsidDel="00134E70">
          <w:delText>for the enrollment that is consistent with the record selection criteria. This will only differ from hmis_Enrollment.</w:delText>
        </w:r>
        <w:r w:rsidR="008C33C7" w:rsidRPr="007A3895" w:rsidDel="00134E70">
          <w:rPr>
            <w:i/>
            <w:iCs/>
          </w:rPr>
          <w:delText xml:space="preserve">EntryDate </w:delText>
        </w:r>
        <w:r w:rsidR="008C33C7" w:rsidDel="00134E70">
          <w:delText xml:space="preserve">if there is no record of a </w:delText>
        </w:r>
        <w:r w:rsidR="11F27724" w:rsidDel="00134E70">
          <w:delText>bed night</w:delText>
        </w:r>
        <w:r w:rsidR="008C33C7" w:rsidDel="00134E70">
          <w:delText xml:space="preserve"> on the entry date.For all other enrollments, tlsa_HHID.</w:delText>
        </w:r>
        <w:r w:rsidR="008C33C7" w:rsidDel="00134E70">
          <w:rPr>
            <w:b/>
            <w:bCs/>
          </w:rPr>
          <w:delText xml:space="preserve">EntryDate </w:delText>
        </w:r>
        <w:r w:rsidR="008C33C7" w:rsidDel="00134E70">
          <w:delText>is identical to the entry date recorded in HMIS.</w:delText>
        </w:r>
      </w:del>
    </w:p>
    <w:p w14:paraId="5DAF853E" w14:textId="77777777" w:rsidR="00D27CF7" w:rsidRPr="006A3016" w:rsidRDefault="00D27CF7" w:rsidP="00D27CF7">
      <w:pPr>
        <w:pStyle w:val="Heading4"/>
      </w:pPr>
      <w:r w:rsidRPr="0088191A">
        <w:t>MoveInDate</w:t>
      </w:r>
    </w:p>
    <w:p w14:paraId="2F44386E" w14:textId="0A28C64E" w:rsidR="00D27CF7" w:rsidRPr="008F2C7B" w:rsidRDefault="00D27CF7" w:rsidP="00FB59F1">
      <w:del w:id="550" w:author="Molly McEvilley" w:date="2024-09-24T18:51:00Z" w16du:dateUtc="2024-09-24T22:51:00Z">
        <w:r w:rsidDel="0019671B">
          <w:delText>For LSA reporting, the</w:delText>
        </w:r>
      </w:del>
      <w:ins w:id="551" w:author="Molly McEvilley" w:date="2024-09-24T18:51:00Z" w16du:dateUtc="2024-09-24T22:51:00Z">
        <w:r w:rsidR="0019671B">
          <w:t>The</w:t>
        </w:r>
      </w:ins>
      <w:r>
        <w:t xml:space="preserve"> </w:t>
      </w:r>
      <w:r w:rsidRPr="00B678E4">
        <w:rPr>
          <w:i/>
          <w:iCs/>
        </w:rPr>
        <w:t>MoveInDate</w:t>
      </w:r>
      <w:r>
        <w:t xml:space="preserve"> is set for the head of household from the HMIS enrollment record only if it occurs </w:t>
      </w:r>
      <w:ins w:id="552" w:author="Molly McEvilley" w:date="2024-10-30T14:08:00Z" w16du:dateUtc="2024-10-30T18:08:00Z">
        <w:r w:rsidR="00D11C91">
          <w:t>o</w:t>
        </w:r>
        <w:r w:rsidR="00AF04D0">
          <w:t>n</w:t>
        </w:r>
        <w:r w:rsidR="00D11C91">
          <w:t xml:space="preserve"> or </w:t>
        </w:r>
      </w:ins>
      <w:r>
        <w:t>before the end of the report period and is logically consistent with the project type, the head of household’s entry/exit dates, and the project’s operating</w:t>
      </w:r>
      <w:ins w:id="553" w:author="Molly McEvilley" w:date="2024-08-20T07:00:00Z" w16du:dateUtc="2024-08-20T11:00:00Z">
        <w:r w:rsidR="00D0129C">
          <w:t>/HMIS participation</w:t>
        </w:r>
      </w:ins>
      <w:r>
        <w:t xml:space="preserve"> dates</w:t>
      </w:r>
      <w:ins w:id="554" w:author="Molly McEvilley" w:date="2024-09-24T18:50:00Z" w16du:dateUtc="2024-09-24T22:50:00Z">
        <w:r w:rsidR="0019671B">
          <w:t xml:space="preserve">. Under some circumstances, the LSA will use an adjusted </w:t>
        </w:r>
        <w:r w:rsidR="0019671B">
          <w:rPr>
            <w:b/>
            <w:bCs/>
          </w:rPr>
          <w:t>MoveInDate</w:t>
        </w:r>
        <w:r w:rsidR="0019671B" w:rsidRPr="00FB59F1">
          <w:t>:</w:t>
        </w:r>
      </w:ins>
      <w:del w:id="555" w:author="Molly McEvilley" w:date="2024-09-24T18:50:00Z" w16du:dateUtc="2024-09-24T22:50:00Z">
        <w:r w:rsidDel="00A7639A">
          <w:delText>:</w:delText>
        </w:r>
      </w:del>
    </w:p>
    <w:tbl>
      <w:tblPr>
        <w:tblStyle w:val="Style11"/>
        <w:tblW w:w="9265" w:type="dxa"/>
        <w:tblLook w:val="04A0" w:firstRow="1" w:lastRow="0" w:firstColumn="1" w:lastColumn="0" w:noHBand="0" w:noVBand="1"/>
        <w:tblPrChange w:id="556" w:author="Molly McEvilley" w:date="2024-10-30T14:04:00Z" w16du:dateUtc="2024-10-30T18:04:00Z">
          <w:tblPr>
            <w:tblStyle w:val="Style11"/>
            <w:tblW w:w="9265" w:type="dxa"/>
            <w:tblLook w:val="04A0" w:firstRow="1" w:lastRow="0" w:firstColumn="1" w:lastColumn="0" w:noHBand="0" w:noVBand="1"/>
          </w:tblPr>
        </w:tblPrChange>
      </w:tblPr>
      <w:tblGrid>
        <w:gridCol w:w="835"/>
        <w:gridCol w:w="4560"/>
        <w:gridCol w:w="3870"/>
        <w:tblGridChange w:id="557">
          <w:tblGrid>
            <w:gridCol w:w="835"/>
            <w:gridCol w:w="4560"/>
            <w:gridCol w:w="540"/>
            <w:gridCol w:w="3330"/>
          </w:tblGrid>
        </w:tblGridChange>
      </w:tblGrid>
      <w:tr w:rsidR="009E5409" w14:paraId="5CF86971" w14:textId="77777777" w:rsidTr="00B808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558" w:author="Molly McEvilley" w:date="2024-10-30T14:04:00Z" w16du:dateUtc="2024-10-30T18:04:00Z">
              <w:tcPr>
                <w:tcW w:w="835" w:type="dxa"/>
              </w:tcPr>
            </w:tcPrChange>
          </w:tcPr>
          <w:p w14:paraId="66225209" w14:textId="3FDB9F6D" w:rsidR="009E5409" w:rsidRDefault="009E5409" w:rsidP="009E5409">
            <w:pPr>
              <w:pStyle w:val="NoSpacing"/>
              <w:cnfStyle w:val="101000000000" w:firstRow="1" w:lastRow="0" w:firstColumn="1" w:lastColumn="0" w:oddVBand="0" w:evenVBand="0" w:oddHBand="0" w:evenHBand="0" w:firstRowFirstColumn="0" w:firstRowLastColumn="0" w:lastRowFirstColumn="0" w:lastRowLastColumn="0"/>
            </w:pPr>
            <w:ins w:id="559" w:author="Molly McEvilley" w:date="2024-09-24T18:49:00Z" w16du:dateUtc="2024-09-24T22:49:00Z">
              <w:r>
                <w:t>Priority</w:t>
              </w:r>
            </w:ins>
          </w:p>
        </w:tc>
        <w:tc>
          <w:tcPr>
            <w:tcW w:w="4560" w:type="dxa"/>
            <w:tcPrChange w:id="560" w:author="Molly McEvilley" w:date="2024-10-30T14:04:00Z" w16du:dateUtc="2024-10-30T18:04:00Z">
              <w:tcPr>
                <w:tcW w:w="5100" w:type="dxa"/>
                <w:gridSpan w:val="2"/>
              </w:tcPr>
            </w:tcPrChange>
          </w:tcPr>
          <w:p w14:paraId="3B651626" w14:textId="4D519578" w:rsidR="009E5409" w:rsidRDefault="009E5409" w:rsidP="009E5409">
            <w:pPr>
              <w:pStyle w:val="NoSpacing"/>
              <w:cnfStyle w:val="100000000000" w:firstRow="1" w:lastRow="0" w:firstColumn="0" w:lastColumn="0" w:oddVBand="0" w:evenVBand="0" w:oddHBand="0" w:evenHBand="0" w:firstRowFirstColumn="0" w:firstRowLastColumn="0" w:lastRowFirstColumn="0" w:lastRowLastColumn="0"/>
            </w:pPr>
            <w:del w:id="561" w:author="Molly McEvilley" w:date="2024-09-24T19:46:00Z" w16du:dateUtc="2024-09-24T23:46:00Z">
              <w:r w:rsidDel="00BF5D88">
                <w:delText>Condition</w:delText>
              </w:r>
            </w:del>
            <w:ins w:id="562" w:author="Molly McEvilley" w:date="2024-09-24T19:46:00Z" w16du:dateUtc="2024-09-24T23:46:00Z">
              <w:r w:rsidR="00BF5D88">
                <w:t>Criteria</w:t>
              </w:r>
            </w:ins>
          </w:p>
        </w:tc>
        <w:tc>
          <w:tcPr>
            <w:tcW w:w="3870" w:type="dxa"/>
            <w:tcPrChange w:id="563" w:author="Molly McEvilley" w:date="2024-10-30T14:04:00Z" w16du:dateUtc="2024-10-30T18:04:00Z">
              <w:tcPr>
                <w:tcW w:w="3330" w:type="dxa"/>
              </w:tcPr>
            </w:tcPrChange>
          </w:tcPr>
          <w:p w14:paraId="300F7B42" w14:textId="111E62D4"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ins w:id="564" w:author="Molly McEvilley" w:date="2024-09-24T19:46:00Z" w16du:dateUtc="2024-09-24T23:46:00Z">
              <w:r>
                <w:t xml:space="preserve">Effective </w:t>
              </w:r>
            </w:ins>
            <w:del w:id="565" w:author="Molly McEvilley" w:date="2024-09-24T18:42:00Z" w16du:dateUtc="2024-09-24T22:42:00Z">
              <w:r w:rsidR="009E5409" w:rsidDel="00705367">
                <w:delText xml:space="preserve">Effective </w:delText>
              </w:r>
            </w:del>
            <w:r w:rsidR="009E5409">
              <w:t>Move-In Date</w:t>
            </w:r>
          </w:p>
        </w:tc>
      </w:tr>
      <w:tr w:rsidR="009E5409" w14:paraId="453FBC9D" w14:textId="77777777" w:rsidTr="00B80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566" w:author="Molly McEvilley" w:date="2024-10-30T14:04:00Z" w16du:dateUtc="2024-10-30T18:04:00Z">
              <w:tcPr>
                <w:tcW w:w="835" w:type="dxa"/>
              </w:tcPr>
            </w:tcPrChange>
          </w:tcPr>
          <w:p w14:paraId="662B2D96" w14:textId="677FF6EE" w:rsidR="009E5409" w:rsidRPr="000C38C1" w:rsidRDefault="009E5409" w:rsidP="009E5409">
            <w:pPr>
              <w:pStyle w:val="NoSpacing"/>
              <w:cnfStyle w:val="001000100000" w:firstRow="0" w:lastRow="0" w:firstColumn="1" w:lastColumn="0" w:oddVBand="0" w:evenVBand="0" w:oddHBand="1" w:evenHBand="0" w:firstRowFirstColumn="0" w:firstRowLastColumn="0" w:lastRowFirstColumn="0" w:lastRowLastColumn="0"/>
            </w:pPr>
            <w:ins w:id="567" w:author="Molly McEvilley" w:date="2024-09-24T18:49:00Z" w16du:dateUtc="2024-09-24T22:49:00Z">
              <w:r>
                <w:t>1</w:t>
              </w:r>
            </w:ins>
          </w:p>
        </w:tc>
        <w:tc>
          <w:tcPr>
            <w:tcW w:w="4560" w:type="dxa"/>
            <w:tcPrChange w:id="568" w:author="Molly McEvilley" w:date="2024-10-30T14:04:00Z" w16du:dateUtc="2024-10-30T18:04:00Z">
              <w:tcPr>
                <w:tcW w:w="5100" w:type="dxa"/>
                <w:gridSpan w:val="2"/>
              </w:tcPr>
            </w:tcPrChange>
          </w:tcPr>
          <w:p w14:paraId="2D32868D" w14:textId="0E58225E"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870" w:type="dxa"/>
            <w:tcPrChange w:id="569" w:author="Molly McEvilley" w:date="2024-10-30T14:04:00Z" w16du:dateUtc="2024-10-30T18:04:00Z">
              <w:tcPr>
                <w:tcW w:w="3330" w:type="dxa"/>
              </w:tcPr>
            </w:tcPrChange>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B808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570" w:author="Molly McEvilley" w:date="2024-10-30T14:04:00Z" w16du:dateUtc="2024-10-30T18:04:00Z">
              <w:tcPr>
                <w:tcW w:w="835" w:type="dxa"/>
              </w:tcPr>
            </w:tcPrChange>
          </w:tcPr>
          <w:p w14:paraId="1A71A867" w14:textId="21A6A706"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71" w:author="Molly McEvilley" w:date="2024-09-24T18:49:00Z" w16du:dateUtc="2024-09-24T22:49:00Z">
              <w:r>
                <w:t>1</w:t>
              </w:r>
            </w:ins>
          </w:p>
        </w:tc>
        <w:tc>
          <w:tcPr>
            <w:tcW w:w="4560" w:type="dxa"/>
            <w:tcPrChange w:id="572" w:author="Molly McEvilley" w:date="2024-10-30T14:04:00Z" w16du:dateUtc="2024-10-30T18:04:00Z">
              <w:tcPr>
                <w:tcW w:w="5100" w:type="dxa"/>
                <w:gridSpan w:val="2"/>
              </w:tcPr>
            </w:tcPrChange>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870" w:type="dxa"/>
            <w:tcPrChange w:id="573" w:author="Molly McEvilley" w:date="2024-10-30T14:04:00Z" w16du:dateUtc="2024-10-30T18:04:00Z">
              <w:tcPr>
                <w:tcW w:w="3330" w:type="dxa"/>
              </w:tcPr>
            </w:tcPrChange>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B80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574" w:author="Molly McEvilley" w:date="2024-10-30T14:04:00Z" w16du:dateUtc="2024-10-30T18:04:00Z">
              <w:tcPr>
                <w:tcW w:w="835" w:type="dxa"/>
              </w:tcPr>
            </w:tcPrChange>
          </w:tcPr>
          <w:p w14:paraId="001E8F2A" w14:textId="764ED6F7"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75" w:author="Molly McEvilley" w:date="2024-09-24T18:49:00Z" w16du:dateUtc="2024-09-24T22:49:00Z">
              <w:r>
                <w:t>1</w:t>
              </w:r>
            </w:ins>
          </w:p>
        </w:tc>
        <w:tc>
          <w:tcPr>
            <w:tcW w:w="4560" w:type="dxa"/>
            <w:tcPrChange w:id="576" w:author="Molly McEvilley" w:date="2024-10-30T14:04:00Z" w16du:dateUtc="2024-10-30T18:04:00Z">
              <w:tcPr>
                <w:tcW w:w="5100" w:type="dxa"/>
                <w:gridSpan w:val="2"/>
              </w:tcPr>
            </w:tcPrChange>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870" w:type="dxa"/>
            <w:tcPrChange w:id="577" w:author="Molly McEvilley" w:date="2024-10-30T14:04:00Z" w16du:dateUtc="2024-10-30T18:04:00Z">
              <w:tcPr>
                <w:tcW w:w="3330" w:type="dxa"/>
              </w:tcPr>
            </w:tcPrChange>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B808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578" w:author="Molly McEvilley" w:date="2024-10-30T14:04:00Z" w16du:dateUtc="2024-10-30T18:04:00Z">
              <w:tcPr>
                <w:tcW w:w="835" w:type="dxa"/>
              </w:tcPr>
            </w:tcPrChange>
          </w:tcPr>
          <w:p w14:paraId="5144845D" w14:textId="029B368C"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79" w:author="Molly McEvilley" w:date="2024-09-24T18:49:00Z" w16du:dateUtc="2024-09-24T22:49:00Z">
              <w:r>
                <w:t>1</w:t>
              </w:r>
            </w:ins>
          </w:p>
        </w:tc>
        <w:tc>
          <w:tcPr>
            <w:tcW w:w="4560" w:type="dxa"/>
            <w:tcPrChange w:id="580" w:author="Molly McEvilley" w:date="2024-10-30T14:04:00Z" w16du:dateUtc="2024-10-30T18:04:00Z">
              <w:tcPr>
                <w:tcW w:w="5100" w:type="dxa"/>
                <w:gridSpan w:val="2"/>
              </w:tcPr>
            </w:tcPrChange>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870" w:type="dxa"/>
            <w:tcPrChange w:id="581" w:author="Molly McEvilley" w:date="2024-10-30T14:04:00Z" w16du:dateUtc="2024-10-30T18:04:00Z">
              <w:tcPr>
                <w:tcW w:w="3330" w:type="dxa"/>
              </w:tcPr>
            </w:tcPrChange>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B80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582" w:author="Molly McEvilley" w:date="2024-10-30T14:04:00Z" w16du:dateUtc="2024-10-30T18:04:00Z">
              <w:tcPr>
                <w:tcW w:w="835" w:type="dxa"/>
              </w:tcPr>
            </w:tcPrChange>
          </w:tcPr>
          <w:p w14:paraId="2F5EEC7B" w14:textId="16B89F19"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83" w:author="Molly McEvilley" w:date="2024-09-24T18:49:00Z" w16du:dateUtc="2024-09-24T22:49:00Z">
              <w:r>
                <w:t>1</w:t>
              </w:r>
            </w:ins>
          </w:p>
        </w:tc>
        <w:tc>
          <w:tcPr>
            <w:tcW w:w="4560" w:type="dxa"/>
            <w:tcPrChange w:id="584" w:author="Molly McEvilley" w:date="2024-10-30T14:04:00Z" w16du:dateUtc="2024-10-30T18:04:00Z">
              <w:tcPr>
                <w:tcW w:w="5100" w:type="dxa"/>
                <w:gridSpan w:val="2"/>
              </w:tcPr>
            </w:tcPrChange>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870" w:type="dxa"/>
            <w:tcPrChange w:id="585" w:author="Molly McEvilley" w:date="2024-10-30T14:04:00Z" w16du:dateUtc="2024-10-30T18:04:00Z">
              <w:tcPr>
                <w:tcW w:w="3330" w:type="dxa"/>
              </w:tcPr>
            </w:tcPrChange>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B808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586" w:author="Molly McEvilley" w:date="2024-10-30T14:04:00Z" w16du:dateUtc="2024-10-30T18:04:00Z">
              <w:tcPr>
                <w:tcW w:w="835" w:type="dxa"/>
              </w:tcPr>
            </w:tcPrChange>
          </w:tcPr>
          <w:p w14:paraId="65D74CD6" w14:textId="711632A0"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87" w:author="Molly McEvilley" w:date="2024-09-24T18:49:00Z" w16du:dateUtc="2024-09-24T22:49:00Z">
              <w:r>
                <w:t>1</w:t>
              </w:r>
            </w:ins>
          </w:p>
        </w:tc>
        <w:tc>
          <w:tcPr>
            <w:tcW w:w="4560" w:type="dxa"/>
            <w:tcPrChange w:id="588" w:author="Molly McEvilley" w:date="2024-10-30T14:04:00Z" w16du:dateUtc="2024-10-30T18:04:00Z">
              <w:tcPr>
                <w:tcW w:w="5100" w:type="dxa"/>
                <w:gridSpan w:val="2"/>
              </w:tcPr>
            </w:tcPrChange>
          </w:tcPr>
          <w:p w14:paraId="022E235E" w14:textId="0858C60D" w:rsidR="009E5409" w:rsidRPr="00C43356"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ins w:id="589" w:author="Molly McEvilley" w:date="2024-09-24T18:43:00Z" w16du:dateUtc="2024-09-24T22:43:00Z">
              <w:r>
                <w:t>=</w:t>
              </w:r>
            </w:ins>
            <w:del w:id="590" w:author="Molly McEvilley" w:date="2024-10-30T14:27:00Z" w16du:dateUtc="2024-10-30T18:27:00Z">
              <w:r w:rsidRPr="00DE4A2E" w:rsidDel="00C43356">
                <w:delText xml:space="preserve"> </w:delText>
              </w:r>
              <w:r w:rsidDel="00C43356">
                <w:delText>Project.</w:delText>
              </w:r>
            </w:del>
            <w:ins w:id="591" w:author="Molly McEvilley" w:date="2024-10-30T14:27:00Z" w16du:dateUtc="2024-10-30T18:27:00Z">
              <w:r w:rsidR="00725BE4">
                <w:t xml:space="preserve"> </w:t>
              </w:r>
            </w:ins>
            <w:r w:rsidRPr="00FB59F1">
              <w:rPr>
                <w:i/>
                <w:iCs/>
              </w:rPr>
              <w:t>OperatingEndDate</w:t>
            </w:r>
            <w:ins w:id="592" w:author="Molly McEvilley" w:date="2024-10-30T14:26:00Z" w16du:dateUtc="2024-10-30T18:26:00Z">
              <w:r w:rsidR="00C43356">
                <w:rPr>
                  <w:i/>
                  <w:iCs/>
                </w:rPr>
                <w:t xml:space="preserve"> </w:t>
              </w:r>
              <w:r w:rsidR="00C43356">
                <w:t xml:space="preserve">or </w:t>
              </w:r>
              <w:r w:rsidR="00C43356">
                <w:rPr>
                  <w:b/>
                </w:rPr>
                <w:t>HMISEnd</w:t>
              </w:r>
            </w:ins>
          </w:p>
        </w:tc>
        <w:tc>
          <w:tcPr>
            <w:tcW w:w="3870" w:type="dxa"/>
            <w:tcPrChange w:id="593" w:author="Molly McEvilley" w:date="2024-10-30T14:04:00Z" w16du:dateUtc="2024-10-30T18:04:00Z">
              <w:tcPr>
                <w:tcW w:w="3330" w:type="dxa"/>
              </w:tcPr>
            </w:tcPrChange>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56F137D" w14:textId="77777777" w:rsidTr="00B80843">
        <w:trPr>
          <w:cnfStyle w:val="000000100000" w:firstRow="0" w:lastRow="0" w:firstColumn="0" w:lastColumn="0" w:oddVBand="0" w:evenVBand="0" w:oddHBand="1" w:evenHBand="0" w:firstRowFirstColumn="0" w:firstRowLastColumn="0" w:lastRowFirstColumn="0" w:lastRowLastColumn="0"/>
          <w:ins w:id="594" w:author="Molly McEvilley" w:date="2024-09-24T18:44:00Z"/>
        </w:trPr>
        <w:tc>
          <w:tcPr>
            <w:cnfStyle w:val="001000000000" w:firstRow="0" w:lastRow="0" w:firstColumn="1" w:lastColumn="0" w:oddVBand="0" w:evenVBand="0" w:oddHBand="0" w:evenHBand="0" w:firstRowFirstColumn="0" w:firstRowLastColumn="0" w:lastRowFirstColumn="0" w:lastRowLastColumn="0"/>
            <w:tcW w:w="0" w:type="dxa"/>
            <w:tcPrChange w:id="595" w:author="Molly McEvilley" w:date="2024-10-30T14:04:00Z" w16du:dateUtc="2024-10-30T18:04:00Z">
              <w:tcPr>
                <w:tcW w:w="835" w:type="dxa"/>
              </w:tcPr>
            </w:tcPrChange>
          </w:tcPr>
          <w:p w14:paraId="2CB223F0" w14:textId="16B1E7DE" w:rsidR="009E5409" w:rsidRPr="00FB59F1" w:rsidRDefault="00A7639A" w:rsidP="00CA6070">
            <w:pPr>
              <w:pStyle w:val="NoSpacing"/>
              <w:cnfStyle w:val="001000100000" w:firstRow="0" w:lastRow="0" w:firstColumn="1" w:lastColumn="0" w:oddVBand="0" w:evenVBand="0" w:oddHBand="1" w:evenHBand="0" w:firstRowFirstColumn="0" w:firstRowLastColumn="0" w:lastRowFirstColumn="0" w:lastRowLastColumn="0"/>
              <w:rPr>
                <w:ins w:id="596" w:author="Molly McEvilley" w:date="2024-09-24T18:48:00Z" w16du:dateUtc="2024-09-24T22:48:00Z"/>
              </w:rPr>
            </w:pPr>
            <w:ins w:id="597" w:author="Molly McEvilley" w:date="2024-09-24T18:49:00Z" w16du:dateUtc="2024-09-24T22:49:00Z">
              <w:r>
                <w:t>2</w:t>
              </w:r>
            </w:ins>
          </w:p>
        </w:tc>
        <w:tc>
          <w:tcPr>
            <w:tcW w:w="4560" w:type="dxa"/>
            <w:tcPrChange w:id="598" w:author="Molly McEvilley" w:date="2024-10-30T14:04:00Z" w16du:dateUtc="2024-10-30T18:04:00Z">
              <w:tcPr>
                <w:tcW w:w="5100" w:type="dxa"/>
                <w:gridSpan w:val="2"/>
              </w:tcPr>
            </w:tcPrChange>
          </w:tcPr>
          <w:p w14:paraId="07B0B82B" w14:textId="77777777" w:rsidR="00B16E03" w:rsidRDefault="00B16E03" w:rsidP="00CA6070">
            <w:pPr>
              <w:pStyle w:val="NoSpacing"/>
              <w:cnfStyle w:val="000000100000" w:firstRow="0" w:lastRow="0" w:firstColumn="0" w:lastColumn="0" w:oddVBand="0" w:evenVBand="0" w:oddHBand="1" w:evenHBand="0" w:firstRowFirstColumn="0" w:firstRowLastColumn="0" w:lastRowFirstColumn="0" w:lastRowLastColumn="0"/>
              <w:rPr>
                <w:ins w:id="599" w:author="Molly McEvilley" w:date="2024-10-30T14:10:00Z" w16du:dateUtc="2024-10-30T18:10:00Z"/>
              </w:rPr>
            </w:pPr>
            <w:ins w:id="600" w:author="Molly McEvilley" w:date="2024-10-30T14:10:00Z" w16du:dateUtc="2024-10-30T18:10:00Z">
              <w:r>
                <w:rPr>
                  <w:i/>
                  <w:iCs/>
                </w:rPr>
                <w:t xml:space="preserve">MoveInDate </w:t>
              </w:r>
              <w:r>
                <w:t>is NULL or</w:t>
              </w:r>
            </w:ins>
          </w:p>
          <w:p w14:paraId="2C4E37A4" w14:textId="2C6BDF80" w:rsidR="009E5409" w:rsidRDefault="007D6A99" w:rsidP="00CA6070">
            <w:pPr>
              <w:pStyle w:val="NoSpacing"/>
              <w:cnfStyle w:val="000000100000" w:firstRow="0" w:lastRow="0" w:firstColumn="0" w:lastColumn="0" w:oddVBand="0" w:evenVBand="0" w:oddHBand="1" w:evenHBand="0" w:firstRowFirstColumn="0" w:firstRowLastColumn="0" w:lastRowFirstColumn="0" w:lastRowLastColumn="0"/>
              <w:rPr>
                <w:ins w:id="601" w:author="Molly McEvilley" w:date="2024-09-24T18:44:00Z" w16du:dateUtc="2024-09-24T22:44:00Z"/>
                <w:i/>
                <w:iCs/>
              </w:rPr>
            </w:pPr>
            <w:ins w:id="602" w:author="Molly McEvilley" w:date="2024-10-30T14:10:00Z" w16du:dateUtc="2024-10-30T18:10:00Z">
              <w:r>
                <w:rPr>
                  <w:i/>
                  <w:iCs/>
                </w:rPr>
                <w:t>(</w:t>
              </w:r>
            </w:ins>
            <w:ins w:id="603" w:author="Molly McEvilley" w:date="2024-09-24T18:44:00Z">
              <w:r w:rsidR="009E5409" w:rsidRPr="009436DE">
                <w:rPr>
                  <w:i/>
                  <w:iCs/>
                </w:rPr>
                <w:t xml:space="preserve">MoveInDate </w:t>
              </w:r>
              <w:r w:rsidR="009E5409" w:rsidRPr="00FB59F1">
                <w:t>&gt;=</w:t>
              </w:r>
              <w:r w:rsidR="009E5409" w:rsidRPr="009436DE">
                <w:rPr>
                  <w:i/>
                  <w:iCs/>
                </w:rPr>
                <w:t xml:space="preserve"> </w:t>
              </w:r>
              <w:r w:rsidR="009E5409" w:rsidRPr="00FB59F1">
                <w:rPr>
                  <w:b/>
                </w:rPr>
                <w:t>HMISStart</w:t>
              </w:r>
              <w:r w:rsidR="009E5409" w:rsidRPr="009436DE">
                <w:rPr>
                  <w:i/>
                  <w:iCs/>
                </w:rPr>
                <w:t xml:space="preserve"> and MoveInDate </w:t>
              </w:r>
              <w:r w:rsidR="009E5409" w:rsidRPr="00FB59F1">
                <w:t>&gt;=</w:t>
              </w:r>
              <w:r w:rsidR="009E5409" w:rsidRPr="009436DE">
                <w:rPr>
                  <w:i/>
                  <w:iCs/>
                </w:rPr>
                <w:t xml:space="preserve"> OperatingStart</w:t>
              </w:r>
            </w:ins>
            <w:ins w:id="604" w:author="Molly McEvilley" w:date="2024-09-24T18:45:00Z" w16du:dateUtc="2024-09-24T22:45:00Z">
              <w:r w:rsidR="009E5409">
                <w:rPr>
                  <w:i/>
                  <w:iCs/>
                </w:rPr>
                <w:t>Date</w:t>
              </w:r>
            </w:ins>
            <w:ins w:id="605" w:author="Molly McEvilley" w:date="2024-10-30T14:10:00Z" w16du:dateUtc="2024-10-30T18:10:00Z">
              <w:r>
                <w:rPr>
                  <w:i/>
                  <w:iCs/>
                </w:rPr>
                <w:t>)</w:t>
              </w:r>
            </w:ins>
          </w:p>
        </w:tc>
        <w:tc>
          <w:tcPr>
            <w:tcW w:w="3870" w:type="dxa"/>
            <w:tcPrChange w:id="606" w:author="Molly McEvilley" w:date="2024-10-30T14:04:00Z" w16du:dateUtc="2024-10-30T18:04:00Z">
              <w:tcPr>
                <w:tcW w:w="3330" w:type="dxa"/>
              </w:tcPr>
            </w:tcPrChange>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07" w:author="Molly McEvilley" w:date="2024-09-24T18:44:00Z" w16du:dateUtc="2024-09-24T22:44:00Z"/>
              </w:rPr>
            </w:pPr>
            <w:ins w:id="608" w:author="Molly McEvilley" w:date="2024-09-24T18:45:00Z" w16du:dateUtc="2024-09-24T22:45:00Z">
              <w:r w:rsidRPr="00DE4A2E">
                <w:rPr>
                  <w:bCs/>
                  <w:i/>
                  <w:iCs/>
                </w:rPr>
                <w:t>MoveInDate</w:t>
              </w:r>
            </w:ins>
          </w:p>
        </w:tc>
      </w:tr>
      <w:tr w:rsidR="006C331D" w14:paraId="0B2D2F2F" w14:textId="77777777" w:rsidTr="00B80843">
        <w:trPr>
          <w:cnfStyle w:val="000000010000" w:firstRow="0" w:lastRow="0" w:firstColumn="0" w:lastColumn="0" w:oddVBand="0" w:evenVBand="0" w:oddHBand="0" w:evenHBand="1" w:firstRowFirstColumn="0" w:firstRowLastColumn="0" w:lastRowFirstColumn="0" w:lastRowLastColumn="0"/>
          <w:ins w:id="609" w:author="Molly McEvilley" w:date="2024-08-21T08:00:00Z"/>
        </w:trPr>
        <w:tc>
          <w:tcPr>
            <w:cnfStyle w:val="001000000000" w:firstRow="0" w:lastRow="0" w:firstColumn="1" w:lastColumn="0" w:oddVBand="0" w:evenVBand="0" w:oddHBand="0" w:evenHBand="0" w:firstRowFirstColumn="0" w:firstRowLastColumn="0" w:lastRowFirstColumn="0" w:lastRowLastColumn="0"/>
            <w:tcW w:w="0" w:type="dxa"/>
            <w:tcPrChange w:id="610" w:author="Molly McEvilley" w:date="2024-10-30T14:04:00Z" w16du:dateUtc="2024-10-30T18:04:00Z">
              <w:tcPr>
                <w:tcW w:w="835" w:type="dxa"/>
              </w:tcPr>
            </w:tcPrChange>
          </w:tcPr>
          <w:p w14:paraId="6480A7F0" w14:textId="0321C881" w:rsidR="006C331D" w:rsidRPr="00013433" w:rsidRDefault="006C331D" w:rsidP="006C331D">
            <w:pPr>
              <w:pStyle w:val="NoSpacing"/>
              <w:cnfStyle w:val="001000010000" w:firstRow="0" w:lastRow="0" w:firstColumn="1" w:lastColumn="0" w:oddVBand="0" w:evenVBand="0" w:oddHBand="0" w:evenHBand="1" w:firstRowFirstColumn="0" w:firstRowLastColumn="0" w:lastRowFirstColumn="0" w:lastRowLastColumn="0"/>
              <w:rPr>
                <w:ins w:id="611" w:author="Molly McEvilley" w:date="2024-09-24T18:48:00Z" w16du:dateUtc="2024-09-24T22:48:00Z"/>
                <w:bCs w:val="0"/>
              </w:rPr>
            </w:pPr>
            <w:ins w:id="612" w:author="Molly McEvilley" w:date="2024-09-24T18:49:00Z" w16du:dateUtc="2024-09-24T22:49:00Z">
              <w:r w:rsidRPr="00013433">
                <w:rPr>
                  <w:bCs w:val="0"/>
                </w:rPr>
                <w:t>3</w:t>
              </w:r>
            </w:ins>
          </w:p>
        </w:tc>
        <w:tc>
          <w:tcPr>
            <w:tcW w:w="4560" w:type="dxa"/>
            <w:tcPrChange w:id="613" w:author="Molly McEvilley" w:date="2024-10-30T14:04:00Z" w16du:dateUtc="2024-10-30T18:04:00Z">
              <w:tcPr>
                <w:tcW w:w="5100" w:type="dxa"/>
                <w:gridSpan w:val="2"/>
              </w:tcPr>
            </w:tcPrChange>
          </w:tcPr>
          <w:p w14:paraId="311A80CC" w14:textId="0E65BC60"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rPr>
                <w:ins w:id="614" w:author="Molly McEvilley" w:date="2024-08-21T08:00:00Z" w16du:dateUtc="2024-08-21T12:00:00Z"/>
              </w:rPr>
            </w:pPr>
            <w:ins w:id="615" w:author="Molly McEvilley" w:date="2024-10-30T14:02:00Z" w16du:dateUtc="2024-10-30T18:02:00Z">
              <w:r w:rsidRPr="000C38C1">
                <w:t>(any other)</w:t>
              </w:r>
            </w:ins>
          </w:p>
        </w:tc>
        <w:tc>
          <w:tcPr>
            <w:tcW w:w="3870" w:type="dxa"/>
            <w:tcPrChange w:id="616" w:author="Molly McEvilley" w:date="2024-10-30T14:04:00Z" w16du:dateUtc="2024-10-30T18:04:00Z">
              <w:tcPr>
                <w:tcW w:w="3330" w:type="dxa"/>
              </w:tcPr>
            </w:tcPrChange>
          </w:tcPr>
          <w:p w14:paraId="60CBF2C4" w14:textId="1F514864"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rPr>
                <w:ins w:id="617" w:author="Molly McEvilley" w:date="2024-08-21T08:00:00Z" w16du:dateUtc="2024-08-21T12:00:00Z"/>
                <w:b/>
                <w:bCs/>
              </w:rPr>
            </w:pPr>
            <w:ins w:id="618" w:author="Molly McEvilley" w:date="2024-10-30T14:02:00Z" w16du:dateUtc="2024-10-30T18:02:00Z">
              <w:r w:rsidRPr="00446AFE">
                <w:rPr>
                  <w:bCs/>
                </w:rPr>
                <w:t xml:space="preserve">The </w:t>
              </w:r>
            </w:ins>
            <w:ins w:id="619" w:author="Molly McEvilley" w:date="2024-10-30T14:04:00Z" w16du:dateUtc="2024-10-30T18:04:00Z">
              <w:r w:rsidR="00E662E8">
                <w:rPr>
                  <w:bCs/>
                </w:rPr>
                <w:t>later</w:t>
              </w:r>
            </w:ins>
            <w:ins w:id="620" w:author="Molly McEvilley" w:date="2024-10-30T14:02:00Z" w16du:dateUtc="2024-10-30T18:02:00Z">
              <w:r w:rsidRPr="00446AFE">
                <w:rPr>
                  <w:bCs/>
                </w:rPr>
                <w:t xml:space="preserve"> of </w:t>
              </w:r>
              <w:r w:rsidRPr="00446AFE">
                <w:rPr>
                  <w:bCs/>
                  <w:i/>
                  <w:iCs/>
                </w:rPr>
                <w:t>Operating</w:t>
              </w:r>
            </w:ins>
            <w:ins w:id="621" w:author="Molly McEvilley" w:date="2024-10-30T14:04:00Z" w16du:dateUtc="2024-10-30T18:04:00Z">
              <w:r w:rsidR="00E662E8">
                <w:rPr>
                  <w:bCs/>
                  <w:i/>
                  <w:iCs/>
                </w:rPr>
                <w:t>Start</w:t>
              </w:r>
            </w:ins>
            <w:ins w:id="622" w:author="Molly McEvilley" w:date="2024-10-30T14:02:00Z" w16du:dateUtc="2024-10-30T18:02:00Z">
              <w:r w:rsidRPr="00446AFE">
                <w:rPr>
                  <w:bCs/>
                  <w:i/>
                  <w:iCs/>
                </w:rPr>
                <w:t>Date</w:t>
              </w:r>
              <w:r w:rsidRPr="00446AFE">
                <w:rPr>
                  <w:bCs/>
                </w:rPr>
                <w:t>/</w:t>
              </w:r>
              <w:r>
                <w:rPr>
                  <w:b/>
                </w:rPr>
                <w:t>HMIS</w:t>
              </w:r>
            </w:ins>
            <w:ins w:id="623" w:author="Molly McEvilley" w:date="2024-10-30T14:04:00Z" w16du:dateUtc="2024-10-30T18:04:00Z">
              <w:r w:rsidR="00E662E8">
                <w:rPr>
                  <w:b/>
                </w:rPr>
                <w:t>Start</w:t>
              </w:r>
            </w:ins>
          </w:p>
        </w:tc>
      </w:tr>
      <w:tr w:rsidR="006C331D" w:rsidDel="006C331D" w14:paraId="20A098A2" w14:textId="778A8139" w:rsidTr="00B80843">
        <w:trPr>
          <w:cnfStyle w:val="000000100000" w:firstRow="0" w:lastRow="0" w:firstColumn="0" w:lastColumn="0" w:oddVBand="0" w:evenVBand="0" w:oddHBand="1" w:evenHBand="0" w:firstRowFirstColumn="0" w:firstRowLastColumn="0" w:lastRowFirstColumn="0" w:lastRowLastColumn="0"/>
          <w:del w:id="624" w:author="Molly McEvilley" w:date="2024-10-30T14:02:00Z"/>
        </w:trPr>
        <w:tc>
          <w:tcPr>
            <w:cnfStyle w:val="001000000000" w:firstRow="0" w:lastRow="0" w:firstColumn="1" w:lastColumn="0" w:oddVBand="0" w:evenVBand="0" w:oddHBand="0" w:evenHBand="0" w:firstRowFirstColumn="0" w:firstRowLastColumn="0" w:lastRowFirstColumn="0" w:lastRowLastColumn="0"/>
            <w:tcW w:w="0" w:type="dxa"/>
            <w:tcPrChange w:id="625" w:author="Molly McEvilley" w:date="2024-10-30T14:04:00Z" w16du:dateUtc="2024-10-30T18:04:00Z">
              <w:tcPr>
                <w:tcW w:w="835" w:type="dxa"/>
              </w:tcPr>
            </w:tcPrChange>
          </w:tcPr>
          <w:p w14:paraId="2A6F7417" w14:textId="2114D6F1" w:rsidR="006C331D" w:rsidRPr="000C38C1" w:rsidDel="006C331D" w:rsidRDefault="006C331D" w:rsidP="006C331D">
            <w:pPr>
              <w:pStyle w:val="NoSpacing"/>
              <w:cnfStyle w:val="001000100000" w:firstRow="0" w:lastRow="0" w:firstColumn="1" w:lastColumn="0" w:oddVBand="0" w:evenVBand="0" w:oddHBand="1" w:evenHBand="0" w:firstRowFirstColumn="0" w:firstRowLastColumn="0" w:lastRowFirstColumn="0" w:lastRowLastColumn="0"/>
              <w:rPr>
                <w:del w:id="626" w:author="Molly McEvilley" w:date="2024-10-30T14:02:00Z" w16du:dateUtc="2024-10-30T18:02:00Z"/>
              </w:rPr>
            </w:pPr>
          </w:p>
        </w:tc>
        <w:tc>
          <w:tcPr>
            <w:tcW w:w="4560" w:type="dxa"/>
            <w:tcPrChange w:id="627" w:author="Molly McEvilley" w:date="2024-10-30T14:04:00Z" w16du:dateUtc="2024-10-30T18:04:00Z">
              <w:tcPr>
                <w:tcW w:w="5100" w:type="dxa"/>
                <w:gridSpan w:val="2"/>
              </w:tcPr>
            </w:tcPrChange>
          </w:tcPr>
          <w:p w14:paraId="2C26F3B5" w14:textId="42F59103" w:rsidR="006C331D" w:rsidRPr="000C38C1" w:rsidDel="006C331D" w:rsidRDefault="006C331D" w:rsidP="006C331D">
            <w:pPr>
              <w:pStyle w:val="NoSpacing"/>
              <w:cnfStyle w:val="000000100000" w:firstRow="0" w:lastRow="0" w:firstColumn="0" w:lastColumn="0" w:oddVBand="0" w:evenVBand="0" w:oddHBand="1" w:evenHBand="0" w:firstRowFirstColumn="0" w:firstRowLastColumn="0" w:lastRowFirstColumn="0" w:lastRowLastColumn="0"/>
              <w:rPr>
                <w:del w:id="628" w:author="Molly McEvilley" w:date="2024-10-30T14:02:00Z" w16du:dateUtc="2024-10-30T18:02:00Z"/>
              </w:rPr>
            </w:pPr>
            <w:del w:id="629" w:author="Molly McEvilley" w:date="2024-10-30T14:02:00Z" w16du:dateUtc="2024-10-30T18:02:00Z">
              <w:r w:rsidRPr="000C38C1" w:rsidDel="006C331D">
                <w:delText>(any other)</w:delText>
              </w:r>
            </w:del>
          </w:p>
        </w:tc>
        <w:tc>
          <w:tcPr>
            <w:tcW w:w="3870" w:type="dxa"/>
            <w:tcPrChange w:id="630" w:author="Molly McEvilley" w:date="2024-10-30T14:04:00Z" w16du:dateUtc="2024-10-30T18:04:00Z">
              <w:tcPr>
                <w:tcW w:w="3330" w:type="dxa"/>
              </w:tcPr>
            </w:tcPrChange>
          </w:tcPr>
          <w:p w14:paraId="6D6040BE" w14:textId="61C90325" w:rsidR="006C331D" w:rsidRPr="000C38C1" w:rsidDel="006C331D" w:rsidRDefault="006C331D" w:rsidP="006C331D">
            <w:pPr>
              <w:pStyle w:val="NoSpacing"/>
              <w:cnfStyle w:val="000000100000" w:firstRow="0" w:lastRow="0" w:firstColumn="0" w:lastColumn="0" w:oddVBand="0" w:evenVBand="0" w:oddHBand="1" w:evenHBand="0" w:firstRowFirstColumn="0" w:firstRowLastColumn="0" w:lastRowFirstColumn="0" w:lastRowLastColumn="0"/>
              <w:rPr>
                <w:del w:id="631" w:author="Molly McEvilley" w:date="2024-10-30T14:02:00Z" w16du:dateUtc="2024-10-30T18:02:00Z"/>
                <w:bCs/>
              </w:rPr>
            </w:pPr>
            <w:del w:id="632" w:author="Molly McEvilley" w:date="2024-09-24T18:48:00Z" w16du:dateUtc="2024-09-24T22:48:00Z">
              <w:r w:rsidRPr="00DE4A2E" w:rsidDel="00187F45">
                <w:rPr>
                  <w:bCs/>
                  <w:i/>
                  <w:iCs/>
                </w:rPr>
                <w:delText>MoveInDate</w:delText>
              </w:r>
            </w:del>
          </w:p>
        </w:tc>
      </w:tr>
    </w:tbl>
    <w:p w14:paraId="0F934E96" w14:textId="20D163F7" w:rsidR="00D27CF7" w:rsidRPr="006A3016" w:rsidDel="006F5444" w:rsidRDefault="00D27CF7" w:rsidP="00D27CF7">
      <w:pPr>
        <w:pStyle w:val="Heading4"/>
        <w:rPr>
          <w:del w:id="633" w:author="Molly McEvilley" w:date="2024-09-24T18:42:00Z" w16du:dateUtc="2024-09-24T22:42:00Z"/>
        </w:rPr>
      </w:pPr>
      <w:del w:id="634" w:author="Molly McEvilley" w:date="2024-09-24T18:42:00Z" w16du:dateUtc="2024-09-24T22:42:00Z">
        <w:r w:rsidRPr="0088191A" w:rsidDel="006F5444">
          <w:delText>Last Bed Night for Night-by-Night Shelter Enrollments</w:delText>
        </w:r>
      </w:del>
    </w:p>
    <w:p w14:paraId="609C3523" w14:textId="627CF174" w:rsidR="00D27CF7" w:rsidRPr="002F0D32" w:rsidDel="006F5444" w:rsidRDefault="00D27CF7" w:rsidP="002A290B">
      <w:pPr>
        <w:rPr>
          <w:del w:id="635" w:author="Molly McEvilley" w:date="2024-09-24T18:42:00Z" w16du:dateUtc="2024-09-24T22:42:00Z"/>
        </w:rPr>
      </w:pPr>
      <w:del w:id="636" w:author="Molly McEvilley" w:date="2024-09-24T18:42:00Z" w16du:dateUtc="2024-09-24T22:42:00Z">
        <w:r w:rsidDel="006F5444">
          <w:delText>Where Project.</w:delText>
        </w:r>
        <w:r w:rsidRPr="10B9F996" w:rsidDel="006F5444">
          <w:rPr>
            <w:i/>
            <w:iCs/>
          </w:rPr>
          <w:delText>ProjectType</w:delText>
        </w:r>
        <w:r w:rsidDel="006F5444">
          <w:delText xml:space="preserve"> = 1, </w:delText>
        </w:r>
        <w:r w:rsidR="2705E6F0" w:rsidRPr="10B9F996" w:rsidDel="006F5444">
          <w:rPr>
            <w:b/>
            <w:bCs/>
          </w:rPr>
          <w:delText>LastBedNight</w:delText>
        </w:r>
        <w:r w:rsidDel="006F5444">
          <w:delText xml:space="preserve"> refers to the most recent record (Services.</w:delText>
        </w:r>
        <w:r w:rsidRPr="10B9F996" w:rsidDel="006F5444">
          <w:rPr>
            <w:i/>
            <w:iCs/>
          </w:rPr>
          <w:delText>RecordType</w:delText>
        </w:r>
        <w:r w:rsidDel="006F5444">
          <w:delText xml:space="preserve"> = 200) of a bed night associated with the head of household’s enrollment </w:delText>
        </w:r>
        <w:r w:rsidR="008C33C7" w:rsidDel="006F5444">
          <w:delText>that meets the criteria for record selection</w:delText>
        </w:r>
        <w:r w:rsidR="00B013F3" w:rsidDel="006F5444">
          <w:delText xml:space="preserve"> and occurs during a period of HMIS participation</w:delText>
        </w:r>
        <w:r w:rsidR="008C33C7" w:rsidDel="006F5444">
          <w:delText>.</w:delText>
        </w:r>
      </w:del>
    </w:p>
    <w:p w14:paraId="63AF67CA" w14:textId="77777777" w:rsidR="00D27CF7" w:rsidRPr="006A3016" w:rsidRDefault="00D27CF7" w:rsidP="00D27CF7">
      <w:pPr>
        <w:pStyle w:val="Heading4"/>
      </w:pPr>
      <w:r w:rsidRPr="0088191A">
        <w:t>ExitDate</w:t>
      </w:r>
    </w:p>
    <w:p w14:paraId="5B2D95AF" w14:textId="5CFA7C72" w:rsidR="00D27CF7" w:rsidRPr="00CB505E" w:rsidDel="00036FA9" w:rsidRDefault="00D27CF7" w:rsidP="00D27CF7">
      <w:pPr>
        <w:rPr>
          <w:del w:id="637" w:author="Molly McEvilley" w:date="2024-09-24T19:23:00Z" w16du:dateUtc="2024-09-24T23:23:00Z"/>
        </w:rPr>
      </w:pPr>
      <w:del w:id="638" w:author="Molly McEvilley" w:date="2024-09-24T19:23:00Z" w16du:dateUtc="2024-09-24T23:23:00Z">
        <w:r w:rsidDel="00036FA9">
          <w:delText>Exits that occur after the end of the report period are not relevant; the tlsa_HHID.</w:delText>
        </w:r>
        <w:r w:rsidRPr="001A2AE2" w:rsidDel="00036FA9">
          <w:rPr>
            <w:b/>
            <w:bCs/>
          </w:rPr>
          <w:delText>ExitDate</w:delText>
        </w:r>
        <w:r w:rsidDel="00036FA9">
          <w:delText xml:space="preserve"> should be </w:delText>
        </w:r>
        <w:r w:rsidR="00143E83" w:rsidDel="00036FA9">
          <w:delText>NULL</w:delText>
        </w:r>
        <w:r w:rsidDel="00036FA9">
          <w:delText xml:space="preserve"> </w:delText>
        </w:r>
        <w:r w:rsidR="00126B39" w:rsidDel="00036FA9">
          <w:delText xml:space="preserve">if the logic below </w:delText>
        </w:r>
        <w:r w:rsidR="002B3C3A" w:rsidDel="00036FA9">
          <w:delText xml:space="preserve">yields a date that falls after </w:delText>
        </w:r>
        <w:r w:rsidR="002B3C3A" w:rsidRPr="000322A6" w:rsidDel="00036FA9">
          <w:rPr>
            <w:u w:val="single"/>
          </w:rPr>
          <w:delText>ReportEnd</w:delText>
        </w:r>
        <w:r w:rsidR="002B3C3A" w:rsidDel="00036FA9">
          <w:delText>.</w:delText>
        </w:r>
      </w:del>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rPr>
          <w:ins w:id="639" w:author="Molly McEvilley" w:date="2024-10-30T12:03:00Z" w16du:dateUtc="2024-10-30T16:03:00Z"/>
        </w:rPr>
      </w:pPr>
      <w:ins w:id="640" w:author="Molly McEvilley" w:date="2024-09-24T19:30:00Z" w16du:dateUtc="2024-09-24T23:30:00Z">
        <w:r>
          <w:t xml:space="preserve">An </w:t>
        </w:r>
        <w:r>
          <w:rPr>
            <w:i/>
            <w:iCs/>
          </w:rPr>
          <w:t xml:space="preserve">ExitDate </w:t>
        </w:r>
        <w:r>
          <w:t xml:space="preserve">&gt; </w:t>
        </w:r>
        <w:r w:rsidRPr="00FB59F1">
          <w:rPr>
            <w:u w:val="single"/>
          </w:rPr>
          <w:t>ReportEnd</w:t>
        </w:r>
        <w:r>
          <w:t xml:space="preserve"> should be evaluated as NULL </w:t>
        </w:r>
        <w:r w:rsidR="00FF1F93">
          <w:t xml:space="preserve">prior to </w:t>
        </w:r>
      </w:ins>
      <w:ins w:id="641" w:author="Molly McEvilley" w:date="2024-09-24T19:31:00Z" w16du:dateUtc="2024-09-24T23:31:00Z">
        <w:r w:rsidR="00FF1F93">
          <w:t>making any adjustments.</w:t>
        </w:r>
      </w:ins>
    </w:p>
    <w:p w14:paraId="76A7FDA9" w14:textId="7769ED1D" w:rsidR="00B013F3" w:rsidDel="00DB1913" w:rsidRDefault="00433F0E" w:rsidP="000C48B7">
      <w:pPr>
        <w:pStyle w:val="ListParagraph"/>
        <w:numPr>
          <w:ilvl w:val="0"/>
          <w:numId w:val="29"/>
        </w:numPr>
        <w:rPr>
          <w:del w:id="642" w:author="Molly McEvilley" w:date="2024-09-24T19:47:00Z" w16du:dateUtc="2024-09-24T23:47:00Z"/>
        </w:rPr>
      </w:pPr>
      <w:ins w:id="643" w:author="Molly McEvilley" w:date="2024-10-30T12:03:00Z" w16du:dateUtc="2024-10-30T16:03:00Z">
        <w:r>
          <w:t xml:space="preserve">Any </w:t>
        </w:r>
      </w:ins>
      <w:ins w:id="644" w:author="Molly McEvilley" w:date="2024-10-30T12:04:00Z" w16du:dateUtc="2024-10-30T16:04:00Z">
        <w:r w:rsidR="00EE0F44">
          <w:t xml:space="preserve">adjustment that results in an </w:t>
        </w:r>
      </w:ins>
      <w:ins w:id="645" w:author="Molly McEvilley" w:date="2024-10-30T12:03:00Z" w16du:dateUtc="2024-10-30T16:03:00Z">
        <w:r>
          <w:t xml:space="preserve">effective </w:t>
        </w:r>
        <w:r w:rsidRPr="00187A8A">
          <w:rPr>
            <w:b/>
            <w:bCs/>
          </w:rPr>
          <w:t>ExitDate</w:t>
        </w:r>
        <w:r>
          <w:t xml:space="preserve"> </w:t>
        </w:r>
        <w:r w:rsidR="003676C4">
          <w:t xml:space="preserve">&gt; </w:t>
        </w:r>
        <w:r w:rsidR="003676C4" w:rsidRPr="00187A8A">
          <w:rPr>
            <w:u w:val="single"/>
          </w:rPr>
          <w:t>ReportEnd</w:t>
        </w:r>
      </w:ins>
      <w:ins w:id="646" w:author="Molly McEvilley" w:date="2024-10-30T12:04:00Z" w16du:dateUtc="2024-10-30T16:04:00Z">
        <w:r w:rsidR="003676C4" w:rsidRPr="00187A8A">
          <w:rPr>
            <w:i/>
            <w:iCs/>
          </w:rPr>
          <w:t xml:space="preserve"> </w:t>
        </w:r>
        <w:r w:rsidR="00EE0F44" w:rsidRPr="00187A8A">
          <w:t>should be evaluated as NULL.</w:t>
        </w:r>
      </w:ins>
      <w:ins w:id="647" w:author="Molly McEvilley" w:date="2024-10-30T13:45:00Z" w16du:dateUtc="2024-10-30T17:45:00Z">
        <w:r w:rsidR="000C48B7" w:rsidDel="005A3D99">
          <w:t xml:space="preserve"> </w:t>
        </w:r>
      </w:ins>
      <w:del w:id="648" w:author="Molly McEvilley" w:date="2024-09-24T19:25:00Z" w16du:dateUtc="2024-09-24T23:25:00Z">
        <w:r w:rsidR="00B013F3" w:rsidDel="005A3D99">
          <w:delText xml:space="preserve">For any enrollment that remains open at the time a project ceases operation, the project’s </w:delText>
        </w:r>
      </w:del>
      <w:del w:id="649" w:author="Molly McEvilley" w:date="2024-09-24T19:47:00Z" w16du:dateUtc="2024-09-24T23:47:00Z">
        <w:r w:rsidR="00B013F3" w:rsidRPr="0065045E" w:rsidDel="00DB1913">
          <w:rPr>
            <w:i/>
            <w:iCs/>
          </w:rPr>
          <w:delText xml:space="preserve">OperatingEndDate </w:delText>
        </w:r>
        <w:r w:rsidR="00B013F3" w:rsidDel="00DB1913">
          <w:delText xml:space="preserve">is the effective </w:delText>
        </w:r>
        <w:r w:rsidR="00B013F3" w:rsidRPr="00FB59F1" w:rsidDel="00DB1913">
          <w:rPr>
            <w:b/>
            <w:bCs/>
          </w:rPr>
          <w:delText>ExitDate</w:delText>
        </w:r>
        <w:r w:rsidR="00B013F3" w:rsidDel="00DB1913">
          <w:delText xml:space="preserve">. </w:delText>
        </w:r>
      </w:del>
    </w:p>
    <w:p w14:paraId="43A465E3" w14:textId="1B301E41" w:rsidR="00D27CF7" w:rsidDel="00296640" w:rsidRDefault="00D27CF7" w:rsidP="000C48B7">
      <w:pPr>
        <w:pStyle w:val="ListParagraph"/>
        <w:numPr>
          <w:ilvl w:val="0"/>
          <w:numId w:val="29"/>
        </w:numPr>
        <w:rPr>
          <w:del w:id="650" w:author="Molly McEvilley" w:date="2024-10-30T13:45:00Z" w16du:dateUtc="2024-10-30T17:45:00Z"/>
        </w:rPr>
      </w:pPr>
      <w:del w:id="651" w:author="Molly McEvilley" w:date="2024-10-30T13:45:00Z" w16du:dateUtc="2024-10-30T17:45:00Z">
        <w:r w:rsidDel="00296640">
          <w:delText xml:space="preserve">The effective </w:delText>
        </w:r>
        <w:r w:rsidRPr="00FB59F1" w:rsidDel="00296640">
          <w:rPr>
            <w:b/>
            <w:bCs/>
          </w:rPr>
          <w:delText>ExitDate</w:delText>
        </w:r>
        <w:r w:rsidDel="00296640">
          <w:delText xml:space="preserve"> is [</w:delText>
        </w:r>
        <w:r w:rsidR="2705E6F0" w:rsidRPr="00FB59F1" w:rsidDel="00296640">
          <w:rPr>
            <w:b/>
            <w:bCs/>
          </w:rPr>
          <w:delText>LastBedNight</w:delText>
        </w:r>
        <w:r w:rsidDel="00296640">
          <w:delText xml:space="preserve"> + 1 day] for any enrollment in a night-by-night shelter where:</w:delText>
        </w:r>
      </w:del>
    </w:p>
    <w:p w14:paraId="14E58D6F" w14:textId="2DEFFA0E" w:rsidR="00D27CF7" w:rsidDel="00296640" w:rsidRDefault="00D27CF7">
      <w:pPr>
        <w:pStyle w:val="ListParagraph"/>
        <w:numPr>
          <w:ilvl w:val="0"/>
          <w:numId w:val="29"/>
        </w:numPr>
        <w:rPr>
          <w:del w:id="652" w:author="Molly McEvilley" w:date="2024-10-30T13:45:00Z" w16du:dateUtc="2024-10-30T17:45:00Z"/>
        </w:rPr>
        <w:pPrChange w:id="653" w:author="Molly McEvilley" w:date="2024-10-30T13:45:00Z" w16du:dateUtc="2024-10-30T17:45:00Z">
          <w:pPr>
            <w:pStyle w:val="ListParagraph"/>
            <w:numPr>
              <w:ilvl w:val="1"/>
              <w:numId w:val="29"/>
            </w:numPr>
            <w:ind w:left="1800"/>
          </w:pPr>
        </w:pPrChange>
      </w:pPr>
      <w:del w:id="654" w:author="Molly McEvilley" w:date="2024-10-30T13:45:00Z" w16du:dateUtc="2024-10-30T17:45:00Z">
        <w:r w:rsidDel="00296640">
          <w:delText>The</w:delText>
        </w:r>
      </w:del>
      <w:del w:id="655" w:author="Molly McEvilley" w:date="2024-10-30T12:00:00Z" w16du:dateUtc="2024-10-30T16:00:00Z">
        <w:r w:rsidDel="002C4FEB">
          <w:delText xml:space="preserve"> recorded </w:delText>
        </w:r>
        <w:r w:rsidRPr="00B678E4" w:rsidDel="002C4FEB">
          <w:rPr>
            <w:i/>
            <w:iCs/>
          </w:rPr>
          <w:delText>ExitDate</w:delText>
        </w:r>
        <w:r w:rsidDel="002C4FEB">
          <w:delText xml:space="preserve"> is more than one day after </w:delText>
        </w:r>
      </w:del>
      <w:del w:id="656" w:author="Molly McEvilley" w:date="2024-09-24T19:26:00Z" w16du:dateUtc="2024-09-24T23:26:00Z">
        <w:r w:rsidRPr="00FB59F1" w:rsidDel="00CA1ACA">
          <w:rPr>
            <w:b/>
            <w:bCs/>
          </w:rPr>
          <w:delText>the last bed nigh</w:delText>
        </w:r>
        <w:r w:rsidDel="00CA1ACA">
          <w:delText>t</w:delText>
        </w:r>
      </w:del>
      <w:del w:id="657" w:author="Molly McEvilley" w:date="2024-10-30T13:45:00Z" w16du:dateUtc="2024-10-30T17:45:00Z">
        <w:r w:rsidDel="00296640">
          <w:delText xml:space="preserve">; or </w:delText>
        </w:r>
      </w:del>
    </w:p>
    <w:p w14:paraId="456F983E" w14:textId="44AC7E9E" w:rsidR="00D27CF7" w:rsidDel="00296640" w:rsidRDefault="00D27CF7">
      <w:pPr>
        <w:pStyle w:val="ListParagraph"/>
        <w:numPr>
          <w:ilvl w:val="0"/>
          <w:numId w:val="29"/>
        </w:numPr>
        <w:rPr>
          <w:del w:id="658" w:author="Molly McEvilley" w:date="2024-10-30T13:45:00Z" w16du:dateUtc="2024-10-30T17:45:00Z"/>
        </w:rPr>
        <w:pPrChange w:id="659" w:author="Molly McEvilley" w:date="2024-10-30T13:45:00Z" w16du:dateUtc="2024-10-30T17:45:00Z">
          <w:pPr>
            <w:pStyle w:val="ListParagraph"/>
            <w:numPr>
              <w:ilvl w:val="1"/>
              <w:numId w:val="29"/>
            </w:numPr>
            <w:ind w:left="1800"/>
          </w:pPr>
        </w:pPrChange>
      </w:pPr>
      <w:del w:id="660" w:author="Molly McEvilley" w:date="2024-10-30T13:45:00Z" w16du:dateUtc="2024-10-30T17:45:00Z">
        <w:r w:rsidDel="00296640">
          <w:delText xml:space="preserve">There is no </w:delText>
        </w:r>
        <w:r w:rsidRPr="10B9F996" w:rsidDel="00296640">
          <w:rPr>
            <w:i/>
            <w:iCs/>
          </w:rPr>
          <w:delText>ExitDate</w:delText>
        </w:r>
        <w:r w:rsidDel="00296640">
          <w:delText xml:space="preserve"> and </w:delText>
        </w:r>
        <w:r w:rsidR="2705E6F0" w:rsidRPr="00FB59F1" w:rsidDel="00296640">
          <w:rPr>
            <w:b/>
            <w:bCs/>
          </w:rPr>
          <w:delText>LastBedNight</w:delText>
        </w:r>
        <w:r w:rsidDel="00296640">
          <w:delText xml:space="preserve"> is 90 days or more prior to </w:delText>
        </w:r>
        <w:r w:rsidRPr="10B9F996" w:rsidDel="00296640">
          <w:rPr>
            <w:u w:val="single"/>
          </w:rPr>
          <w:delText>ReportEnd</w:delText>
        </w:r>
        <w:r w:rsidR="004873DC" w:rsidDel="00296640">
          <w:delText xml:space="preserve">. </w:delText>
        </w:r>
      </w:del>
    </w:p>
    <w:p w14:paraId="37148FC6" w14:textId="3BDE34F9" w:rsidR="00A313CE" w:rsidDel="00341EE9" w:rsidRDefault="00A313CE" w:rsidP="000C48B7">
      <w:pPr>
        <w:pStyle w:val="ListParagraph"/>
        <w:numPr>
          <w:ilvl w:val="0"/>
          <w:numId w:val="29"/>
        </w:numPr>
        <w:rPr>
          <w:del w:id="661" w:author="Molly McEvilley" w:date="2024-09-24T19:48:00Z" w16du:dateUtc="2024-09-24T23:48:00Z"/>
        </w:rPr>
      </w:pPr>
      <w:del w:id="662" w:author="Molly McEvilley" w:date="2024-09-24T19:48:00Z" w16du:dateUtc="2024-09-24T23:48:00Z">
        <w:r w:rsidDel="00341EE9">
          <w:delText xml:space="preserve">The effective </w:delText>
        </w:r>
        <w:r w:rsidRPr="0098070B" w:rsidDel="00341EE9">
          <w:rPr>
            <w:b/>
            <w:bCs/>
          </w:rPr>
          <w:delText>ExitDate</w:delText>
        </w:r>
        <w:r w:rsidDel="00341EE9">
          <w:delText xml:space="preserve"> is [</w:delText>
        </w:r>
        <w:r w:rsidRPr="0098070B" w:rsidDel="00341EE9">
          <w:rPr>
            <w:i/>
            <w:iCs/>
          </w:rPr>
          <w:delText>MoveInDate</w:delText>
        </w:r>
        <w:r w:rsidDel="00341EE9">
          <w:delText xml:space="preserve"> + 1 day]</w:delText>
        </w:r>
        <w:r w:rsidR="002B50BB" w:rsidDel="00341EE9">
          <w:delText xml:space="preserve"> for any enrollment in RRH where </w:delText>
        </w:r>
        <w:r w:rsidR="002B50BB" w:rsidRPr="0098070B" w:rsidDel="00341EE9">
          <w:rPr>
            <w:i/>
            <w:iCs/>
          </w:rPr>
          <w:delText>MoveInDate</w:delText>
        </w:r>
        <w:r w:rsidR="002B50BB" w:rsidDel="00341EE9">
          <w:delText xml:space="preserve"> = </w:delText>
        </w:r>
        <w:r w:rsidR="002B50BB" w:rsidRPr="0098070B" w:rsidDel="00341EE9">
          <w:rPr>
            <w:i/>
            <w:iCs/>
          </w:rPr>
          <w:delText>ExitDate</w:delText>
        </w:r>
        <w:r w:rsidR="002B50BB" w:rsidDel="00341EE9">
          <w:delText>.</w:delText>
        </w:r>
      </w:del>
    </w:p>
    <w:p w14:paraId="3B52EBB8" w14:textId="799B1914" w:rsidR="000A10B5" w:rsidRDefault="007608E2" w:rsidP="000C48B7">
      <w:pPr>
        <w:pStyle w:val="ListParagraph"/>
        <w:numPr>
          <w:ilvl w:val="0"/>
          <w:numId w:val="29"/>
        </w:numPr>
      </w:pPr>
      <w:del w:id="663" w:author="Molly McEvilley" w:date="2024-09-24T19:48:00Z" w16du:dateUtc="2024-09-24T23:48:00Z">
        <w:r w:rsidDel="00341EE9">
          <w:delText xml:space="preserve">If the move-in date </w:delText>
        </w:r>
        <w:r w:rsidR="00495310" w:rsidDel="00341EE9">
          <w:delText xml:space="preserve">and the recorded exit date both equal </w:delText>
        </w:r>
        <w:r w:rsidR="00495310" w:rsidRPr="00553B6B" w:rsidDel="00341EE9">
          <w:rPr>
            <w:u w:val="single"/>
          </w:rPr>
          <w:delText>ReportEnd</w:delText>
        </w:r>
        <w:r w:rsidR="00495310" w:rsidDel="00341EE9">
          <w:delText xml:space="preserve">, the effective </w:delText>
        </w:r>
        <w:r w:rsidR="00495310" w:rsidRPr="00553B6B" w:rsidDel="00341EE9">
          <w:rPr>
            <w:b/>
            <w:bCs/>
          </w:rPr>
          <w:delText>ExitDate</w:delText>
        </w:r>
        <w:r w:rsidR="00495310" w:rsidDel="00341EE9">
          <w:delText xml:space="preserve"> </w:delText>
        </w:r>
        <w:r w:rsidR="003C6F45" w:rsidDel="00341EE9">
          <w:delText>should be NULL as exits that occur after the end of the report period are not relevant.</w:delText>
        </w:r>
      </w:del>
    </w:p>
    <w:tbl>
      <w:tblPr>
        <w:tblStyle w:val="Style11"/>
        <w:tblW w:w="9265" w:type="dxa"/>
        <w:tblLook w:val="04A0" w:firstRow="1" w:lastRow="0" w:firstColumn="1" w:lastColumn="0" w:noHBand="0" w:noVBand="1"/>
        <w:tblPrChange w:id="664" w:author="Molly McEvilley" w:date="2024-10-30T13:52:00Z" w16du:dateUtc="2024-10-30T17:52:00Z">
          <w:tblPr>
            <w:tblStyle w:val="Style11"/>
            <w:tblW w:w="9265" w:type="dxa"/>
            <w:tblLook w:val="04A0" w:firstRow="1" w:lastRow="0" w:firstColumn="1" w:lastColumn="0" w:noHBand="0" w:noVBand="1"/>
          </w:tblPr>
        </w:tblPrChange>
      </w:tblPr>
      <w:tblGrid>
        <w:gridCol w:w="1276"/>
        <w:gridCol w:w="3786"/>
        <w:gridCol w:w="4203"/>
        <w:tblGridChange w:id="665">
          <w:tblGrid>
            <w:gridCol w:w="1276"/>
            <w:gridCol w:w="3786"/>
            <w:gridCol w:w="4203"/>
          </w:tblGrid>
        </w:tblGridChange>
      </w:tblGrid>
      <w:tr w:rsidR="00DA21AF" w14:paraId="4771A727" w14:textId="77777777" w:rsidTr="007E1B0B">
        <w:trPr>
          <w:cnfStyle w:val="100000000000" w:firstRow="1" w:lastRow="0" w:firstColumn="0" w:lastColumn="0" w:oddVBand="0" w:evenVBand="0" w:oddHBand="0" w:evenHBand="0" w:firstRowFirstColumn="0" w:firstRowLastColumn="0" w:lastRowFirstColumn="0" w:lastRowLastColumn="0"/>
          <w:cantSplit/>
          <w:tblHeader/>
          <w:trPrChange w:id="666" w:author="Molly McEvilley" w:date="2024-10-30T13:52:00Z" w16du:dateUtc="2024-10-30T17:52:00Z">
            <w:trPr>
              <w:cantSplit/>
              <w:tblHeader/>
            </w:trPr>
          </w:trPrChange>
        </w:trPr>
        <w:tc>
          <w:tcPr>
            <w:cnfStyle w:val="001000000000" w:firstRow="0" w:lastRow="0" w:firstColumn="1" w:lastColumn="0" w:oddVBand="0" w:evenVBand="0" w:oddHBand="0" w:evenHBand="0" w:firstRowFirstColumn="0" w:firstRowLastColumn="0" w:lastRowFirstColumn="0" w:lastRowLastColumn="0"/>
            <w:tcW w:w="1276" w:type="dxa"/>
            <w:tcPrChange w:id="667" w:author="Molly McEvilley" w:date="2024-10-30T13:52:00Z" w16du:dateUtc="2024-10-30T17:52:00Z">
              <w:tcPr>
                <w:tcW w:w="985" w:type="dxa"/>
              </w:tcPr>
            </w:tcPrChange>
          </w:tcPr>
          <w:p w14:paraId="3C8A81F0" w14:textId="77A3E218" w:rsidR="00DA21AF" w:rsidRDefault="00DA21AF" w:rsidP="0084349D">
            <w:pPr>
              <w:pStyle w:val="NoSpacing"/>
              <w:cnfStyle w:val="101000000000" w:firstRow="1" w:lastRow="0" w:firstColumn="1" w:lastColumn="0" w:oddVBand="0" w:evenVBand="0" w:oddHBand="0" w:evenHBand="0" w:firstRowFirstColumn="0" w:firstRowLastColumn="0" w:lastRowFirstColumn="0" w:lastRowLastColumn="0"/>
            </w:pPr>
            <w:ins w:id="668" w:author="Molly McEvilley" w:date="2024-09-24T19:39:00Z" w16du:dateUtc="2024-09-24T23:39:00Z">
              <w:r>
                <w:t>Priority</w:t>
              </w:r>
            </w:ins>
          </w:p>
        </w:tc>
        <w:tc>
          <w:tcPr>
            <w:tcW w:w="3786" w:type="dxa"/>
            <w:tcPrChange w:id="669" w:author="Molly McEvilley" w:date="2024-10-30T13:52:00Z" w16du:dateUtc="2024-10-30T17:52:00Z">
              <w:tcPr>
                <w:tcW w:w="0" w:type="dxa"/>
              </w:tcPr>
            </w:tcPrChange>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4203" w:type="dxa"/>
            <w:tcPrChange w:id="670" w:author="Molly McEvilley" w:date="2024-10-30T13:52:00Z" w16du:dateUtc="2024-10-30T17:52:00Z">
              <w:tcPr>
                <w:tcW w:w="3245" w:type="dxa"/>
              </w:tcPr>
            </w:tcPrChange>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6D2EA5" w:rsidRPr="006D2EA5" w14:paraId="0825E699" w14:textId="77777777" w:rsidTr="007E1B0B">
        <w:trPr>
          <w:cnfStyle w:val="100000000000" w:firstRow="1" w:lastRow="0" w:firstColumn="0" w:lastColumn="0" w:oddVBand="0" w:evenVBand="0" w:oddHBand="0" w:evenHBand="0" w:firstRowFirstColumn="0" w:firstRowLastColumn="0" w:lastRowFirstColumn="0" w:lastRowLastColumn="0"/>
          <w:cantSplit/>
          <w:tblHeader/>
          <w:ins w:id="671" w:author="Molly McEvilley" w:date="2024-10-30T14:13:00Z"/>
        </w:trPr>
        <w:tc>
          <w:tcPr>
            <w:cnfStyle w:val="001000000000" w:firstRow="0" w:lastRow="0" w:firstColumn="1" w:lastColumn="0" w:oddVBand="0" w:evenVBand="0" w:oddHBand="0" w:evenHBand="0" w:firstRowFirstColumn="0" w:firstRowLastColumn="0" w:lastRowFirstColumn="0" w:lastRowLastColumn="0"/>
            <w:tcW w:w="1276" w:type="dxa"/>
          </w:tcPr>
          <w:p w14:paraId="64266DA9" w14:textId="276E5B19" w:rsidR="006D2EA5" w:rsidRPr="006D2EA5" w:rsidRDefault="00335CC0" w:rsidP="0084349D">
            <w:pPr>
              <w:pStyle w:val="NoSpacing"/>
              <w:rPr>
                <w:ins w:id="672" w:author="Molly McEvilley" w:date="2024-10-30T14:13:00Z" w16du:dateUtc="2024-10-30T18:13:00Z"/>
                <w:b w:val="0"/>
                <w:bCs w:val="0"/>
                <w:rPrChange w:id="673" w:author="Molly McEvilley" w:date="2024-10-30T14:14:00Z" w16du:dateUtc="2024-10-30T18:14:00Z">
                  <w:rPr>
                    <w:ins w:id="674" w:author="Molly McEvilley" w:date="2024-10-30T14:13:00Z" w16du:dateUtc="2024-10-30T18:13:00Z"/>
                  </w:rPr>
                </w:rPrChange>
              </w:rPr>
            </w:pPr>
            <w:ins w:id="675" w:author="Molly McEvilley" w:date="2024-10-30T14:14:00Z" w16du:dateUtc="2024-10-30T18:14:00Z">
              <w:r>
                <w:rPr>
                  <w:b w:val="0"/>
                  <w:bCs w:val="0"/>
                </w:rPr>
                <w:t>1</w:t>
              </w:r>
            </w:ins>
          </w:p>
        </w:tc>
        <w:tc>
          <w:tcPr>
            <w:tcW w:w="3786" w:type="dxa"/>
          </w:tcPr>
          <w:p w14:paraId="3149E973" w14:textId="4146BE06" w:rsidR="006D2EA5" w:rsidRPr="006D2EA5" w:rsidRDefault="006D2EA5" w:rsidP="0084349D">
            <w:pPr>
              <w:pStyle w:val="NoSpacing"/>
              <w:cnfStyle w:val="100000000000" w:firstRow="1" w:lastRow="0" w:firstColumn="0" w:lastColumn="0" w:oddVBand="0" w:evenVBand="0" w:oddHBand="0" w:evenHBand="0" w:firstRowFirstColumn="0" w:firstRowLastColumn="0" w:lastRowFirstColumn="0" w:lastRowLastColumn="0"/>
              <w:rPr>
                <w:ins w:id="676" w:author="Molly McEvilley" w:date="2024-10-30T14:13:00Z" w16du:dateUtc="2024-10-30T18:13:00Z"/>
                <w:b w:val="0"/>
                <w:bCs w:val="0"/>
                <w:rPrChange w:id="677" w:author="Molly McEvilley" w:date="2024-10-30T14:14:00Z" w16du:dateUtc="2024-10-30T18:14:00Z">
                  <w:rPr>
                    <w:ins w:id="678" w:author="Molly McEvilley" w:date="2024-10-30T14:13:00Z" w16du:dateUtc="2024-10-30T18:13:00Z"/>
                  </w:rPr>
                </w:rPrChange>
              </w:rPr>
            </w:pPr>
            <w:ins w:id="679" w:author="Molly McEvilley" w:date="2024-10-30T14:14:00Z" w16du:dateUtc="2024-10-30T18:14:00Z">
              <w:r w:rsidRPr="49FCFE86">
                <w:t>LastBedNight</w:t>
              </w:r>
              <w:r>
                <w:t xml:space="preserve"> </w:t>
              </w:r>
              <w:r w:rsidR="00335CC0">
                <w:rPr>
                  <w:b w:val="0"/>
                  <w:bCs w:val="0"/>
                </w:rPr>
                <w:t xml:space="preserve">= </w:t>
              </w:r>
              <w:r w:rsidR="00335CC0" w:rsidRPr="00335CC0">
                <w:rPr>
                  <w:u w:val="single"/>
                  <w:rPrChange w:id="680" w:author="Molly McEvilley" w:date="2024-10-30T14:14:00Z" w16du:dateUtc="2024-10-30T18:14:00Z">
                    <w:rPr/>
                  </w:rPrChange>
                </w:rPr>
                <w:t>ReportEnd</w:t>
              </w:r>
            </w:ins>
          </w:p>
        </w:tc>
        <w:tc>
          <w:tcPr>
            <w:tcW w:w="4203" w:type="dxa"/>
          </w:tcPr>
          <w:p w14:paraId="7B8DC0AF" w14:textId="05A88C4A" w:rsidR="006D2EA5" w:rsidRPr="006D2EA5" w:rsidRDefault="00335CC0" w:rsidP="0084349D">
            <w:pPr>
              <w:pStyle w:val="NoSpacing"/>
              <w:cnfStyle w:val="100000000000" w:firstRow="1" w:lastRow="0" w:firstColumn="0" w:lastColumn="0" w:oddVBand="0" w:evenVBand="0" w:oddHBand="0" w:evenHBand="0" w:firstRowFirstColumn="0" w:firstRowLastColumn="0" w:lastRowFirstColumn="0" w:lastRowLastColumn="0"/>
              <w:rPr>
                <w:ins w:id="681" w:author="Molly McEvilley" w:date="2024-10-30T14:13:00Z" w16du:dateUtc="2024-10-30T18:13:00Z"/>
                <w:b w:val="0"/>
                <w:bCs w:val="0"/>
                <w:rPrChange w:id="682" w:author="Molly McEvilley" w:date="2024-10-30T14:14:00Z" w16du:dateUtc="2024-10-30T18:14:00Z">
                  <w:rPr>
                    <w:ins w:id="683" w:author="Molly McEvilley" w:date="2024-10-30T14:13:00Z" w16du:dateUtc="2024-10-30T18:13:00Z"/>
                  </w:rPr>
                </w:rPrChange>
              </w:rPr>
            </w:pPr>
            <w:ins w:id="684" w:author="Molly McEvilley" w:date="2024-10-30T14:14:00Z" w16du:dateUtc="2024-10-30T18:14:00Z">
              <w:r>
                <w:rPr>
                  <w:b w:val="0"/>
                  <w:bCs w:val="0"/>
                </w:rPr>
                <w:t>NULL</w:t>
              </w:r>
            </w:ins>
          </w:p>
        </w:tc>
      </w:tr>
      <w:tr w:rsidR="00DA21AF" w14:paraId="38761DBA" w14:textId="77777777" w:rsidTr="007E1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Change w:id="685" w:author="Molly McEvilley" w:date="2024-10-30T13:52:00Z" w16du:dateUtc="2024-10-30T17:52:00Z">
              <w:tcPr>
                <w:tcW w:w="985" w:type="dxa"/>
              </w:tcPr>
            </w:tcPrChange>
          </w:tcPr>
          <w:p w14:paraId="48EAF064" w14:textId="4F2F1E60" w:rsidR="00DA21AF" w:rsidRDefault="00F77837" w:rsidP="0084349D">
            <w:pPr>
              <w:pStyle w:val="NoSpacing"/>
              <w:cnfStyle w:val="001000100000" w:firstRow="0" w:lastRow="0" w:firstColumn="1" w:lastColumn="0" w:oddVBand="0" w:evenVBand="0" w:oddHBand="1" w:evenHBand="0" w:firstRowFirstColumn="0" w:firstRowLastColumn="0" w:lastRowFirstColumn="0" w:lastRowLastColumn="0"/>
            </w:pPr>
            <w:ins w:id="686" w:author="Molly McEvilley" w:date="2024-10-28T17:10:00Z" w16du:dateUtc="2024-10-28T21:10:00Z">
              <w:r>
                <w:t>2</w:t>
              </w:r>
            </w:ins>
          </w:p>
        </w:tc>
        <w:tc>
          <w:tcPr>
            <w:tcW w:w="3786" w:type="dxa"/>
            <w:tcPrChange w:id="687" w:author="Molly McEvilley" w:date="2024-10-30T13:52:00Z" w16du:dateUtc="2024-10-30T17:52:00Z">
              <w:tcPr>
                <w:tcW w:w="0" w:type="dxa"/>
              </w:tcPr>
            </w:tcPrChange>
          </w:tcPr>
          <w:p w14:paraId="6E265F8D" w14:textId="12E493F9"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w:t>
            </w:r>
            <w:ins w:id="688" w:author="Molly McEvilley" w:date="2024-11-07T09:54:00Z" w16du:dateUtc="2024-11-07T14:54:00Z">
              <w:r w:rsidR="00E30833">
                <w:t>=</w:t>
              </w:r>
            </w:ins>
            <w:del w:id="689" w:author="Molly McEvilley" w:date="2024-10-30T13:44:00Z" w16du:dateUtc="2024-10-30T17:44:00Z">
              <w:r w:rsidDel="00B13EA5">
                <w:delText>=</w:delText>
              </w:r>
            </w:del>
            <w:r>
              <w:t xml:space="preserve"> </w:t>
            </w:r>
            <w:r w:rsidRPr="49FCFE86">
              <w:rPr>
                <w:u w:val="single"/>
              </w:rPr>
              <w:t>ReportEnd</w:t>
            </w:r>
            <w:r>
              <w:t xml:space="preserve"> </w:t>
            </w:r>
            <w:del w:id="690" w:author="Molly McEvilley" w:date="2024-10-30T11:56:00Z" w16du:dateUtc="2024-10-30T15:56:00Z">
              <w:r w:rsidDel="00741E7E">
                <w:delText xml:space="preserve">and </w:delText>
              </w:r>
              <w:r w:rsidRPr="49FCFE86" w:rsidDel="00741E7E">
                <w:rPr>
                  <w:i/>
                  <w:iCs/>
                </w:rPr>
                <w:delText>ExitDate</w:delText>
              </w:r>
              <w:r w:rsidDel="00741E7E">
                <w:delText xml:space="preserve"> is NULL </w:delText>
              </w:r>
            </w:del>
          </w:p>
        </w:tc>
        <w:tc>
          <w:tcPr>
            <w:tcW w:w="4203" w:type="dxa"/>
            <w:tcPrChange w:id="691" w:author="Molly McEvilley" w:date="2024-10-30T13:52:00Z" w16du:dateUtc="2024-10-30T17:52:00Z">
              <w:tcPr>
                <w:tcW w:w="3245" w:type="dxa"/>
              </w:tcPr>
            </w:tcPrChange>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7E1B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Change w:id="692" w:author="Molly McEvilley" w:date="2024-10-30T13:52:00Z" w16du:dateUtc="2024-10-30T17:52:00Z">
              <w:tcPr>
                <w:tcW w:w="985" w:type="dxa"/>
              </w:tcPr>
            </w:tcPrChange>
          </w:tcPr>
          <w:p w14:paraId="6A410D76" w14:textId="1B0D1882" w:rsidR="00DA21AF" w:rsidRPr="00013433" w:rsidRDefault="00975A2E" w:rsidP="0084349D">
            <w:pPr>
              <w:pStyle w:val="NoSpacing"/>
              <w:cnfStyle w:val="001000010000" w:firstRow="0" w:lastRow="0" w:firstColumn="1" w:lastColumn="0" w:oddVBand="0" w:evenVBand="0" w:oddHBand="0" w:evenHBand="1" w:firstRowFirstColumn="0" w:firstRowLastColumn="0" w:lastRowFirstColumn="0" w:lastRowLastColumn="0"/>
            </w:pPr>
            <w:ins w:id="693" w:author="Molly McEvilley" w:date="2024-10-30T14:15:00Z" w16du:dateUtc="2024-10-30T18:15:00Z">
              <w:r>
                <w:t>2</w:t>
              </w:r>
            </w:ins>
          </w:p>
        </w:tc>
        <w:tc>
          <w:tcPr>
            <w:tcW w:w="3786" w:type="dxa"/>
            <w:tcPrChange w:id="694" w:author="Molly McEvilley" w:date="2024-10-30T13:52:00Z" w16du:dateUtc="2024-10-30T17:52:00Z">
              <w:tcPr>
                <w:tcW w:w="0" w:type="dxa"/>
              </w:tcPr>
            </w:tcPrChange>
          </w:tcPr>
          <w:p w14:paraId="265F4389" w14:textId="312D1378"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ins w:id="695" w:author="Molly McEvilley" w:date="2024-09-24T19:28:00Z" w16du:dateUtc="2024-09-24T23:28:00Z">
              <w:r>
                <w:rPr>
                  <w:b/>
                  <w:bCs/>
                </w:rPr>
                <w:t xml:space="preserve">LSAProjectType </w:t>
              </w:r>
              <w:r>
                <w:t xml:space="preserve">= 1 and </w:t>
              </w:r>
            </w:ins>
            <w:r w:rsidRPr="10B9F996">
              <w:rPr>
                <w:i/>
                <w:iCs/>
              </w:rPr>
              <w:t>ExitDate</w:t>
            </w:r>
            <w:r>
              <w:t xml:space="preserve"> </w:t>
            </w:r>
            <w:del w:id="696" w:author="Molly McEvilley" w:date="2024-09-24T19:28:00Z" w16du:dateUtc="2024-09-24T23:28:00Z">
              <w:r w:rsidDel="00EA498B">
                <w:delText>&gt; [</w:delText>
              </w:r>
              <w:r w:rsidRPr="10B9F996" w:rsidDel="00EA498B">
                <w:rPr>
                  <w:b/>
                </w:rPr>
                <w:delText>LastBedNight</w:delText>
              </w:r>
              <w:r w:rsidDel="00EA498B">
                <w:delText xml:space="preserve"> + 1 day]</w:delText>
              </w:r>
            </w:del>
            <w:ins w:id="697" w:author="Molly McEvilley" w:date="2024-10-10T17:47:00Z" w16du:dateUtc="2024-10-10T21:47:00Z">
              <w:r w:rsidR="00AC2680">
                <w:t>&lt;</w:t>
              </w:r>
              <w:r w:rsidR="00D1140F">
                <w:t xml:space="preserve"> </w:t>
              </w:r>
              <w:r w:rsidR="00D1140F" w:rsidRPr="004D5A44">
                <w:rPr>
                  <w:u w:val="single"/>
                </w:rPr>
                <w:t>ReportEnd</w:t>
              </w:r>
            </w:ins>
          </w:p>
        </w:tc>
        <w:tc>
          <w:tcPr>
            <w:tcW w:w="4203" w:type="dxa"/>
            <w:tcPrChange w:id="698" w:author="Molly McEvilley" w:date="2024-10-30T13:52:00Z" w16du:dateUtc="2024-10-30T17:52:00Z">
              <w:tcPr>
                <w:tcW w:w="3245" w:type="dxa"/>
              </w:tcPr>
            </w:tcPrChange>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B9004F" w14:paraId="76FFDA2A" w14:textId="77777777" w:rsidTr="00446AFE">
        <w:trPr>
          <w:cnfStyle w:val="000000100000" w:firstRow="0" w:lastRow="0" w:firstColumn="0" w:lastColumn="0" w:oddVBand="0" w:evenVBand="0" w:oddHBand="1" w:evenHBand="0" w:firstRowFirstColumn="0" w:firstRowLastColumn="0" w:lastRowFirstColumn="0" w:lastRowLastColumn="0"/>
          <w:ins w:id="699" w:author="Molly McEvilley" w:date="2024-10-30T14:17:00Z"/>
        </w:trPr>
        <w:tc>
          <w:tcPr>
            <w:cnfStyle w:val="001000000000" w:firstRow="0" w:lastRow="0" w:firstColumn="1" w:lastColumn="0" w:oddVBand="0" w:evenVBand="0" w:oddHBand="0" w:evenHBand="0" w:firstRowFirstColumn="0" w:firstRowLastColumn="0" w:lastRowFirstColumn="0" w:lastRowLastColumn="0"/>
            <w:tcW w:w="1276" w:type="dxa"/>
          </w:tcPr>
          <w:p w14:paraId="069CEC2D" w14:textId="5CEB7DC1" w:rsidR="00B9004F" w:rsidRPr="00013433" w:rsidRDefault="00071E0C" w:rsidP="00446AFE">
            <w:pPr>
              <w:pStyle w:val="NoSpacing"/>
              <w:rPr>
                <w:ins w:id="700" w:author="Molly McEvilley" w:date="2024-10-30T14:17:00Z" w16du:dateUtc="2024-10-30T18:17:00Z"/>
              </w:rPr>
            </w:pPr>
            <w:ins w:id="701" w:author="Molly McEvilley" w:date="2024-10-30T14:25:00Z" w16du:dateUtc="2024-10-30T18:25:00Z">
              <w:r>
                <w:t>3</w:t>
              </w:r>
            </w:ins>
          </w:p>
        </w:tc>
        <w:tc>
          <w:tcPr>
            <w:tcW w:w="3786" w:type="dxa"/>
          </w:tcPr>
          <w:p w14:paraId="4D1D30D2" w14:textId="67D03116" w:rsidR="00B9004F" w:rsidRPr="00B9004F" w:rsidRDefault="00B9004F" w:rsidP="00446AFE">
            <w:pPr>
              <w:pStyle w:val="NoSpacing"/>
              <w:cnfStyle w:val="000000100000" w:firstRow="0" w:lastRow="0" w:firstColumn="0" w:lastColumn="0" w:oddVBand="0" w:evenVBand="0" w:oddHBand="1" w:evenHBand="0" w:firstRowFirstColumn="0" w:firstRowLastColumn="0" w:lastRowFirstColumn="0" w:lastRowLastColumn="0"/>
              <w:rPr>
                <w:ins w:id="702" w:author="Molly McEvilley" w:date="2024-10-30T14:17:00Z" w16du:dateUtc="2024-10-30T18:17:00Z"/>
              </w:rPr>
            </w:pPr>
            <w:ins w:id="703" w:author="Molly McEvilley" w:date="2024-10-30T14:17:00Z" w16du:dateUtc="2024-10-30T18:17:00Z">
              <w:r w:rsidRPr="00FB59F1">
                <w:rPr>
                  <w:b/>
                </w:rPr>
                <w:t>ProjectType</w:t>
              </w:r>
              <w:r>
                <w:t xml:space="preserve"> = 13 and </w:t>
              </w:r>
              <w:r w:rsidRPr="0005203D">
                <w:rPr>
                  <w:i/>
                  <w:iCs/>
                </w:rPr>
                <w:t>ExitDate</w:t>
              </w:r>
              <w:r>
                <w:t xml:space="preserve"> = </w:t>
              </w:r>
              <w:r w:rsidRPr="0005203D">
                <w:rPr>
                  <w:i/>
                  <w:iCs/>
                </w:rPr>
                <w:t>MoveInDate</w:t>
              </w:r>
              <w:r>
                <w:rPr>
                  <w:i/>
                  <w:iCs/>
                </w:rPr>
                <w:t xml:space="preserve"> </w:t>
              </w:r>
              <w:r>
                <w:t xml:space="preserve">and </w:t>
              </w:r>
              <w:r w:rsidRPr="00B9004F">
                <w:rPr>
                  <w:i/>
                  <w:iCs/>
                  <w:rPrChange w:id="704" w:author="Molly McEvilley" w:date="2024-10-30T14:17:00Z" w16du:dateUtc="2024-10-30T18:17:00Z">
                    <w:rPr/>
                  </w:rPrChange>
                </w:rPr>
                <w:t>ExitDate</w:t>
              </w:r>
              <w:r>
                <w:t xml:space="preserve"> = </w:t>
              </w:r>
              <w:r w:rsidRPr="00B9004F">
                <w:rPr>
                  <w:u w:val="single"/>
                  <w:rPrChange w:id="705" w:author="Molly McEvilley" w:date="2024-10-30T14:17:00Z" w16du:dateUtc="2024-10-30T18:17:00Z">
                    <w:rPr/>
                  </w:rPrChange>
                </w:rPr>
                <w:t>ReportEnd</w:t>
              </w:r>
            </w:ins>
          </w:p>
        </w:tc>
        <w:tc>
          <w:tcPr>
            <w:tcW w:w="4203" w:type="dxa"/>
          </w:tcPr>
          <w:p w14:paraId="73E6C426" w14:textId="0674F923" w:rsidR="00B9004F" w:rsidRPr="002F0D32" w:rsidRDefault="00A4260C" w:rsidP="00446AFE">
            <w:pPr>
              <w:pStyle w:val="NoSpacing"/>
              <w:cnfStyle w:val="000000100000" w:firstRow="0" w:lastRow="0" w:firstColumn="0" w:lastColumn="0" w:oddVBand="0" w:evenVBand="0" w:oddHBand="1" w:evenHBand="0" w:firstRowFirstColumn="0" w:firstRowLastColumn="0" w:lastRowFirstColumn="0" w:lastRowLastColumn="0"/>
              <w:rPr>
                <w:ins w:id="706" w:author="Molly McEvilley" w:date="2024-10-30T14:17:00Z" w16du:dateUtc="2024-10-30T18:17:00Z"/>
              </w:rPr>
            </w:pPr>
            <w:ins w:id="707" w:author="Molly McEvilley" w:date="2024-10-30T14:17:00Z" w16du:dateUtc="2024-10-30T18:17:00Z">
              <w:r>
                <w:t>NULL</w:t>
              </w:r>
            </w:ins>
          </w:p>
        </w:tc>
      </w:tr>
      <w:tr w:rsidR="00DA21AF" w14:paraId="5B72E046" w14:textId="38B4AB05" w:rsidTr="007E1B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Change w:id="708" w:author="Molly McEvilley" w:date="2024-10-30T13:52:00Z" w16du:dateUtc="2024-10-30T17:52:00Z">
              <w:tcPr>
                <w:tcW w:w="985" w:type="dxa"/>
              </w:tcPr>
            </w:tcPrChange>
          </w:tcPr>
          <w:p w14:paraId="11D55D9D" w14:textId="1BFA146C" w:rsidR="00DA21AF" w:rsidRPr="00013433" w:rsidRDefault="00071E0C" w:rsidP="0084349D">
            <w:pPr>
              <w:pStyle w:val="NoSpacing"/>
              <w:cnfStyle w:val="001000010000" w:firstRow="0" w:lastRow="0" w:firstColumn="1" w:lastColumn="0" w:oddVBand="0" w:evenVBand="0" w:oddHBand="0" w:evenHBand="1" w:firstRowFirstColumn="0" w:firstRowLastColumn="0" w:lastRowFirstColumn="0" w:lastRowLastColumn="0"/>
            </w:pPr>
            <w:ins w:id="709" w:author="Molly McEvilley" w:date="2024-10-30T14:25:00Z" w16du:dateUtc="2024-10-30T18:25:00Z">
              <w:r>
                <w:t>4</w:t>
              </w:r>
            </w:ins>
          </w:p>
        </w:tc>
        <w:tc>
          <w:tcPr>
            <w:tcW w:w="3786" w:type="dxa"/>
            <w:tcPrChange w:id="710" w:author="Molly McEvilley" w:date="2024-10-30T13:52:00Z" w16du:dateUtc="2024-10-30T17:52:00Z">
              <w:tcPr>
                <w:tcW w:w="0" w:type="dxa"/>
              </w:tcPr>
            </w:tcPrChange>
          </w:tcPr>
          <w:p w14:paraId="57754AB4" w14:textId="25AA06B0" w:rsidR="00DA21AF" w:rsidRPr="00FE3B3B"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p>
        </w:tc>
        <w:tc>
          <w:tcPr>
            <w:tcW w:w="4203" w:type="dxa"/>
            <w:tcPrChange w:id="711" w:author="Molly McEvilley" w:date="2024-10-30T13:52:00Z" w16du:dateUtc="2024-10-30T17:52:00Z">
              <w:tcPr>
                <w:tcW w:w="3245" w:type="dxa"/>
              </w:tcPr>
            </w:tcPrChange>
          </w:tcPr>
          <w:p w14:paraId="49BFBAED" w14:textId="5BC1E680" w:rsidR="00DA21AF" w:rsidRPr="002F0D32" w:rsidRDefault="00DA21AF" w:rsidP="0084349D">
            <w:pPr>
              <w:pStyle w:val="NoSpacing"/>
              <w:cnfStyle w:val="000000010000" w:firstRow="0" w:lastRow="0" w:firstColumn="0" w:lastColumn="0" w:oddVBand="0" w:evenVBand="0" w:oddHBand="0" w:evenHBand="1" w:firstRowFirstColumn="0" w:firstRowLastColumn="0" w:lastRowFirstColumn="0" w:lastRowLastColumn="0"/>
            </w:pPr>
            <w:r>
              <w:t>[</w:t>
            </w:r>
            <w:r w:rsidRPr="0005203D">
              <w:rPr>
                <w:i/>
                <w:iCs/>
                <w:u w:val="single"/>
              </w:rPr>
              <w:t>MoveInDate</w:t>
            </w:r>
            <w:r>
              <w:t xml:space="preserve"> + 1 day]</w:t>
            </w:r>
          </w:p>
        </w:tc>
      </w:tr>
      <w:tr w:rsidR="004049C6" w14:paraId="71BB91BE" w14:textId="77777777" w:rsidTr="007E1B0B">
        <w:trPr>
          <w:cnfStyle w:val="000000100000" w:firstRow="0" w:lastRow="0" w:firstColumn="0" w:lastColumn="0" w:oddVBand="0" w:evenVBand="0" w:oddHBand="1" w:evenHBand="0" w:firstRowFirstColumn="0" w:firstRowLastColumn="0" w:lastRowFirstColumn="0" w:lastRowLastColumn="0"/>
          <w:ins w:id="712" w:author="Molly McEvilley" w:date="2024-09-24T19:34:00Z"/>
        </w:trPr>
        <w:tc>
          <w:tcPr>
            <w:cnfStyle w:val="001000000000" w:firstRow="0" w:lastRow="0" w:firstColumn="1" w:lastColumn="0" w:oddVBand="0" w:evenVBand="0" w:oddHBand="0" w:evenHBand="0" w:firstRowFirstColumn="0" w:firstRowLastColumn="0" w:lastRowFirstColumn="0" w:lastRowLastColumn="0"/>
            <w:tcW w:w="1276" w:type="dxa"/>
            <w:tcPrChange w:id="713" w:author="Molly McEvilley" w:date="2024-10-30T13:52:00Z" w16du:dateUtc="2024-10-30T17:52:00Z">
              <w:tcPr>
                <w:tcW w:w="985" w:type="dxa"/>
              </w:tcPr>
            </w:tcPrChange>
          </w:tcPr>
          <w:p w14:paraId="1CF33D7E" w14:textId="2D7CCB5A" w:rsidR="004049C6" w:rsidRPr="00013433" w:rsidRDefault="00071E0C" w:rsidP="004049C6">
            <w:pPr>
              <w:pStyle w:val="NoSpacing"/>
              <w:cnfStyle w:val="001000100000" w:firstRow="0" w:lastRow="0" w:firstColumn="1" w:lastColumn="0" w:oddVBand="0" w:evenVBand="0" w:oddHBand="1" w:evenHBand="0" w:firstRowFirstColumn="0" w:firstRowLastColumn="0" w:lastRowFirstColumn="0" w:lastRowLastColumn="0"/>
              <w:rPr>
                <w:ins w:id="714" w:author="Molly McEvilley" w:date="2024-09-24T19:39:00Z" w16du:dateUtc="2024-09-24T23:39:00Z"/>
              </w:rPr>
            </w:pPr>
            <w:ins w:id="715" w:author="Molly McEvilley" w:date="2024-10-30T14:25:00Z" w16du:dateUtc="2024-10-30T18:25:00Z">
              <w:r>
                <w:rPr>
                  <w:bCs w:val="0"/>
                </w:rPr>
                <w:t>5</w:t>
              </w:r>
            </w:ins>
          </w:p>
        </w:tc>
        <w:tc>
          <w:tcPr>
            <w:tcW w:w="3786" w:type="dxa"/>
            <w:tcPrChange w:id="716" w:author="Molly McEvilley" w:date="2024-10-30T13:52:00Z" w16du:dateUtc="2024-10-30T17:52:00Z">
              <w:tcPr>
                <w:tcW w:w="0" w:type="dxa"/>
              </w:tcPr>
            </w:tcPrChange>
          </w:tcPr>
          <w:p w14:paraId="21C3B47C" w14:textId="6E6C1EC9" w:rsidR="004049C6" w:rsidRDefault="004049C6" w:rsidP="004049C6">
            <w:pPr>
              <w:pStyle w:val="NoSpacing"/>
              <w:cnfStyle w:val="000000100000" w:firstRow="0" w:lastRow="0" w:firstColumn="0" w:lastColumn="0" w:oddVBand="0" w:evenVBand="0" w:oddHBand="1" w:evenHBand="0" w:firstRowFirstColumn="0" w:firstRowLastColumn="0" w:lastRowFirstColumn="0" w:lastRowLastColumn="0"/>
              <w:rPr>
                <w:ins w:id="717" w:author="Molly McEvilley" w:date="2024-10-30T13:55:00Z" w16du:dateUtc="2024-10-30T17:55:00Z"/>
                <w:bCs/>
              </w:rPr>
            </w:pPr>
            <w:ins w:id="718" w:author="Molly McEvilley" w:date="2024-10-30T13:55:00Z" w16du:dateUtc="2024-10-30T17:55:00Z">
              <w:r>
                <w:rPr>
                  <w:bCs/>
                  <w:i/>
                  <w:iCs/>
                </w:rPr>
                <w:t xml:space="preserve">OperatingEndDate </w:t>
              </w:r>
              <w:r>
                <w:rPr>
                  <w:bCs/>
                </w:rPr>
                <w:t xml:space="preserve">and/or </w:t>
              </w:r>
              <w:r w:rsidRPr="00446AFE">
                <w:rPr>
                  <w:b/>
                </w:rPr>
                <w:t>HMISEnd</w:t>
              </w:r>
              <w:r>
                <w:rPr>
                  <w:bCs/>
                  <w:i/>
                  <w:iCs/>
                </w:rPr>
                <w:t xml:space="preserve"> &lt;= </w:t>
              </w:r>
              <w:r w:rsidRPr="006E2919">
                <w:rPr>
                  <w:bCs/>
                  <w:u w:val="single"/>
                </w:rPr>
                <w:t>ReportEnd</w:t>
              </w:r>
              <w:r w:rsidR="00154AD1" w:rsidRPr="00154AD1">
                <w:rPr>
                  <w:bCs/>
                  <w:rPrChange w:id="719" w:author="Molly McEvilley" w:date="2024-10-30T13:55:00Z" w16du:dateUtc="2024-10-30T17:55:00Z">
                    <w:rPr>
                      <w:bCs/>
                      <w:u w:val="single"/>
                    </w:rPr>
                  </w:rPrChange>
                </w:rPr>
                <w:t>;</w:t>
              </w:r>
              <w:r>
                <w:rPr>
                  <w:bCs/>
                </w:rPr>
                <w:t xml:space="preserve"> and</w:t>
              </w:r>
            </w:ins>
          </w:p>
          <w:p w14:paraId="5D29B026" w14:textId="13C0AABE" w:rsidR="004049C6" w:rsidRPr="008335C0" w:rsidDel="00077F25" w:rsidRDefault="004049C6" w:rsidP="004049C6">
            <w:pPr>
              <w:pStyle w:val="NoSpacing"/>
              <w:cnfStyle w:val="000000100000" w:firstRow="0" w:lastRow="0" w:firstColumn="0" w:lastColumn="0" w:oddVBand="0" w:evenVBand="0" w:oddHBand="1" w:evenHBand="0" w:firstRowFirstColumn="0" w:firstRowLastColumn="0" w:lastRowFirstColumn="0" w:lastRowLastColumn="0"/>
              <w:rPr>
                <w:ins w:id="720" w:author="Molly McEvilley" w:date="2024-09-24T19:34:00Z" w16du:dateUtc="2024-09-24T23:34:00Z"/>
                <w:b/>
              </w:rPr>
            </w:pPr>
            <w:ins w:id="721" w:author="Molly McEvilley" w:date="2024-10-30T13:55:00Z" w16du:dateUtc="2024-10-30T17:55:00Z">
              <w:r w:rsidRPr="006E2919">
                <w:rPr>
                  <w:bCs/>
                  <w:i/>
                  <w:iCs/>
                </w:rPr>
                <w:t>ExitDate</w:t>
              </w:r>
              <w:r>
                <w:rPr>
                  <w:bCs/>
                  <w:i/>
                  <w:iCs/>
                </w:rPr>
                <w:t xml:space="preserve"> </w:t>
              </w:r>
              <w:r>
                <w:rPr>
                  <w:bCs/>
                </w:rPr>
                <w:t xml:space="preserve">is null or </w:t>
              </w:r>
              <w:r w:rsidRPr="00013433">
                <w:rPr>
                  <w:bCs/>
                  <w:i/>
                  <w:iCs/>
                </w:rPr>
                <w:t>ExitDate</w:t>
              </w:r>
              <w:r>
                <w:rPr>
                  <w:bCs/>
                  <w:i/>
                  <w:iCs/>
                </w:rPr>
                <w:t xml:space="preserve"> &gt;</w:t>
              </w:r>
              <w:r>
                <w:rPr>
                  <w:bCs/>
                </w:rPr>
                <w:t xml:space="preserve"> (the earlie</w:t>
              </w:r>
              <w:r w:rsidR="00154AD1">
                <w:rPr>
                  <w:bCs/>
                </w:rPr>
                <w:t>r</w:t>
              </w:r>
              <w:r>
                <w:rPr>
                  <w:bCs/>
                </w:rPr>
                <w:t xml:space="preserve"> of </w:t>
              </w:r>
              <w:r w:rsidRPr="00154AD1">
                <w:rPr>
                  <w:b/>
                  <w:rPrChange w:id="722" w:author="Molly McEvilley" w:date="2024-10-30T13:55:00Z" w16du:dateUtc="2024-10-30T17:55:00Z">
                    <w:rPr>
                      <w:bCs/>
                    </w:rPr>
                  </w:rPrChange>
                </w:rPr>
                <w:t>HMISEnd</w:t>
              </w:r>
              <w:r>
                <w:rPr>
                  <w:bCs/>
                </w:rPr>
                <w:t>/</w:t>
              </w:r>
              <w:r w:rsidRPr="00154AD1">
                <w:rPr>
                  <w:bCs/>
                  <w:i/>
                  <w:iCs/>
                  <w:rPrChange w:id="723" w:author="Molly McEvilley" w:date="2024-10-30T13:55:00Z" w16du:dateUtc="2024-10-30T17:55:00Z">
                    <w:rPr>
                      <w:bCs/>
                    </w:rPr>
                  </w:rPrChange>
                </w:rPr>
                <w:t>OperatingEndDate</w:t>
              </w:r>
              <w:r>
                <w:rPr>
                  <w:bCs/>
                </w:rPr>
                <w:t xml:space="preserve">) </w:t>
              </w:r>
            </w:ins>
          </w:p>
        </w:tc>
        <w:tc>
          <w:tcPr>
            <w:tcW w:w="4203" w:type="dxa"/>
            <w:tcPrChange w:id="724" w:author="Molly McEvilley" w:date="2024-10-30T13:52:00Z" w16du:dateUtc="2024-10-30T17:52:00Z">
              <w:tcPr>
                <w:tcW w:w="3245" w:type="dxa"/>
              </w:tcPr>
            </w:tcPrChange>
          </w:tcPr>
          <w:p w14:paraId="23579353" w14:textId="4AFE8175" w:rsidR="004049C6" w:rsidDel="0079478A" w:rsidRDefault="004049C6" w:rsidP="004049C6">
            <w:pPr>
              <w:pStyle w:val="NoSpacing"/>
              <w:cnfStyle w:val="000000100000" w:firstRow="0" w:lastRow="0" w:firstColumn="0" w:lastColumn="0" w:oddVBand="0" w:evenVBand="0" w:oddHBand="1" w:evenHBand="0" w:firstRowFirstColumn="0" w:firstRowLastColumn="0" w:lastRowFirstColumn="0" w:lastRowLastColumn="0"/>
              <w:rPr>
                <w:ins w:id="725" w:author="Molly McEvilley" w:date="2024-09-24T19:34:00Z" w16du:dateUtc="2024-09-24T23:34:00Z"/>
              </w:rPr>
            </w:pPr>
            <w:ins w:id="726" w:author="Molly McEvilley" w:date="2024-10-30T13:55:00Z" w16du:dateUtc="2024-10-30T17:55:00Z">
              <w:r w:rsidRPr="00446AFE">
                <w:rPr>
                  <w:bCs/>
                </w:rPr>
                <w:t>The earlie</w:t>
              </w:r>
              <w:r>
                <w:rPr>
                  <w:bCs/>
                </w:rPr>
                <w:t>r</w:t>
              </w:r>
              <w:r w:rsidRPr="00446AFE">
                <w:rPr>
                  <w:bCs/>
                </w:rPr>
                <w:t xml:space="preserve"> of </w:t>
              </w:r>
              <w:r w:rsidRPr="00446AFE">
                <w:rPr>
                  <w:bCs/>
                  <w:i/>
                  <w:iCs/>
                </w:rPr>
                <w:t>OperatingEndDate</w:t>
              </w:r>
              <w:r w:rsidRPr="00446AFE">
                <w:rPr>
                  <w:bCs/>
                </w:rPr>
                <w:t>/</w:t>
              </w:r>
              <w:r>
                <w:rPr>
                  <w:b/>
                </w:rPr>
                <w:t>HMISEnd</w:t>
              </w:r>
            </w:ins>
          </w:p>
        </w:tc>
      </w:tr>
      <w:tr w:rsidR="004049C6" w14:paraId="0A6D4798" w14:textId="77777777" w:rsidTr="007E1B0B">
        <w:trPr>
          <w:cnfStyle w:val="000000010000" w:firstRow="0" w:lastRow="0" w:firstColumn="0" w:lastColumn="0" w:oddVBand="0" w:evenVBand="0" w:oddHBand="0" w:evenHBand="1" w:firstRowFirstColumn="0" w:firstRowLastColumn="0" w:lastRowFirstColumn="0" w:lastRowLastColumn="0"/>
          <w:ins w:id="727" w:author="Molly McEvilley" w:date="2024-08-21T08:03:00Z"/>
        </w:trPr>
        <w:tc>
          <w:tcPr>
            <w:cnfStyle w:val="001000000000" w:firstRow="0" w:lastRow="0" w:firstColumn="1" w:lastColumn="0" w:oddVBand="0" w:evenVBand="0" w:oddHBand="0" w:evenHBand="0" w:firstRowFirstColumn="0" w:firstRowLastColumn="0" w:lastRowFirstColumn="0" w:lastRowLastColumn="0"/>
            <w:tcW w:w="1276" w:type="dxa"/>
            <w:tcPrChange w:id="728" w:author="Molly McEvilley" w:date="2024-10-30T13:52:00Z" w16du:dateUtc="2024-10-30T17:52:00Z">
              <w:tcPr>
                <w:tcW w:w="985" w:type="dxa"/>
              </w:tcPr>
            </w:tcPrChange>
          </w:tcPr>
          <w:p w14:paraId="4077F300" w14:textId="65F559E4" w:rsidR="004049C6" w:rsidRDefault="00071E0C" w:rsidP="004049C6">
            <w:pPr>
              <w:pStyle w:val="NoSpacing"/>
              <w:cnfStyle w:val="001000010000" w:firstRow="0" w:lastRow="0" w:firstColumn="1" w:lastColumn="0" w:oddVBand="0" w:evenVBand="0" w:oddHBand="0" w:evenHBand="1" w:firstRowFirstColumn="0" w:firstRowLastColumn="0" w:lastRowFirstColumn="0" w:lastRowLastColumn="0"/>
              <w:rPr>
                <w:ins w:id="729" w:author="Molly McEvilley" w:date="2024-09-24T19:39:00Z" w16du:dateUtc="2024-09-24T23:39:00Z"/>
                <w:bCs w:val="0"/>
              </w:rPr>
            </w:pPr>
            <w:commentRangeStart w:id="730"/>
            <w:commentRangeStart w:id="731"/>
            <w:ins w:id="732" w:author="Molly McEvilley" w:date="2024-10-30T14:25:00Z" w16du:dateUtc="2024-10-30T18:25:00Z">
              <w:r>
                <w:rPr>
                  <w:bCs w:val="0"/>
                </w:rPr>
                <w:t>6</w:t>
              </w:r>
            </w:ins>
          </w:p>
        </w:tc>
        <w:tc>
          <w:tcPr>
            <w:tcW w:w="3786" w:type="dxa"/>
            <w:tcPrChange w:id="733" w:author="Molly McEvilley" w:date="2024-10-30T13:52:00Z" w16du:dateUtc="2024-10-30T17:52:00Z">
              <w:tcPr>
                <w:tcW w:w="0" w:type="dxa"/>
              </w:tcPr>
            </w:tcPrChange>
          </w:tcPr>
          <w:p w14:paraId="411FF4F2" w14:textId="6EFD4C26" w:rsidR="004049C6" w:rsidRPr="00245F80" w:rsidRDefault="00822F6A" w:rsidP="004049C6">
            <w:pPr>
              <w:pStyle w:val="NoSpacing"/>
              <w:cnfStyle w:val="000000010000" w:firstRow="0" w:lastRow="0" w:firstColumn="0" w:lastColumn="0" w:oddVBand="0" w:evenVBand="0" w:oddHBand="0" w:evenHBand="1" w:firstRowFirstColumn="0" w:firstRowLastColumn="0" w:lastRowFirstColumn="0" w:lastRowLastColumn="0"/>
              <w:rPr>
                <w:ins w:id="734" w:author="Molly McEvilley" w:date="2024-08-21T08:03:00Z" w16du:dateUtc="2024-08-21T12:03:00Z"/>
              </w:rPr>
            </w:pPr>
            <w:ins w:id="735" w:author="Molly McEvilley" w:date="2024-10-30T14:13:00Z" w16du:dateUtc="2024-10-30T18:13:00Z">
              <w:r>
                <w:t>(other)</w:t>
              </w:r>
            </w:ins>
          </w:p>
        </w:tc>
        <w:tc>
          <w:tcPr>
            <w:tcW w:w="4203" w:type="dxa"/>
            <w:tcPrChange w:id="736" w:author="Molly McEvilley" w:date="2024-10-30T13:52:00Z" w16du:dateUtc="2024-10-30T17:52:00Z">
              <w:tcPr>
                <w:tcW w:w="3245" w:type="dxa"/>
              </w:tcPr>
            </w:tcPrChange>
          </w:tcPr>
          <w:p w14:paraId="0204BA57" w14:textId="52582F1E" w:rsidR="004049C6" w:rsidRPr="00B013F3" w:rsidRDefault="006D2EA5" w:rsidP="004049C6">
            <w:pPr>
              <w:pStyle w:val="NoSpacing"/>
              <w:cnfStyle w:val="000000010000" w:firstRow="0" w:lastRow="0" w:firstColumn="0" w:lastColumn="0" w:oddVBand="0" w:evenVBand="0" w:oddHBand="0" w:evenHBand="1" w:firstRowFirstColumn="0" w:firstRowLastColumn="0" w:lastRowFirstColumn="0" w:lastRowLastColumn="0"/>
              <w:rPr>
                <w:ins w:id="737" w:author="Molly McEvilley" w:date="2024-08-21T08:03:00Z" w16du:dateUtc="2024-08-21T12:03:00Z"/>
                <w:i/>
                <w:iCs/>
              </w:rPr>
            </w:pPr>
            <w:ins w:id="738" w:author="Molly McEvilley" w:date="2024-10-30T14:13:00Z" w16du:dateUtc="2024-10-30T18:13:00Z">
              <w:r>
                <w:rPr>
                  <w:i/>
                  <w:iCs/>
                </w:rPr>
                <w:t>ExitDate</w:t>
              </w:r>
            </w:ins>
            <w:commentRangeEnd w:id="730"/>
            <w:ins w:id="739" w:author="Molly McEvilley" w:date="2024-10-30T14:29:00Z" w16du:dateUtc="2024-10-30T18:29:00Z">
              <w:r w:rsidR="00B82784">
                <w:rPr>
                  <w:rStyle w:val="CommentReference"/>
                  <w:rFonts w:eastAsiaTheme="minorHAnsi"/>
                </w:rPr>
                <w:commentReference w:id="730"/>
              </w:r>
            </w:ins>
            <w:ins w:id="740" w:author="Molly McEvilley" w:date="2024-11-07T09:57:00Z" w16du:dateUtc="2024-11-07T14:57:00Z">
              <w:r w:rsidR="00E92F4F">
                <w:rPr>
                  <w:rStyle w:val="CommentReference"/>
                  <w:rFonts w:eastAsiaTheme="minorHAnsi"/>
                </w:rPr>
                <w:commentReference w:id="731"/>
              </w:r>
            </w:ins>
          </w:p>
        </w:tc>
      </w:tr>
      <w:commentRangeEnd w:id="731"/>
      <w:tr w:rsidR="004049C6" w:rsidDel="007E1B0B" w14:paraId="62AD77CE" w14:textId="55F30313" w:rsidTr="007E1B0B">
        <w:trPr>
          <w:cnfStyle w:val="000000100000" w:firstRow="0" w:lastRow="0" w:firstColumn="0" w:lastColumn="0" w:oddVBand="0" w:evenVBand="0" w:oddHBand="1" w:evenHBand="0" w:firstRowFirstColumn="0" w:firstRowLastColumn="0" w:lastRowFirstColumn="0" w:lastRowLastColumn="0"/>
          <w:del w:id="741" w:author="Molly McEvilley" w:date="2024-10-30T13:52:00Z"/>
        </w:trPr>
        <w:tc>
          <w:tcPr>
            <w:cnfStyle w:val="001000000000" w:firstRow="0" w:lastRow="0" w:firstColumn="1" w:lastColumn="0" w:oddVBand="0" w:evenVBand="0" w:oddHBand="0" w:evenHBand="0" w:firstRowFirstColumn="0" w:firstRowLastColumn="0" w:lastRowFirstColumn="0" w:lastRowLastColumn="0"/>
            <w:tcW w:w="1276" w:type="dxa"/>
            <w:tcPrChange w:id="742" w:author="Molly McEvilley" w:date="2024-10-30T13:52:00Z" w16du:dateUtc="2024-10-30T17:52:00Z">
              <w:tcPr>
                <w:tcW w:w="985" w:type="dxa"/>
              </w:tcPr>
            </w:tcPrChange>
          </w:tcPr>
          <w:p w14:paraId="08747079" w14:textId="739205BB" w:rsidR="004049C6" w:rsidRPr="002F0D32" w:rsidDel="007E1B0B" w:rsidRDefault="004049C6" w:rsidP="004049C6">
            <w:pPr>
              <w:pStyle w:val="NoSpacing"/>
              <w:cnfStyle w:val="001000100000" w:firstRow="0" w:lastRow="0" w:firstColumn="1" w:lastColumn="0" w:oddVBand="0" w:evenVBand="0" w:oddHBand="1" w:evenHBand="0" w:firstRowFirstColumn="0" w:firstRowLastColumn="0" w:lastRowFirstColumn="0" w:lastRowLastColumn="0"/>
              <w:rPr>
                <w:del w:id="743" w:author="Molly McEvilley" w:date="2024-10-30T13:52:00Z" w16du:dateUtc="2024-10-30T17:52:00Z"/>
              </w:rPr>
            </w:pPr>
          </w:p>
        </w:tc>
        <w:tc>
          <w:tcPr>
            <w:tcW w:w="3786" w:type="dxa"/>
            <w:tcPrChange w:id="744" w:author="Molly McEvilley" w:date="2024-10-30T13:52:00Z" w16du:dateUtc="2024-10-30T17:52:00Z">
              <w:tcPr>
                <w:tcW w:w="0" w:type="dxa"/>
              </w:tcPr>
            </w:tcPrChange>
          </w:tcPr>
          <w:p w14:paraId="5BEF42B1" w14:textId="2B8A626D" w:rsidR="004049C6" w:rsidRPr="002F0D32" w:rsidDel="007E1B0B" w:rsidRDefault="004049C6" w:rsidP="004049C6">
            <w:pPr>
              <w:pStyle w:val="NoSpacing"/>
              <w:cnfStyle w:val="000000100000" w:firstRow="0" w:lastRow="0" w:firstColumn="0" w:lastColumn="0" w:oddVBand="0" w:evenVBand="0" w:oddHBand="1" w:evenHBand="0" w:firstRowFirstColumn="0" w:firstRowLastColumn="0" w:lastRowFirstColumn="0" w:lastRowLastColumn="0"/>
              <w:rPr>
                <w:del w:id="745" w:author="Molly McEvilley" w:date="2024-10-30T13:52:00Z" w16du:dateUtc="2024-10-30T17:52:00Z"/>
              </w:rPr>
            </w:pPr>
            <w:del w:id="746" w:author="Molly McEvilley" w:date="2024-09-24T19:39:00Z" w16du:dateUtc="2024-09-24T23:39:00Z">
              <w:r w:rsidRPr="002F0D32" w:rsidDel="00040B64">
                <w:delText>Project.</w:delText>
              </w:r>
              <w:r w:rsidRPr="002F0D32" w:rsidDel="00040B64">
                <w:rPr>
                  <w:i/>
                  <w:iCs/>
                </w:rPr>
                <w:delText>OperatingEndDate</w:delText>
              </w:r>
              <w:r w:rsidRPr="002F0D32" w:rsidDel="00040B64">
                <w:delText xml:space="preserve"> &lt;</w:delText>
              </w:r>
              <w:r w:rsidDel="00040B64">
                <w:delText>=</w:delText>
              </w:r>
              <w:r w:rsidRPr="002F0D32" w:rsidDel="00040B64">
                <w:delText xml:space="preserve"> </w:delText>
              </w:r>
              <w:r w:rsidRPr="00CA35DD" w:rsidDel="00040B64">
                <w:rPr>
                  <w:u w:val="single"/>
                </w:rPr>
                <w:delText>ReportEnd</w:delText>
              </w:r>
              <w:r w:rsidDel="00040B64">
                <w:rPr>
                  <w:u w:val="single"/>
                </w:rPr>
                <w:delText xml:space="preserve"> </w:delText>
              </w:r>
              <w:r w:rsidRPr="002F0D32" w:rsidDel="00040B64">
                <w:delText xml:space="preserve">and </w:delText>
              </w:r>
              <w:r w:rsidRPr="002F0D32" w:rsidDel="00040B64">
                <w:rPr>
                  <w:i/>
                  <w:iCs/>
                </w:rPr>
                <w:delText>ExitDate</w:delText>
              </w:r>
              <w:r w:rsidRPr="002F0D32" w:rsidDel="00040B64">
                <w:delText xml:space="preserve"> is </w:delText>
              </w:r>
              <w:r w:rsidDel="00040B64">
                <w:delText>NULL</w:delText>
              </w:r>
              <w:r w:rsidRPr="002F0D32" w:rsidDel="00040B64">
                <w:delText xml:space="preserve"> </w:delText>
              </w:r>
            </w:del>
          </w:p>
        </w:tc>
        <w:tc>
          <w:tcPr>
            <w:tcW w:w="4203" w:type="dxa"/>
            <w:tcPrChange w:id="747" w:author="Molly McEvilley" w:date="2024-10-30T13:52:00Z" w16du:dateUtc="2024-10-30T17:52:00Z">
              <w:tcPr>
                <w:tcW w:w="3245" w:type="dxa"/>
              </w:tcPr>
            </w:tcPrChange>
          </w:tcPr>
          <w:p w14:paraId="04DE63F6" w14:textId="3D433272" w:rsidR="004049C6" w:rsidDel="007E1B0B" w:rsidRDefault="004049C6" w:rsidP="004049C6">
            <w:pPr>
              <w:pStyle w:val="NoSpacing"/>
              <w:cnfStyle w:val="000000100000" w:firstRow="0" w:lastRow="0" w:firstColumn="0" w:lastColumn="0" w:oddVBand="0" w:evenVBand="0" w:oddHBand="1" w:evenHBand="0" w:firstRowFirstColumn="0" w:firstRowLastColumn="0" w:lastRowFirstColumn="0" w:lastRowLastColumn="0"/>
              <w:rPr>
                <w:del w:id="748" w:author="Molly McEvilley" w:date="2024-10-30T13:52:00Z" w16du:dateUtc="2024-10-30T17:52:00Z"/>
              </w:rPr>
            </w:pPr>
            <w:del w:id="749" w:author="Molly McEvilley" w:date="2024-09-24T19:39:00Z" w16du:dateUtc="2024-09-24T23:39:00Z">
              <w:r w:rsidDel="00040B64">
                <w:delText>Project.</w:delText>
              </w:r>
              <w:r w:rsidRPr="002F0D32" w:rsidDel="00040B64">
                <w:rPr>
                  <w:i/>
                  <w:iCs/>
                </w:rPr>
                <w:delText>OperatingEndDate</w:delText>
              </w:r>
            </w:del>
          </w:p>
        </w:tc>
      </w:tr>
      <w:tr w:rsidR="004049C6" w:rsidDel="005872D7" w14:paraId="2AEE976E" w14:textId="3418436D" w:rsidTr="007E1B0B">
        <w:trPr>
          <w:cnfStyle w:val="000000010000" w:firstRow="0" w:lastRow="0" w:firstColumn="0" w:lastColumn="0" w:oddVBand="0" w:evenVBand="0" w:oddHBand="0" w:evenHBand="1" w:firstRowFirstColumn="0" w:firstRowLastColumn="0" w:lastRowFirstColumn="0" w:lastRowLastColumn="0"/>
          <w:del w:id="750" w:author="Molly McEvilley" w:date="2024-10-30T14:23:00Z"/>
        </w:trPr>
        <w:tc>
          <w:tcPr>
            <w:cnfStyle w:val="001000000000" w:firstRow="0" w:lastRow="0" w:firstColumn="1" w:lastColumn="0" w:oddVBand="0" w:evenVBand="0" w:oddHBand="0" w:evenHBand="0" w:firstRowFirstColumn="0" w:firstRowLastColumn="0" w:lastRowFirstColumn="0" w:lastRowLastColumn="0"/>
            <w:tcW w:w="1276" w:type="dxa"/>
            <w:tcPrChange w:id="751" w:author="Molly McEvilley" w:date="2024-10-30T13:52:00Z" w16du:dateUtc="2024-10-30T17:52:00Z">
              <w:tcPr>
                <w:tcW w:w="985" w:type="dxa"/>
              </w:tcPr>
            </w:tcPrChange>
          </w:tcPr>
          <w:p w14:paraId="398E5D97" w14:textId="328BF43C" w:rsidR="004049C6" w:rsidRPr="002F0D32" w:rsidDel="005872D7" w:rsidRDefault="004049C6" w:rsidP="004049C6">
            <w:pPr>
              <w:pStyle w:val="NoSpacing"/>
              <w:cnfStyle w:val="001000010000" w:firstRow="0" w:lastRow="0" w:firstColumn="1" w:lastColumn="0" w:oddVBand="0" w:evenVBand="0" w:oddHBand="0" w:evenHBand="1" w:firstRowFirstColumn="0" w:firstRowLastColumn="0" w:lastRowFirstColumn="0" w:lastRowLastColumn="0"/>
              <w:rPr>
                <w:del w:id="752" w:author="Molly McEvilley" w:date="2024-10-30T14:23:00Z" w16du:dateUtc="2024-10-30T18:23:00Z"/>
              </w:rPr>
            </w:pPr>
          </w:p>
        </w:tc>
        <w:tc>
          <w:tcPr>
            <w:tcW w:w="3786" w:type="dxa"/>
            <w:tcPrChange w:id="753" w:author="Molly McEvilley" w:date="2024-10-30T13:52:00Z" w16du:dateUtc="2024-10-30T17:52:00Z">
              <w:tcPr>
                <w:tcW w:w="0" w:type="dxa"/>
              </w:tcPr>
            </w:tcPrChange>
          </w:tcPr>
          <w:p w14:paraId="33DA16D1" w14:textId="3E2571E5" w:rsidR="004049C6" w:rsidRPr="004E219E" w:rsidDel="005872D7" w:rsidRDefault="004049C6" w:rsidP="004049C6">
            <w:pPr>
              <w:pStyle w:val="NoSpacing"/>
              <w:cnfStyle w:val="000000010000" w:firstRow="0" w:lastRow="0" w:firstColumn="0" w:lastColumn="0" w:oddVBand="0" w:evenVBand="0" w:oddHBand="0" w:evenHBand="1" w:firstRowFirstColumn="0" w:firstRowLastColumn="0" w:lastRowFirstColumn="0" w:lastRowLastColumn="0"/>
              <w:rPr>
                <w:del w:id="754" w:author="Molly McEvilley" w:date="2024-10-30T14:23:00Z" w16du:dateUtc="2024-10-30T18:23:00Z"/>
              </w:rPr>
            </w:pPr>
            <w:del w:id="755" w:author="Molly McEvilley" w:date="2024-09-24T19:39:00Z" w16du:dateUtc="2024-09-24T23:39:00Z">
              <w:r w:rsidRPr="002F0D32" w:rsidDel="00040B64">
                <w:delText>Project.</w:delText>
              </w:r>
              <w:r w:rsidRPr="002F0D32" w:rsidDel="00040B64">
                <w:rPr>
                  <w:i/>
                  <w:iCs/>
                </w:rPr>
                <w:delText>OperatingEndDate</w:delText>
              </w:r>
              <w:r w:rsidRPr="002F0D32" w:rsidDel="00040B64">
                <w:delText xml:space="preserve"> &lt;</w:delText>
              </w:r>
              <w:r w:rsidDel="00040B64">
                <w:delText>=</w:delText>
              </w:r>
              <w:r w:rsidRPr="002F0D32" w:rsidDel="00040B64">
                <w:delText xml:space="preserve"> </w:delText>
              </w:r>
              <w:r w:rsidRPr="00CA35DD" w:rsidDel="00040B64">
                <w:rPr>
                  <w:u w:val="single"/>
                </w:rPr>
                <w:delText>ReportEnd</w:delText>
              </w:r>
              <w:r w:rsidDel="00040B64">
                <w:rPr>
                  <w:u w:val="single"/>
                </w:rPr>
                <w:delText xml:space="preserve"> </w:delText>
              </w:r>
              <w:r w:rsidRPr="002F0D32" w:rsidDel="00040B64">
                <w:delText xml:space="preserve">and </w:delText>
              </w:r>
              <w:r w:rsidRPr="00A432BD" w:rsidDel="00040B64">
                <w:rPr>
                  <w:i/>
                  <w:iCs/>
                </w:rPr>
                <w:delText>ExitDate</w:delText>
              </w:r>
              <w:r w:rsidDel="00040B64">
                <w:rPr>
                  <w:i/>
                  <w:iCs/>
                </w:rPr>
                <w:delText xml:space="preserve"> </w:delText>
              </w:r>
              <w:r w:rsidDel="00040B64">
                <w:delText>&gt; Project.</w:delText>
              </w:r>
              <w:r w:rsidRPr="002F0D32" w:rsidDel="00040B64">
                <w:rPr>
                  <w:i/>
                  <w:iCs/>
                </w:rPr>
                <w:delText>OperatingEndDate</w:delText>
              </w:r>
            </w:del>
          </w:p>
        </w:tc>
        <w:tc>
          <w:tcPr>
            <w:tcW w:w="4203" w:type="dxa"/>
            <w:tcPrChange w:id="756" w:author="Molly McEvilley" w:date="2024-10-30T13:52:00Z" w16du:dateUtc="2024-10-30T17:52:00Z">
              <w:tcPr>
                <w:tcW w:w="3245" w:type="dxa"/>
              </w:tcPr>
            </w:tcPrChange>
          </w:tcPr>
          <w:p w14:paraId="50AA28DD" w14:textId="3B653112" w:rsidR="004049C6" w:rsidRPr="00FB59F1" w:rsidDel="005872D7" w:rsidRDefault="004049C6" w:rsidP="004049C6">
            <w:pPr>
              <w:pStyle w:val="NoSpacing"/>
              <w:cnfStyle w:val="000000010000" w:firstRow="0" w:lastRow="0" w:firstColumn="0" w:lastColumn="0" w:oddVBand="0" w:evenVBand="0" w:oddHBand="0" w:evenHBand="1" w:firstRowFirstColumn="0" w:firstRowLastColumn="0" w:lastRowFirstColumn="0" w:lastRowLastColumn="0"/>
              <w:rPr>
                <w:del w:id="757" w:author="Molly McEvilley" w:date="2024-10-30T14:23:00Z" w16du:dateUtc="2024-10-30T18:23:00Z"/>
                <w:b/>
                <w:bCs/>
              </w:rPr>
            </w:pPr>
            <w:del w:id="758" w:author="Molly McEvilley" w:date="2024-09-24T19:39:00Z" w16du:dateUtc="2024-09-24T23:39:00Z">
              <w:r w:rsidRPr="00FB59F1" w:rsidDel="00040B64">
                <w:rPr>
                  <w:b/>
                  <w:bCs/>
                </w:rPr>
                <w:delText>Project.</w:delText>
              </w:r>
              <w:r w:rsidRPr="00FB59F1" w:rsidDel="00040B64">
                <w:rPr>
                  <w:b/>
                  <w:bCs/>
                  <w:i/>
                  <w:iCs/>
                </w:rPr>
                <w:delText>OperatingEndDate</w:delText>
              </w:r>
            </w:del>
          </w:p>
        </w:tc>
      </w:tr>
      <w:tr w:rsidR="004049C6" w:rsidDel="008A7AFC" w14:paraId="1D042B4A" w14:textId="4E019EE7" w:rsidTr="007E1B0B">
        <w:trPr>
          <w:cnfStyle w:val="000000100000" w:firstRow="0" w:lastRow="0" w:firstColumn="0" w:lastColumn="0" w:oddVBand="0" w:evenVBand="0" w:oddHBand="1" w:evenHBand="0" w:firstRowFirstColumn="0" w:firstRowLastColumn="0" w:lastRowFirstColumn="0" w:lastRowLastColumn="0"/>
          <w:del w:id="759" w:author="Molly McEvilley" w:date="2024-09-24T19:43:00Z"/>
        </w:trPr>
        <w:tc>
          <w:tcPr>
            <w:cnfStyle w:val="001000000000" w:firstRow="0" w:lastRow="0" w:firstColumn="1" w:lastColumn="0" w:oddVBand="0" w:evenVBand="0" w:oddHBand="0" w:evenHBand="0" w:firstRowFirstColumn="0" w:firstRowLastColumn="0" w:lastRowFirstColumn="0" w:lastRowLastColumn="0"/>
            <w:tcW w:w="1276" w:type="dxa"/>
            <w:tcPrChange w:id="760" w:author="Molly McEvilley" w:date="2024-10-30T13:52:00Z" w16du:dateUtc="2024-10-30T17:52:00Z">
              <w:tcPr>
                <w:tcW w:w="985" w:type="dxa"/>
              </w:tcPr>
            </w:tcPrChange>
          </w:tcPr>
          <w:p w14:paraId="12FA88F4" w14:textId="617451E4" w:rsidR="004049C6" w:rsidRPr="00B678E4" w:rsidDel="008A7AFC" w:rsidRDefault="004049C6" w:rsidP="004049C6">
            <w:pPr>
              <w:pStyle w:val="NoSpacing"/>
              <w:cnfStyle w:val="001000100000" w:firstRow="0" w:lastRow="0" w:firstColumn="1" w:lastColumn="0" w:oddVBand="0" w:evenVBand="0" w:oddHBand="1" w:evenHBand="0" w:firstRowFirstColumn="0" w:firstRowLastColumn="0" w:lastRowFirstColumn="0" w:lastRowLastColumn="0"/>
              <w:rPr>
                <w:del w:id="761" w:author="Molly McEvilley" w:date="2024-09-24T19:43:00Z" w16du:dateUtc="2024-09-24T23:43:00Z"/>
                <w:i/>
                <w:iCs/>
              </w:rPr>
            </w:pPr>
          </w:p>
        </w:tc>
        <w:tc>
          <w:tcPr>
            <w:tcW w:w="3786" w:type="dxa"/>
            <w:tcPrChange w:id="762" w:author="Molly McEvilley" w:date="2024-10-30T13:52:00Z" w16du:dateUtc="2024-10-30T17:52:00Z">
              <w:tcPr>
                <w:tcW w:w="0" w:type="dxa"/>
              </w:tcPr>
            </w:tcPrChange>
          </w:tcPr>
          <w:p w14:paraId="1E341514" w14:textId="467675F0" w:rsidR="004049C6" w:rsidDel="008A7AFC" w:rsidRDefault="004049C6" w:rsidP="004049C6">
            <w:pPr>
              <w:pStyle w:val="NoSpacing"/>
              <w:cnfStyle w:val="000000100000" w:firstRow="0" w:lastRow="0" w:firstColumn="0" w:lastColumn="0" w:oddVBand="0" w:evenVBand="0" w:oddHBand="1" w:evenHBand="0" w:firstRowFirstColumn="0" w:firstRowLastColumn="0" w:lastRowFirstColumn="0" w:lastRowLastColumn="0"/>
              <w:rPr>
                <w:del w:id="763" w:author="Molly McEvilley" w:date="2024-09-24T19:43:00Z" w16du:dateUtc="2024-09-24T23:43:00Z"/>
              </w:rPr>
            </w:pPr>
            <w:del w:id="764" w:author="Molly McEvilley" w:date="2024-09-24T19:39:00Z" w16du:dateUtc="2024-09-24T23:39:00Z">
              <w:r w:rsidRPr="00B678E4" w:rsidDel="00040B64">
                <w:rPr>
                  <w:i/>
                  <w:iCs/>
                </w:rPr>
                <w:delText>ExitDate</w:delText>
              </w:r>
              <w:r w:rsidDel="00040B64">
                <w:delText xml:space="preserve"> &gt; </w:delText>
              </w:r>
              <w:r w:rsidRPr="00146368" w:rsidDel="00040B64">
                <w:rPr>
                  <w:u w:val="single"/>
                </w:rPr>
                <w:delText>ReportEnd</w:delText>
              </w:r>
            </w:del>
          </w:p>
        </w:tc>
        <w:tc>
          <w:tcPr>
            <w:tcW w:w="4203" w:type="dxa"/>
            <w:tcPrChange w:id="765" w:author="Molly McEvilley" w:date="2024-10-30T13:52:00Z" w16du:dateUtc="2024-10-30T17:52:00Z">
              <w:tcPr>
                <w:tcW w:w="3245" w:type="dxa"/>
              </w:tcPr>
            </w:tcPrChange>
          </w:tcPr>
          <w:p w14:paraId="4F1969FF" w14:textId="4997576C" w:rsidR="004049C6" w:rsidDel="008A7AFC" w:rsidRDefault="004049C6" w:rsidP="004049C6">
            <w:pPr>
              <w:pStyle w:val="NoSpacing"/>
              <w:cnfStyle w:val="000000100000" w:firstRow="0" w:lastRow="0" w:firstColumn="0" w:lastColumn="0" w:oddVBand="0" w:evenVBand="0" w:oddHBand="1" w:evenHBand="0" w:firstRowFirstColumn="0" w:firstRowLastColumn="0" w:lastRowFirstColumn="0" w:lastRowLastColumn="0"/>
              <w:rPr>
                <w:del w:id="766" w:author="Molly McEvilley" w:date="2024-09-24T19:43:00Z" w16du:dateUtc="2024-09-24T23:43:00Z"/>
              </w:rPr>
            </w:pPr>
            <w:del w:id="767" w:author="Molly McEvilley" w:date="2024-09-24T19:39:00Z" w16du:dateUtc="2024-09-24T23:39:00Z">
              <w:r w:rsidDel="00040B64">
                <w:delText>NULL</w:delText>
              </w:r>
            </w:del>
          </w:p>
        </w:tc>
      </w:tr>
      <w:tr w:rsidR="004049C6" w:rsidDel="008A7AFC" w14:paraId="3C0CFB68" w14:textId="0334DAC1" w:rsidTr="007E1B0B">
        <w:trPr>
          <w:cnfStyle w:val="000000010000" w:firstRow="0" w:lastRow="0" w:firstColumn="0" w:lastColumn="0" w:oddVBand="0" w:evenVBand="0" w:oddHBand="0" w:evenHBand="1" w:firstRowFirstColumn="0" w:firstRowLastColumn="0" w:lastRowFirstColumn="0" w:lastRowLastColumn="0"/>
          <w:del w:id="768" w:author="Molly McEvilley" w:date="2024-09-24T19:43:00Z"/>
        </w:trPr>
        <w:tc>
          <w:tcPr>
            <w:cnfStyle w:val="001000000000" w:firstRow="0" w:lastRow="0" w:firstColumn="1" w:lastColumn="0" w:oddVBand="0" w:evenVBand="0" w:oddHBand="0" w:evenHBand="0" w:firstRowFirstColumn="0" w:firstRowLastColumn="0" w:lastRowFirstColumn="0" w:lastRowLastColumn="0"/>
            <w:tcW w:w="1276" w:type="dxa"/>
            <w:tcPrChange w:id="769" w:author="Molly McEvilley" w:date="2024-10-30T13:52:00Z" w16du:dateUtc="2024-10-30T17:52:00Z">
              <w:tcPr>
                <w:tcW w:w="985" w:type="dxa"/>
              </w:tcPr>
            </w:tcPrChange>
          </w:tcPr>
          <w:p w14:paraId="3C444F8F" w14:textId="2F39E780" w:rsidR="004049C6" w:rsidDel="008A7AFC" w:rsidRDefault="004049C6" w:rsidP="004049C6">
            <w:pPr>
              <w:pStyle w:val="NoSpacing"/>
              <w:cnfStyle w:val="001000010000" w:firstRow="0" w:lastRow="0" w:firstColumn="1" w:lastColumn="0" w:oddVBand="0" w:evenVBand="0" w:oddHBand="0" w:evenHBand="1" w:firstRowFirstColumn="0" w:firstRowLastColumn="0" w:lastRowFirstColumn="0" w:lastRowLastColumn="0"/>
              <w:rPr>
                <w:del w:id="770" w:author="Molly McEvilley" w:date="2024-09-24T19:43:00Z" w16du:dateUtc="2024-09-24T23:43:00Z"/>
              </w:rPr>
            </w:pPr>
          </w:p>
        </w:tc>
        <w:tc>
          <w:tcPr>
            <w:tcW w:w="3786" w:type="dxa"/>
            <w:tcPrChange w:id="771" w:author="Molly McEvilley" w:date="2024-10-30T13:52:00Z" w16du:dateUtc="2024-10-30T17:52:00Z">
              <w:tcPr>
                <w:tcW w:w="0" w:type="dxa"/>
              </w:tcPr>
            </w:tcPrChange>
          </w:tcPr>
          <w:p w14:paraId="43FD6C95" w14:textId="5B72DC56" w:rsidR="004049C6" w:rsidDel="008A7AFC" w:rsidRDefault="004049C6" w:rsidP="004049C6">
            <w:pPr>
              <w:pStyle w:val="NoSpacing"/>
              <w:cnfStyle w:val="000000010000" w:firstRow="0" w:lastRow="0" w:firstColumn="0" w:lastColumn="0" w:oddVBand="0" w:evenVBand="0" w:oddHBand="0" w:evenHBand="1" w:firstRowFirstColumn="0" w:firstRowLastColumn="0" w:lastRowFirstColumn="0" w:lastRowLastColumn="0"/>
              <w:rPr>
                <w:del w:id="772" w:author="Molly McEvilley" w:date="2024-09-24T19:43:00Z" w16du:dateUtc="2024-09-24T23:43:00Z"/>
              </w:rPr>
            </w:pPr>
            <w:del w:id="773" w:author="Molly McEvilley" w:date="2024-09-24T19:39:00Z" w16du:dateUtc="2024-09-24T23:39:00Z">
              <w:r w:rsidDel="00040B64">
                <w:delText>(any other)</w:delText>
              </w:r>
            </w:del>
          </w:p>
        </w:tc>
        <w:tc>
          <w:tcPr>
            <w:tcW w:w="4203" w:type="dxa"/>
            <w:tcPrChange w:id="774" w:author="Molly McEvilley" w:date="2024-10-30T13:52:00Z" w16du:dateUtc="2024-10-30T17:52:00Z">
              <w:tcPr>
                <w:tcW w:w="3245" w:type="dxa"/>
              </w:tcPr>
            </w:tcPrChange>
          </w:tcPr>
          <w:p w14:paraId="6C3B5A88" w14:textId="607BA9FB" w:rsidR="004049C6" w:rsidDel="008A7AFC" w:rsidRDefault="004049C6" w:rsidP="004049C6">
            <w:pPr>
              <w:pStyle w:val="NoSpacing"/>
              <w:cnfStyle w:val="000000010000" w:firstRow="0" w:lastRow="0" w:firstColumn="0" w:lastColumn="0" w:oddVBand="0" w:evenVBand="0" w:oddHBand="0" w:evenHBand="1" w:firstRowFirstColumn="0" w:firstRowLastColumn="0" w:lastRowFirstColumn="0" w:lastRowLastColumn="0"/>
              <w:rPr>
                <w:del w:id="775" w:author="Molly McEvilley" w:date="2024-09-24T19:43:00Z" w16du:dateUtc="2024-09-24T23:43:00Z"/>
              </w:rPr>
            </w:pPr>
            <w:del w:id="776" w:author="Molly McEvilley" w:date="2024-09-24T19:39:00Z" w16du:dateUtc="2024-09-24T23:39:00Z">
              <w:r w:rsidRPr="00B678E4" w:rsidDel="00040B64">
                <w:rPr>
                  <w:i/>
                  <w:iCs/>
                </w:rPr>
                <w:delText>ExitDate</w:delText>
              </w:r>
              <w:r w:rsidDel="00040B64">
                <w:delText xml:space="preserve"> </w:delText>
              </w:r>
            </w:del>
          </w:p>
        </w:tc>
      </w:tr>
    </w:tbl>
    <w:p w14:paraId="0DE01EF3" w14:textId="525FFC1E" w:rsidR="003E6C23" w:rsidRPr="006A3016" w:rsidRDefault="003E6C23" w:rsidP="003E6C23">
      <w:pPr>
        <w:pStyle w:val="Heading4"/>
      </w:pPr>
      <w:bookmarkStart w:id="777" w:name="_ExitDest"/>
      <w:bookmarkEnd w:id="777"/>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lastRenderedPageBreak/>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75856DB"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del w:id="778" w:author="Molly McEvilley" w:date="2024-09-24T19:57:00Z" w16du:dateUtc="2024-09-24T23:57:00Z">
        <w:r w:rsidRPr="001C68F4" w:rsidDel="002A438E">
          <w:rPr>
            <w:i/>
            <w:iCs/>
          </w:rPr>
          <w:delText>.</w:delText>
        </w:r>
      </w:del>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779" w:name="_Toc140489794"/>
      <w:bookmarkStart w:id="780" w:name="_HMIS_Data_Requirements"/>
      <w:bookmarkStart w:id="781" w:name="_Toc37849749"/>
      <w:bookmarkStart w:id="782" w:name="_Toc175057060"/>
      <w:bookmarkEnd w:id="779"/>
      <w:bookmarkEnd w:id="780"/>
      <w:r>
        <w:t>HMIS Client Enrollments</w:t>
      </w:r>
      <w:r w:rsidR="00B054F4">
        <w:t xml:space="preserve"> (tlsa_Enrollment)</w:t>
      </w:r>
      <w:bookmarkEnd w:id="781"/>
      <w:bookmarkEnd w:id="782"/>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lastRenderedPageBreak/>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lastRenderedPageBreak/>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761142CA" w:rsidR="00C3527B" w:rsidRPr="008705FF" w:rsidRDefault="00C3527B" w:rsidP="00777E3F">
      <w:pPr>
        <w:pStyle w:val="ListParagraph"/>
        <w:numPr>
          <w:ilvl w:val="1"/>
          <w:numId w:val="27"/>
        </w:numPr>
      </w:pPr>
      <w:commentRangeStart w:id="783"/>
      <w:r w:rsidRPr="007B5290">
        <w:t>Exit</w:t>
      </w:r>
      <w:r w:rsidRPr="002A3591">
        <w:rPr>
          <w:i/>
          <w:iCs/>
        </w:rPr>
        <w:t>.</w:t>
      </w:r>
      <w:r w:rsidRPr="008705FF">
        <w:rPr>
          <w:i/>
          <w:iCs/>
        </w:rPr>
        <w:t>ExitDate</w:t>
      </w:r>
      <w:r w:rsidRPr="008705FF">
        <w:t xml:space="preserve"> &gt;</w:t>
      </w:r>
      <w:del w:id="784" w:author="Molly McEvilley" w:date="2024-10-24T16:38:00Z" w16du:dateUtc="2024-10-24T20:38:00Z">
        <w:r w:rsidRPr="008705FF" w:rsidDel="0087579B">
          <w:delText>=</w:delText>
        </w:r>
      </w:del>
      <w:r w:rsidRPr="008705FF">
        <w:t xml:space="preserve"> </w:t>
      </w:r>
      <w:r w:rsidR="005A6BF7">
        <w:rPr>
          <w:u w:val="single"/>
        </w:rPr>
        <w:t>LookbackDate</w:t>
      </w:r>
      <w:r w:rsidRPr="007B5290">
        <w:t>;</w:t>
      </w:r>
      <w:r w:rsidRPr="002A3591">
        <w:t xml:space="preserve"> and </w:t>
      </w:r>
      <w:commentRangeEnd w:id="783"/>
      <w:r w:rsidR="00772C6A">
        <w:rPr>
          <w:rStyle w:val="CommentReference"/>
          <w:rFonts w:eastAsiaTheme="minorHAnsi" w:cstheme="minorBidi"/>
        </w:rPr>
        <w:commentReference w:id="783"/>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lastRenderedPageBreak/>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lastRenderedPageBreak/>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785" w:name="_Toc31197113"/>
      <w:bookmarkStart w:id="786" w:name="_Toc31197114"/>
      <w:bookmarkStart w:id="787" w:name="_Toc31197115"/>
      <w:bookmarkStart w:id="788" w:name="_Toc31197116"/>
      <w:bookmarkStart w:id="789" w:name="_Toc31197117"/>
      <w:bookmarkStart w:id="790" w:name="_Toc31197118"/>
      <w:bookmarkStart w:id="791" w:name="_Toc29188000"/>
      <w:bookmarkStart w:id="792" w:name="_Toc31197119"/>
      <w:bookmarkStart w:id="793" w:name="_Enrollment_Ages_(tlsa_Enrollment)"/>
      <w:bookmarkStart w:id="794" w:name="_Toc37849750"/>
      <w:bookmarkStart w:id="795" w:name="_Toc175057061"/>
      <w:bookmarkStart w:id="796" w:name="_Toc499543982"/>
      <w:bookmarkEnd w:id="785"/>
      <w:bookmarkEnd w:id="786"/>
      <w:bookmarkEnd w:id="787"/>
      <w:bookmarkEnd w:id="788"/>
      <w:bookmarkEnd w:id="789"/>
      <w:bookmarkEnd w:id="790"/>
      <w:bookmarkEnd w:id="791"/>
      <w:bookmarkEnd w:id="792"/>
      <w:bookmarkEnd w:id="793"/>
      <w:r>
        <w:t>Enrollment Ages</w:t>
      </w:r>
      <w:r w:rsidR="00E14928">
        <w:t xml:space="preserve"> (tlsa_Enrollment)</w:t>
      </w:r>
      <w:bookmarkEnd w:id="794"/>
      <w:bookmarkEnd w:id="795"/>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797"/>
            <w:del w:id="798" w:author="Molly McEvilley" w:date="2024-08-20T09:19:00Z" w16du:dateUtc="2024-08-20T13:19:00Z">
              <w:r w:rsidRPr="00577A54" w:rsidDel="009F1B44">
                <w:delText>5</w:delText>
              </w:r>
            </w:del>
            <w:ins w:id="799" w:author="Molly McEvilley" w:date="2024-08-20T09:19:00Z" w16du:dateUtc="2024-08-20T13:19:00Z">
              <w:r w:rsidR="009F1B44">
                <w:t>6</w:t>
              </w:r>
            </w:ins>
            <w:commentRangeEnd w:id="797"/>
            <w:ins w:id="800" w:author="Molly McEvilley" w:date="2024-08-20T09:45:00Z" w16du:dateUtc="2024-08-20T13:45:00Z">
              <w:r w:rsidR="002D48DE">
                <w:rPr>
                  <w:rStyle w:val="CommentReference"/>
                  <w:rFonts w:eastAsiaTheme="minorHAnsi"/>
                </w:rPr>
                <w:commentReference w:id="797"/>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801" w:author="Molly McEvilley" w:date="2024-08-20T09:19:00Z" w16du:dateUtc="2024-08-20T13:19:00Z">
              <w:r w:rsidRPr="00577A54" w:rsidDel="009F1B44">
                <w:delText>6</w:delText>
              </w:r>
            </w:del>
            <w:ins w:id="802"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803" w:author="Molly McEvilley" w:date="2024-08-20T09:19:00Z" w16du:dateUtc="2024-08-20T13:19:00Z">
              <w:r w:rsidRPr="00577A54" w:rsidDel="009F1B44">
                <w:delText>7</w:delText>
              </w:r>
            </w:del>
            <w:ins w:id="804"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805" w:author="Molly McEvilley" w:date="2024-08-20T09:19:00Z" w16du:dateUtc="2024-08-20T13:19:00Z">
              <w:r w:rsidRPr="00577A54" w:rsidDel="009F1B44">
                <w:delText>8</w:delText>
              </w:r>
            </w:del>
            <w:ins w:id="806"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807" w:author="Molly McEvilley" w:date="2024-08-20T09:19:00Z" w16du:dateUtc="2024-08-20T13:19:00Z">
              <w:r w:rsidRPr="00577A54" w:rsidDel="009F1B44">
                <w:delText>9</w:delText>
              </w:r>
            </w:del>
            <w:ins w:id="808"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809" w:author="Molly McEvilley" w:date="2024-08-20T09:19:00Z" w16du:dateUtc="2024-08-20T13:19:00Z">
              <w:r w:rsidRPr="00577A54" w:rsidDel="009F1B44">
                <w:delText>10</w:delText>
              </w:r>
            </w:del>
            <w:ins w:id="810"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811" w:author="Molly McEvilley" w:date="2024-08-20T09:19:00Z" w16du:dateUtc="2024-08-20T13:19:00Z">
              <w:r w:rsidRPr="00577A54" w:rsidDel="009F1B44">
                <w:delText>11</w:delText>
              </w:r>
            </w:del>
            <w:ins w:id="812"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813" w:author="Molly McEvilley" w:date="2024-08-20T09:20:00Z" w16du:dateUtc="2024-08-20T13:20:00Z">
              <w:r w:rsidRPr="00577A54" w:rsidDel="00584749">
                <w:delText>12</w:delText>
              </w:r>
            </w:del>
            <w:ins w:id="814"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815" w:author="Molly McEvilley" w:date="2024-08-20T09:20:00Z" w16du:dateUtc="2024-08-20T13:20:00Z">
              <w:r w:rsidRPr="00577A54" w:rsidDel="00584749">
                <w:delText>13</w:delText>
              </w:r>
            </w:del>
            <w:ins w:id="816"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817" w:author="Molly McEvilley" w:date="2024-08-20T09:20:00Z" w16du:dateUtc="2024-08-20T13:20:00Z">
              <w:r w:rsidRPr="00577A54" w:rsidDel="00584749">
                <w:delText>14</w:delText>
              </w:r>
            </w:del>
            <w:ins w:id="818"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819" w:author="Molly McEvilley" w:date="2024-08-20T09:20:00Z" w16du:dateUtc="2024-08-20T13:20:00Z">
              <w:r w:rsidRPr="00577A54" w:rsidDel="00584749">
                <w:delText>15</w:delText>
              </w:r>
            </w:del>
            <w:ins w:id="820"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821" w:author="Molly McEvilley" w:date="2024-08-20T09:20:00Z" w16du:dateUtc="2024-08-20T13:20:00Z">
              <w:r w:rsidR="00584749">
                <w:t>7</w:t>
              </w:r>
            </w:ins>
            <w:del w:id="822"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lastRenderedPageBreak/>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823" w:author="Jules Brown" w:date="2024-08-20T11:40:00Z" w16du:dateUtc="2024-08-20T16:40:00Z">
              <w:r>
                <w:t>6</w:t>
              </w:r>
            </w:ins>
            <w:del w:id="824"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825" w:author="Jules Brown" w:date="2024-08-20T11:40:00Z" w16du:dateUtc="2024-08-20T16:40:00Z">
              <w:r>
                <w:t>7</w:t>
              </w:r>
            </w:ins>
            <w:del w:id="826"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827" w:author="Jules Brown" w:date="2024-08-20T11:40:00Z" w16du:dateUtc="2024-08-20T16:40:00Z">
              <w:r>
                <w:t>8</w:t>
              </w:r>
            </w:ins>
            <w:del w:id="828"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829" w:author="Jules Brown" w:date="2024-08-20T11:40:00Z" w16du:dateUtc="2024-08-20T16:40:00Z">
              <w:r>
                <w:t>9</w:t>
              </w:r>
            </w:ins>
            <w:del w:id="830"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831" w:author="Jules Brown" w:date="2024-08-20T11:40:00Z" w16du:dateUtc="2024-08-20T16:40:00Z">
              <w:r>
                <w:t>10</w:t>
              </w:r>
            </w:ins>
            <w:del w:id="832"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833" w:author="Jules Brown" w:date="2024-08-20T11:40:00Z" w16du:dateUtc="2024-08-20T16:40:00Z">
              <w:r w:rsidR="00C52536">
                <w:t>1</w:t>
              </w:r>
            </w:ins>
            <w:del w:id="834"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835" w:author="Jules Brown" w:date="2024-08-20T11:40:00Z" w16du:dateUtc="2024-08-20T16:40:00Z">
              <w:r w:rsidR="00C52536">
                <w:t>2</w:t>
              </w:r>
            </w:ins>
            <w:del w:id="836"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837" w:author="Jules Brown" w:date="2024-08-20T11:40:00Z" w16du:dateUtc="2024-08-20T16:40:00Z">
              <w:r w:rsidR="00C52536">
                <w:t>3</w:t>
              </w:r>
            </w:ins>
            <w:del w:id="838"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839" w:author="Jules Brown" w:date="2024-08-20T11:40:00Z" w16du:dateUtc="2024-08-20T16:40:00Z">
              <w:r w:rsidR="00C52536">
                <w:t>4</w:t>
              </w:r>
            </w:ins>
            <w:del w:id="840"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841" w:author="Jules Brown" w:date="2024-08-20T11:40:00Z" w16du:dateUtc="2024-08-20T16:40:00Z">
              <w:r w:rsidRPr="00577A54" w:rsidDel="00EA1A74">
                <w:delText>5</w:delText>
              </w:r>
            </w:del>
            <w:ins w:id="842"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843" w:author="Jules Brown" w:date="2024-08-20T11:40:00Z" w16du:dateUtc="2024-08-20T16:40:00Z">
              <w:r>
                <w:t>7</w:t>
              </w:r>
            </w:ins>
            <w:del w:id="844"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845" w:author="Jules Brown" w:date="2024-08-20T11:40:00Z" w16du:dateUtc="2024-08-20T16:40:00Z">
              <w:r>
                <w:t>8</w:t>
              </w:r>
            </w:ins>
            <w:del w:id="846"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847" w:author="Jules Brown" w:date="2024-08-20T11:40:00Z" w16du:dateUtc="2024-08-20T16:40:00Z">
              <w:r>
                <w:t>9</w:t>
              </w:r>
            </w:ins>
            <w:del w:id="848"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849" w:author="Jules Brown" w:date="2024-08-20T11:40:00Z" w16du:dateUtc="2024-08-20T16:40:00Z">
              <w:r>
                <w:t>10</w:t>
              </w:r>
            </w:ins>
            <w:del w:id="850"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851" w:author="Jules Brown" w:date="2024-08-20T11:40:00Z" w16du:dateUtc="2024-08-20T16:40:00Z">
              <w:r w:rsidR="00EA1A74">
                <w:t>1</w:t>
              </w:r>
            </w:ins>
            <w:del w:id="852"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853" w:author="Jules Brown" w:date="2024-08-20T11:40:00Z" w16du:dateUtc="2024-08-20T16:40:00Z">
              <w:r w:rsidR="00EA1A74">
                <w:t>2</w:t>
              </w:r>
            </w:ins>
            <w:del w:id="854"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855" w:author="Jules Brown" w:date="2024-08-20T11:40:00Z" w16du:dateUtc="2024-08-20T16:40:00Z">
              <w:r w:rsidR="00EA1A74">
                <w:t>3</w:t>
              </w:r>
            </w:ins>
            <w:del w:id="856"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lastRenderedPageBreak/>
              <w:t>1</w:t>
            </w:r>
            <w:ins w:id="857" w:author="Jules Brown" w:date="2024-08-20T11:40:00Z" w16du:dateUtc="2024-08-20T16:40:00Z">
              <w:r w:rsidR="00EA1A74">
                <w:t>4</w:t>
              </w:r>
            </w:ins>
            <w:del w:id="858"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859" w:name="_Household_Types_(tlsa_HHID)"/>
      <w:bookmarkStart w:id="860" w:name="_Toc37849751"/>
      <w:bookmarkStart w:id="861" w:name="_Toc175057062"/>
      <w:bookmarkEnd w:id="859"/>
      <w:r>
        <w:t>Household Types</w:t>
      </w:r>
      <w:r w:rsidR="00E14928">
        <w:t xml:space="preserve"> (tlsa_HHID)</w:t>
      </w:r>
      <w:bookmarkEnd w:id="860"/>
      <w:bookmarkEnd w:id="86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A743276" w:rsidR="003011EF" w:rsidRDefault="00524A69" w:rsidP="003011EF">
      <w:r w:rsidRPr="00524A69">
        <w:rPr>
          <w:b/>
          <w:bCs/>
        </w:rPr>
        <w:t>ActiveHHType</w:t>
      </w:r>
      <w:r w:rsidR="003011EF">
        <w:t xml:space="preserve"> is set for all household enrollments</w:t>
      </w:r>
      <w:del w:id="862" w:author="Molly McEvilley" w:date="2024-10-25T10:45:00Z" w16du:dateUtc="2024-10-25T14:45:00Z">
        <w:r w:rsidR="003011EF" w:rsidDel="008B7A1C">
          <w:delText xml:space="preserve"> </w:delText>
        </w:r>
        <w:r w:rsidDel="008B7A1C">
          <w:delText>active in the report period</w:delText>
        </w:r>
      </w:del>
      <w:r>
        <w:t xml:space="preserve">,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5650702B"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1CC6882B" w14:textId="77777777" w:rsidR="0017366E" w:rsidRPr="00093249" w:rsidRDefault="00650324" w:rsidP="00964BC2">
      <w:pPr>
        <w:pStyle w:val="ListParagraph"/>
        <w:numPr>
          <w:ilvl w:val="0"/>
          <w:numId w:val="100"/>
        </w:numPr>
        <w:spacing w:before="0" w:after="160" w:line="259" w:lineRule="auto"/>
        <w:rPr>
          <w:ins w:id="863" w:author="Molly McEvilley" w:date="2024-10-24T16:08:00Z" w16du:dateUtc="2024-10-24T20:08:00Z"/>
          <w:rFonts w:cs="Open Sans"/>
          <w:b/>
          <w:sz w:val="26"/>
          <w:szCs w:val="32"/>
        </w:rPr>
      </w:pPr>
      <w:commentRangeStart w:id="864"/>
      <w:del w:id="865" w:author="Molly McEvilley" w:date="2024-10-24T16:06:00Z" w16du:dateUtc="2024-10-24T20:06:00Z">
        <w:r w:rsidDel="005B7300">
          <w:delText xml:space="preserve">Where </w:delText>
        </w:r>
        <w:r w:rsidDel="008F0BA0">
          <w:delText>tlsa_Enrollment.</w:delText>
        </w:r>
        <w:r w:rsidRPr="00645339" w:rsidDel="008F0BA0">
          <w:rPr>
            <w:b/>
            <w:bCs/>
          </w:rPr>
          <w:delText>ExitDate</w:delText>
        </w:r>
        <w:r w:rsidDel="008F0BA0">
          <w:delText xml:space="preserve"> </w:delText>
        </w:r>
      </w:del>
      <w:del w:id="866" w:author="Molly McEvilley" w:date="2024-10-24T15:35:00Z" w16du:dateUtc="2024-10-24T19:35:00Z">
        <w:r w:rsidDel="00142380">
          <w:delText xml:space="preserve">is between </w:delText>
        </w:r>
        <w:r w:rsidRPr="00645339" w:rsidDel="00142380">
          <w:rPr>
            <w:b/>
            <w:bCs/>
          </w:rPr>
          <w:delText>CohortSt</w:delText>
        </w:r>
        <w:r w:rsidRPr="00A731FB" w:rsidDel="00142380">
          <w:rPr>
            <w:b/>
            <w:bCs/>
          </w:rPr>
          <w:delText>art</w:delText>
        </w:r>
        <w:r w:rsidDel="00142380">
          <w:delText xml:space="preserve"> and </w:delText>
        </w:r>
        <w:r w:rsidRPr="00645339" w:rsidDel="00142380">
          <w:rPr>
            <w:b/>
            <w:bCs/>
          </w:rPr>
          <w:delText>CohortEnd</w:delText>
        </w:r>
      </w:del>
      <w:del w:id="867" w:author="Molly McEvilley" w:date="2024-10-24T16:06:00Z" w16du:dateUtc="2024-10-24T20:06:00Z">
        <w:r w:rsidDel="008F0BA0">
          <w:delText xml:space="preserve"> </w:delText>
        </w:r>
      </w:del>
      <w:ins w:id="868" w:author="Molly McEvilley" w:date="2024-10-24T15:54:00Z" w16du:dateUtc="2024-10-24T19:54:00Z">
        <w:r w:rsidR="00BF056E">
          <w:t>tlsa_Enrollment.</w:t>
        </w:r>
        <w:r w:rsidR="00BF056E">
          <w:rPr>
            <w:b/>
            <w:bCs/>
          </w:rPr>
          <w:t xml:space="preserve">EntryDate </w:t>
        </w:r>
        <w:r w:rsidR="00BF056E" w:rsidRPr="00093249">
          <w:t>&lt;</w:t>
        </w:r>
        <w:r w:rsidR="00BF056E">
          <w:rPr>
            <w:b/>
            <w:bCs/>
          </w:rPr>
          <w:t xml:space="preserve"> </w:t>
        </w:r>
        <w:r w:rsidR="00213852">
          <w:rPr>
            <w:b/>
            <w:bCs/>
          </w:rPr>
          <w:t>Cohort</w:t>
        </w:r>
      </w:ins>
      <w:ins w:id="869" w:author="Molly McEvilley" w:date="2024-10-24T16:07:00Z" w16du:dateUtc="2024-10-24T20:07:00Z">
        <w:r w:rsidR="00511538">
          <w:rPr>
            <w:b/>
            <w:bCs/>
          </w:rPr>
          <w:t>End</w:t>
        </w:r>
      </w:ins>
      <w:ins w:id="870" w:author="Molly McEvilley" w:date="2024-10-24T16:08:00Z" w16du:dateUtc="2024-10-24T20:08:00Z">
        <w:r w:rsidR="0017366E">
          <w:rPr>
            <w:b/>
            <w:bCs/>
          </w:rPr>
          <w:t xml:space="preserve">; </w:t>
        </w:r>
        <w:r w:rsidR="0017366E">
          <w:t>and</w:t>
        </w:r>
      </w:ins>
    </w:p>
    <w:p w14:paraId="18A0248B" w14:textId="6557F7F1" w:rsidR="004E14E0" w:rsidRPr="00473440" w:rsidRDefault="0017366E" w:rsidP="00FB13D2">
      <w:pPr>
        <w:pStyle w:val="ListParagraph"/>
        <w:numPr>
          <w:ilvl w:val="0"/>
          <w:numId w:val="100"/>
        </w:numPr>
        <w:spacing w:before="0" w:after="160" w:line="259" w:lineRule="auto"/>
        <w:rPr>
          <w:ins w:id="871" w:author="Molly McEvilley" w:date="2024-10-24T16:09:00Z" w16du:dateUtc="2024-10-24T20:09:00Z"/>
          <w:rFonts w:cs="Open Sans"/>
          <w:b/>
          <w:sz w:val="26"/>
          <w:szCs w:val="32"/>
        </w:rPr>
      </w:pPr>
      <w:ins w:id="872" w:author="Molly McEvilley" w:date="2024-10-24T16:08:00Z" w16du:dateUtc="2024-10-24T20:08:00Z">
        <w:r>
          <w:t>tlsa_Enrollment.</w:t>
        </w:r>
      </w:ins>
      <w:ins w:id="873" w:author="Molly McEvilley" w:date="2024-10-25T10:14:00Z" w16du:dateUtc="2024-10-25T14:14:00Z">
        <w:r w:rsidR="006A7603" w:rsidRPr="00473440">
          <w:rPr>
            <w:b/>
            <w:bCs/>
          </w:rPr>
          <w:t>ExitDate</w:t>
        </w:r>
      </w:ins>
      <w:ins w:id="874" w:author="Molly McEvilley" w:date="2024-10-24T16:08:00Z" w16du:dateUtc="2024-10-24T20:08:00Z">
        <w:r w:rsidRPr="00473440">
          <w:rPr>
            <w:b/>
            <w:bCs/>
          </w:rPr>
          <w:t xml:space="preserve"> </w:t>
        </w:r>
        <w:r>
          <w:t xml:space="preserve">is null or </w:t>
        </w:r>
      </w:ins>
      <w:ins w:id="875" w:author="Molly McEvilley" w:date="2024-10-24T16:09:00Z" w16du:dateUtc="2024-10-24T20:09:00Z">
        <w:r w:rsidR="00F227C1">
          <w:t>tlsa_Enrollment.</w:t>
        </w:r>
        <w:r w:rsidR="00F227C1" w:rsidRPr="00473440">
          <w:rPr>
            <w:b/>
            <w:bCs/>
          </w:rPr>
          <w:t>ExitDate</w:t>
        </w:r>
        <w:r w:rsidR="00F227C1">
          <w:t xml:space="preserve"> &gt;= </w:t>
        </w:r>
        <w:r w:rsidR="00F227C1" w:rsidRPr="00473440">
          <w:rPr>
            <w:b/>
            <w:bCs/>
          </w:rPr>
          <w:t>CohortStart</w:t>
        </w:r>
      </w:ins>
      <w:commentRangeEnd w:id="864"/>
      <w:ins w:id="876" w:author="Molly McEvilley" w:date="2024-10-25T10:49:00Z" w16du:dateUtc="2024-10-25T14:49:00Z">
        <w:r w:rsidR="00753BC8">
          <w:rPr>
            <w:rStyle w:val="CommentReference"/>
            <w:rFonts w:eastAsiaTheme="minorHAnsi" w:cstheme="minorBidi"/>
          </w:rPr>
          <w:commentReference w:id="864"/>
        </w:r>
      </w:ins>
    </w:p>
    <w:p w14:paraId="567B73D3" w14:textId="6E20B9B8" w:rsidR="009E5B16" w:rsidRPr="00645339" w:rsidRDefault="009E5B16" w:rsidP="00777E3F">
      <w:pPr>
        <w:pStyle w:val="ListParagraph"/>
        <w:numPr>
          <w:ilvl w:val="0"/>
          <w:numId w:val="41"/>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877" w:name="_Toc37849752"/>
      <w:bookmarkStart w:id="878" w:name="_Toc175057063"/>
      <w:r>
        <w:lastRenderedPageBreak/>
        <w:t xml:space="preserve">HMIS Business Logic: </w:t>
      </w:r>
      <w:bookmarkStart w:id="879" w:name="_HDX_2.0_HMIS"/>
      <w:bookmarkStart w:id="880" w:name="_LSAReport.csv"/>
      <w:bookmarkStart w:id="881" w:name="_LSAPerson.csv"/>
      <w:bookmarkStart w:id="882" w:name="_LSAExit.csv"/>
      <w:bookmarkStart w:id="883" w:name="_HMIS_Business_Logic"/>
      <w:bookmarkEnd w:id="796"/>
      <w:bookmarkEnd w:id="879"/>
      <w:bookmarkEnd w:id="880"/>
      <w:bookmarkEnd w:id="881"/>
      <w:bookmarkEnd w:id="882"/>
      <w:bookmarkEnd w:id="883"/>
      <w:r w:rsidR="000365D7">
        <w:t>Project Descriptor Data for Export</w:t>
      </w:r>
      <w:bookmarkEnd w:id="877"/>
      <w:bookmarkEnd w:id="878"/>
    </w:p>
    <w:p w14:paraId="4C881045" w14:textId="11FF6F60" w:rsidR="004A469A" w:rsidRDefault="004A469A" w:rsidP="0088191A">
      <w:pPr>
        <w:pStyle w:val="Heading2"/>
      </w:pPr>
      <w:bookmarkStart w:id="884" w:name="_Report_Metadata_for"/>
      <w:bookmarkStart w:id="885" w:name="_Get_Relevant_Project"/>
      <w:bookmarkStart w:id="886" w:name="_Get_Relevant_Project_1"/>
      <w:bookmarkStart w:id="887" w:name="_Get_Project.csv_Records"/>
      <w:bookmarkStart w:id="888" w:name="_Toc510893840"/>
      <w:bookmarkStart w:id="889" w:name="_Toc37849753"/>
      <w:bookmarkStart w:id="890" w:name="_Toc175057064"/>
      <w:bookmarkEnd w:id="884"/>
      <w:bookmarkEnd w:id="885"/>
      <w:bookmarkEnd w:id="886"/>
      <w:bookmarkEnd w:id="887"/>
      <w:r w:rsidRPr="006C26B8">
        <w:t>Get Project</w:t>
      </w:r>
      <w:r w:rsidR="00487413">
        <w:t>.csv</w:t>
      </w:r>
      <w:r w:rsidRPr="006C26B8">
        <w:t xml:space="preserve"> Records / lsa_Project</w:t>
      </w:r>
      <w:bookmarkEnd w:id="888"/>
      <w:bookmarkEnd w:id="889"/>
      <w:bookmarkEnd w:id="890"/>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58D3F1B0"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commentRangeStart w:id="891"/>
            <w:r>
              <w:t xml:space="preserve">If not </w:t>
            </w:r>
            <w:r w:rsidR="00143E83">
              <w:t>NULL</w:t>
            </w:r>
            <w:r>
              <w:t xml:space="preserve">, date must be </w:t>
            </w:r>
            <w:r w:rsidR="004C5AEF">
              <w:t>&gt;</w:t>
            </w:r>
            <w:del w:id="892" w:author="Molly McEvilley" w:date="2024-09-25T15:47:00Z" w16du:dateUtc="2024-09-25T19:47:00Z">
              <w:r w:rsidR="004C5AEF" w:rsidDel="00451787">
                <w:delText>=</w:delText>
              </w:r>
            </w:del>
            <w:r w:rsidR="004C5AEF">
              <w:t xml:space="preserve"> </w:t>
            </w:r>
            <w:r w:rsidR="005A6BF7">
              <w:rPr>
                <w:rFonts w:cstheme="minorHAnsi"/>
                <w:u w:val="single"/>
              </w:rPr>
              <w:t>LookbackDate</w:t>
            </w:r>
            <w:commentRangeEnd w:id="891"/>
            <w:r w:rsidR="00451787">
              <w:rPr>
                <w:rStyle w:val="CommentReference"/>
                <w:rFonts w:eastAsiaTheme="minorHAnsi"/>
              </w:rPr>
              <w:commentReference w:id="891"/>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893"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894" w:author="Molly McEvilley" w:date="2024-08-21T09:41:00Z" w16du:dateUtc="2024-08-21T13:41:00Z">
              <w:r w:rsidDel="00F255AD">
                <w:delText>n/a – will not be imported</w:delText>
              </w:r>
            </w:del>
            <w:ins w:id="895"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377EBCAD" w:rsidR="00A57F38" w:rsidRDefault="00F97B9E" w:rsidP="00A57F38">
      <w:commentRangeStart w:id="896"/>
      <w:r>
        <w:t xml:space="preserve">When the </w:t>
      </w:r>
      <w:del w:id="897" w:author="Molly McEvilley" w:date="2024-10-03T10:06:00Z" w16du:dateUtc="2024-10-03T14:06:00Z">
        <w:r w:rsidDel="00704CD5">
          <w:delText xml:space="preserve">LSA is being generated for </w:delText>
        </w:r>
        <w:r w:rsidR="00E228EA" w:rsidDel="00704CD5">
          <w:delText xml:space="preserve">all relevant projects </w:delText>
        </w:r>
        <w:r w:rsidDel="00704CD5">
          <w:delText>systemwide</w:delText>
        </w:r>
      </w:del>
      <w:ins w:id="898" w:author="Molly McEvilley" w:date="2024-10-03T10:05:00Z" w16du:dateUtc="2024-10-03T14:05:00Z">
        <w:r w:rsidR="002A5C97">
          <w:t xml:space="preserve">LSAScope </w:t>
        </w:r>
        <w:r w:rsidR="00BA6FD0">
          <w:t>is Systemwide (1) or HIC (3)</w:t>
        </w:r>
      </w:ins>
      <w:r w:rsidR="00E228EA">
        <w:t>, e</w:t>
      </w:r>
      <w:r w:rsidR="007066A4">
        <w:t xml:space="preserve">xport records for </w:t>
      </w:r>
      <w:r w:rsidR="00D92CD1">
        <w:t>projects where</w:t>
      </w:r>
      <w:commentRangeEnd w:id="896"/>
      <w:r w:rsidR="008E2D42">
        <w:rPr>
          <w:rStyle w:val="CommentReference"/>
        </w:rPr>
        <w:commentReference w:id="896"/>
      </w:r>
      <w:r w:rsidR="00D92CD1">
        <w:t>:</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BB434C7" w:rsidR="00FF46B8" w:rsidRPr="008A7F66" w:rsidRDefault="00FF46B8" w:rsidP="00FF46B8">
      <w:pPr>
        <w:pStyle w:val="ListParagraph"/>
        <w:numPr>
          <w:ilvl w:val="1"/>
          <w:numId w:val="4"/>
        </w:numPr>
      </w:pPr>
      <w:r w:rsidRPr="008A7F66">
        <w:rPr>
          <w:i/>
          <w:iCs/>
        </w:rPr>
        <w:t xml:space="preserve">OperatingEndDate </w:t>
      </w:r>
      <w:commentRangeStart w:id="899"/>
      <w:r w:rsidRPr="008A7F66">
        <w:t>&gt;</w:t>
      </w:r>
      <w:del w:id="900" w:author="Molly McEvilley" w:date="2024-09-25T15:45:00Z" w16du:dateUtc="2024-09-25T19:45:00Z">
        <w:r w:rsidRPr="008A7F66" w:rsidDel="00AF4381">
          <w:delText>=</w:delText>
        </w:r>
      </w:del>
      <w:r w:rsidRPr="008A7F66">
        <w:t xml:space="preserve"> </w:t>
      </w:r>
      <w:r w:rsidR="005A6BF7">
        <w:rPr>
          <w:u w:val="single"/>
        </w:rPr>
        <w:t>LookbackDate</w:t>
      </w:r>
      <w:r w:rsidRPr="008A7F66">
        <w:t xml:space="preserve"> </w:t>
      </w:r>
      <w:commentRangeEnd w:id="899"/>
      <w:r w:rsidR="004E3E6B">
        <w:rPr>
          <w:rStyle w:val="CommentReference"/>
          <w:rFonts w:eastAsiaTheme="minorHAnsi" w:cstheme="minorBidi"/>
        </w:rPr>
        <w:commentReference w:id="899"/>
      </w:r>
      <w:r w:rsidRPr="008A7F66">
        <w:t>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6F44B2AE"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ins w:id="901" w:author="Molly McEvilley" w:date="2024-10-03T09:58:00Z" w16du:dateUtc="2024-10-03T13:58:00Z">
        <w:r w:rsidR="00127EC8">
          <w:t>With the exception of</w:t>
        </w:r>
        <w:r w:rsidR="000D3DC1">
          <w:t xml:space="preserve"> counts of active clients </w:t>
        </w:r>
      </w:ins>
      <w:ins w:id="902" w:author="Molly McEvilley" w:date="2024-10-03T09:59:00Z" w16du:dateUtc="2024-10-03T13:59:00Z">
        <w:r w:rsidR="00AC7589">
          <w:t xml:space="preserve">in Section 9.6 </w:t>
        </w:r>
        <w:r w:rsidR="000D3DC1">
          <w:t xml:space="preserve">when </w:t>
        </w:r>
        <w:r w:rsidR="000D3DC1" w:rsidRPr="00FB59F1">
          <w:rPr>
            <w:b/>
            <w:bCs/>
          </w:rPr>
          <w:t>LSAScope</w:t>
        </w:r>
        <w:r w:rsidR="000D3DC1">
          <w:t xml:space="preserve"> = 3</w:t>
        </w:r>
        <w:r w:rsidR="00AC7589">
          <w:t xml:space="preserve"> (HIC), t</w:t>
        </w:r>
      </w:ins>
      <w:del w:id="903" w:author="Molly McEvilley" w:date="2024-10-03T09:59:00Z" w16du:dateUtc="2024-10-03T13:59:00Z">
        <w:r w:rsidR="00FB6964" w:rsidDel="00AC7589">
          <w:delText>T</w:delText>
        </w:r>
      </w:del>
      <w:r w:rsidR="00FB6964">
        <w:t xml:space="preserve">his is the only context in which data associated with </w:t>
      </w:r>
      <w:ins w:id="904" w:author="Molly McEvilley" w:date="2024-10-03T10:01:00Z" w16du:dateUtc="2024-10-03T14:01:00Z">
        <w:r w:rsidR="00931DA7">
          <w:t xml:space="preserve">ProjectTypes 9 and 10 </w:t>
        </w:r>
      </w:ins>
      <w:del w:id="905" w:author="Molly McEvilley" w:date="2024-10-03T10:01:00Z" w16du:dateUtc="2024-10-03T14:01:00Z">
        <w:r w:rsidR="00FB6964" w:rsidDel="00931DA7">
          <w:delText xml:space="preserve">projects </w:delText>
        </w:r>
      </w:del>
      <w:del w:id="906" w:author="Molly McEvilley" w:date="2024-10-03T10:00:00Z" w16du:dateUtc="2024-10-03T14:00:00Z">
        <w:r w:rsidR="00FB6964" w:rsidDel="000D6891">
          <w:delText xml:space="preserve">of these types </w:delText>
        </w:r>
      </w:del>
      <w:r w:rsidR="00FB6964">
        <w:t>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6ED955F3" w:rsidR="00610FE1" w:rsidRDefault="00610FE1" w:rsidP="00610FE1">
      <w:pPr>
        <w:pStyle w:val="ListParagraph"/>
        <w:numPr>
          <w:ilvl w:val="1"/>
          <w:numId w:val="4"/>
        </w:numPr>
      </w:pPr>
      <w:commentRangeStart w:id="907"/>
      <w:r>
        <w:rPr>
          <w:i/>
          <w:iCs/>
        </w:rPr>
        <w:t xml:space="preserve">OperatingEndDate </w:t>
      </w:r>
      <w:r>
        <w:t>&gt;</w:t>
      </w:r>
      <w:del w:id="908" w:author="Molly McEvilley" w:date="2024-09-25T15:45:00Z" w16du:dateUtc="2024-09-25T19:45:00Z">
        <w:r w:rsidDel="00AF4381">
          <w:delText>=</w:delText>
        </w:r>
      </w:del>
      <w:r>
        <w:t xml:space="preserve"> </w:t>
      </w:r>
      <w:r w:rsidR="005A6BF7">
        <w:rPr>
          <w:u w:val="single"/>
        </w:rPr>
        <w:t>LookbackDate</w:t>
      </w:r>
      <w:r>
        <w:t xml:space="preserve"> </w:t>
      </w:r>
      <w:commentRangeEnd w:id="907"/>
      <w:r w:rsidR="000E59A2">
        <w:rPr>
          <w:rStyle w:val="CommentReference"/>
          <w:rFonts w:eastAsiaTheme="minorHAnsi" w:cstheme="minorBidi"/>
        </w:rPr>
        <w:commentReference w:id="907"/>
      </w:r>
      <w:r>
        <w:t xml:space="preserve">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909"/>
      <w:r w:rsidRPr="00F36BA3">
        <w:t xml:space="preserve">Section </w:t>
      </w:r>
      <w:del w:id="910" w:author="Molly McEvilley" w:date="2024-09-01T08:42:00Z" w16du:dateUtc="2024-09-01T12:42:00Z">
        <w:r w:rsidRPr="00F36BA3" w:rsidDel="006B76B3">
          <w:delText>2</w:delText>
        </w:r>
      </w:del>
      <w:ins w:id="911" w:author="Molly McEvilley" w:date="2024-09-01T08:42:00Z" w16du:dateUtc="2024-09-01T12:42:00Z">
        <w:r w:rsidR="006B76B3">
          <w:t>3</w:t>
        </w:r>
      </w:ins>
      <w:r w:rsidRPr="00F36BA3">
        <w:t xml:space="preserve">.1 </w:t>
      </w:r>
      <w:commentRangeEnd w:id="909"/>
      <w:r w:rsidR="00991476">
        <w:rPr>
          <w:rStyle w:val="CommentReference"/>
          <w:rFonts w:eastAsiaTheme="minorHAnsi" w:cstheme="minorBidi"/>
        </w:rPr>
        <w:commentReference w:id="909"/>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DEA7F2E" w:rsidR="006623E2" w:rsidRDefault="00793815">
      <w:pPr>
        <w:rPr>
          <w:ins w:id="912"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913" w:author="Molly McEvilley" w:date="2024-08-21T09:56:00Z" w16du:dateUtc="2024-08-21T13:56:00Z">
        <w:r w:rsidR="009F5B0C">
          <w:t>.</w:t>
        </w:r>
      </w:ins>
      <w:del w:id="914" w:author="Molly McEvilley" w:date="2024-08-21T09:57:00Z" w16du:dateUtc="2024-08-21T13:57:00Z">
        <w:r w:rsidDel="009F5B0C">
          <w:delText xml:space="preserve">; </w:delText>
        </w:r>
        <w:r w:rsidR="004B42EE" w:rsidDel="009F5B0C">
          <w:delText>regardless of their values</w:delText>
        </w:r>
      </w:del>
      <w:del w:id="915" w:author="Molly McEvilley" w:date="2024-08-21T09:41:00Z" w16du:dateUtc="2024-08-21T13:41:00Z">
        <w:r w:rsidR="004B42EE" w:rsidDel="00ED24FF">
          <w:delText>, they will not be imported into the HDX</w:delText>
        </w:r>
        <w:r w:rsidR="00A26CE6" w:rsidDel="00ED24FF">
          <w:delText xml:space="preserve"> 2.0</w:delText>
        </w:r>
      </w:del>
      <w:del w:id="916" w:author="Molly McEvilley" w:date="2024-09-25T15:47:00Z" w16du:dateUtc="2024-09-25T19:47:00Z">
        <w:r w:rsidR="004B42EE" w:rsidDel="007F69F6">
          <w:delText>.</w:delText>
        </w:r>
      </w:del>
    </w:p>
    <w:p w14:paraId="785EE89A" w14:textId="272DCE0D" w:rsidR="00ED24FF" w:rsidRDefault="00ED24FF" w:rsidP="00ED24FF">
      <w:pPr>
        <w:pStyle w:val="Heading4"/>
        <w:rPr>
          <w:ins w:id="917" w:author="Molly McEvilley" w:date="2024-08-21T09:42:00Z" w16du:dateUtc="2024-08-21T13:42:00Z"/>
        </w:rPr>
      </w:pPr>
      <w:ins w:id="918" w:author="Molly McEvilley" w:date="2024-08-21T09:41:00Z" w16du:dateUtc="2024-08-21T13:41:00Z">
        <w:r>
          <w:t>PIT</w:t>
        </w:r>
      </w:ins>
      <w:ins w:id="919" w:author="Molly McEvilley" w:date="2024-08-21T09:42:00Z" w16du:dateUtc="2024-08-21T13:42:00Z">
        <w:r>
          <w:t>Count</w:t>
        </w:r>
      </w:ins>
    </w:p>
    <w:p w14:paraId="5B107DA0" w14:textId="1E681282" w:rsidR="00A6301F" w:rsidRDefault="00E069B4" w:rsidP="007611EF">
      <w:pPr>
        <w:rPr>
          <w:ins w:id="920" w:author="Molly McEvilley" w:date="2024-08-21T09:47:00Z" w16du:dateUtc="2024-08-21T13:47:00Z"/>
        </w:rPr>
      </w:pPr>
      <w:ins w:id="921" w:author="Molly McEvilley" w:date="2024-08-21T09:43:00Z" w16du:dateUtc="2024-08-21T13:43:00Z">
        <w:r>
          <w:t xml:space="preserve">There is no requirement for an HMIS to collect </w:t>
        </w:r>
        <w:r w:rsidR="00DB1863">
          <w:t>point-in-time counts for non-participating projects</w:t>
        </w:r>
      </w:ins>
      <w:ins w:id="922" w:author="Molly McEvilley" w:date="2024-08-21T09:45:00Z" w16du:dateUtc="2024-08-21T13:45:00Z">
        <w:r w:rsidR="006910FE">
          <w:t>, nor is there an HMIS data element defined for this purpose</w:t>
        </w:r>
      </w:ins>
      <w:ins w:id="923" w:author="Molly McEvilley" w:date="2024-08-21T09:43:00Z" w16du:dateUtc="2024-08-21T13:43:00Z">
        <w:r w:rsidR="00DB1863">
          <w:t xml:space="preserve">. As such, </w:t>
        </w:r>
      </w:ins>
      <w:ins w:id="924" w:author="Molly McEvilley" w:date="2024-08-21T10:03:00Z" w16du:dateUtc="2024-08-21T14:03:00Z">
        <w:r w:rsidR="00667C19">
          <w:t xml:space="preserve">users generally enter </w:t>
        </w:r>
        <w:r w:rsidR="002057CA">
          <w:t xml:space="preserve">these counts </w:t>
        </w:r>
        <w:r w:rsidR="00667C19">
          <w:t>directly into the H</w:t>
        </w:r>
      </w:ins>
      <w:ins w:id="925" w:author="Molly McEvilley" w:date="2024-08-21T10:04:00Z" w16du:dateUtc="2024-08-21T14:04:00Z">
        <w:r w:rsidR="00667C19">
          <w:t>DX for the HIC</w:t>
        </w:r>
        <w:r w:rsidR="00036B91">
          <w:t xml:space="preserve"> and</w:t>
        </w:r>
      </w:ins>
      <w:ins w:id="926" w:author="Molly McEvilley" w:date="2024-08-21T10:05:00Z" w16du:dateUtc="2024-08-21T14:05:00Z">
        <w:r w:rsidR="007713A7">
          <w:t>, as noted above,</w:t>
        </w:r>
      </w:ins>
      <w:ins w:id="927" w:author="Molly McEvilley" w:date="2024-08-21T10:04:00Z" w16du:dateUtc="2024-08-21T14:04:00Z">
        <w:r w:rsidR="00036B91">
          <w:t xml:space="preserve"> the value of t</w:t>
        </w:r>
      </w:ins>
      <w:ins w:id="928" w:author="Molly McEvilley" w:date="2024-08-21T09:43:00Z" w16du:dateUtc="2024-08-21T13:43:00Z">
        <w:r w:rsidR="00DB1863">
          <w:t>hi</w:t>
        </w:r>
      </w:ins>
      <w:ins w:id="929" w:author="Molly McEvilley" w:date="2024-08-21T09:44:00Z" w16du:dateUtc="2024-08-21T13:44:00Z">
        <w:r w:rsidR="00DB1863">
          <w:t xml:space="preserve">s column may </w:t>
        </w:r>
      </w:ins>
      <w:ins w:id="930" w:author="Molly McEvilley" w:date="2024-08-21T09:46:00Z" w16du:dateUtc="2024-08-21T13:46:00Z">
        <w:r w:rsidR="002E1FE7">
          <w:t>always be NULL</w:t>
        </w:r>
      </w:ins>
      <w:ins w:id="931" w:author="Molly McEvilley" w:date="2024-08-21T10:01:00Z" w16du:dateUtc="2024-08-21T14:01:00Z">
        <w:r w:rsidR="00F80B6C">
          <w:t>.</w:t>
        </w:r>
      </w:ins>
    </w:p>
    <w:p w14:paraId="65439915" w14:textId="1CAB2328" w:rsidR="00ED24FF" w:rsidRPr="00ED24FF" w:rsidRDefault="00F80B6C" w:rsidP="007611EF">
      <w:ins w:id="932" w:author="Molly McEvilley" w:date="2024-08-21T10:02:00Z" w16du:dateUtc="2024-08-21T14:02:00Z">
        <w:r>
          <w:lastRenderedPageBreak/>
          <w:t>However, i</w:t>
        </w:r>
      </w:ins>
      <w:ins w:id="933" w:author="Molly McEvilley" w:date="2024-08-21T09:46:00Z" w16du:dateUtc="2024-08-21T13:46:00Z">
        <w:r w:rsidR="00607D08">
          <w:t xml:space="preserve">n systems that do </w:t>
        </w:r>
      </w:ins>
      <w:ins w:id="934" w:author="Molly McEvilley" w:date="2024-08-21T09:47:00Z" w16du:dateUtc="2024-08-21T13:47:00Z">
        <w:r w:rsidR="00607D08">
          <w:t xml:space="preserve">allow </w:t>
        </w:r>
        <w:r w:rsidR="00A6301F">
          <w:t xml:space="preserve">manual entry of point-in-time counts for non-participating projects, </w:t>
        </w:r>
      </w:ins>
      <w:ins w:id="935" w:author="Molly McEvilley" w:date="2024-08-21T10:00:00Z" w16du:dateUtc="2024-08-21T14:00:00Z">
        <w:r w:rsidR="00021382">
          <w:t>if the</w:t>
        </w:r>
      </w:ins>
      <w:ins w:id="936" w:author="Molly McEvilley" w:date="2024-08-21T09:47:00Z" w16du:dateUtc="2024-08-21T13:47:00Z">
        <w:r w:rsidR="00A6301F">
          <w:t xml:space="preserve"> </w:t>
        </w:r>
        <w:r w:rsidR="00A6301F" w:rsidRPr="00B8415A">
          <w:rPr>
            <w:b/>
            <w:bCs/>
          </w:rPr>
          <w:t>PITCount</w:t>
        </w:r>
        <w:r w:rsidR="00A6301F">
          <w:t xml:space="preserve"> column </w:t>
        </w:r>
      </w:ins>
      <w:ins w:id="937" w:author="Molly McEvilley" w:date="2024-08-21T10:00:00Z" w16du:dateUtc="2024-08-21T14:00:00Z">
        <w:r w:rsidR="00021382">
          <w:t xml:space="preserve">includes a value, </w:t>
        </w:r>
      </w:ins>
      <w:ins w:id="938" w:author="Molly McEvilley" w:date="2024-08-21T09:59:00Z" w16du:dateUtc="2024-08-21T13:59:00Z">
        <w:r w:rsidR="00791251">
          <w:t xml:space="preserve">the </w:t>
        </w:r>
      </w:ins>
      <w:ins w:id="939" w:author="Molly McEvilley" w:date="2024-08-21T09:50:00Z" w16du:dateUtc="2024-08-21T13:50:00Z">
        <w:r w:rsidR="00D52841">
          <w:t xml:space="preserve">HDX </w:t>
        </w:r>
      </w:ins>
      <w:ins w:id="940" w:author="Molly McEvilley" w:date="2024-08-21T09:49:00Z" w16du:dateUtc="2024-08-21T13:49:00Z">
        <w:r w:rsidR="00951C95">
          <w:t xml:space="preserve">will </w:t>
        </w:r>
      </w:ins>
      <w:ins w:id="941" w:author="Molly McEvilley" w:date="2024-08-21T09:50:00Z" w16du:dateUtc="2024-08-21T13:50:00Z">
        <w:r w:rsidR="00D52841">
          <w:t xml:space="preserve">incorporate </w:t>
        </w:r>
      </w:ins>
      <w:ins w:id="942" w:author="Molly McEvilley" w:date="2024-08-21T10:05:00Z" w16du:dateUtc="2024-08-21T14:05:00Z">
        <w:r w:rsidR="0079210B">
          <w:t xml:space="preserve">it </w:t>
        </w:r>
      </w:ins>
      <w:ins w:id="943" w:author="Molly McEvilley" w:date="2024-08-21T09:50:00Z" w16du:dateUtc="2024-08-21T13:50:00Z">
        <w:r w:rsidR="00DE4BDE">
          <w:t>i</w:t>
        </w:r>
      </w:ins>
      <w:ins w:id="944" w:author="Molly McEvilley" w:date="2024-08-21T10:00:00Z" w16du:dateUtc="2024-08-21T14:00:00Z">
        <w:r w:rsidR="001E2B06">
          <w:t xml:space="preserve">nto the </w:t>
        </w:r>
      </w:ins>
      <w:ins w:id="945" w:author="Molly McEvilley" w:date="2024-08-21T09:59:00Z" w16du:dateUtc="2024-08-21T13:59:00Z">
        <w:r w:rsidR="00791251">
          <w:t>HIC</w:t>
        </w:r>
      </w:ins>
      <w:ins w:id="946" w:author="Molly McEvilley" w:date="2024-08-21T10:01:00Z" w16du:dateUtc="2024-08-21T14:01:00Z">
        <w:r w:rsidR="001E2B06">
          <w:t xml:space="preserve">. </w:t>
        </w:r>
      </w:ins>
    </w:p>
    <w:p w14:paraId="3017432E" w14:textId="25E48EB5" w:rsidR="004A469A" w:rsidRDefault="00043B56" w:rsidP="0088191A">
      <w:pPr>
        <w:pStyle w:val="Heading2"/>
      </w:pPr>
      <w:bookmarkStart w:id="947" w:name="_Toc29188011"/>
      <w:bookmarkStart w:id="948" w:name="_Toc29188013"/>
      <w:bookmarkStart w:id="949" w:name="_Get_Organization.csv_Records"/>
      <w:bookmarkStart w:id="950" w:name="_Toc37849754"/>
      <w:bookmarkStart w:id="951" w:name="_Toc175057065"/>
      <w:bookmarkEnd w:id="947"/>
      <w:bookmarkEnd w:id="948"/>
      <w:bookmarkEnd w:id="949"/>
      <w:r>
        <w:t xml:space="preserve">Get </w:t>
      </w:r>
      <w:r w:rsidR="004A469A">
        <w:t>Organization.csv Records / lsa_Organization</w:t>
      </w:r>
      <w:bookmarkEnd w:id="950"/>
      <w:bookmarkEnd w:id="95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952" w:name="_Get_Funder.csv_Records"/>
      <w:bookmarkStart w:id="953" w:name="_Toc510893841"/>
      <w:bookmarkStart w:id="954" w:name="_Toc37849755"/>
      <w:bookmarkStart w:id="955" w:name="_Toc175057066"/>
      <w:bookmarkEnd w:id="952"/>
      <w:r w:rsidRPr="006C26B8">
        <w:lastRenderedPageBreak/>
        <w:t>Get Funder.csv Records / lsa_Funder</w:t>
      </w:r>
      <w:bookmarkEnd w:id="953"/>
      <w:bookmarkEnd w:id="954"/>
      <w:bookmarkEnd w:id="95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956"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956"/>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w:t>
      </w:r>
      <w:commentRangeStart w:id="957"/>
      <w:r>
        <w:t>Project.</w:t>
      </w:r>
      <w:r w:rsidRPr="00793A81">
        <w:rPr>
          <w:b/>
          <w:bCs/>
        </w:rPr>
        <w:t>OperatingEndDate</w:t>
      </w:r>
      <w:r>
        <w:t xml:space="preserve"> &gt;</w:t>
      </w:r>
      <w:del w:id="958" w:author="Molly McEvilley" w:date="2024-09-25T15:45:00Z" w16du:dateUtc="2024-09-25T19:45:00Z">
        <w:r w:rsidDel="003C50F8">
          <w:delText>=</w:delText>
        </w:r>
      </w:del>
      <w:r>
        <w:t xml:space="preserve"> </w:t>
      </w:r>
      <w:commentRangeEnd w:id="957"/>
      <w:r w:rsidR="001E0C69">
        <w:rPr>
          <w:rStyle w:val="CommentReference"/>
        </w:rPr>
        <w:commentReference w:id="957"/>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FB59F1">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FB59F1">
      <w:pPr>
        <w:pStyle w:val="ListParagraph"/>
        <w:numPr>
          <w:ilvl w:val="0"/>
          <w:numId w:val="93"/>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959" w:name="_Toc510893842"/>
    </w:p>
    <w:p w14:paraId="629DE690" w14:textId="0044626A" w:rsidR="007945B2" w:rsidRDefault="007945B2" w:rsidP="0088191A">
      <w:pPr>
        <w:pStyle w:val="Heading2"/>
      </w:pPr>
      <w:bookmarkStart w:id="960" w:name="_Get_Inventory.csv_Records"/>
      <w:bookmarkStart w:id="961" w:name="_Get_ProjectCoC_.csv"/>
      <w:bookmarkStart w:id="962" w:name="_Toc37849756"/>
      <w:bookmarkStart w:id="963" w:name="_Toc175057067"/>
      <w:bookmarkEnd w:id="960"/>
      <w:bookmarkEnd w:id="961"/>
      <w:r>
        <w:t>Get ProjectCoC.csv Records / lsa_ProjectCoC</w:t>
      </w:r>
      <w:bookmarkEnd w:id="962"/>
      <w:bookmarkEnd w:id="963"/>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964" w:name="_Get_Inventory.csv_Records_1"/>
      <w:bookmarkStart w:id="965" w:name="_Toc37849757"/>
      <w:bookmarkStart w:id="966" w:name="_Toc175057068"/>
      <w:bookmarkEnd w:id="964"/>
      <w:r w:rsidRPr="006C26B8">
        <w:t>Get Inventory.csv Records / lsa_Inventory</w:t>
      </w:r>
      <w:bookmarkEnd w:id="959"/>
      <w:bookmarkEnd w:id="965"/>
      <w:bookmarkEnd w:id="96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0FDCC75E"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t>
      </w:r>
      <w:commentRangeStart w:id="967"/>
      <w:commentRangeStart w:id="968"/>
      <w:r>
        <w:t>where Project.</w:t>
      </w:r>
      <w:r w:rsidRPr="00793A81">
        <w:rPr>
          <w:b/>
          <w:bCs/>
        </w:rPr>
        <w:t>OperatingEndDate</w:t>
      </w:r>
      <w:r>
        <w:t xml:space="preserve"> &gt;</w:t>
      </w:r>
      <w:del w:id="969" w:author="Molly McEvilley" w:date="2024-10-03T11:51:00Z" w16du:dateUtc="2024-10-03T15:51:00Z">
        <w:r w:rsidDel="00AA09AB">
          <w:delText>=</w:delText>
        </w:r>
      </w:del>
      <w:r>
        <w:t xml:space="preserve"> </w:t>
      </w:r>
      <w:r w:rsidRPr="00793A81">
        <w:rPr>
          <w:u w:val="single"/>
        </w:rPr>
        <w:t>ReportStart</w:t>
      </w:r>
      <w:r>
        <w:t xml:space="preserve"> </w:t>
      </w:r>
      <w:commentRangeEnd w:id="967"/>
      <w:r w:rsidR="00817898">
        <w:rPr>
          <w:rStyle w:val="CommentReference"/>
        </w:rPr>
        <w:commentReference w:id="967"/>
      </w:r>
      <w:commentRangeEnd w:id="968"/>
      <w:r w:rsidR="00582A50">
        <w:rPr>
          <w:rStyle w:val="CommentReference"/>
        </w:rPr>
        <w:commentReference w:id="968"/>
      </w:r>
      <w:r>
        <w:t>or Project.</w:t>
      </w:r>
      <w:r w:rsidRPr="00947F08">
        <w:rPr>
          <w:b/>
          <w:bCs/>
        </w:rPr>
        <w:t>OperatingEndDate</w:t>
      </w:r>
      <w:r>
        <w:t xml:space="preserve"> is NULL)</w:t>
      </w:r>
      <w:r w:rsidR="009B4418">
        <w:t xml:space="preserve">. </w:t>
      </w:r>
    </w:p>
    <w:p w14:paraId="096FF5F4" w14:textId="2766779E" w:rsidR="00712F2C" w:rsidRDefault="00712F2C" w:rsidP="00FB59F1">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FB59F1">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970" w:name="_Toc29188023"/>
      <w:bookmarkStart w:id="971" w:name="_Toc29188024"/>
      <w:bookmarkStart w:id="972" w:name="_Toc29188025"/>
      <w:bookmarkStart w:id="973" w:name="_Toc29188082"/>
      <w:bookmarkStart w:id="974" w:name="_Toc29188083"/>
      <w:bookmarkStart w:id="975" w:name="_Toc29188084"/>
      <w:bookmarkStart w:id="976" w:name="_Toc29188085"/>
      <w:bookmarkStart w:id="977" w:name="_Toc29188086"/>
      <w:bookmarkStart w:id="978" w:name="_Get_Active_HouseholdIDs"/>
      <w:bookmarkStart w:id="979" w:name="_Get_HMISParticipation.csv_Records"/>
      <w:bookmarkStart w:id="980" w:name="_Toc175057069"/>
      <w:bookmarkEnd w:id="893"/>
      <w:bookmarkEnd w:id="970"/>
      <w:bookmarkEnd w:id="971"/>
      <w:bookmarkEnd w:id="972"/>
      <w:bookmarkEnd w:id="973"/>
      <w:bookmarkEnd w:id="974"/>
      <w:bookmarkEnd w:id="975"/>
      <w:bookmarkEnd w:id="976"/>
      <w:bookmarkEnd w:id="977"/>
      <w:bookmarkEnd w:id="978"/>
      <w:bookmarkEnd w:id="979"/>
      <w:r w:rsidRPr="006C26B8">
        <w:t xml:space="preserve">Get </w:t>
      </w:r>
      <w:r w:rsidR="000C48FC">
        <w:t>HMISParticipation</w:t>
      </w:r>
      <w:r w:rsidRPr="006C26B8">
        <w:t>.csv Records / lsa_</w:t>
      </w:r>
      <w:r w:rsidR="000C48FC">
        <w:t>HMISParticipation</w:t>
      </w:r>
      <w:bookmarkEnd w:id="980"/>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981" w:author="Molly McEvilley" w:date="2024-08-21T09:12:00Z" w16du:dateUtc="2024-08-21T13:12:00Z"/>
        </w:rPr>
      </w:pPr>
      <w:del w:id="982"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FB59F1">
      <w:pPr>
        <w:pStyle w:val="ListParagraph"/>
        <w:numPr>
          <w:ilvl w:val="0"/>
          <w:numId w:val="89"/>
        </w:numPr>
      </w:pPr>
      <w:r>
        <w:t>ProjectID = lsa_Project.</w:t>
      </w:r>
      <w:r w:rsidRPr="006E6892">
        <w:rPr>
          <w:b/>
          <w:bCs/>
        </w:rPr>
        <w:t>ProjectID</w:t>
      </w:r>
      <w:r>
        <w:t xml:space="preserve">; </w:t>
      </w:r>
    </w:p>
    <w:p w14:paraId="5FCD3C86" w14:textId="5E784208" w:rsidR="002D5FDD" w:rsidRPr="006E6892" w:rsidRDefault="002D5FDD" w:rsidP="00FB59F1">
      <w:pPr>
        <w:pStyle w:val="ListParagraph"/>
        <w:numPr>
          <w:ilvl w:val="0"/>
          <w:numId w:val="89"/>
        </w:numPr>
      </w:pPr>
      <w:r>
        <w:t>Project.</w:t>
      </w:r>
      <w:r w:rsidRPr="00277F30">
        <w:rPr>
          <w:b/>
          <w:bCs/>
        </w:rPr>
        <w:t>OperatingEndDate</w:t>
      </w:r>
      <w:r>
        <w:t xml:space="preserve"> is null or </w:t>
      </w:r>
      <w:commentRangeStart w:id="983"/>
      <w:r w:rsidRPr="00277F30">
        <w:rPr>
          <w:b/>
          <w:bCs/>
        </w:rPr>
        <w:t>OperatingEndDate</w:t>
      </w:r>
      <w:r>
        <w:t xml:space="preserve"> &gt;</w:t>
      </w:r>
      <w:del w:id="984" w:author="Molly McEvilley" w:date="2024-09-25T15:54:00Z" w16du:dateUtc="2024-09-25T19:54:00Z">
        <w:r w:rsidDel="00FD3FA5">
          <w:delText>=</w:delText>
        </w:r>
      </w:del>
      <w:r>
        <w:t xml:space="preserve"> </w:t>
      </w:r>
      <w:r w:rsidRPr="00277F30">
        <w:rPr>
          <w:u w:val="single"/>
        </w:rPr>
        <w:t>ReportStart</w:t>
      </w:r>
      <w:commentRangeEnd w:id="983"/>
      <w:r w:rsidR="00FD3FA5">
        <w:rPr>
          <w:rStyle w:val="CommentReference"/>
          <w:rFonts w:eastAsiaTheme="minorHAnsi" w:cstheme="minorBidi"/>
        </w:rPr>
        <w:commentReference w:id="983"/>
      </w:r>
    </w:p>
    <w:p w14:paraId="252C9B41" w14:textId="61818219" w:rsidR="00AB3AC4" w:rsidRDefault="00AB3AC4" w:rsidP="00C0251C">
      <w:r>
        <w:lastRenderedPageBreak/>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985" w:name="_Get_Affiliation.csv_Records"/>
      <w:bookmarkStart w:id="986" w:name="_Toc175057070"/>
      <w:bookmarkEnd w:id="985"/>
      <w:r w:rsidRPr="006C26B8">
        <w:t xml:space="preserve">Get </w:t>
      </w:r>
      <w:r w:rsidR="000C48FC">
        <w:t>Affiliation</w:t>
      </w:r>
      <w:r w:rsidRPr="006C26B8">
        <w:t>.csv Records / lsa_</w:t>
      </w:r>
      <w:r w:rsidR="000C48FC">
        <w:t>Affiliation</w:t>
      </w:r>
      <w:bookmarkEnd w:id="986"/>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FB59F1">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FB59F1">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FB59F1">
      <w:pPr>
        <w:pStyle w:val="ListParagraph"/>
        <w:numPr>
          <w:ilvl w:val="0"/>
          <w:numId w:val="89"/>
        </w:numPr>
      </w:pPr>
      <w:r>
        <w:t>Project.</w:t>
      </w:r>
      <w:r w:rsidR="009507E5" w:rsidRPr="00277F30">
        <w:rPr>
          <w:b/>
          <w:bCs/>
        </w:rPr>
        <w:t>ResidentialAffiliation</w:t>
      </w:r>
      <w:r w:rsidR="009507E5">
        <w:t xml:space="preserve"> = 1</w:t>
      </w:r>
      <w:r w:rsidR="0046289C">
        <w:t>; and</w:t>
      </w:r>
    </w:p>
    <w:p w14:paraId="27F038CB" w14:textId="72B59939" w:rsidR="0046289C" w:rsidRPr="00C0251C" w:rsidRDefault="0046289C" w:rsidP="00FB59F1">
      <w:pPr>
        <w:pStyle w:val="ListParagraph"/>
        <w:numPr>
          <w:ilvl w:val="0"/>
          <w:numId w:val="89"/>
        </w:numPr>
      </w:pPr>
      <w:r>
        <w:t>Project.</w:t>
      </w:r>
      <w:r w:rsidRPr="00277F30">
        <w:rPr>
          <w:b/>
          <w:bCs/>
        </w:rPr>
        <w:t>OperatingEndDate</w:t>
      </w:r>
      <w:r>
        <w:t xml:space="preserve"> is null or </w:t>
      </w:r>
      <w:commentRangeStart w:id="987"/>
      <w:r w:rsidRPr="00277F30">
        <w:rPr>
          <w:b/>
          <w:bCs/>
        </w:rPr>
        <w:t>OperatingEndDate</w:t>
      </w:r>
      <w:r>
        <w:t xml:space="preserve"> &gt;</w:t>
      </w:r>
      <w:del w:id="988" w:author="Molly McEvilley" w:date="2024-09-25T15:55:00Z" w16du:dateUtc="2024-09-25T19:55:00Z">
        <w:r w:rsidDel="005725CA">
          <w:delText>=</w:delText>
        </w:r>
      </w:del>
      <w:r>
        <w:t xml:space="preserve"> </w:t>
      </w:r>
      <w:r w:rsidRPr="00277F30">
        <w:rPr>
          <w:u w:val="single"/>
        </w:rPr>
        <w:t>ReportStart</w:t>
      </w:r>
      <w:commentRangeEnd w:id="987"/>
      <w:r w:rsidR="005725CA">
        <w:rPr>
          <w:rStyle w:val="CommentReference"/>
          <w:rFonts w:eastAsiaTheme="minorHAnsi" w:cstheme="minorBidi"/>
        </w:rPr>
        <w:commentReference w:id="987"/>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989" w:name="_HMIS_Business_Logic:_1"/>
      <w:bookmarkStart w:id="990" w:name="_Toc37849758"/>
      <w:bookmarkStart w:id="991" w:name="_Toc175057071"/>
      <w:bookmarkEnd w:id="989"/>
      <w:r>
        <w:lastRenderedPageBreak/>
        <w:t>HMIS Business Logic:</w:t>
      </w:r>
      <w:r w:rsidR="005A642F">
        <w:t xml:space="preserve"> </w:t>
      </w:r>
      <w:r w:rsidR="00E158FC">
        <w:t>LSAPerson</w:t>
      </w:r>
      <w:bookmarkEnd w:id="990"/>
      <w:bookmarkEnd w:id="99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992" w:name="_Get_Active_HouseholdIDs_1"/>
      <w:bookmarkStart w:id="993" w:name="_Identify_Active_and"/>
      <w:bookmarkStart w:id="994" w:name="_Toc37849759"/>
      <w:bookmarkStart w:id="995" w:name="_Toc175057072"/>
      <w:bookmarkEnd w:id="992"/>
      <w:bookmarkEnd w:id="993"/>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994"/>
      <w:bookmarkEnd w:id="995"/>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996" w:name="_Toc29163943"/>
      <w:bookmarkStart w:id="997" w:name="_Toc29188088"/>
      <w:bookmarkStart w:id="998" w:name="_Toc29188093"/>
      <w:bookmarkStart w:id="999" w:name="_Toc29188094"/>
      <w:bookmarkStart w:id="1000" w:name="_Resolve_Data_Conflicts"/>
      <w:bookmarkStart w:id="1001" w:name="_Toc175057073"/>
      <w:bookmarkStart w:id="1002" w:name="_Toc37849760"/>
      <w:bookmarkEnd w:id="996"/>
      <w:bookmarkEnd w:id="997"/>
      <w:bookmarkEnd w:id="998"/>
      <w:bookmarkEnd w:id="999"/>
      <w:bookmarkEnd w:id="1000"/>
      <w:r>
        <w:t xml:space="preserve">Identify </w:t>
      </w:r>
      <w:r w:rsidR="008670BD">
        <w:t>Activ</w:t>
      </w:r>
      <w:r w:rsidR="001437DE" w:rsidRPr="00C52062">
        <w:t xml:space="preserve">e </w:t>
      </w:r>
      <w:r>
        <w:t xml:space="preserve">and AHAR </w:t>
      </w:r>
      <w:r w:rsidR="001437DE" w:rsidRPr="00C52062">
        <w:t>Enrollments</w:t>
      </w:r>
      <w:bookmarkEnd w:id="1001"/>
      <w:r w:rsidR="001437DE">
        <w:t xml:space="preserve"> </w:t>
      </w:r>
      <w:bookmarkEnd w:id="100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003"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1003"/>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1004" w:name="_Toc29188096"/>
      <w:bookmarkStart w:id="1005" w:name="_Toc31197136"/>
      <w:bookmarkStart w:id="1006" w:name="_Toc29188097"/>
      <w:bookmarkStart w:id="1007" w:name="_Toc31197137"/>
      <w:bookmarkStart w:id="1008" w:name="_Toc29188098"/>
      <w:bookmarkStart w:id="1009" w:name="_Toc31197138"/>
      <w:bookmarkStart w:id="1010" w:name="_Toc29188099"/>
      <w:bookmarkStart w:id="1011" w:name="_Toc31197139"/>
      <w:bookmarkStart w:id="1012" w:name="_Toc29188100"/>
      <w:bookmarkStart w:id="1013" w:name="_Toc31197140"/>
      <w:bookmarkStart w:id="1014" w:name="_Toc29188101"/>
      <w:bookmarkStart w:id="1015" w:name="_Toc31197141"/>
      <w:bookmarkStart w:id="1016" w:name="_Toc29188102"/>
      <w:bookmarkStart w:id="1017" w:name="_Toc31197142"/>
      <w:bookmarkStart w:id="1018" w:name="_Set_Age_Group"/>
      <w:bookmarkStart w:id="1019" w:name="_Toc29188104"/>
      <w:bookmarkStart w:id="1020" w:name="_Toc31197144"/>
      <w:bookmarkStart w:id="1021" w:name="_Set_Household_Type"/>
      <w:bookmarkStart w:id="1022" w:name="_Get_Active_Clients"/>
      <w:bookmarkStart w:id="1023" w:name="_Toc499543989"/>
      <w:bookmarkStart w:id="1024" w:name="_Toc37849761"/>
      <w:bookmarkStart w:id="1025" w:name="_Toc175057074"/>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r w:rsidRPr="00C52062">
        <w:t xml:space="preserve">Get Active Clients </w:t>
      </w:r>
      <w:bookmarkEnd w:id="1023"/>
      <w:r w:rsidR="00801317">
        <w:t>for LSAPerson</w:t>
      </w:r>
      <w:bookmarkEnd w:id="1024"/>
      <w:bookmarkEnd w:id="1025"/>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026" w:name="_Toc506721197"/>
      <w:bookmarkStart w:id="1027" w:name="_Toc499543990"/>
      <w:bookmarkStart w:id="1028" w:name="_Hlk510689117"/>
    </w:p>
    <w:bookmarkStart w:id="1029" w:name="_LSAPerson_Demographics"/>
    <w:bookmarkStart w:id="1030" w:name="_Toc37849762"/>
    <w:bookmarkStart w:id="1031" w:name="_Toc175057075"/>
    <w:bookmarkEnd w:id="1029"/>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1026"/>
      <w:bookmarkEnd w:id="1027"/>
      <w:bookmarkEnd w:id="1030"/>
      <w:bookmarkEnd w:id="1031"/>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1032"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1032"/>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FB59F1">
      <w:pPr>
        <w:pStyle w:val="ListParagraph"/>
        <w:numPr>
          <w:ilvl w:val="0"/>
          <w:numId w:val="87"/>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FB59F1">
      <w:pPr>
        <w:pStyle w:val="ListParagraph"/>
        <w:numPr>
          <w:ilvl w:val="0"/>
          <w:numId w:val="87"/>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FB59F1">
      <w:pPr>
        <w:pStyle w:val="ListParagraph"/>
        <w:numPr>
          <w:ilvl w:val="0"/>
          <w:numId w:val="87"/>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FB59F1">
      <w:pPr>
        <w:pStyle w:val="ListParagraph"/>
        <w:numPr>
          <w:ilvl w:val="0"/>
          <w:numId w:val="88"/>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FB59F1">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FB59F1">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FB59F1">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FB59F1">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FB59F1">
      <w:pPr>
        <w:pStyle w:val="ListParagraph"/>
        <w:numPr>
          <w:ilvl w:val="0"/>
          <w:numId w:val="85"/>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FB59F1">
      <w:pPr>
        <w:pStyle w:val="ListParagraph"/>
        <w:numPr>
          <w:ilvl w:val="0"/>
          <w:numId w:val="86"/>
        </w:numPr>
      </w:pPr>
      <w:r w:rsidRPr="00D43959">
        <w:rPr>
          <w:i/>
          <w:iCs/>
        </w:rPr>
        <w:t>InformationDate</w:t>
      </w:r>
      <w:r>
        <w:t xml:space="preserve"> &lt;= </w:t>
      </w:r>
      <w:r w:rsidRPr="00D43959">
        <w:rPr>
          <w:u w:val="single"/>
        </w:rPr>
        <w:t>ReportEnd</w:t>
      </w:r>
    </w:p>
    <w:p w14:paraId="2C71B17E" w14:textId="77777777" w:rsidR="00FA3CC3" w:rsidRDefault="00FA3CC3" w:rsidP="00FB59F1">
      <w:pPr>
        <w:pStyle w:val="ListParagraph"/>
        <w:numPr>
          <w:ilvl w:val="0"/>
          <w:numId w:val="86"/>
        </w:numPr>
      </w:pPr>
      <w:r w:rsidRPr="00D43959">
        <w:rPr>
          <w:i/>
          <w:iCs/>
        </w:rPr>
        <w:t>DisabilityType</w:t>
      </w:r>
      <w:r>
        <w:t xml:space="preserve"> = 8</w:t>
      </w:r>
    </w:p>
    <w:p w14:paraId="20B2E88C" w14:textId="77777777" w:rsidR="00FA3CC3" w:rsidRDefault="00FA3CC3" w:rsidP="00FB59F1">
      <w:pPr>
        <w:pStyle w:val="ListParagraph"/>
        <w:numPr>
          <w:ilvl w:val="0"/>
          <w:numId w:val="86"/>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FB59F1">
      <w:pPr>
        <w:pStyle w:val="ListParagraph"/>
        <w:numPr>
          <w:ilvl w:val="0"/>
          <w:numId w:val="85"/>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12443FB0" w14:textId="77777777" w:rsidR="00B93233" w:rsidRDefault="00B93233" w:rsidP="00FB59F1">
      <w:pPr>
        <w:pStyle w:val="ListParagraph"/>
        <w:numPr>
          <w:ilvl w:val="0"/>
          <w:numId w:val="86"/>
        </w:numPr>
      </w:pPr>
      <w:r w:rsidRPr="00D43959">
        <w:rPr>
          <w:i/>
          <w:iCs/>
        </w:rPr>
        <w:t>DisabilityType</w:t>
      </w:r>
      <w:r>
        <w:t xml:space="preserve"> = 9</w:t>
      </w:r>
    </w:p>
    <w:p w14:paraId="5F4C0D6A" w14:textId="77777777" w:rsidR="00B93233" w:rsidRDefault="00B93233" w:rsidP="00FB59F1">
      <w:pPr>
        <w:pStyle w:val="ListParagraph"/>
        <w:numPr>
          <w:ilvl w:val="0"/>
          <w:numId w:val="86"/>
        </w:numPr>
      </w:pPr>
      <w:r w:rsidRPr="00D43959">
        <w:rPr>
          <w:i/>
          <w:iCs/>
        </w:rPr>
        <w:t xml:space="preserve">DisabilityResponse </w:t>
      </w:r>
      <w:r>
        <w:t>= 1</w:t>
      </w:r>
    </w:p>
    <w:p w14:paraId="03AB8A7B" w14:textId="77777777" w:rsidR="00B93233" w:rsidRDefault="00B93233" w:rsidP="00FB59F1">
      <w:pPr>
        <w:pStyle w:val="ListParagraph"/>
        <w:numPr>
          <w:ilvl w:val="0"/>
          <w:numId w:val="86"/>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FB59F1">
      <w:pPr>
        <w:pStyle w:val="ListParagraph"/>
        <w:numPr>
          <w:ilvl w:val="0"/>
          <w:numId w:val="85"/>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5128CC62" w14:textId="77777777" w:rsidR="00B93233" w:rsidRDefault="00B93233" w:rsidP="00FB59F1">
      <w:pPr>
        <w:pStyle w:val="ListParagraph"/>
        <w:numPr>
          <w:ilvl w:val="0"/>
          <w:numId w:val="86"/>
        </w:numPr>
      </w:pPr>
      <w:r w:rsidRPr="00D43959">
        <w:rPr>
          <w:i/>
          <w:iCs/>
        </w:rPr>
        <w:t>DisabilityType</w:t>
      </w:r>
      <w:r>
        <w:t xml:space="preserve"> = 10</w:t>
      </w:r>
    </w:p>
    <w:p w14:paraId="2535B733" w14:textId="77777777" w:rsidR="00B93233" w:rsidRDefault="00B93233" w:rsidP="00FB59F1">
      <w:pPr>
        <w:pStyle w:val="ListParagraph"/>
        <w:numPr>
          <w:ilvl w:val="0"/>
          <w:numId w:val="86"/>
        </w:numPr>
      </w:pPr>
      <w:r w:rsidRPr="00D43959">
        <w:rPr>
          <w:i/>
          <w:iCs/>
        </w:rPr>
        <w:t xml:space="preserve">DisabilityResponse </w:t>
      </w:r>
      <w:r>
        <w:t>is 1 (Alcohol use disorder), 2 (Drug use disorder), or 3 (Both alcohol and drug use disorders)</w:t>
      </w:r>
    </w:p>
    <w:p w14:paraId="18C1F313" w14:textId="77777777" w:rsidR="00B93233" w:rsidRDefault="00B93233" w:rsidP="00FB59F1">
      <w:pPr>
        <w:pStyle w:val="ListParagraph"/>
        <w:numPr>
          <w:ilvl w:val="0"/>
          <w:numId w:val="86"/>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033" w:name="_ES/SH/Street_Time_–"/>
      <w:bookmarkStart w:id="1034" w:name="_Toc34144028"/>
      <w:bookmarkStart w:id="1035" w:name="_Toc34144029"/>
      <w:bookmarkStart w:id="1036" w:name="_Toc34144030"/>
      <w:bookmarkStart w:id="1037" w:name="_Toc34144031"/>
      <w:bookmarkStart w:id="1038" w:name="_Toc34144032"/>
      <w:bookmarkStart w:id="1039" w:name="_Toc34144033"/>
      <w:bookmarkStart w:id="1040" w:name="_Time_Spent_in"/>
      <w:bookmarkStart w:id="1041" w:name="_Toc506721198"/>
      <w:bookmarkStart w:id="1042" w:name="_Toc37849763"/>
      <w:bookmarkStart w:id="1043" w:name="_Toc175057076"/>
      <w:bookmarkStart w:id="1044" w:name="_Toc499543992"/>
      <w:bookmarkStart w:id="1045" w:name="_Toc506721201"/>
      <w:bookmarkEnd w:id="1028"/>
      <w:bookmarkEnd w:id="1033"/>
      <w:bookmarkEnd w:id="1034"/>
      <w:bookmarkEnd w:id="1035"/>
      <w:bookmarkEnd w:id="1036"/>
      <w:bookmarkEnd w:id="1037"/>
      <w:bookmarkEnd w:id="1038"/>
      <w:bookmarkEnd w:id="1039"/>
      <w:bookmarkEnd w:id="1040"/>
      <w:r>
        <w:t xml:space="preserve">Time Spent </w:t>
      </w:r>
      <w:r w:rsidR="00CC6B23">
        <w:t>in ES/SH or on the Street</w:t>
      </w:r>
      <w:r w:rsidR="00006148">
        <w:t xml:space="preserve"> </w:t>
      </w:r>
      <w:bookmarkEnd w:id="1041"/>
      <w:r w:rsidR="00EE5EF2">
        <w:t xml:space="preserve">– </w:t>
      </w:r>
      <w:r w:rsidR="00A76144">
        <w:t>LSAPerson</w:t>
      </w:r>
      <w:bookmarkEnd w:id="1042"/>
      <w:bookmarkEnd w:id="104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046" w:name="_Get_Enrollments_Relevant"/>
      <w:bookmarkStart w:id="1047" w:name="_Toc37849764"/>
      <w:bookmarkStart w:id="1048" w:name="_Toc175057077"/>
      <w:bookmarkEnd w:id="1046"/>
      <w:r>
        <w:t xml:space="preserve">Enrollments Relevant to </w:t>
      </w:r>
      <w:r w:rsidR="000146AE">
        <w:t>Counting ES/SH/Street Dates</w:t>
      </w:r>
      <w:bookmarkEnd w:id="1047"/>
      <w:bookmarkEnd w:id="104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1049" w:name="_Toc37849765"/>
      <w:bookmarkStart w:id="1050" w:name="_Toc175057078"/>
      <w:r>
        <w:t xml:space="preserve">Get Dates to Exclude from Counts of ES/SH/Street Days </w:t>
      </w:r>
      <w:r w:rsidR="007B705B">
        <w:t>(ch_Exclude)</w:t>
      </w:r>
      <w:bookmarkEnd w:id="1049"/>
      <w:bookmarkEnd w:id="105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051" w:name="_Toc37849766"/>
      <w:bookmarkStart w:id="1052" w:name="_Toc175057079"/>
      <w:r>
        <w:t xml:space="preserve">Get Dates to Include in Counts of ES/SH/Street Days </w:t>
      </w:r>
      <w:r w:rsidR="007B705B">
        <w:t>(</w:t>
      </w:r>
      <w:r w:rsidR="00E04B04">
        <w:t>ch_Include</w:t>
      </w:r>
      <w:r w:rsidR="007B705B">
        <w:t>)</w:t>
      </w:r>
      <w:bookmarkEnd w:id="1051"/>
      <w:bookmarkEnd w:id="105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1053" w:name="_Hlk42149391"/>
      <w:r w:rsidR="003C4035" w:rsidRPr="003C4035">
        <w:rPr>
          <w:i/>
        </w:rPr>
        <w:t>BedNightDate</w:t>
      </w:r>
      <w:bookmarkEnd w:id="1053"/>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054" w:name="_Toc506721200"/>
    </w:p>
    <w:p w14:paraId="4E52BCD6" w14:textId="4F2FFADA" w:rsidR="00006148" w:rsidRDefault="00006148" w:rsidP="0088191A">
      <w:pPr>
        <w:pStyle w:val="Heading2"/>
      </w:pPr>
      <w:bookmarkStart w:id="1055" w:name="_Toc37849767"/>
      <w:bookmarkStart w:id="1056" w:name="_Toc175057080"/>
      <w:r>
        <w:t>Get ES/SH/Street Episodes</w:t>
      </w:r>
      <w:r w:rsidR="007B705B">
        <w:t xml:space="preserve"> (ch_Episodes)</w:t>
      </w:r>
      <w:bookmarkEnd w:id="1055"/>
      <w:bookmarkEnd w:id="105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1057" w:name="_CHTime_and_CHTimeStatus"/>
      <w:bookmarkStart w:id="1058" w:name="_Toc31197153"/>
      <w:bookmarkStart w:id="1059" w:name="_Toc37849768"/>
      <w:bookmarkStart w:id="1060" w:name="_Toc175057081"/>
      <w:bookmarkEnd w:id="1054"/>
      <w:bookmarkEnd w:id="1057"/>
      <w:r w:rsidRPr="00655B0F">
        <w:t>CHTime</w:t>
      </w:r>
      <w:r>
        <w:t xml:space="preserve"> and </w:t>
      </w:r>
      <w:r w:rsidRPr="005F4836">
        <w:t>CHTimeStatus</w:t>
      </w:r>
      <w:r>
        <w:t xml:space="preserve"> </w:t>
      </w:r>
      <w:r w:rsidR="00E04B04">
        <w:t>–</w:t>
      </w:r>
      <w:r>
        <w:t xml:space="preserve"> LSAPerson</w:t>
      </w:r>
      <w:bookmarkEnd w:id="1058"/>
      <w:bookmarkEnd w:id="1059"/>
      <w:bookmarkEnd w:id="1060"/>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1061" w:name="_EST/RRH/PSHAgeMin_and_EST/RRH/PSHAg"/>
      <w:bookmarkStart w:id="1062" w:name="_Toc37849769"/>
      <w:bookmarkStart w:id="1063" w:name="_Toc175057082"/>
      <w:bookmarkEnd w:id="1061"/>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1062"/>
      <w:bookmarkEnd w:id="106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lastRenderedPageBreak/>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lastRenderedPageBreak/>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1064" w:name="_HHTypeEST/RRH/PSH_-_LSAPerson"/>
      <w:bookmarkStart w:id="1065" w:name="_HoHEST/RRH/PSH"/>
      <w:bookmarkStart w:id="1066" w:name="_AdultEST/RRH/PSH__-"/>
      <w:bookmarkStart w:id="1067" w:name="_AHAREST/RRH/PSH__-"/>
      <w:bookmarkStart w:id="1068" w:name="_AHAREST/RRH/PSH__–"/>
      <w:bookmarkStart w:id="1069" w:name="_AHARHoHEST/RRH/PSH"/>
      <w:bookmarkStart w:id="1070" w:name="_AHARHoHEST/RRH/PSH_1"/>
      <w:bookmarkEnd w:id="1064"/>
      <w:bookmarkEnd w:id="1065"/>
      <w:bookmarkEnd w:id="1066"/>
      <w:bookmarkEnd w:id="1067"/>
      <w:bookmarkEnd w:id="1068"/>
      <w:bookmarkEnd w:id="1069"/>
      <w:bookmarkEnd w:id="1070"/>
    </w:p>
    <w:p w14:paraId="0158E026" w14:textId="62B4EB32" w:rsidR="007B705B" w:rsidRDefault="007B705B" w:rsidP="0088191A">
      <w:pPr>
        <w:pStyle w:val="Heading2"/>
      </w:pPr>
      <w:bookmarkStart w:id="1071" w:name="_Set_Population_Identifiers_5"/>
      <w:bookmarkStart w:id="1072" w:name="_Toc37849775"/>
      <w:bookmarkStart w:id="1073" w:name="_Toc175057083"/>
      <w:bookmarkEnd w:id="1071"/>
      <w:r w:rsidRPr="00C52062">
        <w:t>Set Population Identifiers for Active HMIS Households</w:t>
      </w:r>
      <w:bookmarkEnd w:id="1072"/>
      <w:bookmarkEnd w:id="107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1074"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1075" w:author="Molly McEvilley" w:date="2024-09-01T09:16:00Z" w16du:dateUtc="2024-09-01T13:16:00Z"/>
                <w:b/>
                <w:bCs/>
              </w:rPr>
            </w:pPr>
            <w:ins w:id="1076" w:author="Molly McEvilley" w:date="2024-09-01T09:16:00Z" w16du:dateUtc="2024-09-01T13:16:00Z">
              <w:r>
                <w:rPr>
                  <w:b/>
                  <w:bCs/>
                </w:rPr>
                <w:t>tlsa_HHID</w:t>
              </w:r>
            </w:ins>
          </w:p>
        </w:tc>
      </w:tr>
      <w:tr w:rsidR="00E73F98" w:rsidRPr="0052371E" w14:paraId="4B9977F5" w14:textId="77777777" w:rsidTr="0036650F">
        <w:trPr>
          <w:ins w:id="1077" w:author="Molly McEvilley" w:date="2024-09-01T09:16:00Z"/>
        </w:trPr>
        <w:tc>
          <w:tcPr>
            <w:tcW w:w="9355" w:type="dxa"/>
          </w:tcPr>
          <w:p w14:paraId="635193A1" w14:textId="118B9BAA" w:rsidR="00E73F98" w:rsidRPr="0052371E" w:rsidRDefault="00E73F98" w:rsidP="0036650F">
            <w:pPr>
              <w:pStyle w:val="NoSpacing"/>
              <w:rPr>
                <w:ins w:id="1078" w:author="Molly McEvilley" w:date="2024-09-01T09:16:00Z" w16du:dateUtc="2024-09-01T13:16:00Z"/>
              </w:rPr>
            </w:pPr>
            <w:ins w:id="1079" w:author="Molly McEvilley" w:date="2024-09-01T09:16:00Z" w16du:dateUtc="2024-09-01T13:16:00Z">
              <w:r>
                <w:t>ActiveHHType</w:t>
              </w:r>
            </w:ins>
          </w:p>
        </w:tc>
      </w:tr>
    </w:tbl>
    <w:p w14:paraId="018026CD" w14:textId="77777777" w:rsidR="007B705B" w:rsidRPr="00437563" w:rsidRDefault="007B705B" w:rsidP="00437563">
      <w:pPr>
        <w:pStyle w:val="Heading4"/>
      </w:pPr>
      <w:r w:rsidRPr="00437563">
        <w:lastRenderedPageBreak/>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1080"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1080"/>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lastRenderedPageBreak/>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1081"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ins w:id="1082" w:author="Molly McEvilley" w:date="2024-09-01T09:15:00Z" w16du:dateUtc="2024-09-01T13:15:00Z"/>
                <w:b w:val="0"/>
                <w:bCs w:val="0"/>
              </w:rPr>
            </w:pPr>
            <w:ins w:id="1083" w:author="Molly McEvilley" w:date="2024-09-01T09:15:00Z" w16du:dateUtc="2024-09-01T13:15:00Z">
              <w:r w:rsidRPr="00C17235">
                <w:t>1</w:t>
              </w:r>
            </w:ins>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1084" w:author="Molly McEvilley" w:date="2024-09-01T09:15:00Z" w16du:dateUtc="2024-09-01T13:15:00Z"/>
                <w:b w:val="0"/>
                <w:bCs w:val="0"/>
              </w:rPr>
            </w:pPr>
            <w:ins w:id="1085" w:author="Molly McEvilley" w:date="2024-09-01T09:15:00Z" w16du:dateUtc="2024-09-01T13:15:00Z">
              <w:r w:rsidRPr="00C17235">
                <w:t>-1</w:t>
              </w:r>
            </w:ins>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1086" w:author="Molly McEvilley" w:date="2024-09-01T09:15:00Z" w16du:dateUtc="2024-09-01T13:15:00Z"/>
                <w:b w:val="0"/>
                <w:bCs w:val="0"/>
              </w:rPr>
            </w:pPr>
            <w:ins w:id="1087"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1088"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1089" w:author="Molly McEvilley" w:date="2024-09-01T09:22:00Z" w16du:dateUtc="2024-09-01T13:22:00Z"/>
              </w:rPr>
            </w:pPr>
            <w:del w:id="1090"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91" w:author="Molly McEvilley" w:date="2024-09-01T09:22:00Z" w16du:dateUtc="2024-09-01T13:22:00Z"/>
              </w:rPr>
            </w:pPr>
            <w:del w:id="1092"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93" w:author="Molly McEvilley" w:date="2024-09-01T09:22:00Z" w16du:dateUtc="2024-09-01T13:22:00Z"/>
                <w:rFonts w:ascii="Open Sans" w:hAnsi="Open Sans" w:cs="Open Sans"/>
              </w:rPr>
            </w:pPr>
            <w:del w:id="1094"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1095" w:name="_Set_Population_Identifiers_4"/>
      <w:bookmarkStart w:id="1096" w:name="_Project_Group_and"/>
      <w:bookmarkStart w:id="1097" w:name="_Toc175057084"/>
      <w:bookmarkStart w:id="1098" w:name="_Toc37849776"/>
      <w:bookmarkEnd w:id="1095"/>
      <w:bookmarkEnd w:id="1096"/>
      <w:r>
        <w:lastRenderedPageBreak/>
        <w:t xml:space="preserve">Project Group </w:t>
      </w:r>
      <w:r w:rsidR="0068205D">
        <w:t xml:space="preserve">and Population </w:t>
      </w:r>
      <w:r>
        <w:t>Household Types - LSAPerson</w:t>
      </w:r>
      <w:bookmarkEnd w:id="1097"/>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lastRenderedPageBreak/>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lastRenderedPageBreak/>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1099" w:name="_Adult_Age_Population"/>
      <w:bookmarkStart w:id="1100" w:name="_Toc175057085"/>
      <w:bookmarkEnd w:id="1099"/>
      <w:r>
        <w:t>Adult Age</w:t>
      </w:r>
      <w:r w:rsidRPr="00C52062">
        <w:t xml:space="preserve"> </w:t>
      </w:r>
      <w:r w:rsidR="007B705B" w:rsidRPr="00C52062">
        <w:t xml:space="preserve">Population Identifiers </w:t>
      </w:r>
      <w:r>
        <w:t xml:space="preserve">- </w:t>
      </w:r>
      <w:r w:rsidR="007B705B">
        <w:t>LSAPerson</w:t>
      </w:r>
      <w:bookmarkEnd w:id="1100"/>
      <w:r w:rsidR="007B705B">
        <w:t xml:space="preserve"> </w:t>
      </w:r>
      <w:bookmarkEnd w:id="1098"/>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lastRenderedPageBreak/>
        <w:t>Project type is consistent with project group:</w:t>
      </w:r>
    </w:p>
    <w:p w14:paraId="3229611D" w14:textId="69EBF77E" w:rsidR="007B705B" w:rsidRDefault="007B705B" w:rsidP="00777E3F">
      <w:pPr>
        <w:pStyle w:val="ListParagraph"/>
        <w:numPr>
          <w:ilvl w:val="0"/>
          <w:numId w:val="54"/>
        </w:numPr>
        <w:spacing w:before="0"/>
      </w:pPr>
      <w:bookmarkStart w:id="1101"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1101"/>
          <w:p w14:paraId="7E335294" w14:textId="77777777" w:rsidR="007B705B" w:rsidRDefault="007B705B" w:rsidP="007B705B">
            <w:pPr>
              <w:pStyle w:val="NoSpacing"/>
            </w:pPr>
            <w:r>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1102" w:name="_Toc37849777"/>
      <w:bookmarkStart w:id="1103" w:name="_Toc175057086"/>
      <w:r>
        <w:t>LSAPerson</w:t>
      </w:r>
      <w:bookmarkEnd w:id="1102"/>
      <w:bookmarkEnd w:id="110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1104" w:name="_Toc29188114"/>
      <w:bookmarkStart w:id="1105" w:name="_Toc29188129"/>
      <w:bookmarkStart w:id="1106" w:name="_Toc29188148"/>
      <w:bookmarkStart w:id="1107" w:name="_Toc29188150"/>
      <w:bookmarkStart w:id="1108" w:name="_Update_LSAPerson_CHTime"/>
      <w:bookmarkStart w:id="1109" w:name="_Toc29188151"/>
      <w:bookmarkStart w:id="1110" w:name="_Toc29188153"/>
      <w:bookmarkStart w:id="1111" w:name="_Toc29188156"/>
      <w:bookmarkStart w:id="1112" w:name="_Toc29188162"/>
      <w:bookmarkStart w:id="1113" w:name="_Toc29188164"/>
      <w:bookmarkStart w:id="1114" w:name="_Toc29188168"/>
      <w:bookmarkStart w:id="1115" w:name="_Toc29188169"/>
      <w:bookmarkStart w:id="1116" w:name="_Toc29188170"/>
      <w:bookmarkStart w:id="1117" w:name="_Toc34144048"/>
      <w:bookmarkStart w:id="1118" w:name="_Toc34144049"/>
      <w:bookmarkStart w:id="1119" w:name="_Toc34144050"/>
      <w:bookmarkStart w:id="1120" w:name="_Toc34144061"/>
      <w:bookmarkStart w:id="1121" w:name="_Toc34144062"/>
      <w:bookmarkStart w:id="1122" w:name="_Toc34144077"/>
      <w:bookmarkStart w:id="1123" w:name="_Toc34144078"/>
      <w:bookmarkStart w:id="1124" w:name="_Toc34144079"/>
      <w:bookmarkStart w:id="1125" w:name="_Toc34144080"/>
      <w:bookmarkStart w:id="1126" w:name="_Toc34144081"/>
      <w:bookmarkStart w:id="1127" w:name="_Toc34144127"/>
      <w:bookmarkStart w:id="1128" w:name="_Toc34144128"/>
      <w:bookmarkStart w:id="1129" w:name="_Toc34144129"/>
      <w:bookmarkStart w:id="1130" w:name="_Toc34144142"/>
      <w:bookmarkStart w:id="1131" w:name="_Toc34144143"/>
      <w:bookmarkStart w:id="1132" w:name="_Toc34144152"/>
      <w:bookmarkStart w:id="1133" w:name="_Toc34144153"/>
      <w:bookmarkStart w:id="1134" w:name="_Toc34144154"/>
      <w:bookmarkStart w:id="1135" w:name="_Toc34144155"/>
      <w:bookmarkStart w:id="1136" w:name="_Toc34144156"/>
      <w:bookmarkStart w:id="1137" w:name="_Toc34144208"/>
      <w:bookmarkStart w:id="1138" w:name="_Toc34144209"/>
      <w:bookmarkStart w:id="1139" w:name="_Toc34144210"/>
      <w:bookmarkStart w:id="1140" w:name="_Toc34144221"/>
      <w:bookmarkStart w:id="1141" w:name="_Toc34144222"/>
      <w:bookmarkStart w:id="1142" w:name="_Toc34144231"/>
      <w:bookmarkStart w:id="1143" w:name="_Toc34144232"/>
      <w:bookmarkStart w:id="1144" w:name="_Toc34144233"/>
      <w:bookmarkStart w:id="1145" w:name="_Toc34144234"/>
      <w:bookmarkStart w:id="1146" w:name="_Toc34144235"/>
      <w:bookmarkStart w:id="1147" w:name="_Toc34144287"/>
      <w:bookmarkStart w:id="1148" w:name="_Toc34144288"/>
      <w:bookmarkStart w:id="1149" w:name="_Toc34144289"/>
      <w:bookmarkStart w:id="1150" w:name="_Toc34144290"/>
      <w:bookmarkStart w:id="1151" w:name="_Toc34144299"/>
      <w:bookmarkStart w:id="1152" w:name="_Toc34144300"/>
      <w:bookmarkStart w:id="1153" w:name="_Toc34144309"/>
      <w:bookmarkStart w:id="1154" w:name="_Toc34144310"/>
      <w:bookmarkStart w:id="1155" w:name="_Toc34144311"/>
      <w:bookmarkStart w:id="1156" w:name="_Toc34144312"/>
      <w:bookmarkStart w:id="1157" w:name="_Toc34144313"/>
      <w:bookmarkStart w:id="1158" w:name="_Toc34144341"/>
      <w:bookmarkStart w:id="1159" w:name="_Toc34144342"/>
      <w:bookmarkStart w:id="1160" w:name="_Toc34144343"/>
      <w:bookmarkStart w:id="1161" w:name="_Toc34144362"/>
      <w:bookmarkStart w:id="1162" w:name="_Toc34144363"/>
      <w:bookmarkStart w:id="1163" w:name="_Toc34144372"/>
      <w:bookmarkStart w:id="1164" w:name="_Toc34144373"/>
      <w:bookmarkStart w:id="1165" w:name="_Toc29163965"/>
      <w:bookmarkStart w:id="1166" w:name="_Toc34144425"/>
      <w:bookmarkStart w:id="1167" w:name="_Toc34144426"/>
      <w:bookmarkStart w:id="1168" w:name="_Toc34144427"/>
      <w:bookmarkStart w:id="1169" w:name="_Toc34144428"/>
      <w:bookmarkStart w:id="1170" w:name="_Toc34144429"/>
      <w:bookmarkStart w:id="1171" w:name="_Toc34144430"/>
      <w:bookmarkStart w:id="1172" w:name="_Toc34144431"/>
      <w:bookmarkStart w:id="1173" w:name="_Toc34144432"/>
      <w:bookmarkStart w:id="1174" w:name="_Toc34144433"/>
      <w:bookmarkStart w:id="1175" w:name="_Toc34144434"/>
      <w:bookmarkStart w:id="1176" w:name="_Toc34144435"/>
      <w:bookmarkStart w:id="1177" w:name="_Toc34144436"/>
      <w:bookmarkStart w:id="1178" w:name="_Toc34144437"/>
      <w:bookmarkStart w:id="1179" w:name="_Toc34144438"/>
      <w:bookmarkStart w:id="1180" w:name="_Toc34144439"/>
      <w:bookmarkStart w:id="1181" w:name="_Toc34144440"/>
      <w:bookmarkStart w:id="1182" w:name="_Toc34144441"/>
      <w:bookmarkStart w:id="1183" w:name="_Toc34144442"/>
      <w:bookmarkStart w:id="1184" w:name="_Toc34144443"/>
      <w:bookmarkStart w:id="1185" w:name="_Toc34144474"/>
      <w:bookmarkStart w:id="1186" w:name="_Toc34144475"/>
      <w:bookmarkStart w:id="1187" w:name="_Toc34144484"/>
      <w:bookmarkStart w:id="1188" w:name="_Toc34144485"/>
      <w:bookmarkStart w:id="1189" w:name="_Toc34144537"/>
      <w:bookmarkStart w:id="1190" w:name="_Toc34144538"/>
      <w:bookmarkStart w:id="1191" w:name="_Toc34144539"/>
      <w:bookmarkStart w:id="1192" w:name="_Toc34144540"/>
      <w:bookmarkStart w:id="1193" w:name="_Toc34144541"/>
      <w:bookmarkStart w:id="1194" w:name="_Toc34144542"/>
      <w:bookmarkStart w:id="1195" w:name="_Toc34144543"/>
      <w:bookmarkStart w:id="1196" w:name="_Toc34144544"/>
      <w:bookmarkStart w:id="1197" w:name="_Toc34144545"/>
      <w:bookmarkStart w:id="1198" w:name="_Toc34144546"/>
      <w:bookmarkStart w:id="1199" w:name="_Toc34144547"/>
      <w:bookmarkStart w:id="1200" w:name="_Toc34144548"/>
      <w:bookmarkStart w:id="1201" w:name="_Toc34144549"/>
      <w:bookmarkStart w:id="1202" w:name="_Toc34144550"/>
      <w:bookmarkStart w:id="1203" w:name="_Toc34144551"/>
      <w:bookmarkStart w:id="1204" w:name="_Toc34144552"/>
      <w:bookmarkStart w:id="1205" w:name="_Toc34144553"/>
      <w:bookmarkStart w:id="1206" w:name="_Toc34144554"/>
      <w:bookmarkStart w:id="1207" w:name="_Toc34144555"/>
      <w:bookmarkStart w:id="1208" w:name="_Set_Population_Identifiers_1"/>
      <w:bookmarkStart w:id="1209" w:name="_Toc31197160"/>
      <w:bookmarkStart w:id="1210" w:name="_Toc31197161"/>
      <w:bookmarkStart w:id="1211" w:name="_Toc31197162"/>
      <w:bookmarkStart w:id="1212" w:name="_Toc31197175"/>
      <w:bookmarkStart w:id="1213" w:name="_Toc31197176"/>
      <w:bookmarkStart w:id="1214" w:name="_Toc31197192"/>
      <w:bookmarkStart w:id="1215" w:name="_Toc31197193"/>
      <w:bookmarkStart w:id="1216" w:name="_Toc31197194"/>
      <w:bookmarkStart w:id="1217" w:name="_Toc31197195"/>
      <w:bookmarkStart w:id="1218" w:name="_Toc31197196"/>
      <w:bookmarkStart w:id="1219" w:name="_Set_Population_Identifiers_3"/>
      <w:bookmarkStart w:id="1220" w:name="_Toc34144556"/>
      <w:bookmarkStart w:id="1221" w:name="_Toc34144557"/>
      <w:bookmarkStart w:id="1222" w:name="_Toc34144558"/>
      <w:bookmarkStart w:id="1223" w:name="_Toc34144589"/>
      <w:bookmarkStart w:id="1224" w:name="_Toc34144590"/>
      <w:bookmarkStart w:id="1225" w:name="_Toc34144609"/>
      <w:bookmarkStart w:id="1226" w:name="_Toc34144610"/>
      <w:bookmarkStart w:id="1227" w:name="_Toc34144611"/>
      <w:bookmarkStart w:id="1228" w:name="_Toc34144612"/>
      <w:bookmarkStart w:id="1229" w:name="_Toc34144613"/>
      <w:bookmarkStart w:id="1230" w:name="_Toc34144614"/>
      <w:bookmarkStart w:id="1231" w:name="_Toc34144615"/>
      <w:bookmarkStart w:id="1232" w:name="_Toc34144616"/>
      <w:bookmarkStart w:id="1233" w:name="_Toc34144617"/>
      <w:bookmarkStart w:id="1234" w:name="_Toc34144618"/>
      <w:bookmarkStart w:id="1235" w:name="_Toc34144619"/>
      <w:bookmarkStart w:id="1236" w:name="_Toc34144620"/>
      <w:bookmarkStart w:id="1237" w:name="_Toc34144621"/>
      <w:bookmarkStart w:id="1238" w:name="_Toc34144622"/>
      <w:bookmarkStart w:id="1239" w:name="_Toc34144623"/>
      <w:bookmarkStart w:id="1240" w:name="_HHAdultAge"/>
      <w:bookmarkStart w:id="1241" w:name="_Toc34144624"/>
      <w:bookmarkStart w:id="1242" w:name="_Toc34144625"/>
      <w:bookmarkStart w:id="1243" w:name="_Toc34144647"/>
      <w:bookmarkStart w:id="1244" w:name="_Toc34144648"/>
      <w:bookmarkStart w:id="1245" w:name="_Toc34144649"/>
      <w:bookmarkStart w:id="1246" w:name="_Toc34144650"/>
      <w:bookmarkStart w:id="1247" w:name="_Toc34144651"/>
      <w:bookmarkStart w:id="1248" w:name="_Toc34144652"/>
      <w:bookmarkStart w:id="1249" w:name="_Toc34144653"/>
      <w:bookmarkStart w:id="1250" w:name="_Toc34144654"/>
      <w:bookmarkStart w:id="1251" w:name="_Toc34144655"/>
      <w:bookmarkStart w:id="1252" w:name="_Toc34144656"/>
      <w:bookmarkStart w:id="1253" w:name="_Toc34144657"/>
      <w:bookmarkStart w:id="1254" w:name="_Toc34144686"/>
      <w:bookmarkStart w:id="1255" w:name="_Toc34144687"/>
      <w:bookmarkStart w:id="1256" w:name="_Toc34144740"/>
      <w:bookmarkStart w:id="1257" w:name="_Toc34144741"/>
      <w:bookmarkStart w:id="1258" w:name="_Toc34144742"/>
      <w:bookmarkStart w:id="1259" w:name="_Toc34144743"/>
      <w:bookmarkStart w:id="1260" w:name="_Toc34144744"/>
      <w:bookmarkStart w:id="1261" w:name="_Toc34144745"/>
      <w:bookmarkStart w:id="1262" w:name="_Toc34144746"/>
      <w:bookmarkStart w:id="1263" w:name="_Toc34144747"/>
      <w:bookmarkStart w:id="1264" w:name="_Toc34144799"/>
      <w:bookmarkStart w:id="1265" w:name="_Toc34144800"/>
      <w:bookmarkStart w:id="1266" w:name="_Toc34144801"/>
      <w:bookmarkStart w:id="1267" w:name="_Toc34144802"/>
      <w:bookmarkStart w:id="1268" w:name="_Toc34144803"/>
      <w:bookmarkStart w:id="1269" w:name="_Toc34144804"/>
      <w:bookmarkStart w:id="1270" w:name="_Toc34144805"/>
      <w:bookmarkStart w:id="1271" w:name="_Toc34144833"/>
      <w:bookmarkStart w:id="1272" w:name="_Toc34144834"/>
      <w:bookmarkStart w:id="1273" w:name="_Toc34144835"/>
      <w:bookmarkStart w:id="1274" w:name="_Toc34144836"/>
      <w:bookmarkStart w:id="1275" w:name="_Toc34144837"/>
      <w:bookmarkStart w:id="1276" w:name="_Toc34144838"/>
      <w:bookmarkStart w:id="1277" w:name="_Toc34144839"/>
      <w:bookmarkStart w:id="1278" w:name="_Toc34144891"/>
      <w:bookmarkStart w:id="1279" w:name="_Toc34144892"/>
      <w:bookmarkStart w:id="1280" w:name="_Toc34144893"/>
      <w:bookmarkStart w:id="1281" w:name="_Toc34144894"/>
      <w:bookmarkStart w:id="1282" w:name="_Toc34144895"/>
      <w:bookmarkStart w:id="1283" w:name="_Toc34144896"/>
      <w:bookmarkStart w:id="1284" w:name="_Toc34144897"/>
      <w:bookmarkStart w:id="1285" w:name="_Toc34144949"/>
      <w:bookmarkStart w:id="1286" w:name="_Toc34144950"/>
      <w:bookmarkStart w:id="1287" w:name="_Toc34144951"/>
      <w:bookmarkStart w:id="1288" w:name="_Toc34144952"/>
      <w:bookmarkStart w:id="1289" w:name="_Toc34144953"/>
      <w:bookmarkStart w:id="1290" w:name="_Toc34144954"/>
      <w:bookmarkStart w:id="1291" w:name="_Toc34144955"/>
      <w:bookmarkStart w:id="1292" w:name="_Toc34144980"/>
      <w:bookmarkStart w:id="1293" w:name="_Toc34144981"/>
      <w:bookmarkStart w:id="1294" w:name="_Toc34144982"/>
      <w:bookmarkStart w:id="1295" w:name="_Toc34144983"/>
      <w:bookmarkStart w:id="1296" w:name="_Toc34144984"/>
      <w:bookmarkStart w:id="1297" w:name="_Toc34144985"/>
      <w:bookmarkStart w:id="1298" w:name="_Toc34144986"/>
      <w:bookmarkStart w:id="1299" w:name="_Toc34145011"/>
      <w:bookmarkStart w:id="1300" w:name="_Toc34145012"/>
      <w:bookmarkStart w:id="1301" w:name="_Toc34145013"/>
      <w:bookmarkStart w:id="1302" w:name="_Toc34145014"/>
      <w:bookmarkStart w:id="1303" w:name="_Toc34145015"/>
      <w:bookmarkStart w:id="1304" w:name="_Toc34145016"/>
      <w:bookmarkStart w:id="1305" w:name="_Toc34145017"/>
      <w:bookmarkStart w:id="1306" w:name="_Toc34145069"/>
      <w:bookmarkStart w:id="1307" w:name="_Toc34145070"/>
      <w:bookmarkStart w:id="1308" w:name="_Toc34145071"/>
      <w:bookmarkStart w:id="1309" w:name="_Toc34145072"/>
      <w:bookmarkStart w:id="1310" w:name="_Toc34145073"/>
      <w:bookmarkStart w:id="1311" w:name="_Toc34145074"/>
      <w:bookmarkStart w:id="1312" w:name="_Toc506721205"/>
      <w:bookmarkEnd w:id="1044"/>
      <w:bookmarkEnd w:id="1045"/>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r>
        <w:br w:type="page"/>
      </w:r>
    </w:p>
    <w:p w14:paraId="65BA16A7" w14:textId="21D9A953" w:rsidR="00E158FC" w:rsidRPr="00C52062" w:rsidRDefault="00E158FC" w:rsidP="00E158FC">
      <w:pPr>
        <w:pStyle w:val="Heading1"/>
      </w:pPr>
      <w:bookmarkStart w:id="1313" w:name="_HMIS_Business_Logic:_2"/>
      <w:bookmarkStart w:id="1314" w:name="_Toc37849778"/>
      <w:bookmarkStart w:id="1315" w:name="_Toc175057087"/>
      <w:bookmarkEnd w:id="1313"/>
      <w:r w:rsidRPr="00C52062">
        <w:lastRenderedPageBreak/>
        <w:t>HMIS Business Logic</w:t>
      </w:r>
      <w:r>
        <w:t>: LSAHousehold</w:t>
      </w:r>
      <w:bookmarkEnd w:id="1314"/>
      <w:bookmarkEnd w:id="1315"/>
    </w:p>
    <w:p w14:paraId="4C5B0BA6" w14:textId="7443B573" w:rsidR="00F25CD0" w:rsidRDefault="00F25CD0" w:rsidP="0088191A">
      <w:pPr>
        <w:pStyle w:val="Heading2"/>
      </w:pPr>
      <w:bookmarkStart w:id="1316" w:name="_Get_Distinct_Households"/>
      <w:bookmarkStart w:id="1317" w:name="_Toc37849779"/>
      <w:bookmarkStart w:id="1318" w:name="_Toc175057088"/>
      <w:bookmarkEnd w:id="1312"/>
      <w:bookmarkEnd w:id="1316"/>
      <w:r w:rsidRPr="00C52062">
        <w:t xml:space="preserve">Get </w:t>
      </w:r>
      <w:r>
        <w:t>Distinct</w:t>
      </w:r>
      <w:r w:rsidRPr="00C52062">
        <w:t xml:space="preserve"> Households for LSAHousehold</w:t>
      </w:r>
      <w:bookmarkEnd w:id="1317"/>
      <w:bookmarkEnd w:id="1318"/>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1319" w:author="Molly McEvilley" w:date="2024-08-19T08:09:00Z" w16du:dateUtc="2024-08-19T12:09:00Z"/>
          <w:rFonts w:cstheme="minorHAnsi"/>
        </w:rPr>
      </w:pPr>
      <w:ins w:id="1320"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321" w:name="_Set_Population_Identifiers_2"/>
    <w:bookmarkStart w:id="1322" w:name="_Toc37849780"/>
    <w:bookmarkStart w:id="1323" w:name="_Toc175057089"/>
    <w:bookmarkEnd w:id="1321"/>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322"/>
      <w:bookmarkEnd w:id="1323"/>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324" w:name="_HHAdultAge_1"/>
      <w:bookmarkEnd w:id="1324"/>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325"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1326" w:name="_Toc37849781"/>
      <w:bookmarkStart w:id="1327" w:name="_Toc175057090"/>
      <w:r w:rsidRPr="00F25CD0">
        <w:t>EST/RRH/PSH</w:t>
      </w:r>
      <w:r w:rsidR="00627928">
        <w:t>/RRHSO</w:t>
      </w:r>
      <w:r w:rsidRPr="00F25CD0">
        <w:t>Status –</w:t>
      </w:r>
      <w:r>
        <w:t xml:space="preserve"> L</w:t>
      </w:r>
      <w:r w:rsidR="002B6231" w:rsidRPr="00C52062">
        <w:t>SAHousehold</w:t>
      </w:r>
      <w:bookmarkEnd w:id="1326"/>
      <w:bookmarkEnd w:id="1327"/>
      <w:r w:rsidR="002B6231" w:rsidRPr="00C52062">
        <w:t xml:space="preserve"> </w:t>
      </w:r>
      <w:bookmarkEnd w:id="132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328"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1329" w:name="_Toc37849782"/>
      <w:bookmarkStart w:id="1330" w:name="_Toc175057091"/>
      <w:r w:rsidRPr="00F25CD0">
        <w:t>RRH/PSH</w:t>
      </w:r>
      <w:r w:rsidR="00627928">
        <w:t>/RRHSO</w:t>
      </w:r>
      <w:r w:rsidR="002B6231" w:rsidRPr="00EE1280">
        <w:t xml:space="preserve">MoveIn </w:t>
      </w:r>
      <w:r w:rsidRPr="00EE1280">
        <w:t>–</w:t>
      </w:r>
      <w:r>
        <w:t xml:space="preserve"> LSAHousehold</w:t>
      </w:r>
      <w:bookmarkEnd w:id="1329"/>
      <w:bookmarkEnd w:id="1330"/>
      <w:r>
        <w:t xml:space="preserve"> </w:t>
      </w:r>
      <w:bookmarkEnd w:id="132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1331" w:name="_Toc37849783"/>
      <w:bookmarkStart w:id="1332" w:name="_Toc175057092"/>
      <w:bookmarkStart w:id="1333"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331"/>
      <w:bookmarkEnd w:id="1332"/>
      <w:r w:rsidR="002B6231" w:rsidRPr="00C52062">
        <w:t xml:space="preserve"> </w:t>
      </w:r>
      <w:bookmarkEnd w:id="1333"/>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334" w:name="_AHAR_CSV_Files"/>
      <w:bookmarkStart w:id="1335" w:name="_Toc37849784"/>
      <w:bookmarkStart w:id="1336" w:name="_Toc175057093"/>
      <w:bookmarkStart w:id="1337" w:name="_Toc499543995"/>
      <w:bookmarkStart w:id="1338" w:name="_Toc506721209"/>
      <w:bookmarkStart w:id="1339" w:name="_Toc497116480"/>
      <w:bookmarkStart w:id="1340" w:name="_Hlk496773519"/>
      <w:bookmarkStart w:id="1341" w:name="_Toc506721210"/>
      <w:bookmarkEnd w:id="1334"/>
      <w:r>
        <w:t xml:space="preserve">EST/RRH/PSHLivingSit – </w:t>
      </w:r>
      <w:r w:rsidRPr="00C52062">
        <w:t>LSAHousehold</w:t>
      </w:r>
      <w:bookmarkEnd w:id="1335"/>
      <w:bookmarkEnd w:id="1336"/>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FB59F1">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FB59F1">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FB59F1">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134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1343"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44"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45"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134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1347"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8"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9"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135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1351"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2"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3"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135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1355"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6"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7"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135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1359"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0"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1"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136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1363"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64"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65"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136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1367"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8"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9"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137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1371"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2"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3"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137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1375"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6"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7"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137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1379"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0"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1"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138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1383"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4"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5"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138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1387"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8"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9"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139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1391"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2"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3"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139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1395"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6"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7"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139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1399"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0"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1"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140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403"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4"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5"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40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407"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8"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9"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41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411"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12"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13"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41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415"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6"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7"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41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419"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20"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21"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42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423"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24"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25"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42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427"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8"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9"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43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431"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2"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3"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43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435"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6"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7"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43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439"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0"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1"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44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443"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4"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5"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44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447"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8"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9"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45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451"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52"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53"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454" w:name="_EST/RRH/PSHDestination–_LSAHousehol"/>
      <w:bookmarkStart w:id="1455" w:name="_Toc37849785"/>
      <w:bookmarkStart w:id="1456" w:name="_Toc175057094"/>
      <w:bookmarkEnd w:id="1454"/>
      <w:r>
        <w:t>EST/RRH/PSHDestination</w:t>
      </w:r>
      <w:r w:rsidR="006F09FD">
        <w:t xml:space="preserve"> </w:t>
      </w:r>
      <w:r>
        <w:t xml:space="preserve">– </w:t>
      </w:r>
      <w:r w:rsidRPr="00C52062">
        <w:t>LSAHousehold</w:t>
      </w:r>
      <w:bookmarkEnd w:id="1455"/>
      <w:bookmarkEnd w:id="1456"/>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457" w:name="_Toc37849786"/>
    </w:p>
    <w:p w14:paraId="62F91D64" w14:textId="01BA0CD7" w:rsidR="0019166A" w:rsidRDefault="0019166A" w:rsidP="0088191A">
      <w:pPr>
        <w:pStyle w:val="Heading2"/>
      </w:pPr>
      <w:bookmarkStart w:id="1458" w:name="_Toc175057095"/>
      <w:r w:rsidRPr="00EE1280">
        <w:t>EST/RRH/PSH</w:t>
      </w:r>
      <w:r>
        <w:t xml:space="preserve"> Population Identifiers</w:t>
      </w:r>
      <w:bookmarkEnd w:id="1457"/>
      <w:bookmarkEnd w:id="1458"/>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459" w:name="_Toc37849787"/>
      <w:bookmarkStart w:id="1460" w:name="_Toc175057096"/>
      <w:r w:rsidRPr="00EE1280">
        <w:t>System Engagement</w:t>
      </w:r>
      <w:r w:rsidRPr="00C52062">
        <w:t xml:space="preserve"> Status and Return Time</w:t>
      </w:r>
      <w:bookmarkEnd w:id="1459"/>
      <w:bookmarkEnd w:id="1460"/>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337"/>
    <w:bookmarkEnd w:id="133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339"/>
      <w:bookmarkEnd w:id="1340"/>
    </w:tbl>
    <w:p w14:paraId="0E1486B3" w14:textId="77777777" w:rsidR="00300425" w:rsidRDefault="00300425" w:rsidP="008F2C7B"/>
    <w:p w14:paraId="54D9E0C2" w14:textId="71BC3D12" w:rsidR="00466A69" w:rsidRDefault="00466A69" w:rsidP="0088191A">
      <w:pPr>
        <w:pStyle w:val="Heading2"/>
      </w:pPr>
      <w:bookmarkStart w:id="1461" w:name="_Dates_Housed_in"/>
      <w:bookmarkStart w:id="1462" w:name="_Toc37849788"/>
      <w:bookmarkStart w:id="1463" w:name="_Toc175057097"/>
      <w:bookmarkEnd w:id="1461"/>
      <w:r w:rsidRPr="00EE1280">
        <w:t xml:space="preserve">RRHPreMoveInDays </w:t>
      </w:r>
      <w:r w:rsidR="007E42C3">
        <w:t>–</w:t>
      </w:r>
      <w:r>
        <w:t xml:space="preserve"> LSAHousehold</w:t>
      </w:r>
      <w:bookmarkEnd w:id="1462"/>
      <w:bookmarkEnd w:id="1463"/>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lastRenderedPageBreak/>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464" w:name="_Dates_Housed_in_1"/>
      <w:bookmarkStart w:id="1465" w:name="_Toc37849789"/>
      <w:bookmarkStart w:id="1466" w:name="_Toc175057098"/>
      <w:bookmarkEnd w:id="1464"/>
      <w:r>
        <w:t>Dates Housed in PSH or RRH (sys_Time)</w:t>
      </w:r>
      <w:bookmarkEnd w:id="1465"/>
      <w:bookmarkEnd w:id="1466"/>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467" w:name="_Toc37849790"/>
      <w:bookmarkStart w:id="1468" w:name="_Toc175057099"/>
      <w:r>
        <w:t>Get Last Inactive Date</w:t>
      </w:r>
      <w:bookmarkEnd w:id="1467"/>
      <w:bookmarkEnd w:id="1468"/>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469" w:name="_Toc37849791"/>
      <w:bookmarkStart w:id="1470" w:name="_Toc175057100"/>
      <w:r>
        <w:t>Get Dates of Other System Use (sys_Time)</w:t>
      </w:r>
      <w:bookmarkEnd w:id="1469"/>
      <w:bookmarkEnd w:id="1470"/>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471" w:name="_Get_Other_Dates"/>
      <w:bookmarkStart w:id="1472" w:name="_Toc37849792"/>
      <w:bookmarkStart w:id="1473" w:name="_Toc175057101"/>
      <w:bookmarkEnd w:id="1471"/>
      <w:r>
        <w:t>Get Other Dates Homeless from 3.917A/B Living Situation</w:t>
      </w:r>
      <w:bookmarkEnd w:id="1472"/>
      <w:bookmarkEnd w:id="1473"/>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474" w:name="_Toc37849793"/>
      <w:bookmarkStart w:id="1475" w:name="_Toc175057102"/>
      <w:r>
        <w:t>Set System Use Days for LSAHousehold</w:t>
      </w:r>
      <w:bookmarkEnd w:id="1474"/>
      <w:bookmarkEnd w:id="1475"/>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lastRenderedPageBreak/>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lastRenderedPageBreak/>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476" w:name="_Toc29188247"/>
      <w:bookmarkStart w:id="1477" w:name="_Toc31197261"/>
      <w:bookmarkStart w:id="1478" w:name="_Toc29188248"/>
      <w:bookmarkStart w:id="1479" w:name="_Toc31197262"/>
      <w:bookmarkStart w:id="1480" w:name="_Toc29188249"/>
      <w:bookmarkStart w:id="1481" w:name="_Toc31197263"/>
      <w:bookmarkStart w:id="1482" w:name="_Toc29188250"/>
      <w:bookmarkStart w:id="1483" w:name="_Toc31197264"/>
      <w:bookmarkStart w:id="1484" w:name="_Get_Enrollments_Relevant_1"/>
      <w:bookmarkStart w:id="1485" w:name="_Toc34145101"/>
      <w:bookmarkStart w:id="1486" w:name="_Toc34145102"/>
      <w:bookmarkStart w:id="1487" w:name="_Toc34145103"/>
      <w:bookmarkStart w:id="1488" w:name="_Toc34145154"/>
      <w:bookmarkStart w:id="1489" w:name="_Toc34145155"/>
      <w:bookmarkStart w:id="1490" w:name="_Toc34145182"/>
      <w:bookmarkStart w:id="1491" w:name="_Toc34145183"/>
      <w:bookmarkStart w:id="1492" w:name="_Toc34145184"/>
      <w:bookmarkStart w:id="1493" w:name="_Toc34145185"/>
      <w:bookmarkStart w:id="1494" w:name="_Toc34145186"/>
      <w:bookmarkStart w:id="1495" w:name="_Toc34145187"/>
      <w:bookmarkStart w:id="1496" w:name="_Toc34145188"/>
      <w:bookmarkStart w:id="1497" w:name="_Toc34145189"/>
      <w:bookmarkStart w:id="1498" w:name="_Toc34145190"/>
      <w:bookmarkStart w:id="1499" w:name="_Toc34145191"/>
      <w:bookmarkStart w:id="1500" w:name="_Toc34145192"/>
      <w:bookmarkStart w:id="1501" w:name="_Toc34145193"/>
      <w:bookmarkStart w:id="1502" w:name="_Toc34145194"/>
      <w:bookmarkStart w:id="1503" w:name="_Toc34145195"/>
      <w:bookmarkStart w:id="1504" w:name="_Toc34145196"/>
      <w:bookmarkStart w:id="1505" w:name="_Toc34145197"/>
      <w:bookmarkStart w:id="1506" w:name="_Toc34145198"/>
      <w:bookmarkStart w:id="1507" w:name="_Toc34145199"/>
      <w:bookmarkStart w:id="1508" w:name="_Toc34145200"/>
      <w:bookmarkStart w:id="1509" w:name="_Toc34145201"/>
      <w:bookmarkStart w:id="1510" w:name="_Toc34145202"/>
      <w:bookmarkStart w:id="1511" w:name="_Toc34145203"/>
      <w:bookmarkStart w:id="1512" w:name="_Toc34145204"/>
      <w:bookmarkStart w:id="1513" w:name="_Toc34145205"/>
      <w:bookmarkStart w:id="1514" w:name="_Toc34145206"/>
      <w:bookmarkStart w:id="1515" w:name="_Toc34145207"/>
      <w:bookmarkStart w:id="1516" w:name="_Toc34145208"/>
      <w:bookmarkStart w:id="1517" w:name="_Toc34145209"/>
      <w:bookmarkStart w:id="1518" w:name="_Toc34145210"/>
      <w:bookmarkStart w:id="1519" w:name="_Toc34145211"/>
      <w:bookmarkStart w:id="1520" w:name="_Toc34145212"/>
      <w:bookmarkStart w:id="1521" w:name="_Toc34145213"/>
      <w:bookmarkStart w:id="1522" w:name="_Toc34145214"/>
      <w:bookmarkStart w:id="1523" w:name="_Toc34145215"/>
      <w:bookmarkStart w:id="1524" w:name="_Toc34145252"/>
      <w:bookmarkStart w:id="1525" w:name="_Toc34145253"/>
      <w:bookmarkStart w:id="1526" w:name="_Toc34145254"/>
      <w:bookmarkStart w:id="1527" w:name="_Toc34145255"/>
      <w:bookmarkStart w:id="1528" w:name="_Toc29188252"/>
      <w:bookmarkStart w:id="1529" w:name="_Toc31197266"/>
      <w:bookmarkStart w:id="1530" w:name="_Get_Last_Inactive"/>
      <w:bookmarkStart w:id="1531" w:name="_Toc34145256"/>
      <w:bookmarkStart w:id="1532" w:name="_Toc34145257"/>
      <w:bookmarkStart w:id="1533" w:name="_Toc34145258"/>
      <w:bookmarkStart w:id="1534" w:name="_Toc34145283"/>
      <w:bookmarkStart w:id="1535" w:name="_Toc34145288"/>
      <w:bookmarkStart w:id="1536" w:name="_Toc34145289"/>
      <w:bookmarkStart w:id="1537" w:name="_Toc34145290"/>
      <w:bookmarkStart w:id="1538" w:name="_Toc34145291"/>
      <w:bookmarkStart w:id="1539" w:name="_Toc34145292"/>
      <w:bookmarkStart w:id="1540" w:name="_Toc34145293"/>
      <w:bookmarkStart w:id="1541" w:name="_Toc34145294"/>
      <w:bookmarkStart w:id="1542" w:name="_Toc525229485"/>
      <w:bookmarkStart w:id="1543" w:name="_Toc34145295"/>
      <w:bookmarkStart w:id="1544" w:name="_Toc34145296"/>
      <w:bookmarkStart w:id="1545" w:name="_Toc34145297"/>
      <w:bookmarkStart w:id="1546" w:name="_Toc34145326"/>
      <w:bookmarkStart w:id="1547" w:name="_Toc34145327"/>
      <w:bookmarkStart w:id="1548" w:name="_Toc34145338"/>
      <w:bookmarkStart w:id="1549" w:name="_Toc34145339"/>
      <w:bookmarkStart w:id="1550" w:name="_Toc34145340"/>
      <w:bookmarkStart w:id="1551" w:name="_Toc34145341"/>
      <w:bookmarkStart w:id="1552" w:name="_Toc34145342"/>
      <w:bookmarkStart w:id="1553" w:name="_Toc34145343"/>
      <w:bookmarkStart w:id="1554" w:name="_Toc34145344"/>
      <w:bookmarkStart w:id="1555" w:name="_Toc34145360"/>
      <w:bookmarkStart w:id="1556" w:name="_Toc34145386"/>
      <w:bookmarkStart w:id="1557" w:name="_Toc34145387"/>
      <w:bookmarkStart w:id="1558" w:name="_Toc34145388"/>
      <w:bookmarkStart w:id="1559" w:name="_Toc34145423"/>
      <w:bookmarkStart w:id="1560" w:name="_Toc34145424"/>
      <w:bookmarkStart w:id="1561" w:name="_Toc34145435"/>
      <w:bookmarkStart w:id="1562" w:name="_Toc34145436"/>
      <w:bookmarkStart w:id="1563" w:name="_Toc34145437"/>
      <w:bookmarkStart w:id="1564" w:name="_Toc34145438"/>
      <w:bookmarkStart w:id="1565" w:name="_Toc34145439"/>
      <w:bookmarkStart w:id="1566" w:name="_Toc34145440"/>
      <w:bookmarkStart w:id="1567" w:name="_Toc34145441"/>
      <w:bookmarkStart w:id="1568" w:name="_Toc34145442"/>
      <w:bookmarkStart w:id="1569" w:name="_Toc34145443"/>
      <w:bookmarkStart w:id="1570" w:name="_Toc34145444"/>
      <w:bookmarkStart w:id="1571" w:name="_Toc34145445"/>
      <w:bookmarkStart w:id="1572" w:name="_Toc34145446"/>
      <w:bookmarkStart w:id="1573" w:name="_Toc34145447"/>
      <w:bookmarkStart w:id="1574" w:name="_Toc34145448"/>
      <w:bookmarkStart w:id="1575" w:name="_Toc34145449"/>
      <w:bookmarkStart w:id="1576" w:name="_Toc34145450"/>
      <w:bookmarkStart w:id="1577" w:name="_Toc34145451"/>
      <w:bookmarkStart w:id="1578" w:name="_Toc34145452"/>
      <w:bookmarkStart w:id="1579" w:name="_Toc34145463"/>
      <w:bookmarkStart w:id="1580" w:name="_Toc34145464"/>
      <w:bookmarkStart w:id="1581" w:name="_Toc34145465"/>
      <w:bookmarkStart w:id="1582" w:name="_Toc34145466"/>
      <w:bookmarkStart w:id="1583" w:name="_Toc34145489"/>
      <w:bookmarkStart w:id="1584" w:name="_Toc34145490"/>
      <w:bookmarkStart w:id="1585" w:name="_Toc34145491"/>
      <w:bookmarkStart w:id="1586" w:name="_Toc34145492"/>
      <w:bookmarkStart w:id="1587" w:name="_Toc34145493"/>
      <w:bookmarkStart w:id="1588" w:name="_Toc34145494"/>
      <w:bookmarkStart w:id="1589" w:name="_Toc34145495"/>
      <w:bookmarkStart w:id="1590" w:name="_Toc34145496"/>
      <w:bookmarkStart w:id="1591" w:name="_Toc34145497"/>
      <w:bookmarkStart w:id="1592" w:name="_Toc34145498"/>
      <w:bookmarkStart w:id="1593" w:name="_Toc34145499"/>
      <w:bookmarkStart w:id="1594" w:name="_Toc34145500"/>
      <w:bookmarkStart w:id="1595" w:name="_Toc34145501"/>
      <w:bookmarkStart w:id="1596" w:name="_Toc34145502"/>
      <w:bookmarkStart w:id="1597" w:name="_Toc34145503"/>
      <w:bookmarkStart w:id="1598" w:name="_Toc34145504"/>
      <w:bookmarkStart w:id="1599" w:name="_Toc34145505"/>
      <w:bookmarkStart w:id="1600" w:name="_Toc34145506"/>
      <w:bookmarkStart w:id="1601" w:name="_Toc34145507"/>
      <w:bookmarkStart w:id="1602" w:name="_Toc34145508"/>
      <w:bookmarkStart w:id="1603" w:name="_Toc34145509"/>
      <w:bookmarkStart w:id="1604" w:name="_Toc34145510"/>
      <w:bookmarkStart w:id="1605" w:name="_Toc34145511"/>
      <w:bookmarkStart w:id="1606" w:name="_Toc34145512"/>
      <w:bookmarkStart w:id="1607" w:name="_Toc34145513"/>
      <w:bookmarkStart w:id="1608" w:name="_Toc34145514"/>
      <w:bookmarkStart w:id="1609" w:name="_Toc34145515"/>
      <w:bookmarkStart w:id="1610" w:name="_Toc34145516"/>
      <w:bookmarkStart w:id="1611" w:name="_Toc34145517"/>
      <w:bookmarkStart w:id="1612" w:name="_Toc34145518"/>
      <w:bookmarkStart w:id="1613" w:name="_Toc34145519"/>
      <w:bookmarkStart w:id="1614" w:name="_Toc525229489"/>
      <w:bookmarkStart w:id="1615" w:name="_Toc525229490"/>
      <w:bookmarkStart w:id="1616" w:name="_Toc525229491"/>
      <w:bookmarkStart w:id="1617" w:name="_Toc525229492"/>
      <w:bookmarkStart w:id="1618" w:name="_Toc525229493"/>
      <w:bookmarkStart w:id="1619" w:name="_Toc525229494"/>
      <w:bookmarkStart w:id="1620" w:name="_Toc525229495"/>
      <w:bookmarkStart w:id="1621" w:name="_Toc525229496"/>
      <w:bookmarkStart w:id="1622" w:name="_Toc525229497"/>
      <w:bookmarkStart w:id="1623" w:name="_Update_ESHStatus_and"/>
      <w:bookmarkStart w:id="1624" w:name="_Update_EST/RRH/PSHStatus"/>
      <w:bookmarkStart w:id="1625" w:name="_Toc37849794"/>
      <w:bookmarkStart w:id="1626" w:name="_Toc175057103"/>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r>
        <w:t>Update EST</w:t>
      </w:r>
      <w:r w:rsidR="000C20AF">
        <w:t>/</w:t>
      </w:r>
      <w:r>
        <w:t>RRH</w:t>
      </w:r>
      <w:r w:rsidR="000C20AF">
        <w:t>/PSH</w:t>
      </w:r>
      <w:r w:rsidR="0015213A">
        <w:t>/RRHSO</w:t>
      </w:r>
      <w:r>
        <w:t>Status</w:t>
      </w:r>
      <w:bookmarkEnd w:id="1625"/>
      <w:bookmarkEnd w:id="1626"/>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lastRenderedPageBreak/>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627" w:name="_Toc37849795"/>
      <w:bookmarkStart w:id="1628" w:name="_Toc175057104"/>
      <w:r w:rsidRPr="0088191A">
        <w:t>Set EST/RRH/PSHAHAR</w:t>
      </w:r>
      <w:bookmarkEnd w:id="1627"/>
      <w:bookmarkEnd w:id="1628"/>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lastRenderedPageBreak/>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1629" w:name="_Toc37849796"/>
      <w:bookmarkStart w:id="1630" w:name="_Toc175057105"/>
      <w:r>
        <w:t>Set SystemPath for LSAHousehold</w:t>
      </w:r>
      <w:bookmarkEnd w:id="1629"/>
      <w:bookmarkEnd w:id="1630"/>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lastRenderedPageBreak/>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631" w:name="_HMIS_Business_Logic:_3"/>
      <w:bookmarkStart w:id="1632" w:name="_Toc37849797"/>
      <w:bookmarkStart w:id="1633" w:name="_Toc175057106"/>
      <w:bookmarkEnd w:id="1631"/>
      <w:r>
        <w:t>LSAHousehold</w:t>
      </w:r>
      <w:bookmarkEnd w:id="1632"/>
      <w:bookmarkEnd w:id="1633"/>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lastRenderedPageBreak/>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634" w:name="_HMIS_Business_Logic:_5"/>
      <w:bookmarkStart w:id="1635" w:name="_Toc37849798"/>
      <w:bookmarkStart w:id="1636" w:name="_Toc175057107"/>
      <w:bookmarkEnd w:id="1634"/>
      <w:r w:rsidRPr="00C52062">
        <w:lastRenderedPageBreak/>
        <w:t>HMIS Business Logic</w:t>
      </w:r>
      <w:r>
        <w:t>:</w:t>
      </w:r>
      <w:r w:rsidR="005A642F">
        <w:t xml:space="preserve"> </w:t>
      </w:r>
      <w:commentRangeStart w:id="1637"/>
      <w:r>
        <w:t>LSAExit</w:t>
      </w:r>
      <w:bookmarkEnd w:id="1635"/>
      <w:commentRangeEnd w:id="1637"/>
      <w:r w:rsidR="002A403C">
        <w:rPr>
          <w:rStyle w:val="CommentReference"/>
          <w:rFonts w:asciiTheme="minorHAnsi" w:eastAsiaTheme="minorHAnsi" w:hAnsiTheme="minorHAnsi" w:cstheme="minorBidi"/>
          <w:b w:val="0"/>
        </w:rPr>
        <w:commentReference w:id="1637"/>
      </w:r>
      <w:bookmarkEnd w:id="1636"/>
    </w:p>
    <w:p w14:paraId="1E4B078F" w14:textId="77777777" w:rsidR="00D2649F" w:rsidRDefault="00D2649F" w:rsidP="00D2649F">
      <w:pPr>
        <w:rPr>
          <w:ins w:id="1638" w:author="Molly McEvilley" w:date="2024-08-19T08:09:00Z" w16du:dateUtc="2024-08-19T12:09:00Z"/>
          <w:rFonts w:cstheme="minorHAnsi"/>
        </w:rPr>
      </w:pPr>
      <w:bookmarkStart w:id="1639" w:name="_Toc34145524"/>
      <w:bookmarkStart w:id="1640" w:name="_Toc34145525"/>
      <w:bookmarkStart w:id="1641" w:name="_Toc34145526"/>
      <w:bookmarkStart w:id="1642" w:name="_Toc34145527"/>
      <w:bookmarkEnd w:id="1639"/>
      <w:bookmarkEnd w:id="1640"/>
      <w:bookmarkEnd w:id="1641"/>
      <w:bookmarkEnd w:id="1642"/>
      <w:ins w:id="1643"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644" w:name="_Identify_Qualifying_Exits"/>
      <w:bookmarkStart w:id="1645" w:name="_Toc37849799"/>
      <w:bookmarkStart w:id="1646" w:name="_Toc175057108"/>
      <w:bookmarkEnd w:id="1644"/>
      <w:r>
        <w:t xml:space="preserve">Identify </w:t>
      </w:r>
      <w:r w:rsidR="0031059A">
        <w:t>Qualifying</w:t>
      </w:r>
      <w:r w:rsidR="00D96057">
        <w:t xml:space="preserve"> Exits</w:t>
      </w:r>
      <w:r w:rsidR="002C5DCB">
        <w:t xml:space="preserve"> </w:t>
      </w:r>
      <w:r w:rsidR="00DB35F0">
        <w:t>in Exit Cohort Periods</w:t>
      </w:r>
      <w:bookmarkEnd w:id="1645"/>
      <w:bookmarkEnd w:id="164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647" w:name="_Toc37973285"/>
      <w:bookmarkStart w:id="1648" w:name="_Toc37973840"/>
      <w:bookmarkStart w:id="1649" w:name="_Toc37974391"/>
      <w:bookmarkStart w:id="1650" w:name="_Toc37974943"/>
      <w:bookmarkStart w:id="1651" w:name="_Toc37973841"/>
      <w:bookmarkStart w:id="1652" w:name="_Toc37974392"/>
      <w:bookmarkStart w:id="1653" w:name="_Toc37974944"/>
      <w:bookmarkStart w:id="1654" w:name="_Toc31197276"/>
      <w:bookmarkStart w:id="1655" w:name="_Toc31197277"/>
      <w:bookmarkStart w:id="1656" w:name="_Toc31197278"/>
      <w:bookmarkStart w:id="1657" w:name="_Toc31197279"/>
      <w:bookmarkStart w:id="1658" w:name="_Toc31197280"/>
      <w:bookmarkStart w:id="1659" w:name="_Toc31197281"/>
      <w:bookmarkStart w:id="1660" w:name="_Toc37973417"/>
      <w:bookmarkStart w:id="1661" w:name="_Toc37973970"/>
      <w:bookmarkStart w:id="1662" w:name="_Toc37974521"/>
      <w:bookmarkStart w:id="1663" w:name="_Toc37975073"/>
      <w:bookmarkStart w:id="1664" w:name="_Toc37849800"/>
      <w:bookmarkStart w:id="1665" w:name="_Toc175057109"/>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r>
        <w:t xml:space="preserve">Select </w:t>
      </w:r>
      <w:r w:rsidR="00BE4030">
        <w:t>Reportable Exits</w:t>
      </w:r>
      <w:bookmarkEnd w:id="1664"/>
      <w:bookmarkEnd w:id="166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666" w:name="_Toc34145531"/>
      <w:bookmarkStart w:id="1667" w:name="_Toc34145532"/>
      <w:bookmarkStart w:id="1668" w:name="_Toc34145533"/>
      <w:bookmarkStart w:id="1669" w:name="_Toc34145534"/>
      <w:bookmarkStart w:id="1670" w:name="_Toc34145555"/>
      <w:bookmarkStart w:id="1671" w:name="_Toc34145628"/>
      <w:bookmarkStart w:id="1672" w:name="_Toc34145629"/>
      <w:bookmarkStart w:id="1673" w:name="_Toc34145630"/>
      <w:bookmarkStart w:id="1674" w:name="_Toc34145631"/>
      <w:bookmarkStart w:id="1675" w:name="_Toc34145632"/>
      <w:bookmarkStart w:id="1676" w:name="_Toc34145633"/>
      <w:bookmarkStart w:id="1677" w:name="_Toc34145674"/>
      <w:bookmarkStart w:id="1678" w:name="_Toc37849801"/>
      <w:bookmarkStart w:id="1679" w:name="_Toc175057110"/>
      <w:bookmarkEnd w:id="1666"/>
      <w:bookmarkEnd w:id="1667"/>
      <w:bookmarkEnd w:id="1668"/>
      <w:bookmarkEnd w:id="1669"/>
      <w:bookmarkEnd w:id="1670"/>
      <w:bookmarkEnd w:id="1671"/>
      <w:bookmarkEnd w:id="1672"/>
      <w:bookmarkEnd w:id="1673"/>
      <w:bookmarkEnd w:id="1674"/>
      <w:bookmarkEnd w:id="1675"/>
      <w:bookmarkEnd w:id="1676"/>
      <w:bookmarkEnd w:id="1677"/>
      <w:r>
        <w:t xml:space="preserve">Set </w:t>
      </w:r>
      <w:r w:rsidR="0018056C" w:rsidRPr="00655B0F">
        <w:t>ReturnTime</w:t>
      </w:r>
      <w:r>
        <w:t xml:space="preserve"> for Exit Cohort Households</w:t>
      </w:r>
      <w:bookmarkEnd w:id="1678"/>
      <w:bookmarkEnd w:id="167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680" w:name="_Toc511182504"/>
      <w:bookmarkStart w:id="1681" w:name="_Set_Population_Identifiers"/>
      <w:bookmarkStart w:id="1682" w:name="_Toc78368774"/>
      <w:bookmarkStart w:id="1683" w:name="_Toc175057111"/>
      <w:bookmarkStart w:id="1684" w:name="_Toc37849802"/>
      <w:bookmarkEnd w:id="1680"/>
      <w:bookmarkEnd w:id="1681"/>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682"/>
      <w:bookmarkEnd w:id="1683"/>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685"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5846C0">
      <w:pPr>
        <w:pStyle w:val="Heading2"/>
      </w:pPr>
      <w:bookmarkStart w:id="1686" w:name="_Toc78368775"/>
      <w:bookmarkStart w:id="1687" w:name="_Toc175057112"/>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688"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w:t>
                        </w:r>
                        <w:ins w:id="1689" w:author="Molly McEvilley" w:date="2024-08-20T09:29:00Z" w16du:dateUtc="2024-08-20T13:29:00Z">
                          <w:r w:rsidRPr="00D7422E">
                            <w:t>exit</w:t>
                          </w:r>
                        </w:ins>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690"/>
      <w:r w:rsidR="004E640D">
        <w:t>ch_Exclude</w:t>
      </w:r>
      <w:ins w:id="1691" w:author="Molly McEvilley" w:date="2024-08-20T09:23:00Z" w16du:dateUtc="2024-08-20T13:23:00Z">
        <w:r w:rsidR="004E640D">
          <w:t>_exit</w:t>
        </w:r>
      </w:ins>
      <w:commentRangeEnd w:id="1690"/>
      <w:ins w:id="1692" w:author="Molly McEvilley" w:date="2024-08-21T11:34:00Z" w16du:dateUtc="2024-08-21T15:34:00Z">
        <w:r w:rsidR="006708C3">
          <w:rPr>
            <w:rStyle w:val="CommentReference"/>
            <w:rFonts w:asciiTheme="minorHAnsi" w:eastAsiaTheme="minorHAnsi" w:hAnsiTheme="minorHAnsi" w:cstheme="minorBidi"/>
          </w:rPr>
          <w:commentReference w:id="1690"/>
        </w:r>
      </w:ins>
      <w:r w:rsidR="005846C0">
        <w:t>)</w:t>
      </w:r>
      <w:bookmarkEnd w:id="1686"/>
      <w:bookmarkEnd w:id="1687"/>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693"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694" w:author="Molly McEvilley" w:date="2024-08-20T09:21:00Z" w16du:dateUtc="2024-08-20T13:21:00Z"/>
        </w:rPr>
      </w:pPr>
      <w:del w:id="1695"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696" w:author="Molly McEvilley" w:date="2024-08-21T10:20:00Z" w16du:dateUtc="2024-08-21T14:20:00Z">
        <w:r w:rsidR="009B4418" w:rsidDel="00A846F5">
          <w:delText xml:space="preserve">. </w:delText>
        </w:r>
      </w:del>
      <w:del w:id="1697"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698"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699" w:name="_Toc78368776"/>
      <w:bookmarkStart w:id="1700" w:name="_Toc175057113"/>
      <w:r>
        <w:t>Get Dates to Include in Counts of ES/SH/Street Days (</w:t>
      </w:r>
      <w:r w:rsidR="004E640D">
        <w:t>ch_Include</w:t>
      </w:r>
      <w:ins w:id="1701" w:author="Molly McEvilley" w:date="2024-08-20T09:22:00Z" w16du:dateUtc="2024-08-20T13:22:00Z">
        <w:r w:rsidR="004E640D">
          <w:t>_exit</w:t>
        </w:r>
      </w:ins>
      <w:r>
        <w:t>)</w:t>
      </w:r>
      <w:bookmarkEnd w:id="1699"/>
      <w:bookmarkEnd w:id="1700"/>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702"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ins w:id="1703" w:author="Jules Brown" w:date="2024-08-20T12:06:00Z" w16du:dateUtc="2024-08-20T17:06:00Z">
                          <w:r w:rsidR="00894C85">
                            <w:t>_exit</w:t>
                          </w:r>
                        </w:ins>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704"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705" w:author="Molly McEvilley" w:date="2024-08-20T09:25:00Z" w16du:dateUtc="2024-08-20T13:25:00Z">
        <w:r w:rsidR="0082216A">
          <w:t>_exit</w:t>
        </w:r>
      </w:ins>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706" w:author="Molly McEvilley" w:date="2024-08-20T09:25:00Z" w16du:dateUtc="2024-08-20T13:25:00Z">
        <w:r w:rsidR="0082216A">
          <w:t>_exit</w:t>
        </w:r>
      </w:ins>
      <w:r>
        <w:t xml:space="preserve"> dates. </w:t>
      </w:r>
    </w:p>
    <w:p w14:paraId="583A4671" w14:textId="411875B2" w:rsidR="005846C0" w:rsidRDefault="00A35C99" w:rsidP="005846C0">
      <w:pPr>
        <w:pStyle w:val="Heading2"/>
      </w:pPr>
      <w:bookmarkStart w:id="1707" w:name="_Toc78368777"/>
      <w:bookmarkStart w:id="1708" w:name="_Toc175057114"/>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709"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710"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w:t>
                        </w:r>
                        <w:ins w:id="1711" w:author="Jules Brown" w:date="2024-08-20T12:13:00Z" w16du:dateUtc="2024-08-20T17:13:00Z">
                          <w:r>
                            <w:t>_exit</w:t>
                          </w:r>
                        </w:ins>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ins w:id="1712" w:author="Jules Brown" w:date="2024-08-20T12:06:00Z" w16du:dateUtc="2024-08-20T17:06:00Z">
                          <w:r>
                            <w:t>_exit</w:t>
                          </w:r>
                        </w:ins>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713" w:author="Molly McEvilley" w:date="2024-08-20T09:25:00Z" w16du:dateUtc="2024-08-20T13:25:00Z">
        <w:r w:rsidR="0082216A">
          <w:t>_exit</w:t>
        </w:r>
      </w:ins>
      <w:r w:rsidR="005846C0">
        <w:t>)</w:t>
      </w:r>
      <w:bookmarkEnd w:id="1707"/>
      <w:bookmarkEnd w:id="1708"/>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714"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715"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716"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717"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5846C0">
      <w:pPr>
        <w:pStyle w:val="Heading2"/>
      </w:pPr>
      <w:bookmarkStart w:id="1718" w:name="_Toc78368778"/>
      <w:bookmarkStart w:id="1719" w:name="_Toc175057115"/>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720"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w:t>
                          </w:r>
                          <w:ins w:id="1721" w:author="Jules Brown" w:date="2024-08-20T12:21:00Z" w16du:dateUtc="2024-08-20T17:21:00Z">
                            <w:r>
                              <w:t>_exit</w:t>
                            </w:r>
                          </w:ins>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718"/>
      <w:bookmarkEnd w:id="1719"/>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722"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lastRenderedPageBreak/>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723" w:author="Molly McEvilley" w:date="2024-08-20T09:25:00Z" w16du:dateUtc="2024-08-20T13:25:00Z">
        <w:r>
          <w:rPr>
            <w:bCs/>
          </w:rPr>
          <w:t>_exit</w:t>
        </w:r>
      </w:ins>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724" w:author="Molly McEvilley" w:date="2024-08-20T09:25:00Z" w16du:dateUtc="2024-08-20T13:25:00Z">
        <w:r>
          <w:t>_exit</w:t>
        </w:r>
      </w:ins>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725"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726"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727"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728"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729" w:author="Molly McEvilley" w:date="2024-08-20T09:22:00Z" w16du:dateUtc="2024-08-20T13:22:00Z">
        <w:r w:rsidR="004E640D">
          <w:t>_exit</w:t>
        </w:r>
      </w:ins>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730" w:name="_Toc175057116"/>
      <w:r>
        <w:t>Set Population Identifiers for Exit Cohort Households</w:t>
      </w:r>
      <w:bookmarkEnd w:id="1684"/>
      <w:bookmarkEnd w:id="1730"/>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lastRenderedPageBreak/>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731" w:author="Molly McEvilley" w:date="2024-09-01T10:38:00Z" w16du:dateUtc="2024-09-01T14:38:00Z">
        <w:r w:rsidRPr="00A6067F" w:rsidDel="005452A3">
          <w:rPr>
            <w:rFonts w:cstheme="minorHAnsi"/>
          </w:rPr>
          <w:delText xml:space="preserve">is </w:delText>
        </w:r>
      </w:del>
      <w:ins w:id="1732" w:author="Molly McEvilley" w:date="2024-09-01T10:38:00Z" w16du:dateUtc="2024-09-01T14:38:00Z">
        <w:r w:rsidR="005452A3">
          <w:rPr>
            <w:rFonts w:cstheme="minorHAnsi"/>
          </w:rPr>
          <w:t xml:space="preserve">has </w:t>
        </w:r>
      </w:ins>
      <w:del w:id="1733"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734"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6CBB2464" w14:textId="77777777" w:rsidR="000F10D4" w:rsidRDefault="0069184D" w:rsidP="0069184D">
      <w:pPr>
        <w:rPr>
          <w:ins w:id="1735" w:author="Molly McEvilley" w:date="2024-09-25T20:20:00Z" w16du:dateUtc="2024-09-26T00:20:00Z"/>
          <w:rFonts w:cstheme="minorHAnsi"/>
        </w:rPr>
      </w:pPr>
      <w:r w:rsidRPr="00655B0F">
        <w:rPr>
          <w:b/>
        </w:rPr>
        <w:t>HHFleeingDV</w:t>
      </w:r>
      <w:r w:rsidRPr="00A6067F">
        <w:rPr>
          <w:rFonts w:cstheme="minorHAnsi"/>
        </w:rPr>
        <w:t xml:space="preserve"> = </w:t>
      </w:r>
      <w:r>
        <w:rPr>
          <w:rFonts w:cstheme="minorHAnsi"/>
        </w:rPr>
        <w:t xml:space="preserve">2 (Domestic Violence Survivors Not </w:t>
      </w:r>
      <w:del w:id="1736" w:author="Molly McEvilley" w:date="2024-09-25T20:20:00Z" w16du:dateUtc="2024-09-26T00:20:00Z">
        <w:r w:rsidDel="000F10D4">
          <w:rPr>
            <w:rFonts w:cstheme="minorHAnsi"/>
          </w:rPr>
          <w:delText xml:space="preserve">Identified as </w:delText>
        </w:r>
      </w:del>
      <w:r>
        <w:rPr>
          <w:rFonts w:cstheme="minorHAnsi"/>
        </w:rPr>
        <w:t>Currently Fleeing) if the</w:t>
      </w:r>
      <w:r w:rsidRPr="00A6067F">
        <w:rPr>
          <w:rFonts w:cstheme="minorHAnsi"/>
        </w:rPr>
        <w:t xml:space="preserve"> head of household or any adult in the household </w:t>
      </w:r>
      <w:del w:id="1737"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738"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del w:id="1739" w:author="Molly McEvilley" w:date="2024-09-25T20:20:00Z" w16du:dateUtc="2024-09-26T00:20:00Z">
        <w:r w:rsidDel="000F10D4">
          <w:rPr>
            <w:rFonts w:cstheme="minorHAnsi"/>
          </w:rPr>
          <w:delText>in (2,3).</w:delText>
        </w:r>
      </w:del>
      <w:ins w:id="1740" w:author="Molly McEvilley" w:date="2024-09-25T20:20:00Z" w16du:dateUtc="2024-09-26T00:20:00Z">
        <w:r w:rsidR="000F10D4">
          <w:rPr>
            <w:rFonts w:cstheme="minorHAnsi"/>
          </w:rPr>
          <w:t>= 2.</w:t>
        </w:r>
      </w:ins>
    </w:p>
    <w:p w14:paraId="0E2F3609" w14:textId="407A36FD" w:rsidR="0069184D" w:rsidRDefault="0069184D" w:rsidP="0069184D">
      <w:pPr>
        <w:rPr>
          <w:rFonts w:cstheme="minorHAnsi"/>
        </w:rPr>
      </w:pPr>
      <w:commentRangeStart w:id="1741"/>
      <w:r>
        <w:rPr>
          <w:rFonts w:cstheme="minorHAnsi"/>
        </w:rPr>
        <w:t xml:space="preserve"> </w:t>
      </w:r>
      <w:ins w:id="1742" w:author="Molly McEvilley" w:date="2024-09-25T20:21:00Z" w16du:dateUtc="2024-09-26T00:21:00Z">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ins>
      <w:ins w:id="1743" w:author="Molly McEvilley" w:date="2024-10-03T10:29:00Z" w16du:dateUtc="2024-10-03T14:29:00Z">
        <w:r w:rsidR="00E95ECA">
          <w:rPr>
            <w:rFonts w:cstheme="minorHAnsi"/>
          </w:rPr>
          <w:t>3</w:t>
        </w:r>
      </w:ins>
      <w:ins w:id="1744" w:author="Molly McEvilley" w:date="2024-09-25T20:21:00Z" w16du:dateUtc="2024-09-26T00:21:00Z">
        <w:r w:rsidR="00FB7D9D">
          <w:rPr>
            <w:rFonts w:cstheme="minorHAnsi"/>
          </w:rPr>
          <w:t>.</w:t>
        </w:r>
      </w:ins>
      <w:commentRangeEnd w:id="1741"/>
      <w:ins w:id="1745" w:author="Molly McEvilley" w:date="2024-09-25T20:25:00Z" w16du:dateUtc="2024-09-26T00:25:00Z">
        <w:r w:rsidR="00075291">
          <w:rPr>
            <w:rStyle w:val="CommentReference"/>
          </w:rPr>
          <w:commentReference w:id="1741"/>
        </w:r>
      </w:ins>
    </w:p>
    <w:tbl>
      <w:tblPr>
        <w:tblStyle w:val="Style11"/>
        <w:tblW w:w="9175" w:type="dxa"/>
        <w:tblLook w:val="0420" w:firstRow="1" w:lastRow="0" w:firstColumn="0" w:lastColumn="0" w:noHBand="0" w:noVBand="1"/>
      </w:tblPr>
      <w:tblGrid>
        <w:gridCol w:w="2925"/>
        <w:gridCol w:w="3704"/>
        <w:gridCol w:w="2546"/>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746" w:author="Molly McEvilley" w:date="2024-09-01T10:37:00Z" w16du:dateUtc="2024-09-01T14:37:00Z">
              <w:r w:rsidDel="00E6606B">
                <w:delText>Person</w:delText>
              </w:r>
            </w:del>
            <w:ins w:id="1747"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51656F4E" w:rsidR="0069184D" w:rsidRPr="008743AE" w:rsidRDefault="0069184D">
            <w:pPr>
              <w:pStyle w:val="NoSpacing"/>
            </w:pPr>
            <w:r>
              <w:t>tlsa_</w:t>
            </w:r>
            <w:del w:id="1748" w:author="Molly McEvilley" w:date="2024-09-25T20:25:00Z" w16du:dateUtc="2024-09-26T00:25:00Z">
              <w:r w:rsidDel="006C5F6C">
                <w:delText>HHID</w:delText>
              </w:r>
            </w:del>
            <w:ins w:id="1749" w:author="Molly McEvilley" w:date="2024-09-25T20:25:00Z" w16du:dateUtc="2024-09-26T00:25:00Z">
              <w:r w:rsidR="006C5F6C">
                <w:t>Exit</w:t>
              </w:r>
            </w:ins>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750" w:author="Molly McEvilley" w:date="2024-09-01T10:39:00Z" w16du:dateUtc="2024-09-01T14:39:00Z">
              <w:r>
                <w:t>3</w:t>
              </w:r>
            </w:ins>
            <w:del w:id="1751"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752"/>
      <w:r w:rsidRPr="00A6067F">
        <w:rPr>
          <w:rFonts w:eastAsia="Times New Roman" w:cstheme="minorHAnsi"/>
          <w:szCs w:val="20"/>
        </w:rPr>
        <w:t xml:space="preserve">the </w:t>
      </w:r>
      <w:ins w:id="1753" w:author="Molly McEvilley" w:date="2024-08-30T15:05:00Z" w16du:dateUtc="2024-08-30T19:05:00Z">
        <w:r w:rsidR="001206AA">
          <w:rPr>
            <w:rFonts w:eastAsia="Times New Roman" w:cstheme="minorHAnsi"/>
            <w:szCs w:val="20"/>
          </w:rPr>
          <w:t>household type</w:t>
        </w:r>
      </w:ins>
      <w:ins w:id="1754" w:author="Molly McEvilley" w:date="2024-08-30T15:06:00Z" w16du:dateUtc="2024-08-30T19:06:00Z">
        <w:r w:rsidR="001206AA">
          <w:rPr>
            <w:rFonts w:eastAsia="Times New Roman" w:cstheme="minorHAnsi"/>
            <w:szCs w:val="20"/>
          </w:rPr>
          <w:t xml:space="preserve"> </w:t>
        </w:r>
      </w:ins>
      <w:commentRangeEnd w:id="1752"/>
      <w:ins w:id="1755" w:author="Molly McEvilley" w:date="2024-09-01T08:31:00Z" w16du:dateUtc="2024-09-01T12:31:00Z">
        <w:r w:rsidR="00EA2D6F">
          <w:rPr>
            <w:rStyle w:val="CommentReference"/>
          </w:rPr>
          <w:commentReference w:id="1752"/>
        </w:r>
      </w:ins>
      <w:ins w:id="1756"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lastRenderedPageBreak/>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757"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758" w:author="Molly McEvilley" w:date="2024-08-30T15:05:00Z" w16du:dateUtc="2024-08-30T19:05:00Z"/>
              </w:rPr>
            </w:pPr>
            <w:ins w:id="1759"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760" w:author="Molly McEvilley" w:date="2024-08-30T15:05:00Z" w16du:dateUtc="2024-08-30T19:05:00Z"/>
                <w:rFonts w:cstheme="minorHAnsi"/>
              </w:rPr>
            </w:pPr>
            <w:ins w:id="1761" w:author="Molly McEvilley" w:date="2024-08-30T15:05:00Z" w16du:dateUtc="2024-08-30T19:05:00Z">
              <w:r w:rsidRPr="000D35F9">
                <w:rPr>
                  <w:rFonts w:cstheme="minorHAnsi"/>
                  <w:b/>
                  <w:bCs/>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762" w:author="Molly McEvilley" w:date="2024-09-19T10: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763" w:author="Molly McEvilley" w:date="2024-09-19T10:44:00Z" w16du:dateUtc="2024-09-19T14:44:00Z"/>
              </w:rPr>
            </w:pPr>
            <w:commentRangeStart w:id="1764"/>
            <w:del w:id="1765"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766" w:author="Molly McEvilley" w:date="2024-09-19T10:44:00Z" w16du:dateUtc="2024-09-19T14:44:00Z"/>
              </w:rPr>
            </w:pPr>
            <w:del w:id="1767"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764"/>
            <w:r w:rsidR="00366EC0">
              <w:rPr>
                <w:rStyle w:val="CommentReference"/>
                <w:rFonts w:eastAsiaTheme="minorHAnsi"/>
              </w:rPr>
              <w:commentReference w:id="1764"/>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68" w:name="_Toc37849803"/>
      <w:bookmarkStart w:id="1769" w:name="_Toc175057117"/>
      <w:r>
        <w:t xml:space="preserve">Set </w:t>
      </w:r>
      <w:r w:rsidR="001C6307">
        <w:t xml:space="preserve">System Engagement </w:t>
      </w:r>
      <w:r w:rsidR="00EB1AA1">
        <w:t>Stat</w:t>
      </w:r>
      <w:r w:rsidR="001C6307">
        <w:t>us</w:t>
      </w:r>
      <w:r w:rsidR="00EB1AA1">
        <w:t xml:space="preserve"> for Exit Cohort Households</w:t>
      </w:r>
      <w:bookmarkEnd w:id="1768"/>
      <w:bookmarkEnd w:id="176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770"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770"/>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771" w:name="_Set_SystemPath_for"/>
      <w:bookmarkEnd w:id="1771"/>
    </w:p>
    <w:p w14:paraId="041815E9" w14:textId="3310CFE4" w:rsidR="0034252A" w:rsidRPr="00000B20" w:rsidRDefault="0034252A" w:rsidP="0088191A">
      <w:pPr>
        <w:pStyle w:val="Heading2"/>
      </w:pPr>
      <w:bookmarkStart w:id="1772" w:name="_Toc37973422"/>
      <w:bookmarkStart w:id="1773" w:name="_Toc37973975"/>
      <w:bookmarkStart w:id="1774" w:name="_Toc37974526"/>
      <w:bookmarkStart w:id="1775" w:name="_Toc37975078"/>
      <w:bookmarkStart w:id="1776" w:name="_Toc37973500"/>
      <w:bookmarkStart w:id="1777" w:name="_Toc37974053"/>
      <w:bookmarkStart w:id="1778" w:name="_Toc37974604"/>
      <w:bookmarkStart w:id="1779" w:name="_Toc37975156"/>
      <w:bookmarkStart w:id="1780" w:name="_Toc37973564"/>
      <w:bookmarkStart w:id="1781" w:name="_Toc37974117"/>
      <w:bookmarkStart w:id="1782" w:name="_Toc37974668"/>
      <w:bookmarkStart w:id="1783" w:name="_Toc37975157"/>
      <w:bookmarkStart w:id="1784" w:name="_Toc37975196"/>
      <w:bookmarkStart w:id="1785" w:name="_Toc37849805"/>
      <w:bookmarkStart w:id="1786" w:name="_Toc175057118"/>
      <w:bookmarkEnd w:id="1341"/>
      <w:bookmarkEnd w:id="1772"/>
      <w:bookmarkEnd w:id="1773"/>
      <w:bookmarkEnd w:id="1774"/>
      <w:bookmarkEnd w:id="1775"/>
      <w:bookmarkEnd w:id="1776"/>
      <w:bookmarkEnd w:id="1777"/>
      <w:bookmarkEnd w:id="1778"/>
      <w:bookmarkEnd w:id="1779"/>
      <w:bookmarkEnd w:id="1780"/>
      <w:bookmarkEnd w:id="1781"/>
      <w:bookmarkEnd w:id="1782"/>
      <w:bookmarkEnd w:id="1783"/>
      <w:bookmarkEnd w:id="1784"/>
      <w:r w:rsidRPr="00000B20">
        <w:lastRenderedPageBreak/>
        <w:t>Last Inactive Date</w:t>
      </w:r>
      <w:r w:rsidR="00343642" w:rsidRPr="00000B20">
        <w:t xml:space="preserve"> for Exit Cohorts</w:t>
      </w:r>
      <w:bookmarkEnd w:id="1785"/>
      <w:bookmarkEnd w:id="178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787"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ins w:id="1788" w:author="Molly McEvilley" w:date="2024-08-20T09:42:00Z" w16du:dateUtc="2024-08-20T13:42:00Z">
                          <w:r w:rsidR="00170D45">
                            <w:t>_exit</w:t>
                          </w:r>
                        </w:ins>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789"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790" w:name="_Toc37849806"/>
      <w:bookmarkStart w:id="1791" w:name="_Toc175057119"/>
      <w:r w:rsidRPr="00000B20">
        <w:t>Set SystemPath for LSAExit</w:t>
      </w:r>
      <w:bookmarkEnd w:id="1790"/>
      <w:bookmarkEnd w:id="1791"/>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92" w:name="_LSACalculated_Population_Identifier_1"/>
      <w:bookmarkStart w:id="1793" w:name="_Toc31197328"/>
      <w:bookmarkStart w:id="1794" w:name="_Toc31197329"/>
      <w:bookmarkStart w:id="1795" w:name="_Toc31197330"/>
      <w:bookmarkStart w:id="1796" w:name="_Toc31197331"/>
      <w:bookmarkStart w:id="1797" w:name="_Toc31197332"/>
      <w:bookmarkStart w:id="1798" w:name="_Toc31197333"/>
      <w:bookmarkStart w:id="1799" w:name="_Toc31197334"/>
      <w:bookmarkStart w:id="1800" w:name="_Toc31197335"/>
      <w:bookmarkStart w:id="1801" w:name="_Toc31197336"/>
      <w:bookmarkStart w:id="1802" w:name="_Toc511743960"/>
      <w:bookmarkStart w:id="1803" w:name="_Toc511743961"/>
      <w:bookmarkStart w:id="1804" w:name="_Toc511743962"/>
      <w:bookmarkStart w:id="1805" w:name="_Toc511743983"/>
      <w:bookmarkStart w:id="1806" w:name="_Toc511743984"/>
      <w:bookmarkStart w:id="1807" w:name="_Toc511743985"/>
      <w:bookmarkStart w:id="1808" w:name="_Toc511743986"/>
      <w:bookmarkStart w:id="1809" w:name="_Toc511743987"/>
      <w:bookmarkStart w:id="1810" w:name="_Toc511743988"/>
      <w:bookmarkStart w:id="1811" w:name="_Toc511743989"/>
      <w:bookmarkStart w:id="1812" w:name="_Toc511743990"/>
      <w:bookmarkStart w:id="1813" w:name="_Toc511744006"/>
      <w:bookmarkStart w:id="1814" w:name="_Toc511744007"/>
      <w:bookmarkStart w:id="1815" w:name="_Toc511744008"/>
      <w:bookmarkStart w:id="1816" w:name="_Toc511744009"/>
      <w:bookmarkStart w:id="1817" w:name="_Get_LSACalculated_Population"/>
      <w:bookmarkStart w:id="1818" w:name="_LSACalculated_Population_Identifier"/>
      <w:bookmarkStart w:id="1819" w:name="_Toc31197397"/>
      <w:bookmarkStart w:id="1820" w:name="_Toc31197398"/>
      <w:bookmarkStart w:id="1821" w:name="_Toc31197399"/>
      <w:bookmarkStart w:id="1822" w:name="_Toc31197400"/>
      <w:bookmarkStart w:id="1823" w:name="_Toc31197401"/>
      <w:bookmarkStart w:id="1824" w:name="_Toc31197402"/>
      <w:bookmarkStart w:id="1825" w:name="_Toc31197403"/>
      <w:bookmarkStart w:id="1826" w:name="_Toc31197404"/>
      <w:bookmarkStart w:id="1827" w:name="_Toc31197405"/>
      <w:bookmarkStart w:id="1828" w:name="_Toc511744151"/>
      <w:bookmarkStart w:id="1829" w:name="_Toc511744152"/>
      <w:bookmarkStart w:id="1830" w:name="_Toc511744153"/>
      <w:bookmarkStart w:id="1831" w:name="_Toc511744154"/>
      <w:bookmarkStart w:id="1832" w:name="_Toc511744155"/>
      <w:bookmarkStart w:id="1833" w:name="_Toc511744156"/>
      <w:bookmarkStart w:id="1834" w:name="_Toc511744181"/>
      <w:bookmarkStart w:id="1835" w:name="_Toc511744182"/>
      <w:bookmarkStart w:id="1836" w:name="_Toc511744250"/>
      <w:bookmarkStart w:id="1837" w:name="_Toc511744251"/>
      <w:bookmarkStart w:id="1838" w:name="_Toc511744252"/>
      <w:bookmarkStart w:id="1839" w:name="_Toc31197822"/>
      <w:bookmarkStart w:id="1840" w:name="_Toc31197823"/>
      <w:bookmarkStart w:id="1841" w:name="_Toc31197824"/>
      <w:bookmarkStart w:id="1842" w:name="_Toc31197825"/>
      <w:bookmarkStart w:id="1843" w:name="_Toc31197826"/>
      <w:bookmarkStart w:id="1844" w:name="_Toc31197827"/>
      <w:bookmarkStart w:id="1845" w:name="_Toc31197828"/>
      <w:bookmarkStart w:id="1846" w:name="_Toc31197829"/>
      <w:bookmarkStart w:id="1847" w:name="_Toc31197830"/>
      <w:bookmarkStart w:id="1848" w:name="_Toc511744338"/>
      <w:bookmarkStart w:id="1849" w:name="_Toc31198235"/>
      <w:bookmarkStart w:id="1850" w:name="_Toc37849807"/>
      <w:bookmarkStart w:id="1851" w:name="_Toc175057120"/>
      <w:bookmarkStart w:id="1852" w:name="_Toc50672121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r>
        <w:lastRenderedPageBreak/>
        <w:t>LSAExit</w:t>
      </w:r>
      <w:bookmarkEnd w:id="1850"/>
      <w:bookmarkEnd w:id="1851"/>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853" w:name="_HMIS_Business_Logic:_6"/>
      <w:bookmarkStart w:id="1854" w:name="_Toc37849808"/>
      <w:bookmarkEnd w:id="185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55" w:name="_HMIS_Business_Logic:_7"/>
      <w:bookmarkStart w:id="1856" w:name="_Toc175057121"/>
      <w:bookmarkEnd w:id="1855"/>
      <w:r w:rsidRPr="00C52062">
        <w:lastRenderedPageBreak/>
        <w:t>HMIS Business Logic</w:t>
      </w:r>
      <w:r>
        <w:t>: LSACalculated</w:t>
      </w:r>
      <w:bookmarkEnd w:id="1854"/>
      <w:r w:rsidR="00751B37">
        <w:t xml:space="preserve"> Averages</w:t>
      </w:r>
      <w:bookmarkEnd w:id="1856"/>
    </w:p>
    <w:p w14:paraId="5B096FC5" w14:textId="77777777" w:rsidR="00D2649F" w:rsidRDefault="00D2649F" w:rsidP="00D2649F">
      <w:pPr>
        <w:rPr>
          <w:ins w:id="1857" w:author="Molly McEvilley" w:date="2024-08-19T08:09:00Z" w16du:dateUtc="2024-08-19T12:09:00Z"/>
          <w:rFonts w:cstheme="minorHAnsi"/>
        </w:rPr>
      </w:pPr>
      <w:ins w:id="1858"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859" w:name="_Toc78368785"/>
      <w:bookmarkStart w:id="1860" w:name="_Toc175057122"/>
      <w:r>
        <w:t>LSACalculated Columns</w:t>
      </w:r>
      <w:bookmarkEnd w:id="1859"/>
      <w:bookmarkEnd w:id="1860"/>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861" w:name="_Hlk142559936"/>
            <w:r>
              <w:t>18-</w:t>
            </w:r>
            <w:r w:rsidR="008357E8">
              <w:t xml:space="preserve">36, </w:t>
            </w:r>
            <w:r w:rsidR="00A67253">
              <w:t>63-66, and 101-136</w:t>
            </w:r>
            <w:bookmarkEnd w:id="1861"/>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862" w:author="Molly McEvilley" w:date="2024-08-21T08:18:00Z" w16du:dateUtc="2024-08-21T12:18:00Z">
              <w:r w:rsidDel="00C43E76">
                <w:delText xml:space="preserve"> </w:delText>
              </w:r>
            </w:del>
            <w:ins w:id="1863" w:author="Molly McEvilley" w:date="2024-08-21T08:18:00Z" w16du:dateUtc="2024-08-21T12:18:00Z">
              <w:r w:rsidR="00C43E76">
                <w:t>-</w:t>
              </w:r>
            </w:ins>
            <w:r>
              <w:t>in</w:t>
            </w:r>
            <w:del w:id="1864" w:author="Molly McEvilley" w:date="2024-08-21T08:18:00Z" w16du:dateUtc="2024-08-21T12:18:00Z">
              <w:r w:rsidDel="00C43E76">
                <w:delText xml:space="preserve"> </w:delText>
              </w:r>
            </w:del>
            <w:ins w:id="1865"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866" w:name="_Int_7r26Jd9D"/>
            <w:r>
              <w:t>SystemPath</w:t>
            </w:r>
            <w:bookmarkEnd w:id="1866"/>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867" w:name="_Toc78368786"/>
      <w:bookmarkStart w:id="1868" w:name="_Toc78368787"/>
      <w:bookmarkStart w:id="1869" w:name="_Toc175057123"/>
      <w:bookmarkEnd w:id="1867"/>
      <w:r>
        <w:t>Report Rows for LSACalculated Averages</w:t>
      </w:r>
      <w:bookmarkEnd w:id="1868"/>
      <w:bookmarkEnd w:id="1869"/>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70" w:name="_Toc78368788"/>
      <w:bookmarkStart w:id="1871" w:name="_Toc175057124"/>
      <w:r>
        <w:lastRenderedPageBreak/>
        <w:t>Populations for Average Days from LSAHousehold and LSAExit</w:t>
      </w:r>
      <w:bookmarkEnd w:id="1870"/>
      <w:bookmarkEnd w:id="1871"/>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872"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872"/>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873" w:name="_Get_Average_Days_3"/>
      <w:bookmarkStart w:id="1874" w:name="_Toc37849809"/>
      <w:bookmarkStart w:id="1875" w:name="_Toc175057125"/>
      <w:bookmarkEnd w:id="1873"/>
      <w:r w:rsidRPr="00C52062">
        <w:t xml:space="preserve">Get Average Days for </w:t>
      </w:r>
      <w:r>
        <w:t>Length of Time Homeless</w:t>
      </w:r>
      <w:bookmarkEnd w:id="1852"/>
      <w:bookmarkEnd w:id="1874"/>
      <w:bookmarkEnd w:id="187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876" w:name="_Toc31198237"/>
      <w:bookmarkStart w:id="1877" w:name="_Toc31198238"/>
      <w:bookmarkStart w:id="1878" w:name="_Toc37849810"/>
      <w:bookmarkStart w:id="1879" w:name="_Toc175057126"/>
      <w:bookmarkEnd w:id="1876"/>
      <w:bookmarkEnd w:id="1877"/>
      <w:r w:rsidRPr="00C52062">
        <w:t xml:space="preserve">Get Average Days for </w:t>
      </w:r>
      <w:r>
        <w:t>Length of Time Homeless by System Path</w:t>
      </w:r>
      <w:bookmarkEnd w:id="1878"/>
      <w:bookmarkEnd w:id="1879"/>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880" w:name="_Toc31198693"/>
      <w:bookmarkStart w:id="1881" w:name="_Get_Average_Days_1"/>
      <w:bookmarkStart w:id="1882" w:name="_Toc506721212"/>
      <w:bookmarkStart w:id="1883" w:name="_Toc37849811"/>
      <w:bookmarkStart w:id="1884" w:name="_Toc175057127"/>
      <w:bookmarkEnd w:id="1880"/>
      <w:bookmarkEnd w:id="1881"/>
      <w:r w:rsidRPr="00C52062">
        <w:t>Get Average Days for Cumulative Length of Time Housed in PSH</w:t>
      </w:r>
      <w:bookmarkEnd w:id="1882"/>
      <w:bookmarkEnd w:id="1883"/>
      <w:bookmarkEnd w:id="188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885"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885"/>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886" w:name="_Toc34145685"/>
      <w:bookmarkStart w:id="1887" w:name="_Toc34145686"/>
      <w:bookmarkStart w:id="1888" w:name="_Get_Average_Days_2"/>
      <w:bookmarkStart w:id="1889" w:name="_Toc506721213"/>
      <w:bookmarkStart w:id="1890" w:name="_Toc37849812"/>
      <w:bookmarkStart w:id="1891" w:name="_Toc175057128"/>
      <w:bookmarkEnd w:id="1886"/>
      <w:bookmarkEnd w:id="1887"/>
      <w:bookmarkEnd w:id="1888"/>
      <w:r w:rsidRPr="00C52062">
        <w:t>Get Average Days for Length of Time in RRH Projects</w:t>
      </w:r>
      <w:bookmarkEnd w:id="1889"/>
      <w:bookmarkEnd w:id="1890"/>
      <w:bookmarkEnd w:id="189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892" w:name="_Toc34145696"/>
      <w:bookmarkStart w:id="1893" w:name="_Toc34145697"/>
      <w:bookmarkStart w:id="1894" w:name="_Toc506721215"/>
      <w:bookmarkStart w:id="1895" w:name="_Toc37849813"/>
      <w:bookmarkStart w:id="1896" w:name="_Toc175057129"/>
      <w:bookmarkEnd w:id="1892"/>
      <w:bookmarkEnd w:id="1893"/>
      <w:r w:rsidRPr="00C52062">
        <w:t>Get Average Days to Return/Re-engage by Last Project Type</w:t>
      </w:r>
      <w:bookmarkEnd w:id="1894"/>
      <w:bookmarkEnd w:id="1895"/>
      <w:bookmarkEnd w:id="189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897" w:name="_Get_Average_Days"/>
            <w:bookmarkStart w:id="1898" w:name="_Toc37973614"/>
            <w:bookmarkStart w:id="1899" w:name="_Toc37974167"/>
            <w:bookmarkStart w:id="1900" w:name="_Toc37974718"/>
            <w:bookmarkStart w:id="1901" w:name="_Toc37975206"/>
            <w:bookmarkStart w:id="1902" w:name="_Toc37849814"/>
            <w:bookmarkStart w:id="1903" w:name="_Toc506721216"/>
            <w:bookmarkEnd w:id="1897"/>
            <w:bookmarkEnd w:id="1898"/>
            <w:bookmarkEnd w:id="1899"/>
            <w:bookmarkEnd w:id="1900"/>
            <w:bookmarkEnd w:id="1901"/>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904" w:name="_Toc175057130"/>
      <w:r w:rsidRPr="00C52062">
        <w:t>Get Average Days to Return/Re-engage by Population</w:t>
      </w:r>
      <w:bookmarkEnd w:id="1902"/>
      <w:bookmarkEnd w:id="190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905" w:name="_Toc31198752"/>
      <w:bookmarkStart w:id="1906" w:name="_Toc37849815"/>
      <w:bookmarkStart w:id="1907" w:name="_Toc175057131"/>
      <w:bookmarkEnd w:id="1905"/>
      <w:r w:rsidRPr="00C52062">
        <w:t xml:space="preserve">Get Average Days to Return/Re-engage by </w:t>
      </w:r>
      <w:r>
        <w:t>System Path</w:t>
      </w:r>
      <w:bookmarkEnd w:id="1903"/>
      <w:bookmarkEnd w:id="1906"/>
      <w:bookmarkEnd w:id="1907"/>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908" w:name="_Toc31198754"/>
      <w:bookmarkStart w:id="1909" w:name="_Toc37973617"/>
      <w:bookmarkStart w:id="1910" w:name="_Toc37974170"/>
      <w:bookmarkStart w:id="1911" w:name="_Toc37974721"/>
      <w:bookmarkStart w:id="1912" w:name="_Toc37975209"/>
      <w:bookmarkStart w:id="1913" w:name="_Toc506721217"/>
      <w:bookmarkStart w:id="1914" w:name="_Toc37849816"/>
      <w:bookmarkStart w:id="1915" w:name="_Toc175057132"/>
      <w:bookmarkStart w:id="1916" w:name="_Toc499544018"/>
      <w:bookmarkEnd w:id="1908"/>
      <w:bookmarkEnd w:id="1909"/>
      <w:bookmarkEnd w:id="1910"/>
      <w:bookmarkEnd w:id="1911"/>
      <w:bookmarkEnd w:id="1912"/>
      <w:r w:rsidRPr="00C52062">
        <w:t>Get Average Days to Return/Re-engage by Exit Destination</w:t>
      </w:r>
      <w:bookmarkEnd w:id="1913"/>
      <w:bookmarkEnd w:id="1914"/>
      <w:bookmarkEnd w:id="1915"/>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917" w:name="_Toc31198792"/>
      <w:bookmarkStart w:id="1918" w:name="_Toc37849817"/>
      <w:bookmarkStart w:id="1919" w:name="_Toc499292041"/>
      <w:bookmarkStart w:id="1920" w:name="_Toc499544003"/>
      <w:bookmarkStart w:id="1921" w:name="_Toc506721219"/>
      <w:bookmarkEnd w:id="1917"/>
    </w:p>
    <w:p w14:paraId="14F8F368" w14:textId="6E50B1EF" w:rsidR="00E86581" w:rsidRDefault="00E86581" w:rsidP="00E86581">
      <w:pPr>
        <w:pStyle w:val="Heading1"/>
      </w:pPr>
      <w:bookmarkStart w:id="1922" w:name="_Toc175057133"/>
      <w:r>
        <w:lastRenderedPageBreak/>
        <w:t>HMIS Business Logic:  LSACalculated AHAR Counts</w:t>
      </w:r>
      <w:bookmarkEnd w:id="1922"/>
    </w:p>
    <w:p w14:paraId="75CA130C" w14:textId="77777777" w:rsidR="00D3069A" w:rsidRDefault="00D3069A" w:rsidP="00D3069A">
      <w:pPr>
        <w:pStyle w:val="Heading2"/>
      </w:pPr>
      <w:bookmarkStart w:id="1923" w:name="_Toc78368848"/>
      <w:bookmarkStart w:id="1924" w:name="_Toc175057134"/>
      <w:r>
        <w:t>Report Rows for LSACalculated Counts</w:t>
      </w:r>
      <w:bookmarkEnd w:id="1923"/>
      <w:bookmarkEnd w:id="1924"/>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925" w:name="_Toc78368849"/>
    </w:p>
    <w:p w14:paraId="787A1976" w14:textId="502CD320" w:rsidR="00D3069A" w:rsidRDefault="00D3069A" w:rsidP="00D3069A">
      <w:pPr>
        <w:pStyle w:val="Heading2"/>
      </w:pPr>
      <w:bookmarkStart w:id="1926" w:name="_Toc175057135"/>
      <w:r>
        <w:t>Identify Active and Point in Time Cohorts for LSACalculated AHAR Counts</w:t>
      </w:r>
      <w:bookmarkEnd w:id="1925"/>
      <w:bookmarkEnd w:id="1926"/>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927" w:name="_Toc78368888"/>
      <w:bookmarkStart w:id="1928" w:name="_Toc175057136"/>
      <w:r>
        <w:t>Counts of People and Households by Project and Household Characteristics</w:t>
      </w:r>
      <w:bookmarkEnd w:id="1927"/>
      <w:bookmarkEnd w:id="1928"/>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929" w:name="_Toc525229521"/>
      <w:bookmarkStart w:id="1930" w:name="_Toc525229522"/>
      <w:bookmarkStart w:id="1931" w:name="_Toc525229523"/>
      <w:bookmarkStart w:id="1932" w:name="_Toc525229524"/>
      <w:bookmarkStart w:id="1933" w:name="_Toc525229525"/>
      <w:bookmarkStart w:id="1934" w:name="_Toc525229526"/>
      <w:bookmarkStart w:id="1935" w:name="_Toc525229527"/>
      <w:bookmarkStart w:id="1936" w:name="_Toc525229553"/>
      <w:bookmarkStart w:id="1937" w:name="_Toc525229554"/>
      <w:bookmarkStart w:id="1938" w:name="_Toc525229555"/>
      <w:bookmarkStart w:id="1939" w:name="_Toc525229556"/>
      <w:bookmarkStart w:id="1940" w:name="_Toc525229557"/>
      <w:bookmarkStart w:id="1941" w:name="_Toc525229558"/>
      <w:bookmarkStart w:id="1942" w:name="_Toc525229559"/>
      <w:bookmarkStart w:id="1943" w:name="_Toc525229585"/>
      <w:bookmarkStart w:id="1944" w:name="_Toc525229586"/>
      <w:bookmarkStart w:id="1945" w:name="_Toc525229587"/>
      <w:bookmarkStart w:id="1946" w:name="_Toc525229588"/>
      <w:bookmarkStart w:id="1947" w:name="_Toc525229589"/>
      <w:bookmarkStart w:id="1948" w:name="_Toc525229590"/>
      <w:bookmarkStart w:id="1949" w:name="_Toc525229591"/>
      <w:bookmarkStart w:id="1950" w:name="_Toc525229617"/>
      <w:bookmarkStart w:id="1951" w:name="_Toc525229618"/>
      <w:bookmarkStart w:id="1952" w:name="_Toc525229619"/>
      <w:bookmarkStart w:id="1953" w:name="_Toc525229620"/>
      <w:bookmarkStart w:id="1954" w:name="_Toc525229621"/>
      <w:bookmarkStart w:id="1955" w:name="_Toc525229622"/>
      <w:bookmarkStart w:id="1956" w:name="_Toc525229623"/>
      <w:bookmarkStart w:id="1957" w:name="_Toc511744576"/>
      <w:bookmarkStart w:id="1958" w:name="_Toc511744577"/>
      <w:bookmarkStart w:id="1959" w:name="_Toc511744578"/>
      <w:bookmarkStart w:id="1960" w:name="_Toc511744579"/>
      <w:bookmarkStart w:id="1961" w:name="_Toc511744580"/>
      <w:bookmarkStart w:id="1962" w:name="_Toc511744581"/>
      <w:bookmarkStart w:id="1963" w:name="_Toc511744582"/>
      <w:bookmarkStart w:id="1964" w:name="_Toc511744591"/>
      <w:bookmarkStart w:id="1965" w:name="_Toc511744592"/>
      <w:bookmarkStart w:id="1966" w:name="_Toc511744593"/>
      <w:bookmarkStart w:id="1967" w:name="_Toc511744594"/>
      <w:bookmarkStart w:id="1968" w:name="_Toc511744595"/>
      <w:bookmarkStart w:id="1969" w:name="_Toc511744656"/>
      <w:bookmarkStart w:id="1970" w:name="_Toc511744657"/>
      <w:bookmarkStart w:id="1971" w:name="_Toc511744658"/>
      <w:bookmarkStart w:id="1972" w:name="_Toc511744659"/>
      <w:bookmarkStart w:id="1973" w:name="_Toc511744660"/>
      <w:bookmarkStart w:id="1974" w:name="_Toc511744661"/>
      <w:bookmarkStart w:id="1975" w:name="_Toc511744662"/>
      <w:bookmarkStart w:id="1976" w:name="_Toc511744663"/>
      <w:bookmarkStart w:id="1977" w:name="_Toc511182521"/>
      <w:bookmarkStart w:id="1978" w:name="_Toc37849821"/>
      <w:bookmarkStart w:id="1979" w:name="_Toc175057137"/>
      <w:bookmarkEnd w:id="191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r>
        <w:t>Get Counts of People by Project and Personal Characteristics</w:t>
      </w:r>
      <w:bookmarkEnd w:id="1978"/>
      <w:bookmarkEnd w:id="1979"/>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980" w:name="_Get_Counts_of"/>
      <w:bookmarkStart w:id="1981" w:name="_Toc175057138"/>
      <w:bookmarkStart w:id="1982" w:name="_Toc37849823"/>
      <w:bookmarkEnd w:id="1980"/>
      <w:r>
        <w:t>Get Counts of Bednights</w:t>
      </w:r>
      <w:bookmarkEnd w:id="1981"/>
      <w:r>
        <w:t xml:space="preserve"> </w:t>
      </w:r>
      <w:bookmarkEnd w:id="1982"/>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983" w:author="Molly McEvilley" w:date="2024-08-19T08:14:00Z" w16du:dateUtc="2024-08-19T12:14:00Z"/>
        </w:rPr>
      </w:pPr>
      <w:bookmarkStart w:id="1984" w:name="_Toc31198840"/>
      <w:bookmarkStart w:id="1985" w:name="_Get_OPH_Point-In-Time"/>
      <w:bookmarkStart w:id="1986" w:name="_Toc175057139"/>
      <w:bookmarkStart w:id="1987" w:name="_Toc37849827"/>
      <w:bookmarkEnd w:id="1984"/>
      <w:bookmarkEnd w:id="1985"/>
      <w:ins w:id="1988" w:author="Molly McEvilley" w:date="2024-08-19T08:11:00Z" w16du:dateUtc="2024-08-19T12:11:00Z">
        <w:r>
          <w:t xml:space="preserve">Get </w:t>
        </w:r>
      </w:ins>
      <w:ins w:id="1989" w:author="Molly McEvilley" w:date="2024-08-19T08:14:00Z" w16du:dateUtc="2024-08-19T12:14:00Z">
        <w:r w:rsidR="000D289E">
          <w:t>OPH Point-</w:t>
        </w:r>
      </w:ins>
      <w:ins w:id="1990" w:author="Molly McEvilley" w:date="2024-08-20T06:50:00Z" w16du:dateUtc="2024-08-20T10:50:00Z">
        <w:r w:rsidR="003D7DCC">
          <w:t>i</w:t>
        </w:r>
      </w:ins>
      <w:ins w:id="1991" w:author="Molly McEvilley" w:date="2024-08-19T08:14:00Z" w16du:dateUtc="2024-08-19T12:14:00Z">
        <w:r w:rsidR="000D289E">
          <w:t>n-Time Counts</w:t>
        </w:r>
      </w:ins>
      <w:ins w:id="1992" w:author="Molly McEvilley" w:date="2024-08-19T08:20:00Z" w16du:dateUtc="2024-08-19T12:20:00Z">
        <w:r w:rsidR="00B7717C">
          <w:t xml:space="preserve"> for HIC</w:t>
        </w:r>
      </w:ins>
      <w:bookmarkEnd w:id="1986"/>
    </w:p>
    <w:p w14:paraId="2E4F6753" w14:textId="3EBE6B9F" w:rsidR="002B7228" w:rsidRPr="00F824D6" w:rsidRDefault="002B7228" w:rsidP="002B7228">
      <w:pPr>
        <w:jc w:val="center"/>
        <w:rPr>
          <w:ins w:id="1993" w:author="Molly McEvilley" w:date="2024-08-19T13:03:00Z" w16du:dateUtc="2024-08-19T17:03:00Z"/>
        </w:rPr>
      </w:pPr>
      <w:ins w:id="1994"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ins>
    </w:p>
    <w:p w14:paraId="0515D430" w14:textId="77777777" w:rsidR="008D3005" w:rsidRDefault="008D3005" w:rsidP="008D3005">
      <w:pPr>
        <w:pStyle w:val="Heading3"/>
        <w:rPr>
          <w:ins w:id="1995" w:author="Molly McEvilley" w:date="2024-08-19T13:17:00Z" w16du:dateUtc="2024-08-19T17:17:00Z"/>
        </w:rPr>
      </w:pPr>
      <w:ins w:id="1996" w:author="Molly McEvilley" w:date="2024-08-19T13:17:00Z" w16du:dateUtc="2024-08-19T17:17:00Z">
        <w:r>
          <w:t>Relevant Data</w:t>
        </w:r>
      </w:ins>
    </w:p>
    <w:p w14:paraId="3179E94A" w14:textId="77777777" w:rsidR="008D3005" w:rsidRDefault="008D3005" w:rsidP="008D3005">
      <w:pPr>
        <w:pStyle w:val="Heading4"/>
        <w:rPr>
          <w:ins w:id="1997" w:author="Molly McEvilley" w:date="2024-08-19T13:17:00Z" w16du:dateUtc="2024-08-19T17:17:00Z"/>
        </w:rPr>
      </w:pPr>
      <w:ins w:id="1998"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999"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2000" w:author="Molly McEvilley" w:date="2024-08-19T13:19:00Z" w16du:dateUtc="2024-08-19T17:19:00Z"/>
                <w:b/>
                <w:bCs/>
              </w:rPr>
            </w:pPr>
            <w:ins w:id="2001" w:author="Molly McEvilley" w:date="2024-08-19T13:19:00Z" w16du:dateUtc="2024-08-19T17:19:00Z">
              <w:r>
                <w:rPr>
                  <w:b/>
                  <w:bCs/>
                </w:rPr>
                <w:t>lsa_Report</w:t>
              </w:r>
            </w:ins>
          </w:p>
        </w:tc>
      </w:tr>
      <w:tr w:rsidR="00C16FEC" w:rsidRPr="005F4836" w14:paraId="5E44427E" w14:textId="77777777" w:rsidTr="00B44FA5">
        <w:trPr>
          <w:trHeight w:val="216"/>
          <w:ins w:id="2002" w:author="Molly McEvilley" w:date="2024-08-19T13:19:00Z"/>
        </w:trPr>
        <w:tc>
          <w:tcPr>
            <w:tcW w:w="9355" w:type="dxa"/>
          </w:tcPr>
          <w:p w14:paraId="1D4E41EF" w14:textId="603FED38" w:rsidR="00C16FEC" w:rsidRPr="00246D5B" w:rsidRDefault="002363EF" w:rsidP="00B44FA5">
            <w:pPr>
              <w:pStyle w:val="NoSpacing"/>
              <w:rPr>
                <w:ins w:id="2003" w:author="Molly McEvilley" w:date="2024-08-19T13:19:00Z" w16du:dateUtc="2024-08-19T17:19:00Z"/>
              </w:rPr>
            </w:pPr>
            <w:ins w:id="2004" w:author="Molly McEvilley" w:date="2024-08-19T13:19:00Z" w16du:dateUtc="2024-08-19T17:19:00Z">
              <w:r>
                <w:t>LSAScope</w:t>
              </w:r>
            </w:ins>
          </w:p>
        </w:tc>
      </w:tr>
      <w:tr w:rsidR="00C16FEC" w:rsidRPr="005F4836" w14:paraId="5334C8E5" w14:textId="77777777" w:rsidTr="00B44FA5">
        <w:trPr>
          <w:trHeight w:val="216"/>
          <w:ins w:id="2005" w:author="Molly McEvilley" w:date="2024-08-19T13:19:00Z"/>
        </w:trPr>
        <w:tc>
          <w:tcPr>
            <w:tcW w:w="9355" w:type="dxa"/>
          </w:tcPr>
          <w:p w14:paraId="7BB7BF5A" w14:textId="0CE89CA9" w:rsidR="00C16FEC" w:rsidRPr="00246D5B" w:rsidRDefault="002363EF" w:rsidP="00B44FA5">
            <w:pPr>
              <w:pStyle w:val="NoSpacing"/>
              <w:rPr>
                <w:ins w:id="2006" w:author="Molly McEvilley" w:date="2024-08-19T13:19:00Z" w16du:dateUtc="2024-08-19T17:19:00Z"/>
              </w:rPr>
            </w:pPr>
            <w:ins w:id="2007" w:author="Molly McEvilley" w:date="2024-08-19T13:19:00Z" w16du:dateUtc="2024-08-19T17:19:00Z">
              <w:r>
                <w:t>ReportStart</w:t>
              </w:r>
            </w:ins>
          </w:p>
        </w:tc>
      </w:tr>
      <w:tr w:rsidR="00CB5A5C" w:rsidRPr="00845520" w14:paraId="1CA0DF7C" w14:textId="77777777" w:rsidTr="00B44FA5">
        <w:trPr>
          <w:trHeight w:val="216"/>
          <w:ins w:id="2008"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2009" w:author="Molly McEvilley" w:date="2024-08-19T13:21:00Z" w16du:dateUtc="2024-08-19T17:21:00Z"/>
                <w:b/>
                <w:bCs/>
              </w:rPr>
            </w:pPr>
            <w:ins w:id="2010" w:author="Molly McEvilley" w:date="2024-08-19T13:21:00Z" w16du:dateUtc="2024-08-19T17:21:00Z">
              <w:r w:rsidRPr="00845520">
                <w:rPr>
                  <w:b/>
                  <w:bCs/>
                </w:rPr>
                <w:lastRenderedPageBreak/>
                <w:t>lsa_</w:t>
              </w:r>
              <w:r>
                <w:rPr>
                  <w:b/>
                  <w:bCs/>
                </w:rPr>
                <w:t>Project</w:t>
              </w:r>
            </w:ins>
          </w:p>
        </w:tc>
      </w:tr>
      <w:tr w:rsidR="00CB5A5C" w:rsidRPr="005F4836" w14:paraId="3A53E306" w14:textId="77777777" w:rsidTr="00B44FA5">
        <w:trPr>
          <w:trHeight w:val="216"/>
          <w:ins w:id="2011" w:author="Molly McEvilley" w:date="2024-08-19T13:21:00Z"/>
        </w:trPr>
        <w:tc>
          <w:tcPr>
            <w:tcW w:w="9355" w:type="dxa"/>
          </w:tcPr>
          <w:p w14:paraId="62AA4CDF" w14:textId="6F11A8C0" w:rsidR="00CB5A5C" w:rsidRPr="00845520" w:rsidRDefault="009F7DA8" w:rsidP="00B44FA5">
            <w:pPr>
              <w:pStyle w:val="NoSpacing"/>
              <w:rPr>
                <w:ins w:id="2012" w:author="Molly McEvilley" w:date="2024-08-19T13:21:00Z" w16du:dateUtc="2024-08-19T17:21:00Z"/>
              </w:rPr>
            </w:pPr>
            <w:ins w:id="2013" w:author="Molly McEvilley" w:date="2024-08-19T13:23:00Z" w16du:dateUtc="2024-08-19T17:23:00Z">
              <w:r>
                <w:t>ProjectID</w:t>
              </w:r>
            </w:ins>
          </w:p>
        </w:tc>
      </w:tr>
      <w:tr w:rsidR="009F7DA8" w:rsidRPr="005F4836" w14:paraId="6E4730FD" w14:textId="77777777" w:rsidTr="00B44FA5">
        <w:trPr>
          <w:trHeight w:val="216"/>
          <w:ins w:id="2014" w:author="Molly McEvilley" w:date="2024-08-19T13:23:00Z"/>
        </w:trPr>
        <w:tc>
          <w:tcPr>
            <w:tcW w:w="9355" w:type="dxa"/>
          </w:tcPr>
          <w:p w14:paraId="4AD87D2E" w14:textId="2B3E168E" w:rsidR="009F7DA8" w:rsidRDefault="009F7DA8" w:rsidP="00B44FA5">
            <w:pPr>
              <w:pStyle w:val="NoSpacing"/>
              <w:rPr>
                <w:ins w:id="2015" w:author="Molly McEvilley" w:date="2024-08-19T13:23:00Z" w16du:dateUtc="2024-08-19T17:23:00Z"/>
              </w:rPr>
            </w:pPr>
            <w:ins w:id="2016" w:author="Molly McEvilley" w:date="2024-08-19T13:23:00Z" w16du:dateUtc="2024-08-19T17:23:00Z">
              <w:r>
                <w:t>ProjectType</w:t>
              </w:r>
            </w:ins>
          </w:p>
        </w:tc>
      </w:tr>
      <w:tr w:rsidR="00C16FEC" w:rsidRPr="00845520" w14:paraId="61725D43" w14:textId="77777777" w:rsidTr="00B44FA5">
        <w:trPr>
          <w:trHeight w:val="216"/>
          <w:ins w:id="2017"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2018" w:author="Molly McEvilley" w:date="2024-08-19T13:19:00Z" w16du:dateUtc="2024-08-19T17:19:00Z"/>
                <w:b/>
                <w:bCs/>
              </w:rPr>
            </w:pPr>
            <w:ins w:id="2019" w:author="Molly McEvilley" w:date="2024-08-19T13:19:00Z" w16du:dateUtc="2024-08-19T17:19:00Z">
              <w:r w:rsidRPr="00845520">
                <w:rPr>
                  <w:b/>
                  <w:bCs/>
                </w:rPr>
                <w:t>lsa_H</w:t>
              </w:r>
              <w:r w:rsidR="00857EA2">
                <w:rPr>
                  <w:b/>
                  <w:bCs/>
                </w:rPr>
                <w:t>MISPart</w:t>
              </w:r>
            </w:ins>
            <w:ins w:id="2020" w:author="Molly McEvilley" w:date="2024-08-19T13:20:00Z" w16du:dateUtc="2024-08-19T17:20:00Z">
              <w:r w:rsidR="00857EA2">
                <w:rPr>
                  <w:b/>
                  <w:bCs/>
                </w:rPr>
                <w:t>icipation</w:t>
              </w:r>
            </w:ins>
          </w:p>
        </w:tc>
      </w:tr>
      <w:tr w:rsidR="00C16FEC" w:rsidRPr="005F4836" w14:paraId="30C9C02E" w14:textId="77777777" w:rsidTr="00B44FA5">
        <w:trPr>
          <w:trHeight w:val="216"/>
          <w:ins w:id="2021" w:author="Molly McEvilley" w:date="2024-08-19T13:19:00Z"/>
        </w:trPr>
        <w:tc>
          <w:tcPr>
            <w:tcW w:w="9355" w:type="dxa"/>
          </w:tcPr>
          <w:p w14:paraId="7B70C886" w14:textId="18520B6F" w:rsidR="00C16FEC" w:rsidRPr="00845520" w:rsidRDefault="00857EA2" w:rsidP="00B44FA5">
            <w:pPr>
              <w:pStyle w:val="NoSpacing"/>
              <w:rPr>
                <w:ins w:id="2022" w:author="Molly McEvilley" w:date="2024-08-19T13:19:00Z" w16du:dateUtc="2024-08-19T17:19:00Z"/>
              </w:rPr>
            </w:pPr>
            <w:ins w:id="2023" w:author="Molly McEvilley" w:date="2024-08-19T13:20:00Z" w16du:dateUtc="2024-08-19T17:20:00Z">
              <w:r>
                <w:t>HMISParticipation</w:t>
              </w:r>
              <w:r w:rsidR="00CB5A5C">
                <w:t>Type</w:t>
              </w:r>
            </w:ins>
          </w:p>
        </w:tc>
      </w:tr>
      <w:tr w:rsidR="00C16FEC" w:rsidRPr="005F4836" w14:paraId="5F67C761" w14:textId="77777777" w:rsidTr="00B44FA5">
        <w:trPr>
          <w:trHeight w:val="216"/>
          <w:ins w:id="2024" w:author="Molly McEvilley" w:date="2024-08-19T13:19:00Z"/>
        </w:trPr>
        <w:tc>
          <w:tcPr>
            <w:tcW w:w="9355" w:type="dxa"/>
          </w:tcPr>
          <w:p w14:paraId="46DE7628" w14:textId="3FACF40E" w:rsidR="00C16FEC" w:rsidRDefault="00857EA2" w:rsidP="00B44FA5">
            <w:pPr>
              <w:pStyle w:val="NoSpacing"/>
              <w:rPr>
                <w:ins w:id="2025" w:author="Molly McEvilley" w:date="2024-08-19T13:19:00Z" w16du:dateUtc="2024-08-19T17:19:00Z"/>
              </w:rPr>
            </w:pPr>
            <w:ins w:id="2026" w:author="Molly McEvilley" w:date="2024-08-19T13:20:00Z" w16du:dateUtc="2024-08-19T17:20:00Z">
              <w:r>
                <w:t>HMISParticipation</w:t>
              </w:r>
              <w:r w:rsidR="00CB5A5C">
                <w:t>StatusS</w:t>
              </w:r>
            </w:ins>
            <w:ins w:id="2027" w:author="Molly McEvilley" w:date="2024-08-19T13:21:00Z" w16du:dateUtc="2024-08-19T17:21:00Z">
              <w:r w:rsidR="00CB5A5C">
                <w:t>tartDate</w:t>
              </w:r>
            </w:ins>
          </w:p>
        </w:tc>
      </w:tr>
      <w:tr w:rsidR="00C16FEC" w:rsidRPr="005F4836" w14:paraId="0437C5A6" w14:textId="77777777" w:rsidTr="00B44FA5">
        <w:trPr>
          <w:trHeight w:val="216"/>
          <w:ins w:id="2028" w:author="Molly McEvilley" w:date="2024-08-19T13:19:00Z"/>
        </w:trPr>
        <w:tc>
          <w:tcPr>
            <w:tcW w:w="9355" w:type="dxa"/>
          </w:tcPr>
          <w:p w14:paraId="2B58AED4" w14:textId="0C292F89" w:rsidR="00C16FEC" w:rsidRDefault="00857EA2" w:rsidP="00B44FA5">
            <w:pPr>
              <w:pStyle w:val="NoSpacing"/>
              <w:rPr>
                <w:ins w:id="2029" w:author="Molly McEvilley" w:date="2024-08-19T13:19:00Z" w16du:dateUtc="2024-08-19T17:19:00Z"/>
              </w:rPr>
            </w:pPr>
            <w:ins w:id="2030" w:author="Molly McEvilley" w:date="2024-08-19T13:20:00Z" w16du:dateUtc="2024-08-19T17:20:00Z">
              <w:r>
                <w:t>HMISParticipation</w:t>
              </w:r>
            </w:ins>
            <w:ins w:id="2031" w:author="Molly McEvilley" w:date="2024-08-19T13:21:00Z" w16du:dateUtc="2024-08-19T17:21:00Z">
              <w:r w:rsidR="00CB5A5C">
                <w:t>StatusEndDate</w:t>
              </w:r>
            </w:ins>
          </w:p>
        </w:tc>
      </w:tr>
      <w:tr w:rsidR="00C16FEC" w:rsidRPr="005F4836" w14:paraId="57E26A96" w14:textId="77777777" w:rsidTr="008D41BA">
        <w:trPr>
          <w:trHeight w:val="216"/>
          <w:ins w:id="2032"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2033" w:author="Molly McEvilley" w:date="2024-08-19T13:19:00Z" w16du:dateUtc="2024-08-19T17:19:00Z"/>
                <w:b/>
              </w:rPr>
            </w:pPr>
            <w:ins w:id="2034" w:author="Molly McEvilley" w:date="2024-08-19T13:21:00Z" w16du:dateUtc="2024-08-19T17:21:00Z">
              <w:r>
                <w:rPr>
                  <w:b/>
                </w:rPr>
                <w:t>hmis_</w:t>
              </w:r>
            </w:ins>
            <w:ins w:id="2035" w:author="Molly McEvilley" w:date="2024-08-19T13:22:00Z" w16du:dateUtc="2024-08-19T17:22:00Z">
              <w:r>
                <w:rPr>
                  <w:b/>
                </w:rPr>
                <w:t>Enrollment</w:t>
              </w:r>
            </w:ins>
          </w:p>
        </w:tc>
      </w:tr>
      <w:tr w:rsidR="00C16FEC" w:rsidRPr="005F4836" w14:paraId="75FDDA92" w14:textId="77777777" w:rsidTr="00B44FA5">
        <w:trPr>
          <w:trHeight w:val="216"/>
          <w:ins w:id="2036" w:author="Molly McEvilley" w:date="2024-08-19T13:19:00Z"/>
        </w:trPr>
        <w:tc>
          <w:tcPr>
            <w:tcW w:w="9355" w:type="dxa"/>
          </w:tcPr>
          <w:p w14:paraId="241FE0C0" w14:textId="5F5F878E" w:rsidR="00C16FEC" w:rsidRPr="00845520" w:rsidRDefault="009F7DA8" w:rsidP="00B44FA5">
            <w:pPr>
              <w:pStyle w:val="NoSpacing"/>
              <w:rPr>
                <w:ins w:id="2037" w:author="Molly McEvilley" w:date="2024-08-19T13:19:00Z" w16du:dateUtc="2024-08-19T17:19:00Z"/>
                <w:bCs/>
              </w:rPr>
            </w:pPr>
            <w:ins w:id="2038" w:author="Molly McEvilley" w:date="2024-08-19T13:22:00Z" w16du:dateUtc="2024-08-19T17:22:00Z">
              <w:r>
                <w:rPr>
                  <w:bCs/>
                </w:rPr>
                <w:t>HouseholdID</w:t>
              </w:r>
            </w:ins>
          </w:p>
        </w:tc>
      </w:tr>
      <w:tr w:rsidR="009F7DA8" w:rsidRPr="005F4836" w14:paraId="5421DF0E" w14:textId="77777777" w:rsidTr="00B44FA5">
        <w:trPr>
          <w:trHeight w:val="216"/>
          <w:ins w:id="2039" w:author="Molly McEvilley" w:date="2024-08-19T13:22:00Z"/>
        </w:trPr>
        <w:tc>
          <w:tcPr>
            <w:tcW w:w="9355" w:type="dxa"/>
          </w:tcPr>
          <w:p w14:paraId="6A72E0AB" w14:textId="718427C2" w:rsidR="009F7DA8" w:rsidRDefault="009F7DA8" w:rsidP="00B44FA5">
            <w:pPr>
              <w:pStyle w:val="NoSpacing"/>
              <w:rPr>
                <w:ins w:id="2040" w:author="Molly McEvilley" w:date="2024-08-19T13:22:00Z" w16du:dateUtc="2024-08-19T17:22:00Z"/>
                <w:bCs/>
              </w:rPr>
            </w:pPr>
            <w:ins w:id="2041" w:author="Molly McEvilley" w:date="2024-08-19T13:22:00Z" w16du:dateUtc="2024-08-19T17:22:00Z">
              <w:r>
                <w:rPr>
                  <w:bCs/>
                </w:rPr>
                <w:t>PersonalID</w:t>
              </w:r>
            </w:ins>
          </w:p>
        </w:tc>
      </w:tr>
      <w:tr w:rsidR="009F7DA8" w:rsidRPr="005F4836" w14:paraId="70D0048D" w14:textId="77777777" w:rsidTr="00B44FA5">
        <w:trPr>
          <w:trHeight w:val="216"/>
          <w:ins w:id="2042" w:author="Molly McEvilley" w:date="2024-08-19T13:22:00Z"/>
        </w:trPr>
        <w:tc>
          <w:tcPr>
            <w:tcW w:w="9355" w:type="dxa"/>
          </w:tcPr>
          <w:p w14:paraId="100A28E8" w14:textId="5271A815" w:rsidR="009F7DA8" w:rsidRDefault="009F7DA8" w:rsidP="00B44FA5">
            <w:pPr>
              <w:pStyle w:val="NoSpacing"/>
              <w:rPr>
                <w:ins w:id="2043" w:author="Molly McEvilley" w:date="2024-08-19T13:22:00Z" w16du:dateUtc="2024-08-19T17:22:00Z"/>
                <w:bCs/>
              </w:rPr>
            </w:pPr>
            <w:ins w:id="2044" w:author="Molly McEvilley" w:date="2024-08-19T13:22:00Z" w16du:dateUtc="2024-08-19T17:22:00Z">
              <w:r>
                <w:rPr>
                  <w:bCs/>
                </w:rPr>
                <w:t>EntryDate</w:t>
              </w:r>
            </w:ins>
          </w:p>
        </w:tc>
      </w:tr>
      <w:tr w:rsidR="00C16FEC" w:rsidRPr="005F4836" w14:paraId="58BD5F72" w14:textId="77777777" w:rsidTr="00B44FA5">
        <w:trPr>
          <w:trHeight w:val="216"/>
          <w:ins w:id="2045" w:author="Molly McEvilley" w:date="2024-08-19T13:19:00Z"/>
        </w:trPr>
        <w:tc>
          <w:tcPr>
            <w:tcW w:w="9355" w:type="dxa"/>
          </w:tcPr>
          <w:p w14:paraId="26B7156B" w14:textId="4F71DA28" w:rsidR="00C16FEC" w:rsidRPr="00845520" w:rsidRDefault="00B202DC" w:rsidP="00B44FA5">
            <w:pPr>
              <w:pStyle w:val="NoSpacing"/>
              <w:rPr>
                <w:ins w:id="2046" w:author="Molly McEvilley" w:date="2024-08-19T13:19:00Z" w16du:dateUtc="2024-08-19T17:19:00Z"/>
                <w:bCs/>
              </w:rPr>
            </w:pPr>
            <w:ins w:id="2047" w:author="Molly McEvilley" w:date="2024-08-19T13:22:00Z" w16du:dateUtc="2024-08-19T17:22:00Z">
              <w:r>
                <w:rPr>
                  <w:bCs/>
                </w:rPr>
                <w:t>RelationshipToHoH</w:t>
              </w:r>
            </w:ins>
          </w:p>
        </w:tc>
      </w:tr>
      <w:tr w:rsidR="00C16FEC" w:rsidRPr="005F4836" w14:paraId="428821B1" w14:textId="77777777" w:rsidTr="00B44FA5">
        <w:trPr>
          <w:trHeight w:val="216"/>
          <w:ins w:id="2048" w:author="Molly McEvilley" w:date="2024-08-19T13:19:00Z"/>
        </w:trPr>
        <w:tc>
          <w:tcPr>
            <w:tcW w:w="9355" w:type="dxa"/>
          </w:tcPr>
          <w:p w14:paraId="74036D61" w14:textId="73CC7D28" w:rsidR="00C16FEC" w:rsidRPr="00845520" w:rsidRDefault="00B202DC" w:rsidP="00B44FA5">
            <w:pPr>
              <w:pStyle w:val="NoSpacing"/>
              <w:rPr>
                <w:ins w:id="2049" w:author="Molly McEvilley" w:date="2024-08-19T13:19:00Z" w16du:dateUtc="2024-08-19T17:19:00Z"/>
                <w:bCs/>
              </w:rPr>
            </w:pPr>
            <w:ins w:id="2050" w:author="Molly McEvilley" w:date="2024-08-19T13:22:00Z" w16du:dateUtc="2024-08-19T17:22:00Z">
              <w:r>
                <w:rPr>
                  <w:bCs/>
                </w:rPr>
                <w:t>MoveInDate</w:t>
              </w:r>
            </w:ins>
          </w:p>
        </w:tc>
      </w:tr>
      <w:tr w:rsidR="009F7DA8" w:rsidRPr="005F4836" w14:paraId="205FDD32" w14:textId="77777777" w:rsidTr="008D41BA">
        <w:trPr>
          <w:trHeight w:val="216"/>
          <w:ins w:id="2051"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2052" w:author="Molly McEvilley" w:date="2024-08-19T13:23:00Z" w16du:dateUtc="2024-08-19T17:23:00Z"/>
                <w:b/>
              </w:rPr>
            </w:pPr>
            <w:ins w:id="2053" w:author="Molly McEvilley" w:date="2024-08-19T13:23:00Z" w16du:dateUtc="2024-08-19T17:23:00Z">
              <w:r>
                <w:rPr>
                  <w:b/>
                </w:rPr>
                <w:t>hmis_Exit</w:t>
              </w:r>
            </w:ins>
          </w:p>
        </w:tc>
      </w:tr>
      <w:tr w:rsidR="009F7DA8" w:rsidRPr="005F4836" w14:paraId="098CE4F2" w14:textId="77777777" w:rsidTr="00B44FA5">
        <w:trPr>
          <w:trHeight w:val="216"/>
          <w:ins w:id="2054" w:author="Molly McEvilley" w:date="2024-08-19T13:23:00Z"/>
        </w:trPr>
        <w:tc>
          <w:tcPr>
            <w:tcW w:w="9355" w:type="dxa"/>
          </w:tcPr>
          <w:p w14:paraId="18B597CA" w14:textId="7E240773" w:rsidR="009F7DA8" w:rsidRPr="00845520" w:rsidRDefault="009F7DA8" w:rsidP="00B44FA5">
            <w:pPr>
              <w:pStyle w:val="NoSpacing"/>
              <w:rPr>
                <w:ins w:id="2055" w:author="Molly McEvilley" w:date="2024-08-19T13:23:00Z" w16du:dateUtc="2024-08-19T17:23:00Z"/>
                <w:bCs/>
              </w:rPr>
            </w:pPr>
            <w:ins w:id="2056" w:author="Molly McEvilley" w:date="2024-08-19T13:23:00Z" w16du:dateUtc="2024-08-19T17:23:00Z">
              <w:r>
                <w:rPr>
                  <w:bCs/>
                </w:rPr>
                <w:t>ExitDate</w:t>
              </w:r>
            </w:ins>
          </w:p>
        </w:tc>
      </w:tr>
    </w:tbl>
    <w:p w14:paraId="36D752BF" w14:textId="1BFFA39B" w:rsidR="0024710E" w:rsidRDefault="00C40B59" w:rsidP="0024710E">
      <w:pPr>
        <w:pStyle w:val="Heading4"/>
        <w:rPr>
          <w:ins w:id="2057" w:author="Molly McEvilley" w:date="2024-08-19T13:05:00Z" w16du:dateUtc="2024-08-19T17:05:00Z"/>
        </w:rPr>
      </w:pPr>
      <w:ins w:id="2058" w:author="Molly McEvilley" w:date="2024-08-19T13:05:00Z" w16du:dateUtc="2024-08-19T17:05:00Z">
        <w:r>
          <w:t>T</w:t>
        </w:r>
      </w:ins>
      <w:ins w:id="2059"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2060"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2061" w:author="Molly McEvilley" w:date="2024-08-19T08:19:00Z" w16du:dateUtc="2024-08-19T12:19:00Z"/>
                <w:color w:val="FFFFFF" w:themeColor="background1"/>
              </w:rPr>
            </w:pPr>
            <w:ins w:id="2062"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2063" w:author="Molly McEvilley" w:date="2024-08-19T08:19:00Z"/>
        </w:trPr>
        <w:tc>
          <w:tcPr>
            <w:tcW w:w="1435" w:type="dxa"/>
          </w:tcPr>
          <w:p w14:paraId="4BC6D114" w14:textId="77777777" w:rsidR="00F45196" w:rsidRPr="00845520" w:rsidRDefault="00F45196" w:rsidP="00B44FA5">
            <w:pPr>
              <w:pStyle w:val="NoSpacing"/>
              <w:rPr>
                <w:ins w:id="2064" w:author="Molly McEvilley" w:date="2024-08-19T08:19:00Z" w16du:dateUtc="2024-08-19T12:19:00Z"/>
                <w:b/>
                <w:bCs/>
              </w:rPr>
            </w:pPr>
            <w:ins w:id="2065"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2066" w:author="Molly McEvilley" w:date="2024-08-19T08:19:00Z" w16du:dateUtc="2024-08-19T12:19:00Z"/>
              </w:rPr>
            </w:pPr>
            <w:ins w:id="2067" w:author="Molly McEvilley" w:date="2024-08-19T08:19:00Z" w16du:dateUtc="2024-08-19T12:19:00Z">
              <w:r>
                <w:t>1</w:t>
              </w:r>
            </w:ins>
          </w:p>
        </w:tc>
      </w:tr>
      <w:tr w:rsidR="00F45196" w:rsidRPr="003A0FA0" w14:paraId="63862CA5" w14:textId="77777777" w:rsidTr="00B44FA5">
        <w:trPr>
          <w:ins w:id="2068" w:author="Molly McEvilley" w:date="2024-08-19T08:19:00Z"/>
        </w:trPr>
        <w:tc>
          <w:tcPr>
            <w:tcW w:w="1435" w:type="dxa"/>
          </w:tcPr>
          <w:p w14:paraId="6FDBD890" w14:textId="77777777" w:rsidR="00F45196" w:rsidRPr="00845520" w:rsidRDefault="00F45196" w:rsidP="00B44FA5">
            <w:pPr>
              <w:pStyle w:val="NoSpacing"/>
              <w:rPr>
                <w:ins w:id="2069" w:author="Molly McEvilley" w:date="2024-08-19T08:19:00Z" w16du:dateUtc="2024-08-19T12:19:00Z"/>
                <w:b/>
                <w:bCs/>
              </w:rPr>
            </w:pPr>
            <w:ins w:id="2070"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2071" w:author="Molly McEvilley" w:date="2024-08-19T08:19:00Z" w16du:dateUtc="2024-08-19T12:19:00Z"/>
              </w:rPr>
            </w:pPr>
            <w:ins w:id="2072" w:author="Molly McEvilley" w:date="2024-08-19T08:19:00Z" w16du:dateUtc="2024-08-19T12:19:00Z">
              <w:r>
                <w:t xml:space="preserve">10 </w:t>
              </w:r>
            </w:ins>
          </w:p>
        </w:tc>
      </w:tr>
      <w:tr w:rsidR="00F45196" w:rsidRPr="003A0FA0" w14:paraId="083ED680" w14:textId="77777777" w:rsidTr="00B44FA5">
        <w:trPr>
          <w:ins w:id="2073" w:author="Molly McEvilley" w:date="2024-08-19T08:19:00Z"/>
        </w:trPr>
        <w:tc>
          <w:tcPr>
            <w:tcW w:w="1435" w:type="dxa"/>
          </w:tcPr>
          <w:p w14:paraId="2D6BA8BC" w14:textId="77777777" w:rsidR="00F45196" w:rsidRPr="003A0FA0" w:rsidRDefault="00F45196" w:rsidP="00B44FA5">
            <w:pPr>
              <w:pStyle w:val="NoSpacing"/>
              <w:rPr>
                <w:ins w:id="2074" w:author="Molly McEvilley" w:date="2024-08-19T08:19:00Z" w16du:dateUtc="2024-08-19T12:19:00Z"/>
              </w:rPr>
            </w:pPr>
            <w:ins w:id="2075"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2076" w:author="Molly McEvilley" w:date="2024-08-19T08:19:00Z" w16du:dateUtc="2024-08-19T12:19:00Z"/>
              </w:rPr>
            </w:pPr>
            <w:ins w:id="2077" w:author="Molly McEvilley" w:date="2024-08-19T08:19:00Z" w16du:dateUtc="2024-08-19T12:19:00Z">
              <w:r>
                <w:t>0</w:t>
              </w:r>
            </w:ins>
          </w:p>
        </w:tc>
      </w:tr>
      <w:tr w:rsidR="00F45196" w:rsidRPr="003A0FA0" w14:paraId="167BF902" w14:textId="77777777" w:rsidTr="00B44FA5">
        <w:trPr>
          <w:ins w:id="2078" w:author="Molly McEvilley" w:date="2024-08-19T08:19:00Z"/>
        </w:trPr>
        <w:tc>
          <w:tcPr>
            <w:tcW w:w="1435" w:type="dxa"/>
          </w:tcPr>
          <w:p w14:paraId="6DB79E06" w14:textId="77777777" w:rsidR="00F45196" w:rsidRPr="003A0FA0" w:rsidRDefault="00F45196" w:rsidP="00B44FA5">
            <w:pPr>
              <w:pStyle w:val="NoSpacing"/>
              <w:rPr>
                <w:ins w:id="2079" w:author="Molly McEvilley" w:date="2024-08-19T08:19:00Z" w16du:dateUtc="2024-08-19T12:19:00Z"/>
              </w:rPr>
            </w:pPr>
            <w:ins w:id="2080"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2081" w:author="Molly McEvilley" w:date="2024-08-19T08:19:00Z" w16du:dateUtc="2024-08-19T12:19:00Z"/>
              </w:rPr>
            </w:pPr>
            <w:ins w:id="2082" w:author="Molly McEvilley" w:date="2024-08-19T08:19:00Z" w16du:dateUtc="2024-08-19T12:19:00Z">
              <w:r>
                <w:t>0</w:t>
              </w:r>
            </w:ins>
          </w:p>
        </w:tc>
      </w:tr>
      <w:tr w:rsidR="00F45196" w:rsidRPr="003A0FA0" w14:paraId="255FDBE2" w14:textId="77777777" w:rsidTr="00B44FA5">
        <w:trPr>
          <w:ins w:id="2083" w:author="Molly McEvilley" w:date="2024-08-19T08:19:00Z"/>
        </w:trPr>
        <w:tc>
          <w:tcPr>
            <w:tcW w:w="1435" w:type="dxa"/>
          </w:tcPr>
          <w:p w14:paraId="2D0C8636" w14:textId="7A748F3A" w:rsidR="00F45196" w:rsidRPr="00845520" w:rsidRDefault="00F45196" w:rsidP="00B44FA5">
            <w:pPr>
              <w:pStyle w:val="NoSpacing"/>
              <w:rPr>
                <w:ins w:id="2084" w:author="Molly McEvilley" w:date="2024-08-19T08:19:00Z" w16du:dateUtc="2024-08-19T12:19:00Z"/>
                <w:b/>
                <w:bCs/>
              </w:rPr>
            </w:pPr>
            <w:ins w:id="2085"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2086" w:author="Molly McEvilley" w:date="2024-08-19T08:19:00Z" w16du:dateUtc="2024-08-19T12:19:00Z"/>
              </w:rPr>
            </w:pPr>
            <w:ins w:id="2087" w:author="Molly McEvilley" w:date="2024-08-19T08:19:00Z" w16du:dateUtc="2024-08-19T12:19:00Z">
              <w:r>
                <w:t>-1</w:t>
              </w:r>
            </w:ins>
          </w:p>
        </w:tc>
      </w:tr>
      <w:tr w:rsidR="00F45196" w:rsidRPr="003A0FA0" w14:paraId="47FBF9E8" w14:textId="77777777" w:rsidTr="00B44FA5">
        <w:trPr>
          <w:ins w:id="2088" w:author="Molly McEvilley" w:date="2024-08-19T08:19:00Z"/>
        </w:trPr>
        <w:tc>
          <w:tcPr>
            <w:tcW w:w="1435" w:type="dxa"/>
          </w:tcPr>
          <w:p w14:paraId="698343A4" w14:textId="6A16B71E" w:rsidR="00F45196" w:rsidRPr="00845520" w:rsidRDefault="00F45196" w:rsidP="00B44FA5">
            <w:pPr>
              <w:pStyle w:val="NoSpacing"/>
              <w:rPr>
                <w:ins w:id="2089" w:author="Molly McEvilley" w:date="2024-08-19T08:19:00Z" w16du:dateUtc="2024-08-19T12:19:00Z"/>
                <w:b/>
                <w:bCs/>
              </w:rPr>
            </w:pPr>
            <w:ins w:id="2090"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2091" w:author="Molly McEvilley" w:date="2024-08-19T08:19:00Z" w16du:dateUtc="2024-08-19T12:19:00Z"/>
              </w:rPr>
            </w:pPr>
            <w:ins w:id="2092" w:author="Molly McEvilley" w:date="2024-08-19T08:19:00Z" w16du:dateUtc="2024-08-19T12:19:00Z">
              <w:r>
                <w:t>Must match Project.</w:t>
              </w:r>
              <w:r w:rsidRPr="00A51A8B">
                <w:rPr>
                  <w:b/>
                  <w:bCs/>
                </w:rPr>
                <w:t>ProjectID</w:t>
              </w:r>
              <w:r>
                <w:rPr>
                  <w:b/>
                  <w:bCs/>
                </w:rPr>
                <w:t xml:space="preserve"> </w:t>
              </w:r>
              <w:r w:rsidR="00D14A3F">
                <w:t>wh</w:t>
              </w:r>
            </w:ins>
            <w:ins w:id="2093"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2094" w:author="Molly McEvilley" w:date="2024-08-19T08:22:00Z"/>
        </w:trPr>
        <w:tc>
          <w:tcPr>
            <w:tcW w:w="1435" w:type="dxa"/>
          </w:tcPr>
          <w:p w14:paraId="7051343E" w14:textId="6D7F1D37" w:rsidR="007833FA" w:rsidRPr="00845520" w:rsidRDefault="007833FA" w:rsidP="00B44FA5">
            <w:pPr>
              <w:pStyle w:val="NoSpacing"/>
              <w:rPr>
                <w:ins w:id="2095" w:author="Molly McEvilley" w:date="2024-08-19T08:22:00Z" w16du:dateUtc="2024-08-19T12:22:00Z"/>
                <w:b/>
                <w:bCs/>
              </w:rPr>
            </w:pPr>
            <w:ins w:id="2096"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2097" w:author="Molly McEvilley" w:date="2024-08-19T08:22:00Z" w16du:dateUtc="2024-08-19T12:22:00Z"/>
              </w:rPr>
            </w:pPr>
            <w:commentRangeStart w:id="2098"/>
            <w:ins w:id="2099" w:author="Molly McEvilley" w:date="2024-09-19T10:25:00Z" w16du:dateUtc="2024-09-19T14:25:00Z">
              <w:r>
                <w:t>53</w:t>
              </w:r>
              <w:commentRangeEnd w:id="2098"/>
              <w:r w:rsidR="00772ABF">
                <w:rPr>
                  <w:rStyle w:val="CommentReference"/>
                  <w:rFonts w:eastAsiaTheme="minorHAnsi"/>
                </w:rPr>
                <w:commentReference w:id="2098"/>
              </w:r>
            </w:ins>
          </w:p>
        </w:tc>
      </w:tr>
      <w:tr w:rsidR="00F45196" w:rsidRPr="003A0FA0" w14:paraId="597E8820" w14:textId="77777777" w:rsidTr="00B44FA5">
        <w:trPr>
          <w:ins w:id="2100" w:author="Molly McEvilley" w:date="2024-08-19T08:19:00Z"/>
        </w:trPr>
        <w:tc>
          <w:tcPr>
            <w:tcW w:w="1435" w:type="dxa"/>
          </w:tcPr>
          <w:p w14:paraId="28AF1D76" w14:textId="29590927" w:rsidR="00F45196" w:rsidRPr="00465885" w:rsidRDefault="00F45196" w:rsidP="00B44FA5">
            <w:pPr>
              <w:pStyle w:val="NoSpacing"/>
              <w:rPr>
                <w:ins w:id="2101" w:author="Molly McEvilley" w:date="2024-08-19T08:19:00Z" w16du:dateUtc="2024-08-19T12:19:00Z"/>
                <w:b/>
                <w:bCs/>
              </w:rPr>
            </w:pPr>
            <w:ins w:id="2102"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2103" w:author="Molly McEvilley" w:date="2024-08-19T08:19:00Z" w16du:dateUtc="2024-08-19T12:19:00Z"/>
              </w:rPr>
            </w:pPr>
            <w:ins w:id="2104"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2105" w:author="Molly McEvilley" w:date="2024-08-19T08:11:00Z" w16du:dateUtc="2024-08-19T12:11:00Z"/>
        </w:rPr>
      </w:pPr>
      <w:ins w:id="2106" w:author="Molly McEvilley" w:date="2024-08-19T08:14:00Z" w16du:dateUtc="2024-08-19T12:14:00Z">
        <w:r>
          <w:t>Logic</w:t>
        </w:r>
      </w:ins>
    </w:p>
    <w:p w14:paraId="5F690167" w14:textId="23B394A1" w:rsidR="00DA74F6" w:rsidRDefault="00DE2E5E" w:rsidP="00AF227E">
      <w:pPr>
        <w:rPr>
          <w:ins w:id="2107" w:author="Molly McEvilley" w:date="2024-08-19T13:01:00Z" w16du:dateUtc="2024-08-19T17:01:00Z"/>
        </w:rPr>
      </w:pPr>
      <w:ins w:id="2108"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2109" w:author="Molly McEvilley" w:date="2024-08-19T13:01:00Z" w16du:dateUtc="2024-08-19T17:01:00Z">
        <w:r w:rsidR="004819CF">
          <w:t>the HIC</w:t>
        </w:r>
      </w:ins>
      <w:r w:rsidR="009B4418">
        <w:t xml:space="preserve">. </w:t>
      </w:r>
    </w:p>
    <w:p w14:paraId="771E4AAD" w14:textId="2891F7A3" w:rsidR="00AF227E" w:rsidRDefault="00CE2690" w:rsidP="00AF227E">
      <w:pPr>
        <w:rPr>
          <w:ins w:id="2110" w:author="Molly McEvilley" w:date="2024-08-19T12:46:00Z" w16du:dateUtc="2024-08-19T16:46:00Z"/>
        </w:rPr>
      </w:pPr>
      <w:ins w:id="2111" w:author="Molly McEvilley" w:date="2024-08-19T13:02:00Z" w16du:dateUtc="2024-08-19T17:02:00Z">
        <w:r w:rsidRPr="008D41BA">
          <w:t xml:space="preserve">If </w:t>
        </w:r>
        <w:r w:rsidR="00DA74F6">
          <w:rPr>
            <w:b/>
            <w:bCs/>
          </w:rPr>
          <w:t xml:space="preserve">LSAScope </w:t>
        </w:r>
        <w:r w:rsidR="00DA74F6">
          <w:t xml:space="preserve">= 3 (HIC), </w:t>
        </w:r>
      </w:ins>
      <w:ins w:id="2112"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FB59F1">
      <w:pPr>
        <w:pStyle w:val="ListParagraph"/>
        <w:numPr>
          <w:ilvl w:val="0"/>
          <w:numId w:val="94"/>
        </w:numPr>
        <w:rPr>
          <w:ins w:id="2113" w:author="Molly McEvilley" w:date="2024-08-19T12:53:00Z" w16du:dateUtc="2024-08-19T16:53:00Z"/>
        </w:rPr>
      </w:pPr>
      <w:ins w:id="2114" w:author="Molly McEvilley" w:date="2024-08-19T12:52:00Z" w16du:dateUtc="2024-08-19T16:52:00Z">
        <w:r>
          <w:rPr>
            <w:i/>
            <w:iCs/>
          </w:rPr>
          <w:t xml:space="preserve">EntryDate </w:t>
        </w:r>
        <w:r>
          <w:t xml:space="preserve">&lt;= </w:t>
        </w:r>
      </w:ins>
      <w:ins w:id="2115" w:author="Molly McEvilley" w:date="2024-08-19T12:53:00Z" w16du:dateUtc="2024-08-19T16:53:00Z">
        <w:r w:rsidR="006503AC">
          <w:rPr>
            <w:u w:val="single"/>
          </w:rPr>
          <w:t>ReportStart</w:t>
        </w:r>
      </w:ins>
    </w:p>
    <w:p w14:paraId="7C08F716" w14:textId="3B48A7A2" w:rsidR="00754604" w:rsidRDefault="006503AC" w:rsidP="00FB59F1">
      <w:pPr>
        <w:pStyle w:val="ListParagraph"/>
        <w:numPr>
          <w:ilvl w:val="0"/>
          <w:numId w:val="94"/>
        </w:numPr>
        <w:rPr>
          <w:ins w:id="2116" w:author="Molly McEvilley" w:date="2024-08-19T12:53:00Z" w16du:dateUtc="2024-08-19T16:53:00Z"/>
        </w:rPr>
      </w:pPr>
      <w:ins w:id="2117"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FB59F1">
      <w:pPr>
        <w:pStyle w:val="ListParagraph"/>
        <w:numPr>
          <w:ilvl w:val="0"/>
          <w:numId w:val="94"/>
        </w:numPr>
        <w:rPr>
          <w:ins w:id="2118" w:author="Molly McEvilley" w:date="2024-08-19T12:49:00Z" w16du:dateUtc="2024-08-19T16:49:00Z"/>
        </w:rPr>
      </w:pPr>
      <w:ins w:id="2119" w:author="Molly McEvilley" w:date="2024-08-19T12:49:00Z" w16du:dateUtc="2024-08-19T16:49:00Z">
        <w:r>
          <w:t xml:space="preserve">The </w:t>
        </w:r>
        <w:r>
          <w:rPr>
            <w:i/>
            <w:iCs/>
          </w:rPr>
          <w:t xml:space="preserve">HouseholdID </w:t>
        </w:r>
        <w:r>
          <w:t xml:space="preserve">is associated with an enrollment </w:t>
        </w:r>
      </w:ins>
      <w:ins w:id="2120" w:author="Molly McEvilley" w:date="2024-08-19T12:52:00Z" w16du:dateUtc="2024-08-19T16:52:00Z">
        <w:r w:rsidR="0044731C">
          <w:t>that meets the following criteria</w:t>
        </w:r>
        <w:r w:rsidR="005E4A14">
          <w:t>:</w:t>
        </w:r>
      </w:ins>
    </w:p>
    <w:p w14:paraId="780223E7" w14:textId="55D92EB1" w:rsidR="00CE157C" w:rsidRDefault="00CE157C" w:rsidP="00FB59F1">
      <w:pPr>
        <w:pStyle w:val="ListParagraph"/>
        <w:numPr>
          <w:ilvl w:val="1"/>
          <w:numId w:val="94"/>
        </w:numPr>
        <w:rPr>
          <w:ins w:id="2121" w:author="Molly McEvilley" w:date="2024-09-19T09:53:00Z" w16du:dateUtc="2024-09-19T13:53:00Z"/>
        </w:rPr>
      </w:pPr>
      <w:ins w:id="2122" w:author="Molly McEvilley" w:date="2024-08-19T12:49:00Z" w16du:dateUtc="2024-08-19T16:49:00Z">
        <w:r w:rsidRPr="008D41BA">
          <w:rPr>
            <w:i/>
            <w:iCs/>
          </w:rPr>
          <w:t>RelationshipToHoH</w:t>
        </w:r>
        <w:r>
          <w:t xml:space="preserve"> = 1</w:t>
        </w:r>
      </w:ins>
    </w:p>
    <w:p w14:paraId="242A855F" w14:textId="229BE8FE" w:rsidR="00DD4560" w:rsidRPr="00FB59F1" w:rsidRDefault="00DD4560" w:rsidP="00FB59F1">
      <w:pPr>
        <w:pStyle w:val="ListParagraph"/>
        <w:numPr>
          <w:ilvl w:val="1"/>
          <w:numId w:val="94"/>
        </w:numPr>
        <w:rPr>
          <w:ins w:id="2123" w:author="Molly McEvilley" w:date="2024-10-03T10:38:00Z" w16du:dateUtc="2024-10-03T14:38:00Z"/>
        </w:rPr>
      </w:pPr>
      <w:commentRangeStart w:id="2124"/>
      <w:ins w:id="2125" w:author="Molly McEvilley" w:date="2024-09-19T09:53:00Z" w16du:dateUtc="2024-09-19T13:53:00Z">
        <w:r>
          <w:rPr>
            <w:i/>
            <w:iCs/>
          </w:rPr>
          <w:t xml:space="preserve">EnrollmentCoC = </w:t>
        </w:r>
        <w:r w:rsidRPr="000D35F9">
          <w:rPr>
            <w:u w:val="single"/>
          </w:rPr>
          <w:t>ReportCoC</w:t>
        </w:r>
      </w:ins>
      <w:commentRangeEnd w:id="2124"/>
      <w:ins w:id="2126" w:author="Molly McEvilley" w:date="2024-09-19T09:58:00Z" w16du:dateUtc="2024-09-19T13:58:00Z">
        <w:r w:rsidR="004220E5">
          <w:rPr>
            <w:rStyle w:val="CommentReference"/>
            <w:rFonts w:eastAsiaTheme="minorHAnsi" w:cstheme="minorBidi"/>
          </w:rPr>
          <w:commentReference w:id="2124"/>
        </w:r>
      </w:ins>
    </w:p>
    <w:p w14:paraId="070972CB" w14:textId="1207718B" w:rsidR="00D13D06" w:rsidRDefault="009451AA" w:rsidP="00FB59F1">
      <w:pPr>
        <w:pStyle w:val="ListParagraph"/>
        <w:numPr>
          <w:ilvl w:val="1"/>
          <w:numId w:val="94"/>
        </w:numPr>
        <w:rPr>
          <w:ins w:id="2127" w:author="Molly McEvilley" w:date="2024-08-19T12:49:00Z" w16du:dateUtc="2024-08-19T16:49:00Z"/>
        </w:rPr>
      </w:pPr>
      <w:ins w:id="2128" w:author="Molly McEvilley" w:date="2024-10-03T10:38:00Z" w16du:dateUtc="2024-10-03T14:38:00Z">
        <w:r>
          <w:rPr>
            <w:i/>
            <w:iCs/>
          </w:rPr>
          <w:t xml:space="preserve">EntryDate &lt;= </w:t>
        </w:r>
        <w:r w:rsidRPr="00FB59F1">
          <w:rPr>
            <w:u w:val="single"/>
          </w:rPr>
          <w:t>ReportStart</w:t>
        </w:r>
      </w:ins>
    </w:p>
    <w:p w14:paraId="123237D8" w14:textId="5F9EA5F6" w:rsidR="00CE157C" w:rsidRPr="00FB59F1" w:rsidRDefault="00CE157C" w:rsidP="00FB59F1">
      <w:pPr>
        <w:pStyle w:val="ListParagraph"/>
        <w:numPr>
          <w:ilvl w:val="1"/>
          <w:numId w:val="94"/>
        </w:numPr>
        <w:rPr>
          <w:ins w:id="2129" w:author="Molly McEvilley" w:date="2024-10-03T10:39:00Z" w16du:dateUtc="2024-10-03T14:39:00Z"/>
        </w:rPr>
      </w:pPr>
      <w:ins w:id="2130" w:author="Molly McEvilley" w:date="2024-08-19T12:49:00Z" w16du:dateUtc="2024-08-19T16:49:00Z">
        <w:r w:rsidRPr="008D41BA">
          <w:rPr>
            <w:i/>
            <w:iCs/>
          </w:rPr>
          <w:t>MoveInDate</w:t>
        </w:r>
        <w:r>
          <w:t xml:space="preserve"> &lt;</w:t>
        </w:r>
      </w:ins>
      <w:ins w:id="2131" w:author="Molly McEvilley" w:date="2024-08-19T12:50:00Z" w16du:dateUtc="2024-08-19T16:50:00Z">
        <w:r>
          <w:t xml:space="preserve">= </w:t>
        </w:r>
        <w:r w:rsidR="0044442D">
          <w:rPr>
            <w:u w:val="single"/>
          </w:rPr>
          <w:t>ReportStart</w:t>
        </w:r>
      </w:ins>
      <w:ins w:id="2132" w:author="Molly McEvilley" w:date="2024-08-21T10:06:00Z" w16du:dateUtc="2024-08-21T14:06:00Z">
        <w:r w:rsidR="001A6A5D">
          <w:rPr>
            <w:u w:val="single"/>
          </w:rPr>
          <w:t xml:space="preserve"> </w:t>
        </w:r>
      </w:ins>
    </w:p>
    <w:p w14:paraId="0CC5A6D3" w14:textId="20FA86BF" w:rsidR="0006229E" w:rsidRPr="008D41BA" w:rsidRDefault="0006229E" w:rsidP="00FB59F1">
      <w:pPr>
        <w:pStyle w:val="ListParagraph"/>
        <w:numPr>
          <w:ilvl w:val="1"/>
          <w:numId w:val="94"/>
        </w:numPr>
        <w:rPr>
          <w:ins w:id="2133" w:author="Molly McEvilley" w:date="2024-08-19T12:50:00Z" w16du:dateUtc="2024-08-19T16:50:00Z"/>
        </w:rPr>
      </w:pPr>
      <w:ins w:id="2134" w:author="Molly McEvilley" w:date="2024-10-03T10:39:00Z" w16du:dateUtc="2024-10-03T14:39:00Z">
        <w:r>
          <w:rPr>
            <w:i/>
            <w:iCs/>
          </w:rPr>
          <w:t>MoveInDate &gt;= EntryDate</w:t>
        </w:r>
      </w:ins>
      <w:ins w:id="2135" w:author="Molly McEvilley" w:date="2024-10-03T10:46:00Z" w16du:dateUtc="2024-10-03T14:46:00Z">
        <w:r w:rsidR="003310BD">
          <w:rPr>
            <w:i/>
            <w:iCs/>
          </w:rPr>
          <w:t xml:space="preserve"> </w:t>
        </w:r>
      </w:ins>
    </w:p>
    <w:p w14:paraId="295D4BC4" w14:textId="703B764B" w:rsidR="0044442D" w:rsidRPr="008D41BA" w:rsidRDefault="0044442D" w:rsidP="00FB59F1">
      <w:pPr>
        <w:pStyle w:val="ListParagraph"/>
        <w:numPr>
          <w:ilvl w:val="1"/>
          <w:numId w:val="94"/>
        </w:numPr>
        <w:rPr>
          <w:ins w:id="2136" w:author="Molly McEvilley" w:date="2024-08-19T12:49:00Z" w16du:dateUtc="2024-08-19T16:49:00Z"/>
        </w:rPr>
      </w:pPr>
      <w:ins w:id="2137" w:author="Molly McEvilley" w:date="2024-08-19T12:50:00Z" w16du:dateUtc="2024-08-19T16:50:00Z">
        <w:r w:rsidRPr="008D41BA">
          <w:rPr>
            <w:i/>
            <w:iCs/>
          </w:rPr>
          <w:t>ExitDate</w:t>
        </w:r>
        <w:r w:rsidRPr="008D41BA">
          <w:t xml:space="preserve"> &gt;</w:t>
        </w:r>
        <w:r w:rsidR="00A765DF" w:rsidRPr="008D41BA">
          <w:t xml:space="preserve"> </w:t>
        </w:r>
      </w:ins>
      <w:ins w:id="2138" w:author="Molly McEvilley" w:date="2024-08-19T12:51:00Z" w16du:dateUtc="2024-08-19T16:51:00Z">
        <w:r w:rsidR="00A765DF">
          <w:rPr>
            <w:u w:val="single"/>
          </w:rPr>
          <w:t>ReportStart</w:t>
        </w:r>
      </w:ins>
      <w:ins w:id="2139" w:author="Molly McEvilley" w:date="2024-08-21T10:17:00Z" w16du:dateUtc="2024-08-21T14:17:00Z">
        <w:r w:rsidR="000379E8">
          <w:rPr>
            <w:u w:val="single"/>
          </w:rPr>
          <w:t xml:space="preserve"> or is NULL</w:t>
        </w:r>
      </w:ins>
    </w:p>
    <w:p w14:paraId="3B3525BB" w14:textId="518EFFF3" w:rsidR="004465F4" w:rsidRDefault="00765A26" w:rsidP="00FB59F1">
      <w:pPr>
        <w:pStyle w:val="ListParagraph"/>
        <w:numPr>
          <w:ilvl w:val="1"/>
          <w:numId w:val="94"/>
        </w:numPr>
        <w:rPr>
          <w:ins w:id="2140" w:author="Molly McEvilley" w:date="2024-08-19T12:55:00Z" w16du:dateUtc="2024-08-19T16:55:00Z"/>
        </w:rPr>
      </w:pPr>
      <w:ins w:id="2141"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FB59F1">
      <w:pPr>
        <w:pStyle w:val="ListParagraph"/>
        <w:numPr>
          <w:ilvl w:val="1"/>
          <w:numId w:val="94"/>
        </w:numPr>
        <w:rPr>
          <w:ins w:id="2142" w:author="Molly McEvilley" w:date="2024-08-19T12:57:00Z" w16du:dateUtc="2024-08-19T16:57:00Z"/>
        </w:rPr>
      </w:pPr>
      <w:ins w:id="2143" w:author="Molly McEvilley" w:date="2024-08-19T12:56:00Z" w16du:dateUtc="2024-08-19T16:56:00Z">
        <w:r>
          <w:t xml:space="preserve">There is a record in </w:t>
        </w:r>
        <w:r w:rsidR="00DA093F">
          <w:t>lsa_HMISParticipation</w:t>
        </w:r>
        <w:r>
          <w:t xml:space="preserve"> for </w:t>
        </w:r>
      </w:ins>
      <w:ins w:id="2144" w:author="Molly McEvilley" w:date="2024-08-19T12:57:00Z" w16du:dateUtc="2024-08-19T16:57:00Z">
        <w:r>
          <w:t>the ProjectID where:</w:t>
        </w:r>
      </w:ins>
    </w:p>
    <w:p w14:paraId="05D5F236" w14:textId="282A6B52" w:rsidR="00977D0B" w:rsidRDefault="00977D0B" w:rsidP="00FB59F1">
      <w:pPr>
        <w:pStyle w:val="ListParagraph"/>
        <w:numPr>
          <w:ilvl w:val="2"/>
          <w:numId w:val="94"/>
        </w:numPr>
        <w:rPr>
          <w:ins w:id="2145" w:author="Molly McEvilley" w:date="2024-08-19T12:57:00Z" w16du:dateUtc="2024-08-19T16:57:00Z"/>
        </w:rPr>
      </w:pPr>
      <w:ins w:id="2146" w:author="Molly McEvilley" w:date="2024-08-19T12:57:00Z" w16du:dateUtc="2024-08-19T16:57:00Z">
        <w:r>
          <w:rPr>
            <w:b/>
            <w:bCs/>
          </w:rPr>
          <w:t xml:space="preserve">HMISParticipationType </w:t>
        </w:r>
        <w:r>
          <w:t>= 1 (participating in HMIS)</w:t>
        </w:r>
      </w:ins>
    </w:p>
    <w:p w14:paraId="39052AEE" w14:textId="43788105" w:rsidR="000518D3" w:rsidRDefault="008D784E" w:rsidP="00FB59F1">
      <w:pPr>
        <w:pStyle w:val="ListParagraph"/>
        <w:numPr>
          <w:ilvl w:val="2"/>
          <w:numId w:val="94"/>
        </w:numPr>
        <w:rPr>
          <w:ins w:id="2147" w:author="Molly McEvilley" w:date="2024-08-19T12:58:00Z" w16du:dateUtc="2024-08-19T16:58:00Z"/>
        </w:rPr>
      </w:pPr>
      <w:ins w:id="2148" w:author="Molly McEvilley" w:date="2024-08-19T12:57:00Z" w16du:dateUtc="2024-08-19T16:57:00Z">
        <w:r>
          <w:rPr>
            <w:b/>
            <w:bCs/>
          </w:rPr>
          <w:t>HMISParticipation</w:t>
        </w:r>
      </w:ins>
      <w:ins w:id="2149"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2150" w:author="Molly McEvilley" w:date="2024-08-19T12:56:00Z" w16du:dateUtc="2024-08-19T16:56:00Z">
        <w:r w:rsidR="00DA093F">
          <w:t>.</w:t>
        </w:r>
      </w:ins>
    </w:p>
    <w:p w14:paraId="1E62EA85" w14:textId="0B91573A" w:rsidR="009548E9" w:rsidRPr="004465F4" w:rsidRDefault="009469A5" w:rsidP="00FB59F1">
      <w:pPr>
        <w:pStyle w:val="ListParagraph"/>
        <w:numPr>
          <w:ilvl w:val="2"/>
          <w:numId w:val="94"/>
        </w:numPr>
        <w:rPr>
          <w:ins w:id="2151" w:author="Molly McEvilley" w:date="2024-08-19T08:16:00Z" w16du:dateUtc="2024-08-19T12:16:00Z"/>
        </w:rPr>
      </w:pPr>
      <w:commentRangeStart w:id="2152"/>
      <w:ins w:id="2153"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commentRangeEnd w:id="2152"/>
      <w:ins w:id="2154" w:author="Molly McEvilley" w:date="2024-09-25T15:58:00Z" w16du:dateUtc="2024-09-25T19:58:00Z">
        <w:r w:rsidR="003E23A9">
          <w:rPr>
            <w:rStyle w:val="CommentReference"/>
            <w:rFonts w:eastAsiaTheme="minorHAnsi" w:cstheme="minorBidi"/>
          </w:rPr>
          <w:commentReference w:id="2152"/>
        </w:r>
      </w:ins>
    </w:p>
    <w:p w14:paraId="2CA328ED" w14:textId="1AD9B3DF" w:rsidR="00F263B3" w:rsidRDefault="00F263B3" w:rsidP="00B152B4">
      <w:pPr>
        <w:rPr>
          <w:ins w:id="2155" w:author="Molly McEvilley" w:date="2024-08-19T08:11:00Z" w16du:dateUtc="2024-08-19T12:11:00Z"/>
        </w:rPr>
      </w:pPr>
    </w:p>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2156" w:name="_Toc175057140"/>
      <w:r>
        <w:lastRenderedPageBreak/>
        <w:t xml:space="preserve">HMIS Business Logic:  LSACalculated </w:t>
      </w:r>
      <w:r w:rsidR="00F66E2A">
        <w:t xml:space="preserve">Project-Level </w:t>
      </w:r>
      <w:r>
        <w:t>Data Quality Counts</w:t>
      </w:r>
      <w:bookmarkEnd w:id="2156"/>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2157" w:name="_Toc175057141"/>
      <w:r>
        <w:t>Static Column Values</w:t>
      </w:r>
      <w:bookmarkEnd w:id="2157"/>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2158" w:name="_Toc175057142"/>
      <w:r w:rsidRPr="00B50D01">
        <w:t xml:space="preserve">DQ - </w:t>
      </w:r>
      <w:r w:rsidR="00DE2AC2" w:rsidRPr="00B50D01">
        <w:t>Enrollments Active After Project Operating End Date</w:t>
      </w:r>
      <w:r w:rsidR="00DA0B37" w:rsidRPr="00B50D01">
        <w:t xml:space="preserve"> by Project</w:t>
      </w:r>
      <w:bookmarkEnd w:id="1987"/>
      <w:bookmarkEnd w:id="2158"/>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1A6294F"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2159" w:name="_Toc37849828"/>
      <w:bookmarkStart w:id="2160" w:name="_Toc175057143"/>
      <w:r>
        <w:t xml:space="preserve">DQ - </w:t>
      </w:r>
      <w:r w:rsidR="00DE2AC2">
        <w:t xml:space="preserve">Night-by-Night Enrollments </w:t>
      </w:r>
      <w:r w:rsidR="00E53100">
        <w:t xml:space="preserve">with Exit Date Discrepancies </w:t>
      </w:r>
      <w:r w:rsidR="00D705D2">
        <w:t>by Project</w:t>
      </w:r>
      <w:bookmarkEnd w:id="2159"/>
      <w:bookmarkEnd w:id="2160"/>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2161" w:name="_Data_Quality_–"/>
      <w:bookmarkStart w:id="2162" w:name="_Counts_of_Households"/>
      <w:bookmarkStart w:id="2163" w:name="_Toc37849829"/>
      <w:bookmarkStart w:id="2164" w:name="_Toc175057144"/>
      <w:bookmarkEnd w:id="2161"/>
      <w:bookmarkEnd w:id="2162"/>
      <w:r>
        <w:t xml:space="preserve">DQ - </w:t>
      </w:r>
      <w:r w:rsidR="00D705D2">
        <w:t xml:space="preserve">Counts of </w:t>
      </w:r>
      <w:r w:rsidR="00EB1C9F">
        <w:t xml:space="preserve">Households </w:t>
      </w:r>
      <w:r w:rsidR="00D705D2">
        <w:t>with no EnrollmentCoC by Project</w:t>
      </w:r>
      <w:bookmarkEnd w:id="2163"/>
      <w:bookmarkEnd w:id="2164"/>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2165" w:name="_DQ_–_Enrollments"/>
      <w:bookmarkStart w:id="2166" w:name="_Toc175057145"/>
      <w:bookmarkStart w:id="2167" w:name="_Hlk175036186"/>
      <w:bookmarkEnd w:id="2165"/>
      <w:r>
        <w:t>DQ – Enrollments in Non-Participating Projects</w:t>
      </w:r>
      <w:bookmarkEnd w:id="2166"/>
    </w:p>
    <w:bookmarkEnd w:id="2167"/>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2168" w:author="Molly McEvilley" w:date="2024-08-20T08:47:00Z" w16du:dateUtc="2024-08-20T12:47:00Z">
        <w:r w:rsidR="009D3027" w:rsidDel="002F4B8D">
          <w:delText xml:space="preserve"> tl</w:delText>
        </w:r>
      </w:del>
      <w:ins w:id="2169" w:author="Molly McEvilley" w:date="2024-08-20T08:47:00Z" w16du:dateUtc="2024-08-20T12:47:00Z">
        <w:r w:rsidR="002F4B8D">
          <w:t xml:space="preserve"> hmis</w:t>
        </w:r>
      </w:ins>
      <w:del w:id="2170"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2171"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2172" w:author="Molly McEvilley" w:date="2024-08-20T09:02:00Z" w16du:dateUtc="2024-08-20T13:02:00Z">
        <w:r w:rsidR="00904215">
          <w:t>in LSA reporting with adjusted entry/exit dates.</w:t>
        </w:r>
      </w:ins>
    </w:p>
    <w:p w14:paraId="5FC47D92" w14:textId="29F2F907" w:rsidR="0012107E" w:rsidRDefault="00F34264" w:rsidP="00F34264">
      <w:pPr>
        <w:rPr>
          <w:ins w:id="2173" w:author="Molly McEvilley" w:date="2024-09-25T16:06:00Z" w16du:dateUtc="2024-09-25T20:06:00Z"/>
        </w:rPr>
      </w:pPr>
      <w:r>
        <w:rPr>
          <w:b/>
          <w:bCs/>
        </w:rPr>
        <w:t>Value</w:t>
      </w:r>
      <w:r>
        <w:t xml:space="preserve"> = a count of distinct </w:t>
      </w:r>
      <w:r w:rsidR="00AA0417">
        <w:rPr>
          <w:i/>
          <w:iCs/>
        </w:rPr>
        <w:t>Enrollment</w:t>
      </w:r>
      <w:r>
        <w:rPr>
          <w:i/>
          <w:iCs/>
        </w:rPr>
        <w:t>ID</w:t>
      </w:r>
      <w:r>
        <w:t xml:space="preserve">s in </w:t>
      </w:r>
      <w:del w:id="2174" w:author="Molly McEvilley" w:date="2024-08-20T08:48:00Z" w16du:dateUtc="2024-08-20T12:48:00Z">
        <w:r w:rsidR="00AA0417" w:rsidDel="005F21BF">
          <w:delText>tlsa</w:delText>
        </w:r>
      </w:del>
      <w:ins w:id="2175" w:author="Molly McEvilley" w:date="2024-08-20T08:48:00Z" w16du:dateUtc="2024-08-20T12:48:00Z">
        <w:r w:rsidR="005F21BF">
          <w:t>hmis</w:t>
        </w:r>
      </w:ins>
      <w:r>
        <w:t xml:space="preserve">_Enrollment </w:t>
      </w:r>
      <w:del w:id="2176"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2177" w:author="Molly McEvilley" w:date="2024-09-25T16:04:00Z" w16du:dateUtc="2024-09-25T20:04:00Z">
        <w:r w:rsidR="003C45A5">
          <w:t>where</w:t>
        </w:r>
      </w:ins>
      <w:ins w:id="2178" w:author="Molly McEvilley" w:date="2024-09-25T16:06:00Z" w16du:dateUtc="2024-09-25T20:06:00Z">
        <w:r w:rsidR="0012107E">
          <w:t>:</w:t>
        </w:r>
      </w:ins>
    </w:p>
    <w:p w14:paraId="1FD8D42B" w14:textId="77777777" w:rsidR="00A04DCD" w:rsidRDefault="00A04DCD" w:rsidP="00A04DCD">
      <w:pPr>
        <w:pStyle w:val="ListParagraph"/>
        <w:numPr>
          <w:ilvl w:val="0"/>
          <w:numId w:val="99"/>
        </w:numPr>
        <w:rPr>
          <w:ins w:id="2179" w:author="Molly McEvilley" w:date="2024-10-28T16:43:00Z" w16du:dateUtc="2024-10-28T20:43:00Z"/>
          <w:rFonts w:ascii="Calibri" w:hAnsi="Calibri" w:cs="Calibri"/>
        </w:rPr>
      </w:pPr>
      <w:commentRangeStart w:id="2180"/>
      <w:ins w:id="2181" w:author="Molly McEvilley" w:date="2024-10-28T16:43:00Z" w16du:dateUtc="2024-10-28T20:43:00Z">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ins>
    </w:p>
    <w:p w14:paraId="5C5042B9" w14:textId="77777777" w:rsidR="00A04DCD" w:rsidRDefault="00A04DCD" w:rsidP="00A04DCD">
      <w:pPr>
        <w:pStyle w:val="ListParagraph"/>
        <w:numPr>
          <w:ilvl w:val="0"/>
          <w:numId w:val="99"/>
        </w:numPr>
        <w:rPr>
          <w:ins w:id="2182" w:author="Molly McEvilley" w:date="2024-10-28T16:43:00Z" w16du:dateUtc="2024-10-28T20:43:00Z"/>
          <w:rFonts w:ascii="Calibri" w:hAnsi="Calibri" w:cs="Calibri"/>
        </w:rPr>
      </w:pPr>
      <w:ins w:id="2183" w:author="Molly McEvilley" w:date="2024-10-28T16:43:00Z" w16du:dateUtc="2024-10-28T20:43:00Z">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ins>
    </w:p>
    <w:p w14:paraId="0E1C8987" w14:textId="77777777" w:rsidR="00A04DCD" w:rsidRDefault="00A04DCD" w:rsidP="00A04DCD">
      <w:pPr>
        <w:pStyle w:val="ListParagraph"/>
        <w:numPr>
          <w:ilvl w:val="0"/>
          <w:numId w:val="99"/>
        </w:numPr>
        <w:rPr>
          <w:ins w:id="2184" w:author="Molly McEvilley" w:date="2024-10-28T16:43:00Z" w16du:dateUtc="2024-10-28T20:43:00Z"/>
          <w:rFonts w:ascii="Calibri" w:hAnsi="Calibri" w:cs="Calibri"/>
          <w:u w:val="single"/>
        </w:rPr>
      </w:pPr>
      <w:ins w:id="2185" w:author="Molly McEvilley" w:date="2024-10-28T16:43:00Z" w16du:dateUtc="2024-10-28T20:43:00Z">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ins>
    </w:p>
    <w:p w14:paraId="77D4BD1B" w14:textId="77777777" w:rsidR="00A04DCD" w:rsidRDefault="00A04DCD" w:rsidP="00A04DCD">
      <w:pPr>
        <w:pStyle w:val="ListParagraph"/>
        <w:numPr>
          <w:ilvl w:val="1"/>
          <w:numId w:val="99"/>
        </w:numPr>
        <w:rPr>
          <w:ins w:id="2186" w:author="Molly McEvilley" w:date="2024-10-28T16:43:00Z" w16du:dateUtc="2024-10-28T20:43:00Z"/>
          <w:rFonts w:ascii="Calibri" w:hAnsi="Calibri" w:cs="Calibri"/>
          <w:u w:val="single"/>
        </w:rPr>
      </w:pPr>
      <w:ins w:id="2187" w:author="Molly McEvilley" w:date="2024-10-28T16:43:00Z" w16du:dateUtc="2024-10-28T20:43:00Z">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3767B66F" w14:textId="77777777" w:rsidR="00A04DCD" w:rsidRDefault="00A04DCD" w:rsidP="00A04DCD">
      <w:pPr>
        <w:pStyle w:val="ListParagraph"/>
        <w:numPr>
          <w:ilvl w:val="1"/>
          <w:numId w:val="99"/>
        </w:numPr>
        <w:rPr>
          <w:ins w:id="2188" w:author="Molly McEvilley" w:date="2024-10-28T16:43:00Z" w16du:dateUtc="2024-10-28T20:43:00Z"/>
          <w:rFonts w:ascii="Calibri" w:hAnsi="Calibri" w:cs="Calibri"/>
          <w:u w:val="single"/>
        </w:rPr>
      </w:pPr>
      <w:ins w:id="2189" w:author="Molly McEvilley" w:date="2024-10-28T16:43:00Z" w16du:dateUtc="2024-10-28T20:43:00Z">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ins>
    </w:p>
    <w:p w14:paraId="1288D443" w14:textId="0D26AD73" w:rsidR="008B2953" w:rsidRPr="00AE4FA4" w:rsidRDefault="00257E98" w:rsidP="00FB59F1">
      <w:pPr>
        <w:pStyle w:val="ListParagraph"/>
        <w:numPr>
          <w:ilvl w:val="0"/>
          <w:numId w:val="99"/>
        </w:numPr>
        <w:rPr>
          <w:ins w:id="2190" w:author="Molly McEvilley" w:date="2024-10-28T16:37:00Z" w16du:dateUtc="2024-10-28T20:37:00Z"/>
          <w:u w:val="single"/>
        </w:rPr>
      </w:pPr>
      <w:commentRangeStart w:id="2191"/>
      <w:del w:id="2192" w:author="Molly McEvilley" w:date="2024-10-28T16:43:00Z" w16du:dateUtc="2024-10-28T20:43:00Z">
        <w:r w:rsidDel="00A04DCD">
          <w:delText xml:space="preserve">and </w:delText>
        </w:r>
      </w:del>
      <w:ins w:id="2193" w:author="Molly McEvilley" w:date="2024-09-25T16:06:00Z" w16du:dateUtc="2024-09-25T20:06:00Z">
        <w:r w:rsidR="008B2953" w:rsidRPr="009A65DF">
          <w:rPr>
            <w:i/>
            <w:iCs/>
          </w:rPr>
          <w:t xml:space="preserve">EnrollmentCoC </w:t>
        </w:r>
        <w:r w:rsidR="008B2953">
          <w:t xml:space="preserve">= </w:t>
        </w:r>
        <w:r w:rsidR="008B2953" w:rsidRPr="009A65DF">
          <w:rPr>
            <w:u w:val="single"/>
          </w:rPr>
          <w:t>ReportCoC</w:t>
        </w:r>
      </w:ins>
      <w:ins w:id="2194" w:author="Molly McEvilley" w:date="2024-10-28T16:36:00Z" w16du:dateUtc="2024-10-28T20:36:00Z">
        <w:r w:rsidR="006D01DF" w:rsidRPr="00013433">
          <w:t xml:space="preserve"> for the head of household’s enrollment</w:t>
        </w:r>
      </w:ins>
      <w:ins w:id="2195" w:author="Molly McEvilley" w:date="2024-09-25T16:06:00Z" w16du:dateUtc="2024-09-25T20:06:00Z">
        <w:r w:rsidR="008B2953" w:rsidRPr="00FB59F1">
          <w:t>; and</w:t>
        </w:r>
      </w:ins>
      <w:commentRangeEnd w:id="2191"/>
      <w:ins w:id="2196" w:author="Molly McEvilley" w:date="2024-09-25T16:27:00Z" w16du:dateUtc="2024-09-25T20:27:00Z">
        <w:r w:rsidR="00A90C1E">
          <w:rPr>
            <w:rStyle w:val="CommentReference"/>
            <w:rFonts w:eastAsiaTheme="minorHAnsi" w:cstheme="minorBidi"/>
          </w:rPr>
          <w:commentReference w:id="2191"/>
        </w:r>
      </w:ins>
      <w:commentRangeEnd w:id="2180"/>
      <w:ins w:id="2197" w:author="Molly McEvilley" w:date="2024-10-28T16:45:00Z" w16du:dateUtc="2024-10-28T20:45:00Z">
        <w:r w:rsidR="00C44BB8">
          <w:rPr>
            <w:rStyle w:val="CommentReference"/>
            <w:rFonts w:eastAsiaTheme="minorHAnsi" w:cstheme="minorBidi"/>
          </w:rPr>
          <w:commentReference w:id="2180"/>
        </w:r>
      </w:ins>
    </w:p>
    <w:p w14:paraId="4C6E3B1E" w14:textId="38E5B6D0" w:rsidR="00F34264" w:rsidRDefault="008B2953" w:rsidP="00FB59F1">
      <w:pPr>
        <w:pStyle w:val="ListParagraph"/>
        <w:numPr>
          <w:ilvl w:val="0"/>
          <w:numId w:val="99"/>
        </w:numPr>
      </w:pPr>
      <w:ins w:id="2198" w:author="Molly McEvilley" w:date="2024-09-25T16:06:00Z" w16du:dateUtc="2024-09-25T20:06:00Z">
        <w:r w:rsidRPr="00FB59F1">
          <w:t xml:space="preserve">There is no </w:t>
        </w:r>
      </w:ins>
      <w:del w:id="2199" w:author="Molly McEvilley" w:date="2024-09-25T16:06:00Z" w16du:dateUtc="2024-09-25T20:06:00Z">
        <w:r w:rsidR="00F34264" w:rsidRPr="008B2953" w:rsidDel="008B2953">
          <w:delText>w</w:delText>
        </w:r>
        <w:r w:rsidR="00FD59AA" w:rsidRPr="008B2953" w:rsidDel="008B2953">
          <w:delText xml:space="preserve">ithout a </w:delText>
        </w:r>
      </w:del>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FB59F1">
      <w:pPr>
        <w:pStyle w:val="ListParagraph"/>
        <w:numPr>
          <w:ilvl w:val="0"/>
          <w:numId w:val="99"/>
        </w:numPr>
        <w:rPr>
          <w:i/>
          <w:iCs/>
        </w:rPr>
      </w:pPr>
      <w:r w:rsidRPr="00FB59F1">
        <w:rPr>
          <w:i/>
          <w:iCs/>
        </w:rPr>
        <w:t xml:space="preserve">HMISParticipationType = 1 and </w:t>
      </w:r>
      <w:r w:rsidR="009A1B3C" w:rsidRPr="00FB59F1">
        <w:rPr>
          <w:i/>
          <w:iCs/>
        </w:rPr>
        <w:t xml:space="preserve">HMISParticipationStatusStartDate </w:t>
      </w:r>
      <w:r w:rsidRPr="00FB59F1">
        <w:rPr>
          <w:i/>
          <w:iCs/>
        </w:rPr>
        <w:t>&lt;= EntryDate</w:t>
      </w:r>
      <w:r w:rsidR="007D68B5" w:rsidRPr="00FB59F1">
        <w:rPr>
          <w:i/>
          <w:iCs/>
        </w:rPr>
        <w:t>; and</w:t>
      </w:r>
    </w:p>
    <w:p w14:paraId="7F2AB119" w14:textId="77777777" w:rsidR="00C129E1" w:rsidRDefault="007D68B5" w:rsidP="00FB59F1">
      <w:pPr>
        <w:pStyle w:val="ListParagraph"/>
        <w:numPr>
          <w:ilvl w:val="1"/>
          <w:numId w:val="92"/>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FB59F1">
      <w:pPr>
        <w:pStyle w:val="ListParagraph"/>
        <w:numPr>
          <w:ilvl w:val="1"/>
          <w:numId w:val="92"/>
        </w:numPr>
        <w:rPr>
          <w:ins w:id="2200"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2201" w:author="Molly McEvilley" w:date="2024-08-20T08:56:00Z" w16du:dateUtc="2024-08-20T12:56:00Z">
        <w:r w:rsidR="00D438FF" w:rsidDel="00AD721D">
          <w:delText>=</w:delText>
        </w:r>
      </w:del>
      <w:ins w:id="2202" w:author="Molly McEvilley" w:date="2024-08-20T08:57:00Z" w16du:dateUtc="2024-08-20T12:57:00Z">
        <w:r w:rsidR="00A14A96">
          <w:t>=</w:t>
        </w:r>
      </w:ins>
      <w:r w:rsidRPr="00735E97">
        <w:t xml:space="preserve"> </w:t>
      </w:r>
      <w:del w:id="2203" w:author="Molly McEvilley" w:date="2024-08-21T10:08:00Z" w16du:dateUtc="2024-08-21T14:08:00Z">
        <w:r w:rsidR="00EC67F0" w:rsidRPr="000D35F9" w:rsidDel="00AE7BC0">
          <w:rPr>
            <w:i/>
            <w:iCs/>
          </w:rPr>
          <w:delText xml:space="preserve">(the first non-null of </w:delText>
        </w:r>
      </w:del>
      <w:r w:rsidRPr="00E526D7">
        <w:rPr>
          <w:i/>
          <w:iCs/>
        </w:rPr>
        <w:t>ExitDate</w:t>
      </w:r>
      <w:ins w:id="2204" w:author="Molly McEvilley" w:date="2024-08-21T10:11:00Z" w16du:dateUtc="2024-08-21T14:11:00Z">
        <w:r w:rsidR="002064B6">
          <w:rPr>
            <w:i/>
            <w:iCs/>
          </w:rPr>
          <w:t xml:space="preserve">; </w:t>
        </w:r>
        <w:r w:rsidR="002064B6">
          <w:t>or</w:t>
        </w:r>
      </w:ins>
    </w:p>
    <w:p w14:paraId="2F003B8B" w14:textId="0C3ABC62" w:rsidR="00AA0417" w:rsidRDefault="007F7A6C" w:rsidP="00FB59F1">
      <w:pPr>
        <w:pStyle w:val="ListParagraph"/>
        <w:numPr>
          <w:ilvl w:val="1"/>
          <w:numId w:val="92"/>
        </w:numPr>
      </w:pPr>
      <w:ins w:id="2205"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w:t>
        </w:r>
        <w:r w:rsidRPr="00013433">
          <w:t xml:space="preserve"> &gt; </w:t>
        </w:r>
        <w:r w:rsidR="007A2409" w:rsidRPr="00E526D7">
          <w:rPr>
            <w:u w:val="single"/>
          </w:rPr>
          <w:t>ReportEnd</w:t>
        </w:r>
      </w:ins>
      <w:ins w:id="2206" w:author="Molly McEvilley" w:date="2024-08-21T10:09:00Z" w16du:dateUtc="2024-08-21T14:09:00Z">
        <w:r w:rsidR="00E5659D">
          <w:rPr>
            <w:i/>
            <w:iCs/>
          </w:rPr>
          <w:t xml:space="preserve"> </w:t>
        </w:r>
      </w:ins>
      <w:del w:id="2207"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2208"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208"/>
    </w:p>
    <w:p w14:paraId="722F68BF" w14:textId="1BF1204B" w:rsidR="001049F7" w:rsidRPr="001049F7" w:rsidRDefault="001049F7" w:rsidP="001049F7">
      <w:bookmarkStart w:id="2209"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lastRenderedPageBreak/>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2210" w:name="_Toc175057147"/>
      <w:bookmarkEnd w:id="2209"/>
      <w:r w:rsidRPr="00A42F15">
        <w:t xml:space="preserve">DQ – </w:t>
      </w:r>
      <w:r w:rsidR="0069318D">
        <w:t xml:space="preserve">Enrollments Active in LSA Projects without a Valid </w:t>
      </w:r>
      <w:r w:rsidRPr="00A42F15">
        <w:t>Relationship to HoH</w:t>
      </w:r>
      <w:bookmarkEnd w:id="2210"/>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2211" w:name="_Toc175057148"/>
      <w:r w:rsidRPr="00A42F15">
        <w:t>DQ – Household Entry</w:t>
      </w:r>
      <w:bookmarkEnd w:id="2211"/>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2212" w:name="_Toc175057149"/>
      <w:r w:rsidRPr="00A42F15">
        <w:t>DQ – Client Entry</w:t>
      </w:r>
      <w:bookmarkEnd w:id="2212"/>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2213" w:name="_Toc175057150"/>
      <w:r w:rsidRPr="00A42F15">
        <w:t>DQ – Adult/HoH Entry</w:t>
      </w:r>
      <w:bookmarkEnd w:id="2213"/>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FB59F1">
      <w:pPr>
        <w:pStyle w:val="ListParagraph"/>
        <w:numPr>
          <w:ilvl w:val="0"/>
          <w:numId w:val="79"/>
        </w:numPr>
        <w:spacing w:before="0" w:after="160" w:line="256" w:lineRule="auto"/>
      </w:pPr>
      <w:r>
        <w:rPr>
          <w:b/>
          <w:bCs/>
        </w:rPr>
        <w:t>ActiveAge</w:t>
      </w:r>
      <w:r>
        <w:t xml:space="preserve"> between 18 and 65; or</w:t>
      </w:r>
    </w:p>
    <w:p w14:paraId="7BF0694B" w14:textId="77777777" w:rsidR="00532EBC" w:rsidRDefault="00532EBC" w:rsidP="00FB59F1">
      <w:pPr>
        <w:pStyle w:val="ListParagraph"/>
        <w:numPr>
          <w:ilvl w:val="0"/>
          <w:numId w:val="79"/>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2214" w:name="_Toc175057151"/>
      <w:r w:rsidRPr="00A42F15">
        <w:t>DQ – Client Exit</w:t>
      </w:r>
      <w:bookmarkEnd w:id="2214"/>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2215" w:name="_Toc175057152"/>
      <w:r w:rsidRPr="00A42F15">
        <w:t>DQ – Disabling Condition</w:t>
      </w:r>
      <w:bookmarkEnd w:id="2215"/>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FB59F1">
      <w:pPr>
        <w:pStyle w:val="ListParagraph"/>
        <w:numPr>
          <w:ilvl w:val="0"/>
          <w:numId w:val="84"/>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2216" w:name="_Toc175057153"/>
      <w:r w:rsidRPr="00A42F15">
        <w:t>DQ – Living Situation</w:t>
      </w:r>
      <w:bookmarkEnd w:id="2216"/>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FB59F1">
      <w:pPr>
        <w:pStyle w:val="ListParagraph"/>
        <w:numPr>
          <w:ilvl w:val="0"/>
          <w:numId w:val="81"/>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2217" w:name="_Toc175057154"/>
      <w:r w:rsidRPr="00A42F15">
        <w:t>DQ – Length of Stay</w:t>
      </w:r>
      <w:bookmarkEnd w:id="2217"/>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lastRenderedPageBreak/>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FB59F1">
      <w:pPr>
        <w:pStyle w:val="ListParagraph"/>
        <w:numPr>
          <w:ilvl w:val="0"/>
          <w:numId w:val="81"/>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2218" w:name="_Toc175057155"/>
      <w:r w:rsidRPr="00A42F15">
        <w:t>DQ – Date ES/SH/Street Homelessness Started</w:t>
      </w:r>
      <w:bookmarkEnd w:id="2218"/>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7D15F3A2"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FB59F1">
      <w:pPr>
        <w:pStyle w:val="ListParagraph"/>
        <w:numPr>
          <w:ilvl w:val="1"/>
          <w:numId w:val="81"/>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2219" w:name="_Toc175057156"/>
      <w:r w:rsidRPr="00A42F15">
        <w:t>DQ – Times ES/SH/Street Homeless Last 3 Years</w:t>
      </w:r>
      <w:bookmarkEnd w:id="2219"/>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FB59F1">
      <w:pPr>
        <w:pStyle w:val="ListParagraph"/>
        <w:numPr>
          <w:ilvl w:val="0"/>
          <w:numId w:val="81"/>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FB59F1">
      <w:pPr>
        <w:pStyle w:val="ListParagraph"/>
        <w:numPr>
          <w:ilvl w:val="1"/>
          <w:numId w:val="81"/>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2220" w:name="_Toc175057157"/>
      <w:r w:rsidRPr="00A42F15">
        <w:t>DQ – Months ES/SH/Street Homeless Last 3 Years</w:t>
      </w:r>
      <w:bookmarkEnd w:id="2220"/>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FB59F1">
      <w:pPr>
        <w:pStyle w:val="ListParagraph"/>
        <w:numPr>
          <w:ilvl w:val="0"/>
          <w:numId w:val="81"/>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312E3DCF"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2221" w:name="_Toc175057158"/>
      <w:r w:rsidRPr="00A42F15">
        <w:t>DQ – Destination</w:t>
      </w:r>
      <w:bookmarkEnd w:id="2221"/>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FB59F1">
      <w:pPr>
        <w:pStyle w:val="ListParagraph"/>
        <w:numPr>
          <w:ilvl w:val="0"/>
          <w:numId w:val="82"/>
        </w:numPr>
        <w:spacing w:before="0" w:after="160" w:line="256" w:lineRule="auto"/>
      </w:pPr>
      <w:r w:rsidRPr="001E71E8">
        <w:rPr>
          <w:b/>
          <w:bCs/>
        </w:rPr>
        <w:t>ExitDate</w:t>
      </w:r>
      <w:r>
        <w:t xml:space="preserve"> is not NULL; and</w:t>
      </w:r>
    </w:p>
    <w:p w14:paraId="7FCF9C7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is NULL or in (8,9,17,30,99) or</w:t>
      </w:r>
    </w:p>
    <w:p w14:paraId="5AB1D1F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2222" w:name="_HMIS_Business_Logic:"/>
      <w:bookmarkStart w:id="2223" w:name="_Toc175057159"/>
      <w:bookmarkStart w:id="2224" w:name="_Toc37849830"/>
      <w:bookmarkEnd w:id="2222"/>
      <w:r w:rsidRPr="00A42F15">
        <w:lastRenderedPageBreak/>
        <w:t xml:space="preserve">DQ – </w:t>
      </w:r>
      <w:r w:rsidR="006F2DFB">
        <w:t>Date of Birth</w:t>
      </w:r>
      <w:bookmarkEnd w:id="2223"/>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2225" w:name="_Toc175057160"/>
      <w:r>
        <w:t>LSACalculated</w:t>
      </w:r>
      <w:bookmarkEnd w:id="2224"/>
      <w:bookmarkEnd w:id="2225"/>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226" w:name="_HMIS_Business_Logic:_4"/>
      <w:bookmarkStart w:id="2227" w:name="_Toc37849831"/>
      <w:bookmarkEnd w:id="2226"/>
      <w:r>
        <w:br w:type="page"/>
      </w:r>
    </w:p>
    <w:p w14:paraId="1EDCFB18" w14:textId="70B605DC" w:rsidR="00F25CD0" w:rsidRDefault="00914DDA" w:rsidP="0088191A">
      <w:pPr>
        <w:pStyle w:val="Heading1"/>
      </w:pPr>
      <w:bookmarkStart w:id="2228" w:name="_Toc175057161"/>
      <w:r>
        <w:lastRenderedPageBreak/>
        <w:t>HMIS Business Logic: LSAReport</w:t>
      </w:r>
      <w:r w:rsidR="006D6D01">
        <w:t xml:space="preserve"> Data Quality</w:t>
      </w:r>
      <w:r w:rsidR="00D854C4">
        <w:t xml:space="preserve"> and ReportDate</w:t>
      </w:r>
      <w:bookmarkEnd w:id="2227"/>
      <w:bookmarkEnd w:id="2228"/>
    </w:p>
    <w:p w14:paraId="67DD686B" w14:textId="77777777" w:rsidR="00C1694A" w:rsidRDefault="00C1694A" w:rsidP="00C1694A">
      <w:pPr>
        <w:pStyle w:val="Heading2"/>
        <w:tabs>
          <w:tab w:val="left" w:pos="720"/>
        </w:tabs>
      </w:pPr>
      <w:bookmarkStart w:id="2229" w:name="_Data_Quality:_"/>
      <w:bookmarkStart w:id="2230" w:name="_Toc175057162"/>
      <w:bookmarkEnd w:id="2229"/>
      <w:r>
        <w:t>Data Quality:  HMIS Household Enrollments Not Associated with a CoC</w:t>
      </w:r>
      <w:bookmarkEnd w:id="2230"/>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FB59F1">
      <w:pPr>
        <w:pStyle w:val="ListParagraph"/>
        <w:numPr>
          <w:ilvl w:val="0"/>
          <w:numId w:val="76"/>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FB59F1">
      <w:pPr>
        <w:pStyle w:val="ListParagraph"/>
        <w:numPr>
          <w:ilvl w:val="0"/>
          <w:numId w:val="76"/>
        </w:numPr>
        <w:spacing w:before="0" w:after="160" w:line="256" w:lineRule="auto"/>
      </w:pPr>
      <w:r>
        <w:rPr>
          <w:i/>
          <w:iCs/>
        </w:rPr>
        <w:t>RelationshipToHoH</w:t>
      </w:r>
      <w:r>
        <w:t xml:space="preserve"> = 1</w:t>
      </w:r>
      <w:r w:rsidR="005311DF" w:rsidRPr="007D0EBC">
        <w:t>; and</w:t>
      </w:r>
    </w:p>
    <w:p w14:paraId="1B0E3F75" w14:textId="6447D2E6" w:rsidR="00C1694A" w:rsidRDefault="00C1694A" w:rsidP="00FB59F1">
      <w:pPr>
        <w:pStyle w:val="ListParagraph"/>
        <w:numPr>
          <w:ilvl w:val="0"/>
          <w:numId w:val="76"/>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FB59F1">
      <w:pPr>
        <w:pStyle w:val="ListParagraph"/>
        <w:numPr>
          <w:ilvl w:val="0"/>
          <w:numId w:val="76"/>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FB59F1">
      <w:pPr>
        <w:pStyle w:val="ListParagraph"/>
        <w:numPr>
          <w:ilvl w:val="0"/>
          <w:numId w:val="76"/>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FB59F1">
      <w:pPr>
        <w:pStyle w:val="ListParagraph"/>
        <w:numPr>
          <w:ilvl w:val="0"/>
          <w:numId w:val="76"/>
        </w:numPr>
        <w:spacing w:before="0" w:after="160" w:line="256" w:lineRule="auto"/>
      </w:pPr>
      <w:r>
        <w:t>lsa_Organization.</w:t>
      </w:r>
      <w:r>
        <w:rPr>
          <w:b/>
          <w:bCs/>
        </w:rPr>
        <w:t xml:space="preserve">VictimServiceProvider </w:t>
      </w:r>
      <w:r>
        <w:t>= 0; and</w:t>
      </w:r>
    </w:p>
    <w:p w14:paraId="6850F514" w14:textId="718A8FCE" w:rsidR="00C1694A" w:rsidRDefault="003D196F" w:rsidP="00FB59F1">
      <w:pPr>
        <w:pStyle w:val="ListParagraph"/>
        <w:numPr>
          <w:ilvl w:val="0"/>
          <w:numId w:val="76"/>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2231" w:name="_Toc175057163"/>
      <w:r>
        <w:t>Data Quality:  Households Excluded from the LSA Due to HoH Errors</w:t>
      </w:r>
      <w:bookmarkEnd w:id="2231"/>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FB59F1">
      <w:pPr>
        <w:pStyle w:val="ListParagraph"/>
        <w:numPr>
          <w:ilvl w:val="0"/>
          <w:numId w:val="76"/>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FB59F1">
      <w:pPr>
        <w:pStyle w:val="ListParagraph"/>
        <w:numPr>
          <w:ilvl w:val="0"/>
          <w:numId w:val="76"/>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FB59F1">
      <w:pPr>
        <w:pStyle w:val="ListParagraph"/>
        <w:numPr>
          <w:ilvl w:val="0"/>
          <w:numId w:val="76"/>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FB59F1">
      <w:pPr>
        <w:pStyle w:val="ListParagraph"/>
        <w:numPr>
          <w:ilvl w:val="0"/>
          <w:numId w:val="76"/>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FB59F1">
      <w:pPr>
        <w:pStyle w:val="ListParagraph"/>
        <w:numPr>
          <w:ilvl w:val="0"/>
          <w:numId w:val="76"/>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FB59F1">
      <w:pPr>
        <w:pStyle w:val="ListParagraph"/>
        <w:numPr>
          <w:ilvl w:val="0"/>
          <w:numId w:val="76"/>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FB59F1">
      <w:pPr>
        <w:pStyle w:val="ListParagraph"/>
        <w:numPr>
          <w:ilvl w:val="0"/>
          <w:numId w:val="76"/>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FB59F1">
      <w:pPr>
        <w:pStyle w:val="ListParagraph"/>
        <w:numPr>
          <w:ilvl w:val="0"/>
          <w:numId w:val="76"/>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2232" w:name="_Toc175057164"/>
      <w:r>
        <w:t>Data Quality:  Enrollments Excluded from the LSA Due to Invalid RelationshipToHoH</w:t>
      </w:r>
      <w:bookmarkEnd w:id="2232"/>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FB59F1">
      <w:pPr>
        <w:pStyle w:val="ListParagraph"/>
        <w:numPr>
          <w:ilvl w:val="0"/>
          <w:numId w:val="77"/>
        </w:numPr>
        <w:spacing w:before="0" w:after="160" w:line="256" w:lineRule="auto"/>
      </w:pPr>
      <w:r>
        <w:rPr>
          <w:i/>
          <w:iCs/>
        </w:rPr>
        <w:t>RelationshipToHoH</w:t>
      </w:r>
      <w:r>
        <w:t xml:space="preserve"> is NULL or not in (1,2,3,4,5); and</w:t>
      </w:r>
    </w:p>
    <w:p w14:paraId="59446F90" w14:textId="2635573B" w:rsidR="00C1694A" w:rsidRDefault="00C1694A" w:rsidP="00FB59F1">
      <w:pPr>
        <w:pStyle w:val="ListParagraph"/>
        <w:numPr>
          <w:ilvl w:val="0"/>
          <w:numId w:val="77"/>
        </w:numPr>
        <w:spacing w:before="0" w:after="160" w:line="256" w:lineRule="auto"/>
      </w:pPr>
      <w:r>
        <w:rPr>
          <w:i/>
          <w:iCs/>
        </w:rPr>
        <w:t xml:space="preserve">DateDeleted </w:t>
      </w:r>
      <w:r>
        <w:t>is NULL</w:t>
      </w:r>
      <w:r w:rsidR="000D2FAD">
        <w:t>; and</w:t>
      </w:r>
    </w:p>
    <w:p w14:paraId="3178CA38" w14:textId="2E804ED3" w:rsidR="00C1694A" w:rsidRPr="00190224" w:rsidRDefault="00C1694A" w:rsidP="00FB59F1">
      <w:pPr>
        <w:pStyle w:val="ListParagraph"/>
        <w:numPr>
          <w:ilvl w:val="0"/>
          <w:numId w:val="77"/>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FB59F1">
      <w:pPr>
        <w:pStyle w:val="ListParagraph"/>
        <w:numPr>
          <w:ilvl w:val="0"/>
          <w:numId w:val="77"/>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FB59F1">
      <w:pPr>
        <w:pStyle w:val="ListParagraph"/>
        <w:numPr>
          <w:ilvl w:val="0"/>
          <w:numId w:val="77"/>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2233" w:name="_Toc175057165"/>
      <w:r>
        <w:t>Data Quality:  Invalid Move-In Dates</w:t>
      </w:r>
      <w:bookmarkEnd w:id="2233"/>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FB59F1">
      <w:pPr>
        <w:pStyle w:val="ListParagraph"/>
        <w:numPr>
          <w:ilvl w:val="0"/>
          <w:numId w:val="83"/>
        </w:numPr>
      </w:pPr>
      <w:r w:rsidRPr="00C84904">
        <w:rPr>
          <w:b/>
          <w:bCs/>
        </w:rPr>
        <w:lastRenderedPageBreak/>
        <w:t>LSAProjectType</w:t>
      </w:r>
      <w:r>
        <w:t xml:space="preserve"> in (3,13</w:t>
      </w:r>
      <w:r w:rsidR="009B439E">
        <w:t>,15</w:t>
      </w:r>
      <w:r>
        <w:t>); and</w:t>
      </w:r>
    </w:p>
    <w:p w14:paraId="1B865D7F" w14:textId="77777777" w:rsidR="00C1694A" w:rsidRDefault="00C1694A" w:rsidP="00FB59F1">
      <w:pPr>
        <w:pStyle w:val="ListParagraph"/>
        <w:numPr>
          <w:ilvl w:val="0"/>
          <w:numId w:val="83"/>
        </w:numPr>
      </w:pPr>
      <w:r w:rsidRPr="00C84904">
        <w:rPr>
          <w:b/>
          <w:bCs/>
        </w:rPr>
        <w:t xml:space="preserve">Active </w:t>
      </w:r>
      <w:r>
        <w:t>= 1, and:</w:t>
      </w:r>
    </w:p>
    <w:p w14:paraId="0CBDA270" w14:textId="77777777" w:rsidR="00C1694A" w:rsidRDefault="00C1694A" w:rsidP="00FB59F1">
      <w:pPr>
        <w:pStyle w:val="ListParagraph"/>
        <w:numPr>
          <w:ilvl w:val="0"/>
          <w:numId w:val="78"/>
        </w:numPr>
        <w:spacing w:before="0" w:after="160" w:line="256" w:lineRule="auto"/>
      </w:pPr>
      <w:r>
        <w:t>tlsa_HHID.</w:t>
      </w:r>
      <w:r w:rsidRPr="49FCFE86">
        <w:rPr>
          <w:b/>
          <w:bCs/>
        </w:rPr>
        <w:t>MoveInDate</w:t>
      </w:r>
      <w:r>
        <w:t xml:space="preserve"> is NULL; and </w:t>
      </w:r>
    </w:p>
    <w:p w14:paraId="620D593C" w14:textId="6B993EC0" w:rsidR="00C1694A" w:rsidRDefault="00C1694A" w:rsidP="00FB59F1">
      <w:pPr>
        <w:pStyle w:val="ListParagraph"/>
        <w:numPr>
          <w:ilvl w:val="0"/>
          <w:numId w:val="78"/>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2234" w:name="_Toc175057166"/>
      <w:r>
        <w:t>Data Quality: Counts of Clients / HouseholdIDs / EnrollmentIDs</w:t>
      </w:r>
      <w:bookmarkEnd w:id="2234"/>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FB59F1">
      <w:pPr>
        <w:pStyle w:val="ListParagraph"/>
        <w:numPr>
          <w:ilvl w:val="0"/>
          <w:numId w:val="79"/>
        </w:numPr>
        <w:spacing w:before="0" w:after="160" w:line="256" w:lineRule="auto"/>
      </w:pPr>
      <w:r>
        <w:rPr>
          <w:b/>
          <w:bCs/>
        </w:rPr>
        <w:t>ActiveAge</w:t>
      </w:r>
      <w:r>
        <w:t xml:space="preserve"> between 18 and 65; or</w:t>
      </w:r>
    </w:p>
    <w:p w14:paraId="3F00F7D8" w14:textId="77777777" w:rsidR="00C1694A" w:rsidRDefault="00C1694A" w:rsidP="00FB59F1">
      <w:pPr>
        <w:pStyle w:val="ListParagraph"/>
        <w:numPr>
          <w:ilvl w:val="0"/>
          <w:numId w:val="79"/>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2235" w:name="_Toc175057167"/>
      <w:r>
        <w:t>Data Quality:  SSN Issues</w:t>
      </w:r>
      <w:bookmarkEnd w:id="2235"/>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2236" w:name="_Toc175057168"/>
      <w:r>
        <w:t>Data Quality:  Enrollment Data</w:t>
      </w:r>
      <w:bookmarkEnd w:id="2236"/>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FB59F1">
      <w:pPr>
        <w:pStyle w:val="ListParagraph"/>
        <w:numPr>
          <w:ilvl w:val="0"/>
          <w:numId w:val="84"/>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FB59F1">
      <w:pPr>
        <w:pStyle w:val="ListParagraph"/>
        <w:numPr>
          <w:ilvl w:val="2"/>
          <w:numId w:val="81"/>
        </w:numPr>
        <w:spacing w:before="0" w:after="160" w:line="256" w:lineRule="auto"/>
      </w:pPr>
      <w:r>
        <w:t>tlsa_Enrollment.</w:t>
      </w:r>
      <w:r w:rsidRPr="49FCFE86">
        <w:rPr>
          <w:b/>
          <w:bCs/>
        </w:rPr>
        <w:t>LSAProjectType</w:t>
      </w:r>
      <w:r>
        <w:t xml:space="preserve"> in (0,1,8); or</w:t>
      </w:r>
    </w:p>
    <w:p w14:paraId="4ADDEDCF" w14:textId="38805B4E" w:rsidR="00C1694A" w:rsidRDefault="00C1694A" w:rsidP="00FB59F1">
      <w:pPr>
        <w:pStyle w:val="ListParagraph"/>
        <w:numPr>
          <w:ilvl w:val="2"/>
          <w:numId w:val="81"/>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FB59F1">
      <w:pPr>
        <w:pStyle w:val="ListParagraph"/>
        <w:numPr>
          <w:ilvl w:val="2"/>
          <w:numId w:val="81"/>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FB59F1">
      <w:pPr>
        <w:pStyle w:val="ListParagraph"/>
        <w:numPr>
          <w:ilvl w:val="1"/>
          <w:numId w:val="81"/>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FB59F1">
      <w:pPr>
        <w:pStyle w:val="ListParagraph"/>
        <w:numPr>
          <w:ilvl w:val="1"/>
          <w:numId w:val="81"/>
        </w:numPr>
        <w:spacing w:before="0" w:after="160" w:line="256" w:lineRule="auto"/>
      </w:pPr>
      <w:r>
        <w:t>tlsa_Enrollment.</w:t>
      </w:r>
      <w:r>
        <w:rPr>
          <w:b/>
          <w:bCs/>
        </w:rPr>
        <w:t>LSAProjectType</w:t>
      </w:r>
      <w:r>
        <w:t xml:space="preserve"> in (0,1,8); or</w:t>
      </w:r>
    </w:p>
    <w:p w14:paraId="316A5C12" w14:textId="53D12B21"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FB59F1">
      <w:pPr>
        <w:pStyle w:val="ListParagraph"/>
        <w:numPr>
          <w:ilvl w:val="0"/>
          <w:numId w:val="82"/>
        </w:numPr>
        <w:spacing w:before="0" w:after="160" w:line="256" w:lineRule="auto"/>
      </w:pPr>
      <w:r w:rsidRPr="49FCFE86">
        <w:rPr>
          <w:b/>
          <w:bCs/>
        </w:rPr>
        <w:t>ExitDate</w:t>
      </w:r>
      <w:r>
        <w:t xml:space="preserve"> is not NULL; and</w:t>
      </w:r>
    </w:p>
    <w:p w14:paraId="6CB9A3DA" w14:textId="731F1FE3" w:rsidR="00C1694A" w:rsidRDefault="00C1694A" w:rsidP="00FB59F1">
      <w:pPr>
        <w:pStyle w:val="ListParagraph"/>
        <w:numPr>
          <w:ilvl w:val="1"/>
          <w:numId w:val="78"/>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FB59F1">
      <w:pPr>
        <w:pStyle w:val="ListParagraph"/>
        <w:numPr>
          <w:ilvl w:val="1"/>
          <w:numId w:val="78"/>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2237" w:name="_Toc175057169"/>
      <w:r>
        <w:t>Set LSAReport ReportDate</w:t>
      </w:r>
      <w:bookmarkEnd w:id="2237"/>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2238" w:name="_Toc175057170"/>
      <w:r>
        <w:t>LSAReport</w:t>
      </w:r>
      <w:bookmarkEnd w:id="2238"/>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239" w:name="_NoCoC"/>
      <w:bookmarkStart w:id="2240" w:name="_Toc109988255"/>
      <w:bookmarkStart w:id="2241" w:name="_Toc109993219"/>
      <w:bookmarkStart w:id="2242" w:name="_Toc109988383"/>
      <w:bookmarkStart w:id="2243" w:name="_Toc109993347"/>
      <w:bookmarkStart w:id="2244" w:name="_Toc109988385"/>
      <w:bookmarkStart w:id="2245" w:name="_Toc109993349"/>
      <w:bookmarkStart w:id="2246" w:name="_Toc109988387"/>
      <w:bookmarkStart w:id="2247" w:name="_Toc109993351"/>
      <w:bookmarkStart w:id="2248" w:name="_Toc109988389"/>
      <w:bookmarkStart w:id="2249" w:name="_Toc109993353"/>
      <w:bookmarkStart w:id="2250" w:name="_Toc109988400"/>
      <w:bookmarkStart w:id="2251" w:name="_Toc109993364"/>
      <w:bookmarkStart w:id="2252" w:name="_Toc109988402"/>
      <w:bookmarkStart w:id="2253" w:name="_Toc109993366"/>
      <w:bookmarkStart w:id="2254" w:name="_Toc109988404"/>
      <w:bookmarkStart w:id="2255" w:name="_Toc109993368"/>
      <w:bookmarkStart w:id="2256" w:name="_Toc109988406"/>
      <w:bookmarkStart w:id="2257" w:name="_Toc109993370"/>
      <w:bookmarkStart w:id="2258" w:name="_Toc37973636"/>
      <w:bookmarkStart w:id="2259" w:name="_Toc37974189"/>
      <w:bookmarkStart w:id="2260" w:name="_Toc37974740"/>
      <w:bookmarkStart w:id="2261" w:name="_Toc37975228"/>
      <w:bookmarkStart w:id="2262" w:name="_Set_LSAReport_ReportDate"/>
      <w:bookmarkStart w:id="2263" w:name="_Toc34145731"/>
      <w:bookmarkStart w:id="2264" w:name="_LSAHousehold"/>
      <w:bookmarkStart w:id="2265" w:name="_System_Engagement_Status"/>
      <w:bookmarkStart w:id="2266" w:name="_Length_of_Time_1"/>
      <w:bookmarkStart w:id="2267" w:name="_Length_of_Time"/>
      <w:bookmarkStart w:id="2268" w:name="_Cumulative_Length_of"/>
      <w:bookmarkStart w:id="2269" w:name="_Length_of_Time_2"/>
      <w:bookmarkStart w:id="2270" w:name="_Returns"/>
      <w:bookmarkStart w:id="2271" w:name="_Days_to_Return/Re-engage_3"/>
      <w:bookmarkStart w:id="2272" w:name="_Days_to_Return/Re-engage"/>
      <w:bookmarkStart w:id="2273" w:name="_Days_to_Return/Re-engage_2"/>
      <w:bookmarkStart w:id="2274" w:name="_Days_to_Return/Re-engage_1"/>
      <w:bookmarkStart w:id="2275" w:name="_Data_Quality_:"/>
      <w:bookmarkEnd w:id="3"/>
      <w:bookmarkEnd w:id="1916"/>
      <w:bookmarkEnd w:id="1919"/>
      <w:bookmarkEnd w:id="1920"/>
      <w:bookmarkEnd w:id="1921"/>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6"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303"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370" w:author="Molly McEvilley" w:date="2024-09-25T15:58:00Z" w:initials="MM">
    <w:p w14:paraId="30BD043A" w14:textId="77777777" w:rsidR="00E63A06" w:rsidRDefault="00E63A06" w:rsidP="00E63A06">
      <w:pPr>
        <w:pStyle w:val="CommentText"/>
      </w:pPr>
      <w:r>
        <w:rPr>
          <w:rStyle w:val="CommentReference"/>
        </w:rPr>
        <w:annotationRef/>
      </w:r>
      <w:r>
        <w:t>GitHub #1272</w:t>
      </w:r>
    </w:p>
  </w:comment>
  <w:comment w:id="421" w:author="Molly McEvilley" w:date="2024-09-24T14:40:00Z" w:initials="MM">
    <w:p w14:paraId="48C62941" w14:textId="137736D9" w:rsidR="00644974" w:rsidRDefault="00644974" w:rsidP="00644974">
      <w:pPr>
        <w:pStyle w:val="CommentText"/>
      </w:pPr>
      <w:r>
        <w:rPr>
          <w:rStyle w:val="CommentReference"/>
        </w:rPr>
        <w:annotationRef/>
      </w:r>
      <w:r>
        <w:t>GitHub #1272</w:t>
      </w:r>
    </w:p>
  </w:comment>
  <w:comment w:id="437" w:author="Molly McEvilley" w:date="2024-10-11T01:35:00Z" w:initials="MM">
    <w:p w14:paraId="753BC48A" w14:textId="77777777" w:rsidR="0014142B" w:rsidRDefault="0014142B" w:rsidP="0014142B">
      <w:pPr>
        <w:pStyle w:val="CommentText"/>
      </w:pPr>
      <w:r>
        <w:rPr>
          <w:rStyle w:val="CommentReference"/>
        </w:rPr>
        <w:annotationRef/>
      </w:r>
      <w:r>
        <w:t>GitHub #1272, GitHub #1312</w:t>
      </w:r>
    </w:p>
  </w:comment>
  <w:comment w:id="730" w:author="Molly McEvilley" w:date="2024-10-30T14:29:00Z" w:initials="MM">
    <w:p w14:paraId="06A11F14" w14:textId="77777777" w:rsidR="00B82784" w:rsidRDefault="00B82784" w:rsidP="00B82784">
      <w:pPr>
        <w:pStyle w:val="CommentText"/>
      </w:pPr>
      <w:r>
        <w:rPr>
          <w:rStyle w:val="CommentReference"/>
        </w:rPr>
        <w:annotationRef/>
      </w:r>
      <w:r>
        <w:t>GitHub #1272 and #1338</w:t>
      </w:r>
    </w:p>
  </w:comment>
  <w:comment w:id="731" w:author="Molly McEvilley" w:date="2024-11-07T09:57:00Z" w:initials="MM">
    <w:p w14:paraId="64E0FB74" w14:textId="77777777" w:rsidR="00E92F4F" w:rsidRDefault="00E92F4F" w:rsidP="00E92F4F">
      <w:pPr>
        <w:pStyle w:val="CommentText"/>
      </w:pPr>
      <w:r>
        <w:rPr>
          <w:rStyle w:val="CommentReference"/>
        </w:rPr>
        <w:annotationRef/>
      </w:r>
      <w:r>
        <w:t>Also GitHub #1347</w:t>
      </w:r>
    </w:p>
  </w:comment>
  <w:comment w:id="783" w:author="Molly McEvilley" w:date="2024-10-24T16:38:00Z" w:initials="MM">
    <w:p w14:paraId="75813E32" w14:textId="1EE926D4" w:rsidR="00772C6A" w:rsidRDefault="00772C6A" w:rsidP="00772C6A">
      <w:pPr>
        <w:pStyle w:val="CommentText"/>
      </w:pPr>
      <w:r>
        <w:rPr>
          <w:rStyle w:val="CommentReference"/>
        </w:rPr>
        <w:annotationRef/>
      </w:r>
      <w:r>
        <w:t>GitHub #1335</w:t>
      </w:r>
    </w:p>
  </w:comment>
  <w:comment w:id="797" w:author="Molly McEvilley" w:date="2024-08-20T09:45:00Z" w:initials="MM">
    <w:p w14:paraId="1D1BF226" w14:textId="25A33D74" w:rsidR="002D48DE" w:rsidRDefault="002D48DE" w:rsidP="002D48DE">
      <w:pPr>
        <w:pStyle w:val="CommentText"/>
      </w:pPr>
      <w:r>
        <w:rPr>
          <w:rStyle w:val="CommentReference"/>
        </w:rPr>
        <w:annotationRef/>
      </w:r>
      <w:r>
        <w:t>GitHub #1221</w:t>
      </w:r>
    </w:p>
  </w:comment>
  <w:comment w:id="864" w:author="Molly McEvilley" w:date="2024-10-25T10:49:00Z" w:initials="MM">
    <w:p w14:paraId="2C11D3AE" w14:textId="77777777" w:rsidR="00753BC8" w:rsidRDefault="00753BC8" w:rsidP="00753BC8">
      <w:pPr>
        <w:pStyle w:val="CommentText"/>
      </w:pPr>
      <w:r>
        <w:rPr>
          <w:rStyle w:val="CommentReference"/>
        </w:rPr>
        <w:annotationRef/>
      </w:r>
      <w:r>
        <w:t>GitHub #1336</w:t>
      </w:r>
    </w:p>
  </w:comment>
  <w:comment w:id="891" w:author="Molly McEvilley" w:date="2024-09-25T15:48:00Z" w:initials="MM">
    <w:p w14:paraId="165A868E" w14:textId="49F0DB45" w:rsidR="00451787" w:rsidRDefault="00451787" w:rsidP="00451787">
      <w:pPr>
        <w:pStyle w:val="CommentText"/>
      </w:pPr>
      <w:r>
        <w:rPr>
          <w:rStyle w:val="CommentReference"/>
        </w:rPr>
        <w:annotationRef/>
      </w:r>
      <w:r>
        <w:t>GitHub #1272</w:t>
      </w:r>
    </w:p>
  </w:comment>
  <w:comment w:id="896" w:author="Molly McEvilley" w:date="2024-10-03T10:08:00Z" w:initials="MM">
    <w:p w14:paraId="1A4DF706" w14:textId="77777777" w:rsidR="008E2D42" w:rsidRDefault="008E2D42" w:rsidP="008E2D42">
      <w:pPr>
        <w:pStyle w:val="CommentText"/>
      </w:pPr>
      <w:r>
        <w:rPr>
          <w:rStyle w:val="CommentReference"/>
        </w:rPr>
        <w:annotationRef/>
      </w:r>
      <w:r>
        <w:t xml:space="preserve">GitHub #1301 </w:t>
      </w:r>
    </w:p>
    <w:p w14:paraId="3E54F563" w14:textId="77777777" w:rsidR="008E2D42" w:rsidRDefault="008E2D42" w:rsidP="008E2D42">
      <w:pPr>
        <w:pStyle w:val="CommentText"/>
      </w:pPr>
      <w:r>
        <w:t>This is a clarification and not a change – the HIC (LSAScope = 3) is defined as a systemwide report in section 3.1.</w:t>
      </w:r>
    </w:p>
  </w:comment>
  <w:comment w:id="899" w:author="Molly McEvilley" w:date="2024-09-25T15:48:00Z" w:initials="MM">
    <w:p w14:paraId="2A99F913" w14:textId="7674FF23" w:rsidR="004E3E6B" w:rsidRDefault="004E3E6B" w:rsidP="004E3E6B">
      <w:pPr>
        <w:pStyle w:val="CommentText"/>
      </w:pPr>
      <w:r>
        <w:rPr>
          <w:rStyle w:val="CommentReference"/>
        </w:rPr>
        <w:annotationRef/>
      </w:r>
      <w:r>
        <w:t>GitHub #1272</w:t>
      </w:r>
    </w:p>
  </w:comment>
  <w:comment w:id="907" w:author="Molly McEvilley" w:date="2024-09-25T15:51:00Z" w:initials="MM">
    <w:p w14:paraId="1216F462" w14:textId="77777777" w:rsidR="000E59A2" w:rsidRDefault="000E59A2" w:rsidP="000E59A2">
      <w:pPr>
        <w:pStyle w:val="CommentText"/>
      </w:pPr>
      <w:r>
        <w:rPr>
          <w:rStyle w:val="CommentReference"/>
        </w:rPr>
        <w:annotationRef/>
      </w:r>
      <w:r>
        <w:t>GitHub #1272</w:t>
      </w:r>
    </w:p>
  </w:comment>
  <w:comment w:id="909" w:author="Molly McEvilley" w:date="2024-09-01T08:42:00Z" w:initials="MM">
    <w:p w14:paraId="141A3813" w14:textId="6BFD65AF" w:rsidR="00991476" w:rsidRDefault="00991476" w:rsidP="00991476">
      <w:pPr>
        <w:pStyle w:val="CommentText"/>
      </w:pPr>
      <w:r>
        <w:rPr>
          <w:rStyle w:val="CommentReference"/>
        </w:rPr>
        <w:annotationRef/>
      </w:r>
      <w:r>
        <w:t>GitHub #1225</w:t>
      </w:r>
    </w:p>
  </w:comment>
  <w:comment w:id="957" w:author="Molly McEvilley" w:date="2024-09-25T15:46:00Z" w:initials="MM">
    <w:p w14:paraId="373DD8CB" w14:textId="77777777" w:rsidR="001E0C69" w:rsidRDefault="001E0C69" w:rsidP="001E0C69">
      <w:pPr>
        <w:pStyle w:val="CommentText"/>
      </w:pPr>
      <w:r>
        <w:rPr>
          <w:rStyle w:val="CommentReference"/>
        </w:rPr>
        <w:annotationRef/>
      </w:r>
      <w:r>
        <w:t>GitHub #1272</w:t>
      </w:r>
    </w:p>
  </w:comment>
  <w:comment w:id="967" w:author="Molly McEvilley" w:date="2024-09-25T15:53:00Z" w:initials="MM">
    <w:p w14:paraId="11117B8D" w14:textId="4FB34C98" w:rsidR="00817898" w:rsidRDefault="00817898" w:rsidP="00817898">
      <w:pPr>
        <w:pStyle w:val="CommentText"/>
      </w:pPr>
      <w:r>
        <w:rPr>
          <w:rStyle w:val="CommentReference"/>
        </w:rPr>
        <w:annotationRef/>
      </w:r>
      <w:r>
        <w:t>GitHub #1272</w:t>
      </w:r>
    </w:p>
  </w:comment>
  <w:comment w:id="968" w:author="Molly McEvilley" w:date="2024-10-24T16:55:00Z" w:initials="MM">
    <w:p w14:paraId="39542EE3" w14:textId="77777777" w:rsidR="00582A50" w:rsidRDefault="00582A50" w:rsidP="00582A50">
      <w:pPr>
        <w:pStyle w:val="CommentText"/>
      </w:pPr>
      <w:r>
        <w:rPr>
          <w:rStyle w:val="CommentReference"/>
        </w:rPr>
        <w:annotationRef/>
      </w:r>
      <w:r>
        <w:t>Also now GitHub #1307</w:t>
      </w:r>
    </w:p>
  </w:comment>
  <w:comment w:id="983" w:author="Molly McEvilley" w:date="2024-09-25T15:54:00Z" w:initials="MM">
    <w:p w14:paraId="51408129" w14:textId="223DCD2A" w:rsidR="00FD3FA5" w:rsidRDefault="00FD3FA5" w:rsidP="00FD3FA5">
      <w:pPr>
        <w:pStyle w:val="CommentText"/>
      </w:pPr>
      <w:r>
        <w:rPr>
          <w:rStyle w:val="CommentReference"/>
        </w:rPr>
        <w:annotationRef/>
      </w:r>
      <w:r>
        <w:t>GitHub #1272</w:t>
      </w:r>
    </w:p>
  </w:comment>
  <w:comment w:id="987" w:author="Molly McEvilley" w:date="2024-09-25T15:55:00Z" w:initials="MM">
    <w:p w14:paraId="5325A46C" w14:textId="77777777" w:rsidR="005725CA" w:rsidRDefault="005725CA" w:rsidP="005725CA">
      <w:pPr>
        <w:pStyle w:val="CommentText"/>
      </w:pPr>
      <w:r>
        <w:rPr>
          <w:rStyle w:val="CommentReference"/>
        </w:rPr>
        <w:annotationRef/>
      </w:r>
      <w:r>
        <w:t>GitHub #1272</w:t>
      </w:r>
    </w:p>
  </w:comment>
  <w:comment w:id="1637" w:author="Molly McEvilley" w:date="2024-08-20T09:47:00Z" w:initials="MM">
    <w:p w14:paraId="096C03A1" w14:textId="1C8EB940"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690"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741" w:author="Molly McEvilley" w:date="2024-09-25T20:25:00Z" w:initials="MM">
    <w:p w14:paraId="31C65371" w14:textId="77777777" w:rsidR="00E95ECA" w:rsidRDefault="00075291" w:rsidP="00E95ECA">
      <w:pPr>
        <w:pStyle w:val="CommentText"/>
      </w:pPr>
      <w:r>
        <w:rPr>
          <w:rStyle w:val="CommentReference"/>
        </w:rPr>
        <w:annotationRef/>
      </w:r>
      <w:r w:rsidR="00E95ECA">
        <w:t>GitHub #1256 and #1283</w:t>
      </w:r>
    </w:p>
  </w:comment>
  <w:comment w:id="1752" w:author="Molly McEvilley" w:date="2024-09-01T08:31:00Z" w:initials="MM">
    <w:p w14:paraId="229237B8" w14:textId="7500806C" w:rsidR="00EA2D6F" w:rsidRDefault="00EA2D6F" w:rsidP="00EA2D6F">
      <w:pPr>
        <w:pStyle w:val="CommentText"/>
      </w:pPr>
      <w:r>
        <w:rPr>
          <w:rStyle w:val="CommentReference"/>
        </w:rPr>
        <w:annotationRef/>
      </w:r>
      <w:r>
        <w:t>GitHub #1210</w:t>
      </w:r>
    </w:p>
  </w:comment>
  <w:comment w:id="1764"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2098"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2124"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 w:id="2152" w:author="Molly McEvilley" w:date="2024-09-25T15:58:00Z" w:initials="MM">
    <w:p w14:paraId="76E53823" w14:textId="77777777" w:rsidR="003E23A9" w:rsidRDefault="003E23A9" w:rsidP="003E23A9">
      <w:pPr>
        <w:pStyle w:val="CommentText"/>
      </w:pPr>
      <w:r>
        <w:rPr>
          <w:rStyle w:val="CommentReference"/>
        </w:rPr>
        <w:annotationRef/>
      </w:r>
      <w:r>
        <w:t>GitHub #1272</w:t>
      </w:r>
    </w:p>
  </w:comment>
  <w:comment w:id="2191" w:author="Molly McEvilley" w:date="2024-09-25T16:27:00Z" w:initials="MM">
    <w:p w14:paraId="602C311E" w14:textId="77777777" w:rsidR="00A90C1E" w:rsidRDefault="00A90C1E" w:rsidP="00A90C1E">
      <w:pPr>
        <w:pStyle w:val="CommentText"/>
      </w:pPr>
      <w:r>
        <w:rPr>
          <w:rStyle w:val="CommentReference"/>
        </w:rPr>
        <w:annotationRef/>
      </w:r>
      <w:r>
        <w:t>GitHub #1254</w:t>
      </w:r>
    </w:p>
  </w:comment>
  <w:comment w:id="2180" w:author="Molly McEvilley" w:date="2024-10-28T16:45:00Z" w:initials="MM">
    <w:p w14:paraId="0D7C3580" w14:textId="77777777" w:rsidR="00C44BB8" w:rsidRDefault="00C44BB8" w:rsidP="00C44BB8">
      <w:pPr>
        <w:pStyle w:val="CommentText"/>
      </w:pPr>
      <w:r>
        <w:rPr>
          <w:rStyle w:val="CommentReference"/>
        </w:rPr>
        <w:annotationRef/>
      </w:r>
      <w:r>
        <w:t>GitHub #1305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4913D8D3" w15:done="0"/>
  <w15:commentEx w15:paraId="30BD043A" w15:done="0"/>
  <w15:commentEx w15:paraId="48C62941" w15:done="0"/>
  <w15:commentEx w15:paraId="753BC48A" w15:done="0"/>
  <w15:commentEx w15:paraId="06A11F14" w15:done="0"/>
  <w15:commentEx w15:paraId="64E0FB74" w15:paraIdParent="06A11F14" w15:done="0"/>
  <w15:commentEx w15:paraId="75813E32" w15:done="0"/>
  <w15:commentEx w15:paraId="1D1BF226" w15:done="0"/>
  <w15:commentEx w15:paraId="2C11D3AE" w15:done="0"/>
  <w15:commentEx w15:paraId="165A868E" w15:done="0"/>
  <w15:commentEx w15:paraId="3E54F563" w15:done="0"/>
  <w15:commentEx w15:paraId="2A99F913" w15:done="0"/>
  <w15:commentEx w15:paraId="1216F462" w15:done="0"/>
  <w15:commentEx w15:paraId="141A3813" w15:done="0"/>
  <w15:commentEx w15:paraId="373DD8CB" w15:done="0"/>
  <w15:commentEx w15:paraId="11117B8D" w15:done="0"/>
  <w15:commentEx w15:paraId="39542EE3" w15:paraIdParent="11117B8D" w15:done="0"/>
  <w15:commentEx w15:paraId="51408129" w15:done="0"/>
  <w15:commentEx w15:paraId="5325A46C" w15:done="0"/>
  <w15:commentEx w15:paraId="096C03A1" w15:done="0"/>
  <w15:commentEx w15:paraId="6565BD27" w15:done="0"/>
  <w15:commentEx w15:paraId="31C65371" w15:done="0"/>
  <w15:commentEx w15:paraId="229237B8" w15:done="0"/>
  <w15:commentEx w15:paraId="0B210EF9" w15:done="0"/>
  <w15:commentEx w15:paraId="19C9C521" w15:done="0"/>
  <w15:commentEx w15:paraId="1A1ED8BA" w15:done="0"/>
  <w15:commentEx w15:paraId="76E53823" w15:done="0"/>
  <w15:commentEx w15:paraId="602C311E" w15:done="0"/>
  <w15:commentEx w15:paraId="0D7C35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extLst>
      <w16:ext w16:uri="{CE6994B0-6A32-4C9F-8C6B-6E91EDA988CE}">
        <cr:reactions xmlns:cr="http://schemas.microsoft.com/office/comments/2020/reactions">
          <cr:reaction reactionType="1">
            <cr:reactionInfo dateUtc="2024-10-03T16:53:20Z">
              <cr:user userId="S::molly@squarepegdata.com::036cc02f-373c-46cf-a955-4c54c3000d5b" userProvider="AD" userName="Molly McEvilley"/>
            </cr:reactionInfo>
          </cr:reaction>
        </cr:reactions>
      </w16:ext>
    </w16cex:extLst>
  </w16cex:commentExtensible>
  <w16cex:commentExtensible w16cex:durableId="195700B6" w16cex:dateUtc="2024-09-12T15:24:00Z"/>
  <w16cex:commentExtensible w16cex:durableId="430ED084" w16cex:dateUtc="2024-09-25T19:58:00Z"/>
  <w16cex:commentExtensible w16cex:durableId="0C6A7005" w16cex:dateUtc="2024-09-24T18:40:00Z"/>
  <w16cex:commentExtensible w16cex:durableId="05818E1B" w16cex:dateUtc="2024-10-11T05:35:00Z"/>
  <w16cex:commentExtensible w16cex:durableId="231DFE9B" w16cex:dateUtc="2024-10-30T18:29:00Z"/>
  <w16cex:commentExtensible w16cex:durableId="75D759A7" w16cex:dateUtc="2024-11-07T14:57:00Z"/>
  <w16cex:commentExtensible w16cex:durableId="2D0DAD60" w16cex:dateUtc="2024-10-24T20:38:00Z"/>
  <w16cex:commentExtensible w16cex:durableId="05F6D7F2" w16cex:dateUtc="2024-08-20T13:45:00Z"/>
  <w16cex:commentExtensible w16cex:durableId="74E68C0A" w16cex:dateUtc="2024-10-25T14:49:00Z"/>
  <w16cex:commentExtensible w16cex:durableId="45DB4EC2" w16cex:dateUtc="2024-09-25T19:48:00Z"/>
  <w16cex:commentExtensible w16cex:durableId="68484D4D" w16cex:dateUtc="2024-10-03T14:08:00Z"/>
  <w16cex:commentExtensible w16cex:durableId="66249802" w16cex:dateUtc="2024-09-25T19:48:00Z"/>
  <w16cex:commentExtensible w16cex:durableId="68AAFF55" w16cex:dateUtc="2024-09-25T19:51:00Z"/>
  <w16cex:commentExtensible w16cex:durableId="48497928" w16cex:dateUtc="2024-09-01T12:42:00Z"/>
  <w16cex:commentExtensible w16cex:durableId="44F227F9" w16cex:dateUtc="2024-09-25T19:46:00Z"/>
  <w16cex:commentExtensible w16cex:durableId="5365F3A1" w16cex:dateUtc="2024-09-25T19:53:00Z"/>
  <w16cex:commentExtensible w16cex:durableId="762C817F" w16cex:dateUtc="2024-10-24T20:55:00Z"/>
  <w16cex:commentExtensible w16cex:durableId="2FB6D22A" w16cex:dateUtc="2024-09-25T19:54:00Z"/>
  <w16cex:commentExtensible w16cex:durableId="3509AC30" w16cex:dateUtc="2024-09-25T19:55:00Z"/>
  <w16cex:commentExtensible w16cex:durableId="26572952" w16cex:dateUtc="2024-08-20T13:47:00Z"/>
  <w16cex:commentExtensible w16cex:durableId="03002BAC" w16cex:dateUtc="2024-08-21T15:34:00Z"/>
  <w16cex:commentExtensible w16cex:durableId="024629F3" w16cex:dateUtc="2024-09-26T00:25: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Extensible w16cex:durableId="61D58847" w16cex:dateUtc="2024-09-25T19:58:00Z"/>
  <w16cex:commentExtensible w16cex:durableId="2C973AF3" w16cex:dateUtc="2024-09-25T20:27:00Z"/>
  <w16cex:commentExtensible w16cex:durableId="4C34BB58" w16cex:dateUtc="2024-10-28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4913D8D3" w16cid:durableId="195700B6"/>
  <w16cid:commentId w16cid:paraId="30BD043A" w16cid:durableId="430ED084"/>
  <w16cid:commentId w16cid:paraId="48C62941" w16cid:durableId="0C6A7005"/>
  <w16cid:commentId w16cid:paraId="753BC48A" w16cid:durableId="05818E1B"/>
  <w16cid:commentId w16cid:paraId="06A11F14" w16cid:durableId="231DFE9B"/>
  <w16cid:commentId w16cid:paraId="64E0FB74" w16cid:durableId="75D759A7"/>
  <w16cid:commentId w16cid:paraId="75813E32" w16cid:durableId="2D0DAD60"/>
  <w16cid:commentId w16cid:paraId="1D1BF226" w16cid:durableId="05F6D7F2"/>
  <w16cid:commentId w16cid:paraId="2C11D3AE" w16cid:durableId="74E68C0A"/>
  <w16cid:commentId w16cid:paraId="165A868E" w16cid:durableId="45DB4EC2"/>
  <w16cid:commentId w16cid:paraId="3E54F563" w16cid:durableId="68484D4D"/>
  <w16cid:commentId w16cid:paraId="2A99F913" w16cid:durableId="66249802"/>
  <w16cid:commentId w16cid:paraId="1216F462" w16cid:durableId="68AAFF55"/>
  <w16cid:commentId w16cid:paraId="141A3813" w16cid:durableId="48497928"/>
  <w16cid:commentId w16cid:paraId="373DD8CB" w16cid:durableId="44F227F9"/>
  <w16cid:commentId w16cid:paraId="11117B8D" w16cid:durableId="5365F3A1"/>
  <w16cid:commentId w16cid:paraId="39542EE3" w16cid:durableId="762C817F"/>
  <w16cid:commentId w16cid:paraId="51408129" w16cid:durableId="2FB6D22A"/>
  <w16cid:commentId w16cid:paraId="5325A46C" w16cid:durableId="3509AC30"/>
  <w16cid:commentId w16cid:paraId="096C03A1" w16cid:durableId="26572952"/>
  <w16cid:commentId w16cid:paraId="6565BD27" w16cid:durableId="03002BAC"/>
  <w16cid:commentId w16cid:paraId="31C65371" w16cid:durableId="024629F3"/>
  <w16cid:commentId w16cid:paraId="229237B8" w16cid:durableId="719AB3D3"/>
  <w16cid:commentId w16cid:paraId="0B210EF9" w16cid:durableId="3787E966"/>
  <w16cid:commentId w16cid:paraId="19C9C521" w16cid:durableId="2D15C3CB"/>
  <w16cid:commentId w16cid:paraId="1A1ED8BA" w16cid:durableId="058C20B4"/>
  <w16cid:commentId w16cid:paraId="76E53823" w16cid:durableId="61D58847"/>
  <w16cid:commentId w16cid:paraId="602C311E" w16cid:durableId="2C973AF3"/>
  <w16cid:commentId w16cid:paraId="0D7C3580" w16cid:durableId="4C34B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5414F" w14:textId="77777777" w:rsidR="0033320D" w:rsidRDefault="0033320D" w:rsidP="008E455B">
      <w:pPr>
        <w:spacing w:after="0" w:line="240" w:lineRule="auto"/>
      </w:pPr>
      <w:r>
        <w:separator/>
      </w:r>
    </w:p>
  </w:endnote>
  <w:endnote w:type="continuationSeparator" w:id="0">
    <w:p w14:paraId="4348AC89" w14:textId="77777777" w:rsidR="0033320D" w:rsidRDefault="0033320D" w:rsidP="008E455B">
      <w:pPr>
        <w:spacing w:after="0" w:line="240" w:lineRule="auto"/>
      </w:pPr>
      <w:r>
        <w:continuationSeparator/>
      </w:r>
    </w:p>
  </w:endnote>
  <w:endnote w:type="continuationNotice" w:id="1">
    <w:p w14:paraId="397BFDEE" w14:textId="77777777" w:rsidR="0033320D" w:rsidRDefault="0033320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62C25" w14:textId="77777777" w:rsidR="0033320D" w:rsidRDefault="0033320D" w:rsidP="008E455B">
      <w:pPr>
        <w:spacing w:after="0" w:line="240" w:lineRule="auto"/>
      </w:pPr>
      <w:r>
        <w:separator/>
      </w:r>
    </w:p>
  </w:footnote>
  <w:footnote w:type="continuationSeparator" w:id="0">
    <w:p w14:paraId="729384E9" w14:textId="77777777" w:rsidR="0033320D" w:rsidRDefault="0033320D" w:rsidP="008E455B">
      <w:pPr>
        <w:spacing w:after="0" w:line="240" w:lineRule="auto"/>
      </w:pPr>
      <w:r>
        <w:continuationSeparator/>
      </w:r>
    </w:p>
  </w:footnote>
  <w:footnote w:type="continuationNotice" w:id="1">
    <w:p w14:paraId="6F67ACD8" w14:textId="77777777" w:rsidR="0033320D" w:rsidRDefault="0033320D">
      <w:pPr>
        <w:spacing w:before="0" w:after="0" w:line="240" w:lineRule="auto"/>
      </w:pPr>
    </w:p>
  </w:footnote>
  <w:footnote w:id="2">
    <w:p w14:paraId="4BCD6F47" w14:textId="3883CC17" w:rsidR="005A14C7" w:rsidRDefault="005A14C7">
      <w:pPr>
        <w:pStyle w:val="FootnoteText"/>
      </w:pPr>
      <w:ins w:id="320" w:author="Molly McEvilley" w:date="2024-09-24T14:30:00Z" w16du:dateUtc="2024-09-24T18:30:00Z">
        <w:r>
          <w:rPr>
            <w:rStyle w:val="FootnoteReference"/>
          </w:rPr>
          <w:footnoteRef/>
        </w:r>
        <w:r>
          <w:t xml:space="preserve"> </w:t>
        </w:r>
      </w:ins>
      <w:ins w:id="321" w:author="Molly McEvilley" w:date="2024-09-24T14:31:00Z" w16du:dateUtc="2024-09-24T18:31:00Z">
        <w:r>
          <w:t xml:space="preserve">The only exceptions to this are </w:t>
        </w:r>
        <w:r w:rsidR="00FB5B29">
          <w:t xml:space="preserve">OPH counts (section 9.6) and data quality reporting (sections </w:t>
        </w:r>
        <w:r w:rsidR="00C123FB">
          <w:t>10 and 11).</w:t>
        </w:r>
      </w:ins>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8"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153C4D"/>
    <w:multiLevelType w:val="hybridMultilevel"/>
    <w:tmpl w:val="1B2E01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CC8209F"/>
    <w:multiLevelType w:val="hybridMultilevel"/>
    <w:tmpl w:val="18F4A5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3">
      <w:start w:val="1"/>
      <w:numFmt w:val="bullet"/>
      <w:lvlText w:val="o"/>
      <w:lvlJc w:val="left"/>
      <w:pPr>
        <w:ind w:left="4320" w:hanging="360"/>
      </w:pPr>
      <w:rPr>
        <w:rFonts w:ascii="Courier New" w:hAnsi="Courier New" w:cs="Courier New"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4"/>
  </w:num>
  <w:num w:numId="2" w16cid:durableId="1511406238">
    <w:abstractNumId w:val="66"/>
  </w:num>
  <w:num w:numId="3" w16cid:durableId="483398084">
    <w:abstractNumId w:val="95"/>
  </w:num>
  <w:num w:numId="4" w16cid:durableId="1127625607">
    <w:abstractNumId w:val="50"/>
  </w:num>
  <w:num w:numId="5" w16cid:durableId="14581417">
    <w:abstractNumId w:val="67"/>
  </w:num>
  <w:num w:numId="6" w16cid:durableId="300043491">
    <w:abstractNumId w:val="81"/>
  </w:num>
  <w:num w:numId="7" w16cid:durableId="1851330398">
    <w:abstractNumId w:val="8"/>
  </w:num>
  <w:num w:numId="8" w16cid:durableId="247734797">
    <w:abstractNumId w:val="7"/>
  </w:num>
  <w:num w:numId="9" w16cid:durableId="127206468">
    <w:abstractNumId w:val="59"/>
  </w:num>
  <w:num w:numId="10" w16cid:durableId="782723994">
    <w:abstractNumId w:val="86"/>
  </w:num>
  <w:num w:numId="11" w16cid:durableId="1738825110">
    <w:abstractNumId w:val="32"/>
  </w:num>
  <w:num w:numId="12" w16cid:durableId="125587676">
    <w:abstractNumId w:val="1"/>
  </w:num>
  <w:num w:numId="13" w16cid:durableId="494875928">
    <w:abstractNumId w:val="75"/>
  </w:num>
  <w:num w:numId="14" w16cid:durableId="1047989320">
    <w:abstractNumId w:val="84"/>
  </w:num>
  <w:num w:numId="15" w16cid:durableId="448931954">
    <w:abstractNumId w:val="91"/>
  </w:num>
  <w:num w:numId="16" w16cid:durableId="1097797384">
    <w:abstractNumId w:val="24"/>
  </w:num>
  <w:num w:numId="17" w16cid:durableId="218633861">
    <w:abstractNumId w:val="3"/>
  </w:num>
  <w:num w:numId="18" w16cid:durableId="1605528667">
    <w:abstractNumId w:val="10"/>
  </w:num>
  <w:num w:numId="19" w16cid:durableId="2124037639">
    <w:abstractNumId w:val="82"/>
  </w:num>
  <w:num w:numId="20" w16cid:durableId="1547524355">
    <w:abstractNumId w:val="26"/>
  </w:num>
  <w:num w:numId="21" w16cid:durableId="1748721499">
    <w:abstractNumId w:val="80"/>
  </w:num>
  <w:num w:numId="22" w16cid:durableId="677196759">
    <w:abstractNumId w:val="61"/>
  </w:num>
  <w:num w:numId="23" w16cid:durableId="1879858862">
    <w:abstractNumId w:val="0"/>
  </w:num>
  <w:num w:numId="24" w16cid:durableId="1172068241">
    <w:abstractNumId w:val="63"/>
  </w:num>
  <w:num w:numId="25" w16cid:durableId="1257901482">
    <w:abstractNumId w:val="37"/>
  </w:num>
  <w:num w:numId="26" w16cid:durableId="211311088">
    <w:abstractNumId w:val="6"/>
  </w:num>
  <w:num w:numId="27" w16cid:durableId="970021186">
    <w:abstractNumId w:val="74"/>
  </w:num>
  <w:num w:numId="28" w16cid:durableId="775835317">
    <w:abstractNumId w:val="78"/>
  </w:num>
  <w:num w:numId="29" w16cid:durableId="894506214">
    <w:abstractNumId w:val="36"/>
  </w:num>
  <w:num w:numId="30" w16cid:durableId="1945965678">
    <w:abstractNumId w:val="77"/>
  </w:num>
  <w:num w:numId="31" w16cid:durableId="162211105">
    <w:abstractNumId w:val="25"/>
  </w:num>
  <w:num w:numId="32" w16cid:durableId="445470572">
    <w:abstractNumId w:val="38"/>
  </w:num>
  <w:num w:numId="33" w16cid:durableId="1395857803">
    <w:abstractNumId w:val="83"/>
  </w:num>
  <w:num w:numId="34" w16cid:durableId="1581866287">
    <w:abstractNumId w:val="48"/>
  </w:num>
  <w:num w:numId="35" w16cid:durableId="1243612397">
    <w:abstractNumId w:val="85"/>
  </w:num>
  <w:num w:numId="36" w16cid:durableId="410274204">
    <w:abstractNumId w:val="72"/>
  </w:num>
  <w:num w:numId="37" w16cid:durableId="760029215">
    <w:abstractNumId w:val="76"/>
  </w:num>
  <w:num w:numId="38" w16cid:durableId="1745565734">
    <w:abstractNumId w:val="12"/>
  </w:num>
  <w:num w:numId="39" w16cid:durableId="1789855291">
    <w:abstractNumId w:val="15"/>
  </w:num>
  <w:num w:numId="40" w16cid:durableId="440955717">
    <w:abstractNumId w:val="73"/>
  </w:num>
  <w:num w:numId="41" w16cid:durableId="737364626">
    <w:abstractNumId w:val="41"/>
  </w:num>
  <w:num w:numId="42" w16cid:durableId="1294748967">
    <w:abstractNumId w:val="4"/>
  </w:num>
  <w:num w:numId="43" w16cid:durableId="1689060328">
    <w:abstractNumId w:val="89"/>
  </w:num>
  <w:num w:numId="44" w16cid:durableId="1327318549">
    <w:abstractNumId w:val="62"/>
  </w:num>
  <w:num w:numId="45" w16cid:durableId="1925801880">
    <w:abstractNumId w:val="47"/>
  </w:num>
  <w:num w:numId="46" w16cid:durableId="897518093">
    <w:abstractNumId w:val="20"/>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6"/>
  </w:num>
  <w:num w:numId="52" w16cid:durableId="2006128856">
    <w:abstractNumId w:val="27"/>
  </w:num>
  <w:num w:numId="53" w16cid:durableId="1390231720">
    <w:abstractNumId w:val="98"/>
  </w:num>
  <w:num w:numId="54" w16cid:durableId="1839227909">
    <w:abstractNumId w:val="56"/>
  </w:num>
  <w:num w:numId="55" w16cid:durableId="127671122">
    <w:abstractNumId w:val="100"/>
  </w:num>
  <w:num w:numId="56" w16cid:durableId="2034916505">
    <w:abstractNumId w:val="65"/>
  </w:num>
  <w:num w:numId="57" w16cid:durableId="718163010">
    <w:abstractNumId w:val="49"/>
  </w:num>
  <w:num w:numId="58" w16cid:durableId="2026902341">
    <w:abstractNumId w:val="93"/>
  </w:num>
  <w:num w:numId="59" w16cid:durableId="1386489680">
    <w:abstractNumId w:val="68"/>
  </w:num>
  <w:num w:numId="60" w16cid:durableId="892889596">
    <w:abstractNumId w:val="60"/>
  </w:num>
  <w:num w:numId="61" w16cid:durableId="1435708129">
    <w:abstractNumId w:val="69"/>
  </w:num>
  <w:num w:numId="62" w16cid:durableId="436369993">
    <w:abstractNumId w:val="51"/>
  </w:num>
  <w:num w:numId="63" w16cid:durableId="1596936749">
    <w:abstractNumId w:val="29"/>
  </w:num>
  <w:num w:numId="64" w16cid:durableId="1112670927">
    <w:abstractNumId w:val="28"/>
  </w:num>
  <w:num w:numId="65" w16cid:durableId="982468157">
    <w:abstractNumId w:val="11"/>
  </w:num>
  <w:num w:numId="66" w16cid:durableId="958494432">
    <w:abstractNumId w:val="5"/>
  </w:num>
  <w:num w:numId="67" w16cid:durableId="1745491171">
    <w:abstractNumId w:val="33"/>
  </w:num>
  <w:num w:numId="68" w16cid:durableId="986741331">
    <w:abstractNumId w:val="99"/>
  </w:num>
  <w:num w:numId="69" w16cid:durableId="1879662668">
    <w:abstractNumId w:val="2"/>
  </w:num>
  <w:num w:numId="70" w16cid:durableId="1263220098">
    <w:abstractNumId w:val="35"/>
  </w:num>
  <w:num w:numId="71" w16cid:durableId="1375233888">
    <w:abstractNumId w:val="39"/>
  </w:num>
  <w:num w:numId="72" w16cid:durableId="1247767296">
    <w:abstractNumId w:val="57"/>
  </w:num>
  <w:num w:numId="73" w16cid:durableId="2114549191">
    <w:abstractNumId w:val="43"/>
  </w:num>
  <w:num w:numId="74" w16cid:durableId="1291983736">
    <w:abstractNumId w:val="71"/>
  </w:num>
  <w:num w:numId="75" w16cid:durableId="179896542">
    <w:abstractNumId w:val="22"/>
  </w:num>
  <w:num w:numId="76" w16cid:durableId="1498958782">
    <w:abstractNumId w:val="18"/>
  </w:num>
  <w:num w:numId="77" w16cid:durableId="959654592">
    <w:abstractNumId w:val="42"/>
  </w:num>
  <w:num w:numId="78" w16cid:durableId="466975038">
    <w:abstractNumId w:val="23"/>
  </w:num>
  <w:num w:numId="79" w16cid:durableId="1037386607">
    <w:abstractNumId w:val="17"/>
  </w:num>
  <w:num w:numId="80" w16cid:durableId="956058043">
    <w:abstractNumId w:val="31"/>
  </w:num>
  <w:num w:numId="81" w16cid:durableId="1886988541">
    <w:abstractNumId w:val="88"/>
  </w:num>
  <w:num w:numId="82" w16cid:durableId="1807820044">
    <w:abstractNumId w:val="30"/>
  </w:num>
  <w:num w:numId="83" w16cid:durableId="1750686843">
    <w:abstractNumId w:val="19"/>
  </w:num>
  <w:num w:numId="84" w16cid:durableId="512231577">
    <w:abstractNumId w:val="97"/>
  </w:num>
  <w:num w:numId="85" w16cid:durableId="1357660945">
    <w:abstractNumId w:val="21"/>
  </w:num>
  <w:num w:numId="86" w16cid:durableId="127630224">
    <w:abstractNumId w:val="9"/>
  </w:num>
  <w:num w:numId="87" w16cid:durableId="1317612661">
    <w:abstractNumId w:val="64"/>
  </w:num>
  <w:num w:numId="88" w16cid:durableId="684596903">
    <w:abstractNumId w:val="34"/>
  </w:num>
  <w:num w:numId="89" w16cid:durableId="501941185">
    <w:abstractNumId w:val="54"/>
  </w:num>
  <w:num w:numId="90" w16cid:durableId="1629773608">
    <w:abstractNumId w:val="53"/>
  </w:num>
  <w:num w:numId="91" w16cid:durableId="35931534">
    <w:abstractNumId w:val="74"/>
  </w:num>
  <w:num w:numId="92" w16cid:durableId="1082485925">
    <w:abstractNumId w:val="52"/>
  </w:num>
  <w:num w:numId="93" w16cid:durableId="63066712">
    <w:abstractNumId w:val="55"/>
  </w:num>
  <w:num w:numId="94" w16cid:durableId="403723254">
    <w:abstractNumId w:val="58"/>
  </w:num>
  <w:num w:numId="95" w16cid:durableId="1178811867">
    <w:abstractNumId w:val="45"/>
  </w:num>
  <w:num w:numId="96" w16cid:durableId="796803999">
    <w:abstractNumId w:val="92"/>
  </w:num>
  <w:num w:numId="97" w16cid:durableId="999504073">
    <w:abstractNumId w:val="46"/>
  </w:num>
  <w:num w:numId="98" w16cid:durableId="883637230">
    <w:abstractNumId w:val="70"/>
  </w:num>
  <w:num w:numId="99" w16cid:durableId="1960335393">
    <w:abstractNumId w:val="40"/>
  </w:num>
  <w:num w:numId="100" w16cid:durableId="536354644">
    <w:abstractNumId w:val="79"/>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433"/>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3A"/>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174"/>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1F7B"/>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1E0C"/>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2A3"/>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249"/>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669"/>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B7"/>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A7"/>
    <w:rsid w:val="000D24D0"/>
    <w:rsid w:val="000D259E"/>
    <w:rsid w:val="000D271E"/>
    <w:rsid w:val="000D289E"/>
    <w:rsid w:val="000D2964"/>
    <w:rsid w:val="000D2A87"/>
    <w:rsid w:val="000D2AA2"/>
    <w:rsid w:val="000D2D87"/>
    <w:rsid w:val="000D2E31"/>
    <w:rsid w:val="000D2FAD"/>
    <w:rsid w:val="000D2FC7"/>
    <w:rsid w:val="000D302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380"/>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9F"/>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0B"/>
    <w:rsid w:val="00153611"/>
    <w:rsid w:val="00153617"/>
    <w:rsid w:val="00153B9A"/>
    <w:rsid w:val="00153DDB"/>
    <w:rsid w:val="00153F94"/>
    <w:rsid w:val="0015440B"/>
    <w:rsid w:val="0015443F"/>
    <w:rsid w:val="00154705"/>
    <w:rsid w:val="0015496F"/>
    <w:rsid w:val="00154AA6"/>
    <w:rsid w:val="00154AD1"/>
    <w:rsid w:val="00154BAA"/>
    <w:rsid w:val="00154F8F"/>
    <w:rsid w:val="00154F9E"/>
    <w:rsid w:val="001550AA"/>
    <w:rsid w:val="00155278"/>
    <w:rsid w:val="001552F7"/>
    <w:rsid w:val="00155374"/>
    <w:rsid w:val="00155407"/>
    <w:rsid w:val="00155474"/>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15"/>
    <w:rsid w:val="00172748"/>
    <w:rsid w:val="00172989"/>
    <w:rsid w:val="00172B58"/>
    <w:rsid w:val="00172C91"/>
    <w:rsid w:val="00172D2D"/>
    <w:rsid w:val="00172D43"/>
    <w:rsid w:val="00173145"/>
    <w:rsid w:val="0017366E"/>
    <w:rsid w:val="00173761"/>
    <w:rsid w:val="00173820"/>
    <w:rsid w:val="00173859"/>
    <w:rsid w:val="00173D51"/>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8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852"/>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E90"/>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59"/>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0FD8"/>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AD6"/>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192"/>
    <w:rsid w:val="0026750D"/>
    <w:rsid w:val="00267838"/>
    <w:rsid w:val="00267F24"/>
    <w:rsid w:val="00267FE4"/>
    <w:rsid w:val="00270031"/>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5FA"/>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64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17"/>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4FE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947"/>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20D"/>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5CC0"/>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0EEE"/>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C4"/>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BD5"/>
    <w:rsid w:val="00373F00"/>
    <w:rsid w:val="00373F06"/>
    <w:rsid w:val="00373FB7"/>
    <w:rsid w:val="00373FD5"/>
    <w:rsid w:val="00374088"/>
    <w:rsid w:val="00374442"/>
    <w:rsid w:val="0037455B"/>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1F1"/>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A65"/>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9C6"/>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244A"/>
    <w:rsid w:val="00422740"/>
    <w:rsid w:val="0042310C"/>
    <w:rsid w:val="0042315F"/>
    <w:rsid w:val="004231FC"/>
    <w:rsid w:val="004234EC"/>
    <w:rsid w:val="004236B5"/>
    <w:rsid w:val="00423803"/>
    <w:rsid w:val="00423907"/>
    <w:rsid w:val="00423969"/>
    <w:rsid w:val="00423B12"/>
    <w:rsid w:val="004242E1"/>
    <w:rsid w:val="00424475"/>
    <w:rsid w:val="004246B9"/>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3F0E"/>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3F18"/>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440"/>
    <w:rsid w:val="004737CC"/>
    <w:rsid w:val="00473E49"/>
    <w:rsid w:val="00473EB2"/>
    <w:rsid w:val="004741B7"/>
    <w:rsid w:val="00474462"/>
    <w:rsid w:val="00474642"/>
    <w:rsid w:val="00474DFA"/>
    <w:rsid w:val="0047505A"/>
    <w:rsid w:val="00475283"/>
    <w:rsid w:val="0047532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1EC0"/>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83C"/>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7C5"/>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4E0"/>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9C4"/>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CEE"/>
    <w:rsid w:val="00507D11"/>
    <w:rsid w:val="00507DE1"/>
    <w:rsid w:val="00507F83"/>
    <w:rsid w:val="00507FAC"/>
    <w:rsid w:val="00510065"/>
    <w:rsid w:val="00510380"/>
    <w:rsid w:val="005103C2"/>
    <w:rsid w:val="005104B7"/>
    <w:rsid w:val="00510530"/>
    <w:rsid w:val="00510820"/>
    <w:rsid w:val="00510A92"/>
    <w:rsid w:val="005113AE"/>
    <w:rsid w:val="00511538"/>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839"/>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A50"/>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2D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516"/>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300"/>
    <w:rsid w:val="005B7476"/>
    <w:rsid w:val="005B77C3"/>
    <w:rsid w:val="005B791D"/>
    <w:rsid w:val="005B7AC1"/>
    <w:rsid w:val="005B7AE7"/>
    <w:rsid w:val="005B7B91"/>
    <w:rsid w:val="005B7BCE"/>
    <w:rsid w:val="005C006C"/>
    <w:rsid w:val="005C00AA"/>
    <w:rsid w:val="005C023F"/>
    <w:rsid w:val="005C0413"/>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173"/>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C02"/>
    <w:rsid w:val="00611D33"/>
    <w:rsid w:val="00612908"/>
    <w:rsid w:val="006129CD"/>
    <w:rsid w:val="00612B35"/>
    <w:rsid w:val="00612F28"/>
    <w:rsid w:val="00613201"/>
    <w:rsid w:val="0061365F"/>
    <w:rsid w:val="00613681"/>
    <w:rsid w:val="00613720"/>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99E"/>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3BD2"/>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603"/>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1D"/>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3"/>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1DF"/>
    <w:rsid w:val="006D02DE"/>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2EA5"/>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5B8"/>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36"/>
    <w:rsid w:val="006E27CF"/>
    <w:rsid w:val="006E27E3"/>
    <w:rsid w:val="006E2826"/>
    <w:rsid w:val="006E2919"/>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5F"/>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B11"/>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2F2"/>
    <w:rsid w:val="007153EE"/>
    <w:rsid w:val="00715412"/>
    <w:rsid w:val="007158B1"/>
    <w:rsid w:val="007159A7"/>
    <w:rsid w:val="007159B3"/>
    <w:rsid w:val="00715CF5"/>
    <w:rsid w:val="00715D9D"/>
    <w:rsid w:val="00715FB9"/>
    <w:rsid w:val="00716026"/>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BE4"/>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498"/>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1E7E"/>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AF7"/>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796"/>
    <w:rsid w:val="00752B08"/>
    <w:rsid w:val="00753035"/>
    <w:rsid w:val="00753708"/>
    <w:rsid w:val="00753894"/>
    <w:rsid w:val="00753BC8"/>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6CB"/>
    <w:rsid w:val="00762713"/>
    <w:rsid w:val="007628AF"/>
    <w:rsid w:val="00762E07"/>
    <w:rsid w:val="00763164"/>
    <w:rsid w:val="007631E7"/>
    <w:rsid w:val="00763971"/>
    <w:rsid w:val="007639EE"/>
    <w:rsid w:val="00763AD5"/>
    <w:rsid w:val="00763C7B"/>
    <w:rsid w:val="00763EC4"/>
    <w:rsid w:val="0076495D"/>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6A"/>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0D4"/>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A99"/>
    <w:rsid w:val="007D6D4E"/>
    <w:rsid w:val="007D6E30"/>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0B"/>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0F91"/>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2F6A"/>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433"/>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79B"/>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1E89"/>
    <w:rsid w:val="00882101"/>
    <w:rsid w:val="00882803"/>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2EE"/>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841"/>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0F"/>
    <w:rsid w:val="008B7517"/>
    <w:rsid w:val="008B767E"/>
    <w:rsid w:val="008B786F"/>
    <w:rsid w:val="008B7A1C"/>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06F"/>
    <w:rsid w:val="008C573B"/>
    <w:rsid w:val="008C5A3D"/>
    <w:rsid w:val="008C5EF3"/>
    <w:rsid w:val="008C6215"/>
    <w:rsid w:val="008C64B6"/>
    <w:rsid w:val="008C68BA"/>
    <w:rsid w:val="008C6CDD"/>
    <w:rsid w:val="008C6DCB"/>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BA0"/>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9B8"/>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586"/>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BC2"/>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A2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9D9"/>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D9E"/>
    <w:rsid w:val="009A7EC0"/>
    <w:rsid w:val="009A7EFC"/>
    <w:rsid w:val="009B0565"/>
    <w:rsid w:val="009B06E9"/>
    <w:rsid w:val="009B0F20"/>
    <w:rsid w:val="009B1242"/>
    <w:rsid w:val="009B137E"/>
    <w:rsid w:val="009B1905"/>
    <w:rsid w:val="009B1ACF"/>
    <w:rsid w:val="009B1BDC"/>
    <w:rsid w:val="009B1D18"/>
    <w:rsid w:val="009B1FE9"/>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913"/>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DCD"/>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9DD"/>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60C"/>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BF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02B"/>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09C"/>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963"/>
    <w:rsid w:val="00AC1D94"/>
    <w:rsid w:val="00AC25EE"/>
    <w:rsid w:val="00AC260C"/>
    <w:rsid w:val="00AC2680"/>
    <w:rsid w:val="00AC2928"/>
    <w:rsid w:val="00AC2942"/>
    <w:rsid w:val="00AC2999"/>
    <w:rsid w:val="00AC2ACF"/>
    <w:rsid w:val="00AC2D3A"/>
    <w:rsid w:val="00AC315B"/>
    <w:rsid w:val="00AC32EE"/>
    <w:rsid w:val="00AC3547"/>
    <w:rsid w:val="00AC3681"/>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4FA4"/>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4D0"/>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3EA5"/>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6D0A"/>
    <w:rsid w:val="00B16E03"/>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90E"/>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843"/>
    <w:rsid w:val="00B80D4E"/>
    <w:rsid w:val="00B81076"/>
    <w:rsid w:val="00B81179"/>
    <w:rsid w:val="00B8120F"/>
    <w:rsid w:val="00B81318"/>
    <w:rsid w:val="00B814BE"/>
    <w:rsid w:val="00B81565"/>
    <w:rsid w:val="00B81B31"/>
    <w:rsid w:val="00B81E93"/>
    <w:rsid w:val="00B82288"/>
    <w:rsid w:val="00B8235C"/>
    <w:rsid w:val="00B8253F"/>
    <w:rsid w:val="00B82784"/>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6F4E"/>
    <w:rsid w:val="00B87275"/>
    <w:rsid w:val="00B87306"/>
    <w:rsid w:val="00B873F6"/>
    <w:rsid w:val="00B87539"/>
    <w:rsid w:val="00B87706"/>
    <w:rsid w:val="00B87DA6"/>
    <w:rsid w:val="00B87E1C"/>
    <w:rsid w:val="00B9004F"/>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DA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BD7"/>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3D"/>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ED7"/>
    <w:rsid w:val="00BC4291"/>
    <w:rsid w:val="00BC444E"/>
    <w:rsid w:val="00BC4537"/>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56E"/>
    <w:rsid w:val="00BF0A37"/>
    <w:rsid w:val="00BF0B85"/>
    <w:rsid w:val="00BF0D9E"/>
    <w:rsid w:val="00BF1464"/>
    <w:rsid w:val="00BF1B5F"/>
    <w:rsid w:val="00BF1FC1"/>
    <w:rsid w:val="00BF22CF"/>
    <w:rsid w:val="00BF2384"/>
    <w:rsid w:val="00BF244B"/>
    <w:rsid w:val="00BF25C8"/>
    <w:rsid w:val="00BF264A"/>
    <w:rsid w:val="00BF2A29"/>
    <w:rsid w:val="00BF2F6A"/>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069"/>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E73"/>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356"/>
    <w:rsid w:val="00C4395C"/>
    <w:rsid w:val="00C439D5"/>
    <w:rsid w:val="00C43A84"/>
    <w:rsid w:val="00C43A8C"/>
    <w:rsid w:val="00C43AAA"/>
    <w:rsid w:val="00C43B14"/>
    <w:rsid w:val="00C43CB3"/>
    <w:rsid w:val="00C43E76"/>
    <w:rsid w:val="00C43E7B"/>
    <w:rsid w:val="00C4482A"/>
    <w:rsid w:val="00C44BB8"/>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B32"/>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83"/>
    <w:rsid w:val="00CF1FB8"/>
    <w:rsid w:val="00CF1FBF"/>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0C58"/>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91"/>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784"/>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379"/>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5E9"/>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412"/>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833"/>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1B1"/>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8AD"/>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2D"/>
    <w:rsid w:val="00E63175"/>
    <w:rsid w:val="00E6379E"/>
    <w:rsid w:val="00E63809"/>
    <w:rsid w:val="00E63A06"/>
    <w:rsid w:val="00E63C9B"/>
    <w:rsid w:val="00E641CF"/>
    <w:rsid w:val="00E64224"/>
    <w:rsid w:val="00E646C1"/>
    <w:rsid w:val="00E64CC0"/>
    <w:rsid w:val="00E64E81"/>
    <w:rsid w:val="00E64FC8"/>
    <w:rsid w:val="00E650AA"/>
    <w:rsid w:val="00E6519A"/>
    <w:rsid w:val="00E653ED"/>
    <w:rsid w:val="00E65500"/>
    <w:rsid w:val="00E6552B"/>
    <w:rsid w:val="00E65728"/>
    <w:rsid w:val="00E65947"/>
    <w:rsid w:val="00E65B24"/>
    <w:rsid w:val="00E6606B"/>
    <w:rsid w:val="00E6618B"/>
    <w:rsid w:val="00E662AF"/>
    <w:rsid w:val="00E662E8"/>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3BF"/>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2F4F"/>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42B"/>
    <w:rsid w:val="00EA498B"/>
    <w:rsid w:val="00EA4BAD"/>
    <w:rsid w:val="00EA4C7A"/>
    <w:rsid w:val="00EA5478"/>
    <w:rsid w:val="00EA54E4"/>
    <w:rsid w:val="00EA54ED"/>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2E3"/>
    <w:rsid w:val="00ED73A4"/>
    <w:rsid w:val="00ED76D9"/>
    <w:rsid w:val="00ED79C5"/>
    <w:rsid w:val="00EE0324"/>
    <w:rsid w:val="00EE05BE"/>
    <w:rsid w:val="00EE0852"/>
    <w:rsid w:val="00EE0A57"/>
    <w:rsid w:val="00EE0F44"/>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7C1"/>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5DDE"/>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837"/>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15A"/>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6A1"/>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3D2"/>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82E"/>
    <w:rsid w:val="00FD19A2"/>
    <w:rsid w:val="00FD1AE1"/>
    <w:rsid w:val="00FD1B6F"/>
    <w:rsid w:val="00FD1F07"/>
    <w:rsid w:val="00FD2071"/>
    <w:rsid w:val="00FD2106"/>
    <w:rsid w:val="00FD2384"/>
    <w:rsid w:val="00FD2502"/>
    <w:rsid w:val="00FD2557"/>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2A9"/>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E74E6B"/>
    <w:pPr>
      <w:numPr>
        <w:numId w:val="3"/>
      </w:numPr>
      <w:spacing w:line="288" w:lineRule="auto"/>
      <w:ind w:left="36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E74E6B"/>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10443</TotalTime>
  <Pages>174</Pages>
  <Words>47638</Words>
  <Characters>271542</Characters>
  <Application>Microsoft Office Word</Application>
  <DocSecurity>0</DocSecurity>
  <Lines>2262</Lines>
  <Paragraphs>637</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318543</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665</cp:revision>
  <cp:lastPrinted>2018-10-11T19:23:00Z</cp:lastPrinted>
  <dcterms:created xsi:type="dcterms:W3CDTF">2024-08-20T18:51:00Z</dcterms:created>
  <dcterms:modified xsi:type="dcterms:W3CDTF">2024-11-07T14:58:00Z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