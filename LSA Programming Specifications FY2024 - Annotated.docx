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D072C5" w14:textId="0608C3BC" w:rsidR="00F057B5" w:rsidRPr="00E8061A" w:rsidRDefault="00F057B5" w:rsidP="00CB72CA">
      <w:pPr>
        <w:rPr>
          <w:rStyle w:val="SubtitleChar"/>
          <w:rFonts w:cstheme="minorHAnsi"/>
          <w:b/>
          <w:bCs/>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0051" behindDoc="1" locked="0" layoutInCell="1" allowOverlap="1" wp14:anchorId="02286B3C" wp14:editId="44D4E9D1">
                <wp:simplePos x="0" y="0"/>
                <wp:positionH relativeFrom="column">
                  <wp:posOffset>981075</wp:posOffset>
                </wp:positionH>
                <wp:positionV relativeFrom="page">
                  <wp:posOffset>7677150</wp:posOffset>
                </wp:positionV>
                <wp:extent cx="4896485" cy="52578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6E56FE19" w:rsidR="00004824" w:rsidRDefault="006872D7" w:rsidP="00CB72CA">
                            <w:pPr>
                              <w:jc w:val="right"/>
                            </w:pPr>
                            <w:r>
                              <w:rPr>
                                <w:rStyle w:val="SubtitleChar"/>
                              </w:rPr>
                              <w:t>DRAFT MARKUP FOR VENDOR REVIEW</w:t>
                            </w:r>
                            <w:r w:rsidR="00CD67BD">
                              <w:rPr>
                                <w:rStyle w:val="SubtitleChar"/>
                              </w:rPr>
                              <w:t xml:space="preserve"> </w:t>
                            </w:r>
                            <w:r w:rsidR="00004824" w:rsidRPr="00F057B5">
                              <w:rPr>
                                <w:rStyle w:val="SubtitleChar"/>
                              </w:rPr>
                              <w:t>●</w:t>
                            </w:r>
                            <w:r w:rsidR="00004824">
                              <w:rPr>
                                <w:rStyle w:val="SubtitleChar"/>
                              </w:rPr>
                              <w:t xml:space="preserve"> </w:t>
                            </w:r>
                            <w:r w:rsidR="001252CC">
                              <w:rPr>
                                <w:rStyle w:val="SubtitleChar"/>
                              </w:rPr>
                              <w:t xml:space="preserve">August </w:t>
                            </w:r>
                            <w:r w:rsidR="005C4626">
                              <w:rPr>
                                <w:rStyle w:val="SubtitleChar"/>
                              </w:rPr>
                              <w:t>202</w:t>
                            </w:r>
                            <w:r w:rsidR="00F441A5">
                              <w:rPr>
                                <w:rStyle w:val="SubtitleChar"/>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Text Box 56" o:spid="_x0000_s1026" type="#_x0000_t202" style="position:absolute;left:0;text-align:left;margin-left:77.25pt;margin-top:604.5pt;width:385.55pt;height:41.4pt;z-index:-251666429;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OZ+QEAAM0DAAAOAAAAZHJzL2Uyb0RvYy54bWysU8Fu2zAMvQ/YPwi6L06CpE2MOEXXLsOA&#10;rhvQ9QMUWY6FSaImKrGzrx8lp2mw3Yr5IFCm9Mj3+LS66a1hBxVQg6v4ZDTmTDkJtXa7ij//2HxY&#10;cIZRuFoYcKriR4X8Zv3+3arzpZpCC6ZWgRGIw7LzFW9j9GVRoGyVFTgCrxwlGwhWRNqGXVEH0RG6&#10;NcV0PL4qOgi1DyAVIv29H5J8nfGbRsn4rWlQRWYqTr3FvIa8btNarFei3AXhWy1PbYg3dGGFdlT0&#10;DHUvomD7oP+BsloGQGjiSIItoGm0VJkDsZmM/2Lz1AqvMhcSB/1ZJvx/sPLx8OS/Bxb7j9DTADMJ&#10;9A8gfyJzcNcKt1O3IUDXKlFT4UmSrOg8lqerSWosMYFsu69Q05DFPkIG6ptgkyrEkxE6DeB4Fl31&#10;kUn6OVssr2aLOWeScvPp/HqRp1KI8uW2Dxg/K7AsBRUPNNSMLg4PGFM3onw5koo52Ghj8mCNY13F&#10;l4SaL1xkrI7kO6NtxRfj9A1OSCQ/uTpfjkKbIaYCxp1YJ6ID5dhvezqY2G+hPhL/AIO/6D1Q0EL4&#10;zVlH3qo4/tqLoDgzXxxpuJzMZsmMeTObX09pEy4z28uMcJKgKh45G8K7mA2cuKK/Ja03Osvw2smp&#10;V/JMVufk72TKy30+9foK138AAAD//wMAUEsDBBQABgAIAAAAIQDgWC6m4AAAAA0BAAAPAAAAZHJz&#10;L2Rvd25yZXYueG1sTI/BTsMwEETvSPyDtUjcqN2IlCaNU1WoLUdKiTi78TaJiO3IdtPw92xPcNvZ&#10;Hc2+KdaT6dmIPnTOSpjPBDC0tdOdbSRUn7unJbAQldWqdxYl/GCAdXl/V6hcu6v9wPEYG0YhNuRK&#10;QhvjkHMe6haNCjM3oKXb2XmjIknfcO3VlcJNzxMhFtyoztKHVg342mL9fbwYCUMc9i9v/v2w2e5G&#10;UX3tq6RrtlI+PkybFbCIU/wzww2f0KEkppO7WB1YTzp9TslKQyIyakWWLEkXwE63VTZfAi8L/r9F&#10;+QsAAP//AwBQSwECLQAUAAYACAAAACEAtoM4kv4AAADhAQAAEwAAAAAAAAAAAAAAAAAAAAAAW0Nv&#10;bnRlbnRfVHlwZXNdLnhtbFBLAQItABQABgAIAAAAIQA4/SH/1gAAAJQBAAALAAAAAAAAAAAAAAAA&#10;AC8BAABfcmVscy8ucmVsc1BLAQItABQABgAIAAAAIQAvmeOZ+QEAAM0DAAAOAAAAAAAAAAAAAAAA&#10;AC4CAABkcnMvZTJvRG9jLnhtbFBLAQItABQABgAIAAAAIQDgWC6m4AAAAA0BAAAPAAAAAAAAAAAA&#10;AAAAAFMEAABkcnMvZG93bnJldi54bWxQSwUGAAAAAAQABADzAAAAYAUAAAAA&#10;" filled="f" stroked="f">
                <v:textbox style="mso-fit-shape-to-text:t">
                  <w:txbxContent>
                    <w:p w14:paraId="114F906C" w14:textId="6E56FE19" w:rsidR="00004824" w:rsidRDefault="006872D7" w:rsidP="00CB72CA">
                      <w:pPr>
                        <w:jc w:val="right"/>
                      </w:pPr>
                      <w:r>
                        <w:rPr>
                          <w:rStyle w:val="SubtitleChar"/>
                        </w:rPr>
                        <w:t>DRAFT MARKUP FOR VENDOR REVIEW</w:t>
                      </w:r>
                      <w:r w:rsidR="00CD67BD">
                        <w:rPr>
                          <w:rStyle w:val="SubtitleChar"/>
                        </w:rPr>
                        <w:t xml:space="preserve"> </w:t>
                      </w:r>
                      <w:r w:rsidR="00004824" w:rsidRPr="00F057B5">
                        <w:rPr>
                          <w:rStyle w:val="SubtitleChar"/>
                        </w:rPr>
                        <w:t>●</w:t>
                      </w:r>
                      <w:r w:rsidR="00004824">
                        <w:rPr>
                          <w:rStyle w:val="SubtitleChar"/>
                        </w:rPr>
                        <w:t xml:space="preserve"> </w:t>
                      </w:r>
                      <w:r w:rsidR="001252CC">
                        <w:rPr>
                          <w:rStyle w:val="SubtitleChar"/>
                        </w:rPr>
                        <w:t xml:space="preserve">August </w:t>
                      </w:r>
                      <w:r w:rsidR="005C4626">
                        <w:rPr>
                          <w:rStyle w:val="SubtitleChar"/>
                        </w:rPr>
                        <w:t>202</w:t>
                      </w:r>
                      <w:r w:rsidR="00F441A5">
                        <w:rPr>
                          <w:rStyle w:val="SubtitleChar"/>
                        </w:rPr>
                        <w:t>4</w:t>
                      </w:r>
                    </w:p>
                  </w:txbxContent>
                </v:textbox>
                <w10:wrap anchory="page"/>
              </v:shape>
            </w:pict>
          </mc:Fallback>
        </mc:AlternateContent>
      </w:r>
      <w:r w:rsidR="006B17E8">
        <w:rPr>
          <w:noProof/>
        </w:rPr>
        <w:drawing>
          <wp:anchor distT="0" distB="0" distL="114300" distR="114300" simplePos="0" relativeHeight="251650050" behindDoc="0" locked="0" layoutInCell="1" allowOverlap="1" wp14:anchorId="2D439D2D" wp14:editId="017D73ED">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0049" behindDoc="1" locked="0" layoutInCell="1" allowOverlap="1" wp14:anchorId="5CE5CC90" wp14:editId="66B67A44">
                <wp:simplePos x="0" y="0"/>
                <wp:positionH relativeFrom="column">
                  <wp:posOffset>131173</wp:posOffset>
                </wp:positionH>
                <wp:positionV relativeFrom="page">
                  <wp:posOffset>2502535</wp:posOffset>
                </wp:positionV>
                <wp:extent cx="4879340" cy="1035685"/>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66225640" w:rsidR="00004824" w:rsidRDefault="00004824" w:rsidP="000272AC">
                            <w:pPr>
                              <w:pStyle w:val="Subtitle"/>
                              <w:numPr>
                                <w:ilvl w:val="0"/>
                                <w:numId w:val="0"/>
                              </w:numPr>
                            </w:pPr>
                            <w:r>
                              <w:t xml:space="preserve">FY </w:t>
                            </w:r>
                            <w:r w:rsidR="007E0B3C">
                              <w:t>202</w:t>
                            </w:r>
                            <w:r w:rsidR="00F441A5">
                              <w:t>4</w:t>
                            </w:r>
                            <w:r w:rsidR="007E0B3C">
                              <w:t xml:space="preserve"> </w:t>
                            </w:r>
                            <w:r>
                              <w:t xml:space="preserve">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Text Box 217" o:spid="_x0000_s1027" type="#_x0000_t202" style="position:absolute;left:0;text-align:left;margin-left:10.35pt;margin-top:197.05pt;width:384.2pt;height:81.55pt;z-index:-251666431;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Pb/QEAANUDAAAOAAAAZHJzL2Uyb0RvYy54bWysU9tu2zAMfR+wfxD0vthJ4zYx4hRduwwD&#10;ugvQ7QNkWY6FSaImKbGzry8lu2mwvQ3zg0CK5iHPIbW5HbQiR+G8BFPR+SynRBgOjTT7iv74vnu3&#10;osQHZhqmwIiKnoSnt9u3bza9LcUCOlCNcARBjC97W9EuBFtmmeed0MzPwAqDwRacZgFdt88ax3pE&#10;1ypb5Pl11oNrrAMuvMfbhzFItwm/bQUPX9vWi0BURbG3kE6Xzjqe2XbDyr1jtpN8aoP9QxeaSYNF&#10;z1APLDBycPIvKC25Aw9tmHHQGbSt5CJxQDbz/A82Tx2zInFBcbw9y+T/Hyz/cnyy3xwJw3sYcICJ&#10;hLePwH96YuC+Y2Yv7pyDvhOswcLzKFnWW19OqVFqX/oIUvefocEhs0OABDS0TkdVkCdBdBzA6Sy6&#10;GALheLlc3ayvlhjiGJvnV8X1qkg1WPmSbp0PHwVoEo2KOpxqgmfHRx9iO6x8+SVWM7CTSqXJKkP6&#10;iq6LRZESLiJaBlw8JXVFV3n8xlWILD+YJiUHJtVoYwFlJtqR6cg5DPVAZDNpElWooTmhDg7GPcN3&#10;gUYH7jclPe5YRf2vA3OCEvXJoJbr+TISD8lZFjcLdNxlpL6MMMMRqqKBktG8D2mRI2Vv71DznUxq&#10;vHYytYy7k0Sa9jwu56Wf/np9jdtnAAAA//8DAFBLAwQUAAYACAAAACEAjV++yt8AAAAKAQAADwAA&#10;AGRycy9kb3ducmV2LnhtbEyPy07DMBBF90j8gzVI7KjdQEkbMqkq1JZloUSs3dgkEfFDtpuGv2dY&#10;wW5Gc3Tn3HI9mYGNOsTeWYT5TADTtnGqty1C/b67WwKLSVolB2c1wreOsK6ur0pZKHexb3o8ppZR&#10;iI2FROhS8gXnsem0kXHmvLZ0+3TByERraLkK8kLhZuCZEI/cyN7Sh056/dzp5ut4Ngg++X3+Eg6v&#10;m+1uFPXHvs76dot4ezNtnoAlPaU/GH71SR0qcjq5s1WRDQiZyIlEuF89zIERkC9XNJwQFos8A16V&#10;/H+F6gcAAP//AwBQSwECLQAUAAYACAAAACEAtoM4kv4AAADhAQAAEwAAAAAAAAAAAAAAAAAAAAAA&#10;W0NvbnRlbnRfVHlwZXNdLnhtbFBLAQItABQABgAIAAAAIQA4/SH/1gAAAJQBAAALAAAAAAAAAAAA&#10;AAAAAC8BAABfcmVscy8ucmVsc1BLAQItABQABgAIAAAAIQBc1cPb/QEAANUDAAAOAAAAAAAAAAAA&#10;AAAAAC4CAABkcnMvZTJvRG9jLnhtbFBLAQItABQABgAIAAAAIQCNX77K3wAAAAoBAAAPAAAAAAAA&#10;AAAAAAAAAFcEAABkcnMvZG93bnJldi54bWxQSwUGAAAAAAQABADzAAAAYwU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66225640" w:rsidR="00004824" w:rsidRDefault="00004824" w:rsidP="000272AC">
                      <w:pPr>
                        <w:pStyle w:val="Subtitle"/>
                        <w:numPr>
                          <w:ilvl w:val="0"/>
                          <w:numId w:val="0"/>
                        </w:numPr>
                      </w:pPr>
                      <w:r>
                        <w:t xml:space="preserve">FY </w:t>
                      </w:r>
                      <w:r w:rsidR="007E0B3C">
                        <w:t>202</w:t>
                      </w:r>
                      <w:r w:rsidR="00F441A5">
                        <w:t>4</w:t>
                      </w:r>
                      <w:r w:rsidR="007E0B3C">
                        <w:t xml:space="preserve"> </w:t>
                      </w:r>
                      <w:r>
                        <w:t xml:space="preserve">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748C06F">
        <w:rPr>
          <w:b/>
          <w:bCs/>
        </w:rPr>
        <w:lastRenderedPageBreak/>
        <w:t>Table of Contents</w:t>
      </w:r>
    </w:p>
    <w:p w14:paraId="0313CD45" w14:textId="230924EA" w:rsidR="00B013F3" w:rsidRDefault="00C76FF8">
      <w:pPr>
        <w:pStyle w:val="TOC2"/>
        <w:rPr>
          <w:rFonts w:eastAsiaTheme="minorEastAsia"/>
          <w:noProof/>
          <w:kern w:val="2"/>
          <w:sz w:val="24"/>
          <w:szCs w:val="24"/>
          <w14:ligatures w14:val="standardContextual"/>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175057037" w:history="1">
        <w:r w:rsidR="00B013F3" w:rsidRPr="00506321">
          <w:rPr>
            <w:rStyle w:val="Hyperlink"/>
            <w:noProof/>
          </w:rPr>
          <w:t>Revision History</w:t>
        </w:r>
        <w:r w:rsidR="00B013F3">
          <w:rPr>
            <w:noProof/>
            <w:webHidden/>
          </w:rPr>
          <w:tab/>
        </w:r>
        <w:r w:rsidR="00B013F3">
          <w:rPr>
            <w:noProof/>
            <w:webHidden/>
          </w:rPr>
          <w:fldChar w:fldCharType="begin"/>
        </w:r>
        <w:r w:rsidR="00B013F3">
          <w:rPr>
            <w:noProof/>
            <w:webHidden/>
          </w:rPr>
          <w:instrText xml:space="preserve"> PAGEREF _Toc175057037 \h </w:instrText>
        </w:r>
        <w:r w:rsidR="00B013F3">
          <w:rPr>
            <w:noProof/>
            <w:webHidden/>
          </w:rPr>
        </w:r>
        <w:r w:rsidR="00B013F3">
          <w:rPr>
            <w:noProof/>
            <w:webHidden/>
          </w:rPr>
          <w:fldChar w:fldCharType="separate"/>
        </w:r>
        <w:r w:rsidR="00B013F3">
          <w:rPr>
            <w:noProof/>
            <w:webHidden/>
          </w:rPr>
          <w:t>1</w:t>
        </w:r>
        <w:r w:rsidR="00B013F3">
          <w:rPr>
            <w:noProof/>
            <w:webHidden/>
          </w:rPr>
          <w:fldChar w:fldCharType="end"/>
        </w:r>
      </w:hyperlink>
    </w:p>
    <w:p w14:paraId="29B68B56" w14:textId="2C9009FC" w:rsidR="00B013F3" w:rsidRDefault="00B013F3">
      <w:pPr>
        <w:pStyle w:val="TOC1"/>
        <w:rPr>
          <w:rFonts w:eastAsiaTheme="minorEastAsia"/>
          <w:kern w:val="2"/>
          <w:sz w:val="24"/>
          <w:szCs w:val="24"/>
          <w14:ligatures w14:val="standardContextual"/>
        </w:rPr>
      </w:pPr>
      <w:hyperlink w:anchor="_Toc175057038" w:history="1">
        <w:r w:rsidRPr="00506321">
          <w:rPr>
            <w:rStyle w:val="Hyperlink"/>
          </w:rPr>
          <w:t>1.</w:t>
        </w:r>
        <w:r>
          <w:rPr>
            <w:rFonts w:eastAsiaTheme="minorEastAsia"/>
            <w:kern w:val="2"/>
            <w:sz w:val="24"/>
            <w:szCs w:val="24"/>
            <w14:ligatures w14:val="standardContextual"/>
          </w:rPr>
          <w:tab/>
        </w:r>
        <w:r w:rsidRPr="00506321">
          <w:rPr>
            <w:rStyle w:val="Hyperlink"/>
          </w:rPr>
          <w:t>Introduction</w:t>
        </w:r>
        <w:r>
          <w:rPr>
            <w:webHidden/>
          </w:rPr>
          <w:tab/>
        </w:r>
        <w:r>
          <w:rPr>
            <w:webHidden/>
          </w:rPr>
          <w:fldChar w:fldCharType="begin"/>
        </w:r>
        <w:r>
          <w:rPr>
            <w:webHidden/>
          </w:rPr>
          <w:instrText xml:space="preserve"> PAGEREF _Toc175057038 \h </w:instrText>
        </w:r>
        <w:r>
          <w:rPr>
            <w:webHidden/>
          </w:rPr>
        </w:r>
        <w:r>
          <w:rPr>
            <w:webHidden/>
          </w:rPr>
          <w:fldChar w:fldCharType="separate"/>
        </w:r>
        <w:r>
          <w:rPr>
            <w:webHidden/>
          </w:rPr>
          <w:t>2</w:t>
        </w:r>
        <w:r>
          <w:rPr>
            <w:webHidden/>
          </w:rPr>
          <w:fldChar w:fldCharType="end"/>
        </w:r>
      </w:hyperlink>
    </w:p>
    <w:p w14:paraId="5B0C2FB8" w14:textId="5344FD3A" w:rsidR="00B013F3" w:rsidRDefault="00B013F3">
      <w:pPr>
        <w:pStyle w:val="TOC2"/>
        <w:rPr>
          <w:rFonts w:eastAsiaTheme="minorEastAsia"/>
          <w:noProof/>
          <w:kern w:val="2"/>
          <w:sz w:val="24"/>
          <w:szCs w:val="24"/>
          <w14:ligatures w14:val="standardContextual"/>
        </w:rPr>
      </w:pPr>
      <w:hyperlink w:anchor="_Toc175057039" w:history="1">
        <w:r w:rsidRPr="00506321">
          <w:rPr>
            <w:rStyle w:val="Hyperlink"/>
            <w:noProof/>
          </w:rPr>
          <w:t>1.1.</w:t>
        </w:r>
        <w:r>
          <w:rPr>
            <w:rFonts w:eastAsiaTheme="minorEastAsia"/>
            <w:noProof/>
            <w:kern w:val="2"/>
            <w:sz w:val="24"/>
            <w:szCs w:val="24"/>
            <w14:ligatures w14:val="standardContextual"/>
          </w:rPr>
          <w:tab/>
        </w:r>
        <w:r w:rsidRPr="00506321">
          <w:rPr>
            <w:rStyle w:val="Hyperlink"/>
            <w:noProof/>
          </w:rPr>
          <w:t>Background: Annual Homeless Assessment Report and the Longitudinal System Analysis</w:t>
        </w:r>
        <w:r>
          <w:rPr>
            <w:noProof/>
            <w:webHidden/>
          </w:rPr>
          <w:tab/>
        </w:r>
        <w:r>
          <w:rPr>
            <w:noProof/>
            <w:webHidden/>
          </w:rPr>
          <w:fldChar w:fldCharType="begin"/>
        </w:r>
        <w:r>
          <w:rPr>
            <w:noProof/>
            <w:webHidden/>
          </w:rPr>
          <w:instrText xml:space="preserve"> PAGEREF _Toc175057039 \h </w:instrText>
        </w:r>
        <w:r>
          <w:rPr>
            <w:noProof/>
            <w:webHidden/>
          </w:rPr>
        </w:r>
        <w:r>
          <w:rPr>
            <w:noProof/>
            <w:webHidden/>
          </w:rPr>
          <w:fldChar w:fldCharType="separate"/>
        </w:r>
        <w:r>
          <w:rPr>
            <w:noProof/>
            <w:webHidden/>
          </w:rPr>
          <w:t>2</w:t>
        </w:r>
        <w:r>
          <w:rPr>
            <w:noProof/>
            <w:webHidden/>
          </w:rPr>
          <w:fldChar w:fldCharType="end"/>
        </w:r>
      </w:hyperlink>
    </w:p>
    <w:p w14:paraId="7D8F8FA4" w14:textId="7E503EE3" w:rsidR="00B013F3" w:rsidRDefault="00B013F3">
      <w:pPr>
        <w:pStyle w:val="TOC2"/>
        <w:rPr>
          <w:rFonts w:eastAsiaTheme="minorEastAsia"/>
          <w:noProof/>
          <w:kern w:val="2"/>
          <w:sz w:val="24"/>
          <w:szCs w:val="24"/>
          <w14:ligatures w14:val="standardContextual"/>
        </w:rPr>
      </w:pPr>
      <w:hyperlink w:anchor="_Toc175057040" w:history="1">
        <w:r w:rsidRPr="00506321">
          <w:rPr>
            <w:rStyle w:val="Hyperlink"/>
            <w:noProof/>
          </w:rPr>
          <w:t>1.2.</w:t>
        </w:r>
        <w:r>
          <w:rPr>
            <w:rFonts w:eastAsiaTheme="minorEastAsia"/>
            <w:noProof/>
            <w:kern w:val="2"/>
            <w:sz w:val="24"/>
            <w:szCs w:val="24"/>
            <w14:ligatures w14:val="standardContextual"/>
          </w:rPr>
          <w:tab/>
        </w:r>
        <w:r w:rsidRPr="00506321">
          <w:rPr>
            <w:rStyle w:val="Hyperlink"/>
            <w:noProof/>
          </w:rPr>
          <w:t>About This Document</w:t>
        </w:r>
        <w:r>
          <w:rPr>
            <w:noProof/>
            <w:webHidden/>
          </w:rPr>
          <w:tab/>
        </w:r>
        <w:r>
          <w:rPr>
            <w:noProof/>
            <w:webHidden/>
          </w:rPr>
          <w:fldChar w:fldCharType="begin"/>
        </w:r>
        <w:r>
          <w:rPr>
            <w:noProof/>
            <w:webHidden/>
          </w:rPr>
          <w:instrText xml:space="preserve"> PAGEREF _Toc175057040 \h </w:instrText>
        </w:r>
        <w:r>
          <w:rPr>
            <w:noProof/>
            <w:webHidden/>
          </w:rPr>
        </w:r>
        <w:r>
          <w:rPr>
            <w:noProof/>
            <w:webHidden/>
          </w:rPr>
          <w:fldChar w:fldCharType="separate"/>
        </w:r>
        <w:r>
          <w:rPr>
            <w:noProof/>
            <w:webHidden/>
          </w:rPr>
          <w:t>2</w:t>
        </w:r>
        <w:r>
          <w:rPr>
            <w:noProof/>
            <w:webHidden/>
          </w:rPr>
          <w:fldChar w:fldCharType="end"/>
        </w:r>
      </w:hyperlink>
    </w:p>
    <w:p w14:paraId="078672B4" w14:textId="7CD68E58" w:rsidR="00B013F3" w:rsidRDefault="00B013F3">
      <w:pPr>
        <w:pStyle w:val="TOC2"/>
        <w:rPr>
          <w:rFonts w:eastAsiaTheme="minorEastAsia"/>
          <w:noProof/>
          <w:kern w:val="2"/>
          <w:sz w:val="24"/>
          <w:szCs w:val="24"/>
          <w14:ligatures w14:val="standardContextual"/>
        </w:rPr>
      </w:pPr>
      <w:hyperlink w:anchor="_Toc175057041" w:history="1">
        <w:r w:rsidRPr="00506321">
          <w:rPr>
            <w:rStyle w:val="Hyperlink"/>
            <w:noProof/>
          </w:rPr>
          <w:t>1.3.</w:t>
        </w:r>
        <w:r>
          <w:rPr>
            <w:rFonts w:eastAsiaTheme="minorEastAsia"/>
            <w:noProof/>
            <w:kern w:val="2"/>
            <w:sz w:val="24"/>
            <w:szCs w:val="24"/>
            <w14:ligatures w14:val="standardContextual"/>
          </w:rPr>
          <w:tab/>
        </w:r>
        <w:r w:rsidRPr="00506321">
          <w:rPr>
            <w:rStyle w:val="Hyperlink"/>
            <w:noProof/>
          </w:rPr>
          <w:t>Definitions/Acronyms</w:t>
        </w:r>
        <w:r>
          <w:rPr>
            <w:noProof/>
            <w:webHidden/>
          </w:rPr>
          <w:tab/>
        </w:r>
        <w:r>
          <w:rPr>
            <w:noProof/>
            <w:webHidden/>
          </w:rPr>
          <w:fldChar w:fldCharType="begin"/>
        </w:r>
        <w:r>
          <w:rPr>
            <w:noProof/>
            <w:webHidden/>
          </w:rPr>
          <w:instrText xml:space="preserve"> PAGEREF _Toc175057041 \h </w:instrText>
        </w:r>
        <w:r>
          <w:rPr>
            <w:noProof/>
            <w:webHidden/>
          </w:rPr>
        </w:r>
        <w:r>
          <w:rPr>
            <w:noProof/>
            <w:webHidden/>
          </w:rPr>
          <w:fldChar w:fldCharType="separate"/>
        </w:r>
        <w:r>
          <w:rPr>
            <w:noProof/>
            <w:webHidden/>
          </w:rPr>
          <w:t>5</w:t>
        </w:r>
        <w:r>
          <w:rPr>
            <w:noProof/>
            <w:webHidden/>
          </w:rPr>
          <w:fldChar w:fldCharType="end"/>
        </w:r>
      </w:hyperlink>
    </w:p>
    <w:p w14:paraId="4BEB1B10" w14:textId="043977FC" w:rsidR="00B013F3" w:rsidRDefault="00B013F3">
      <w:pPr>
        <w:pStyle w:val="TOC2"/>
        <w:rPr>
          <w:rFonts w:eastAsiaTheme="minorEastAsia"/>
          <w:noProof/>
          <w:kern w:val="2"/>
          <w:sz w:val="24"/>
          <w:szCs w:val="24"/>
          <w14:ligatures w14:val="standardContextual"/>
        </w:rPr>
      </w:pPr>
      <w:hyperlink w:anchor="_Toc175057042" w:history="1">
        <w:r w:rsidRPr="00506321">
          <w:rPr>
            <w:rStyle w:val="Hyperlink"/>
            <w:noProof/>
          </w:rPr>
          <w:t>1.4.</w:t>
        </w:r>
        <w:r>
          <w:rPr>
            <w:rFonts w:eastAsiaTheme="minorEastAsia"/>
            <w:noProof/>
            <w:kern w:val="2"/>
            <w:sz w:val="24"/>
            <w:szCs w:val="24"/>
            <w14:ligatures w14:val="standardContextual"/>
          </w:rPr>
          <w:tab/>
        </w:r>
        <w:r w:rsidRPr="00506321">
          <w:rPr>
            <w:rStyle w:val="Hyperlink"/>
            <w:noProof/>
          </w:rPr>
          <w:t>Previous Versions and Changes for FY2024 Reporting</w:t>
        </w:r>
        <w:r>
          <w:rPr>
            <w:noProof/>
            <w:webHidden/>
          </w:rPr>
          <w:tab/>
        </w:r>
        <w:r>
          <w:rPr>
            <w:noProof/>
            <w:webHidden/>
          </w:rPr>
          <w:fldChar w:fldCharType="begin"/>
        </w:r>
        <w:r>
          <w:rPr>
            <w:noProof/>
            <w:webHidden/>
          </w:rPr>
          <w:instrText xml:space="preserve"> PAGEREF _Toc175057042 \h </w:instrText>
        </w:r>
        <w:r>
          <w:rPr>
            <w:noProof/>
            <w:webHidden/>
          </w:rPr>
        </w:r>
        <w:r>
          <w:rPr>
            <w:noProof/>
            <w:webHidden/>
          </w:rPr>
          <w:fldChar w:fldCharType="separate"/>
        </w:r>
        <w:r>
          <w:rPr>
            <w:noProof/>
            <w:webHidden/>
          </w:rPr>
          <w:t>7</w:t>
        </w:r>
        <w:r>
          <w:rPr>
            <w:noProof/>
            <w:webHidden/>
          </w:rPr>
          <w:fldChar w:fldCharType="end"/>
        </w:r>
      </w:hyperlink>
    </w:p>
    <w:p w14:paraId="157A0D15" w14:textId="4FA2B5FC" w:rsidR="00B013F3" w:rsidRDefault="00B013F3">
      <w:pPr>
        <w:pStyle w:val="TOC1"/>
        <w:rPr>
          <w:rFonts w:eastAsiaTheme="minorEastAsia"/>
          <w:kern w:val="2"/>
          <w:sz w:val="24"/>
          <w:szCs w:val="24"/>
          <w14:ligatures w14:val="standardContextual"/>
        </w:rPr>
      </w:pPr>
      <w:hyperlink w:anchor="_Toc175057043" w:history="1">
        <w:r w:rsidRPr="00506321">
          <w:rPr>
            <w:rStyle w:val="Hyperlink"/>
          </w:rPr>
          <w:t>2.</w:t>
        </w:r>
        <w:r>
          <w:rPr>
            <w:rFonts w:eastAsiaTheme="minorEastAsia"/>
            <w:kern w:val="2"/>
            <w:sz w:val="24"/>
            <w:szCs w:val="24"/>
            <w14:ligatures w14:val="standardContextual"/>
          </w:rPr>
          <w:tab/>
        </w:r>
        <w:r w:rsidRPr="00506321">
          <w:rPr>
            <w:rStyle w:val="Hyperlink"/>
          </w:rPr>
          <w:t>HDX 2.0 Upload</w:t>
        </w:r>
        <w:r>
          <w:rPr>
            <w:webHidden/>
          </w:rPr>
          <w:tab/>
        </w:r>
        <w:r>
          <w:rPr>
            <w:webHidden/>
          </w:rPr>
          <w:fldChar w:fldCharType="begin"/>
        </w:r>
        <w:r>
          <w:rPr>
            <w:webHidden/>
          </w:rPr>
          <w:instrText xml:space="preserve"> PAGEREF _Toc175057043 \h </w:instrText>
        </w:r>
        <w:r>
          <w:rPr>
            <w:webHidden/>
          </w:rPr>
        </w:r>
        <w:r>
          <w:rPr>
            <w:webHidden/>
          </w:rPr>
          <w:fldChar w:fldCharType="separate"/>
        </w:r>
        <w:r>
          <w:rPr>
            <w:webHidden/>
          </w:rPr>
          <w:t>8</w:t>
        </w:r>
        <w:r>
          <w:rPr>
            <w:webHidden/>
          </w:rPr>
          <w:fldChar w:fldCharType="end"/>
        </w:r>
      </w:hyperlink>
    </w:p>
    <w:p w14:paraId="0654910F" w14:textId="7638627B" w:rsidR="00B013F3" w:rsidRDefault="00B013F3">
      <w:pPr>
        <w:pStyle w:val="TOC2"/>
        <w:rPr>
          <w:rFonts w:eastAsiaTheme="minorEastAsia"/>
          <w:noProof/>
          <w:kern w:val="2"/>
          <w:sz w:val="24"/>
          <w:szCs w:val="24"/>
          <w14:ligatures w14:val="standardContextual"/>
        </w:rPr>
      </w:pPr>
      <w:hyperlink w:anchor="_Toc175057044" w:history="1">
        <w:r w:rsidRPr="00506321">
          <w:rPr>
            <w:rStyle w:val="Hyperlink"/>
            <w:noProof/>
          </w:rPr>
          <w:t>2.1.</w:t>
        </w:r>
        <w:r>
          <w:rPr>
            <w:rFonts w:eastAsiaTheme="minorEastAsia"/>
            <w:noProof/>
            <w:kern w:val="2"/>
            <w:sz w:val="24"/>
            <w:szCs w:val="24"/>
            <w14:ligatures w14:val="standardContextual"/>
          </w:rPr>
          <w:tab/>
        </w:r>
        <w:r w:rsidRPr="00506321">
          <w:rPr>
            <w:rStyle w:val="Hyperlink"/>
            <w:noProof/>
          </w:rPr>
          <w:t>Project.csv</w:t>
        </w:r>
        <w:r>
          <w:rPr>
            <w:noProof/>
            <w:webHidden/>
          </w:rPr>
          <w:tab/>
        </w:r>
        <w:r>
          <w:rPr>
            <w:noProof/>
            <w:webHidden/>
          </w:rPr>
          <w:fldChar w:fldCharType="begin"/>
        </w:r>
        <w:r>
          <w:rPr>
            <w:noProof/>
            <w:webHidden/>
          </w:rPr>
          <w:instrText xml:space="preserve"> PAGEREF _Toc175057044 \h </w:instrText>
        </w:r>
        <w:r>
          <w:rPr>
            <w:noProof/>
            <w:webHidden/>
          </w:rPr>
        </w:r>
        <w:r>
          <w:rPr>
            <w:noProof/>
            <w:webHidden/>
          </w:rPr>
          <w:fldChar w:fldCharType="separate"/>
        </w:r>
        <w:r>
          <w:rPr>
            <w:noProof/>
            <w:webHidden/>
          </w:rPr>
          <w:t>8</w:t>
        </w:r>
        <w:r>
          <w:rPr>
            <w:noProof/>
            <w:webHidden/>
          </w:rPr>
          <w:fldChar w:fldCharType="end"/>
        </w:r>
      </w:hyperlink>
    </w:p>
    <w:p w14:paraId="754DA94A" w14:textId="45F96781" w:rsidR="00B013F3" w:rsidRDefault="00B013F3">
      <w:pPr>
        <w:pStyle w:val="TOC2"/>
        <w:rPr>
          <w:rFonts w:eastAsiaTheme="minorEastAsia"/>
          <w:noProof/>
          <w:kern w:val="2"/>
          <w:sz w:val="24"/>
          <w:szCs w:val="24"/>
          <w14:ligatures w14:val="standardContextual"/>
        </w:rPr>
      </w:pPr>
      <w:hyperlink w:anchor="_Toc175057045" w:history="1">
        <w:r w:rsidRPr="00506321">
          <w:rPr>
            <w:rStyle w:val="Hyperlink"/>
            <w:noProof/>
          </w:rPr>
          <w:t>2.2.</w:t>
        </w:r>
        <w:r>
          <w:rPr>
            <w:rFonts w:eastAsiaTheme="minorEastAsia"/>
            <w:noProof/>
            <w:kern w:val="2"/>
            <w:sz w:val="24"/>
            <w:szCs w:val="24"/>
            <w14:ligatures w14:val="standardContextual"/>
          </w:rPr>
          <w:tab/>
        </w:r>
        <w:r w:rsidRPr="00506321">
          <w:rPr>
            <w:rStyle w:val="Hyperlink"/>
            <w:noProof/>
          </w:rPr>
          <w:t>Organization.csv</w:t>
        </w:r>
        <w:r>
          <w:rPr>
            <w:noProof/>
            <w:webHidden/>
          </w:rPr>
          <w:tab/>
        </w:r>
        <w:r>
          <w:rPr>
            <w:noProof/>
            <w:webHidden/>
          </w:rPr>
          <w:fldChar w:fldCharType="begin"/>
        </w:r>
        <w:r>
          <w:rPr>
            <w:noProof/>
            <w:webHidden/>
          </w:rPr>
          <w:instrText xml:space="preserve"> PAGEREF _Toc175057045 \h </w:instrText>
        </w:r>
        <w:r>
          <w:rPr>
            <w:noProof/>
            <w:webHidden/>
          </w:rPr>
        </w:r>
        <w:r>
          <w:rPr>
            <w:noProof/>
            <w:webHidden/>
          </w:rPr>
          <w:fldChar w:fldCharType="separate"/>
        </w:r>
        <w:r>
          <w:rPr>
            <w:noProof/>
            <w:webHidden/>
          </w:rPr>
          <w:t>8</w:t>
        </w:r>
        <w:r>
          <w:rPr>
            <w:noProof/>
            <w:webHidden/>
          </w:rPr>
          <w:fldChar w:fldCharType="end"/>
        </w:r>
      </w:hyperlink>
    </w:p>
    <w:p w14:paraId="3F64689B" w14:textId="65D8B0A0" w:rsidR="00B013F3" w:rsidRDefault="00B013F3">
      <w:pPr>
        <w:pStyle w:val="TOC2"/>
        <w:rPr>
          <w:rFonts w:eastAsiaTheme="minorEastAsia"/>
          <w:noProof/>
          <w:kern w:val="2"/>
          <w:sz w:val="24"/>
          <w:szCs w:val="24"/>
          <w14:ligatures w14:val="standardContextual"/>
        </w:rPr>
      </w:pPr>
      <w:hyperlink w:anchor="_Toc175057046" w:history="1">
        <w:r w:rsidRPr="00506321">
          <w:rPr>
            <w:rStyle w:val="Hyperlink"/>
            <w:noProof/>
          </w:rPr>
          <w:t>2.3.</w:t>
        </w:r>
        <w:r>
          <w:rPr>
            <w:rFonts w:eastAsiaTheme="minorEastAsia"/>
            <w:noProof/>
            <w:kern w:val="2"/>
            <w:sz w:val="24"/>
            <w:szCs w:val="24"/>
            <w14:ligatures w14:val="standardContextual"/>
          </w:rPr>
          <w:tab/>
        </w:r>
        <w:r w:rsidRPr="00506321">
          <w:rPr>
            <w:rStyle w:val="Hyperlink"/>
            <w:noProof/>
          </w:rPr>
          <w:t>Funder.csv</w:t>
        </w:r>
        <w:r>
          <w:rPr>
            <w:noProof/>
            <w:webHidden/>
          </w:rPr>
          <w:tab/>
        </w:r>
        <w:r>
          <w:rPr>
            <w:noProof/>
            <w:webHidden/>
          </w:rPr>
          <w:fldChar w:fldCharType="begin"/>
        </w:r>
        <w:r>
          <w:rPr>
            <w:noProof/>
            <w:webHidden/>
          </w:rPr>
          <w:instrText xml:space="preserve"> PAGEREF _Toc175057046 \h </w:instrText>
        </w:r>
        <w:r>
          <w:rPr>
            <w:noProof/>
            <w:webHidden/>
          </w:rPr>
        </w:r>
        <w:r>
          <w:rPr>
            <w:noProof/>
            <w:webHidden/>
          </w:rPr>
          <w:fldChar w:fldCharType="separate"/>
        </w:r>
        <w:r>
          <w:rPr>
            <w:noProof/>
            <w:webHidden/>
          </w:rPr>
          <w:t>9</w:t>
        </w:r>
        <w:r>
          <w:rPr>
            <w:noProof/>
            <w:webHidden/>
          </w:rPr>
          <w:fldChar w:fldCharType="end"/>
        </w:r>
      </w:hyperlink>
    </w:p>
    <w:p w14:paraId="0A0DCB5E" w14:textId="10C67EE4" w:rsidR="00B013F3" w:rsidRDefault="00B013F3">
      <w:pPr>
        <w:pStyle w:val="TOC2"/>
        <w:rPr>
          <w:rFonts w:eastAsiaTheme="minorEastAsia"/>
          <w:noProof/>
          <w:kern w:val="2"/>
          <w:sz w:val="24"/>
          <w:szCs w:val="24"/>
          <w14:ligatures w14:val="standardContextual"/>
        </w:rPr>
      </w:pPr>
      <w:hyperlink w:anchor="_Toc175057047" w:history="1">
        <w:r w:rsidRPr="00506321">
          <w:rPr>
            <w:rStyle w:val="Hyperlink"/>
            <w:noProof/>
          </w:rPr>
          <w:t>2.4.</w:t>
        </w:r>
        <w:r>
          <w:rPr>
            <w:rFonts w:eastAsiaTheme="minorEastAsia"/>
            <w:noProof/>
            <w:kern w:val="2"/>
            <w:sz w:val="24"/>
            <w:szCs w:val="24"/>
            <w14:ligatures w14:val="standardContextual"/>
          </w:rPr>
          <w:tab/>
        </w:r>
        <w:r w:rsidRPr="00506321">
          <w:rPr>
            <w:rStyle w:val="Hyperlink"/>
            <w:noProof/>
          </w:rPr>
          <w:t>ProjectCoC.csv</w:t>
        </w:r>
        <w:r>
          <w:rPr>
            <w:noProof/>
            <w:webHidden/>
          </w:rPr>
          <w:tab/>
        </w:r>
        <w:r>
          <w:rPr>
            <w:noProof/>
            <w:webHidden/>
          </w:rPr>
          <w:fldChar w:fldCharType="begin"/>
        </w:r>
        <w:r>
          <w:rPr>
            <w:noProof/>
            <w:webHidden/>
          </w:rPr>
          <w:instrText xml:space="preserve"> PAGEREF _Toc175057047 \h </w:instrText>
        </w:r>
        <w:r>
          <w:rPr>
            <w:noProof/>
            <w:webHidden/>
          </w:rPr>
        </w:r>
        <w:r>
          <w:rPr>
            <w:noProof/>
            <w:webHidden/>
          </w:rPr>
          <w:fldChar w:fldCharType="separate"/>
        </w:r>
        <w:r>
          <w:rPr>
            <w:noProof/>
            <w:webHidden/>
          </w:rPr>
          <w:t>9</w:t>
        </w:r>
        <w:r>
          <w:rPr>
            <w:noProof/>
            <w:webHidden/>
          </w:rPr>
          <w:fldChar w:fldCharType="end"/>
        </w:r>
      </w:hyperlink>
    </w:p>
    <w:p w14:paraId="4E3F8C72" w14:textId="0BEE8962" w:rsidR="00B013F3" w:rsidRDefault="00B013F3">
      <w:pPr>
        <w:pStyle w:val="TOC2"/>
        <w:rPr>
          <w:rFonts w:eastAsiaTheme="minorEastAsia"/>
          <w:noProof/>
          <w:kern w:val="2"/>
          <w:sz w:val="24"/>
          <w:szCs w:val="24"/>
          <w14:ligatures w14:val="standardContextual"/>
        </w:rPr>
      </w:pPr>
      <w:hyperlink w:anchor="_Toc175057048" w:history="1">
        <w:r w:rsidRPr="00506321">
          <w:rPr>
            <w:rStyle w:val="Hyperlink"/>
            <w:noProof/>
          </w:rPr>
          <w:t>2.5.</w:t>
        </w:r>
        <w:r>
          <w:rPr>
            <w:rFonts w:eastAsiaTheme="minorEastAsia"/>
            <w:noProof/>
            <w:kern w:val="2"/>
            <w:sz w:val="24"/>
            <w:szCs w:val="24"/>
            <w14:ligatures w14:val="standardContextual"/>
          </w:rPr>
          <w:tab/>
        </w:r>
        <w:r w:rsidRPr="00506321">
          <w:rPr>
            <w:rStyle w:val="Hyperlink"/>
            <w:noProof/>
          </w:rPr>
          <w:t>Inventory.csv</w:t>
        </w:r>
        <w:r>
          <w:rPr>
            <w:noProof/>
            <w:webHidden/>
          </w:rPr>
          <w:tab/>
        </w:r>
        <w:r>
          <w:rPr>
            <w:noProof/>
            <w:webHidden/>
          </w:rPr>
          <w:fldChar w:fldCharType="begin"/>
        </w:r>
        <w:r>
          <w:rPr>
            <w:noProof/>
            <w:webHidden/>
          </w:rPr>
          <w:instrText xml:space="preserve"> PAGEREF _Toc175057048 \h </w:instrText>
        </w:r>
        <w:r>
          <w:rPr>
            <w:noProof/>
            <w:webHidden/>
          </w:rPr>
        </w:r>
        <w:r>
          <w:rPr>
            <w:noProof/>
            <w:webHidden/>
          </w:rPr>
          <w:fldChar w:fldCharType="separate"/>
        </w:r>
        <w:r>
          <w:rPr>
            <w:noProof/>
            <w:webHidden/>
          </w:rPr>
          <w:t>9</w:t>
        </w:r>
        <w:r>
          <w:rPr>
            <w:noProof/>
            <w:webHidden/>
          </w:rPr>
          <w:fldChar w:fldCharType="end"/>
        </w:r>
      </w:hyperlink>
    </w:p>
    <w:p w14:paraId="76FBCD33" w14:textId="18A26DDB" w:rsidR="00B013F3" w:rsidRDefault="00B013F3">
      <w:pPr>
        <w:pStyle w:val="TOC2"/>
        <w:rPr>
          <w:rFonts w:eastAsiaTheme="minorEastAsia"/>
          <w:noProof/>
          <w:kern w:val="2"/>
          <w:sz w:val="24"/>
          <w:szCs w:val="24"/>
          <w14:ligatures w14:val="standardContextual"/>
        </w:rPr>
      </w:pPr>
      <w:hyperlink w:anchor="_Toc175057049" w:history="1">
        <w:r w:rsidRPr="00506321">
          <w:rPr>
            <w:rStyle w:val="Hyperlink"/>
            <w:noProof/>
          </w:rPr>
          <w:t>2.6.</w:t>
        </w:r>
        <w:r>
          <w:rPr>
            <w:rFonts w:eastAsiaTheme="minorEastAsia"/>
            <w:noProof/>
            <w:kern w:val="2"/>
            <w:sz w:val="24"/>
            <w:szCs w:val="24"/>
            <w14:ligatures w14:val="standardContextual"/>
          </w:rPr>
          <w:tab/>
        </w:r>
        <w:r w:rsidRPr="00506321">
          <w:rPr>
            <w:rStyle w:val="Hyperlink"/>
            <w:noProof/>
          </w:rPr>
          <w:t>HMISParticipation.csv</w:t>
        </w:r>
        <w:r>
          <w:rPr>
            <w:noProof/>
            <w:webHidden/>
          </w:rPr>
          <w:tab/>
        </w:r>
        <w:r>
          <w:rPr>
            <w:noProof/>
            <w:webHidden/>
          </w:rPr>
          <w:fldChar w:fldCharType="begin"/>
        </w:r>
        <w:r>
          <w:rPr>
            <w:noProof/>
            <w:webHidden/>
          </w:rPr>
          <w:instrText xml:space="preserve"> PAGEREF _Toc175057049 \h </w:instrText>
        </w:r>
        <w:r>
          <w:rPr>
            <w:noProof/>
            <w:webHidden/>
          </w:rPr>
        </w:r>
        <w:r>
          <w:rPr>
            <w:noProof/>
            <w:webHidden/>
          </w:rPr>
          <w:fldChar w:fldCharType="separate"/>
        </w:r>
        <w:r>
          <w:rPr>
            <w:noProof/>
            <w:webHidden/>
          </w:rPr>
          <w:t>9</w:t>
        </w:r>
        <w:r>
          <w:rPr>
            <w:noProof/>
            <w:webHidden/>
          </w:rPr>
          <w:fldChar w:fldCharType="end"/>
        </w:r>
      </w:hyperlink>
    </w:p>
    <w:p w14:paraId="34FC0AEC" w14:textId="758F744D" w:rsidR="00B013F3" w:rsidRDefault="00B013F3">
      <w:pPr>
        <w:pStyle w:val="TOC2"/>
        <w:rPr>
          <w:rFonts w:eastAsiaTheme="minorEastAsia"/>
          <w:noProof/>
          <w:kern w:val="2"/>
          <w:sz w:val="24"/>
          <w:szCs w:val="24"/>
          <w14:ligatures w14:val="standardContextual"/>
        </w:rPr>
      </w:pPr>
      <w:hyperlink w:anchor="_Toc175057050" w:history="1">
        <w:r w:rsidRPr="00506321">
          <w:rPr>
            <w:rStyle w:val="Hyperlink"/>
            <w:noProof/>
          </w:rPr>
          <w:t>2.7.</w:t>
        </w:r>
        <w:r>
          <w:rPr>
            <w:rFonts w:eastAsiaTheme="minorEastAsia"/>
            <w:noProof/>
            <w:kern w:val="2"/>
            <w:sz w:val="24"/>
            <w:szCs w:val="24"/>
            <w14:ligatures w14:val="standardContextual"/>
          </w:rPr>
          <w:tab/>
        </w:r>
        <w:r w:rsidRPr="00506321">
          <w:rPr>
            <w:rStyle w:val="Hyperlink"/>
            <w:noProof/>
          </w:rPr>
          <w:t>Affiliation.csv</w:t>
        </w:r>
        <w:r>
          <w:rPr>
            <w:noProof/>
            <w:webHidden/>
          </w:rPr>
          <w:tab/>
        </w:r>
        <w:r>
          <w:rPr>
            <w:noProof/>
            <w:webHidden/>
          </w:rPr>
          <w:fldChar w:fldCharType="begin"/>
        </w:r>
        <w:r>
          <w:rPr>
            <w:noProof/>
            <w:webHidden/>
          </w:rPr>
          <w:instrText xml:space="preserve"> PAGEREF _Toc175057050 \h </w:instrText>
        </w:r>
        <w:r>
          <w:rPr>
            <w:noProof/>
            <w:webHidden/>
          </w:rPr>
        </w:r>
        <w:r>
          <w:rPr>
            <w:noProof/>
            <w:webHidden/>
          </w:rPr>
          <w:fldChar w:fldCharType="separate"/>
        </w:r>
        <w:r>
          <w:rPr>
            <w:noProof/>
            <w:webHidden/>
          </w:rPr>
          <w:t>9</w:t>
        </w:r>
        <w:r>
          <w:rPr>
            <w:noProof/>
            <w:webHidden/>
          </w:rPr>
          <w:fldChar w:fldCharType="end"/>
        </w:r>
      </w:hyperlink>
    </w:p>
    <w:p w14:paraId="443BE111" w14:textId="024EE4D2" w:rsidR="00B013F3" w:rsidRDefault="00B013F3">
      <w:pPr>
        <w:pStyle w:val="TOC2"/>
        <w:rPr>
          <w:rFonts w:eastAsiaTheme="minorEastAsia"/>
          <w:noProof/>
          <w:kern w:val="2"/>
          <w:sz w:val="24"/>
          <w:szCs w:val="24"/>
          <w14:ligatures w14:val="standardContextual"/>
        </w:rPr>
      </w:pPr>
      <w:hyperlink w:anchor="_Toc175057051" w:history="1">
        <w:r w:rsidRPr="00506321">
          <w:rPr>
            <w:rStyle w:val="Hyperlink"/>
            <w:noProof/>
          </w:rPr>
          <w:t>2.8.</w:t>
        </w:r>
        <w:r>
          <w:rPr>
            <w:rFonts w:eastAsiaTheme="minorEastAsia"/>
            <w:noProof/>
            <w:kern w:val="2"/>
            <w:sz w:val="24"/>
            <w:szCs w:val="24"/>
            <w14:ligatures w14:val="standardContextual"/>
          </w:rPr>
          <w:tab/>
        </w:r>
        <w:r w:rsidRPr="00506321">
          <w:rPr>
            <w:rStyle w:val="Hyperlink"/>
            <w:noProof/>
          </w:rPr>
          <w:t>LSAReport.csv</w:t>
        </w:r>
        <w:r>
          <w:rPr>
            <w:noProof/>
            <w:webHidden/>
          </w:rPr>
          <w:tab/>
        </w:r>
        <w:r>
          <w:rPr>
            <w:noProof/>
            <w:webHidden/>
          </w:rPr>
          <w:fldChar w:fldCharType="begin"/>
        </w:r>
        <w:r>
          <w:rPr>
            <w:noProof/>
            <w:webHidden/>
          </w:rPr>
          <w:instrText xml:space="preserve"> PAGEREF _Toc175057051 \h </w:instrText>
        </w:r>
        <w:r>
          <w:rPr>
            <w:noProof/>
            <w:webHidden/>
          </w:rPr>
        </w:r>
        <w:r>
          <w:rPr>
            <w:noProof/>
            <w:webHidden/>
          </w:rPr>
          <w:fldChar w:fldCharType="separate"/>
        </w:r>
        <w:r>
          <w:rPr>
            <w:noProof/>
            <w:webHidden/>
          </w:rPr>
          <w:t>9</w:t>
        </w:r>
        <w:r>
          <w:rPr>
            <w:noProof/>
            <w:webHidden/>
          </w:rPr>
          <w:fldChar w:fldCharType="end"/>
        </w:r>
      </w:hyperlink>
    </w:p>
    <w:p w14:paraId="48362124" w14:textId="375F187C" w:rsidR="00B013F3" w:rsidRDefault="00B013F3">
      <w:pPr>
        <w:pStyle w:val="TOC2"/>
        <w:rPr>
          <w:rFonts w:eastAsiaTheme="minorEastAsia"/>
          <w:noProof/>
          <w:kern w:val="2"/>
          <w:sz w:val="24"/>
          <w:szCs w:val="24"/>
          <w14:ligatures w14:val="standardContextual"/>
        </w:rPr>
      </w:pPr>
      <w:hyperlink w:anchor="_Toc175057052" w:history="1">
        <w:r w:rsidRPr="00506321">
          <w:rPr>
            <w:rStyle w:val="Hyperlink"/>
            <w:noProof/>
          </w:rPr>
          <w:t>2.9.</w:t>
        </w:r>
        <w:r>
          <w:rPr>
            <w:rFonts w:eastAsiaTheme="minorEastAsia"/>
            <w:noProof/>
            <w:kern w:val="2"/>
            <w:sz w:val="24"/>
            <w:szCs w:val="24"/>
            <w14:ligatures w14:val="standardContextual"/>
          </w:rPr>
          <w:tab/>
        </w:r>
        <w:r w:rsidRPr="00506321">
          <w:rPr>
            <w:rStyle w:val="Hyperlink"/>
            <w:noProof/>
          </w:rPr>
          <w:t>LSAPerson.csv</w:t>
        </w:r>
        <w:r>
          <w:rPr>
            <w:noProof/>
            <w:webHidden/>
          </w:rPr>
          <w:tab/>
        </w:r>
        <w:r>
          <w:rPr>
            <w:noProof/>
            <w:webHidden/>
          </w:rPr>
          <w:fldChar w:fldCharType="begin"/>
        </w:r>
        <w:r>
          <w:rPr>
            <w:noProof/>
            <w:webHidden/>
          </w:rPr>
          <w:instrText xml:space="preserve"> PAGEREF _Toc175057052 \h </w:instrText>
        </w:r>
        <w:r>
          <w:rPr>
            <w:noProof/>
            <w:webHidden/>
          </w:rPr>
        </w:r>
        <w:r>
          <w:rPr>
            <w:noProof/>
            <w:webHidden/>
          </w:rPr>
          <w:fldChar w:fldCharType="separate"/>
        </w:r>
        <w:r>
          <w:rPr>
            <w:noProof/>
            <w:webHidden/>
          </w:rPr>
          <w:t>9</w:t>
        </w:r>
        <w:r>
          <w:rPr>
            <w:noProof/>
            <w:webHidden/>
          </w:rPr>
          <w:fldChar w:fldCharType="end"/>
        </w:r>
      </w:hyperlink>
    </w:p>
    <w:p w14:paraId="5FA2455B" w14:textId="167FF8E4" w:rsidR="00B013F3" w:rsidRDefault="00B013F3">
      <w:pPr>
        <w:pStyle w:val="TOC2"/>
        <w:rPr>
          <w:rFonts w:eastAsiaTheme="minorEastAsia"/>
          <w:noProof/>
          <w:kern w:val="2"/>
          <w:sz w:val="24"/>
          <w:szCs w:val="24"/>
          <w14:ligatures w14:val="standardContextual"/>
        </w:rPr>
      </w:pPr>
      <w:hyperlink w:anchor="_Toc175057053" w:history="1">
        <w:r w:rsidRPr="00506321">
          <w:rPr>
            <w:rStyle w:val="Hyperlink"/>
            <w:noProof/>
          </w:rPr>
          <w:t>2.10.</w:t>
        </w:r>
        <w:r>
          <w:rPr>
            <w:rFonts w:eastAsiaTheme="minorEastAsia"/>
            <w:noProof/>
            <w:kern w:val="2"/>
            <w:sz w:val="24"/>
            <w:szCs w:val="24"/>
            <w14:ligatures w14:val="standardContextual"/>
          </w:rPr>
          <w:tab/>
        </w:r>
        <w:r w:rsidRPr="00506321">
          <w:rPr>
            <w:rStyle w:val="Hyperlink"/>
            <w:noProof/>
          </w:rPr>
          <w:t>LSAHousehold.csv</w:t>
        </w:r>
        <w:r>
          <w:rPr>
            <w:noProof/>
            <w:webHidden/>
          </w:rPr>
          <w:tab/>
        </w:r>
        <w:r>
          <w:rPr>
            <w:noProof/>
            <w:webHidden/>
          </w:rPr>
          <w:fldChar w:fldCharType="begin"/>
        </w:r>
        <w:r>
          <w:rPr>
            <w:noProof/>
            <w:webHidden/>
          </w:rPr>
          <w:instrText xml:space="preserve"> PAGEREF _Toc175057053 \h </w:instrText>
        </w:r>
        <w:r>
          <w:rPr>
            <w:noProof/>
            <w:webHidden/>
          </w:rPr>
        </w:r>
        <w:r>
          <w:rPr>
            <w:noProof/>
            <w:webHidden/>
          </w:rPr>
          <w:fldChar w:fldCharType="separate"/>
        </w:r>
        <w:r>
          <w:rPr>
            <w:noProof/>
            <w:webHidden/>
          </w:rPr>
          <w:t>10</w:t>
        </w:r>
        <w:r>
          <w:rPr>
            <w:noProof/>
            <w:webHidden/>
          </w:rPr>
          <w:fldChar w:fldCharType="end"/>
        </w:r>
      </w:hyperlink>
    </w:p>
    <w:p w14:paraId="6F4BA7BF" w14:textId="5E54E8FB" w:rsidR="00B013F3" w:rsidRDefault="00B013F3">
      <w:pPr>
        <w:pStyle w:val="TOC2"/>
        <w:rPr>
          <w:rFonts w:eastAsiaTheme="minorEastAsia"/>
          <w:noProof/>
          <w:kern w:val="2"/>
          <w:sz w:val="24"/>
          <w:szCs w:val="24"/>
          <w14:ligatures w14:val="standardContextual"/>
        </w:rPr>
      </w:pPr>
      <w:hyperlink w:anchor="_Toc175057054" w:history="1">
        <w:r w:rsidRPr="00506321">
          <w:rPr>
            <w:rStyle w:val="Hyperlink"/>
            <w:noProof/>
          </w:rPr>
          <w:t>2.11.</w:t>
        </w:r>
        <w:r>
          <w:rPr>
            <w:rFonts w:eastAsiaTheme="minorEastAsia"/>
            <w:noProof/>
            <w:kern w:val="2"/>
            <w:sz w:val="24"/>
            <w:szCs w:val="24"/>
            <w14:ligatures w14:val="standardContextual"/>
          </w:rPr>
          <w:tab/>
        </w:r>
        <w:r w:rsidRPr="00506321">
          <w:rPr>
            <w:rStyle w:val="Hyperlink"/>
            <w:noProof/>
          </w:rPr>
          <w:t>LSAExit.csv</w:t>
        </w:r>
        <w:r>
          <w:rPr>
            <w:noProof/>
            <w:webHidden/>
          </w:rPr>
          <w:tab/>
        </w:r>
        <w:r>
          <w:rPr>
            <w:noProof/>
            <w:webHidden/>
          </w:rPr>
          <w:fldChar w:fldCharType="begin"/>
        </w:r>
        <w:r>
          <w:rPr>
            <w:noProof/>
            <w:webHidden/>
          </w:rPr>
          <w:instrText xml:space="preserve"> PAGEREF _Toc175057054 \h </w:instrText>
        </w:r>
        <w:r>
          <w:rPr>
            <w:noProof/>
            <w:webHidden/>
          </w:rPr>
        </w:r>
        <w:r>
          <w:rPr>
            <w:noProof/>
            <w:webHidden/>
          </w:rPr>
          <w:fldChar w:fldCharType="separate"/>
        </w:r>
        <w:r>
          <w:rPr>
            <w:noProof/>
            <w:webHidden/>
          </w:rPr>
          <w:t>10</w:t>
        </w:r>
        <w:r>
          <w:rPr>
            <w:noProof/>
            <w:webHidden/>
          </w:rPr>
          <w:fldChar w:fldCharType="end"/>
        </w:r>
      </w:hyperlink>
    </w:p>
    <w:p w14:paraId="446F359C" w14:textId="5BEBFFFE" w:rsidR="00B013F3" w:rsidRDefault="00B013F3">
      <w:pPr>
        <w:pStyle w:val="TOC2"/>
        <w:rPr>
          <w:rFonts w:eastAsiaTheme="minorEastAsia"/>
          <w:noProof/>
          <w:kern w:val="2"/>
          <w:sz w:val="24"/>
          <w:szCs w:val="24"/>
          <w14:ligatures w14:val="standardContextual"/>
        </w:rPr>
      </w:pPr>
      <w:hyperlink w:anchor="_Toc175057055" w:history="1">
        <w:r w:rsidRPr="00506321">
          <w:rPr>
            <w:rStyle w:val="Hyperlink"/>
            <w:noProof/>
          </w:rPr>
          <w:t>2.12.</w:t>
        </w:r>
        <w:r>
          <w:rPr>
            <w:rFonts w:eastAsiaTheme="minorEastAsia"/>
            <w:noProof/>
            <w:kern w:val="2"/>
            <w:sz w:val="24"/>
            <w:szCs w:val="24"/>
            <w14:ligatures w14:val="standardContextual"/>
          </w:rPr>
          <w:tab/>
        </w:r>
        <w:r w:rsidRPr="00506321">
          <w:rPr>
            <w:rStyle w:val="Hyperlink"/>
            <w:noProof/>
          </w:rPr>
          <w:t>LSACalculated.csv</w:t>
        </w:r>
        <w:r>
          <w:rPr>
            <w:noProof/>
            <w:webHidden/>
          </w:rPr>
          <w:tab/>
        </w:r>
        <w:r>
          <w:rPr>
            <w:noProof/>
            <w:webHidden/>
          </w:rPr>
          <w:fldChar w:fldCharType="begin"/>
        </w:r>
        <w:r>
          <w:rPr>
            <w:noProof/>
            <w:webHidden/>
          </w:rPr>
          <w:instrText xml:space="preserve"> PAGEREF _Toc175057055 \h </w:instrText>
        </w:r>
        <w:r>
          <w:rPr>
            <w:noProof/>
            <w:webHidden/>
          </w:rPr>
        </w:r>
        <w:r>
          <w:rPr>
            <w:noProof/>
            <w:webHidden/>
          </w:rPr>
          <w:fldChar w:fldCharType="separate"/>
        </w:r>
        <w:r>
          <w:rPr>
            <w:noProof/>
            <w:webHidden/>
          </w:rPr>
          <w:t>11</w:t>
        </w:r>
        <w:r>
          <w:rPr>
            <w:noProof/>
            <w:webHidden/>
          </w:rPr>
          <w:fldChar w:fldCharType="end"/>
        </w:r>
      </w:hyperlink>
    </w:p>
    <w:p w14:paraId="796878CF" w14:textId="1B0A3282" w:rsidR="00B013F3" w:rsidRDefault="00B013F3">
      <w:pPr>
        <w:pStyle w:val="TOC1"/>
        <w:rPr>
          <w:rFonts w:eastAsiaTheme="minorEastAsia"/>
          <w:kern w:val="2"/>
          <w:sz w:val="24"/>
          <w:szCs w:val="24"/>
          <w14:ligatures w14:val="standardContextual"/>
        </w:rPr>
      </w:pPr>
      <w:hyperlink w:anchor="_Toc175057056" w:history="1">
        <w:r w:rsidRPr="00506321">
          <w:rPr>
            <w:rStyle w:val="Hyperlink"/>
          </w:rPr>
          <w:t>3.</w:t>
        </w:r>
        <w:r>
          <w:rPr>
            <w:rFonts w:eastAsiaTheme="minorEastAsia"/>
            <w:kern w:val="2"/>
            <w:sz w:val="24"/>
            <w:szCs w:val="24"/>
            <w14:ligatures w14:val="standardContextual"/>
          </w:rPr>
          <w:tab/>
        </w:r>
        <w:r w:rsidRPr="00506321">
          <w:rPr>
            <w:rStyle w:val="Hyperlink"/>
          </w:rPr>
          <w:t>HMIS Business Logic: Core Concepts</w:t>
        </w:r>
        <w:r>
          <w:rPr>
            <w:webHidden/>
          </w:rPr>
          <w:tab/>
        </w:r>
        <w:r>
          <w:rPr>
            <w:webHidden/>
          </w:rPr>
          <w:fldChar w:fldCharType="begin"/>
        </w:r>
        <w:r>
          <w:rPr>
            <w:webHidden/>
          </w:rPr>
          <w:instrText xml:space="preserve"> PAGEREF _Toc175057056 \h </w:instrText>
        </w:r>
        <w:r>
          <w:rPr>
            <w:webHidden/>
          </w:rPr>
        </w:r>
        <w:r>
          <w:rPr>
            <w:webHidden/>
          </w:rPr>
          <w:fldChar w:fldCharType="separate"/>
        </w:r>
        <w:r>
          <w:rPr>
            <w:webHidden/>
          </w:rPr>
          <w:t>12</w:t>
        </w:r>
        <w:r>
          <w:rPr>
            <w:webHidden/>
          </w:rPr>
          <w:fldChar w:fldCharType="end"/>
        </w:r>
      </w:hyperlink>
    </w:p>
    <w:p w14:paraId="37EFA6EB" w14:textId="6B242D9A" w:rsidR="00B013F3" w:rsidRDefault="00B013F3">
      <w:pPr>
        <w:pStyle w:val="TOC2"/>
        <w:rPr>
          <w:rFonts w:eastAsiaTheme="minorEastAsia"/>
          <w:noProof/>
          <w:kern w:val="2"/>
          <w:sz w:val="24"/>
          <w:szCs w:val="24"/>
          <w14:ligatures w14:val="standardContextual"/>
        </w:rPr>
      </w:pPr>
      <w:hyperlink w:anchor="_Toc175057057" w:history="1">
        <w:r w:rsidRPr="00506321">
          <w:rPr>
            <w:rStyle w:val="Hyperlink"/>
            <w:noProof/>
          </w:rPr>
          <w:t>3.1.</w:t>
        </w:r>
        <w:r>
          <w:rPr>
            <w:rFonts w:eastAsiaTheme="minorEastAsia"/>
            <w:noProof/>
            <w:kern w:val="2"/>
            <w:sz w:val="24"/>
            <w:szCs w:val="24"/>
            <w14:ligatures w14:val="standardContextual"/>
          </w:rPr>
          <w:tab/>
        </w:r>
        <w:r w:rsidRPr="00506321">
          <w:rPr>
            <w:rStyle w:val="Hyperlink"/>
            <w:noProof/>
          </w:rPr>
          <w:t>Report Parameters and Metadata (lsa_Report)</w:t>
        </w:r>
        <w:r>
          <w:rPr>
            <w:noProof/>
            <w:webHidden/>
          </w:rPr>
          <w:tab/>
        </w:r>
        <w:r>
          <w:rPr>
            <w:noProof/>
            <w:webHidden/>
          </w:rPr>
          <w:fldChar w:fldCharType="begin"/>
        </w:r>
        <w:r>
          <w:rPr>
            <w:noProof/>
            <w:webHidden/>
          </w:rPr>
          <w:instrText xml:space="preserve"> PAGEREF _Toc175057057 \h </w:instrText>
        </w:r>
        <w:r>
          <w:rPr>
            <w:noProof/>
            <w:webHidden/>
          </w:rPr>
        </w:r>
        <w:r>
          <w:rPr>
            <w:noProof/>
            <w:webHidden/>
          </w:rPr>
          <w:fldChar w:fldCharType="separate"/>
        </w:r>
        <w:r>
          <w:rPr>
            <w:noProof/>
            <w:webHidden/>
          </w:rPr>
          <w:t>14</w:t>
        </w:r>
        <w:r>
          <w:rPr>
            <w:noProof/>
            <w:webHidden/>
          </w:rPr>
          <w:fldChar w:fldCharType="end"/>
        </w:r>
      </w:hyperlink>
    </w:p>
    <w:p w14:paraId="7FE359D0" w14:textId="1BFD8C4F" w:rsidR="00B013F3" w:rsidRDefault="00B013F3">
      <w:pPr>
        <w:pStyle w:val="TOC2"/>
        <w:rPr>
          <w:rFonts w:eastAsiaTheme="minorEastAsia"/>
          <w:noProof/>
          <w:kern w:val="2"/>
          <w:sz w:val="24"/>
          <w:szCs w:val="24"/>
          <w14:ligatures w14:val="standardContextual"/>
        </w:rPr>
      </w:pPr>
      <w:hyperlink w:anchor="_Toc175057058" w:history="1">
        <w:r w:rsidRPr="00506321">
          <w:rPr>
            <w:rStyle w:val="Hyperlink"/>
            <w:noProof/>
          </w:rPr>
          <w:t>3.2.</w:t>
        </w:r>
        <w:r>
          <w:rPr>
            <w:rFonts w:eastAsiaTheme="minorEastAsia"/>
            <w:noProof/>
            <w:kern w:val="2"/>
            <w:sz w:val="24"/>
            <w:szCs w:val="24"/>
            <w14:ligatures w14:val="standardContextual"/>
          </w:rPr>
          <w:tab/>
        </w:r>
        <w:r w:rsidRPr="00506321">
          <w:rPr>
            <w:rStyle w:val="Hyperlink"/>
            <w:noProof/>
          </w:rPr>
          <w:t>LSA Reporting Cohorts and Dates (tlsa_CohortDates)</w:t>
        </w:r>
        <w:r>
          <w:rPr>
            <w:noProof/>
            <w:webHidden/>
          </w:rPr>
          <w:tab/>
        </w:r>
        <w:r>
          <w:rPr>
            <w:noProof/>
            <w:webHidden/>
          </w:rPr>
          <w:fldChar w:fldCharType="begin"/>
        </w:r>
        <w:r>
          <w:rPr>
            <w:noProof/>
            <w:webHidden/>
          </w:rPr>
          <w:instrText xml:space="preserve"> PAGEREF _Toc175057058 \h </w:instrText>
        </w:r>
        <w:r>
          <w:rPr>
            <w:noProof/>
            <w:webHidden/>
          </w:rPr>
        </w:r>
        <w:r>
          <w:rPr>
            <w:noProof/>
            <w:webHidden/>
          </w:rPr>
          <w:fldChar w:fldCharType="separate"/>
        </w:r>
        <w:r>
          <w:rPr>
            <w:noProof/>
            <w:webHidden/>
          </w:rPr>
          <w:t>16</w:t>
        </w:r>
        <w:r>
          <w:rPr>
            <w:noProof/>
            <w:webHidden/>
          </w:rPr>
          <w:fldChar w:fldCharType="end"/>
        </w:r>
      </w:hyperlink>
    </w:p>
    <w:p w14:paraId="4FF9759A" w14:textId="35616C80" w:rsidR="00B013F3" w:rsidRDefault="00B013F3">
      <w:pPr>
        <w:pStyle w:val="TOC2"/>
        <w:rPr>
          <w:rFonts w:eastAsiaTheme="minorEastAsia"/>
          <w:noProof/>
          <w:kern w:val="2"/>
          <w:sz w:val="24"/>
          <w:szCs w:val="24"/>
          <w14:ligatures w14:val="standardContextual"/>
        </w:rPr>
      </w:pPr>
      <w:hyperlink w:anchor="_Toc175057059" w:history="1">
        <w:r w:rsidRPr="00506321">
          <w:rPr>
            <w:rStyle w:val="Hyperlink"/>
            <w:noProof/>
          </w:rPr>
          <w:t>3.3.</w:t>
        </w:r>
        <w:r>
          <w:rPr>
            <w:rFonts w:eastAsiaTheme="minorEastAsia"/>
            <w:noProof/>
            <w:kern w:val="2"/>
            <w:sz w:val="24"/>
            <w:szCs w:val="24"/>
            <w14:ligatures w14:val="standardContextual"/>
          </w:rPr>
          <w:tab/>
        </w:r>
        <w:r w:rsidRPr="00506321">
          <w:rPr>
            <w:rStyle w:val="Hyperlink"/>
            <w:noProof/>
          </w:rPr>
          <w:t>HMIS Household Enrollments (tlsa_HHID)</w:t>
        </w:r>
        <w:r>
          <w:rPr>
            <w:noProof/>
            <w:webHidden/>
          </w:rPr>
          <w:tab/>
        </w:r>
        <w:r>
          <w:rPr>
            <w:noProof/>
            <w:webHidden/>
          </w:rPr>
          <w:fldChar w:fldCharType="begin"/>
        </w:r>
        <w:r>
          <w:rPr>
            <w:noProof/>
            <w:webHidden/>
          </w:rPr>
          <w:instrText xml:space="preserve"> PAGEREF _Toc175057059 \h </w:instrText>
        </w:r>
        <w:r>
          <w:rPr>
            <w:noProof/>
            <w:webHidden/>
          </w:rPr>
        </w:r>
        <w:r>
          <w:rPr>
            <w:noProof/>
            <w:webHidden/>
          </w:rPr>
          <w:fldChar w:fldCharType="separate"/>
        </w:r>
        <w:r>
          <w:rPr>
            <w:noProof/>
            <w:webHidden/>
          </w:rPr>
          <w:t>17</w:t>
        </w:r>
        <w:r>
          <w:rPr>
            <w:noProof/>
            <w:webHidden/>
          </w:rPr>
          <w:fldChar w:fldCharType="end"/>
        </w:r>
      </w:hyperlink>
    </w:p>
    <w:p w14:paraId="3021644C" w14:textId="670E1D9E" w:rsidR="00B013F3" w:rsidRDefault="00B013F3">
      <w:pPr>
        <w:pStyle w:val="TOC2"/>
        <w:rPr>
          <w:rFonts w:eastAsiaTheme="minorEastAsia"/>
          <w:noProof/>
          <w:kern w:val="2"/>
          <w:sz w:val="24"/>
          <w:szCs w:val="24"/>
          <w14:ligatures w14:val="standardContextual"/>
        </w:rPr>
      </w:pPr>
      <w:hyperlink w:anchor="_Toc175057060" w:history="1">
        <w:r w:rsidRPr="00506321">
          <w:rPr>
            <w:rStyle w:val="Hyperlink"/>
            <w:noProof/>
          </w:rPr>
          <w:t>3.4.</w:t>
        </w:r>
        <w:r>
          <w:rPr>
            <w:rFonts w:eastAsiaTheme="minorEastAsia"/>
            <w:noProof/>
            <w:kern w:val="2"/>
            <w:sz w:val="24"/>
            <w:szCs w:val="24"/>
            <w14:ligatures w14:val="standardContextual"/>
          </w:rPr>
          <w:tab/>
        </w:r>
        <w:r w:rsidRPr="00506321">
          <w:rPr>
            <w:rStyle w:val="Hyperlink"/>
            <w:noProof/>
          </w:rPr>
          <w:t>HMIS Client Enrollments (tlsa_Enrollment)</w:t>
        </w:r>
        <w:r>
          <w:rPr>
            <w:noProof/>
            <w:webHidden/>
          </w:rPr>
          <w:tab/>
        </w:r>
        <w:r>
          <w:rPr>
            <w:noProof/>
            <w:webHidden/>
          </w:rPr>
          <w:fldChar w:fldCharType="begin"/>
        </w:r>
        <w:r>
          <w:rPr>
            <w:noProof/>
            <w:webHidden/>
          </w:rPr>
          <w:instrText xml:space="preserve"> PAGEREF _Toc175057060 \h </w:instrText>
        </w:r>
        <w:r>
          <w:rPr>
            <w:noProof/>
            <w:webHidden/>
          </w:rPr>
        </w:r>
        <w:r>
          <w:rPr>
            <w:noProof/>
            <w:webHidden/>
          </w:rPr>
          <w:fldChar w:fldCharType="separate"/>
        </w:r>
        <w:r>
          <w:rPr>
            <w:noProof/>
            <w:webHidden/>
          </w:rPr>
          <w:t>25</w:t>
        </w:r>
        <w:r>
          <w:rPr>
            <w:noProof/>
            <w:webHidden/>
          </w:rPr>
          <w:fldChar w:fldCharType="end"/>
        </w:r>
      </w:hyperlink>
    </w:p>
    <w:p w14:paraId="0C1178CD" w14:textId="1764135D" w:rsidR="00B013F3" w:rsidRDefault="00B013F3">
      <w:pPr>
        <w:pStyle w:val="TOC2"/>
        <w:rPr>
          <w:rFonts w:eastAsiaTheme="minorEastAsia"/>
          <w:noProof/>
          <w:kern w:val="2"/>
          <w:sz w:val="24"/>
          <w:szCs w:val="24"/>
          <w14:ligatures w14:val="standardContextual"/>
        </w:rPr>
      </w:pPr>
      <w:hyperlink w:anchor="_Toc175057061" w:history="1">
        <w:r w:rsidRPr="00506321">
          <w:rPr>
            <w:rStyle w:val="Hyperlink"/>
            <w:noProof/>
          </w:rPr>
          <w:t>3.5.</w:t>
        </w:r>
        <w:r>
          <w:rPr>
            <w:rFonts w:eastAsiaTheme="minorEastAsia"/>
            <w:noProof/>
            <w:kern w:val="2"/>
            <w:sz w:val="24"/>
            <w:szCs w:val="24"/>
            <w14:ligatures w14:val="standardContextual"/>
          </w:rPr>
          <w:tab/>
        </w:r>
        <w:r w:rsidRPr="00506321">
          <w:rPr>
            <w:rStyle w:val="Hyperlink"/>
            <w:noProof/>
          </w:rPr>
          <w:t>Enrollment Ages (tlsa_Enrollment)</w:t>
        </w:r>
        <w:r>
          <w:rPr>
            <w:noProof/>
            <w:webHidden/>
          </w:rPr>
          <w:tab/>
        </w:r>
        <w:r>
          <w:rPr>
            <w:noProof/>
            <w:webHidden/>
          </w:rPr>
          <w:fldChar w:fldCharType="begin"/>
        </w:r>
        <w:r>
          <w:rPr>
            <w:noProof/>
            <w:webHidden/>
          </w:rPr>
          <w:instrText xml:space="preserve"> PAGEREF _Toc175057061 \h </w:instrText>
        </w:r>
        <w:r>
          <w:rPr>
            <w:noProof/>
            <w:webHidden/>
          </w:rPr>
        </w:r>
        <w:r>
          <w:rPr>
            <w:noProof/>
            <w:webHidden/>
          </w:rPr>
          <w:fldChar w:fldCharType="separate"/>
        </w:r>
        <w:r>
          <w:rPr>
            <w:noProof/>
            <w:webHidden/>
          </w:rPr>
          <w:t>29</w:t>
        </w:r>
        <w:r>
          <w:rPr>
            <w:noProof/>
            <w:webHidden/>
          </w:rPr>
          <w:fldChar w:fldCharType="end"/>
        </w:r>
      </w:hyperlink>
    </w:p>
    <w:p w14:paraId="15540500" w14:textId="7FE9D152" w:rsidR="00B013F3" w:rsidRDefault="00B013F3">
      <w:pPr>
        <w:pStyle w:val="TOC2"/>
        <w:rPr>
          <w:rFonts w:eastAsiaTheme="minorEastAsia"/>
          <w:noProof/>
          <w:kern w:val="2"/>
          <w:sz w:val="24"/>
          <w:szCs w:val="24"/>
          <w14:ligatures w14:val="standardContextual"/>
        </w:rPr>
      </w:pPr>
      <w:hyperlink w:anchor="_Toc175057062" w:history="1">
        <w:r w:rsidRPr="00506321">
          <w:rPr>
            <w:rStyle w:val="Hyperlink"/>
            <w:noProof/>
          </w:rPr>
          <w:t>3.6.</w:t>
        </w:r>
        <w:r>
          <w:rPr>
            <w:rFonts w:eastAsiaTheme="minorEastAsia"/>
            <w:noProof/>
            <w:kern w:val="2"/>
            <w:sz w:val="24"/>
            <w:szCs w:val="24"/>
            <w14:ligatures w14:val="standardContextual"/>
          </w:rPr>
          <w:tab/>
        </w:r>
        <w:r w:rsidRPr="00506321">
          <w:rPr>
            <w:rStyle w:val="Hyperlink"/>
            <w:noProof/>
          </w:rPr>
          <w:t>Household Types (tlsa_HHID)</w:t>
        </w:r>
        <w:r>
          <w:rPr>
            <w:noProof/>
            <w:webHidden/>
          </w:rPr>
          <w:tab/>
        </w:r>
        <w:r>
          <w:rPr>
            <w:noProof/>
            <w:webHidden/>
          </w:rPr>
          <w:fldChar w:fldCharType="begin"/>
        </w:r>
        <w:r>
          <w:rPr>
            <w:noProof/>
            <w:webHidden/>
          </w:rPr>
          <w:instrText xml:space="preserve"> PAGEREF _Toc175057062 \h </w:instrText>
        </w:r>
        <w:r>
          <w:rPr>
            <w:noProof/>
            <w:webHidden/>
          </w:rPr>
        </w:r>
        <w:r>
          <w:rPr>
            <w:noProof/>
            <w:webHidden/>
          </w:rPr>
          <w:fldChar w:fldCharType="separate"/>
        </w:r>
        <w:r>
          <w:rPr>
            <w:noProof/>
            <w:webHidden/>
          </w:rPr>
          <w:t>32</w:t>
        </w:r>
        <w:r>
          <w:rPr>
            <w:noProof/>
            <w:webHidden/>
          </w:rPr>
          <w:fldChar w:fldCharType="end"/>
        </w:r>
      </w:hyperlink>
    </w:p>
    <w:p w14:paraId="53509123" w14:textId="1C4D1D35" w:rsidR="00B013F3" w:rsidRDefault="00B013F3">
      <w:pPr>
        <w:pStyle w:val="TOC1"/>
        <w:rPr>
          <w:rFonts w:eastAsiaTheme="minorEastAsia"/>
          <w:kern w:val="2"/>
          <w:sz w:val="24"/>
          <w:szCs w:val="24"/>
          <w14:ligatures w14:val="standardContextual"/>
        </w:rPr>
      </w:pPr>
      <w:hyperlink w:anchor="_Toc175057063" w:history="1">
        <w:r w:rsidRPr="00506321">
          <w:rPr>
            <w:rStyle w:val="Hyperlink"/>
          </w:rPr>
          <w:t>4.</w:t>
        </w:r>
        <w:r>
          <w:rPr>
            <w:rFonts w:eastAsiaTheme="minorEastAsia"/>
            <w:kern w:val="2"/>
            <w:sz w:val="24"/>
            <w:szCs w:val="24"/>
            <w14:ligatures w14:val="standardContextual"/>
          </w:rPr>
          <w:tab/>
        </w:r>
        <w:r w:rsidRPr="00506321">
          <w:rPr>
            <w:rStyle w:val="Hyperlink"/>
          </w:rPr>
          <w:t>HMIS Business Logic: Project Descriptor Data for Export</w:t>
        </w:r>
        <w:r>
          <w:rPr>
            <w:webHidden/>
          </w:rPr>
          <w:tab/>
        </w:r>
        <w:r>
          <w:rPr>
            <w:webHidden/>
          </w:rPr>
          <w:fldChar w:fldCharType="begin"/>
        </w:r>
        <w:r>
          <w:rPr>
            <w:webHidden/>
          </w:rPr>
          <w:instrText xml:space="preserve"> PAGEREF _Toc175057063 \h </w:instrText>
        </w:r>
        <w:r>
          <w:rPr>
            <w:webHidden/>
          </w:rPr>
        </w:r>
        <w:r>
          <w:rPr>
            <w:webHidden/>
          </w:rPr>
          <w:fldChar w:fldCharType="separate"/>
        </w:r>
        <w:r>
          <w:rPr>
            <w:webHidden/>
          </w:rPr>
          <w:t>34</w:t>
        </w:r>
        <w:r>
          <w:rPr>
            <w:webHidden/>
          </w:rPr>
          <w:fldChar w:fldCharType="end"/>
        </w:r>
      </w:hyperlink>
    </w:p>
    <w:p w14:paraId="54DCD823" w14:textId="4ECE988E" w:rsidR="00B013F3" w:rsidRDefault="00B013F3">
      <w:pPr>
        <w:pStyle w:val="TOC2"/>
        <w:rPr>
          <w:rFonts w:eastAsiaTheme="minorEastAsia"/>
          <w:noProof/>
          <w:kern w:val="2"/>
          <w:sz w:val="24"/>
          <w:szCs w:val="24"/>
          <w14:ligatures w14:val="standardContextual"/>
        </w:rPr>
      </w:pPr>
      <w:hyperlink w:anchor="_Toc175057064" w:history="1">
        <w:r w:rsidRPr="00506321">
          <w:rPr>
            <w:rStyle w:val="Hyperlink"/>
            <w:noProof/>
          </w:rPr>
          <w:t>4.1.</w:t>
        </w:r>
        <w:r>
          <w:rPr>
            <w:rFonts w:eastAsiaTheme="minorEastAsia"/>
            <w:noProof/>
            <w:kern w:val="2"/>
            <w:sz w:val="24"/>
            <w:szCs w:val="24"/>
            <w14:ligatures w14:val="standardContextual"/>
          </w:rPr>
          <w:tab/>
        </w:r>
        <w:r w:rsidRPr="00506321">
          <w:rPr>
            <w:rStyle w:val="Hyperlink"/>
            <w:noProof/>
          </w:rPr>
          <w:t>Get Project.csv Records / lsa_Project</w:t>
        </w:r>
        <w:r>
          <w:rPr>
            <w:noProof/>
            <w:webHidden/>
          </w:rPr>
          <w:tab/>
        </w:r>
        <w:r>
          <w:rPr>
            <w:noProof/>
            <w:webHidden/>
          </w:rPr>
          <w:fldChar w:fldCharType="begin"/>
        </w:r>
        <w:r>
          <w:rPr>
            <w:noProof/>
            <w:webHidden/>
          </w:rPr>
          <w:instrText xml:space="preserve"> PAGEREF _Toc175057064 \h </w:instrText>
        </w:r>
        <w:r>
          <w:rPr>
            <w:noProof/>
            <w:webHidden/>
          </w:rPr>
        </w:r>
        <w:r>
          <w:rPr>
            <w:noProof/>
            <w:webHidden/>
          </w:rPr>
          <w:fldChar w:fldCharType="separate"/>
        </w:r>
        <w:r>
          <w:rPr>
            <w:noProof/>
            <w:webHidden/>
          </w:rPr>
          <w:t>34</w:t>
        </w:r>
        <w:r>
          <w:rPr>
            <w:noProof/>
            <w:webHidden/>
          </w:rPr>
          <w:fldChar w:fldCharType="end"/>
        </w:r>
      </w:hyperlink>
    </w:p>
    <w:p w14:paraId="375C8A30" w14:textId="45A52FA2" w:rsidR="00B013F3" w:rsidRDefault="00B013F3">
      <w:pPr>
        <w:pStyle w:val="TOC2"/>
        <w:rPr>
          <w:rFonts w:eastAsiaTheme="minorEastAsia"/>
          <w:noProof/>
          <w:kern w:val="2"/>
          <w:sz w:val="24"/>
          <w:szCs w:val="24"/>
          <w14:ligatures w14:val="standardContextual"/>
        </w:rPr>
      </w:pPr>
      <w:hyperlink w:anchor="_Toc175057065" w:history="1">
        <w:r w:rsidRPr="00506321">
          <w:rPr>
            <w:rStyle w:val="Hyperlink"/>
            <w:noProof/>
          </w:rPr>
          <w:t>4.2.</w:t>
        </w:r>
        <w:r>
          <w:rPr>
            <w:rFonts w:eastAsiaTheme="minorEastAsia"/>
            <w:noProof/>
            <w:kern w:val="2"/>
            <w:sz w:val="24"/>
            <w:szCs w:val="24"/>
            <w14:ligatures w14:val="standardContextual"/>
          </w:rPr>
          <w:tab/>
        </w:r>
        <w:r w:rsidRPr="00506321">
          <w:rPr>
            <w:rStyle w:val="Hyperlink"/>
            <w:noProof/>
          </w:rPr>
          <w:t>Get Organization.csv Records / lsa_Organization</w:t>
        </w:r>
        <w:r>
          <w:rPr>
            <w:noProof/>
            <w:webHidden/>
          </w:rPr>
          <w:tab/>
        </w:r>
        <w:r>
          <w:rPr>
            <w:noProof/>
            <w:webHidden/>
          </w:rPr>
          <w:fldChar w:fldCharType="begin"/>
        </w:r>
        <w:r>
          <w:rPr>
            <w:noProof/>
            <w:webHidden/>
          </w:rPr>
          <w:instrText xml:space="preserve"> PAGEREF _Toc175057065 \h </w:instrText>
        </w:r>
        <w:r>
          <w:rPr>
            <w:noProof/>
            <w:webHidden/>
          </w:rPr>
        </w:r>
        <w:r>
          <w:rPr>
            <w:noProof/>
            <w:webHidden/>
          </w:rPr>
          <w:fldChar w:fldCharType="separate"/>
        </w:r>
        <w:r>
          <w:rPr>
            <w:noProof/>
            <w:webHidden/>
          </w:rPr>
          <w:t>35</w:t>
        </w:r>
        <w:r>
          <w:rPr>
            <w:noProof/>
            <w:webHidden/>
          </w:rPr>
          <w:fldChar w:fldCharType="end"/>
        </w:r>
      </w:hyperlink>
    </w:p>
    <w:p w14:paraId="742E143F" w14:textId="76CFAACD" w:rsidR="00B013F3" w:rsidRDefault="00B013F3">
      <w:pPr>
        <w:pStyle w:val="TOC2"/>
        <w:rPr>
          <w:rFonts w:eastAsiaTheme="minorEastAsia"/>
          <w:noProof/>
          <w:kern w:val="2"/>
          <w:sz w:val="24"/>
          <w:szCs w:val="24"/>
          <w14:ligatures w14:val="standardContextual"/>
        </w:rPr>
      </w:pPr>
      <w:hyperlink w:anchor="_Toc175057066" w:history="1">
        <w:r w:rsidRPr="00506321">
          <w:rPr>
            <w:rStyle w:val="Hyperlink"/>
            <w:noProof/>
          </w:rPr>
          <w:t>4.3.</w:t>
        </w:r>
        <w:r>
          <w:rPr>
            <w:rFonts w:eastAsiaTheme="minorEastAsia"/>
            <w:noProof/>
            <w:kern w:val="2"/>
            <w:sz w:val="24"/>
            <w:szCs w:val="24"/>
            <w14:ligatures w14:val="standardContextual"/>
          </w:rPr>
          <w:tab/>
        </w:r>
        <w:r w:rsidRPr="00506321">
          <w:rPr>
            <w:rStyle w:val="Hyperlink"/>
            <w:noProof/>
          </w:rPr>
          <w:t>Get Funder.csv Records / lsa_Funder</w:t>
        </w:r>
        <w:r>
          <w:rPr>
            <w:noProof/>
            <w:webHidden/>
          </w:rPr>
          <w:tab/>
        </w:r>
        <w:r>
          <w:rPr>
            <w:noProof/>
            <w:webHidden/>
          </w:rPr>
          <w:fldChar w:fldCharType="begin"/>
        </w:r>
        <w:r>
          <w:rPr>
            <w:noProof/>
            <w:webHidden/>
          </w:rPr>
          <w:instrText xml:space="preserve"> PAGEREF _Toc175057066 \h </w:instrText>
        </w:r>
        <w:r>
          <w:rPr>
            <w:noProof/>
            <w:webHidden/>
          </w:rPr>
        </w:r>
        <w:r>
          <w:rPr>
            <w:noProof/>
            <w:webHidden/>
          </w:rPr>
          <w:fldChar w:fldCharType="separate"/>
        </w:r>
        <w:r>
          <w:rPr>
            <w:noProof/>
            <w:webHidden/>
          </w:rPr>
          <w:t>36</w:t>
        </w:r>
        <w:r>
          <w:rPr>
            <w:noProof/>
            <w:webHidden/>
          </w:rPr>
          <w:fldChar w:fldCharType="end"/>
        </w:r>
      </w:hyperlink>
    </w:p>
    <w:p w14:paraId="26CBB9A9" w14:textId="3C46381C" w:rsidR="00B013F3" w:rsidRDefault="00B013F3">
      <w:pPr>
        <w:pStyle w:val="TOC2"/>
        <w:rPr>
          <w:rFonts w:eastAsiaTheme="minorEastAsia"/>
          <w:noProof/>
          <w:kern w:val="2"/>
          <w:sz w:val="24"/>
          <w:szCs w:val="24"/>
          <w14:ligatures w14:val="standardContextual"/>
        </w:rPr>
      </w:pPr>
      <w:hyperlink w:anchor="_Toc175057067" w:history="1">
        <w:r w:rsidRPr="00506321">
          <w:rPr>
            <w:rStyle w:val="Hyperlink"/>
            <w:noProof/>
          </w:rPr>
          <w:t>4.4.</w:t>
        </w:r>
        <w:r>
          <w:rPr>
            <w:rFonts w:eastAsiaTheme="minorEastAsia"/>
            <w:noProof/>
            <w:kern w:val="2"/>
            <w:sz w:val="24"/>
            <w:szCs w:val="24"/>
            <w14:ligatures w14:val="standardContextual"/>
          </w:rPr>
          <w:tab/>
        </w:r>
        <w:r w:rsidRPr="00506321">
          <w:rPr>
            <w:rStyle w:val="Hyperlink"/>
            <w:noProof/>
          </w:rPr>
          <w:t>Get ProjectCoC.csv Records / lsa_ProjectCoC</w:t>
        </w:r>
        <w:r>
          <w:rPr>
            <w:noProof/>
            <w:webHidden/>
          </w:rPr>
          <w:tab/>
        </w:r>
        <w:r>
          <w:rPr>
            <w:noProof/>
            <w:webHidden/>
          </w:rPr>
          <w:fldChar w:fldCharType="begin"/>
        </w:r>
        <w:r>
          <w:rPr>
            <w:noProof/>
            <w:webHidden/>
          </w:rPr>
          <w:instrText xml:space="preserve"> PAGEREF _Toc175057067 \h </w:instrText>
        </w:r>
        <w:r>
          <w:rPr>
            <w:noProof/>
            <w:webHidden/>
          </w:rPr>
        </w:r>
        <w:r>
          <w:rPr>
            <w:noProof/>
            <w:webHidden/>
          </w:rPr>
          <w:fldChar w:fldCharType="separate"/>
        </w:r>
        <w:r>
          <w:rPr>
            <w:noProof/>
            <w:webHidden/>
          </w:rPr>
          <w:t>37</w:t>
        </w:r>
        <w:r>
          <w:rPr>
            <w:noProof/>
            <w:webHidden/>
          </w:rPr>
          <w:fldChar w:fldCharType="end"/>
        </w:r>
      </w:hyperlink>
    </w:p>
    <w:p w14:paraId="709E5D23" w14:textId="20136890" w:rsidR="00B013F3" w:rsidRDefault="00B013F3">
      <w:pPr>
        <w:pStyle w:val="TOC2"/>
        <w:rPr>
          <w:rFonts w:eastAsiaTheme="minorEastAsia"/>
          <w:noProof/>
          <w:kern w:val="2"/>
          <w:sz w:val="24"/>
          <w:szCs w:val="24"/>
          <w14:ligatures w14:val="standardContextual"/>
        </w:rPr>
      </w:pPr>
      <w:hyperlink w:anchor="_Toc175057068" w:history="1">
        <w:r w:rsidRPr="00506321">
          <w:rPr>
            <w:rStyle w:val="Hyperlink"/>
            <w:noProof/>
          </w:rPr>
          <w:t>4.5.</w:t>
        </w:r>
        <w:r>
          <w:rPr>
            <w:rFonts w:eastAsiaTheme="minorEastAsia"/>
            <w:noProof/>
            <w:kern w:val="2"/>
            <w:sz w:val="24"/>
            <w:szCs w:val="24"/>
            <w14:ligatures w14:val="standardContextual"/>
          </w:rPr>
          <w:tab/>
        </w:r>
        <w:r w:rsidRPr="00506321">
          <w:rPr>
            <w:rStyle w:val="Hyperlink"/>
            <w:noProof/>
          </w:rPr>
          <w:t>Get Inventory.csv Records / lsa_Inventory</w:t>
        </w:r>
        <w:r>
          <w:rPr>
            <w:noProof/>
            <w:webHidden/>
          </w:rPr>
          <w:tab/>
        </w:r>
        <w:r>
          <w:rPr>
            <w:noProof/>
            <w:webHidden/>
          </w:rPr>
          <w:fldChar w:fldCharType="begin"/>
        </w:r>
        <w:r>
          <w:rPr>
            <w:noProof/>
            <w:webHidden/>
          </w:rPr>
          <w:instrText xml:space="preserve"> PAGEREF _Toc175057068 \h </w:instrText>
        </w:r>
        <w:r>
          <w:rPr>
            <w:noProof/>
            <w:webHidden/>
          </w:rPr>
        </w:r>
        <w:r>
          <w:rPr>
            <w:noProof/>
            <w:webHidden/>
          </w:rPr>
          <w:fldChar w:fldCharType="separate"/>
        </w:r>
        <w:r>
          <w:rPr>
            <w:noProof/>
            <w:webHidden/>
          </w:rPr>
          <w:t>39</w:t>
        </w:r>
        <w:r>
          <w:rPr>
            <w:noProof/>
            <w:webHidden/>
          </w:rPr>
          <w:fldChar w:fldCharType="end"/>
        </w:r>
      </w:hyperlink>
    </w:p>
    <w:p w14:paraId="0667F244" w14:textId="18EDAF2A" w:rsidR="00B013F3" w:rsidRDefault="00B013F3">
      <w:pPr>
        <w:pStyle w:val="TOC2"/>
        <w:rPr>
          <w:rFonts w:eastAsiaTheme="minorEastAsia"/>
          <w:noProof/>
          <w:kern w:val="2"/>
          <w:sz w:val="24"/>
          <w:szCs w:val="24"/>
          <w14:ligatures w14:val="standardContextual"/>
        </w:rPr>
      </w:pPr>
      <w:hyperlink w:anchor="_Toc175057069" w:history="1">
        <w:r w:rsidRPr="00506321">
          <w:rPr>
            <w:rStyle w:val="Hyperlink"/>
            <w:noProof/>
          </w:rPr>
          <w:t>4.6.</w:t>
        </w:r>
        <w:r>
          <w:rPr>
            <w:rFonts w:eastAsiaTheme="minorEastAsia"/>
            <w:noProof/>
            <w:kern w:val="2"/>
            <w:sz w:val="24"/>
            <w:szCs w:val="24"/>
            <w14:ligatures w14:val="standardContextual"/>
          </w:rPr>
          <w:tab/>
        </w:r>
        <w:r w:rsidRPr="00506321">
          <w:rPr>
            <w:rStyle w:val="Hyperlink"/>
            <w:noProof/>
          </w:rPr>
          <w:t>Get HMISParticipation.csv Records / lsa_HMISParticipation</w:t>
        </w:r>
        <w:r>
          <w:rPr>
            <w:noProof/>
            <w:webHidden/>
          </w:rPr>
          <w:tab/>
        </w:r>
        <w:r>
          <w:rPr>
            <w:noProof/>
            <w:webHidden/>
          </w:rPr>
          <w:fldChar w:fldCharType="begin"/>
        </w:r>
        <w:r>
          <w:rPr>
            <w:noProof/>
            <w:webHidden/>
          </w:rPr>
          <w:instrText xml:space="preserve"> PAGEREF _Toc175057069 \h </w:instrText>
        </w:r>
        <w:r>
          <w:rPr>
            <w:noProof/>
            <w:webHidden/>
          </w:rPr>
        </w:r>
        <w:r>
          <w:rPr>
            <w:noProof/>
            <w:webHidden/>
          </w:rPr>
          <w:fldChar w:fldCharType="separate"/>
        </w:r>
        <w:r>
          <w:rPr>
            <w:noProof/>
            <w:webHidden/>
          </w:rPr>
          <w:t>40</w:t>
        </w:r>
        <w:r>
          <w:rPr>
            <w:noProof/>
            <w:webHidden/>
          </w:rPr>
          <w:fldChar w:fldCharType="end"/>
        </w:r>
      </w:hyperlink>
    </w:p>
    <w:p w14:paraId="5CC5D991" w14:textId="058855F2" w:rsidR="00B013F3" w:rsidRDefault="00B013F3">
      <w:pPr>
        <w:pStyle w:val="TOC2"/>
        <w:rPr>
          <w:rFonts w:eastAsiaTheme="minorEastAsia"/>
          <w:noProof/>
          <w:kern w:val="2"/>
          <w:sz w:val="24"/>
          <w:szCs w:val="24"/>
          <w14:ligatures w14:val="standardContextual"/>
        </w:rPr>
      </w:pPr>
      <w:hyperlink w:anchor="_Toc175057070" w:history="1">
        <w:r w:rsidRPr="00506321">
          <w:rPr>
            <w:rStyle w:val="Hyperlink"/>
            <w:noProof/>
          </w:rPr>
          <w:t>4.7.</w:t>
        </w:r>
        <w:r>
          <w:rPr>
            <w:rFonts w:eastAsiaTheme="minorEastAsia"/>
            <w:noProof/>
            <w:kern w:val="2"/>
            <w:sz w:val="24"/>
            <w:szCs w:val="24"/>
            <w14:ligatures w14:val="standardContextual"/>
          </w:rPr>
          <w:tab/>
        </w:r>
        <w:r w:rsidRPr="00506321">
          <w:rPr>
            <w:rStyle w:val="Hyperlink"/>
            <w:noProof/>
          </w:rPr>
          <w:t>Get Affiliation.csv Records / lsa_Affiliation</w:t>
        </w:r>
        <w:r>
          <w:rPr>
            <w:noProof/>
            <w:webHidden/>
          </w:rPr>
          <w:tab/>
        </w:r>
        <w:r>
          <w:rPr>
            <w:noProof/>
            <w:webHidden/>
          </w:rPr>
          <w:fldChar w:fldCharType="begin"/>
        </w:r>
        <w:r>
          <w:rPr>
            <w:noProof/>
            <w:webHidden/>
          </w:rPr>
          <w:instrText xml:space="preserve"> PAGEREF _Toc175057070 \h </w:instrText>
        </w:r>
        <w:r>
          <w:rPr>
            <w:noProof/>
            <w:webHidden/>
          </w:rPr>
        </w:r>
        <w:r>
          <w:rPr>
            <w:noProof/>
            <w:webHidden/>
          </w:rPr>
          <w:fldChar w:fldCharType="separate"/>
        </w:r>
        <w:r>
          <w:rPr>
            <w:noProof/>
            <w:webHidden/>
          </w:rPr>
          <w:t>42</w:t>
        </w:r>
        <w:r>
          <w:rPr>
            <w:noProof/>
            <w:webHidden/>
          </w:rPr>
          <w:fldChar w:fldCharType="end"/>
        </w:r>
      </w:hyperlink>
    </w:p>
    <w:p w14:paraId="2D3878BA" w14:textId="416EB391" w:rsidR="00B013F3" w:rsidRDefault="00B013F3">
      <w:pPr>
        <w:pStyle w:val="TOC1"/>
        <w:rPr>
          <w:rFonts w:eastAsiaTheme="minorEastAsia"/>
          <w:kern w:val="2"/>
          <w:sz w:val="24"/>
          <w:szCs w:val="24"/>
          <w14:ligatures w14:val="standardContextual"/>
        </w:rPr>
      </w:pPr>
      <w:hyperlink w:anchor="_Toc175057071" w:history="1">
        <w:r w:rsidRPr="00506321">
          <w:rPr>
            <w:rStyle w:val="Hyperlink"/>
          </w:rPr>
          <w:t>5.</w:t>
        </w:r>
        <w:r>
          <w:rPr>
            <w:rFonts w:eastAsiaTheme="minorEastAsia"/>
            <w:kern w:val="2"/>
            <w:sz w:val="24"/>
            <w:szCs w:val="24"/>
            <w14:ligatures w14:val="standardContextual"/>
          </w:rPr>
          <w:tab/>
        </w:r>
        <w:r w:rsidRPr="00506321">
          <w:rPr>
            <w:rStyle w:val="Hyperlink"/>
          </w:rPr>
          <w:t>HMIS Business Logic: LSAPerson</w:t>
        </w:r>
        <w:r>
          <w:rPr>
            <w:webHidden/>
          </w:rPr>
          <w:tab/>
        </w:r>
        <w:r>
          <w:rPr>
            <w:webHidden/>
          </w:rPr>
          <w:fldChar w:fldCharType="begin"/>
        </w:r>
        <w:r>
          <w:rPr>
            <w:webHidden/>
          </w:rPr>
          <w:instrText xml:space="preserve"> PAGEREF _Toc175057071 \h </w:instrText>
        </w:r>
        <w:r>
          <w:rPr>
            <w:webHidden/>
          </w:rPr>
        </w:r>
        <w:r>
          <w:rPr>
            <w:webHidden/>
          </w:rPr>
          <w:fldChar w:fldCharType="separate"/>
        </w:r>
        <w:r>
          <w:rPr>
            <w:webHidden/>
          </w:rPr>
          <w:t>44</w:t>
        </w:r>
        <w:r>
          <w:rPr>
            <w:webHidden/>
          </w:rPr>
          <w:fldChar w:fldCharType="end"/>
        </w:r>
      </w:hyperlink>
    </w:p>
    <w:p w14:paraId="6A7C445F" w14:textId="1AD35356" w:rsidR="00B013F3" w:rsidRDefault="00B013F3">
      <w:pPr>
        <w:pStyle w:val="TOC2"/>
        <w:rPr>
          <w:rFonts w:eastAsiaTheme="minorEastAsia"/>
          <w:noProof/>
          <w:kern w:val="2"/>
          <w:sz w:val="24"/>
          <w:szCs w:val="24"/>
          <w14:ligatures w14:val="standardContextual"/>
        </w:rPr>
      </w:pPr>
      <w:hyperlink w:anchor="_Toc175057072" w:history="1">
        <w:r w:rsidRPr="00506321">
          <w:rPr>
            <w:rStyle w:val="Hyperlink"/>
            <w:noProof/>
          </w:rPr>
          <w:t>5.1.</w:t>
        </w:r>
        <w:r>
          <w:rPr>
            <w:rFonts w:eastAsiaTheme="minorEastAsia"/>
            <w:noProof/>
            <w:kern w:val="2"/>
            <w:sz w:val="24"/>
            <w:szCs w:val="24"/>
            <w14:ligatures w14:val="standardContextual"/>
          </w:rPr>
          <w:tab/>
        </w:r>
        <w:r w:rsidRPr="00506321">
          <w:rPr>
            <w:rStyle w:val="Hyperlink"/>
            <w:noProof/>
          </w:rPr>
          <w:t>Identify Active and AHAR HouseholdIDs</w:t>
        </w:r>
        <w:r>
          <w:rPr>
            <w:noProof/>
            <w:webHidden/>
          </w:rPr>
          <w:tab/>
        </w:r>
        <w:r>
          <w:rPr>
            <w:noProof/>
            <w:webHidden/>
          </w:rPr>
          <w:fldChar w:fldCharType="begin"/>
        </w:r>
        <w:r>
          <w:rPr>
            <w:noProof/>
            <w:webHidden/>
          </w:rPr>
          <w:instrText xml:space="preserve"> PAGEREF _Toc175057072 \h </w:instrText>
        </w:r>
        <w:r>
          <w:rPr>
            <w:noProof/>
            <w:webHidden/>
          </w:rPr>
        </w:r>
        <w:r>
          <w:rPr>
            <w:noProof/>
            <w:webHidden/>
          </w:rPr>
          <w:fldChar w:fldCharType="separate"/>
        </w:r>
        <w:r>
          <w:rPr>
            <w:noProof/>
            <w:webHidden/>
          </w:rPr>
          <w:t>45</w:t>
        </w:r>
        <w:r>
          <w:rPr>
            <w:noProof/>
            <w:webHidden/>
          </w:rPr>
          <w:fldChar w:fldCharType="end"/>
        </w:r>
      </w:hyperlink>
    </w:p>
    <w:p w14:paraId="3C57D152" w14:textId="06868C5D" w:rsidR="00B013F3" w:rsidRDefault="00B013F3">
      <w:pPr>
        <w:pStyle w:val="TOC2"/>
        <w:rPr>
          <w:rFonts w:eastAsiaTheme="minorEastAsia"/>
          <w:noProof/>
          <w:kern w:val="2"/>
          <w:sz w:val="24"/>
          <w:szCs w:val="24"/>
          <w14:ligatures w14:val="standardContextual"/>
        </w:rPr>
      </w:pPr>
      <w:hyperlink w:anchor="_Toc175057073" w:history="1">
        <w:r w:rsidRPr="00506321">
          <w:rPr>
            <w:rStyle w:val="Hyperlink"/>
            <w:noProof/>
          </w:rPr>
          <w:t>5.2.</w:t>
        </w:r>
        <w:r>
          <w:rPr>
            <w:rFonts w:eastAsiaTheme="minorEastAsia"/>
            <w:noProof/>
            <w:kern w:val="2"/>
            <w:sz w:val="24"/>
            <w:szCs w:val="24"/>
            <w14:ligatures w14:val="standardContextual"/>
          </w:rPr>
          <w:tab/>
        </w:r>
        <w:r w:rsidRPr="00506321">
          <w:rPr>
            <w:rStyle w:val="Hyperlink"/>
            <w:noProof/>
          </w:rPr>
          <w:t>Identify Active and AHAR Enrollments</w:t>
        </w:r>
        <w:r>
          <w:rPr>
            <w:noProof/>
            <w:webHidden/>
          </w:rPr>
          <w:tab/>
        </w:r>
        <w:r>
          <w:rPr>
            <w:noProof/>
            <w:webHidden/>
          </w:rPr>
          <w:fldChar w:fldCharType="begin"/>
        </w:r>
        <w:r>
          <w:rPr>
            <w:noProof/>
            <w:webHidden/>
          </w:rPr>
          <w:instrText xml:space="preserve"> PAGEREF _Toc175057073 \h </w:instrText>
        </w:r>
        <w:r>
          <w:rPr>
            <w:noProof/>
            <w:webHidden/>
          </w:rPr>
        </w:r>
        <w:r>
          <w:rPr>
            <w:noProof/>
            <w:webHidden/>
          </w:rPr>
          <w:fldChar w:fldCharType="separate"/>
        </w:r>
        <w:r>
          <w:rPr>
            <w:noProof/>
            <w:webHidden/>
          </w:rPr>
          <w:t>46</w:t>
        </w:r>
        <w:r>
          <w:rPr>
            <w:noProof/>
            <w:webHidden/>
          </w:rPr>
          <w:fldChar w:fldCharType="end"/>
        </w:r>
      </w:hyperlink>
    </w:p>
    <w:p w14:paraId="10060458" w14:textId="7E07CC84" w:rsidR="00B013F3" w:rsidRDefault="00B013F3">
      <w:pPr>
        <w:pStyle w:val="TOC2"/>
        <w:rPr>
          <w:rFonts w:eastAsiaTheme="minorEastAsia"/>
          <w:noProof/>
          <w:kern w:val="2"/>
          <w:sz w:val="24"/>
          <w:szCs w:val="24"/>
          <w14:ligatures w14:val="standardContextual"/>
        </w:rPr>
      </w:pPr>
      <w:hyperlink w:anchor="_Toc175057074" w:history="1">
        <w:r w:rsidRPr="00506321">
          <w:rPr>
            <w:rStyle w:val="Hyperlink"/>
            <w:noProof/>
          </w:rPr>
          <w:t>5.3.</w:t>
        </w:r>
        <w:r>
          <w:rPr>
            <w:rFonts w:eastAsiaTheme="minorEastAsia"/>
            <w:noProof/>
            <w:kern w:val="2"/>
            <w:sz w:val="24"/>
            <w:szCs w:val="24"/>
            <w14:ligatures w14:val="standardContextual"/>
          </w:rPr>
          <w:tab/>
        </w:r>
        <w:r w:rsidRPr="00506321">
          <w:rPr>
            <w:rStyle w:val="Hyperlink"/>
            <w:noProof/>
          </w:rPr>
          <w:t>Get Active Clients for LSAPerson</w:t>
        </w:r>
        <w:r>
          <w:rPr>
            <w:noProof/>
            <w:webHidden/>
          </w:rPr>
          <w:tab/>
        </w:r>
        <w:r>
          <w:rPr>
            <w:noProof/>
            <w:webHidden/>
          </w:rPr>
          <w:fldChar w:fldCharType="begin"/>
        </w:r>
        <w:r>
          <w:rPr>
            <w:noProof/>
            <w:webHidden/>
          </w:rPr>
          <w:instrText xml:space="preserve"> PAGEREF _Toc175057074 \h </w:instrText>
        </w:r>
        <w:r>
          <w:rPr>
            <w:noProof/>
            <w:webHidden/>
          </w:rPr>
        </w:r>
        <w:r>
          <w:rPr>
            <w:noProof/>
            <w:webHidden/>
          </w:rPr>
          <w:fldChar w:fldCharType="separate"/>
        </w:r>
        <w:r>
          <w:rPr>
            <w:noProof/>
            <w:webHidden/>
          </w:rPr>
          <w:t>47</w:t>
        </w:r>
        <w:r>
          <w:rPr>
            <w:noProof/>
            <w:webHidden/>
          </w:rPr>
          <w:fldChar w:fldCharType="end"/>
        </w:r>
      </w:hyperlink>
    </w:p>
    <w:p w14:paraId="51E1575E" w14:textId="14409C21" w:rsidR="00B013F3" w:rsidRDefault="00B013F3">
      <w:pPr>
        <w:pStyle w:val="TOC2"/>
        <w:rPr>
          <w:rFonts w:eastAsiaTheme="minorEastAsia"/>
          <w:noProof/>
          <w:kern w:val="2"/>
          <w:sz w:val="24"/>
          <w:szCs w:val="24"/>
          <w14:ligatures w14:val="standardContextual"/>
        </w:rPr>
      </w:pPr>
      <w:hyperlink w:anchor="_Toc175057075" w:history="1">
        <w:r w:rsidRPr="00506321">
          <w:rPr>
            <w:rStyle w:val="Hyperlink"/>
            <w:noProof/>
          </w:rPr>
          <w:t>5.4.</w:t>
        </w:r>
        <w:r>
          <w:rPr>
            <w:rFonts w:eastAsiaTheme="minorEastAsia"/>
            <w:noProof/>
            <w:kern w:val="2"/>
            <w:sz w:val="24"/>
            <w:szCs w:val="24"/>
            <w14:ligatures w14:val="standardContextual"/>
          </w:rPr>
          <w:tab/>
        </w:r>
        <w:r w:rsidRPr="00506321">
          <w:rPr>
            <w:rStyle w:val="Hyperlink"/>
            <w:noProof/>
          </w:rPr>
          <w:t>LSAPerson Demographics</w:t>
        </w:r>
        <w:r>
          <w:rPr>
            <w:noProof/>
            <w:webHidden/>
          </w:rPr>
          <w:tab/>
        </w:r>
        <w:r>
          <w:rPr>
            <w:noProof/>
            <w:webHidden/>
          </w:rPr>
          <w:fldChar w:fldCharType="begin"/>
        </w:r>
        <w:r>
          <w:rPr>
            <w:noProof/>
            <w:webHidden/>
          </w:rPr>
          <w:instrText xml:space="preserve"> PAGEREF _Toc175057075 \h </w:instrText>
        </w:r>
        <w:r>
          <w:rPr>
            <w:noProof/>
            <w:webHidden/>
          </w:rPr>
        </w:r>
        <w:r>
          <w:rPr>
            <w:noProof/>
            <w:webHidden/>
          </w:rPr>
          <w:fldChar w:fldCharType="separate"/>
        </w:r>
        <w:r>
          <w:rPr>
            <w:noProof/>
            <w:webHidden/>
          </w:rPr>
          <w:t>52</w:t>
        </w:r>
        <w:r>
          <w:rPr>
            <w:noProof/>
            <w:webHidden/>
          </w:rPr>
          <w:fldChar w:fldCharType="end"/>
        </w:r>
      </w:hyperlink>
    </w:p>
    <w:p w14:paraId="4CE1A237" w14:textId="731F85D7" w:rsidR="00B013F3" w:rsidRDefault="00B013F3">
      <w:pPr>
        <w:pStyle w:val="TOC2"/>
        <w:rPr>
          <w:rFonts w:eastAsiaTheme="minorEastAsia"/>
          <w:noProof/>
          <w:kern w:val="2"/>
          <w:sz w:val="24"/>
          <w:szCs w:val="24"/>
          <w14:ligatures w14:val="standardContextual"/>
        </w:rPr>
      </w:pPr>
      <w:hyperlink w:anchor="_Toc175057076" w:history="1">
        <w:r w:rsidRPr="00506321">
          <w:rPr>
            <w:rStyle w:val="Hyperlink"/>
            <w:noProof/>
          </w:rPr>
          <w:t>5.5.</w:t>
        </w:r>
        <w:r>
          <w:rPr>
            <w:rFonts w:eastAsiaTheme="minorEastAsia"/>
            <w:noProof/>
            <w:kern w:val="2"/>
            <w:sz w:val="24"/>
            <w:szCs w:val="24"/>
            <w14:ligatures w14:val="standardContextual"/>
          </w:rPr>
          <w:tab/>
        </w:r>
        <w:r w:rsidRPr="00506321">
          <w:rPr>
            <w:rStyle w:val="Hyperlink"/>
            <w:noProof/>
          </w:rPr>
          <w:t>Time Spent in ES/SH or on the Street – LSAPerson</w:t>
        </w:r>
        <w:r>
          <w:rPr>
            <w:noProof/>
            <w:webHidden/>
          </w:rPr>
          <w:tab/>
        </w:r>
        <w:r>
          <w:rPr>
            <w:noProof/>
            <w:webHidden/>
          </w:rPr>
          <w:fldChar w:fldCharType="begin"/>
        </w:r>
        <w:r>
          <w:rPr>
            <w:noProof/>
            <w:webHidden/>
          </w:rPr>
          <w:instrText xml:space="preserve"> PAGEREF _Toc175057076 \h </w:instrText>
        </w:r>
        <w:r>
          <w:rPr>
            <w:noProof/>
            <w:webHidden/>
          </w:rPr>
        </w:r>
        <w:r>
          <w:rPr>
            <w:noProof/>
            <w:webHidden/>
          </w:rPr>
          <w:fldChar w:fldCharType="separate"/>
        </w:r>
        <w:r>
          <w:rPr>
            <w:noProof/>
            <w:webHidden/>
          </w:rPr>
          <w:t>56</w:t>
        </w:r>
        <w:r>
          <w:rPr>
            <w:noProof/>
            <w:webHidden/>
          </w:rPr>
          <w:fldChar w:fldCharType="end"/>
        </w:r>
      </w:hyperlink>
    </w:p>
    <w:p w14:paraId="0718F57F" w14:textId="52B64F3F" w:rsidR="00B013F3" w:rsidRDefault="00B013F3">
      <w:pPr>
        <w:pStyle w:val="TOC2"/>
        <w:rPr>
          <w:rFonts w:eastAsiaTheme="minorEastAsia"/>
          <w:noProof/>
          <w:kern w:val="2"/>
          <w:sz w:val="24"/>
          <w:szCs w:val="24"/>
          <w14:ligatures w14:val="standardContextual"/>
        </w:rPr>
      </w:pPr>
      <w:hyperlink w:anchor="_Toc175057077" w:history="1">
        <w:r w:rsidRPr="00506321">
          <w:rPr>
            <w:rStyle w:val="Hyperlink"/>
            <w:noProof/>
          </w:rPr>
          <w:t>5.6.</w:t>
        </w:r>
        <w:r>
          <w:rPr>
            <w:rFonts w:eastAsiaTheme="minorEastAsia"/>
            <w:noProof/>
            <w:kern w:val="2"/>
            <w:sz w:val="24"/>
            <w:szCs w:val="24"/>
            <w14:ligatures w14:val="standardContextual"/>
          </w:rPr>
          <w:tab/>
        </w:r>
        <w:r w:rsidRPr="00506321">
          <w:rPr>
            <w:rStyle w:val="Hyperlink"/>
            <w:noProof/>
          </w:rPr>
          <w:t>Enrollments Relevant to Counting ES/SH/Street Dates</w:t>
        </w:r>
        <w:r>
          <w:rPr>
            <w:noProof/>
            <w:webHidden/>
          </w:rPr>
          <w:tab/>
        </w:r>
        <w:r>
          <w:rPr>
            <w:noProof/>
            <w:webHidden/>
          </w:rPr>
          <w:fldChar w:fldCharType="begin"/>
        </w:r>
        <w:r>
          <w:rPr>
            <w:noProof/>
            <w:webHidden/>
          </w:rPr>
          <w:instrText xml:space="preserve"> PAGEREF _Toc175057077 \h </w:instrText>
        </w:r>
        <w:r>
          <w:rPr>
            <w:noProof/>
            <w:webHidden/>
          </w:rPr>
        </w:r>
        <w:r>
          <w:rPr>
            <w:noProof/>
            <w:webHidden/>
          </w:rPr>
          <w:fldChar w:fldCharType="separate"/>
        </w:r>
        <w:r>
          <w:rPr>
            <w:noProof/>
            <w:webHidden/>
          </w:rPr>
          <w:t>58</w:t>
        </w:r>
        <w:r>
          <w:rPr>
            <w:noProof/>
            <w:webHidden/>
          </w:rPr>
          <w:fldChar w:fldCharType="end"/>
        </w:r>
      </w:hyperlink>
    </w:p>
    <w:p w14:paraId="638EB09F" w14:textId="21EB6BF5" w:rsidR="00B013F3" w:rsidRDefault="00B013F3">
      <w:pPr>
        <w:pStyle w:val="TOC2"/>
        <w:rPr>
          <w:rFonts w:eastAsiaTheme="minorEastAsia"/>
          <w:noProof/>
          <w:kern w:val="2"/>
          <w:sz w:val="24"/>
          <w:szCs w:val="24"/>
          <w14:ligatures w14:val="standardContextual"/>
        </w:rPr>
      </w:pPr>
      <w:hyperlink w:anchor="_Toc175057078" w:history="1">
        <w:r w:rsidRPr="00506321">
          <w:rPr>
            <w:rStyle w:val="Hyperlink"/>
            <w:noProof/>
          </w:rPr>
          <w:t>5.7.</w:t>
        </w:r>
        <w:r>
          <w:rPr>
            <w:rFonts w:eastAsiaTheme="minorEastAsia"/>
            <w:noProof/>
            <w:kern w:val="2"/>
            <w:sz w:val="24"/>
            <w:szCs w:val="24"/>
            <w14:ligatures w14:val="standardContextual"/>
          </w:rPr>
          <w:tab/>
        </w:r>
        <w:r w:rsidRPr="00506321">
          <w:rPr>
            <w:rStyle w:val="Hyperlink"/>
            <w:noProof/>
          </w:rPr>
          <w:t>Get Dates to Exclude from Counts of ES/SH/Street Days (ch_Exclude)</w:t>
        </w:r>
        <w:r>
          <w:rPr>
            <w:noProof/>
            <w:webHidden/>
          </w:rPr>
          <w:tab/>
        </w:r>
        <w:r>
          <w:rPr>
            <w:noProof/>
            <w:webHidden/>
          </w:rPr>
          <w:fldChar w:fldCharType="begin"/>
        </w:r>
        <w:r>
          <w:rPr>
            <w:noProof/>
            <w:webHidden/>
          </w:rPr>
          <w:instrText xml:space="preserve"> PAGEREF _Toc175057078 \h </w:instrText>
        </w:r>
        <w:r>
          <w:rPr>
            <w:noProof/>
            <w:webHidden/>
          </w:rPr>
        </w:r>
        <w:r>
          <w:rPr>
            <w:noProof/>
            <w:webHidden/>
          </w:rPr>
          <w:fldChar w:fldCharType="separate"/>
        </w:r>
        <w:r>
          <w:rPr>
            <w:noProof/>
            <w:webHidden/>
          </w:rPr>
          <w:t>59</w:t>
        </w:r>
        <w:r>
          <w:rPr>
            <w:noProof/>
            <w:webHidden/>
          </w:rPr>
          <w:fldChar w:fldCharType="end"/>
        </w:r>
      </w:hyperlink>
    </w:p>
    <w:p w14:paraId="741AB965" w14:textId="10BD0E91" w:rsidR="00B013F3" w:rsidRDefault="00B013F3">
      <w:pPr>
        <w:pStyle w:val="TOC2"/>
        <w:rPr>
          <w:rFonts w:eastAsiaTheme="minorEastAsia"/>
          <w:noProof/>
          <w:kern w:val="2"/>
          <w:sz w:val="24"/>
          <w:szCs w:val="24"/>
          <w14:ligatures w14:val="standardContextual"/>
        </w:rPr>
      </w:pPr>
      <w:hyperlink w:anchor="_Toc175057079" w:history="1">
        <w:r w:rsidRPr="00506321">
          <w:rPr>
            <w:rStyle w:val="Hyperlink"/>
            <w:noProof/>
          </w:rPr>
          <w:t>5.8.</w:t>
        </w:r>
        <w:r>
          <w:rPr>
            <w:rFonts w:eastAsiaTheme="minorEastAsia"/>
            <w:noProof/>
            <w:kern w:val="2"/>
            <w:sz w:val="24"/>
            <w:szCs w:val="24"/>
            <w14:ligatures w14:val="standardContextual"/>
          </w:rPr>
          <w:tab/>
        </w:r>
        <w:r w:rsidRPr="00506321">
          <w:rPr>
            <w:rStyle w:val="Hyperlink"/>
            <w:noProof/>
          </w:rPr>
          <w:t>Get Dates to Include in Counts of ES/SH/Street Days (ch_Include)</w:t>
        </w:r>
        <w:r>
          <w:rPr>
            <w:noProof/>
            <w:webHidden/>
          </w:rPr>
          <w:tab/>
        </w:r>
        <w:r>
          <w:rPr>
            <w:noProof/>
            <w:webHidden/>
          </w:rPr>
          <w:fldChar w:fldCharType="begin"/>
        </w:r>
        <w:r>
          <w:rPr>
            <w:noProof/>
            <w:webHidden/>
          </w:rPr>
          <w:instrText xml:space="preserve"> PAGEREF _Toc175057079 \h </w:instrText>
        </w:r>
        <w:r>
          <w:rPr>
            <w:noProof/>
            <w:webHidden/>
          </w:rPr>
        </w:r>
        <w:r>
          <w:rPr>
            <w:noProof/>
            <w:webHidden/>
          </w:rPr>
          <w:fldChar w:fldCharType="separate"/>
        </w:r>
        <w:r>
          <w:rPr>
            <w:noProof/>
            <w:webHidden/>
          </w:rPr>
          <w:t>59</w:t>
        </w:r>
        <w:r>
          <w:rPr>
            <w:noProof/>
            <w:webHidden/>
          </w:rPr>
          <w:fldChar w:fldCharType="end"/>
        </w:r>
      </w:hyperlink>
    </w:p>
    <w:p w14:paraId="40475EA3" w14:textId="21213B02" w:rsidR="00B013F3" w:rsidRDefault="00B013F3">
      <w:pPr>
        <w:pStyle w:val="TOC2"/>
        <w:rPr>
          <w:rFonts w:eastAsiaTheme="minorEastAsia"/>
          <w:noProof/>
          <w:kern w:val="2"/>
          <w:sz w:val="24"/>
          <w:szCs w:val="24"/>
          <w14:ligatures w14:val="standardContextual"/>
        </w:rPr>
      </w:pPr>
      <w:hyperlink w:anchor="_Toc175057080" w:history="1">
        <w:r w:rsidRPr="00506321">
          <w:rPr>
            <w:rStyle w:val="Hyperlink"/>
            <w:noProof/>
          </w:rPr>
          <w:t>5.9.</w:t>
        </w:r>
        <w:r>
          <w:rPr>
            <w:rFonts w:eastAsiaTheme="minorEastAsia"/>
            <w:noProof/>
            <w:kern w:val="2"/>
            <w:sz w:val="24"/>
            <w:szCs w:val="24"/>
            <w14:ligatures w14:val="standardContextual"/>
          </w:rPr>
          <w:tab/>
        </w:r>
        <w:r w:rsidRPr="00506321">
          <w:rPr>
            <w:rStyle w:val="Hyperlink"/>
            <w:noProof/>
          </w:rPr>
          <w:t>Get ES/SH/Street Episodes (ch_Episodes)</w:t>
        </w:r>
        <w:r>
          <w:rPr>
            <w:noProof/>
            <w:webHidden/>
          </w:rPr>
          <w:tab/>
        </w:r>
        <w:r>
          <w:rPr>
            <w:noProof/>
            <w:webHidden/>
          </w:rPr>
          <w:fldChar w:fldCharType="begin"/>
        </w:r>
        <w:r>
          <w:rPr>
            <w:noProof/>
            <w:webHidden/>
          </w:rPr>
          <w:instrText xml:space="preserve"> PAGEREF _Toc175057080 \h </w:instrText>
        </w:r>
        <w:r>
          <w:rPr>
            <w:noProof/>
            <w:webHidden/>
          </w:rPr>
        </w:r>
        <w:r>
          <w:rPr>
            <w:noProof/>
            <w:webHidden/>
          </w:rPr>
          <w:fldChar w:fldCharType="separate"/>
        </w:r>
        <w:r>
          <w:rPr>
            <w:noProof/>
            <w:webHidden/>
          </w:rPr>
          <w:t>61</w:t>
        </w:r>
        <w:r>
          <w:rPr>
            <w:noProof/>
            <w:webHidden/>
          </w:rPr>
          <w:fldChar w:fldCharType="end"/>
        </w:r>
      </w:hyperlink>
    </w:p>
    <w:p w14:paraId="0D06724D" w14:textId="0184362B" w:rsidR="00B013F3" w:rsidRDefault="00B013F3">
      <w:pPr>
        <w:pStyle w:val="TOC2"/>
        <w:rPr>
          <w:rFonts w:eastAsiaTheme="minorEastAsia"/>
          <w:noProof/>
          <w:kern w:val="2"/>
          <w:sz w:val="24"/>
          <w:szCs w:val="24"/>
          <w14:ligatures w14:val="standardContextual"/>
        </w:rPr>
      </w:pPr>
      <w:hyperlink w:anchor="_Toc175057081" w:history="1">
        <w:r w:rsidRPr="00506321">
          <w:rPr>
            <w:rStyle w:val="Hyperlink"/>
            <w:noProof/>
          </w:rPr>
          <w:t>5.10.</w:t>
        </w:r>
        <w:r>
          <w:rPr>
            <w:rFonts w:eastAsiaTheme="minorEastAsia"/>
            <w:noProof/>
            <w:kern w:val="2"/>
            <w:sz w:val="24"/>
            <w:szCs w:val="24"/>
            <w14:ligatures w14:val="standardContextual"/>
          </w:rPr>
          <w:tab/>
        </w:r>
        <w:r w:rsidRPr="00506321">
          <w:rPr>
            <w:rStyle w:val="Hyperlink"/>
            <w:noProof/>
          </w:rPr>
          <w:t>CHTime and CHTimeStatus – LSAPerson</w:t>
        </w:r>
        <w:r>
          <w:rPr>
            <w:noProof/>
            <w:webHidden/>
          </w:rPr>
          <w:tab/>
        </w:r>
        <w:r>
          <w:rPr>
            <w:noProof/>
            <w:webHidden/>
          </w:rPr>
          <w:fldChar w:fldCharType="begin"/>
        </w:r>
        <w:r>
          <w:rPr>
            <w:noProof/>
            <w:webHidden/>
          </w:rPr>
          <w:instrText xml:space="preserve"> PAGEREF _Toc175057081 \h </w:instrText>
        </w:r>
        <w:r>
          <w:rPr>
            <w:noProof/>
            <w:webHidden/>
          </w:rPr>
        </w:r>
        <w:r>
          <w:rPr>
            <w:noProof/>
            <w:webHidden/>
          </w:rPr>
          <w:fldChar w:fldCharType="separate"/>
        </w:r>
        <w:r>
          <w:rPr>
            <w:noProof/>
            <w:webHidden/>
          </w:rPr>
          <w:t>62</w:t>
        </w:r>
        <w:r>
          <w:rPr>
            <w:noProof/>
            <w:webHidden/>
          </w:rPr>
          <w:fldChar w:fldCharType="end"/>
        </w:r>
      </w:hyperlink>
    </w:p>
    <w:p w14:paraId="4B5BBAB4" w14:textId="5BE12DF8" w:rsidR="00B013F3" w:rsidRDefault="00B013F3">
      <w:pPr>
        <w:pStyle w:val="TOC2"/>
        <w:rPr>
          <w:rFonts w:eastAsiaTheme="minorEastAsia"/>
          <w:noProof/>
          <w:kern w:val="2"/>
          <w:sz w:val="24"/>
          <w:szCs w:val="24"/>
          <w14:ligatures w14:val="standardContextual"/>
        </w:rPr>
      </w:pPr>
      <w:hyperlink w:anchor="_Toc175057082" w:history="1">
        <w:r w:rsidRPr="00506321">
          <w:rPr>
            <w:rStyle w:val="Hyperlink"/>
            <w:noProof/>
            <w:lang w:val="fr-FR"/>
          </w:rPr>
          <w:t>5.11.</w:t>
        </w:r>
        <w:r>
          <w:rPr>
            <w:rFonts w:eastAsiaTheme="minorEastAsia"/>
            <w:noProof/>
            <w:kern w:val="2"/>
            <w:sz w:val="24"/>
            <w:szCs w:val="24"/>
            <w14:ligatures w14:val="standardContextual"/>
          </w:rPr>
          <w:tab/>
        </w:r>
        <w:r w:rsidRPr="00506321">
          <w:rPr>
            <w:rStyle w:val="Hyperlink"/>
            <w:noProof/>
            <w:lang w:val="fr-FR"/>
          </w:rPr>
          <w:t>EST/RRH/PSH/RRHSOAgeMin and EST/RRH/PSH/RRHSOAgeMax – LSAPerson</w:t>
        </w:r>
        <w:r>
          <w:rPr>
            <w:noProof/>
            <w:webHidden/>
          </w:rPr>
          <w:tab/>
        </w:r>
        <w:r>
          <w:rPr>
            <w:noProof/>
            <w:webHidden/>
          </w:rPr>
          <w:fldChar w:fldCharType="begin"/>
        </w:r>
        <w:r>
          <w:rPr>
            <w:noProof/>
            <w:webHidden/>
          </w:rPr>
          <w:instrText xml:space="preserve"> PAGEREF _Toc175057082 \h </w:instrText>
        </w:r>
        <w:r>
          <w:rPr>
            <w:noProof/>
            <w:webHidden/>
          </w:rPr>
        </w:r>
        <w:r>
          <w:rPr>
            <w:noProof/>
            <w:webHidden/>
          </w:rPr>
          <w:fldChar w:fldCharType="separate"/>
        </w:r>
        <w:r>
          <w:rPr>
            <w:noProof/>
            <w:webHidden/>
          </w:rPr>
          <w:t>64</w:t>
        </w:r>
        <w:r>
          <w:rPr>
            <w:noProof/>
            <w:webHidden/>
          </w:rPr>
          <w:fldChar w:fldCharType="end"/>
        </w:r>
      </w:hyperlink>
    </w:p>
    <w:p w14:paraId="19167737" w14:textId="58D85232" w:rsidR="00B013F3" w:rsidRDefault="00B013F3">
      <w:pPr>
        <w:pStyle w:val="TOC2"/>
        <w:rPr>
          <w:rFonts w:eastAsiaTheme="minorEastAsia"/>
          <w:noProof/>
          <w:kern w:val="2"/>
          <w:sz w:val="24"/>
          <w:szCs w:val="24"/>
          <w14:ligatures w14:val="standardContextual"/>
        </w:rPr>
      </w:pPr>
      <w:hyperlink w:anchor="_Toc175057083" w:history="1">
        <w:r w:rsidRPr="00506321">
          <w:rPr>
            <w:rStyle w:val="Hyperlink"/>
            <w:noProof/>
          </w:rPr>
          <w:t>5.12.</w:t>
        </w:r>
        <w:r>
          <w:rPr>
            <w:rFonts w:eastAsiaTheme="minorEastAsia"/>
            <w:noProof/>
            <w:kern w:val="2"/>
            <w:sz w:val="24"/>
            <w:szCs w:val="24"/>
            <w14:ligatures w14:val="standardContextual"/>
          </w:rPr>
          <w:tab/>
        </w:r>
        <w:r w:rsidRPr="00506321">
          <w:rPr>
            <w:rStyle w:val="Hyperlink"/>
            <w:noProof/>
          </w:rPr>
          <w:t>Set Population Identifiers for Active HMIS Households</w:t>
        </w:r>
        <w:r>
          <w:rPr>
            <w:noProof/>
            <w:webHidden/>
          </w:rPr>
          <w:tab/>
        </w:r>
        <w:r>
          <w:rPr>
            <w:noProof/>
            <w:webHidden/>
          </w:rPr>
          <w:fldChar w:fldCharType="begin"/>
        </w:r>
        <w:r>
          <w:rPr>
            <w:noProof/>
            <w:webHidden/>
          </w:rPr>
          <w:instrText xml:space="preserve"> PAGEREF _Toc175057083 \h </w:instrText>
        </w:r>
        <w:r>
          <w:rPr>
            <w:noProof/>
            <w:webHidden/>
          </w:rPr>
        </w:r>
        <w:r>
          <w:rPr>
            <w:noProof/>
            <w:webHidden/>
          </w:rPr>
          <w:fldChar w:fldCharType="separate"/>
        </w:r>
        <w:r>
          <w:rPr>
            <w:noProof/>
            <w:webHidden/>
          </w:rPr>
          <w:t>66</w:t>
        </w:r>
        <w:r>
          <w:rPr>
            <w:noProof/>
            <w:webHidden/>
          </w:rPr>
          <w:fldChar w:fldCharType="end"/>
        </w:r>
      </w:hyperlink>
    </w:p>
    <w:p w14:paraId="0DE83B12" w14:textId="568B4CFA" w:rsidR="00B013F3" w:rsidRDefault="00B013F3">
      <w:pPr>
        <w:pStyle w:val="TOC2"/>
        <w:rPr>
          <w:rFonts w:eastAsiaTheme="minorEastAsia"/>
          <w:noProof/>
          <w:kern w:val="2"/>
          <w:sz w:val="24"/>
          <w:szCs w:val="24"/>
          <w14:ligatures w14:val="standardContextual"/>
        </w:rPr>
      </w:pPr>
      <w:hyperlink w:anchor="_Toc175057084" w:history="1">
        <w:r w:rsidRPr="00506321">
          <w:rPr>
            <w:rStyle w:val="Hyperlink"/>
            <w:noProof/>
          </w:rPr>
          <w:t>5.13.</w:t>
        </w:r>
        <w:r>
          <w:rPr>
            <w:rFonts w:eastAsiaTheme="minorEastAsia"/>
            <w:noProof/>
            <w:kern w:val="2"/>
            <w:sz w:val="24"/>
            <w:szCs w:val="24"/>
            <w14:ligatures w14:val="standardContextual"/>
          </w:rPr>
          <w:tab/>
        </w:r>
        <w:r w:rsidRPr="00506321">
          <w:rPr>
            <w:rStyle w:val="Hyperlink"/>
            <w:noProof/>
          </w:rPr>
          <w:t>Project Group and Population Household Types - LSAPerson</w:t>
        </w:r>
        <w:r>
          <w:rPr>
            <w:noProof/>
            <w:webHidden/>
          </w:rPr>
          <w:tab/>
        </w:r>
        <w:r>
          <w:rPr>
            <w:noProof/>
            <w:webHidden/>
          </w:rPr>
          <w:fldChar w:fldCharType="begin"/>
        </w:r>
        <w:r>
          <w:rPr>
            <w:noProof/>
            <w:webHidden/>
          </w:rPr>
          <w:instrText xml:space="preserve"> PAGEREF _Toc175057084 \h </w:instrText>
        </w:r>
        <w:r>
          <w:rPr>
            <w:noProof/>
            <w:webHidden/>
          </w:rPr>
        </w:r>
        <w:r>
          <w:rPr>
            <w:noProof/>
            <w:webHidden/>
          </w:rPr>
          <w:fldChar w:fldCharType="separate"/>
        </w:r>
        <w:r>
          <w:rPr>
            <w:noProof/>
            <w:webHidden/>
          </w:rPr>
          <w:t>68</w:t>
        </w:r>
        <w:r>
          <w:rPr>
            <w:noProof/>
            <w:webHidden/>
          </w:rPr>
          <w:fldChar w:fldCharType="end"/>
        </w:r>
      </w:hyperlink>
    </w:p>
    <w:p w14:paraId="212EDCF6" w14:textId="460A7E84" w:rsidR="00B013F3" w:rsidRDefault="00B013F3">
      <w:pPr>
        <w:pStyle w:val="TOC2"/>
        <w:rPr>
          <w:rFonts w:eastAsiaTheme="minorEastAsia"/>
          <w:noProof/>
          <w:kern w:val="2"/>
          <w:sz w:val="24"/>
          <w:szCs w:val="24"/>
          <w14:ligatures w14:val="standardContextual"/>
        </w:rPr>
      </w:pPr>
      <w:hyperlink w:anchor="_Toc175057085" w:history="1">
        <w:r w:rsidRPr="00506321">
          <w:rPr>
            <w:rStyle w:val="Hyperlink"/>
            <w:noProof/>
          </w:rPr>
          <w:t>5.14.</w:t>
        </w:r>
        <w:r>
          <w:rPr>
            <w:rFonts w:eastAsiaTheme="minorEastAsia"/>
            <w:noProof/>
            <w:kern w:val="2"/>
            <w:sz w:val="24"/>
            <w:szCs w:val="24"/>
            <w14:ligatures w14:val="standardContextual"/>
          </w:rPr>
          <w:tab/>
        </w:r>
        <w:r w:rsidRPr="00506321">
          <w:rPr>
            <w:rStyle w:val="Hyperlink"/>
            <w:noProof/>
          </w:rPr>
          <w:t>Adult Age Population Identifiers - LSAPerson</w:t>
        </w:r>
        <w:r>
          <w:rPr>
            <w:noProof/>
            <w:webHidden/>
          </w:rPr>
          <w:tab/>
        </w:r>
        <w:r>
          <w:rPr>
            <w:noProof/>
            <w:webHidden/>
          </w:rPr>
          <w:fldChar w:fldCharType="begin"/>
        </w:r>
        <w:r>
          <w:rPr>
            <w:noProof/>
            <w:webHidden/>
          </w:rPr>
          <w:instrText xml:space="preserve"> PAGEREF _Toc175057085 \h </w:instrText>
        </w:r>
        <w:r>
          <w:rPr>
            <w:noProof/>
            <w:webHidden/>
          </w:rPr>
        </w:r>
        <w:r>
          <w:rPr>
            <w:noProof/>
            <w:webHidden/>
          </w:rPr>
          <w:fldChar w:fldCharType="separate"/>
        </w:r>
        <w:r>
          <w:rPr>
            <w:noProof/>
            <w:webHidden/>
          </w:rPr>
          <w:t>71</w:t>
        </w:r>
        <w:r>
          <w:rPr>
            <w:noProof/>
            <w:webHidden/>
          </w:rPr>
          <w:fldChar w:fldCharType="end"/>
        </w:r>
      </w:hyperlink>
    </w:p>
    <w:p w14:paraId="1DDF7E6B" w14:textId="779834C1" w:rsidR="00B013F3" w:rsidRDefault="00B013F3">
      <w:pPr>
        <w:pStyle w:val="TOC2"/>
        <w:rPr>
          <w:rFonts w:eastAsiaTheme="minorEastAsia"/>
          <w:noProof/>
          <w:kern w:val="2"/>
          <w:sz w:val="24"/>
          <w:szCs w:val="24"/>
          <w14:ligatures w14:val="standardContextual"/>
        </w:rPr>
      </w:pPr>
      <w:hyperlink w:anchor="_Toc175057086" w:history="1">
        <w:r w:rsidRPr="00506321">
          <w:rPr>
            <w:rStyle w:val="Hyperlink"/>
            <w:noProof/>
          </w:rPr>
          <w:t>5.15.</w:t>
        </w:r>
        <w:r>
          <w:rPr>
            <w:rFonts w:eastAsiaTheme="minorEastAsia"/>
            <w:noProof/>
            <w:kern w:val="2"/>
            <w:sz w:val="24"/>
            <w:szCs w:val="24"/>
            <w14:ligatures w14:val="standardContextual"/>
          </w:rPr>
          <w:tab/>
        </w:r>
        <w:r w:rsidRPr="00506321">
          <w:rPr>
            <w:rStyle w:val="Hyperlink"/>
            <w:noProof/>
          </w:rPr>
          <w:t>LSAPerson</w:t>
        </w:r>
        <w:r>
          <w:rPr>
            <w:noProof/>
            <w:webHidden/>
          </w:rPr>
          <w:tab/>
        </w:r>
        <w:r>
          <w:rPr>
            <w:noProof/>
            <w:webHidden/>
          </w:rPr>
          <w:fldChar w:fldCharType="begin"/>
        </w:r>
        <w:r>
          <w:rPr>
            <w:noProof/>
            <w:webHidden/>
          </w:rPr>
          <w:instrText xml:space="preserve"> PAGEREF _Toc175057086 \h </w:instrText>
        </w:r>
        <w:r>
          <w:rPr>
            <w:noProof/>
            <w:webHidden/>
          </w:rPr>
        </w:r>
        <w:r>
          <w:rPr>
            <w:noProof/>
            <w:webHidden/>
          </w:rPr>
          <w:fldChar w:fldCharType="separate"/>
        </w:r>
        <w:r>
          <w:rPr>
            <w:noProof/>
            <w:webHidden/>
          </w:rPr>
          <w:t>72</w:t>
        </w:r>
        <w:r>
          <w:rPr>
            <w:noProof/>
            <w:webHidden/>
          </w:rPr>
          <w:fldChar w:fldCharType="end"/>
        </w:r>
      </w:hyperlink>
    </w:p>
    <w:p w14:paraId="2201996D" w14:textId="216A08EC" w:rsidR="00B013F3" w:rsidRDefault="00B013F3">
      <w:pPr>
        <w:pStyle w:val="TOC1"/>
        <w:rPr>
          <w:rFonts w:eastAsiaTheme="minorEastAsia"/>
          <w:kern w:val="2"/>
          <w:sz w:val="24"/>
          <w:szCs w:val="24"/>
          <w14:ligatures w14:val="standardContextual"/>
        </w:rPr>
      </w:pPr>
      <w:hyperlink w:anchor="_Toc175057087" w:history="1">
        <w:r w:rsidRPr="00506321">
          <w:rPr>
            <w:rStyle w:val="Hyperlink"/>
          </w:rPr>
          <w:t>6.</w:t>
        </w:r>
        <w:r>
          <w:rPr>
            <w:rFonts w:eastAsiaTheme="minorEastAsia"/>
            <w:kern w:val="2"/>
            <w:sz w:val="24"/>
            <w:szCs w:val="24"/>
            <w14:ligatures w14:val="standardContextual"/>
          </w:rPr>
          <w:tab/>
        </w:r>
        <w:r w:rsidRPr="00506321">
          <w:rPr>
            <w:rStyle w:val="Hyperlink"/>
          </w:rPr>
          <w:t>HMIS Business Logic: LSAHousehold</w:t>
        </w:r>
        <w:r>
          <w:rPr>
            <w:webHidden/>
          </w:rPr>
          <w:tab/>
        </w:r>
        <w:r>
          <w:rPr>
            <w:webHidden/>
          </w:rPr>
          <w:fldChar w:fldCharType="begin"/>
        </w:r>
        <w:r>
          <w:rPr>
            <w:webHidden/>
          </w:rPr>
          <w:instrText xml:space="preserve"> PAGEREF _Toc175057087 \h </w:instrText>
        </w:r>
        <w:r>
          <w:rPr>
            <w:webHidden/>
          </w:rPr>
        </w:r>
        <w:r>
          <w:rPr>
            <w:webHidden/>
          </w:rPr>
          <w:fldChar w:fldCharType="separate"/>
        </w:r>
        <w:r>
          <w:rPr>
            <w:webHidden/>
          </w:rPr>
          <w:t>73</w:t>
        </w:r>
        <w:r>
          <w:rPr>
            <w:webHidden/>
          </w:rPr>
          <w:fldChar w:fldCharType="end"/>
        </w:r>
      </w:hyperlink>
    </w:p>
    <w:p w14:paraId="3267BA2C" w14:textId="0FC02681" w:rsidR="00B013F3" w:rsidRDefault="00B013F3">
      <w:pPr>
        <w:pStyle w:val="TOC2"/>
        <w:rPr>
          <w:rFonts w:eastAsiaTheme="minorEastAsia"/>
          <w:noProof/>
          <w:kern w:val="2"/>
          <w:sz w:val="24"/>
          <w:szCs w:val="24"/>
          <w14:ligatures w14:val="standardContextual"/>
        </w:rPr>
      </w:pPr>
      <w:hyperlink w:anchor="_Toc175057088" w:history="1">
        <w:r w:rsidRPr="00506321">
          <w:rPr>
            <w:rStyle w:val="Hyperlink"/>
            <w:noProof/>
          </w:rPr>
          <w:t>6.1.</w:t>
        </w:r>
        <w:r>
          <w:rPr>
            <w:rFonts w:eastAsiaTheme="minorEastAsia"/>
            <w:noProof/>
            <w:kern w:val="2"/>
            <w:sz w:val="24"/>
            <w:szCs w:val="24"/>
            <w14:ligatures w14:val="standardContextual"/>
          </w:rPr>
          <w:tab/>
        </w:r>
        <w:r w:rsidRPr="00506321">
          <w:rPr>
            <w:rStyle w:val="Hyperlink"/>
            <w:noProof/>
          </w:rPr>
          <w:t>Get Distinct Households for LSAHousehold</w:t>
        </w:r>
        <w:r>
          <w:rPr>
            <w:noProof/>
            <w:webHidden/>
          </w:rPr>
          <w:tab/>
        </w:r>
        <w:r>
          <w:rPr>
            <w:noProof/>
            <w:webHidden/>
          </w:rPr>
          <w:fldChar w:fldCharType="begin"/>
        </w:r>
        <w:r>
          <w:rPr>
            <w:noProof/>
            <w:webHidden/>
          </w:rPr>
          <w:instrText xml:space="preserve"> PAGEREF _Toc175057088 \h </w:instrText>
        </w:r>
        <w:r>
          <w:rPr>
            <w:noProof/>
            <w:webHidden/>
          </w:rPr>
        </w:r>
        <w:r>
          <w:rPr>
            <w:noProof/>
            <w:webHidden/>
          </w:rPr>
          <w:fldChar w:fldCharType="separate"/>
        </w:r>
        <w:r>
          <w:rPr>
            <w:noProof/>
            <w:webHidden/>
          </w:rPr>
          <w:t>73</w:t>
        </w:r>
        <w:r>
          <w:rPr>
            <w:noProof/>
            <w:webHidden/>
          </w:rPr>
          <w:fldChar w:fldCharType="end"/>
        </w:r>
      </w:hyperlink>
    </w:p>
    <w:p w14:paraId="505E0014" w14:textId="2584B63C" w:rsidR="00B013F3" w:rsidRDefault="00B013F3">
      <w:pPr>
        <w:pStyle w:val="TOC2"/>
        <w:rPr>
          <w:rFonts w:eastAsiaTheme="minorEastAsia"/>
          <w:noProof/>
          <w:kern w:val="2"/>
          <w:sz w:val="24"/>
          <w:szCs w:val="24"/>
          <w14:ligatures w14:val="standardContextual"/>
        </w:rPr>
      </w:pPr>
      <w:hyperlink w:anchor="_Toc175057089" w:history="1">
        <w:r w:rsidRPr="00506321">
          <w:rPr>
            <w:rStyle w:val="Hyperlink"/>
            <w:noProof/>
          </w:rPr>
          <w:t>6.2.</w:t>
        </w:r>
        <w:r>
          <w:rPr>
            <w:rFonts w:eastAsiaTheme="minorEastAsia"/>
            <w:noProof/>
            <w:kern w:val="2"/>
            <w:sz w:val="24"/>
            <w:szCs w:val="24"/>
            <w14:ligatures w14:val="standardContextual"/>
          </w:rPr>
          <w:tab/>
        </w:r>
        <w:r w:rsidRPr="00506321">
          <w:rPr>
            <w:rStyle w:val="Hyperlink"/>
            <w:noProof/>
          </w:rPr>
          <w:t>Set Population Identifiers for LSAHousehold</w:t>
        </w:r>
        <w:r>
          <w:rPr>
            <w:noProof/>
            <w:webHidden/>
          </w:rPr>
          <w:tab/>
        </w:r>
        <w:r>
          <w:rPr>
            <w:noProof/>
            <w:webHidden/>
          </w:rPr>
          <w:fldChar w:fldCharType="begin"/>
        </w:r>
        <w:r>
          <w:rPr>
            <w:noProof/>
            <w:webHidden/>
          </w:rPr>
          <w:instrText xml:space="preserve"> PAGEREF _Toc175057089 \h </w:instrText>
        </w:r>
        <w:r>
          <w:rPr>
            <w:noProof/>
            <w:webHidden/>
          </w:rPr>
        </w:r>
        <w:r>
          <w:rPr>
            <w:noProof/>
            <w:webHidden/>
          </w:rPr>
          <w:fldChar w:fldCharType="separate"/>
        </w:r>
        <w:r>
          <w:rPr>
            <w:noProof/>
            <w:webHidden/>
          </w:rPr>
          <w:t>78</w:t>
        </w:r>
        <w:r>
          <w:rPr>
            <w:noProof/>
            <w:webHidden/>
          </w:rPr>
          <w:fldChar w:fldCharType="end"/>
        </w:r>
      </w:hyperlink>
    </w:p>
    <w:p w14:paraId="4135CDCA" w14:textId="6543102E" w:rsidR="00B013F3" w:rsidRDefault="00B013F3">
      <w:pPr>
        <w:pStyle w:val="TOC2"/>
        <w:rPr>
          <w:rFonts w:eastAsiaTheme="minorEastAsia"/>
          <w:noProof/>
          <w:kern w:val="2"/>
          <w:sz w:val="24"/>
          <w:szCs w:val="24"/>
          <w14:ligatures w14:val="standardContextual"/>
        </w:rPr>
      </w:pPr>
      <w:hyperlink w:anchor="_Toc175057090" w:history="1">
        <w:r w:rsidRPr="00506321">
          <w:rPr>
            <w:rStyle w:val="Hyperlink"/>
            <w:noProof/>
          </w:rPr>
          <w:t>6.3.</w:t>
        </w:r>
        <w:r>
          <w:rPr>
            <w:rFonts w:eastAsiaTheme="minorEastAsia"/>
            <w:noProof/>
            <w:kern w:val="2"/>
            <w:sz w:val="24"/>
            <w:szCs w:val="24"/>
            <w14:ligatures w14:val="standardContextual"/>
          </w:rPr>
          <w:tab/>
        </w:r>
        <w:r w:rsidRPr="00506321">
          <w:rPr>
            <w:rStyle w:val="Hyperlink"/>
            <w:noProof/>
          </w:rPr>
          <w:t>EST/RRH/PSH/RRHSOStatus – LSAHousehold</w:t>
        </w:r>
        <w:r>
          <w:rPr>
            <w:noProof/>
            <w:webHidden/>
          </w:rPr>
          <w:tab/>
        </w:r>
        <w:r>
          <w:rPr>
            <w:noProof/>
            <w:webHidden/>
          </w:rPr>
          <w:fldChar w:fldCharType="begin"/>
        </w:r>
        <w:r>
          <w:rPr>
            <w:noProof/>
            <w:webHidden/>
          </w:rPr>
          <w:instrText xml:space="preserve"> PAGEREF _Toc175057090 \h </w:instrText>
        </w:r>
        <w:r>
          <w:rPr>
            <w:noProof/>
            <w:webHidden/>
          </w:rPr>
        </w:r>
        <w:r>
          <w:rPr>
            <w:noProof/>
            <w:webHidden/>
          </w:rPr>
          <w:fldChar w:fldCharType="separate"/>
        </w:r>
        <w:r>
          <w:rPr>
            <w:noProof/>
            <w:webHidden/>
          </w:rPr>
          <w:t>81</w:t>
        </w:r>
        <w:r>
          <w:rPr>
            <w:noProof/>
            <w:webHidden/>
          </w:rPr>
          <w:fldChar w:fldCharType="end"/>
        </w:r>
      </w:hyperlink>
    </w:p>
    <w:p w14:paraId="4824A602" w14:textId="0C794927" w:rsidR="00B013F3" w:rsidRDefault="00B013F3">
      <w:pPr>
        <w:pStyle w:val="TOC2"/>
        <w:rPr>
          <w:rFonts w:eastAsiaTheme="minorEastAsia"/>
          <w:noProof/>
          <w:kern w:val="2"/>
          <w:sz w:val="24"/>
          <w:szCs w:val="24"/>
          <w14:ligatures w14:val="standardContextual"/>
        </w:rPr>
      </w:pPr>
      <w:hyperlink w:anchor="_Toc175057091" w:history="1">
        <w:r w:rsidRPr="00506321">
          <w:rPr>
            <w:rStyle w:val="Hyperlink"/>
            <w:noProof/>
          </w:rPr>
          <w:t>6.4.</w:t>
        </w:r>
        <w:r>
          <w:rPr>
            <w:rFonts w:eastAsiaTheme="minorEastAsia"/>
            <w:noProof/>
            <w:kern w:val="2"/>
            <w:sz w:val="24"/>
            <w:szCs w:val="24"/>
            <w14:ligatures w14:val="standardContextual"/>
          </w:rPr>
          <w:tab/>
        </w:r>
        <w:r w:rsidRPr="00506321">
          <w:rPr>
            <w:rStyle w:val="Hyperlink"/>
            <w:noProof/>
          </w:rPr>
          <w:t>RRH/PSH/RRHSOMoveIn – LSAHousehold</w:t>
        </w:r>
        <w:r>
          <w:rPr>
            <w:noProof/>
            <w:webHidden/>
          </w:rPr>
          <w:tab/>
        </w:r>
        <w:r>
          <w:rPr>
            <w:noProof/>
            <w:webHidden/>
          </w:rPr>
          <w:fldChar w:fldCharType="begin"/>
        </w:r>
        <w:r>
          <w:rPr>
            <w:noProof/>
            <w:webHidden/>
          </w:rPr>
          <w:instrText xml:space="preserve"> PAGEREF _Toc175057091 \h </w:instrText>
        </w:r>
        <w:r>
          <w:rPr>
            <w:noProof/>
            <w:webHidden/>
          </w:rPr>
        </w:r>
        <w:r>
          <w:rPr>
            <w:noProof/>
            <w:webHidden/>
          </w:rPr>
          <w:fldChar w:fldCharType="separate"/>
        </w:r>
        <w:r>
          <w:rPr>
            <w:noProof/>
            <w:webHidden/>
          </w:rPr>
          <w:t>82</w:t>
        </w:r>
        <w:r>
          <w:rPr>
            <w:noProof/>
            <w:webHidden/>
          </w:rPr>
          <w:fldChar w:fldCharType="end"/>
        </w:r>
      </w:hyperlink>
    </w:p>
    <w:p w14:paraId="41017C95" w14:textId="527BFB1B" w:rsidR="00B013F3" w:rsidRDefault="00B013F3">
      <w:pPr>
        <w:pStyle w:val="TOC2"/>
        <w:rPr>
          <w:rFonts w:eastAsiaTheme="minorEastAsia"/>
          <w:noProof/>
          <w:kern w:val="2"/>
          <w:sz w:val="24"/>
          <w:szCs w:val="24"/>
          <w14:ligatures w14:val="standardContextual"/>
        </w:rPr>
      </w:pPr>
      <w:hyperlink w:anchor="_Toc175057092" w:history="1">
        <w:r w:rsidRPr="00506321">
          <w:rPr>
            <w:rStyle w:val="Hyperlink"/>
            <w:noProof/>
          </w:rPr>
          <w:t>6.5.</w:t>
        </w:r>
        <w:r>
          <w:rPr>
            <w:rFonts w:eastAsiaTheme="minorEastAsia"/>
            <w:noProof/>
            <w:kern w:val="2"/>
            <w:sz w:val="24"/>
            <w:szCs w:val="24"/>
            <w14:ligatures w14:val="standardContextual"/>
          </w:rPr>
          <w:tab/>
        </w:r>
        <w:r w:rsidRPr="00506321">
          <w:rPr>
            <w:rStyle w:val="Hyperlink"/>
            <w:noProof/>
          </w:rPr>
          <w:t>EST/RRH/PSHGeography – LSAHousehold</w:t>
        </w:r>
        <w:r>
          <w:rPr>
            <w:noProof/>
            <w:webHidden/>
          </w:rPr>
          <w:tab/>
        </w:r>
        <w:r>
          <w:rPr>
            <w:noProof/>
            <w:webHidden/>
          </w:rPr>
          <w:fldChar w:fldCharType="begin"/>
        </w:r>
        <w:r>
          <w:rPr>
            <w:noProof/>
            <w:webHidden/>
          </w:rPr>
          <w:instrText xml:space="preserve"> PAGEREF _Toc175057092 \h </w:instrText>
        </w:r>
        <w:r>
          <w:rPr>
            <w:noProof/>
            <w:webHidden/>
          </w:rPr>
        </w:r>
        <w:r>
          <w:rPr>
            <w:noProof/>
            <w:webHidden/>
          </w:rPr>
          <w:fldChar w:fldCharType="separate"/>
        </w:r>
        <w:r>
          <w:rPr>
            <w:noProof/>
            <w:webHidden/>
          </w:rPr>
          <w:t>83</w:t>
        </w:r>
        <w:r>
          <w:rPr>
            <w:noProof/>
            <w:webHidden/>
          </w:rPr>
          <w:fldChar w:fldCharType="end"/>
        </w:r>
      </w:hyperlink>
    </w:p>
    <w:p w14:paraId="71154282" w14:textId="11C1E87E" w:rsidR="00B013F3" w:rsidRDefault="00B013F3">
      <w:pPr>
        <w:pStyle w:val="TOC2"/>
        <w:rPr>
          <w:rFonts w:eastAsiaTheme="minorEastAsia"/>
          <w:noProof/>
          <w:kern w:val="2"/>
          <w:sz w:val="24"/>
          <w:szCs w:val="24"/>
          <w14:ligatures w14:val="standardContextual"/>
        </w:rPr>
      </w:pPr>
      <w:hyperlink w:anchor="_Toc175057093" w:history="1">
        <w:r w:rsidRPr="00506321">
          <w:rPr>
            <w:rStyle w:val="Hyperlink"/>
            <w:noProof/>
          </w:rPr>
          <w:t>6.6.</w:t>
        </w:r>
        <w:r>
          <w:rPr>
            <w:rFonts w:eastAsiaTheme="minorEastAsia"/>
            <w:noProof/>
            <w:kern w:val="2"/>
            <w:sz w:val="24"/>
            <w:szCs w:val="24"/>
            <w14:ligatures w14:val="standardContextual"/>
          </w:rPr>
          <w:tab/>
        </w:r>
        <w:r w:rsidRPr="00506321">
          <w:rPr>
            <w:rStyle w:val="Hyperlink"/>
            <w:noProof/>
          </w:rPr>
          <w:t>EST/RRH/PSHLivingSit – LSAHousehold</w:t>
        </w:r>
        <w:r>
          <w:rPr>
            <w:noProof/>
            <w:webHidden/>
          </w:rPr>
          <w:tab/>
        </w:r>
        <w:r>
          <w:rPr>
            <w:noProof/>
            <w:webHidden/>
          </w:rPr>
          <w:fldChar w:fldCharType="begin"/>
        </w:r>
        <w:r>
          <w:rPr>
            <w:noProof/>
            <w:webHidden/>
          </w:rPr>
          <w:instrText xml:space="preserve"> PAGEREF _Toc175057093 \h </w:instrText>
        </w:r>
        <w:r>
          <w:rPr>
            <w:noProof/>
            <w:webHidden/>
          </w:rPr>
        </w:r>
        <w:r>
          <w:rPr>
            <w:noProof/>
            <w:webHidden/>
          </w:rPr>
          <w:fldChar w:fldCharType="separate"/>
        </w:r>
        <w:r>
          <w:rPr>
            <w:noProof/>
            <w:webHidden/>
          </w:rPr>
          <w:t>84</w:t>
        </w:r>
        <w:r>
          <w:rPr>
            <w:noProof/>
            <w:webHidden/>
          </w:rPr>
          <w:fldChar w:fldCharType="end"/>
        </w:r>
      </w:hyperlink>
    </w:p>
    <w:p w14:paraId="57A56205" w14:textId="49FC9BCA" w:rsidR="00B013F3" w:rsidRDefault="00B013F3">
      <w:pPr>
        <w:pStyle w:val="TOC2"/>
        <w:rPr>
          <w:rFonts w:eastAsiaTheme="minorEastAsia"/>
          <w:noProof/>
          <w:kern w:val="2"/>
          <w:sz w:val="24"/>
          <w:szCs w:val="24"/>
          <w14:ligatures w14:val="standardContextual"/>
        </w:rPr>
      </w:pPr>
      <w:hyperlink w:anchor="_Toc175057094" w:history="1">
        <w:r w:rsidRPr="00506321">
          <w:rPr>
            <w:rStyle w:val="Hyperlink"/>
            <w:noProof/>
          </w:rPr>
          <w:t>6.7.</w:t>
        </w:r>
        <w:r>
          <w:rPr>
            <w:rFonts w:eastAsiaTheme="minorEastAsia"/>
            <w:noProof/>
            <w:kern w:val="2"/>
            <w:sz w:val="24"/>
            <w:szCs w:val="24"/>
            <w14:ligatures w14:val="standardContextual"/>
          </w:rPr>
          <w:tab/>
        </w:r>
        <w:r w:rsidRPr="00506321">
          <w:rPr>
            <w:rStyle w:val="Hyperlink"/>
            <w:noProof/>
          </w:rPr>
          <w:t>EST/RRH/PSHDestination – LSAHousehold</w:t>
        </w:r>
        <w:r>
          <w:rPr>
            <w:noProof/>
            <w:webHidden/>
          </w:rPr>
          <w:tab/>
        </w:r>
        <w:r>
          <w:rPr>
            <w:noProof/>
            <w:webHidden/>
          </w:rPr>
          <w:fldChar w:fldCharType="begin"/>
        </w:r>
        <w:r>
          <w:rPr>
            <w:noProof/>
            <w:webHidden/>
          </w:rPr>
          <w:instrText xml:space="preserve"> PAGEREF _Toc175057094 \h </w:instrText>
        </w:r>
        <w:r>
          <w:rPr>
            <w:noProof/>
            <w:webHidden/>
          </w:rPr>
        </w:r>
        <w:r>
          <w:rPr>
            <w:noProof/>
            <w:webHidden/>
          </w:rPr>
          <w:fldChar w:fldCharType="separate"/>
        </w:r>
        <w:r>
          <w:rPr>
            <w:noProof/>
            <w:webHidden/>
          </w:rPr>
          <w:t>87</w:t>
        </w:r>
        <w:r>
          <w:rPr>
            <w:noProof/>
            <w:webHidden/>
          </w:rPr>
          <w:fldChar w:fldCharType="end"/>
        </w:r>
      </w:hyperlink>
    </w:p>
    <w:p w14:paraId="7EAE5020" w14:textId="2AB6293F" w:rsidR="00B013F3" w:rsidRDefault="00B013F3">
      <w:pPr>
        <w:pStyle w:val="TOC2"/>
        <w:rPr>
          <w:rFonts w:eastAsiaTheme="minorEastAsia"/>
          <w:noProof/>
          <w:kern w:val="2"/>
          <w:sz w:val="24"/>
          <w:szCs w:val="24"/>
          <w14:ligatures w14:val="standardContextual"/>
        </w:rPr>
      </w:pPr>
      <w:hyperlink w:anchor="_Toc175057095" w:history="1">
        <w:r w:rsidRPr="00506321">
          <w:rPr>
            <w:rStyle w:val="Hyperlink"/>
            <w:noProof/>
          </w:rPr>
          <w:t>6.8.</w:t>
        </w:r>
        <w:r>
          <w:rPr>
            <w:rFonts w:eastAsiaTheme="minorEastAsia"/>
            <w:noProof/>
            <w:kern w:val="2"/>
            <w:sz w:val="24"/>
            <w:szCs w:val="24"/>
            <w14:ligatures w14:val="standardContextual"/>
          </w:rPr>
          <w:tab/>
        </w:r>
        <w:r w:rsidRPr="00506321">
          <w:rPr>
            <w:rStyle w:val="Hyperlink"/>
            <w:noProof/>
          </w:rPr>
          <w:t>EST/RRH/PSH Population Identifiers</w:t>
        </w:r>
        <w:r>
          <w:rPr>
            <w:noProof/>
            <w:webHidden/>
          </w:rPr>
          <w:tab/>
        </w:r>
        <w:r>
          <w:rPr>
            <w:noProof/>
            <w:webHidden/>
          </w:rPr>
          <w:fldChar w:fldCharType="begin"/>
        </w:r>
        <w:r>
          <w:rPr>
            <w:noProof/>
            <w:webHidden/>
          </w:rPr>
          <w:instrText xml:space="preserve"> PAGEREF _Toc175057095 \h </w:instrText>
        </w:r>
        <w:r>
          <w:rPr>
            <w:noProof/>
            <w:webHidden/>
          </w:rPr>
        </w:r>
        <w:r>
          <w:rPr>
            <w:noProof/>
            <w:webHidden/>
          </w:rPr>
          <w:fldChar w:fldCharType="separate"/>
        </w:r>
        <w:r>
          <w:rPr>
            <w:noProof/>
            <w:webHidden/>
          </w:rPr>
          <w:t>88</w:t>
        </w:r>
        <w:r>
          <w:rPr>
            <w:noProof/>
            <w:webHidden/>
          </w:rPr>
          <w:fldChar w:fldCharType="end"/>
        </w:r>
      </w:hyperlink>
    </w:p>
    <w:p w14:paraId="0044D490" w14:textId="45BA696C" w:rsidR="00B013F3" w:rsidRDefault="00B013F3">
      <w:pPr>
        <w:pStyle w:val="TOC2"/>
        <w:rPr>
          <w:rFonts w:eastAsiaTheme="minorEastAsia"/>
          <w:noProof/>
          <w:kern w:val="2"/>
          <w:sz w:val="24"/>
          <w:szCs w:val="24"/>
          <w14:ligatures w14:val="standardContextual"/>
        </w:rPr>
      </w:pPr>
      <w:hyperlink w:anchor="_Toc175057096" w:history="1">
        <w:r w:rsidRPr="00506321">
          <w:rPr>
            <w:rStyle w:val="Hyperlink"/>
            <w:noProof/>
          </w:rPr>
          <w:t>6.9.</w:t>
        </w:r>
        <w:r>
          <w:rPr>
            <w:rFonts w:eastAsiaTheme="minorEastAsia"/>
            <w:noProof/>
            <w:kern w:val="2"/>
            <w:sz w:val="24"/>
            <w:szCs w:val="24"/>
            <w14:ligatures w14:val="standardContextual"/>
          </w:rPr>
          <w:tab/>
        </w:r>
        <w:r w:rsidRPr="00506321">
          <w:rPr>
            <w:rStyle w:val="Hyperlink"/>
            <w:noProof/>
          </w:rPr>
          <w:t>System Engagement Status and Return Time</w:t>
        </w:r>
        <w:r>
          <w:rPr>
            <w:noProof/>
            <w:webHidden/>
          </w:rPr>
          <w:tab/>
        </w:r>
        <w:r>
          <w:rPr>
            <w:noProof/>
            <w:webHidden/>
          </w:rPr>
          <w:fldChar w:fldCharType="begin"/>
        </w:r>
        <w:r>
          <w:rPr>
            <w:noProof/>
            <w:webHidden/>
          </w:rPr>
          <w:instrText xml:space="preserve"> PAGEREF _Toc175057096 \h </w:instrText>
        </w:r>
        <w:r>
          <w:rPr>
            <w:noProof/>
            <w:webHidden/>
          </w:rPr>
        </w:r>
        <w:r>
          <w:rPr>
            <w:noProof/>
            <w:webHidden/>
          </w:rPr>
          <w:fldChar w:fldCharType="separate"/>
        </w:r>
        <w:r>
          <w:rPr>
            <w:noProof/>
            <w:webHidden/>
          </w:rPr>
          <w:t>90</w:t>
        </w:r>
        <w:r>
          <w:rPr>
            <w:noProof/>
            <w:webHidden/>
          </w:rPr>
          <w:fldChar w:fldCharType="end"/>
        </w:r>
      </w:hyperlink>
    </w:p>
    <w:p w14:paraId="6B9B5261" w14:textId="00838B52" w:rsidR="00B013F3" w:rsidRDefault="00B013F3">
      <w:pPr>
        <w:pStyle w:val="TOC2"/>
        <w:rPr>
          <w:rFonts w:eastAsiaTheme="minorEastAsia"/>
          <w:noProof/>
          <w:kern w:val="2"/>
          <w:sz w:val="24"/>
          <w:szCs w:val="24"/>
          <w14:ligatures w14:val="standardContextual"/>
        </w:rPr>
      </w:pPr>
      <w:hyperlink w:anchor="_Toc175057097" w:history="1">
        <w:r w:rsidRPr="00506321">
          <w:rPr>
            <w:rStyle w:val="Hyperlink"/>
            <w:noProof/>
          </w:rPr>
          <w:t>6.10.</w:t>
        </w:r>
        <w:r>
          <w:rPr>
            <w:rFonts w:eastAsiaTheme="minorEastAsia"/>
            <w:noProof/>
            <w:kern w:val="2"/>
            <w:sz w:val="24"/>
            <w:szCs w:val="24"/>
            <w14:ligatures w14:val="standardContextual"/>
          </w:rPr>
          <w:tab/>
        </w:r>
        <w:r w:rsidRPr="00506321">
          <w:rPr>
            <w:rStyle w:val="Hyperlink"/>
            <w:noProof/>
          </w:rPr>
          <w:t>RRHPreMoveInDays – LSAHousehold</w:t>
        </w:r>
        <w:r>
          <w:rPr>
            <w:noProof/>
            <w:webHidden/>
          </w:rPr>
          <w:tab/>
        </w:r>
        <w:r>
          <w:rPr>
            <w:noProof/>
            <w:webHidden/>
          </w:rPr>
          <w:fldChar w:fldCharType="begin"/>
        </w:r>
        <w:r>
          <w:rPr>
            <w:noProof/>
            <w:webHidden/>
          </w:rPr>
          <w:instrText xml:space="preserve"> PAGEREF _Toc175057097 \h </w:instrText>
        </w:r>
        <w:r>
          <w:rPr>
            <w:noProof/>
            <w:webHidden/>
          </w:rPr>
        </w:r>
        <w:r>
          <w:rPr>
            <w:noProof/>
            <w:webHidden/>
          </w:rPr>
          <w:fldChar w:fldCharType="separate"/>
        </w:r>
        <w:r>
          <w:rPr>
            <w:noProof/>
            <w:webHidden/>
          </w:rPr>
          <w:t>91</w:t>
        </w:r>
        <w:r>
          <w:rPr>
            <w:noProof/>
            <w:webHidden/>
          </w:rPr>
          <w:fldChar w:fldCharType="end"/>
        </w:r>
      </w:hyperlink>
    </w:p>
    <w:p w14:paraId="40B44AAD" w14:textId="45522F39" w:rsidR="00B013F3" w:rsidRDefault="00B013F3">
      <w:pPr>
        <w:pStyle w:val="TOC2"/>
        <w:rPr>
          <w:rFonts w:eastAsiaTheme="minorEastAsia"/>
          <w:noProof/>
          <w:kern w:val="2"/>
          <w:sz w:val="24"/>
          <w:szCs w:val="24"/>
          <w14:ligatures w14:val="standardContextual"/>
        </w:rPr>
      </w:pPr>
      <w:hyperlink w:anchor="_Toc175057098" w:history="1">
        <w:r w:rsidRPr="00506321">
          <w:rPr>
            <w:rStyle w:val="Hyperlink"/>
            <w:noProof/>
          </w:rPr>
          <w:t>6.11.</w:t>
        </w:r>
        <w:r>
          <w:rPr>
            <w:rFonts w:eastAsiaTheme="minorEastAsia"/>
            <w:noProof/>
            <w:kern w:val="2"/>
            <w:sz w:val="24"/>
            <w:szCs w:val="24"/>
            <w14:ligatures w14:val="standardContextual"/>
          </w:rPr>
          <w:tab/>
        </w:r>
        <w:r w:rsidRPr="00506321">
          <w:rPr>
            <w:rStyle w:val="Hyperlink"/>
            <w:noProof/>
          </w:rPr>
          <w:t>Dates Housed in PSH or RRH (sys_Time)</w:t>
        </w:r>
        <w:r>
          <w:rPr>
            <w:noProof/>
            <w:webHidden/>
          </w:rPr>
          <w:tab/>
        </w:r>
        <w:r>
          <w:rPr>
            <w:noProof/>
            <w:webHidden/>
          </w:rPr>
          <w:fldChar w:fldCharType="begin"/>
        </w:r>
        <w:r>
          <w:rPr>
            <w:noProof/>
            <w:webHidden/>
          </w:rPr>
          <w:instrText xml:space="preserve"> PAGEREF _Toc175057098 \h </w:instrText>
        </w:r>
        <w:r>
          <w:rPr>
            <w:noProof/>
            <w:webHidden/>
          </w:rPr>
        </w:r>
        <w:r>
          <w:rPr>
            <w:noProof/>
            <w:webHidden/>
          </w:rPr>
          <w:fldChar w:fldCharType="separate"/>
        </w:r>
        <w:r>
          <w:rPr>
            <w:noProof/>
            <w:webHidden/>
          </w:rPr>
          <w:t>92</w:t>
        </w:r>
        <w:r>
          <w:rPr>
            <w:noProof/>
            <w:webHidden/>
          </w:rPr>
          <w:fldChar w:fldCharType="end"/>
        </w:r>
      </w:hyperlink>
    </w:p>
    <w:p w14:paraId="5FA1A53D" w14:textId="132F0DF4" w:rsidR="00B013F3" w:rsidRDefault="00B013F3">
      <w:pPr>
        <w:pStyle w:val="TOC2"/>
        <w:rPr>
          <w:rFonts w:eastAsiaTheme="minorEastAsia"/>
          <w:noProof/>
          <w:kern w:val="2"/>
          <w:sz w:val="24"/>
          <w:szCs w:val="24"/>
          <w14:ligatures w14:val="standardContextual"/>
        </w:rPr>
      </w:pPr>
      <w:hyperlink w:anchor="_Toc175057099" w:history="1">
        <w:r w:rsidRPr="00506321">
          <w:rPr>
            <w:rStyle w:val="Hyperlink"/>
            <w:noProof/>
          </w:rPr>
          <w:t>6.12.</w:t>
        </w:r>
        <w:r>
          <w:rPr>
            <w:rFonts w:eastAsiaTheme="minorEastAsia"/>
            <w:noProof/>
            <w:kern w:val="2"/>
            <w:sz w:val="24"/>
            <w:szCs w:val="24"/>
            <w14:ligatures w14:val="standardContextual"/>
          </w:rPr>
          <w:tab/>
        </w:r>
        <w:r w:rsidRPr="00506321">
          <w:rPr>
            <w:rStyle w:val="Hyperlink"/>
            <w:noProof/>
          </w:rPr>
          <w:t>Get Last Inactive Date</w:t>
        </w:r>
        <w:r>
          <w:rPr>
            <w:noProof/>
            <w:webHidden/>
          </w:rPr>
          <w:tab/>
        </w:r>
        <w:r>
          <w:rPr>
            <w:noProof/>
            <w:webHidden/>
          </w:rPr>
          <w:fldChar w:fldCharType="begin"/>
        </w:r>
        <w:r>
          <w:rPr>
            <w:noProof/>
            <w:webHidden/>
          </w:rPr>
          <w:instrText xml:space="preserve"> PAGEREF _Toc175057099 \h </w:instrText>
        </w:r>
        <w:r>
          <w:rPr>
            <w:noProof/>
            <w:webHidden/>
          </w:rPr>
        </w:r>
        <w:r>
          <w:rPr>
            <w:noProof/>
            <w:webHidden/>
          </w:rPr>
          <w:fldChar w:fldCharType="separate"/>
        </w:r>
        <w:r>
          <w:rPr>
            <w:noProof/>
            <w:webHidden/>
          </w:rPr>
          <w:t>94</w:t>
        </w:r>
        <w:r>
          <w:rPr>
            <w:noProof/>
            <w:webHidden/>
          </w:rPr>
          <w:fldChar w:fldCharType="end"/>
        </w:r>
      </w:hyperlink>
    </w:p>
    <w:p w14:paraId="574CFF8F" w14:textId="4031832B" w:rsidR="00B013F3" w:rsidRDefault="00B013F3">
      <w:pPr>
        <w:pStyle w:val="TOC2"/>
        <w:rPr>
          <w:rFonts w:eastAsiaTheme="minorEastAsia"/>
          <w:noProof/>
          <w:kern w:val="2"/>
          <w:sz w:val="24"/>
          <w:szCs w:val="24"/>
          <w14:ligatures w14:val="standardContextual"/>
        </w:rPr>
      </w:pPr>
      <w:hyperlink w:anchor="_Toc175057100" w:history="1">
        <w:r w:rsidRPr="00506321">
          <w:rPr>
            <w:rStyle w:val="Hyperlink"/>
            <w:noProof/>
          </w:rPr>
          <w:t>6.13.</w:t>
        </w:r>
        <w:r>
          <w:rPr>
            <w:rFonts w:eastAsiaTheme="minorEastAsia"/>
            <w:noProof/>
            <w:kern w:val="2"/>
            <w:sz w:val="24"/>
            <w:szCs w:val="24"/>
            <w14:ligatures w14:val="standardContextual"/>
          </w:rPr>
          <w:tab/>
        </w:r>
        <w:r w:rsidRPr="00506321">
          <w:rPr>
            <w:rStyle w:val="Hyperlink"/>
            <w:noProof/>
          </w:rPr>
          <w:t>Get Dates of Other System Use (sys_Time)</w:t>
        </w:r>
        <w:r>
          <w:rPr>
            <w:noProof/>
            <w:webHidden/>
          </w:rPr>
          <w:tab/>
        </w:r>
        <w:r>
          <w:rPr>
            <w:noProof/>
            <w:webHidden/>
          </w:rPr>
          <w:fldChar w:fldCharType="begin"/>
        </w:r>
        <w:r>
          <w:rPr>
            <w:noProof/>
            <w:webHidden/>
          </w:rPr>
          <w:instrText xml:space="preserve"> PAGEREF _Toc175057100 \h </w:instrText>
        </w:r>
        <w:r>
          <w:rPr>
            <w:noProof/>
            <w:webHidden/>
          </w:rPr>
        </w:r>
        <w:r>
          <w:rPr>
            <w:noProof/>
            <w:webHidden/>
          </w:rPr>
          <w:fldChar w:fldCharType="separate"/>
        </w:r>
        <w:r>
          <w:rPr>
            <w:noProof/>
            <w:webHidden/>
          </w:rPr>
          <w:t>96</w:t>
        </w:r>
        <w:r>
          <w:rPr>
            <w:noProof/>
            <w:webHidden/>
          </w:rPr>
          <w:fldChar w:fldCharType="end"/>
        </w:r>
      </w:hyperlink>
    </w:p>
    <w:p w14:paraId="3FF4E817" w14:textId="383FF728" w:rsidR="00B013F3" w:rsidRDefault="00B013F3">
      <w:pPr>
        <w:pStyle w:val="TOC2"/>
        <w:rPr>
          <w:rFonts w:eastAsiaTheme="minorEastAsia"/>
          <w:noProof/>
          <w:kern w:val="2"/>
          <w:sz w:val="24"/>
          <w:szCs w:val="24"/>
          <w14:ligatures w14:val="standardContextual"/>
        </w:rPr>
      </w:pPr>
      <w:hyperlink w:anchor="_Toc175057101" w:history="1">
        <w:r w:rsidRPr="00506321">
          <w:rPr>
            <w:rStyle w:val="Hyperlink"/>
            <w:noProof/>
          </w:rPr>
          <w:t>6.14.</w:t>
        </w:r>
        <w:r>
          <w:rPr>
            <w:rFonts w:eastAsiaTheme="minorEastAsia"/>
            <w:noProof/>
            <w:kern w:val="2"/>
            <w:sz w:val="24"/>
            <w:szCs w:val="24"/>
            <w14:ligatures w14:val="standardContextual"/>
          </w:rPr>
          <w:tab/>
        </w:r>
        <w:r w:rsidRPr="00506321">
          <w:rPr>
            <w:rStyle w:val="Hyperlink"/>
            <w:noProof/>
          </w:rPr>
          <w:t>Get Other Dates Homeless from 3.917A/B Living Situation</w:t>
        </w:r>
        <w:r>
          <w:rPr>
            <w:noProof/>
            <w:webHidden/>
          </w:rPr>
          <w:tab/>
        </w:r>
        <w:r>
          <w:rPr>
            <w:noProof/>
            <w:webHidden/>
          </w:rPr>
          <w:fldChar w:fldCharType="begin"/>
        </w:r>
        <w:r>
          <w:rPr>
            <w:noProof/>
            <w:webHidden/>
          </w:rPr>
          <w:instrText xml:space="preserve"> PAGEREF _Toc175057101 \h </w:instrText>
        </w:r>
        <w:r>
          <w:rPr>
            <w:noProof/>
            <w:webHidden/>
          </w:rPr>
        </w:r>
        <w:r>
          <w:rPr>
            <w:noProof/>
            <w:webHidden/>
          </w:rPr>
          <w:fldChar w:fldCharType="separate"/>
        </w:r>
        <w:r>
          <w:rPr>
            <w:noProof/>
            <w:webHidden/>
          </w:rPr>
          <w:t>98</w:t>
        </w:r>
        <w:r>
          <w:rPr>
            <w:noProof/>
            <w:webHidden/>
          </w:rPr>
          <w:fldChar w:fldCharType="end"/>
        </w:r>
      </w:hyperlink>
    </w:p>
    <w:p w14:paraId="31789DB6" w14:textId="6EABA4D3" w:rsidR="00B013F3" w:rsidRDefault="00B013F3">
      <w:pPr>
        <w:pStyle w:val="TOC2"/>
        <w:rPr>
          <w:rFonts w:eastAsiaTheme="minorEastAsia"/>
          <w:noProof/>
          <w:kern w:val="2"/>
          <w:sz w:val="24"/>
          <w:szCs w:val="24"/>
          <w14:ligatures w14:val="standardContextual"/>
        </w:rPr>
      </w:pPr>
      <w:hyperlink w:anchor="_Toc175057102" w:history="1">
        <w:r w:rsidRPr="00506321">
          <w:rPr>
            <w:rStyle w:val="Hyperlink"/>
            <w:noProof/>
          </w:rPr>
          <w:t>6.15.</w:t>
        </w:r>
        <w:r>
          <w:rPr>
            <w:rFonts w:eastAsiaTheme="minorEastAsia"/>
            <w:noProof/>
            <w:kern w:val="2"/>
            <w:sz w:val="24"/>
            <w:szCs w:val="24"/>
            <w14:ligatures w14:val="standardContextual"/>
          </w:rPr>
          <w:tab/>
        </w:r>
        <w:r w:rsidRPr="00506321">
          <w:rPr>
            <w:rStyle w:val="Hyperlink"/>
            <w:noProof/>
          </w:rPr>
          <w:t>Set System Use Days for LSAHousehold</w:t>
        </w:r>
        <w:r>
          <w:rPr>
            <w:noProof/>
            <w:webHidden/>
          </w:rPr>
          <w:tab/>
        </w:r>
        <w:r>
          <w:rPr>
            <w:noProof/>
            <w:webHidden/>
          </w:rPr>
          <w:fldChar w:fldCharType="begin"/>
        </w:r>
        <w:r>
          <w:rPr>
            <w:noProof/>
            <w:webHidden/>
          </w:rPr>
          <w:instrText xml:space="preserve"> PAGEREF _Toc175057102 \h </w:instrText>
        </w:r>
        <w:r>
          <w:rPr>
            <w:noProof/>
            <w:webHidden/>
          </w:rPr>
        </w:r>
        <w:r>
          <w:rPr>
            <w:noProof/>
            <w:webHidden/>
          </w:rPr>
          <w:fldChar w:fldCharType="separate"/>
        </w:r>
        <w:r>
          <w:rPr>
            <w:noProof/>
            <w:webHidden/>
          </w:rPr>
          <w:t>99</w:t>
        </w:r>
        <w:r>
          <w:rPr>
            <w:noProof/>
            <w:webHidden/>
          </w:rPr>
          <w:fldChar w:fldCharType="end"/>
        </w:r>
      </w:hyperlink>
    </w:p>
    <w:p w14:paraId="7B472369" w14:textId="51ACD4F4" w:rsidR="00B013F3" w:rsidRDefault="00B013F3">
      <w:pPr>
        <w:pStyle w:val="TOC2"/>
        <w:rPr>
          <w:rFonts w:eastAsiaTheme="minorEastAsia"/>
          <w:noProof/>
          <w:kern w:val="2"/>
          <w:sz w:val="24"/>
          <w:szCs w:val="24"/>
          <w14:ligatures w14:val="standardContextual"/>
        </w:rPr>
      </w:pPr>
      <w:hyperlink w:anchor="_Toc175057103" w:history="1">
        <w:r w:rsidRPr="00506321">
          <w:rPr>
            <w:rStyle w:val="Hyperlink"/>
            <w:noProof/>
          </w:rPr>
          <w:t>6.16.</w:t>
        </w:r>
        <w:r>
          <w:rPr>
            <w:rFonts w:eastAsiaTheme="minorEastAsia"/>
            <w:noProof/>
            <w:kern w:val="2"/>
            <w:sz w:val="24"/>
            <w:szCs w:val="24"/>
            <w14:ligatures w14:val="standardContextual"/>
          </w:rPr>
          <w:tab/>
        </w:r>
        <w:r w:rsidRPr="00506321">
          <w:rPr>
            <w:rStyle w:val="Hyperlink"/>
            <w:noProof/>
          </w:rPr>
          <w:t>Update EST/RRH/PSH/RRHSOStatus</w:t>
        </w:r>
        <w:r>
          <w:rPr>
            <w:noProof/>
            <w:webHidden/>
          </w:rPr>
          <w:tab/>
        </w:r>
        <w:r>
          <w:rPr>
            <w:noProof/>
            <w:webHidden/>
          </w:rPr>
          <w:fldChar w:fldCharType="begin"/>
        </w:r>
        <w:r>
          <w:rPr>
            <w:noProof/>
            <w:webHidden/>
          </w:rPr>
          <w:instrText xml:space="preserve"> PAGEREF _Toc175057103 \h </w:instrText>
        </w:r>
        <w:r>
          <w:rPr>
            <w:noProof/>
            <w:webHidden/>
          </w:rPr>
        </w:r>
        <w:r>
          <w:rPr>
            <w:noProof/>
            <w:webHidden/>
          </w:rPr>
          <w:fldChar w:fldCharType="separate"/>
        </w:r>
        <w:r>
          <w:rPr>
            <w:noProof/>
            <w:webHidden/>
          </w:rPr>
          <w:t>101</w:t>
        </w:r>
        <w:r>
          <w:rPr>
            <w:noProof/>
            <w:webHidden/>
          </w:rPr>
          <w:fldChar w:fldCharType="end"/>
        </w:r>
      </w:hyperlink>
    </w:p>
    <w:p w14:paraId="73265A3E" w14:textId="2527AD1A" w:rsidR="00B013F3" w:rsidRDefault="00B013F3">
      <w:pPr>
        <w:pStyle w:val="TOC2"/>
        <w:rPr>
          <w:rFonts w:eastAsiaTheme="minorEastAsia"/>
          <w:noProof/>
          <w:kern w:val="2"/>
          <w:sz w:val="24"/>
          <w:szCs w:val="24"/>
          <w14:ligatures w14:val="standardContextual"/>
        </w:rPr>
      </w:pPr>
      <w:hyperlink w:anchor="_Toc175057104" w:history="1">
        <w:r w:rsidRPr="00506321">
          <w:rPr>
            <w:rStyle w:val="Hyperlink"/>
            <w:noProof/>
          </w:rPr>
          <w:t>6.17.</w:t>
        </w:r>
        <w:r>
          <w:rPr>
            <w:rFonts w:eastAsiaTheme="minorEastAsia"/>
            <w:noProof/>
            <w:kern w:val="2"/>
            <w:sz w:val="24"/>
            <w:szCs w:val="24"/>
            <w14:ligatures w14:val="standardContextual"/>
          </w:rPr>
          <w:tab/>
        </w:r>
        <w:r w:rsidRPr="00506321">
          <w:rPr>
            <w:rStyle w:val="Hyperlink"/>
            <w:noProof/>
          </w:rPr>
          <w:t>Set EST/RRH/PSHAHAR</w:t>
        </w:r>
        <w:r>
          <w:rPr>
            <w:noProof/>
            <w:webHidden/>
          </w:rPr>
          <w:tab/>
        </w:r>
        <w:r>
          <w:rPr>
            <w:noProof/>
            <w:webHidden/>
          </w:rPr>
          <w:fldChar w:fldCharType="begin"/>
        </w:r>
        <w:r>
          <w:rPr>
            <w:noProof/>
            <w:webHidden/>
          </w:rPr>
          <w:instrText xml:space="preserve"> PAGEREF _Toc175057104 \h </w:instrText>
        </w:r>
        <w:r>
          <w:rPr>
            <w:noProof/>
            <w:webHidden/>
          </w:rPr>
        </w:r>
        <w:r>
          <w:rPr>
            <w:noProof/>
            <w:webHidden/>
          </w:rPr>
          <w:fldChar w:fldCharType="separate"/>
        </w:r>
        <w:r>
          <w:rPr>
            <w:noProof/>
            <w:webHidden/>
          </w:rPr>
          <w:t>102</w:t>
        </w:r>
        <w:r>
          <w:rPr>
            <w:noProof/>
            <w:webHidden/>
          </w:rPr>
          <w:fldChar w:fldCharType="end"/>
        </w:r>
      </w:hyperlink>
    </w:p>
    <w:p w14:paraId="2160FA55" w14:textId="13818B7E" w:rsidR="00B013F3" w:rsidRDefault="00B013F3">
      <w:pPr>
        <w:pStyle w:val="TOC2"/>
        <w:rPr>
          <w:rFonts w:eastAsiaTheme="minorEastAsia"/>
          <w:noProof/>
          <w:kern w:val="2"/>
          <w:sz w:val="24"/>
          <w:szCs w:val="24"/>
          <w14:ligatures w14:val="standardContextual"/>
        </w:rPr>
      </w:pPr>
      <w:hyperlink w:anchor="_Toc175057105" w:history="1">
        <w:r w:rsidRPr="00506321">
          <w:rPr>
            <w:rStyle w:val="Hyperlink"/>
            <w:noProof/>
          </w:rPr>
          <w:t>6.18.</w:t>
        </w:r>
        <w:r>
          <w:rPr>
            <w:rFonts w:eastAsiaTheme="minorEastAsia"/>
            <w:noProof/>
            <w:kern w:val="2"/>
            <w:sz w:val="24"/>
            <w:szCs w:val="24"/>
            <w14:ligatures w14:val="standardContextual"/>
          </w:rPr>
          <w:tab/>
        </w:r>
        <w:r w:rsidRPr="00506321">
          <w:rPr>
            <w:rStyle w:val="Hyperlink"/>
            <w:noProof/>
          </w:rPr>
          <w:t>Set SystemPath for LSAHousehold</w:t>
        </w:r>
        <w:r>
          <w:rPr>
            <w:noProof/>
            <w:webHidden/>
          </w:rPr>
          <w:tab/>
        </w:r>
        <w:r>
          <w:rPr>
            <w:noProof/>
            <w:webHidden/>
          </w:rPr>
          <w:fldChar w:fldCharType="begin"/>
        </w:r>
        <w:r>
          <w:rPr>
            <w:noProof/>
            <w:webHidden/>
          </w:rPr>
          <w:instrText xml:space="preserve"> PAGEREF _Toc175057105 \h </w:instrText>
        </w:r>
        <w:r>
          <w:rPr>
            <w:noProof/>
            <w:webHidden/>
          </w:rPr>
        </w:r>
        <w:r>
          <w:rPr>
            <w:noProof/>
            <w:webHidden/>
          </w:rPr>
          <w:fldChar w:fldCharType="separate"/>
        </w:r>
        <w:r>
          <w:rPr>
            <w:noProof/>
            <w:webHidden/>
          </w:rPr>
          <w:t>103</w:t>
        </w:r>
        <w:r>
          <w:rPr>
            <w:noProof/>
            <w:webHidden/>
          </w:rPr>
          <w:fldChar w:fldCharType="end"/>
        </w:r>
      </w:hyperlink>
    </w:p>
    <w:p w14:paraId="20704175" w14:textId="6FEF78F6" w:rsidR="00B013F3" w:rsidRDefault="00B013F3">
      <w:pPr>
        <w:pStyle w:val="TOC2"/>
        <w:rPr>
          <w:rFonts w:eastAsiaTheme="minorEastAsia"/>
          <w:noProof/>
          <w:kern w:val="2"/>
          <w:sz w:val="24"/>
          <w:szCs w:val="24"/>
          <w14:ligatures w14:val="standardContextual"/>
        </w:rPr>
      </w:pPr>
      <w:hyperlink w:anchor="_Toc175057106" w:history="1">
        <w:r w:rsidRPr="00506321">
          <w:rPr>
            <w:rStyle w:val="Hyperlink"/>
            <w:noProof/>
          </w:rPr>
          <w:t>6.19.</w:t>
        </w:r>
        <w:r>
          <w:rPr>
            <w:rFonts w:eastAsiaTheme="minorEastAsia"/>
            <w:noProof/>
            <w:kern w:val="2"/>
            <w:sz w:val="24"/>
            <w:szCs w:val="24"/>
            <w14:ligatures w14:val="standardContextual"/>
          </w:rPr>
          <w:tab/>
        </w:r>
        <w:r w:rsidRPr="00506321">
          <w:rPr>
            <w:rStyle w:val="Hyperlink"/>
            <w:noProof/>
          </w:rPr>
          <w:t>LSAHousehold</w:t>
        </w:r>
        <w:r>
          <w:rPr>
            <w:noProof/>
            <w:webHidden/>
          </w:rPr>
          <w:tab/>
        </w:r>
        <w:r>
          <w:rPr>
            <w:noProof/>
            <w:webHidden/>
          </w:rPr>
          <w:fldChar w:fldCharType="begin"/>
        </w:r>
        <w:r>
          <w:rPr>
            <w:noProof/>
            <w:webHidden/>
          </w:rPr>
          <w:instrText xml:space="preserve"> PAGEREF _Toc175057106 \h </w:instrText>
        </w:r>
        <w:r>
          <w:rPr>
            <w:noProof/>
            <w:webHidden/>
          </w:rPr>
        </w:r>
        <w:r>
          <w:rPr>
            <w:noProof/>
            <w:webHidden/>
          </w:rPr>
          <w:fldChar w:fldCharType="separate"/>
        </w:r>
        <w:r>
          <w:rPr>
            <w:noProof/>
            <w:webHidden/>
          </w:rPr>
          <w:t>104</w:t>
        </w:r>
        <w:r>
          <w:rPr>
            <w:noProof/>
            <w:webHidden/>
          </w:rPr>
          <w:fldChar w:fldCharType="end"/>
        </w:r>
      </w:hyperlink>
    </w:p>
    <w:p w14:paraId="0D8BF049" w14:textId="485CEE6B" w:rsidR="00B013F3" w:rsidRDefault="00B013F3">
      <w:pPr>
        <w:pStyle w:val="TOC1"/>
        <w:rPr>
          <w:rFonts w:eastAsiaTheme="minorEastAsia"/>
          <w:kern w:val="2"/>
          <w:sz w:val="24"/>
          <w:szCs w:val="24"/>
          <w14:ligatures w14:val="standardContextual"/>
        </w:rPr>
      </w:pPr>
      <w:hyperlink w:anchor="_Toc175057107" w:history="1">
        <w:r w:rsidRPr="00506321">
          <w:rPr>
            <w:rStyle w:val="Hyperlink"/>
          </w:rPr>
          <w:t>7.</w:t>
        </w:r>
        <w:r>
          <w:rPr>
            <w:rFonts w:eastAsiaTheme="minorEastAsia"/>
            <w:kern w:val="2"/>
            <w:sz w:val="24"/>
            <w:szCs w:val="24"/>
            <w14:ligatures w14:val="standardContextual"/>
          </w:rPr>
          <w:tab/>
        </w:r>
        <w:r w:rsidRPr="00506321">
          <w:rPr>
            <w:rStyle w:val="Hyperlink"/>
          </w:rPr>
          <w:t>HMIS Business Logic: LSAExit</w:t>
        </w:r>
        <w:r>
          <w:rPr>
            <w:webHidden/>
          </w:rPr>
          <w:tab/>
        </w:r>
        <w:r>
          <w:rPr>
            <w:webHidden/>
          </w:rPr>
          <w:fldChar w:fldCharType="begin"/>
        </w:r>
        <w:r>
          <w:rPr>
            <w:webHidden/>
          </w:rPr>
          <w:instrText xml:space="preserve"> PAGEREF _Toc175057107 \h </w:instrText>
        </w:r>
        <w:r>
          <w:rPr>
            <w:webHidden/>
          </w:rPr>
        </w:r>
        <w:r>
          <w:rPr>
            <w:webHidden/>
          </w:rPr>
          <w:fldChar w:fldCharType="separate"/>
        </w:r>
        <w:r>
          <w:rPr>
            <w:webHidden/>
          </w:rPr>
          <w:t>107</w:t>
        </w:r>
        <w:r>
          <w:rPr>
            <w:webHidden/>
          </w:rPr>
          <w:fldChar w:fldCharType="end"/>
        </w:r>
      </w:hyperlink>
    </w:p>
    <w:p w14:paraId="4C8DDEA2" w14:textId="6C77659B" w:rsidR="00B013F3" w:rsidRDefault="00B013F3">
      <w:pPr>
        <w:pStyle w:val="TOC2"/>
        <w:rPr>
          <w:rFonts w:eastAsiaTheme="minorEastAsia"/>
          <w:noProof/>
          <w:kern w:val="2"/>
          <w:sz w:val="24"/>
          <w:szCs w:val="24"/>
          <w14:ligatures w14:val="standardContextual"/>
        </w:rPr>
      </w:pPr>
      <w:hyperlink w:anchor="_Toc175057108" w:history="1">
        <w:r w:rsidRPr="00506321">
          <w:rPr>
            <w:rStyle w:val="Hyperlink"/>
            <w:noProof/>
          </w:rPr>
          <w:t>7.1.</w:t>
        </w:r>
        <w:r>
          <w:rPr>
            <w:rFonts w:eastAsiaTheme="minorEastAsia"/>
            <w:noProof/>
            <w:kern w:val="2"/>
            <w:sz w:val="24"/>
            <w:szCs w:val="24"/>
            <w14:ligatures w14:val="standardContextual"/>
          </w:rPr>
          <w:tab/>
        </w:r>
        <w:r w:rsidRPr="00506321">
          <w:rPr>
            <w:rStyle w:val="Hyperlink"/>
            <w:noProof/>
          </w:rPr>
          <w:t>Identify Qualifying Exits in Exit Cohort Periods</w:t>
        </w:r>
        <w:r>
          <w:rPr>
            <w:noProof/>
            <w:webHidden/>
          </w:rPr>
          <w:tab/>
        </w:r>
        <w:r>
          <w:rPr>
            <w:noProof/>
            <w:webHidden/>
          </w:rPr>
          <w:fldChar w:fldCharType="begin"/>
        </w:r>
        <w:r>
          <w:rPr>
            <w:noProof/>
            <w:webHidden/>
          </w:rPr>
          <w:instrText xml:space="preserve"> PAGEREF _Toc175057108 \h </w:instrText>
        </w:r>
        <w:r>
          <w:rPr>
            <w:noProof/>
            <w:webHidden/>
          </w:rPr>
        </w:r>
        <w:r>
          <w:rPr>
            <w:noProof/>
            <w:webHidden/>
          </w:rPr>
          <w:fldChar w:fldCharType="separate"/>
        </w:r>
        <w:r>
          <w:rPr>
            <w:noProof/>
            <w:webHidden/>
          </w:rPr>
          <w:t>107</w:t>
        </w:r>
        <w:r>
          <w:rPr>
            <w:noProof/>
            <w:webHidden/>
          </w:rPr>
          <w:fldChar w:fldCharType="end"/>
        </w:r>
      </w:hyperlink>
    </w:p>
    <w:p w14:paraId="79A2DCF1" w14:textId="0CAF83A3" w:rsidR="00B013F3" w:rsidRDefault="00B013F3">
      <w:pPr>
        <w:pStyle w:val="TOC2"/>
        <w:rPr>
          <w:rFonts w:eastAsiaTheme="minorEastAsia"/>
          <w:noProof/>
          <w:kern w:val="2"/>
          <w:sz w:val="24"/>
          <w:szCs w:val="24"/>
          <w14:ligatures w14:val="standardContextual"/>
        </w:rPr>
      </w:pPr>
      <w:hyperlink w:anchor="_Toc175057109" w:history="1">
        <w:r w:rsidRPr="00506321">
          <w:rPr>
            <w:rStyle w:val="Hyperlink"/>
            <w:noProof/>
          </w:rPr>
          <w:t>7.2.</w:t>
        </w:r>
        <w:r>
          <w:rPr>
            <w:rFonts w:eastAsiaTheme="minorEastAsia"/>
            <w:noProof/>
            <w:kern w:val="2"/>
            <w:sz w:val="24"/>
            <w:szCs w:val="24"/>
            <w14:ligatures w14:val="standardContextual"/>
          </w:rPr>
          <w:tab/>
        </w:r>
        <w:r w:rsidRPr="00506321">
          <w:rPr>
            <w:rStyle w:val="Hyperlink"/>
            <w:noProof/>
          </w:rPr>
          <w:t>Select Reportable Exits</w:t>
        </w:r>
        <w:r>
          <w:rPr>
            <w:noProof/>
            <w:webHidden/>
          </w:rPr>
          <w:tab/>
        </w:r>
        <w:r>
          <w:rPr>
            <w:noProof/>
            <w:webHidden/>
          </w:rPr>
          <w:fldChar w:fldCharType="begin"/>
        </w:r>
        <w:r>
          <w:rPr>
            <w:noProof/>
            <w:webHidden/>
          </w:rPr>
          <w:instrText xml:space="preserve"> PAGEREF _Toc175057109 \h </w:instrText>
        </w:r>
        <w:r>
          <w:rPr>
            <w:noProof/>
            <w:webHidden/>
          </w:rPr>
        </w:r>
        <w:r>
          <w:rPr>
            <w:noProof/>
            <w:webHidden/>
          </w:rPr>
          <w:fldChar w:fldCharType="separate"/>
        </w:r>
        <w:r>
          <w:rPr>
            <w:noProof/>
            <w:webHidden/>
          </w:rPr>
          <w:t>108</w:t>
        </w:r>
        <w:r>
          <w:rPr>
            <w:noProof/>
            <w:webHidden/>
          </w:rPr>
          <w:fldChar w:fldCharType="end"/>
        </w:r>
      </w:hyperlink>
    </w:p>
    <w:p w14:paraId="7802FF8F" w14:textId="1D27F17B" w:rsidR="00B013F3" w:rsidRDefault="00B013F3">
      <w:pPr>
        <w:pStyle w:val="TOC2"/>
        <w:rPr>
          <w:rFonts w:eastAsiaTheme="minorEastAsia"/>
          <w:noProof/>
          <w:kern w:val="2"/>
          <w:sz w:val="24"/>
          <w:szCs w:val="24"/>
          <w14:ligatures w14:val="standardContextual"/>
        </w:rPr>
      </w:pPr>
      <w:hyperlink w:anchor="_Toc175057110" w:history="1">
        <w:r w:rsidRPr="00506321">
          <w:rPr>
            <w:rStyle w:val="Hyperlink"/>
            <w:noProof/>
          </w:rPr>
          <w:t>7.3.</w:t>
        </w:r>
        <w:r>
          <w:rPr>
            <w:rFonts w:eastAsiaTheme="minorEastAsia"/>
            <w:noProof/>
            <w:kern w:val="2"/>
            <w:sz w:val="24"/>
            <w:szCs w:val="24"/>
            <w14:ligatures w14:val="standardContextual"/>
          </w:rPr>
          <w:tab/>
        </w:r>
        <w:r w:rsidRPr="00506321">
          <w:rPr>
            <w:rStyle w:val="Hyperlink"/>
            <w:noProof/>
          </w:rPr>
          <w:t>Set ReturnTime for Exit Cohort Households</w:t>
        </w:r>
        <w:r>
          <w:rPr>
            <w:noProof/>
            <w:webHidden/>
          </w:rPr>
          <w:tab/>
        </w:r>
        <w:r>
          <w:rPr>
            <w:noProof/>
            <w:webHidden/>
          </w:rPr>
          <w:fldChar w:fldCharType="begin"/>
        </w:r>
        <w:r>
          <w:rPr>
            <w:noProof/>
            <w:webHidden/>
          </w:rPr>
          <w:instrText xml:space="preserve"> PAGEREF _Toc175057110 \h </w:instrText>
        </w:r>
        <w:r>
          <w:rPr>
            <w:noProof/>
            <w:webHidden/>
          </w:rPr>
        </w:r>
        <w:r>
          <w:rPr>
            <w:noProof/>
            <w:webHidden/>
          </w:rPr>
          <w:fldChar w:fldCharType="separate"/>
        </w:r>
        <w:r>
          <w:rPr>
            <w:noProof/>
            <w:webHidden/>
          </w:rPr>
          <w:t>110</w:t>
        </w:r>
        <w:r>
          <w:rPr>
            <w:noProof/>
            <w:webHidden/>
          </w:rPr>
          <w:fldChar w:fldCharType="end"/>
        </w:r>
      </w:hyperlink>
    </w:p>
    <w:p w14:paraId="26131473" w14:textId="55BAE826" w:rsidR="00B013F3" w:rsidRDefault="00B013F3">
      <w:pPr>
        <w:pStyle w:val="TOC2"/>
        <w:rPr>
          <w:rFonts w:eastAsiaTheme="minorEastAsia"/>
          <w:noProof/>
          <w:kern w:val="2"/>
          <w:sz w:val="24"/>
          <w:szCs w:val="24"/>
          <w14:ligatures w14:val="standardContextual"/>
        </w:rPr>
      </w:pPr>
      <w:hyperlink w:anchor="_Toc175057111" w:history="1">
        <w:r w:rsidRPr="00506321">
          <w:rPr>
            <w:rStyle w:val="Hyperlink"/>
            <w:noProof/>
          </w:rPr>
          <w:t>7.4.</w:t>
        </w:r>
        <w:r>
          <w:rPr>
            <w:rFonts w:eastAsiaTheme="minorEastAsia"/>
            <w:noProof/>
            <w:kern w:val="2"/>
            <w:sz w:val="24"/>
            <w:szCs w:val="24"/>
            <w14:ligatures w14:val="standardContextual"/>
          </w:rPr>
          <w:tab/>
        </w:r>
        <w:r w:rsidRPr="00506321">
          <w:rPr>
            <w:rStyle w:val="Hyperlink"/>
            <w:noProof/>
          </w:rPr>
          <w:t>Identify HoH and Adult Members of Exit Cohorts</w:t>
        </w:r>
        <w:r>
          <w:rPr>
            <w:noProof/>
            <w:webHidden/>
          </w:rPr>
          <w:tab/>
        </w:r>
        <w:r>
          <w:rPr>
            <w:noProof/>
            <w:webHidden/>
          </w:rPr>
          <w:fldChar w:fldCharType="begin"/>
        </w:r>
        <w:r>
          <w:rPr>
            <w:noProof/>
            <w:webHidden/>
          </w:rPr>
          <w:instrText xml:space="preserve"> PAGEREF _Toc175057111 \h </w:instrText>
        </w:r>
        <w:r>
          <w:rPr>
            <w:noProof/>
            <w:webHidden/>
          </w:rPr>
        </w:r>
        <w:r>
          <w:rPr>
            <w:noProof/>
            <w:webHidden/>
          </w:rPr>
          <w:fldChar w:fldCharType="separate"/>
        </w:r>
        <w:r>
          <w:rPr>
            <w:noProof/>
            <w:webHidden/>
          </w:rPr>
          <w:t>112</w:t>
        </w:r>
        <w:r>
          <w:rPr>
            <w:noProof/>
            <w:webHidden/>
          </w:rPr>
          <w:fldChar w:fldCharType="end"/>
        </w:r>
      </w:hyperlink>
    </w:p>
    <w:p w14:paraId="45045139" w14:textId="65F470C6" w:rsidR="00B013F3" w:rsidRDefault="00B013F3">
      <w:pPr>
        <w:pStyle w:val="TOC2"/>
        <w:rPr>
          <w:rFonts w:eastAsiaTheme="minorEastAsia"/>
          <w:noProof/>
          <w:kern w:val="2"/>
          <w:sz w:val="24"/>
          <w:szCs w:val="24"/>
          <w14:ligatures w14:val="standardContextual"/>
        </w:rPr>
      </w:pPr>
      <w:hyperlink w:anchor="_Toc175057112" w:history="1">
        <w:r w:rsidRPr="00506321">
          <w:rPr>
            <w:rStyle w:val="Hyperlink"/>
            <w:noProof/>
          </w:rPr>
          <w:t>7.5.</w:t>
        </w:r>
        <w:r>
          <w:rPr>
            <w:rFonts w:eastAsiaTheme="minorEastAsia"/>
            <w:noProof/>
            <w:kern w:val="2"/>
            <w:sz w:val="24"/>
            <w:szCs w:val="24"/>
            <w14:ligatures w14:val="standardContextual"/>
          </w:rPr>
          <w:tab/>
        </w:r>
        <w:r w:rsidRPr="00506321">
          <w:rPr>
            <w:rStyle w:val="Hyperlink"/>
            <w:noProof/>
          </w:rPr>
          <w:t>Get Dates to Exclude from Counts of ES/SH/Street Days (ch_Exclude_exit)</w:t>
        </w:r>
        <w:r>
          <w:rPr>
            <w:noProof/>
            <w:webHidden/>
          </w:rPr>
          <w:tab/>
        </w:r>
        <w:r>
          <w:rPr>
            <w:noProof/>
            <w:webHidden/>
          </w:rPr>
          <w:fldChar w:fldCharType="begin"/>
        </w:r>
        <w:r>
          <w:rPr>
            <w:noProof/>
            <w:webHidden/>
          </w:rPr>
          <w:instrText xml:space="preserve"> PAGEREF _Toc175057112 \h </w:instrText>
        </w:r>
        <w:r>
          <w:rPr>
            <w:noProof/>
            <w:webHidden/>
          </w:rPr>
        </w:r>
        <w:r>
          <w:rPr>
            <w:noProof/>
            <w:webHidden/>
          </w:rPr>
          <w:fldChar w:fldCharType="separate"/>
        </w:r>
        <w:r>
          <w:rPr>
            <w:noProof/>
            <w:webHidden/>
          </w:rPr>
          <w:t>114</w:t>
        </w:r>
        <w:r>
          <w:rPr>
            <w:noProof/>
            <w:webHidden/>
          </w:rPr>
          <w:fldChar w:fldCharType="end"/>
        </w:r>
      </w:hyperlink>
    </w:p>
    <w:p w14:paraId="51ACE28E" w14:textId="1E12D050" w:rsidR="00B013F3" w:rsidRDefault="00B013F3">
      <w:pPr>
        <w:pStyle w:val="TOC2"/>
        <w:rPr>
          <w:rFonts w:eastAsiaTheme="minorEastAsia"/>
          <w:noProof/>
          <w:kern w:val="2"/>
          <w:sz w:val="24"/>
          <w:szCs w:val="24"/>
          <w14:ligatures w14:val="standardContextual"/>
        </w:rPr>
      </w:pPr>
      <w:hyperlink w:anchor="_Toc175057113" w:history="1">
        <w:r w:rsidRPr="00506321">
          <w:rPr>
            <w:rStyle w:val="Hyperlink"/>
            <w:noProof/>
          </w:rPr>
          <w:t>7.6.</w:t>
        </w:r>
        <w:r>
          <w:rPr>
            <w:rFonts w:eastAsiaTheme="minorEastAsia"/>
            <w:noProof/>
            <w:kern w:val="2"/>
            <w:sz w:val="24"/>
            <w:szCs w:val="24"/>
            <w14:ligatures w14:val="standardContextual"/>
          </w:rPr>
          <w:tab/>
        </w:r>
        <w:r w:rsidRPr="00506321">
          <w:rPr>
            <w:rStyle w:val="Hyperlink"/>
            <w:noProof/>
          </w:rPr>
          <w:t>Get Dates to Include in Counts of ES/SH/Street Days (ch_Include_exit)</w:t>
        </w:r>
        <w:r>
          <w:rPr>
            <w:noProof/>
            <w:webHidden/>
          </w:rPr>
          <w:tab/>
        </w:r>
        <w:r>
          <w:rPr>
            <w:noProof/>
            <w:webHidden/>
          </w:rPr>
          <w:fldChar w:fldCharType="begin"/>
        </w:r>
        <w:r>
          <w:rPr>
            <w:noProof/>
            <w:webHidden/>
          </w:rPr>
          <w:instrText xml:space="preserve"> PAGEREF _Toc175057113 \h </w:instrText>
        </w:r>
        <w:r>
          <w:rPr>
            <w:noProof/>
            <w:webHidden/>
          </w:rPr>
        </w:r>
        <w:r>
          <w:rPr>
            <w:noProof/>
            <w:webHidden/>
          </w:rPr>
          <w:fldChar w:fldCharType="separate"/>
        </w:r>
        <w:r>
          <w:rPr>
            <w:noProof/>
            <w:webHidden/>
          </w:rPr>
          <w:t>115</w:t>
        </w:r>
        <w:r>
          <w:rPr>
            <w:noProof/>
            <w:webHidden/>
          </w:rPr>
          <w:fldChar w:fldCharType="end"/>
        </w:r>
      </w:hyperlink>
    </w:p>
    <w:p w14:paraId="707C3C2C" w14:textId="4B0E235E" w:rsidR="00B013F3" w:rsidRDefault="00B013F3">
      <w:pPr>
        <w:pStyle w:val="TOC2"/>
        <w:rPr>
          <w:rFonts w:eastAsiaTheme="minorEastAsia"/>
          <w:noProof/>
          <w:kern w:val="2"/>
          <w:sz w:val="24"/>
          <w:szCs w:val="24"/>
          <w14:ligatures w14:val="standardContextual"/>
        </w:rPr>
      </w:pPr>
      <w:hyperlink w:anchor="_Toc175057114" w:history="1">
        <w:r w:rsidRPr="00506321">
          <w:rPr>
            <w:rStyle w:val="Hyperlink"/>
            <w:noProof/>
          </w:rPr>
          <w:t>7.7.</w:t>
        </w:r>
        <w:r>
          <w:rPr>
            <w:rFonts w:eastAsiaTheme="minorEastAsia"/>
            <w:noProof/>
            <w:kern w:val="2"/>
            <w:sz w:val="24"/>
            <w:szCs w:val="24"/>
            <w14:ligatures w14:val="standardContextual"/>
          </w:rPr>
          <w:tab/>
        </w:r>
        <w:r w:rsidRPr="00506321">
          <w:rPr>
            <w:rStyle w:val="Hyperlink"/>
            <w:noProof/>
          </w:rPr>
          <w:t>Get ES/SH/Street Episodes (ch_Episodes_exit)</w:t>
        </w:r>
        <w:r>
          <w:rPr>
            <w:noProof/>
            <w:webHidden/>
          </w:rPr>
          <w:tab/>
        </w:r>
        <w:r>
          <w:rPr>
            <w:noProof/>
            <w:webHidden/>
          </w:rPr>
          <w:fldChar w:fldCharType="begin"/>
        </w:r>
        <w:r>
          <w:rPr>
            <w:noProof/>
            <w:webHidden/>
          </w:rPr>
          <w:instrText xml:space="preserve"> PAGEREF _Toc175057114 \h </w:instrText>
        </w:r>
        <w:r>
          <w:rPr>
            <w:noProof/>
            <w:webHidden/>
          </w:rPr>
        </w:r>
        <w:r>
          <w:rPr>
            <w:noProof/>
            <w:webHidden/>
          </w:rPr>
          <w:fldChar w:fldCharType="separate"/>
        </w:r>
        <w:r>
          <w:rPr>
            <w:noProof/>
            <w:webHidden/>
          </w:rPr>
          <w:t>117</w:t>
        </w:r>
        <w:r>
          <w:rPr>
            <w:noProof/>
            <w:webHidden/>
          </w:rPr>
          <w:fldChar w:fldCharType="end"/>
        </w:r>
      </w:hyperlink>
    </w:p>
    <w:p w14:paraId="691D54F9" w14:textId="34497E2C" w:rsidR="00B013F3" w:rsidRDefault="00B013F3">
      <w:pPr>
        <w:pStyle w:val="TOC2"/>
        <w:rPr>
          <w:rFonts w:eastAsiaTheme="minorEastAsia"/>
          <w:noProof/>
          <w:kern w:val="2"/>
          <w:sz w:val="24"/>
          <w:szCs w:val="24"/>
          <w14:ligatures w14:val="standardContextual"/>
        </w:rPr>
      </w:pPr>
      <w:hyperlink w:anchor="_Toc175057115" w:history="1">
        <w:r w:rsidRPr="00506321">
          <w:rPr>
            <w:rStyle w:val="Hyperlink"/>
            <w:noProof/>
          </w:rPr>
          <w:t>7.8.</w:t>
        </w:r>
        <w:r>
          <w:rPr>
            <w:rFonts w:eastAsiaTheme="minorEastAsia"/>
            <w:noProof/>
            <w:kern w:val="2"/>
            <w:sz w:val="24"/>
            <w:szCs w:val="24"/>
            <w14:ligatures w14:val="standardContextual"/>
          </w:rPr>
          <w:tab/>
        </w:r>
        <w:r w:rsidRPr="00506321">
          <w:rPr>
            <w:rStyle w:val="Hyperlink"/>
            <w:noProof/>
          </w:rPr>
          <w:t>CHTime and CHTimeStatus for Exit Cohorts</w:t>
        </w:r>
        <w:r>
          <w:rPr>
            <w:noProof/>
            <w:webHidden/>
          </w:rPr>
          <w:tab/>
        </w:r>
        <w:r>
          <w:rPr>
            <w:noProof/>
            <w:webHidden/>
          </w:rPr>
          <w:fldChar w:fldCharType="begin"/>
        </w:r>
        <w:r>
          <w:rPr>
            <w:noProof/>
            <w:webHidden/>
          </w:rPr>
          <w:instrText xml:space="preserve"> PAGEREF _Toc175057115 \h </w:instrText>
        </w:r>
        <w:r>
          <w:rPr>
            <w:noProof/>
            <w:webHidden/>
          </w:rPr>
        </w:r>
        <w:r>
          <w:rPr>
            <w:noProof/>
            <w:webHidden/>
          </w:rPr>
          <w:fldChar w:fldCharType="separate"/>
        </w:r>
        <w:r>
          <w:rPr>
            <w:noProof/>
            <w:webHidden/>
          </w:rPr>
          <w:t>118</w:t>
        </w:r>
        <w:r>
          <w:rPr>
            <w:noProof/>
            <w:webHidden/>
          </w:rPr>
          <w:fldChar w:fldCharType="end"/>
        </w:r>
      </w:hyperlink>
    </w:p>
    <w:p w14:paraId="2551D15D" w14:textId="3AA177AC" w:rsidR="00B013F3" w:rsidRDefault="00B013F3">
      <w:pPr>
        <w:pStyle w:val="TOC2"/>
        <w:rPr>
          <w:rFonts w:eastAsiaTheme="minorEastAsia"/>
          <w:noProof/>
          <w:kern w:val="2"/>
          <w:sz w:val="24"/>
          <w:szCs w:val="24"/>
          <w14:ligatures w14:val="standardContextual"/>
        </w:rPr>
      </w:pPr>
      <w:hyperlink w:anchor="_Toc175057116" w:history="1">
        <w:r w:rsidRPr="00506321">
          <w:rPr>
            <w:rStyle w:val="Hyperlink"/>
            <w:noProof/>
          </w:rPr>
          <w:t>7.9.</w:t>
        </w:r>
        <w:r>
          <w:rPr>
            <w:rFonts w:eastAsiaTheme="minorEastAsia"/>
            <w:noProof/>
            <w:kern w:val="2"/>
            <w:sz w:val="24"/>
            <w:szCs w:val="24"/>
            <w14:ligatures w14:val="standardContextual"/>
          </w:rPr>
          <w:tab/>
        </w:r>
        <w:r w:rsidRPr="00506321">
          <w:rPr>
            <w:rStyle w:val="Hyperlink"/>
            <w:noProof/>
          </w:rPr>
          <w:t>Set Population Identifiers for Exit Cohort Households</w:t>
        </w:r>
        <w:r>
          <w:rPr>
            <w:noProof/>
            <w:webHidden/>
          </w:rPr>
          <w:tab/>
        </w:r>
        <w:r>
          <w:rPr>
            <w:noProof/>
            <w:webHidden/>
          </w:rPr>
          <w:fldChar w:fldCharType="begin"/>
        </w:r>
        <w:r>
          <w:rPr>
            <w:noProof/>
            <w:webHidden/>
          </w:rPr>
          <w:instrText xml:space="preserve"> PAGEREF _Toc175057116 \h </w:instrText>
        </w:r>
        <w:r>
          <w:rPr>
            <w:noProof/>
            <w:webHidden/>
          </w:rPr>
        </w:r>
        <w:r>
          <w:rPr>
            <w:noProof/>
            <w:webHidden/>
          </w:rPr>
          <w:fldChar w:fldCharType="separate"/>
        </w:r>
        <w:r>
          <w:rPr>
            <w:noProof/>
            <w:webHidden/>
          </w:rPr>
          <w:t>119</w:t>
        </w:r>
        <w:r>
          <w:rPr>
            <w:noProof/>
            <w:webHidden/>
          </w:rPr>
          <w:fldChar w:fldCharType="end"/>
        </w:r>
      </w:hyperlink>
    </w:p>
    <w:p w14:paraId="4ED9AEC2" w14:textId="6F8DAB07" w:rsidR="00B013F3" w:rsidRDefault="00B013F3">
      <w:pPr>
        <w:pStyle w:val="TOC2"/>
        <w:rPr>
          <w:rFonts w:eastAsiaTheme="minorEastAsia"/>
          <w:noProof/>
          <w:kern w:val="2"/>
          <w:sz w:val="24"/>
          <w:szCs w:val="24"/>
          <w14:ligatures w14:val="standardContextual"/>
        </w:rPr>
      </w:pPr>
      <w:hyperlink w:anchor="_Toc175057117" w:history="1">
        <w:r w:rsidRPr="00506321">
          <w:rPr>
            <w:rStyle w:val="Hyperlink"/>
            <w:noProof/>
          </w:rPr>
          <w:t>7.10.</w:t>
        </w:r>
        <w:r>
          <w:rPr>
            <w:rFonts w:eastAsiaTheme="minorEastAsia"/>
            <w:noProof/>
            <w:kern w:val="2"/>
            <w:sz w:val="24"/>
            <w:szCs w:val="24"/>
            <w14:ligatures w14:val="standardContextual"/>
          </w:rPr>
          <w:tab/>
        </w:r>
        <w:r w:rsidRPr="00506321">
          <w:rPr>
            <w:rStyle w:val="Hyperlink"/>
            <w:noProof/>
          </w:rPr>
          <w:t>Set System Engagement Status for Exit Cohort Households</w:t>
        </w:r>
        <w:r>
          <w:rPr>
            <w:noProof/>
            <w:webHidden/>
          </w:rPr>
          <w:tab/>
        </w:r>
        <w:r>
          <w:rPr>
            <w:noProof/>
            <w:webHidden/>
          </w:rPr>
          <w:fldChar w:fldCharType="begin"/>
        </w:r>
        <w:r>
          <w:rPr>
            <w:noProof/>
            <w:webHidden/>
          </w:rPr>
          <w:instrText xml:space="preserve"> PAGEREF _Toc175057117 \h </w:instrText>
        </w:r>
        <w:r>
          <w:rPr>
            <w:noProof/>
            <w:webHidden/>
          </w:rPr>
        </w:r>
        <w:r>
          <w:rPr>
            <w:noProof/>
            <w:webHidden/>
          </w:rPr>
          <w:fldChar w:fldCharType="separate"/>
        </w:r>
        <w:r>
          <w:rPr>
            <w:noProof/>
            <w:webHidden/>
          </w:rPr>
          <w:t>122</w:t>
        </w:r>
        <w:r>
          <w:rPr>
            <w:noProof/>
            <w:webHidden/>
          </w:rPr>
          <w:fldChar w:fldCharType="end"/>
        </w:r>
      </w:hyperlink>
    </w:p>
    <w:p w14:paraId="10121761" w14:textId="26E652C9" w:rsidR="00B013F3" w:rsidRDefault="00B013F3">
      <w:pPr>
        <w:pStyle w:val="TOC2"/>
        <w:rPr>
          <w:rFonts w:eastAsiaTheme="minorEastAsia"/>
          <w:noProof/>
          <w:kern w:val="2"/>
          <w:sz w:val="24"/>
          <w:szCs w:val="24"/>
          <w14:ligatures w14:val="standardContextual"/>
        </w:rPr>
      </w:pPr>
      <w:hyperlink w:anchor="_Toc175057118" w:history="1">
        <w:r w:rsidRPr="00506321">
          <w:rPr>
            <w:rStyle w:val="Hyperlink"/>
            <w:noProof/>
          </w:rPr>
          <w:t>7.11.</w:t>
        </w:r>
        <w:r>
          <w:rPr>
            <w:rFonts w:eastAsiaTheme="minorEastAsia"/>
            <w:noProof/>
            <w:kern w:val="2"/>
            <w:sz w:val="24"/>
            <w:szCs w:val="24"/>
            <w14:ligatures w14:val="standardContextual"/>
          </w:rPr>
          <w:tab/>
        </w:r>
        <w:r w:rsidRPr="00506321">
          <w:rPr>
            <w:rStyle w:val="Hyperlink"/>
            <w:noProof/>
          </w:rPr>
          <w:t>Last Inactive Date for Exit Cohorts</w:t>
        </w:r>
        <w:r>
          <w:rPr>
            <w:noProof/>
            <w:webHidden/>
          </w:rPr>
          <w:tab/>
        </w:r>
        <w:r>
          <w:rPr>
            <w:noProof/>
            <w:webHidden/>
          </w:rPr>
          <w:fldChar w:fldCharType="begin"/>
        </w:r>
        <w:r>
          <w:rPr>
            <w:noProof/>
            <w:webHidden/>
          </w:rPr>
          <w:instrText xml:space="preserve"> PAGEREF _Toc175057118 \h </w:instrText>
        </w:r>
        <w:r>
          <w:rPr>
            <w:noProof/>
            <w:webHidden/>
          </w:rPr>
        </w:r>
        <w:r>
          <w:rPr>
            <w:noProof/>
            <w:webHidden/>
          </w:rPr>
          <w:fldChar w:fldCharType="separate"/>
        </w:r>
        <w:r>
          <w:rPr>
            <w:noProof/>
            <w:webHidden/>
          </w:rPr>
          <w:t>124</w:t>
        </w:r>
        <w:r>
          <w:rPr>
            <w:noProof/>
            <w:webHidden/>
          </w:rPr>
          <w:fldChar w:fldCharType="end"/>
        </w:r>
      </w:hyperlink>
    </w:p>
    <w:p w14:paraId="2117A1FB" w14:textId="4AD67C51" w:rsidR="00B013F3" w:rsidRDefault="00B013F3">
      <w:pPr>
        <w:pStyle w:val="TOC2"/>
        <w:rPr>
          <w:rFonts w:eastAsiaTheme="minorEastAsia"/>
          <w:noProof/>
          <w:kern w:val="2"/>
          <w:sz w:val="24"/>
          <w:szCs w:val="24"/>
          <w14:ligatures w14:val="standardContextual"/>
        </w:rPr>
      </w:pPr>
      <w:hyperlink w:anchor="_Toc175057119" w:history="1">
        <w:r w:rsidRPr="00506321">
          <w:rPr>
            <w:rStyle w:val="Hyperlink"/>
            <w:noProof/>
          </w:rPr>
          <w:t>7.12.</w:t>
        </w:r>
        <w:r>
          <w:rPr>
            <w:rFonts w:eastAsiaTheme="minorEastAsia"/>
            <w:noProof/>
            <w:kern w:val="2"/>
            <w:sz w:val="24"/>
            <w:szCs w:val="24"/>
            <w14:ligatures w14:val="standardContextual"/>
          </w:rPr>
          <w:tab/>
        </w:r>
        <w:r w:rsidRPr="00506321">
          <w:rPr>
            <w:rStyle w:val="Hyperlink"/>
            <w:noProof/>
          </w:rPr>
          <w:t>Set SystemPath for LSAExit</w:t>
        </w:r>
        <w:r>
          <w:rPr>
            <w:noProof/>
            <w:webHidden/>
          </w:rPr>
          <w:tab/>
        </w:r>
        <w:r>
          <w:rPr>
            <w:noProof/>
            <w:webHidden/>
          </w:rPr>
          <w:fldChar w:fldCharType="begin"/>
        </w:r>
        <w:r>
          <w:rPr>
            <w:noProof/>
            <w:webHidden/>
          </w:rPr>
          <w:instrText xml:space="preserve"> PAGEREF _Toc175057119 \h </w:instrText>
        </w:r>
        <w:r>
          <w:rPr>
            <w:noProof/>
            <w:webHidden/>
          </w:rPr>
        </w:r>
        <w:r>
          <w:rPr>
            <w:noProof/>
            <w:webHidden/>
          </w:rPr>
          <w:fldChar w:fldCharType="separate"/>
        </w:r>
        <w:r>
          <w:rPr>
            <w:noProof/>
            <w:webHidden/>
          </w:rPr>
          <w:t>125</w:t>
        </w:r>
        <w:r>
          <w:rPr>
            <w:noProof/>
            <w:webHidden/>
          </w:rPr>
          <w:fldChar w:fldCharType="end"/>
        </w:r>
      </w:hyperlink>
    </w:p>
    <w:p w14:paraId="22ADE770" w14:textId="3344D9D2" w:rsidR="00B013F3" w:rsidRDefault="00B013F3">
      <w:pPr>
        <w:pStyle w:val="TOC2"/>
        <w:rPr>
          <w:rFonts w:eastAsiaTheme="minorEastAsia"/>
          <w:noProof/>
          <w:kern w:val="2"/>
          <w:sz w:val="24"/>
          <w:szCs w:val="24"/>
          <w14:ligatures w14:val="standardContextual"/>
        </w:rPr>
      </w:pPr>
      <w:hyperlink w:anchor="_Toc175057120" w:history="1">
        <w:r w:rsidRPr="00506321">
          <w:rPr>
            <w:rStyle w:val="Hyperlink"/>
            <w:noProof/>
          </w:rPr>
          <w:t>7.13.</w:t>
        </w:r>
        <w:r>
          <w:rPr>
            <w:rFonts w:eastAsiaTheme="minorEastAsia"/>
            <w:noProof/>
            <w:kern w:val="2"/>
            <w:sz w:val="24"/>
            <w:szCs w:val="24"/>
            <w14:ligatures w14:val="standardContextual"/>
          </w:rPr>
          <w:tab/>
        </w:r>
        <w:r w:rsidRPr="00506321">
          <w:rPr>
            <w:rStyle w:val="Hyperlink"/>
            <w:noProof/>
          </w:rPr>
          <w:t>LSAExit</w:t>
        </w:r>
        <w:r>
          <w:rPr>
            <w:noProof/>
            <w:webHidden/>
          </w:rPr>
          <w:tab/>
        </w:r>
        <w:r>
          <w:rPr>
            <w:noProof/>
            <w:webHidden/>
          </w:rPr>
          <w:fldChar w:fldCharType="begin"/>
        </w:r>
        <w:r>
          <w:rPr>
            <w:noProof/>
            <w:webHidden/>
          </w:rPr>
          <w:instrText xml:space="preserve"> PAGEREF _Toc175057120 \h </w:instrText>
        </w:r>
        <w:r>
          <w:rPr>
            <w:noProof/>
            <w:webHidden/>
          </w:rPr>
        </w:r>
        <w:r>
          <w:rPr>
            <w:noProof/>
            <w:webHidden/>
          </w:rPr>
          <w:fldChar w:fldCharType="separate"/>
        </w:r>
        <w:r>
          <w:rPr>
            <w:noProof/>
            <w:webHidden/>
          </w:rPr>
          <w:t>127</w:t>
        </w:r>
        <w:r>
          <w:rPr>
            <w:noProof/>
            <w:webHidden/>
          </w:rPr>
          <w:fldChar w:fldCharType="end"/>
        </w:r>
      </w:hyperlink>
    </w:p>
    <w:p w14:paraId="04947195" w14:textId="31AA12A0" w:rsidR="00B013F3" w:rsidRDefault="00B013F3">
      <w:pPr>
        <w:pStyle w:val="TOC1"/>
        <w:rPr>
          <w:rFonts w:eastAsiaTheme="minorEastAsia"/>
          <w:kern w:val="2"/>
          <w:sz w:val="24"/>
          <w:szCs w:val="24"/>
          <w14:ligatures w14:val="standardContextual"/>
        </w:rPr>
      </w:pPr>
      <w:hyperlink w:anchor="_Toc175057121" w:history="1">
        <w:r w:rsidRPr="00506321">
          <w:rPr>
            <w:rStyle w:val="Hyperlink"/>
          </w:rPr>
          <w:t>8.</w:t>
        </w:r>
        <w:r>
          <w:rPr>
            <w:rFonts w:eastAsiaTheme="minorEastAsia"/>
            <w:kern w:val="2"/>
            <w:sz w:val="24"/>
            <w:szCs w:val="24"/>
            <w14:ligatures w14:val="standardContextual"/>
          </w:rPr>
          <w:tab/>
        </w:r>
        <w:r w:rsidRPr="00506321">
          <w:rPr>
            <w:rStyle w:val="Hyperlink"/>
          </w:rPr>
          <w:t>HMIS Business Logic: LSACalculated Averages</w:t>
        </w:r>
        <w:r>
          <w:rPr>
            <w:webHidden/>
          </w:rPr>
          <w:tab/>
        </w:r>
        <w:r>
          <w:rPr>
            <w:webHidden/>
          </w:rPr>
          <w:fldChar w:fldCharType="begin"/>
        </w:r>
        <w:r>
          <w:rPr>
            <w:webHidden/>
          </w:rPr>
          <w:instrText xml:space="preserve"> PAGEREF _Toc175057121 \h </w:instrText>
        </w:r>
        <w:r>
          <w:rPr>
            <w:webHidden/>
          </w:rPr>
        </w:r>
        <w:r>
          <w:rPr>
            <w:webHidden/>
          </w:rPr>
          <w:fldChar w:fldCharType="separate"/>
        </w:r>
        <w:r>
          <w:rPr>
            <w:webHidden/>
          </w:rPr>
          <w:t>128</w:t>
        </w:r>
        <w:r>
          <w:rPr>
            <w:webHidden/>
          </w:rPr>
          <w:fldChar w:fldCharType="end"/>
        </w:r>
      </w:hyperlink>
    </w:p>
    <w:p w14:paraId="4DD615F4" w14:textId="791FE7D9" w:rsidR="00B013F3" w:rsidRDefault="00B013F3">
      <w:pPr>
        <w:pStyle w:val="TOC2"/>
        <w:rPr>
          <w:rFonts w:eastAsiaTheme="minorEastAsia"/>
          <w:noProof/>
          <w:kern w:val="2"/>
          <w:sz w:val="24"/>
          <w:szCs w:val="24"/>
          <w14:ligatures w14:val="standardContextual"/>
        </w:rPr>
      </w:pPr>
      <w:hyperlink w:anchor="_Toc175057122" w:history="1">
        <w:r w:rsidRPr="00506321">
          <w:rPr>
            <w:rStyle w:val="Hyperlink"/>
            <w:noProof/>
          </w:rPr>
          <w:t>8.1.</w:t>
        </w:r>
        <w:r>
          <w:rPr>
            <w:rFonts w:eastAsiaTheme="minorEastAsia"/>
            <w:noProof/>
            <w:kern w:val="2"/>
            <w:sz w:val="24"/>
            <w:szCs w:val="24"/>
            <w14:ligatures w14:val="standardContextual"/>
          </w:rPr>
          <w:tab/>
        </w:r>
        <w:r w:rsidRPr="00506321">
          <w:rPr>
            <w:rStyle w:val="Hyperlink"/>
            <w:noProof/>
          </w:rPr>
          <w:t>LSACalculated Columns</w:t>
        </w:r>
        <w:r>
          <w:rPr>
            <w:noProof/>
            <w:webHidden/>
          </w:rPr>
          <w:tab/>
        </w:r>
        <w:r>
          <w:rPr>
            <w:noProof/>
            <w:webHidden/>
          </w:rPr>
          <w:fldChar w:fldCharType="begin"/>
        </w:r>
        <w:r>
          <w:rPr>
            <w:noProof/>
            <w:webHidden/>
          </w:rPr>
          <w:instrText xml:space="preserve"> PAGEREF _Toc175057122 \h </w:instrText>
        </w:r>
        <w:r>
          <w:rPr>
            <w:noProof/>
            <w:webHidden/>
          </w:rPr>
        </w:r>
        <w:r>
          <w:rPr>
            <w:noProof/>
            <w:webHidden/>
          </w:rPr>
          <w:fldChar w:fldCharType="separate"/>
        </w:r>
        <w:r>
          <w:rPr>
            <w:noProof/>
            <w:webHidden/>
          </w:rPr>
          <w:t>128</w:t>
        </w:r>
        <w:r>
          <w:rPr>
            <w:noProof/>
            <w:webHidden/>
          </w:rPr>
          <w:fldChar w:fldCharType="end"/>
        </w:r>
      </w:hyperlink>
    </w:p>
    <w:p w14:paraId="29150DA7" w14:textId="24E5D0FF" w:rsidR="00B013F3" w:rsidRDefault="00B013F3">
      <w:pPr>
        <w:pStyle w:val="TOC2"/>
        <w:rPr>
          <w:rFonts w:eastAsiaTheme="minorEastAsia"/>
          <w:noProof/>
          <w:kern w:val="2"/>
          <w:sz w:val="24"/>
          <w:szCs w:val="24"/>
          <w14:ligatures w14:val="standardContextual"/>
        </w:rPr>
      </w:pPr>
      <w:hyperlink w:anchor="_Toc175057123" w:history="1">
        <w:r w:rsidRPr="00506321">
          <w:rPr>
            <w:rStyle w:val="Hyperlink"/>
            <w:noProof/>
          </w:rPr>
          <w:t>8.2.</w:t>
        </w:r>
        <w:r>
          <w:rPr>
            <w:rFonts w:eastAsiaTheme="minorEastAsia"/>
            <w:noProof/>
            <w:kern w:val="2"/>
            <w:sz w:val="24"/>
            <w:szCs w:val="24"/>
            <w14:ligatures w14:val="standardContextual"/>
          </w:rPr>
          <w:tab/>
        </w:r>
        <w:r w:rsidRPr="00506321">
          <w:rPr>
            <w:rStyle w:val="Hyperlink"/>
            <w:noProof/>
          </w:rPr>
          <w:t>Report Rows for LSACalculated Averages</w:t>
        </w:r>
        <w:r>
          <w:rPr>
            <w:noProof/>
            <w:webHidden/>
          </w:rPr>
          <w:tab/>
        </w:r>
        <w:r>
          <w:rPr>
            <w:noProof/>
            <w:webHidden/>
          </w:rPr>
          <w:fldChar w:fldCharType="begin"/>
        </w:r>
        <w:r>
          <w:rPr>
            <w:noProof/>
            <w:webHidden/>
          </w:rPr>
          <w:instrText xml:space="preserve"> PAGEREF _Toc175057123 \h </w:instrText>
        </w:r>
        <w:r>
          <w:rPr>
            <w:noProof/>
            <w:webHidden/>
          </w:rPr>
        </w:r>
        <w:r>
          <w:rPr>
            <w:noProof/>
            <w:webHidden/>
          </w:rPr>
          <w:fldChar w:fldCharType="separate"/>
        </w:r>
        <w:r>
          <w:rPr>
            <w:noProof/>
            <w:webHidden/>
          </w:rPr>
          <w:t>128</w:t>
        </w:r>
        <w:r>
          <w:rPr>
            <w:noProof/>
            <w:webHidden/>
          </w:rPr>
          <w:fldChar w:fldCharType="end"/>
        </w:r>
      </w:hyperlink>
    </w:p>
    <w:p w14:paraId="27B99B9B" w14:textId="17A0728E" w:rsidR="00B013F3" w:rsidRDefault="00B013F3">
      <w:pPr>
        <w:pStyle w:val="TOC2"/>
        <w:rPr>
          <w:rFonts w:eastAsiaTheme="minorEastAsia"/>
          <w:noProof/>
          <w:kern w:val="2"/>
          <w:sz w:val="24"/>
          <w:szCs w:val="24"/>
          <w14:ligatures w14:val="standardContextual"/>
        </w:rPr>
      </w:pPr>
      <w:hyperlink w:anchor="_Toc175057124" w:history="1">
        <w:r w:rsidRPr="00506321">
          <w:rPr>
            <w:rStyle w:val="Hyperlink"/>
            <w:noProof/>
          </w:rPr>
          <w:t>8.3.</w:t>
        </w:r>
        <w:r>
          <w:rPr>
            <w:rFonts w:eastAsiaTheme="minorEastAsia"/>
            <w:noProof/>
            <w:kern w:val="2"/>
            <w:sz w:val="24"/>
            <w:szCs w:val="24"/>
            <w14:ligatures w14:val="standardContextual"/>
          </w:rPr>
          <w:tab/>
        </w:r>
        <w:r w:rsidRPr="00506321">
          <w:rPr>
            <w:rStyle w:val="Hyperlink"/>
            <w:noProof/>
          </w:rPr>
          <w:t>Populations for Average Days from LSAHousehold and LSAExit</w:t>
        </w:r>
        <w:r>
          <w:rPr>
            <w:noProof/>
            <w:webHidden/>
          </w:rPr>
          <w:tab/>
        </w:r>
        <w:r>
          <w:rPr>
            <w:noProof/>
            <w:webHidden/>
          </w:rPr>
          <w:fldChar w:fldCharType="begin"/>
        </w:r>
        <w:r>
          <w:rPr>
            <w:noProof/>
            <w:webHidden/>
          </w:rPr>
          <w:instrText xml:space="preserve"> PAGEREF _Toc175057124 \h </w:instrText>
        </w:r>
        <w:r>
          <w:rPr>
            <w:noProof/>
            <w:webHidden/>
          </w:rPr>
        </w:r>
        <w:r>
          <w:rPr>
            <w:noProof/>
            <w:webHidden/>
          </w:rPr>
          <w:fldChar w:fldCharType="separate"/>
        </w:r>
        <w:r>
          <w:rPr>
            <w:noProof/>
            <w:webHidden/>
          </w:rPr>
          <w:t>131</w:t>
        </w:r>
        <w:r>
          <w:rPr>
            <w:noProof/>
            <w:webHidden/>
          </w:rPr>
          <w:fldChar w:fldCharType="end"/>
        </w:r>
      </w:hyperlink>
    </w:p>
    <w:p w14:paraId="16935E48" w14:textId="3D22A4EE" w:rsidR="00B013F3" w:rsidRDefault="00B013F3">
      <w:pPr>
        <w:pStyle w:val="TOC2"/>
        <w:rPr>
          <w:rFonts w:eastAsiaTheme="minorEastAsia"/>
          <w:noProof/>
          <w:kern w:val="2"/>
          <w:sz w:val="24"/>
          <w:szCs w:val="24"/>
          <w14:ligatures w14:val="standardContextual"/>
        </w:rPr>
      </w:pPr>
      <w:hyperlink w:anchor="_Toc175057125" w:history="1">
        <w:r w:rsidRPr="00506321">
          <w:rPr>
            <w:rStyle w:val="Hyperlink"/>
            <w:noProof/>
          </w:rPr>
          <w:t>8.4.</w:t>
        </w:r>
        <w:r>
          <w:rPr>
            <w:rFonts w:eastAsiaTheme="minorEastAsia"/>
            <w:noProof/>
            <w:kern w:val="2"/>
            <w:sz w:val="24"/>
            <w:szCs w:val="24"/>
            <w14:ligatures w14:val="standardContextual"/>
          </w:rPr>
          <w:tab/>
        </w:r>
        <w:r w:rsidRPr="00506321">
          <w:rPr>
            <w:rStyle w:val="Hyperlink"/>
            <w:noProof/>
          </w:rPr>
          <w:t>Get Average Days for Length of Time Homeless</w:t>
        </w:r>
        <w:r>
          <w:rPr>
            <w:noProof/>
            <w:webHidden/>
          </w:rPr>
          <w:tab/>
        </w:r>
        <w:r>
          <w:rPr>
            <w:noProof/>
            <w:webHidden/>
          </w:rPr>
          <w:fldChar w:fldCharType="begin"/>
        </w:r>
        <w:r>
          <w:rPr>
            <w:noProof/>
            <w:webHidden/>
          </w:rPr>
          <w:instrText xml:space="preserve"> PAGEREF _Toc175057125 \h </w:instrText>
        </w:r>
        <w:r>
          <w:rPr>
            <w:noProof/>
            <w:webHidden/>
          </w:rPr>
        </w:r>
        <w:r>
          <w:rPr>
            <w:noProof/>
            <w:webHidden/>
          </w:rPr>
          <w:fldChar w:fldCharType="separate"/>
        </w:r>
        <w:r>
          <w:rPr>
            <w:noProof/>
            <w:webHidden/>
          </w:rPr>
          <w:t>134</w:t>
        </w:r>
        <w:r>
          <w:rPr>
            <w:noProof/>
            <w:webHidden/>
          </w:rPr>
          <w:fldChar w:fldCharType="end"/>
        </w:r>
      </w:hyperlink>
    </w:p>
    <w:p w14:paraId="2E94A2E2" w14:textId="77786400" w:rsidR="00B013F3" w:rsidRDefault="00B013F3">
      <w:pPr>
        <w:pStyle w:val="TOC2"/>
        <w:rPr>
          <w:rFonts w:eastAsiaTheme="minorEastAsia"/>
          <w:noProof/>
          <w:kern w:val="2"/>
          <w:sz w:val="24"/>
          <w:szCs w:val="24"/>
          <w14:ligatures w14:val="standardContextual"/>
        </w:rPr>
      </w:pPr>
      <w:hyperlink w:anchor="_Toc175057126" w:history="1">
        <w:r w:rsidRPr="00506321">
          <w:rPr>
            <w:rStyle w:val="Hyperlink"/>
            <w:noProof/>
          </w:rPr>
          <w:t>8.5.</w:t>
        </w:r>
        <w:r>
          <w:rPr>
            <w:rFonts w:eastAsiaTheme="minorEastAsia"/>
            <w:noProof/>
            <w:kern w:val="2"/>
            <w:sz w:val="24"/>
            <w:szCs w:val="24"/>
            <w14:ligatures w14:val="standardContextual"/>
          </w:rPr>
          <w:tab/>
        </w:r>
        <w:r w:rsidRPr="00506321">
          <w:rPr>
            <w:rStyle w:val="Hyperlink"/>
            <w:noProof/>
          </w:rPr>
          <w:t>Get Average Days for Length of Time Homeless by System Path</w:t>
        </w:r>
        <w:r>
          <w:rPr>
            <w:noProof/>
            <w:webHidden/>
          </w:rPr>
          <w:tab/>
        </w:r>
        <w:r>
          <w:rPr>
            <w:noProof/>
            <w:webHidden/>
          </w:rPr>
          <w:fldChar w:fldCharType="begin"/>
        </w:r>
        <w:r>
          <w:rPr>
            <w:noProof/>
            <w:webHidden/>
          </w:rPr>
          <w:instrText xml:space="preserve"> PAGEREF _Toc175057126 \h </w:instrText>
        </w:r>
        <w:r>
          <w:rPr>
            <w:noProof/>
            <w:webHidden/>
          </w:rPr>
        </w:r>
        <w:r>
          <w:rPr>
            <w:noProof/>
            <w:webHidden/>
          </w:rPr>
          <w:fldChar w:fldCharType="separate"/>
        </w:r>
        <w:r>
          <w:rPr>
            <w:noProof/>
            <w:webHidden/>
          </w:rPr>
          <w:t>135</w:t>
        </w:r>
        <w:r>
          <w:rPr>
            <w:noProof/>
            <w:webHidden/>
          </w:rPr>
          <w:fldChar w:fldCharType="end"/>
        </w:r>
      </w:hyperlink>
    </w:p>
    <w:p w14:paraId="173990D2" w14:textId="7F1BBBFD" w:rsidR="00B013F3" w:rsidRDefault="00B013F3">
      <w:pPr>
        <w:pStyle w:val="TOC2"/>
        <w:rPr>
          <w:rFonts w:eastAsiaTheme="minorEastAsia"/>
          <w:noProof/>
          <w:kern w:val="2"/>
          <w:sz w:val="24"/>
          <w:szCs w:val="24"/>
          <w14:ligatures w14:val="standardContextual"/>
        </w:rPr>
      </w:pPr>
      <w:hyperlink w:anchor="_Toc175057127" w:history="1">
        <w:r w:rsidRPr="00506321">
          <w:rPr>
            <w:rStyle w:val="Hyperlink"/>
            <w:noProof/>
          </w:rPr>
          <w:t>8.6.</w:t>
        </w:r>
        <w:r>
          <w:rPr>
            <w:rFonts w:eastAsiaTheme="minorEastAsia"/>
            <w:noProof/>
            <w:kern w:val="2"/>
            <w:sz w:val="24"/>
            <w:szCs w:val="24"/>
            <w14:ligatures w14:val="standardContextual"/>
          </w:rPr>
          <w:tab/>
        </w:r>
        <w:r w:rsidRPr="00506321">
          <w:rPr>
            <w:rStyle w:val="Hyperlink"/>
            <w:noProof/>
          </w:rPr>
          <w:t>Get Average Days for Cumulative Length of Time Housed in PSH</w:t>
        </w:r>
        <w:r>
          <w:rPr>
            <w:noProof/>
            <w:webHidden/>
          </w:rPr>
          <w:tab/>
        </w:r>
        <w:r>
          <w:rPr>
            <w:noProof/>
            <w:webHidden/>
          </w:rPr>
          <w:fldChar w:fldCharType="begin"/>
        </w:r>
        <w:r>
          <w:rPr>
            <w:noProof/>
            <w:webHidden/>
          </w:rPr>
          <w:instrText xml:space="preserve"> PAGEREF _Toc175057127 \h </w:instrText>
        </w:r>
        <w:r>
          <w:rPr>
            <w:noProof/>
            <w:webHidden/>
          </w:rPr>
        </w:r>
        <w:r>
          <w:rPr>
            <w:noProof/>
            <w:webHidden/>
          </w:rPr>
          <w:fldChar w:fldCharType="separate"/>
        </w:r>
        <w:r>
          <w:rPr>
            <w:noProof/>
            <w:webHidden/>
          </w:rPr>
          <w:t>136</w:t>
        </w:r>
        <w:r>
          <w:rPr>
            <w:noProof/>
            <w:webHidden/>
          </w:rPr>
          <w:fldChar w:fldCharType="end"/>
        </w:r>
      </w:hyperlink>
    </w:p>
    <w:p w14:paraId="16757E2A" w14:textId="5F2A5938" w:rsidR="00B013F3" w:rsidRDefault="00B013F3">
      <w:pPr>
        <w:pStyle w:val="TOC2"/>
        <w:rPr>
          <w:rFonts w:eastAsiaTheme="minorEastAsia"/>
          <w:noProof/>
          <w:kern w:val="2"/>
          <w:sz w:val="24"/>
          <w:szCs w:val="24"/>
          <w14:ligatures w14:val="standardContextual"/>
        </w:rPr>
      </w:pPr>
      <w:hyperlink w:anchor="_Toc175057128" w:history="1">
        <w:r w:rsidRPr="00506321">
          <w:rPr>
            <w:rStyle w:val="Hyperlink"/>
            <w:noProof/>
          </w:rPr>
          <w:t>8.7.</w:t>
        </w:r>
        <w:r>
          <w:rPr>
            <w:rFonts w:eastAsiaTheme="minorEastAsia"/>
            <w:noProof/>
            <w:kern w:val="2"/>
            <w:sz w:val="24"/>
            <w:szCs w:val="24"/>
            <w14:ligatures w14:val="standardContextual"/>
          </w:rPr>
          <w:tab/>
        </w:r>
        <w:r w:rsidRPr="00506321">
          <w:rPr>
            <w:rStyle w:val="Hyperlink"/>
            <w:noProof/>
          </w:rPr>
          <w:t>Get Average Days for Length of Time in RRH Projects</w:t>
        </w:r>
        <w:r>
          <w:rPr>
            <w:noProof/>
            <w:webHidden/>
          </w:rPr>
          <w:tab/>
        </w:r>
        <w:r>
          <w:rPr>
            <w:noProof/>
            <w:webHidden/>
          </w:rPr>
          <w:fldChar w:fldCharType="begin"/>
        </w:r>
        <w:r>
          <w:rPr>
            <w:noProof/>
            <w:webHidden/>
          </w:rPr>
          <w:instrText xml:space="preserve"> PAGEREF _Toc175057128 \h </w:instrText>
        </w:r>
        <w:r>
          <w:rPr>
            <w:noProof/>
            <w:webHidden/>
          </w:rPr>
        </w:r>
        <w:r>
          <w:rPr>
            <w:noProof/>
            <w:webHidden/>
          </w:rPr>
          <w:fldChar w:fldCharType="separate"/>
        </w:r>
        <w:r>
          <w:rPr>
            <w:noProof/>
            <w:webHidden/>
          </w:rPr>
          <w:t>137</w:t>
        </w:r>
        <w:r>
          <w:rPr>
            <w:noProof/>
            <w:webHidden/>
          </w:rPr>
          <w:fldChar w:fldCharType="end"/>
        </w:r>
      </w:hyperlink>
    </w:p>
    <w:p w14:paraId="3475DBBD" w14:textId="07904D82" w:rsidR="00B013F3" w:rsidRDefault="00B013F3">
      <w:pPr>
        <w:pStyle w:val="TOC2"/>
        <w:rPr>
          <w:rFonts w:eastAsiaTheme="minorEastAsia"/>
          <w:noProof/>
          <w:kern w:val="2"/>
          <w:sz w:val="24"/>
          <w:szCs w:val="24"/>
          <w14:ligatures w14:val="standardContextual"/>
        </w:rPr>
      </w:pPr>
      <w:hyperlink w:anchor="_Toc175057129" w:history="1">
        <w:r w:rsidRPr="00506321">
          <w:rPr>
            <w:rStyle w:val="Hyperlink"/>
            <w:noProof/>
          </w:rPr>
          <w:t>8.8.</w:t>
        </w:r>
        <w:r>
          <w:rPr>
            <w:rFonts w:eastAsiaTheme="minorEastAsia"/>
            <w:noProof/>
            <w:kern w:val="2"/>
            <w:sz w:val="24"/>
            <w:szCs w:val="24"/>
            <w14:ligatures w14:val="standardContextual"/>
          </w:rPr>
          <w:tab/>
        </w:r>
        <w:r w:rsidRPr="00506321">
          <w:rPr>
            <w:rStyle w:val="Hyperlink"/>
            <w:noProof/>
          </w:rPr>
          <w:t>Get Average Days to Return/Re-engage by Last Project Type</w:t>
        </w:r>
        <w:r>
          <w:rPr>
            <w:noProof/>
            <w:webHidden/>
          </w:rPr>
          <w:tab/>
        </w:r>
        <w:r>
          <w:rPr>
            <w:noProof/>
            <w:webHidden/>
          </w:rPr>
          <w:fldChar w:fldCharType="begin"/>
        </w:r>
        <w:r>
          <w:rPr>
            <w:noProof/>
            <w:webHidden/>
          </w:rPr>
          <w:instrText xml:space="preserve"> PAGEREF _Toc175057129 \h </w:instrText>
        </w:r>
        <w:r>
          <w:rPr>
            <w:noProof/>
            <w:webHidden/>
          </w:rPr>
        </w:r>
        <w:r>
          <w:rPr>
            <w:noProof/>
            <w:webHidden/>
          </w:rPr>
          <w:fldChar w:fldCharType="separate"/>
        </w:r>
        <w:r>
          <w:rPr>
            <w:noProof/>
            <w:webHidden/>
          </w:rPr>
          <w:t>138</w:t>
        </w:r>
        <w:r>
          <w:rPr>
            <w:noProof/>
            <w:webHidden/>
          </w:rPr>
          <w:fldChar w:fldCharType="end"/>
        </w:r>
      </w:hyperlink>
    </w:p>
    <w:p w14:paraId="287BAA44" w14:textId="70D34EC7" w:rsidR="00B013F3" w:rsidRDefault="00B013F3">
      <w:pPr>
        <w:pStyle w:val="TOC2"/>
        <w:rPr>
          <w:rFonts w:eastAsiaTheme="minorEastAsia"/>
          <w:noProof/>
          <w:kern w:val="2"/>
          <w:sz w:val="24"/>
          <w:szCs w:val="24"/>
          <w14:ligatures w14:val="standardContextual"/>
        </w:rPr>
      </w:pPr>
      <w:hyperlink w:anchor="_Toc175057130" w:history="1">
        <w:r w:rsidRPr="00506321">
          <w:rPr>
            <w:rStyle w:val="Hyperlink"/>
            <w:noProof/>
          </w:rPr>
          <w:t>8.9.</w:t>
        </w:r>
        <w:r>
          <w:rPr>
            <w:rFonts w:eastAsiaTheme="minorEastAsia"/>
            <w:noProof/>
            <w:kern w:val="2"/>
            <w:sz w:val="24"/>
            <w:szCs w:val="24"/>
            <w14:ligatures w14:val="standardContextual"/>
          </w:rPr>
          <w:tab/>
        </w:r>
        <w:r w:rsidRPr="00506321">
          <w:rPr>
            <w:rStyle w:val="Hyperlink"/>
            <w:noProof/>
          </w:rPr>
          <w:t>Get Average Days to Return/Re-engage by Population</w:t>
        </w:r>
        <w:r>
          <w:rPr>
            <w:noProof/>
            <w:webHidden/>
          </w:rPr>
          <w:tab/>
        </w:r>
        <w:r>
          <w:rPr>
            <w:noProof/>
            <w:webHidden/>
          </w:rPr>
          <w:fldChar w:fldCharType="begin"/>
        </w:r>
        <w:r>
          <w:rPr>
            <w:noProof/>
            <w:webHidden/>
          </w:rPr>
          <w:instrText xml:space="preserve"> PAGEREF _Toc175057130 \h </w:instrText>
        </w:r>
        <w:r>
          <w:rPr>
            <w:noProof/>
            <w:webHidden/>
          </w:rPr>
        </w:r>
        <w:r>
          <w:rPr>
            <w:noProof/>
            <w:webHidden/>
          </w:rPr>
          <w:fldChar w:fldCharType="separate"/>
        </w:r>
        <w:r>
          <w:rPr>
            <w:noProof/>
            <w:webHidden/>
          </w:rPr>
          <w:t>140</w:t>
        </w:r>
        <w:r>
          <w:rPr>
            <w:noProof/>
            <w:webHidden/>
          </w:rPr>
          <w:fldChar w:fldCharType="end"/>
        </w:r>
      </w:hyperlink>
    </w:p>
    <w:p w14:paraId="2B3FCCEB" w14:textId="6B4474A5" w:rsidR="00B013F3" w:rsidRDefault="00B013F3">
      <w:pPr>
        <w:pStyle w:val="TOC2"/>
        <w:rPr>
          <w:rFonts w:eastAsiaTheme="minorEastAsia"/>
          <w:noProof/>
          <w:kern w:val="2"/>
          <w:sz w:val="24"/>
          <w:szCs w:val="24"/>
          <w14:ligatures w14:val="standardContextual"/>
        </w:rPr>
      </w:pPr>
      <w:hyperlink w:anchor="_Toc175057131" w:history="1">
        <w:r w:rsidRPr="00506321">
          <w:rPr>
            <w:rStyle w:val="Hyperlink"/>
            <w:noProof/>
          </w:rPr>
          <w:t>8.10.</w:t>
        </w:r>
        <w:r>
          <w:rPr>
            <w:rFonts w:eastAsiaTheme="minorEastAsia"/>
            <w:noProof/>
            <w:kern w:val="2"/>
            <w:sz w:val="24"/>
            <w:szCs w:val="24"/>
            <w14:ligatures w14:val="standardContextual"/>
          </w:rPr>
          <w:tab/>
        </w:r>
        <w:r w:rsidRPr="00506321">
          <w:rPr>
            <w:rStyle w:val="Hyperlink"/>
            <w:noProof/>
          </w:rPr>
          <w:t>Get Average Days to Return/Re-engage by System Path</w:t>
        </w:r>
        <w:r>
          <w:rPr>
            <w:noProof/>
            <w:webHidden/>
          </w:rPr>
          <w:tab/>
        </w:r>
        <w:r>
          <w:rPr>
            <w:noProof/>
            <w:webHidden/>
          </w:rPr>
          <w:fldChar w:fldCharType="begin"/>
        </w:r>
        <w:r>
          <w:rPr>
            <w:noProof/>
            <w:webHidden/>
          </w:rPr>
          <w:instrText xml:space="preserve"> PAGEREF _Toc175057131 \h </w:instrText>
        </w:r>
        <w:r>
          <w:rPr>
            <w:noProof/>
            <w:webHidden/>
          </w:rPr>
        </w:r>
        <w:r>
          <w:rPr>
            <w:noProof/>
            <w:webHidden/>
          </w:rPr>
          <w:fldChar w:fldCharType="separate"/>
        </w:r>
        <w:r>
          <w:rPr>
            <w:noProof/>
            <w:webHidden/>
          </w:rPr>
          <w:t>141</w:t>
        </w:r>
        <w:r>
          <w:rPr>
            <w:noProof/>
            <w:webHidden/>
          </w:rPr>
          <w:fldChar w:fldCharType="end"/>
        </w:r>
      </w:hyperlink>
    </w:p>
    <w:p w14:paraId="49A52185" w14:textId="35AB5912" w:rsidR="00B013F3" w:rsidRDefault="00B013F3">
      <w:pPr>
        <w:pStyle w:val="TOC2"/>
        <w:rPr>
          <w:rFonts w:eastAsiaTheme="minorEastAsia"/>
          <w:noProof/>
          <w:kern w:val="2"/>
          <w:sz w:val="24"/>
          <w:szCs w:val="24"/>
          <w14:ligatures w14:val="standardContextual"/>
        </w:rPr>
      </w:pPr>
      <w:hyperlink w:anchor="_Toc175057132" w:history="1">
        <w:r w:rsidRPr="00506321">
          <w:rPr>
            <w:rStyle w:val="Hyperlink"/>
            <w:noProof/>
          </w:rPr>
          <w:t>8.11.</w:t>
        </w:r>
        <w:r>
          <w:rPr>
            <w:rFonts w:eastAsiaTheme="minorEastAsia"/>
            <w:noProof/>
            <w:kern w:val="2"/>
            <w:sz w:val="24"/>
            <w:szCs w:val="24"/>
            <w14:ligatures w14:val="standardContextual"/>
          </w:rPr>
          <w:tab/>
        </w:r>
        <w:r w:rsidRPr="00506321">
          <w:rPr>
            <w:rStyle w:val="Hyperlink"/>
            <w:noProof/>
          </w:rPr>
          <w:t>Get Average Days to Return/Re-engage by Exit Destination</w:t>
        </w:r>
        <w:r>
          <w:rPr>
            <w:noProof/>
            <w:webHidden/>
          </w:rPr>
          <w:tab/>
        </w:r>
        <w:r>
          <w:rPr>
            <w:noProof/>
            <w:webHidden/>
          </w:rPr>
          <w:fldChar w:fldCharType="begin"/>
        </w:r>
        <w:r>
          <w:rPr>
            <w:noProof/>
            <w:webHidden/>
          </w:rPr>
          <w:instrText xml:space="preserve"> PAGEREF _Toc175057132 \h </w:instrText>
        </w:r>
        <w:r>
          <w:rPr>
            <w:noProof/>
            <w:webHidden/>
          </w:rPr>
        </w:r>
        <w:r>
          <w:rPr>
            <w:noProof/>
            <w:webHidden/>
          </w:rPr>
          <w:fldChar w:fldCharType="separate"/>
        </w:r>
        <w:r>
          <w:rPr>
            <w:noProof/>
            <w:webHidden/>
          </w:rPr>
          <w:t>142</w:t>
        </w:r>
        <w:r>
          <w:rPr>
            <w:noProof/>
            <w:webHidden/>
          </w:rPr>
          <w:fldChar w:fldCharType="end"/>
        </w:r>
      </w:hyperlink>
    </w:p>
    <w:p w14:paraId="5F03D676" w14:textId="272CFC21" w:rsidR="00B013F3" w:rsidRDefault="00B013F3">
      <w:pPr>
        <w:pStyle w:val="TOC1"/>
        <w:rPr>
          <w:rFonts w:eastAsiaTheme="minorEastAsia"/>
          <w:kern w:val="2"/>
          <w:sz w:val="24"/>
          <w:szCs w:val="24"/>
          <w14:ligatures w14:val="standardContextual"/>
        </w:rPr>
      </w:pPr>
      <w:hyperlink w:anchor="_Toc175057133" w:history="1">
        <w:r w:rsidRPr="00506321">
          <w:rPr>
            <w:rStyle w:val="Hyperlink"/>
          </w:rPr>
          <w:t>9.</w:t>
        </w:r>
        <w:r>
          <w:rPr>
            <w:rFonts w:eastAsiaTheme="minorEastAsia"/>
            <w:kern w:val="2"/>
            <w:sz w:val="24"/>
            <w:szCs w:val="24"/>
            <w14:ligatures w14:val="standardContextual"/>
          </w:rPr>
          <w:tab/>
        </w:r>
        <w:r w:rsidRPr="00506321">
          <w:rPr>
            <w:rStyle w:val="Hyperlink"/>
          </w:rPr>
          <w:t>HMIS Business Logic:  LSACalculated AHAR Counts</w:t>
        </w:r>
        <w:r>
          <w:rPr>
            <w:webHidden/>
          </w:rPr>
          <w:tab/>
        </w:r>
        <w:r>
          <w:rPr>
            <w:webHidden/>
          </w:rPr>
          <w:fldChar w:fldCharType="begin"/>
        </w:r>
        <w:r>
          <w:rPr>
            <w:webHidden/>
          </w:rPr>
          <w:instrText xml:space="preserve"> PAGEREF _Toc175057133 \h </w:instrText>
        </w:r>
        <w:r>
          <w:rPr>
            <w:webHidden/>
          </w:rPr>
        </w:r>
        <w:r>
          <w:rPr>
            <w:webHidden/>
          </w:rPr>
          <w:fldChar w:fldCharType="separate"/>
        </w:r>
        <w:r>
          <w:rPr>
            <w:webHidden/>
          </w:rPr>
          <w:t>145</w:t>
        </w:r>
        <w:r>
          <w:rPr>
            <w:webHidden/>
          </w:rPr>
          <w:fldChar w:fldCharType="end"/>
        </w:r>
      </w:hyperlink>
    </w:p>
    <w:p w14:paraId="31476354" w14:textId="3FD33ABE" w:rsidR="00B013F3" w:rsidRDefault="00B013F3">
      <w:pPr>
        <w:pStyle w:val="TOC2"/>
        <w:rPr>
          <w:rFonts w:eastAsiaTheme="minorEastAsia"/>
          <w:noProof/>
          <w:kern w:val="2"/>
          <w:sz w:val="24"/>
          <w:szCs w:val="24"/>
          <w14:ligatures w14:val="standardContextual"/>
        </w:rPr>
      </w:pPr>
      <w:hyperlink w:anchor="_Toc175057134" w:history="1">
        <w:r w:rsidRPr="00506321">
          <w:rPr>
            <w:rStyle w:val="Hyperlink"/>
            <w:noProof/>
          </w:rPr>
          <w:t>9.1.</w:t>
        </w:r>
        <w:r>
          <w:rPr>
            <w:rFonts w:eastAsiaTheme="minorEastAsia"/>
            <w:noProof/>
            <w:kern w:val="2"/>
            <w:sz w:val="24"/>
            <w:szCs w:val="24"/>
            <w14:ligatures w14:val="standardContextual"/>
          </w:rPr>
          <w:tab/>
        </w:r>
        <w:r w:rsidRPr="00506321">
          <w:rPr>
            <w:rStyle w:val="Hyperlink"/>
            <w:noProof/>
          </w:rPr>
          <w:t>Report Rows for LSACalculated Counts</w:t>
        </w:r>
        <w:r>
          <w:rPr>
            <w:noProof/>
            <w:webHidden/>
          </w:rPr>
          <w:tab/>
        </w:r>
        <w:r>
          <w:rPr>
            <w:noProof/>
            <w:webHidden/>
          </w:rPr>
          <w:fldChar w:fldCharType="begin"/>
        </w:r>
        <w:r>
          <w:rPr>
            <w:noProof/>
            <w:webHidden/>
          </w:rPr>
          <w:instrText xml:space="preserve"> PAGEREF _Toc175057134 \h </w:instrText>
        </w:r>
        <w:r>
          <w:rPr>
            <w:noProof/>
            <w:webHidden/>
          </w:rPr>
        </w:r>
        <w:r>
          <w:rPr>
            <w:noProof/>
            <w:webHidden/>
          </w:rPr>
          <w:fldChar w:fldCharType="separate"/>
        </w:r>
        <w:r>
          <w:rPr>
            <w:noProof/>
            <w:webHidden/>
          </w:rPr>
          <w:t>145</w:t>
        </w:r>
        <w:r>
          <w:rPr>
            <w:noProof/>
            <w:webHidden/>
          </w:rPr>
          <w:fldChar w:fldCharType="end"/>
        </w:r>
      </w:hyperlink>
    </w:p>
    <w:p w14:paraId="1ABA6E07" w14:textId="2EDE6074" w:rsidR="00B013F3" w:rsidRDefault="00B013F3">
      <w:pPr>
        <w:pStyle w:val="TOC2"/>
        <w:rPr>
          <w:rFonts w:eastAsiaTheme="minorEastAsia"/>
          <w:noProof/>
          <w:kern w:val="2"/>
          <w:sz w:val="24"/>
          <w:szCs w:val="24"/>
          <w14:ligatures w14:val="standardContextual"/>
        </w:rPr>
      </w:pPr>
      <w:hyperlink w:anchor="_Toc175057135" w:history="1">
        <w:r w:rsidRPr="00506321">
          <w:rPr>
            <w:rStyle w:val="Hyperlink"/>
            <w:noProof/>
          </w:rPr>
          <w:t>9.2.</w:t>
        </w:r>
        <w:r>
          <w:rPr>
            <w:rFonts w:eastAsiaTheme="minorEastAsia"/>
            <w:noProof/>
            <w:kern w:val="2"/>
            <w:sz w:val="24"/>
            <w:szCs w:val="24"/>
            <w14:ligatures w14:val="standardContextual"/>
          </w:rPr>
          <w:tab/>
        </w:r>
        <w:r w:rsidRPr="00506321">
          <w:rPr>
            <w:rStyle w:val="Hyperlink"/>
            <w:noProof/>
          </w:rPr>
          <w:t>Identify Active and Point in Time Cohorts for LSACalculated AHAR Counts</w:t>
        </w:r>
        <w:r>
          <w:rPr>
            <w:noProof/>
            <w:webHidden/>
          </w:rPr>
          <w:tab/>
        </w:r>
        <w:r>
          <w:rPr>
            <w:noProof/>
            <w:webHidden/>
          </w:rPr>
          <w:fldChar w:fldCharType="begin"/>
        </w:r>
        <w:r>
          <w:rPr>
            <w:noProof/>
            <w:webHidden/>
          </w:rPr>
          <w:instrText xml:space="preserve"> PAGEREF _Toc175057135 \h </w:instrText>
        </w:r>
        <w:r>
          <w:rPr>
            <w:noProof/>
            <w:webHidden/>
          </w:rPr>
        </w:r>
        <w:r>
          <w:rPr>
            <w:noProof/>
            <w:webHidden/>
          </w:rPr>
          <w:fldChar w:fldCharType="separate"/>
        </w:r>
        <w:r>
          <w:rPr>
            <w:noProof/>
            <w:webHidden/>
          </w:rPr>
          <w:t>145</w:t>
        </w:r>
        <w:r>
          <w:rPr>
            <w:noProof/>
            <w:webHidden/>
          </w:rPr>
          <w:fldChar w:fldCharType="end"/>
        </w:r>
      </w:hyperlink>
    </w:p>
    <w:p w14:paraId="7D1BB438" w14:textId="17644617" w:rsidR="00B013F3" w:rsidRDefault="00B013F3">
      <w:pPr>
        <w:pStyle w:val="TOC2"/>
        <w:rPr>
          <w:rFonts w:eastAsiaTheme="minorEastAsia"/>
          <w:noProof/>
          <w:kern w:val="2"/>
          <w:sz w:val="24"/>
          <w:szCs w:val="24"/>
          <w14:ligatures w14:val="standardContextual"/>
        </w:rPr>
      </w:pPr>
      <w:hyperlink w:anchor="_Toc175057136" w:history="1">
        <w:r w:rsidRPr="00506321">
          <w:rPr>
            <w:rStyle w:val="Hyperlink"/>
            <w:noProof/>
          </w:rPr>
          <w:t>9.3.</w:t>
        </w:r>
        <w:r>
          <w:rPr>
            <w:rFonts w:eastAsiaTheme="minorEastAsia"/>
            <w:noProof/>
            <w:kern w:val="2"/>
            <w:sz w:val="24"/>
            <w:szCs w:val="24"/>
            <w14:ligatures w14:val="standardContextual"/>
          </w:rPr>
          <w:tab/>
        </w:r>
        <w:r w:rsidRPr="00506321">
          <w:rPr>
            <w:rStyle w:val="Hyperlink"/>
            <w:noProof/>
          </w:rPr>
          <w:t>Counts of People and Households by Project and Household Characteristics</w:t>
        </w:r>
        <w:r>
          <w:rPr>
            <w:noProof/>
            <w:webHidden/>
          </w:rPr>
          <w:tab/>
        </w:r>
        <w:r>
          <w:rPr>
            <w:noProof/>
            <w:webHidden/>
          </w:rPr>
          <w:fldChar w:fldCharType="begin"/>
        </w:r>
        <w:r>
          <w:rPr>
            <w:noProof/>
            <w:webHidden/>
          </w:rPr>
          <w:instrText xml:space="preserve"> PAGEREF _Toc175057136 \h </w:instrText>
        </w:r>
        <w:r>
          <w:rPr>
            <w:noProof/>
            <w:webHidden/>
          </w:rPr>
        </w:r>
        <w:r>
          <w:rPr>
            <w:noProof/>
            <w:webHidden/>
          </w:rPr>
          <w:fldChar w:fldCharType="separate"/>
        </w:r>
        <w:r>
          <w:rPr>
            <w:noProof/>
            <w:webHidden/>
          </w:rPr>
          <w:t>146</w:t>
        </w:r>
        <w:r>
          <w:rPr>
            <w:noProof/>
            <w:webHidden/>
          </w:rPr>
          <w:fldChar w:fldCharType="end"/>
        </w:r>
      </w:hyperlink>
    </w:p>
    <w:p w14:paraId="2ADDB298" w14:textId="7524E5EE" w:rsidR="00B013F3" w:rsidRDefault="00B013F3">
      <w:pPr>
        <w:pStyle w:val="TOC2"/>
        <w:rPr>
          <w:rFonts w:eastAsiaTheme="minorEastAsia"/>
          <w:noProof/>
          <w:kern w:val="2"/>
          <w:sz w:val="24"/>
          <w:szCs w:val="24"/>
          <w14:ligatures w14:val="standardContextual"/>
        </w:rPr>
      </w:pPr>
      <w:hyperlink w:anchor="_Toc175057137" w:history="1">
        <w:r w:rsidRPr="00506321">
          <w:rPr>
            <w:rStyle w:val="Hyperlink"/>
            <w:noProof/>
          </w:rPr>
          <w:t>9.4.</w:t>
        </w:r>
        <w:r>
          <w:rPr>
            <w:rFonts w:eastAsiaTheme="minorEastAsia"/>
            <w:noProof/>
            <w:kern w:val="2"/>
            <w:sz w:val="24"/>
            <w:szCs w:val="24"/>
            <w14:ligatures w14:val="standardContextual"/>
          </w:rPr>
          <w:tab/>
        </w:r>
        <w:r w:rsidRPr="00506321">
          <w:rPr>
            <w:rStyle w:val="Hyperlink"/>
            <w:noProof/>
          </w:rPr>
          <w:t>Get Counts of People by Project and Personal Characteristics</w:t>
        </w:r>
        <w:r>
          <w:rPr>
            <w:noProof/>
            <w:webHidden/>
          </w:rPr>
          <w:tab/>
        </w:r>
        <w:r>
          <w:rPr>
            <w:noProof/>
            <w:webHidden/>
          </w:rPr>
          <w:fldChar w:fldCharType="begin"/>
        </w:r>
        <w:r>
          <w:rPr>
            <w:noProof/>
            <w:webHidden/>
          </w:rPr>
          <w:instrText xml:space="preserve"> PAGEREF _Toc175057137 \h </w:instrText>
        </w:r>
        <w:r>
          <w:rPr>
            <w:noProof/>
            <w:webHidden/>
          </w:rPr>
        </w:r>
        <w:r>
          <w:rPr>
            <w:noProof/>
            <w:webHidden/>
          </w:rPr>
          <w:fldChar w:fldCharType="separate"/>
        </w:r>
        <w:r>
          <w:rPr>
            <w:noProof/>
            <w:webHidden/>
          </w:rPr>
          <w:t>148</w:t>
        </w:r>
        <w:r>
          <w:rPr>
            <w:noProof/>
            <w:webHidden/>
          </w:rPr>
          <w:fldChar w:fldCharType="end"/>
        </w:r>
      </w:hyperlink>
    </w:p>
    <w:p w14:paraId="16193A94" w14:textId="11F4F090" w:rsidR="00B013F3" w:rsidRDefault="00B013F3">
      <w:pPr>
        <w:pStyle w:val="TOC2"/>
        <w:rPr>
          <w:rFonts w:eastAsiaTheme="minorEastAsia"/>
          <w:noProof/>
          <w:kern w:val="2"/>
          <w:sz w:val="24"/>
          <w:szCs w:val="24"/>
          <w14:ligatures w14:val="standardContextual"/>
        </w:rPr>
      </w:pPr>
      <w:hyperlink w:anchor="_Toc175057138" w:history="1">
        <w:r w:rsidRPr="00506321">
          <w:rPr>
            <w:rStyle w:val="Hyperlink"/>
            <w:noProof/>
          </w:rPr>
          <w:t>9.5.</w:t>
        </w:r>
        <w:r>
          <w:rPr>
            <w:rFonts w:eastAsiaTheme="minorEastAsia"/>
            <w:noProof/>
            <w:kern w:val="2"/>
            <w:sz w:val="24"/>
            <w:szCs w:val="24"/>
            <w14:ligatures w14:val="standardContextual"/>
          </w:rPr>
          <w:tab/>
        </w:r>
        <w:r w:rsidRPr="00506321">
          <w:rPr>
            <w:rStyle w:val="Hyperlink"/>
            <w:noProof/>
          </w:rPr>
          <w:t>Get Counts of Bednights</w:t>
        </w:r>
        <w:r>
          <w:rPr>
            <w:noProof/>
            <w:webHidden/>
          </w:rPr>
          <w:tab/>
        </w:r>
        <w:r>
          <w:rPr>
            <w:noProof/>
            <w:webHidden/>
          </w:rPr>
          <w:fldChar w:fldCharType="begin"/>
        </w:r>
        <w:r>
          <w:rPr>
            <w:noProof/>
            <w:webHidden/>
          </w:rPr>
          <w:instrText xml:space="preserve"> PAGEREF _Toc175057138 \h </w:instrText>
        </w:r>
        <w:r>
          <w:rPr>
            <w:noProof/>
            <w:webHidden/>
          </w:rPr>
        </w:r>
        <w:r>
          <w:rPr>
            <w:noProof/>
            <w:webHidden/>
          </w:rPr>
          <w:fldChar w:fldCharType="separate"/>
        </w:r>
        <w:r>
          <w:rPr>
            <w:noProof/>
            <w:webHidden/>
          </w:rPr>
          <w:t>152</w:t>
        </w:r>
        <w:r>
          <w:rPr>
            <w:noProof/>
            <w:webHidden/>
          </w:rPr>
          <w:fldChar w:fldCharType="end"/>
        </w:r>
      </w:hyperlink>
    </w:p>
    <w:p w14:paraId="60E8EC92" w14:textId="59DA1E52" w:rsidR="00B013F3" w:rsidRDefault="00B013F3">
      <w:pPr>
        <w:pStyle w:val="TOC2"/>
        <w:rPr>
          <w:rFonts w:eastAsiaTheme="minorEastAsia"/>
          <w:noProof/>
          <w:kern w:val="2"/>
          <w:sz w:val="24"/>
          <w:szCs w:val="24"/>
          <w14:ligatures w14:val="standardContextual"/>
        </w:rPr>
      </w:pPr>
      <w:hyperlink w:anchor="_Toc175057139" w:history="1">
        <w:r w:rsidRPr="00506321">
          <w:rPr>
            <w:rStyle w:val="Hyperlink"/>
            <w:noProof/>
          </w:rPr>
          <w:t>9.6.</w:t>
        </w:r>
        <w:r>
          <w:rPr>
            <w:rFonts w:eastAsiaTheme="minorEastAsia"/>
            <w:noProof/>
            <w:kern w:val="2"/>
            <w:sz w:val="24"/>
            <w:szCs w:val="24"/>
            <w14:ligatures w14:val="standardContextual"/>
          </w:rPr>
          <w:tab/>
        </w:r>
        <w:r w:rsidRPr="00506321">
          <w:rPr>
            <w:rStyle w:val="Hyperlink"/>
            <w:noProof/>
          </w:rPr>
          <w:t>Get OPH Point-in-Time Counts for HIC</w:t>
        </w:r>
        <w:r>
          <w:rPr>
            <w:noProof/>
            <w:webHidden/>
          </w:rPr>
          <w:tab/>
        </w:r>
        <w:r>
          <w:rPr>
            <w:noProof/>
            <w:webHidden/>
          </w:rPr>
          <w:fldChar w:fldCharType="begin"/>
        </w:r>
        <w:r>
          <w:rPr>
            <w:noProof/>
            <w:webHidden/>
          </w:rPr>
          <w:instrText xml:space="preserve"> PAGEREF _Toc175057139 \h </w:instrText>
        </w:r>
        <w:r>
          <w:rPr>
            <w:noProof/>
            <w:webHidden/>
          </w:rPr>
        </w:r>
        <w:r>
          <w:rPr>
            <w:noProof/>
            <w:webHidden/>
          </w:rPr>
          <w:fldChar w:fldCharType="separate"/>
        </w:r>
        <w:r>
          <w:rPr>
            <w:noProof/>
            <w:webHidden/>
          </w:rPr>
          <w:t>154</w:t>
        </w:r>
        <w:r>
          <w:rPr>
            <w:noProof/>
            <w:webHidden/>
          </w:rPr>
          <w:fldChar w:fldCharType="end"/>
        </w:r>
      </w:hyperlink>
    </w:p>
    <w:p w14:paraId="62C88EB4" w14:textId="6A1E2454" w:rsidR="00B013F3" w:rsidRDefault="00B013F3">
      <w:pPr>
        <w:pStyle w:val="TOC1"/>
        <w:rPr>
          <w:rFonts w:eastAsiaTheme="minorEastAsia"/>
          <w:kern w:val="2"/>
          <w:sz w:val="24"/>
          <w:szCs w:val="24"/>
          <w14:ligatures w14:val="standardContextual"/>
        </w:rPr>
      </w:pPr>
      <w:hyperlink w:anchor="_Toc175057140" w:history="1">
        <w:r w:rsidRPr="00506321">
          <w:rPr>
            <w:rStyle w:val="Hyperlink"/>
          </w:rPr>
          <w:t>10.</w:t>
        </w:r>
        <w:r>
          <w:rPr>
            <w:rFonts w:eastAsiaTheme="minorEastAsia"/>
            <w:kern w:val="2"/>
            <w:sz w:val="24"/>
            <w:szCs w:val="24"/>
            <w14:ligatures w14:val="standardContextual"/>
          </w:rPr>
          <w:tab/>
        </w:r>
        <w:r w:rsidRPr="00506321">
          <w:rPr>
            <w:rStyle w:val="Hyperlink"/>
          </w:rPr>
          <w:t>HMIS Business Logic:  LSACalculated Project-Level Data Quality Counts</w:t>
        </w:r>
        <w:r>
          <w:rPr>
            <w:webHidden/>
          </w:rPr>
          <w:tab/>
        </w:r>
        <w:r>
          <w:rPr>
            <w:webHidden/>
          </w:rPr>
          <w:fldChar w:fldCharType="begin"/>
        </w:r>
        <w:r>
          <w:rPr>
            <w:webHidden/>
          </w:rPr>
          <w:instrText xml:space="preserve"> PAGEREF _Toc175057140 \h </w:instrText>
        </w:r>
        <w:r>
          <w:rPr>
            <w:webHidden/>
          </w:rPr>
        </w:r>
        <w:r>
          <w:rPr>
            <w:webHidden/>
          </w:rPr>
          <w:fldChar w:fldCharType="separate"/>
        </w:r>
        <w:r>
          <w:rPr>
            <w:webHidden/>
          </w:rPr>
          <w:t>156</w:t>
        </w:r>
        <w:r>
          <w:rPr>
            <w:webHidden/>
          </w:rPr>
          <w:fldChar w:fldCharType="end"/>
        </w:r>
      </w:hyperlink>
    </w:p>
    <w:p w14:paraId="43177E49" w14:textId="39B02988" w:rsidR="00B013F3" w:rsidRDefault="00B013F3">
      <w:pPr>
        <w:pStyle w:val="TOC2"/>
        <w:rPr>
          <w:rFonts w:eastAsiaTheme="minorEastAsia"/>
          <w:noProof/>
          <w:kern w:val="2"/>
          <w:sz w:val="24"/>
          <w:szCs w:val="24"/>
          <w14:ligatures w14:val="standardContextual"/>
        </w:rPr>
      </w:pPr>
      <w:hyperlink w:anchor="_Toc175057141" w:history="1">
        <w:r w:rsidRPr="00506321">
          <w:rPr>
            <w:rStyle w:val="Hyperlink"/>
            <w:noProof/>
          </w:rPr>
          <w:t>10.1.</w:t>
        </w:r>
        <w:r>
          <w:rPr>
            <w:rFonts w:eastAsiaTheme="minorEastAsia"/>
            <w:noProof/>
            <w:kern w:val="2"/>
            <w:sz w:val="24"/>
            <w:szCs w:val="24"/>
            <w14:ligatures w14:val="standardContextual"/>
          </w:rPr>
          <w:tab/>
        </w:r>
        <w:r w:rsidRPr="00506321">
          <w:rPr>
            <w:rStyle w:val="Hyperlink"/>
            <w:noProof/>
          </w:rPr>
          <w:t>Static Column Values</w:t>
        </w:r>
        <w:r>
          <w:rPr>
            <w:noProof/>
            <w:webHidden/>
          </w:rPr>
          <w:tab/>
        </w:r>
        <w:r>
          <w:rPr>
            <w:noProof/>
            <w:webHidden/>
          </w:rPr>
          <w:fldChar w:fldCharType="begin"/>
        </w:r>
        <w:r>
          <w:rPr>
            <w:noProof/>
            <w:webHidden/>
          </w:rPr>
          <w:instrText xml:space="preserve"> PAGEREF _Toc175057141 \h </w:instrText>
        </w:r>
        <w:r>
          <w:rPr>
            <w:noProof/>
            <w:webHidden/>
          </w:rPr>
        </w:r>
        <w:r>
          <w:rPr>
            <w:noProof/>
            <w:webHidden/>
          </w:rPr>
          <w:fldChar w:fldCharType="separate"/>
        </w:r>
        <w:r>
          <w:rPr>
            <w:noProof/>
            <w:webHidden/>
          </w:rPr>
          <w:t>156</w:t>
        </w:r>
        <w:r>
          <w:rPr>
            <w:noProof/>
            <w:webHidden/>
          </w:rPr>
          <w:fldChar w:fldCharType="end"/>
        </w:r>
      </w:hyperlink>
    </w:p>
    <w:p w14:paraId="775489C3" w14:textId="4DFFE738" w:rsidR="00B013F3" w:rsidRDefault="00B013F3">
      <w:pPr>
        <w:pStyle w:val="TOC2"/>
        <w:rPr>
          <w:rFonts w:eastAsiaTheme="minorEastAsia"/>
          <w:noProof/>
          <w:kern w:val="2"/>
          <w:sz w:val="24"/>
          <w:szCs w:val="24"/>
          <w14:ligatures w14:val="standardContextual"/>
        </w:rPr>
      </w:pPr>
      <w:hyperlink w:anchor="_Toc175057142" w:history="1">
        <w:r w:rsidRPr="00506321">
          <w:rPr>
            <w:rStyle w:val="Hyperlink"/>
            <w:noProof/>
          </w:rPr>
          <w:t>10.2.</w:t>
        </w:r>
        <w:r>
          <w:rPr>
            <w:rFonts w:eastAsiaTheme="minorEastAsia"/>
            <w:noProof/>
            <w:kern w:val="2"/>
            <w:sz w:val="24"/>
            <w:szCs w:val="24"/>
            <w14:ligatures w14:val="standardContextual"/>
          </w:rPr>
          <w:tab/>
        </w:r>
        <w:r w:rsidRPr="00506321">
          <w:rPr>
            <w:rStyle w:val="Hyperlink"/>
            <w:noProof/>
          </w:rPr>
          <w:t>DQ - Enrollments Active After Project Operating End Date by Project</w:t>
        </w:r>
        <w:r>
          <w:rPr>
            <w:noProof/>
            <w:webHidden/>
          </w:rPr>
          <w:tab/>
        </w:r>
        <w:r>
          <w:rPr>
            <w:noProof/>
            <w:webHidden/>
          </w:rPr>
          <w:fldChar w:fldCharType="begin"/>
        </w:r>
        <w:r>
          <w:rPr>
            <w:noProof/>
            <w:webHidden/>
          </w:rPr>
          <w:instrText xml:space="preserve"> PAGEREF _Toc175057142 \h </w:instrText>
        </w:r>
        <w:r>
          <w:rPr>
            <w:noProof/>
            <w:webHidden/>
          </w:rPr>
        </w:r>
        <w:r>
          <w:rPr>
            <w:noProof/>
            <w:webHidden/>
          </w:rPr>
          <w:fldChar w:fldCharType="separate"/>
        </w:r>
        <w:r>
          <w:rPr>
            <w:noProof/>
            <w:webHidden/>
          </w:rPr>
          <w:t>156</w:t>
        </w:r>
        <w:r>
          <w:rPr>
            <w:noProof/>
            <w:webHidden/>
          </w:rPr>
          <w:fldChar w:fldCharType="end"/>
        </w:r>
      </w:hyperlink>
    </w:p>
    <w:p w14:paraId="0135F67B" w14:textId="191B6E30" w:rsidR="00B013F3" w:rsidRDefault="00B013F3">
      <w:pPr>
        <w:pStyle w:val="TOC2"/>
        <w:rPr>
          <w:rFonts w:eastAsiaTheme="minorEastAsia"/>
          <w:noProof/>
          <w:kern w:val="2"/>
          <w:sz w:val="24"/>
          <w:szCs w:val="24"/>
          <w14:ligatures w14:val="standardContextual"/>
        </w:rPr>
      </w:pPr>
      <w:hyperlink w:anchor="_Toc175057143" w:history="1">
        <w:r w:rsidRPr="00506321">
          <w:rPr>
            <w:rStyle w:val="Hyperlink"/>
            <w:noProof/>
          </w:rPr>
          <w:t>10.3.</w:t>
        </w:r>
        <w:r>
          <w:rPr>
            <w:rFonts w:eastAsiaTheme="minorEastAsia"/>
            <w:noProof/>
            <w:kern w:val="2"/>
            <w:sz w:val="24"/>
            <w:szCs w:val="24"/>
            <w14:ligatures w14:val="standardContextual"/>
          </w:rPr>
          <w:tab/>
        </w:r>
        <w:r w:rsidRPr="00506321">
          <w:rPr>
            <w:rStyle w:val="Hyperlink"/>
            <w:noProof/>
          </w:rPr>
          <w:t>DQ - Night-by-Night Enrollments with Exit Date Discrepancies by Project</w:t>
        </w:r>
        <w:r>
          <w:rPr>
            <w:noProof/>
            <w:webHidden/>
          </w:rPr>
          <w:tab/>
        </w:r>
        <w:r>
          <w:rPr>
            <w:noProof/>
            <w:webHidden/>
          </w:rPr>
          <w:fldChar w:fldCharType="begin"/>
        </w:r>
        <w:r>
          <w:rPr>
            <w:noProof/>
            <w:webHidden/>
          </w:rPr>
          <w:instrText xml:space="preserve"> PAGEREF _Toc175057143 \h </w:instrText>
        </w:r>
        <w:r>
          <w:rPr>
            <w:noProof/>
            <w:webHidden/>
          </w:rPr>
        </w:r>
        <w:r>
          <w:rPr>
            <w:noProof/>
            <w:webHidden/>
          </w:rPr>
          <w:fldChar w:fldCharType="separate"/>
        </w:r>
        <w:r>
          <w:rPr>
            <w:noProof/>
            <w:webHidden/>
          </w:rPr>
          <w:t>156</w:t>
        </w:r>
        <w:r>
          <w:rPr>
            <w:noProof/>
            <w:webHidden/>
          </w:rPr>
          <w:fldChar w:fldCharType="end"/>
        </w:r>
      </w:hyperlink>
    </w:p>
    <w:p w14:paraId="0E3D6AE2" w14:textId="43A84D99" w:rsidR="00B013F3" w:rsidRDefault="00B013F3">
      <w:pPr>
        <w:pStyle w:val="TOC2"/>
        <w:rPr>
          <w:rFonts w:eastAsiaTheme="minorEastAsia"/>
          <w:noProof/>
          <w:kern w:val="2"/>
          <w:sz w:val="24"/>
          <w:szCs w:val="24"/>
          <w14:ligatures w14:val="standardContextual"/>
        </w:rPr>
      </w:pPr>
      <w:hyperlink w:anchor="_Toc175057144" w:history="1">
        <w:r w:rsidRPr="00506321">
          <w:rPr>
            <w:rStyle w:val="Hyperlink"/>
            <w:noProof/>
          </w:rPr>
          <w:t>10.4.</w:t>
        </w:r>
        <w:r>
          <w:rPr>
            <w:rFonts w:eastAsiaTheme="minorEastAsia"/>
            <w:noProof/>
            <w:kern w:val="2"/>
            <w:sz w:val="24"/>
            <w:szCs w:val="24"/>
            <w14:ligatures w14:val="standardContextual"/>
          </w:rPr>
          <w:tab/>
        </w:r>
        <w:r w:rsidRPr="00506321">
          <w:rPr>
            <w:rStyle w:val="Hyperlink"/>
            <w:noProof/>
          </w:rPr>
          <w:t>DQ - Counts of Households with no EnrollmentCoC by Project</w:t>
        </w:r>
        <w:r>
          <w:rPr>
            <w:noProof/>
            <w:webHidden/>
          </w:rPr>
          <w:tab/>
        </w:r>
        <w:r>
          <w:rPr>
            <w:noProof/>
            <w:webHidden/>
          </w:rPr>
          <w:fldChar w:fldCharType="begin"/>
        </w:r>
        <w:r>
          <w:rPr>
            <w:noProof/>
            <w:webHidden/>
          </w:rPr>
          <w:instrText xml:space="preserve"> PAGEREF _Toc175057144 \h </w:instrText>
        </w:r>
        <w:r>
          <w:rPr>
            <w:noProof/>
            <w:webHidden/>
          </w:rPr>
        </w:r>
        <w:r>
          <w:rPr>
            <w:noProof/>
            <w:webHidden/>
          </w:rPr>
          <w:fldChar w:fldCharType="separate"/>
        </w:r>
        <w:r>
          <w:rPr>
            <w:noProof/>
            <w:webHidden/>
          </w:rPr>
          <w:t>157</w:t>
        </w:r>
        <w:r>
          <w:rPr>
            <w:noProof/>
            <w:webHidden/>
          </w:rPr>
          <w:fldChar w:fldCharType="end"/>
        </w:r>
      </w:hyperlink>
    </w:p>
    <w:p w14:paraId="653A1B4B" w14:textId="7CC8798D" w:rsidR="00B013F3" w:rsidRDefault="00B013F3">
      <w:pPr>
        <w:pStyle w:val="TOC2"/>
        <w:rPr>
          <w:rFonts w:eastAsiaTheme="minorEastAsia"/>
          <w:noProof/>
          <w:kern w:val="2"/>
          <w:sz w:val="24"/>
          <w:szCs w:val="24"/>
          <w14:ligatures w14:val="standardContextual"/>
        </w:rPr>
      </w:pPr>
      <w:hyperlink w:anchor="_Toc175057145" w:history="1">
        <w:r w:rsidRPr="00506321">
          <w:rPr>
            <w:rStyle w:val="Hyperlink"/>
            <w:noProof/>
          </w:rPr>
          <w:t>10.5.</w:t>
        </w:r>
        <w:r>
          <w:rPr>
            <w:rFonts w:eastAsiaTheme="minorEastAsia"/>
            <w:noProof/>
            <w:kern w:val="2"/>
            <w:sz w:val="24"/>
            <w:szCs w:val="24"/>
            <w14:ligatures w14:val="standardContextual"/>
          </w:rPr>
          <w:tab/>
        </w:r>
        <w:r w:rsidRPr="00506321">
          <w:rPr>
            <w:rStyle w:val="Hyperlink"/>
            <w:noProof/>
          </w:rPr>
          <w:t>DQ – Enrollments in Non-Participating Projects</w:t>
        </w:r>
        <w:r>
          <w:rPr>
            <w:noProof/>
            <w:webHidden/>
          </w:rPr>
          <w:tab/>
        </w:r>
        <w:r>
          <w:rPr>
            <w:noProof/>
            <w:webHidden/>
          </w:rPr>
          <w:fldChar w:fldCharType="begin"/>
        </w:r>
        <w:r>
          <w:rPr>
            <w:noProof/>
            <w:webHidden/>
          </w:rPr>
          <w:instrText xml:space="preserve"> PAGEREF _Toc175057145 \h </w:instrText>
        </w:r>
        <w:r>
          <w:rPr>
            <w:noProof/>
            <w:webHidden/>
          </w:rPr>
        </w:r>
        <w:r>
          <w:rPr>
            <w:noProof/>
            <w:webHidden/>
          </w:rPr>
          <w:fldChar w:fldCharType="separate"/>
        </w:r>
        <w:r>
          <w:rPr>
            <w:noProof/>
            <w:webHidden/>
          </w:rPr>
          <w:t>157</w:t>
        </w:r>
        <w:r>
          <w:rPr>
            <w:noProof/>
            <w:webHidden/>
          </w:rPr>
          <w:fldChar w:fldCharType="end"/>
        </w:r>
      </w:hyperlink>
    </w:p>
    <w:p w14:paraId="0136049F" w14:textId="1FD67FC7" w:rsidR="00B013F3" w:rsidRDefault="00B013F3">
      <w:pPr>
        <w:pStyle w:val="TOC2"/>
        <w:rPr>
          <w:rFonts w:eastAsiaTheme="minorEastAsia"/>
          <w:noProof/>
          <w:kern w:val="2"/>
          <w:sz w:val="24"/>
          <w:szCs w:val="24"/>
          <w14:ligatures w14:val="standardContextual"/>
        </w:rPr>
      </w:pPr>
      <w:hyperlink w:anchor="_Toc175057146" w:history="1">
        <w:r w:rsidRPr="00506321">
          <w:rPr>
            <w:rStyle w:val="Hyperlink"/>
            <w:noProof/>
          </w:rPr>
          <w:t>10.6.</w:t>
        </w:r>
        <w:r>
          <w:rPr>
            <w:rFonts w:eastAsiaTheme="minorEastAsia"/>
            <w:noProof/>
            <w:kern w:val="2"/>
            <w:sz w:val="24"/>
            <w:szCs w:val="24"/>
            <w14:ligatures w14:val="standardContextual"/>
          </w:rPr>
          <w:tab/>
        </w:r>
        <w:r w:rsidRPr="00506321">
          <w:rPr>
            <w:rStyle w:val="Hyperlink"/>
            <w:noProof/>
          </w:rPr>
          <w:t>DQ – Enrollments Active in LSA Projects During the Report Period without Exactly One HoH</w:t>
        </w:r>
        <w:r>
          <w:rPr>
            <w:noProof/>
            <w:webHidden/>
          </w:rPr>
          <w:tab/>
        </w:r>
        <w:r>
          <w:rPr>
            <w:noProof/>
            <w:webHidden/>
          </w:rPr>
          <w:fldChar w:fldCharType="begin"/>
        </w:r>
        <w:r>
          <w:rPr>
            <w:noProof/>
            <w:webHidden/>
          </w:rPr>
          <w:instrText xml:space="preserve"> PAGEREF _Toc175057146 \h </w:instrText>
        </w:r>
        <w:r>
          <w:rPr>
            <w:noProof/>
            <w:webHidden/>
          </w:rPr>
        </w:r>
        <w:r>
          <w:rPr>
            <w:noProof/>
            <w:webHidden/>
          </w:rPr>
          <w:fldChar w:fldCharType="separate"/>
        </w:r>
        <w:r>
          <w:rPr>
            <w:noProof/>
            <w:webHidden/>
          </w:rPr>
          <w:t>157</w:t>
        </w:r>
        <w:r>
          <w:rPr>
            <w:noProof/>
            <w:webHidden/>
          </w:rPr>
          <w:fldChar w:fldCharType="end"/>
        </w:r>
      </w:hyperlink>
    </w:p>
    <w:p w14:paraId="105C0701" w14:textId="21051327" w:rsidR="00B013F3" w:rsidRDefault="00B013F3">
      <w:pPr>
        <w:pStyle w:val="TOC2"/>
        <w:rPr>
          <w:rFonts w:eastAsiaTheme="minorEastAsia"/>
          <w:noProof/>
          <w:kern w:val="2"/>
          <w:sz w:val="24"/>
          <w:szCs w:val="24"/>
          <w14:ligatures w14:val="standardContextual"/>
        </w:rPr>
      </w:pPr>
      <w:hyperlink w:anchor="_Toc175057147" w:history="1">
        <w:r w:rsidRPr="00506321">
          <w:rPr>
            <w:rStyle w:val="Hyperlink"/>
            <w:noProof/>
          </w:rPr>
          <w:t>10.7.</w:t>
        </w:r>
        <w:r>
          <w:rPr>
            <w:rFonts w:eastAsiaTheme="minorEastAsia"/>
            <w:noProof/>
            <w:kern w:val="2"/>
            <w:sz w:val="24"/>
            <w:szCs w:val="24"/>
            <w14:ligatures w14:val="standardContextual"/>
          </w:rPr>
          <w:tab/>
        </w:r>
        <w:r w:rsidRPr="00506321">
          <w:rPr>
            <w:rStyle w:val="Hyperlink"/>
            <w:noProof/>
          </w:rPr>
          <w:t>DQ – Enrollments Active in LSA Projects without a Valid Relationship to HoH</w:t>
        </w:r>
        <w:r>
          <w:rPr>
            <w:noProof/>
            <w:webHidden/>
          </w:rPr>
          <w:tab/>
        </w:r>
        <w:r>
          <w:rPr>
            <w:noProof/>
            <w:webHidden/>
          </w:rPr>
          <w:fldChar w:fldCharType="begin"/>
        </w:r>
        <w:r>
          <w:rPr>
            <w:noProof/>
            <w:webHidden/>
          </w:rPr>
          <w:instrText xml:space="preserve"> PAGEREF _Toc175057147 \h </w:instrText>
        </w:r>
        <w:r>
          <w:rPr>
            <w:noProof/>
            <w:webHidden/>
          </w:rPr>
        </w:r>
        <w:r>
          <w:rPr>
            <w:noProof/>
            <w:webHidden/>
          </w:rPr>
          <w:fldChar w:fldCharType="separate"/>
        </w:r>
        <w:r>
          <w:rPr>
            <w:noProof/>
            <w:webHidden/>
          </w:rPr>
          <w:t>157</w:t>
        </w:r>
        <w:r>
          <w:rPr>
            <w:noProof/>
            <w:webHidden/>
          </w:rPr>
          <w:fldChar w:fldCharType="end"/>
        </w:r>
      </w:hyperlink>
    </w:p>
    <w:p w14:paraId="35857088" w14:textId="1DCA55C6" w:rsidR="00B013F3" w:rsidRDefault="00B013F3">
      <w:pPr>
        <w:pStyle w:val="TOC2"/>
        <w:rPr>
          <w:rFonts w:eastAsiaTheme="minorEastAsia"/>
          <w:noProof/>
          <w:kern w:val="2"/>
          <w:sz w:val="24"/>
          <w:szCs w:val="24"/>
          <w14:ligatures w14:val="standardContextual"/>
        </w:rPr>
      </w:pPr>
      <w:hyperlink w:anchor="_Toc175057148" w:history="1">
        <w:r w:rsidRPr="00506321">
          <w:rPr>
            <w:rStyle w:val="Hyperlink"/>
            <w:noProof/>
          </w:rPr>
          <w:t>10.8.</w:t>
        </w:r>
        <w:r>
          <w:rPr>
            <w:rFonts w:eastAsiaTheme="minorEastAsia"/>
            <w:noProof/>
            <w:kern w:val="2"/>
            <w:sz w:val="24"/>
            <w:szCs w:val="24"/>
            <w14:ligatures w14:val="standardContextual"/>
          </w:rPr>
          <w:tab/>
        </w:r>
        <w:r w:rsidRPr="00506321">
          <w:rPr>
            <w:rStyle w:val="Hyperlink"/>
            <w:noProof/>
          </w:rPr>
          <w:t>DQ – Household Entry</w:t>
        </w:r>
        <w:r>
          <w:rPr>
            <w:noProof/>
            <w:webHidden/>
          </w:rPr>
          <w:tab/>
        </w:r>
        <w:r>
          <w:rPr>
            <w:noProof/>
            <w:webHidden/>
          </w:rPr>
          <w:fldChar w:fldCharType="begin"/>
        </w:r>
        <w:r>
          <w:rPr>
            <w:noProof/>
            <w:webHidden/>
          </w:rPr>
          <w:instrText xml:space="preserve"> PAGEREF _Toc175057148 \h </w:instrText>
        </w:r>
        <w:r>
          <w:rPr>
            <w:noProof/>
            <w:webHidden/>
          </w:rPr>
        </w:r>
        <w:r>
          <w:rPr>
            <w:noProof/>
            <w:webHidden/>
          </w:rPr>
          <w:fldChar w:fldCharType="separate"/>
        </w:r>
        <w:r>
          <w:rPr>
            <w:noProof/>
            <w:webHidden/>
          </w:rPr>
          <w:t>158</w:t>
        </w:r>
        <w:r>
          <w:rPr>
            <w:noProof/>
            <w:webHidden/>
          </w:rPr>
          <w:fldChar w:fldCharType="end"/>
        </w:r>
      </w:hyperlink>
    </w:p>
    <w:p w14:paraId="5B3AD51A" w14:textId="5F1F8F48" w:rsidR="00B013F3" w:rsidRDefault="00B013F3">
      <w:pPr>
        <w:pStyle w:val="TOC2"/>
        <w:rPr>
          <w:rFonts w:eastAsiaTheme="minorEastAsia"/>
          <w:noProof/>
          <w:kern w:val="2"/>
          <w:sz w:val="24"/>
          <w:szCs w:val="24"/>
          <w14:ligatures w14:val="standardContextual"/>
        </w:rPr>
      </w:pPr>
      <w:hyperlink w:anchor="_Toc175057149" w:history="1">
        <w:r w:rsidRPr="00506321">
          <w:rPr>
            <w:rStyle w:val="Hyperlink"/>
            <w:noProof/>
          </w:rPr>
          <w:t>10.9.</w:t>
        </w:r>
        <w:r>
          <w:rPr>
            <w:rFonts w:eastAsiaTheme="minorEastAsia"/>
            <w:noProof/>
            <w:kern w:val="2"/>
            <w:sz w:val="24"/>
            <w:szCs w:val="24"/>
            <w14:ligatures w14:val="standardContextual"/>
          </w:rPr>
          <w:tab/>
        </w:r>
        <w:r w:rsidRPr="00506321">
          <w:rPr>
            <w:rStyle w:val="Hyperlink"/>
            <w:noProof/>
          </w:rPr>
          <w:t>DQ – Client Entry</w:t>
        </w:r>
        <w:r>
          <w:rPr>
            <w:noProof/>
            <w:webHidden/>
          </w:rPr>
          <w:tab/>
        </w:r>
        <w:r>
          <w:rPr>
            <w:noProof/>
            <w:webHidden/>
          </w:rPr>
          <w:fldChar w:fldCharType="begin"/>
        </w:r>
        <w:r>
          <w:rPr>
            <w:noProof/>
            <w:webHidden/>
          </w:rPr>
          <w:instrText xml:space="preserve"> PAGEREF _Toc175057149 \h </w:instrText>
        </w:r>
        <w:r>
          <w:rPr>
            <w:noProof/>
            <w:webHidden/>
          </w:rPr>
        </w:r>
        <w:r>
          <w:rPr>
            <w:noProof/>
            <w:webHidden/>
          </w:rPr>
          <w:fldChar w:fldCharType="separate"/>
        </w:r>
        <w:r>
          <w:rPr>
            <w:noProof/>
            <w:webHidden/>
          </w:rPr>
          <w:t>158</w:t>
        </w:r>
        <w:r>
          <w:rPr>
            <w:noProof/>
            <w:webHidden/>
          </w:rPr>
          <w:fldChar w:fldCharType="end"/>
        </w:r>
      </w:hyperlink>
    </w:p>
    <w:p w14:paraId="7B0E37BC" w14:textId="70A0A622" w:rsidR="00B013F3" w:rsidRDefault="00B013F3">
      <w:pPr>
        <w:pStyle w:val="TOC2"/>
        <w:rPr>
          <w:rFonts w:eastAsiaTheme="minorEastAsia"/>
          <w:noProof/>
          <w:kern w:val="2"/>
          <w:sz w:val="24"/>
          <w:szCs w:val="24"/>
          <w14:ligatures w14:val="standardContextual"/>
        </w:rPr>
      </w:pPr>
      <w:hyperlink w:anchor="_Toc175057150" w:history="1">
        <w:r w:rsidRPr="00506321">
          <w:rPr>
            <w:rStyle w:val="Hyperlink"/>
            <w:noProof/>
          </w:rPr>
          <w:t>10.10.</w:t>
        </w:r>
        <w:r>
          <w:rPr>
            <w:rFonts w:eastAsiaTheme="minorEastAsia"/>
            <w:noProof/>
            <w:kern w:val="2"/>
            <w:sz w:val="24"/>
            <w:szCs w:val="24"/>
            <w14:ligatures w14:val="standardContextual"/>
          </w:rPr>
          <w:tab/>
        </w:r>
        <w:r w:rsidRPr="00506321">
          <w:rPr>
            <w:rStyle w:val="Hyperlink"/>
            <w:noProof/>
          </w:rPr>
          <w:t>DQ – Adult/HoH Entry</w:t>
        </w:r>
        <w:r>
          <w:rPr>
            <w:noProof/>
            <w:webHidden/>
          </w:rPr>
          <w:tab/>
        </w:r>
        <w:r>
          <w:rPr>
            <w:noProof/>
            <w:webHidden/>
          </w:rPr>
          <w:fldChar w:fldCharType="begin"/>
        </w:r>
        <w:r>
          <w:rPr>
            <w:noProof/>
            <w:webHidden/>
          </w:rPr>
          <w:instrText xml:space="preserve"> PAGEREF _Toc175057150 \h </w:instrText>
        </w:r>
        <w:r>
          <w:rPr>
            <w:noProof/>
            <w:webHidden/>
          </w:rPr>
        </w:r>
        <w:r>
          <w:rPr>
            <w:noProof/>
            <w:webHidden/>
          </w:rPr>
          <w:fldChar w:fldCharType="separate"/>
        </w:r>
        <w:r>
          <w:rPr>
            <w:noProof/>
            <w:webHidden/>
          </w:rPr>
          <w:t>158</w:t>
        </w:r>
        <w:r>
          <w:rPr>
            <w:noProof/>
            <w:webHidden/>
          </w:rPr>
          <w:fldChar w:fldCharType="end"/>
        </w:r>
      </w:hyperlink>
    </w:p>
    <w:p w14:paraId="6B7D19B6" w14:textId="6EDFD335" w:rsidR="00B013F3" w:rsidRDefault="00B013F3">
      <w:pPr>
        <w:pStyle w:val="TOC2"/>
        <w:rPr>
          <w:rFonts w:eastAsiaTheme="minorEastAsia"/>
          <w:noProof/>
          <w:kern w:val="2"/>
          <w:sz w:val="24"/>
          <w:szCs w:val="24"/>
          <w14:ligatures w14:val="standardContextual"/>
        </w:rPr>
      </w:pPr>
      <w:hyperlink w:anchor="_Toc175057151" w:history="1">
        <w:r w:rsidRPr="00506321">
          <w:rPr>
            <w:rStyle w:val="Hyperlink"/>
            <w:noProof/>
          </w:rPr>
          <w:t>10.11.</w:t>
        </w:r>
        <w:r>
          <w:rPr>
            <w:rFonts w:eastAsiaTheme="minorEastAsia"/>
            <w:noProof/>
            <w:kern w:val="2"/>
            <w:sz w:val="24"/>
            <w:szCs w:val="24"/>
            <w14:ligatures w14:val="standardContextual"/>
          </w:rPr>
          <w:tab/>
        </w:r>
        <w:r w:rsidRPr="00506321">
          <w:rPr>
            <w:rStyle w:val="Hyperlink"/>
            <w:noProof/>
          </w:rPr>
          <w:t>DQ – Client Exit</w:t>
        </w:r>
        <w:r>
          <w:rPr>
            <w:noProof/>
            <w:webHidden/>
          </w:rPr>
          <w:tab/>
        </w:r>
        <w:r>
          <w:rPr>
            <w:noProof/>
            <w:webHidden/>
          </w:rPr>
          <w:fldChar w:fldCharType="begin"/>
        </w:r>
        <w:r>
          <w:rPr>
            <w:noProof/>
            <w:webHidden/>
          </w:rPr>
          <w:instrText xml:space="preserve"> PAGEREF _Toc175057151 \h </w:instrText>
        </w:r>
        <w:r>
          <w:rPr>
            <w:noProof/>
            <w:webHidden/>
          </w:rPr>
        </w:r>
        <w:r>
          <w:rPr>
            <w:noProof/>
            <w:webHidden/>
          </w:rPr>
          <w:fldChar w:fldCharType="separate"/>
        </w:r>
        <w:r>
          <w:rPr>
            <w:noProof/>
            <w:webHidden/>
          </w:rPr>
          <w:t>158</w:t>
        </w:r>
        <w:r>
          <w:rPr>
            <w:noProof/>
            <w:webHidden/>
          </w:rPr>
          <w:fldChar w:fldCharType="end"/>
        </w:r>
      </w:hyperlink>
    </w:p>
    <w:p w14:paraId="3950430B" w14:textId="341FF837" w:rsidR="00B013F3" w:rsidRDefault="00B013F3">
      <w:pPr>
        <w:pStyle w:val="TOC2"/>
        <w:rPr>
          <w:rFonts w:eastAsiaTheme="minorEastAsia"/>
          <w:noProof/>
          <w:kern w:val="2"/>
          <w:sz w:val="24"/>
          <w:szCs w:val="24"/>
          <w14:ligatures w14:val="standardContextual"/>
        </w:rPr>
      </w:pPr>
      <w:hyperlink w:anchor="_Toc175057152" w:history="1">
        <w:r w:rsidRPr="00506321">
          <w:rPr>
            <w:rStyle w:val="Hyperlink"/>
            <w:noProof/>
          </w:rPr>
          <w:t>10.12.</w:t>
        </w:r>
        <w:r>
          <w:rPr>
            <w:rFonts w:eastAsiaTheme="minorEastAsia"/>
            <w:noProof/>
            <w:kern w:val="2"/>
            <w:sz w:val="24"/>
            <w:szCs w:val="24"/>
            <w14:ligatures w14:val="standardContextual"/>
          </w:rPr>
          <w:tab/>
        </w:r>
        <w:r w:rsidRPr="00506321">
          <w:rPr>
            <w:rStyle w:val="Hyperlink"/>
            <w:noProof/>
          </w:rPr>
          <w:t>DQ – Disabling Condition</w:t>
        </w:r>
        <w:r>
          <w:rPr>
            <w:noProof/>
            <w:webHidden/>
          </w:rPr>
          <w:tab/>
        </w:r>
        <w:r>
          <w:rPr>
            <w:noProof/>
            <w:webHidden/>
          </w:rPr>
          <w:fldChar w:fldCharType="begin"/>
        </w:r>
        <w:r>
          <w:rPr>
            <w:noProof/>
            <w:webHidden/>
          </w:rPr>
          <w:instrText xml:space="preserve"> PAGEREF _Toc175057152 \h </w:instrText>
        </w:r>
        <w:r>
          <w:rPr>
            <w:noProof/>
            <w:webHidden/>
          </w:rPr>
        </w:r>
        <w:r>
          <w:rPr>
            <w:noProof/>
            <w:webHidden/>
          </w:rPr>
          <w:fldChar w:fldCharType="separate"/>
        </w:r>
        <w:r>
          <w:rPr>
            <w:noProof/>
            <w:webHidden/>
          </w:rPr>
          <w:t>158</w:t>
        </w:r>
        <w:r>
          <w:rPr>
            <w:noProof/>
            <w:webHidden/>
          </w:rPr>
          <w:fldChar w:fldCharType="end"/>
        </w:r>
      </w:hyperlink>
    </w:p>
    <w:p w14:paraId="5728D470" w14:textId="32FB94CA" w:rsidR="00B013F3" w:rsidRDefault="00B013F3">
      <w:pPr>
        <w:pStyle w:val="TOC2"/>
        <w:rPr>
          <w:rFonts w:eastAsiaTheme="minorEastAsia"/>
          <w:noProof/>
          <w:kern w:val="2"/>
          <w:sz w:val="24"/>
          <w:szCs w:val="24"/>
          <w14:ligatures w14:val="standardContextual"/>
        </w:rPr>
      </w:pPr>
      <w:hyperlink w:anchor="_Toc175057153" w:history="1">
        <w:r w:rsidRPr="00506321">
          <w:rPr>
            <w:rStyle w:val="Hyperlink"/>
            <w:noProof/>
          </w:rPr>
          <w:t>10.13.</w:t>
        </w:r>
        <w:r>
          <w:rPr>
            <w:rFonts w:eastAsiaTheme="minorEastAsia"/>
            <w:noProof/>
            <w:kern w:val="2"/>
            <w:sz w:val="24"/>
            <w:szCs w:val="24"/>
            <w14:ligatures w14:val="standardContextual"/>
          </w:rPr>
          <w:tab/>
        </w:r>
        <w:r w:rsidRPr="00506321">
          <w:rPr>
            <w:rStyle w:val="Hyperlink"/>
            <w:noProof/>
          </w:rPr>
          <w:t>DQ – Living Situation</w:t>
        </w:r>
        <w:r>
          <w:rPr>
            <w:noProof/>
            <w:webHidden/>
          </w:rPr>
          <w:tab/>
        </w:r>
        <w:r>
          <w:rPr>
            <w:noProof/>
            <w:webHidden/>
          </w:rPr>
          <w:fldChar w:fldCharType="begin"/>
        </w:r>
        <w:r>
          <w:rPr>
            <w:noProof/>
            <w:webHidden/>
          </w:rPr>
          <w:instrText xml:space="preserve"> PAGEREF _Toc175057153 \h </w:instrText>
        </w:r>
        <w:r>
          <w:rPr>
            <w:noProof/>
            <w:webHidden/>
          </w:rPr>
        </w:r>
        <w:r>
          <w:rPr>
            <w:noProof/>
            <w:webHidden/>
          </w:rPr>
          <w:fldChar w:fldCharType="separate"/>
        </w:r>
        <w:r>
          <w:rPr>
            <w:noProof/>
            <w:webHidden/>
          </w:rPr>
          <w:t>158</w:t>
        </w:r>
        <w:r>
          <w:rPr>
            <w:noProof/>
            <w:webHidden/>
          </w:rPr>
          <w:fldChar w:fldCharType="end"/>
        </w:r>
      </w:hyperlink>
    </w:p>
    <w:p w14:paraId="546AA58D" w14:textId="6FED26CF" w:rsidR="00B013F3" w:rsidRDefault="00B013F3">
      <w:pPr>
        <w:pStyle w:val="TOC2"/>
        <w:rPr>
          <w:rFonts w:eastAsiaTheme="minorEastAsia"/>
          <w:noProof/>
          <w:kern w:val="2"/>
          <w:sz w:val="24"/>
          <w:szCs w:val="24"/>
          <w14:ligatures w14:val="standardContextual"/>
        </w:rPr>
      </w:pPr>
      <w:hyperlink w:anchor="_Toc175057154" w:history="1">
        <w:r w:rsidRPr="00506321">
          <w:rPr>
            <w:rStyle w:val="Hyperlink"/>
            <w:noProof/>
          </w:rPr>
          <w:t>10.14.</w:t>
        </w:r>
        <w:r>
          <w:rPr>
            <w:rFonts w:eastAsiaTheme="minorEastAsia"/>
            <w:noProof/>
            <w:kern w:val="2"/>
            <w:sz w:val="24"/>
            <w:szCs w:val="24"/>
            <w14:ligatures w14:val="standardContextual"/>
          </w:rPr>
          <w:tab/>
        </w:r>
        <w:r w:rsidRPr="00506321">
          <w:rPr>
            <w:rStyle w:val="Hyperlink"/>
            <w:noProof/>
          </w:rPr>
          <w:t>DQ – Length of Stay</w:t>
        </w:r>
        <w:r>
          <w:rPr>
            <w:noProof/>
            <w:webHidden/>
          </w:rPr>
          <w:tab/>
        </w:r>
        <w:r>
          <w:rPr>
            <w:noProof/>
            <w:webHidden/>
          </w:rPr>
          <w:fldChar w:fldCharType="begin"/>
        </w:r>
        <w:r>
          <w:rPr>
            <w:noProof/>
            <w:webHidden/>
          </w:rPr>
          <w:instrText xml:space="preserve"> PAGEREF _Toc175057154 \h </w:instrText>
        </w:r>
        <w:r>
          <w:rPr>
            <w:noProof/>
            <w:webHidden/>
          </w:rPr>
        </w:r>
        <w:r>
          <w:rPr>
            <w:noProof/>
            <w:webHidden/>
          </w:rPr>
          <w:fldChar w:fldCharType="separate"/>
        </w:r>
        <w:r>
          <w:rPr>
            <w:noProof/>
            <w:webHidden/>
          </w:rPr>
          <w:t>158</w:t>
        </w:r>
        <w:r>
          <w:rPr>
            <w:noProof/>
            <w:webHidden/>
          </w:rPr>
          <w:fldChar w:fldCharType="end"/>
        </w:r>
      </w:hyperlink>
    </w:p>
    <w:p w14:paraId="1A5DFC66" w14:textId="491A8022" w:rsidR="00B013F3" w:rsidRDefault="00B013F3">
      <w:pPr>
        <w:pStyle w:val="TOC2"/>
        <w:rPr>
          <w:rFonts w:eastAsiaTheme="minorEastAsia"/>
          <w:noProof/>
          <w:kern w:val="2"/>
          <w:sz w:val="24"/>
          <w:szCs w:val="24"/>
          <w14:ligatures w14:val="standardContextual"/>
        </w:rPr>
      </w:pPr>
      <w:hyperlink w:anchor="_Toc175057155" w:history="1">
        <w:r w:rsidRPr="00506321">
          <w:rPr>
            <w:rStyle w:val="Hyperlink"/>
            <w:noProof/>
          </w:rPr>
          <w:t>10.15.</w:t>
        </w:r>
        <w:r>
          <w:rPr>
            <w:rFonts w:eastAsiaTheme="minorEastAsia"/>
            <w:noProof/>
            <w:kern w:val="2"/>
            <w:sz w:val="24"/>
            <w:szCs w:val="24"/>
            <w14:ligatures w14:val="standardContextual"/>
          </w:rPr>
          <w:tab/>
        </w:r>
        <w:r w:rsidRPr="00506321">
          <w:rPr>
            <w:rStyle w:val="Hyperlink"/>
            <w:noProof/>
          </w:rPr>
          <w:t>DQ – Date ES/SH/Street Homelessness Started</w:t>
        </w:r>
        <w:r>
          <w:rPr>
            <w:noProof/>
            <w:webHidden/>
          </w:rPr>
          <w:tab/>
        </w:r>
        <w:r>
          <w:rPr>
            <w:noProof/>
            <w:webHidden/>
          </w:rPr>
          <w:fldChar w:fldCharType="begin"/>
        </w:r>
        <w:r>
          <w:rPr>
            <w:noProof/>
            <w:webHidden/>
          </w:rPr>
          <w:instrText xml:space="preserve"> PAGEREF _Toc175057155 \h </w:instrText>
        </w:r>
        <w:r>
          <w:rPr>
            <w:noProof/>
            <w:webHidden/>
          </w:rPr>
        </w:r>
        <w:r>
          <w:rPr>
            <w:noProof/>
            <w:webHidden/>
          </w:rPr>
          <w:fldChar w:fldCharType="separate"/>
        </w:r>
        <w:r>
          <w:rPr>
            <w:noProof/>
            <w:webHidden/>
          </w:rPr>
          <w:t>158</w:t>
        </w:r>
        <w:r>
          <w:rPr>
            <w:noProof/>
            <w:webHidden/>
          </w:rPr>
          <w:fldChar w:fldCharType="end"/>
        </w:r>
      </w:hyperlink>
    </w:p>
    <w:p w14:paraId="22A8974B" w14:textId="17D47AC6" w:rsidR="00B013F3" w:rsidRDefault="00B013F3">
      <w:pPr>
        <w:pStyle w:val="TOC2"/>
        <w:rPr>
          <w:rFonts w:eastAsiaTheme="minorEastAsia"/>
          <w:noProof/>
          <w:kern w:val="2"/>
          <w:sz w:val="24"/>
          <w:szCs w:val="24"/>
          <w14:ligatures w14:val="standardContextual"/>
        </w:rPr>
      </w:pPr>
      <w:hyperlink w:anchor="_Toc175057156" w:history="1">
        <w:r w:rsidRPr="00506321">
          <w:rPr>
            <w:rStyle w:val="Hyperlink"/>
            <w:noProof/>
          </w:rPr>
          <w:t>10.16.</w:t>
        </w:r>
        <w:r>
          <w:rPr>
            <w:rFonts w:eastAsiaTheme="minorEastAsia"/>
            <w:noProof/>
            <w:kern w:val="2"/>
            <w:sz w:val="24"/>
            <w:szCs w:val="24"/>
            <w14:ligatures w14:val="standardContextual"/>
          </w:rPr>
          <w:tab/>
        </w:r>
        <w:r w:rsidRPr="00506321">
          <w:rPr>
            <w:rStyle w:val="Hyperlink"/>
            <w:noProof/>
          </w:rPr>
          <w:t>DQ – Times ES/SH/Street Homeless Last 3 Years</w:t>
        </w:r>
        <w:r>
          <w:rPr>
            <w:noProof/>
            <w:webHidden/>
          </w:rPr>
          <w:tab/>
        </w:r>
        <w:r>
          <w:rPr>
            <w:noProof/>
            <w:webHidden/>
          </w:rPr>
          <w:fldChar w:fldCharType="begin"/>
        </w:r>
        <w:r>
          <w:rPr>
            <w:noProof/>
            <w:webHidden/>
          </w:rPr>
          <w:instrText xml:space="preserve"> PAGEREF _Toc175057156 \h </w:instrText>
        </w:r>
        <w:r>
          <w:rPr>
            <w:noProof/>
            <w:webHidden/>
          </w:rPr>
        </w:r>
        <w:r>
          <w:rPr>
            <w:noProof/>
            <w:webHidden/>
          </w:rPr>
          <w:fldChar w:fldCharType="separate"/>
        </w:r>
        <w:r>
          <w:rPr>
            <w:noProof/>
            <w:webHidden/>
          </w:rPr>
          <w:t>159</w:t>
        </w:r>
        <w:r>
          <w:rPr>
            <w:noProof/>
            <w:webHidden/>
          </w:rPr>
          <w:fldChar w:fldCharType="end"/>
        </w:r>
      </w:hyperlink>
    </w:p>
    <w:p w14:paraId="38C0E19A" w14:textId="4118FC99" w:rsidR="00B013F3" w:rsidRDefault="00B013F3">
      <w:pPr>
        <w:pStyle w:val="TOC2"/>
        <w:rPr>
          <w:rFonts w:eastAsiaTheme="minorEastAsia"/>
          <w:noProof/>
          <w:kern w:val="2"/>
          <w:sz w:val="24"/>
          <w:szCs w:val="24"/>
          <w14:ligatures w14:val="standardContextual"/>
        </w:rPr>
      </w:pPr>
      <w:hyperlink w:anchor="_Toc175057157" w:history="1">
        <w:r w:rsidRPr="00506321">
          <w:rPr>
            <w:rStyle w:val="Hyperlink"/>
            <w:noProof/>
          </w:rPr>
          <w:t>10.17.</w:t>
        </w:r>
        <w:r>
          <w:rPr>
            <w:rFonts w:eastAsiaTheme="minorEastAsia"/>
            <w:noProof/>
            <w:kern w:val="2"/>
            <w:sz w:val="24"/>
            <w:szCs w:val="24"/>
            <w14:ligatures w14:val="standardContextual"/>
          </w:rPr>
          <w:tab/>
        </w:r>
        <w:r w:rsidRPr="00506321">
          <w:rPr>
            <w:rStyle w:val="Hyperlink"/>
            <w:noProof/>
          </w:rPr>
          <w:t>DQ – Months ES/SH/Street Homeless Last 3 Years</w:t>
        </w:r>
        <w:r>
          <w:rPr>
            <w:noProof/>
            <w:webHidden/>
          </w:rPr>
          <w:tab/>
        </w:r>
        <w:r>
          <w:rPr>
            <w:noProof/>
            <w:webHidden/>
          </w:rPr>
          <w:fldChar w:fldCharType="begin"/>
        </w:r>
        <w:r>
          <w:rPr>
            <w:noProof/>
            <w:webHidden/>
          </w:rPr>
          <w:instrText xml:space="preserve"> PAGEREF _Toc175057157 \h </w:instrText>
        </w:r>
        <w:r>
          <w:rPr>
            <w:noProof/>
            <w:webHidden/>
          </w:rPr>
        </w:r>
        <w:r>
          <w:rPr>
            <w:noProof/>
            <w:webHidden/>
          </w:rPr>
          <w:fldChar w:fldCharType="separate"/>
        </w:r>
        <w:r>
          <w:rPr>
            <w:noProof/>
            <w:webHidden/>
          </w:rPr>
          <w:t>159</w:t>
        </w:r>
        <w:r>
          <w:rPr>
            <w:noProof/>
            <w:webHidden/>
          </w:rPr>
          <w:fldChar w:fldCharType="end"/>
        </w:r>
      </w:hyperlink>
    </w:p>
    <w:p w14:paraId="5A9BA41D" w14:textId="0328B502" w:rsidR="00B013F3" w:rsidRDefault="00B013F3">
      <w:pPr>
        <w:pStyle w:val="TOC2"/>
        <w:rPr>
          <w:rFonts w:eastAsiaTheme="minorEastAsia"/>
          <w:noProof/>
          <w:kern w:val="2"/>
          <w:sz w:val="24"/>
          <w:szCs w:val="24"/>
          <w14:ligatures w14:val="standardContextual"/>
        </w:rPr>
      </w:pPr>
      <w:hyperlink w:anchor="_Toc175057158" w:history="1">
        <w:r w:rsidRPr="00506321">
          <w:rPr>
            <w:rStyle w:val="Hyperlink"/>
            <w:noProof/>
          </w:rPr>
          <w:t>10.18.</w:t>
        </w:r>
        <w:r>
          <w:rPr>
            <w:rFonts w:eastAsiaTheme="minorEastAsia"/>
            <w:noProof/>
            <w:kern w:val="2"/>
            <w:sz w:val="24"/>
            <w:szCs w:val="24"/>
            <w14:ligatures w14:val="standardContextual"/>
          </w:rPr>
          <w:tab/>
        </w:r>
        <w:r w:rsidRPr="00506321">
          <w:rPr>
            <w:rStyle w:val="Hyperlink"/>
            <w:noProof/>
          </w:rPr>
          <w:t>DQ – Destination</w:t>
        </w:r>
        <w:r>
          <w:rPr>
            <w:noProof/>
            <w:webHidden/>
          </w:rPr>
          <w:tab/>
        </w:r>
        <w:r>
          <w:rPr>
            <w:noProof/>
            <w:webHidden/>
          </w:rPr>
          <w:fldChar w:fldCharType="begin"/>
        </w:r>
        <w:r>
          <w:rPr>
            <w:noProof/>
            <w:webHidden/>
          </w:rPr>
          <w:instrText xml:space="preserve"> PAGEREF _Toc175057158 \h </w:instrText>
        </w:r>
        <w:r>
          <w:rPr>
            <w:noProof/>
            <w:webHidden/>
          </w:rPr>
        </w:r>
        <w:r>
          <w:rPr>
            <w:noProof/>
            <w:webHidden/>
          </w:rPr>
          <w:fldChar w:fldCharType="separate"/>
        </w:r>
        <w:r>
          <w:rPr>
            <w:noProof/>
            <w:webHidden/>
          </w:rPr>
          <w:t>159</w:t>
        </w:r>
        <w:r>
          <w:rPr>
            <w:noProof/>
            <w:webHidden/>
          </w:rPr>
          <w:fldChar w:fldCharType="end"/>
        </w:r>
      </w:hyperlink>
    </w:p>
    <w:p w14:paraId="1FF3DE34" w14:textId="181E41D2" w:rsidR="00B013F3" w:rsidRDefault="00B013F3">
      <w:pPr>
        <w:pStyle w:val="TOC2"/>
        <w:rPr>
          <w:rFonts w:eastAsiaTheme="minorEastAsia"/>
          <w:noProof/>
          <w:kern w:val="2"/>
          <w:sz w:val="24"/>
          <w:szCs w:val="24"/>
          <w14:ligatures w14:val="standardContextual"/>
        </w:rPr>
      </w:pPr>
      <w:hyperlink w:anchor="_Toc175057159" w:history="1">
        <w:r w:rsidRPr="00506321">
          <w:rPr>
            <w:rStyle w:val="Hyperlink"/>
            <w:noProof/>
          </w:rPr>
          <w:t>10.19.</w:t>
        </w:r>
        <w:r>
          <w:rPr>
            <w:rFonts w:eastAsiaTheme="minorEastAsia"/>
            <w:noProof/>
            <w:kern w:val="2"/>
            <w:sz w:val="24"/>
            <w:szCs w:val="24"/>
            <w14:ligatures w14:val="standardContextual"/>
          </w:rPr>
          <w:tab/>
        </w:r>
        <w:r w:rsidRPr="00506321">
          <w:rPr>
            <w:rStyle w:val="Hyperlink"/>
            <w:noProof/>
          </w:rPr>
          <w:t>DQ – Date of Birth</w:t>
        </w:r>
        <w:r>
          <w:rPr>
            <w:noProof/>
            <w:webHidden/>
          </w:rPr>
          <w:tab/>
        </w:r>
        <w:r>
          <w:rPr>
            <w:noProof/>
            <w:webHidden/>
          </w:rPr>
          <w:fldChar w:fldCharType="begin"/>
        </w:r>
        <w:r>
          <w:rPr>
            <w:noProof/>
            <w:webHidden/>
          </w:rPr>
          <w:instrText xml:space="preserve"> PAGEREF _Toc175057159 \h </w:instrText>
        </w:r>
        <w:r>
          <w:rPr>
            <w:noProof/>
            <w:webHidden/>
          </w:rPr>
        </w:r>
        <w:r>
          <w:rPr>
            <w:noProof/>
            <w:webHidden/>
          </w:rPr>
          <w:fldChar w:fldCharType="separate"/>
        </w:r>
        <w:r>
          <w:rPr>
            <w:noProof/>
            <w:webHidden/>
          </w:rPr>
          <w:t>159</w:t>
        </w:r>
        <w:r>
          <w:rPr>
            <w:noProof/>
            <w:webHidden/>
          </w:rPr>
          <w:fldChar w:fldCharType="end"/>
        </w:r>
      </w:hyperlink>
    </w:p>
    <w:p w14:paraId="69A0396B" w14:textId="0472CB68" w:rsidR="00B013F3" w:rsidRDefault="00B013F3">
      <w:pPr>
        <w:pStyle w:val="TOC2"/>
        <w:rPr>
          <w:rFonts w:eastAsiaTheme="minorEastAsia"/>
          <w:noProof/>
          <w:kern w:val="2"/>
          <w:sz w:val="24"/>
          <w:szCs w:val="24"/>
          <w14:ligatures w14:val="standardContextual"/>
        </w:rPr>
      </w:pPr>
      <w:hyperlink w:anchor="_Toc175057160" w:history="1">
        <w:r w:rsidRPr="00506321">
          <w:rPr>
            <w:rStyle w:val="Hyperlink"/>
            <w:noProof/>
          </w:rPr>
          <w:t>10.20.</w:t>
        </w:r>
        <w:r>
          <w:rPr>
            <w:rFonts w:eastAsiaTheme="minorEastAsia"/>
            <w:noProof/>
            <w:kern w:val="2"/>
            <w:sz w:val="24"/>
            <w:szCs w:val="24"/>
            <w14:ligatures w14:val="standardContextual"/>
          </w:rPr>
          <w:tab/>
        </w:r>
        <w:r w:rsidRPr="00506321">
          <w:rPr>
            <w:rStyle w:val="Hyperlink"/>
            <w:noProof/>
          </w:rPr>
          <w:t>LSACalculated</w:t>
        </w:r>
        <w:r>
          <w:rPr>
            <w:noProof/>
            <w:webHidden/>
          </w:rPr>
          <w:tab/>
        </w:r>
        <w:r>
          <w:rPr>
            <w:noProof/>
            <w:webHidden/>
          </w:rPr>
          <w:fldChar w:fldCharType="begin"/>
        </w:r>
        <w:r>
          <w:rPr>
            <w:noProof/>
            <w:webHidden/>
          </w:rPr>
          <w:instrText xml:space="preserve"> PAGEREF _Toc175057160 \h </w:instrText>
        </w:r>
        <w:r>
          <w:rPr>
            <w:noProof/>
            <w:webHidden/>
          </w:rPr>
        </w:r>
        <w:r>
          <w:rPr>
            <w:noProof/>
            <w:webHidden/>
          </w:rPr>
          <w:fldChar w:fldCharType="separate"/>
        </w:r>
        <w:r>
          <w:rPr>
            <w:noProof/>
            <w:webHidden/>
          </w:rPr>
          <w:t>159</w:t>
        </w:r>
        <w:r>
          <w:rPr>
            <w:noProof/>
            <w:webHidden/>
          </w:rPr>
          <w:fldChar w:fldCharType="end"/>
        </w:r>
      </w:hyperlink>
    </w:p>
    <w:p w14:paraId="42C7B77B" w14:textId="7D2ED8C6" w:rsidR="00B013F3" w:rsidRDefault="00B013F3">
      <w:pPr>
        <w:pStyle w:val="TOC1"/>
        <w:rPr>
          <w:rFonts w:eastAsiaTheme="minorEastAsia"/>
          <w:kern w:val="2"/>
          <w:sz w:val="24"/>
          <w:szCs w:val="24"/>
          <w14:ligatures w14:val="standardContextual"/>
        </w:rPr>
      </w:pPr>
      <w:hyperlink w:anchor="_Toc175057161" w:history="1">
        <w:r w:rsidRPr="00506321">
          <w:rPr>
            <w:rStyle w:val="Hyperlink"/>
          </w:rPr>
          <w:t>11.</w:t>
        </w:r>
        <w:r>
          <w:rPr>
            <w:rFonts w:eastAsiaTheme="minorEastAsia"/>
            <w:kern w:val="2"/>
            <w:sz w:val="24"/>
            <w:szCs w:val="24"/>
            <w14:ligatures w14:val="standardContextual"/>
          </w:rPr>
          <w:tab/>
        </w:r>
        <w:r w:rsidRPr="00506321">
          <w:rPr>
            <w:rStyle w:val="Hyperlink"/>
          </w:rPr>
          <w:t>HMIS Business Logic: LSAReport Data Quality and ReportDate</w:t>
        </w:r>
        <w:r>
          <w:rPr>
            <w:webHidden/>
          </w:rPr>
          <w:tab/>
        </w:r>
        <w:r>
          <w:rPr>
            <w:webHidden/>
          </w:rPr>
          <w:fldChar w:fldCharType="begin"/>
        </w:r>
        <w:r>
          <w:rPr>
            <w:webHidden/>
          </w:rPr>
          <w:instrText xml:space="preserve"> PAGEREF _Toc175057161 \h </w:instrText>
        </w:r>
        <w:r>
          <w:rPr>
            <w:webHidden/>
          </w:rPr>
        </w:r>
        <w:r>
          <w:rPr>
            <w:webHidden/>
          </w:rPr>
          <w:fldChar w:fldCharType="separate"/>
        </w:r>
        <w:r>
          <w:rPr>
            <w:webHidden/>
          </w:rPr>
          <w:t>161</w:t>
        </w:r>
        <w:r>
          <w:rPr>
            <w:webHidden/>
          </w:rPr>
          <w:fldChar w:fldCharType="end"/>
        </w:r>
      </w:hyperlink>
    </w:p>
    <w:p w14:paraId="02D6BBF5" w14:textId="47E76EC7" w:rsidR="00B013F3" w:rsidRDefault="00B013F3">
      <w:pPr>
        <w:pStyle w:val="TOC2"/>
        <w:rPr>
          <w:rFonts w:eastAsiaTheme="minorEastAsia"/>
          <w:noProof/>
          <w:kern w:val="2"/>
          <w:sz w:val="24"/>
          <w:szCs w:val="24"/>
          <w14:ligatures w14:val="standardContextual"/>
        </w:rPr>
      </w:pPr>
      <w:hyperlink w:anchor="_Toc175057162" w:history="1">
        <w:r w:rsidRPr="00506321">
          <w:rPr>
            <w:rStyle w:val="Hyperlink"/>
            <w:noProof/>
          </w:rPr>
          <w:t>11.1.</w:t>
        </w:r>
        <w:r>
          <w:rPr>
            <w:rFonts w:eastAsiaTheme="minorEastAsia"/>
            <w:noProof/>
            <w:kern w:val="2"/>
            <w:sz w:val="24"/>
            <w:szCs w:val="24"/>
            <w14:ligatures w14:val="standardContextual"/>
          </w:rPr>
          <w:tab/>
        </w:r>
        <w:r w:rsidRPr="00506321">
          <w:rPr>
            <w:rStyle w:val="Hyperlink"/>
            <w:noProof/>
          </w:rPr>
          <w:t>Data Quality:  HMIS Household Enrollments Not Associated with a CoC</w:t>
        </w:r>
        <w:r>
          <w:rPr>
            <w:noProof/>
            <w:webHidden/>
          </w:rPr>
          <w:tab/>
        </w:r>
        <w:r>
          <w:rPr>
            <w:noProof/>
            <w:webHidden/>
          </w:rPr>
          <w:fldChar w:fldCharType="begin"/>
        </w:r>
        <w:r>
          <w:rPr>
            <w:noProof/>
            <w:webHidden/>
          </w:rPr>
          <w:instrText xml:space="preserve"> PAGEREF _Toc175057162 \h </w:instrText>
        </w:r>
        <w:r>
          <w:rPr>
            <w:noProof/>
            <w:webHidden/>
          </w:rPr>
        </w:r>
        <w:r>
          <w:rPr>
            <w:noProof/>
            <w:webHidden/>
          </w:rPr>
          <w:fldChar w:fldCharType="separate"/>
        </w:r>
        <w:r>
          <w:rPr>
            <w:noProof/>
            <w:webHidden/>
          </w:rPr>
          <w:t>161</w:t>
        </w:r>
        <w:r>
          <w:rPr>
            <w:noProof/>
            <w:webHidden/>
          </w:rPr>
          <w:fldChar w:fldCharType="end"/>
        </w:r>
      </w:hyperlink>
    </w:p>
    <w:p w14:paraId="02F56A6B" w14:textId="025A5545" w:rsidR="00B013F3" w:rsidRDefault="00B013F3">
      <w:pPr>
        <w:pStyle w:val="TOC2"/>
        <w:rPr>
          <w:rFonts w:eastAsiaTheme="minorEastAsia"/>
          <w:noProof/>
          <w:kern w:val="2"/>
          <w:sz w:val="24"/>
          <w:szCs w:val="24"/>
          <w14:ligatures w14:val="standardContextual"/>
        </w:rPr>
      </w:pPr>
      <w:hyperlink w:anchor="_Toc175057163" w:history="1">
        <w:r w:rsidRPr="00506321">
          <w:rPr>
            <w:rStyle w:val="Hyperlink"/>
            <w:noProof/>
          </w:rPr>
          <w:t>11.2.</w:t>
        </w:r>
        <w:r>
          <w:rPr>
            <w:rFonts w:eastAsiaTheme="minorEastAsia"/>
            <w:noProof/>
            <w:kern w:val="2"/>
            <w:sz w:val="24"/>
            <w:szCs w:val="24"/>
            <w14:ligatures w14:val="standardContextual"/>
          </w:rPr>
          <w:tab/>
        </w:r>
        <w:r w:rsidRPr="00506321">
          <w:rPr>
            <w:rStyle w:val="Hyperlink"/>
            <w:noProof/>
          </w:rPr>
          <w:t>Data Quality:  Households Excluded from the LSA Due to HoH Errors</w:t>
        </w:r>
        <w:r>
          <w:rPr>
            <w:noProof/>
            <w:webHidden/>
          </w:rPr>
          <w:tab/>
        </w:r>
        <w:r>
          <w:rPr>
            <w:noProof/>
            <w:webHidden/>
          </w:rPr>
          <w:fldChar w:fldCharType="begin"/>
        </w:r>
        <w:r>
          <w:rPr>
            <w:noProof/>
            <w:webHidden/>
          </w:rPr>
          <w:instrText xml:space="preserve"> PAGEREF _Toc175057163 \h </w:instrText>
        </w:r>
        <w:r>
          <w:rPr>
            <w:noProof/>
            <w:webHidden/>
          </w:rPr>
        </w:r>
        <w:r>
          <w:rPr>
            <w:noProof/>
            <w:webHidden/>
          </w:rPr>
          <w:fldChar w:fldCharType="separate"/>
        </w:r>
        <w:r>
          <w:rPr>
            <w:noProof/>
            <w:webHidden/>
          </w:rPr>
          <w:t>161</w:t>
        </w:r>
        <w:r>
          <w:rPr>
            <w:noProof/>
            <w:webHidden/>
          </w:rPr>
          <w:fldChar w:fldCharType="end"/>
        </w:r>
      </w:hyperlink>
    </w:p>
    <w:p w14:paraId="1C003822" w14:textId="61D96E65" w:rsidR="00B013F3" w:rsidRDefault="00B013F3">
      <w:pPr>
        <w:pStyle w:val="TOC2"/>
        <w:rPr>
          <w:rFonts w:eastAsiaTheme="minorEastAsia"/>
          <w:noProof/>
          <w:kern w:val="2"/>
          <w:sz w:val="24"/>
          <w:szCs w:val="24"/>
          <w14:ligatures w14:val="standardContextual"/>
        </w:rPr>
      </w:pPr>
      <w:hyperlink w:anchor="_Toc175057164" w:history="1">
        <w:r w:rsidRPr="00506321">
          <w:rPr>
            <w:rStyle w:val="Hyperlink"/>
            <w:noProof/>
          </w:rPr>
          <w:t>11.3.</w:t>
        </w:r>
        <w:r>
          <w:rPr>
            <w:rFonts w:eastAsiaTheme="minorEastAsia"/>
            <w:noProof/>
            <w:kern w:val="2"/>
            <w:sz w:val="24"/>
            <w:szCs w:val="24"/>
            <w14:ligatures w14:val="standardContextual"/>
          </w:rPr>
          <w:tab/>
        </w:r>
        <w:r w:rsidRPr="00506321">
          <w:rPr>
            <w:rStyle w:val="Hyperlink"/>
            <w:noProof/>
          </w:rPr>
          <w:t>Data Quality:  Enrollments Excluded from the LSA Due to Invalid RelationshipToHoH</w:t>
        </w:r>
        <w:r>
          <w:rPr>
            <w:noProof/>
            <w:webHidden/>
          </w:rPr>
          <w:tab/>
        </w:r>
        <w:r>
          <w:rPr>
            <w:noProof/>
            <w:webHidden/>
          </w:rPr>
          <w:fldChar w:fldCharType="begin"/>
        </w:r>
        <w:r>
          <w:rPr>
            <w:noProof/>
            <w:webHidden/>
          </w:rPr>
          <w:instrText xml:space="preserve"> PAGEREF _Toc175057164 \h </w:instrText>
        </w:r>
        <w:r>
          <w:rPr>
            <w:noProof/>
            <w:webHidden/>
          </w:rPr>
        </w:r>
        <w:r>
          <w:rPr>
            <w:noProof/>
            <w:webHidden/>
          </w:rPr>
          <w:fldChar w:fldCharType="separate"/>
        </w:r>
        <w:r>
          <w:rPr>
            <w:noProof/>
            <w:webHidden/>
          </w:rPr>
          <w:t>162</w:t>
        </w:r>
        <w:r>
          <w:rPr>
            <w:noProof/>
            <w:webHidden/>
          </w:rPr>
          <w:fldChar w:fldCharType="end"/>
        </w:r>
      </w:hyperlink>
    </w:p>
    <w:p w14:paraId="4F762FBC" w14:textId="18CBB8E4" w:rsidR="00B013F3" w:rsidRDefault="00B013F3">
      <w:pPr>
        <w:pStyle w:val="TOC2"/>
        <w:rPr>
          <w:rFonts w:eastAsiaTheme="minorEastAsia"/>
          <w:noProof/>
          <w:kern w:val="2"/>
          <w:sz w:val="24"/>
          <w:szCs w:val="24"/>
          <w14:ligatures w14:val="standardContextual"/>
        </w:rPr>
      </w:pPr>
      <w:hyperlink w:anchor="_Toc175057165" w:history="1">
        <w:r w:rsidRPr="00506321">
          <w:rPr>
            <w:rStyle w:val="Hyperlink"/>
            <w:noProof/>
          </w:rPr>
          <w:t>11.4.</w:t>
        </w:r>
        <w:r>
          <w:rPr>
            <w:rFonts w:eastAsiaTheme="minorEastAsia"/>
            <w:noProof/>
            <w:kern w:val="2"/>
            <w:sz w:val="24"/>
            <w:szCs w:val="24"/>
            <w14:ligatures w14:val="standardContextual"/>
          </w:rPr>
          <w:tab/>
        </w:r>
        <w:r w:rsidRPr="00506321">
          <w:rPr>
            <w:rStyle w:val="Hyperlink"/>
            <w:noProof/>
          </w:rPr>
          <w:t>Data Quality:  Invalid Move-In Dates</w:t>
        </w:r>
        <w:r>
          <w:rPr>
            <w:noProof/>
            <w:webHidden/>
          </w:rPr>
          <w:tab/>
        </w:r>
        <w:r>
          <w:rPr>
            <w:noProof/>
            <w:webHidden/>
          </w:rPr>
          <w:fldChar w:fldCharType="begin"/>
        </w:r>
        <w:r>
          <w:rPr>
            <w:noProof/>
            <w:webHidden/>
          </w:rPr>
          <w:instrText xml:space="preserve"> PAGEREF _Toc175057165 \h </w:instrText>
        </w:r>
        <w:r>
          <w:rPr>
            <w:noProof/>
            <w:webHidden/>
          </w:rPr>
        </w:r>
        <w:r>
          <w:rPr>
            <w:noProof/>
            <w:webHidden/>
          </w:rPr>
          <w:fldChar w:fldCharType="separate"/>
        </w:r>
        <w:r>
          <w:rPr>
            <w:noProof/>
            <w:webHidden/>
          </w:rPr>
          <w:t>163</w:t>
        </w:r>
        <w:r>
          <w:rPr>
            <w:noProof/>
            <w:webHidden/>
          </w:rPr>
          <w:fldChar w:fldCharType="end"/>
        </w:r>
      </w:hyperlink>
    </w:p>
    <w:p w14:paraId="04122B1F" w14:textId="12D0349D" w:rsidR="00B013F3" w:rsidRDefault="00B013F3">
      <w:pPr>
        <w:pStyle w:val="TOC2"/>
        <w:rPr>
          <w:rFonts w:eastAsiaTheme="minorEastAsia"/>
          <w:noProof/>
          <w:kern w:val="2"/>
          <w:sz w:val="24"/>
          <w:szCs w:val="24"/>
          <w14:ligatures w14:val="standardContextual"/>
        </w:rPr>
      </w:pPr>
      <w:hyperlink w:anchor="_Toc175057166" w:history="1">
        <w:r w:rsidRPr="00506321">
          <w:rPr>
            <w:rStyle w:val="Hyperlink"/>
            <w:noProof/>
          </w:rPr>
          <w:t>11.5.</w:t>
        </w:r>
        <w:r>
          <w:rPr>
            <w:rFonts w:eastAsiaTheme="minorEastAsia"/>
            <w:noProof/>
            <w:kern w:val="2"/>
            <w:sz w:val="24"/>
            <w:szCs w:val="24"/>
            <w14:ligatures w14:val="standardContextual"/>
          </w:rPr>
          <w:tab/>
        </w:r>
        <w:r w:rsidRPr="00506321">
          <w:rPr>
            <w:rStyle w:val="Hyperlink"/>
            <w:noProof/>
          </w:rPr>
          <w:t>Data Quality: Counts of Clients / HouseholdIDs / EnrollmentIDs</w:t>
        </w:r>
        <w:r>
          <w:rPr>
            <w:noProof/>
            <w:webHidden/>
          </w:rPr>
          <w:tab/>
        </w:r>
        <w:r>
          <w:rPr>
            <w:noProof/>
            <w:webHidden/>
          </w:rPr>
          <w:fldChar w:fldCharType="begin"/>
        </w:r>
        <w:r>
          <w:rPr>
            <w:noProof/>
            <w:webHidden/>
          </w:rPr>
          <w:instrText xml:space="preserve"> PAGEREF _Toc175057166 \h </w:instrText>
        </w:r>
        <w:r>
          <w:rPr>
            <w:noProof/>
            <w:webHidden/>
          </w:rPr>
        </w:r>
        <w:r>
          <w:rPr>
            <w:noProof/>
            <w:webHidden/>
          </w:rPr>
          <w:fldChar w:fldCharType="separate"/>
        </w:r>
        <w:r>
          <w:rPr>
            <w:noProof/>
            <w:webHidden/>
          </w:rPr>
          <w:t>164</w:t>
        </w:r>
        <w:r>
          <w:rPr>
            <w:noProof/>
            <w:webHidden/>
          </w:rPr>
          <w:fldChar w:fldCharType="end"/>
        </w:r>
      </w:hyperlink>
    </w:p>
    <w:p w14:paraId="480D0659" w14:textId="314C341A" w:rsidR="00B013F3" w:rsidRDefault="00B013F3">
      <w:pPr>
        <w:pStyle w:val="TOC2"/>
        <w:rPr>
          <w:rFonts w:eastAsiaTheme="minorEastAsia"/>
          <w:noProof/>
          <w:kern w:val="2"/>
          <w:sz w:val="24"/>
          <w:szCs w:val="24"/>
          <w14:ligatures w14:val="standardContextual"/>
        </w:rPr>
      </w:pPr>
      <w:hyperlink w:anchor="_Toc175057167" w:history="1">
        <w:r w:rsidRPr="00506321">
          <w:rPr>
            <w:rStyle w:val="Hyperlink"/>
            <w:noProof/>
          </w:rPr>
          <w:t>11.6.</w:t>
        </w:r>
        <w:r>
          <w:rPr>
            <w:rFonts w:eastAsiaTheme="minorEastAsia"/>
            <w:noProof/>
            <w:kern w:val="2"/>
            <w:sz w:val="24"/>
            <w:szCs w:val="24"/>
            <w14:ligatures w14:val="standardContextual"/>
          </w:rPr>
          <w:tab/>
        </w:r>
        <w:r w:rsidRPr="00506321">
          <w:rPr>
            <w:rStyle w:val="Hyperlink"/>
            <w:noProof/>
          </w:rPr>
          <w:t>Data Quality:  SSN Issues</w:t>
        </w:r>
        <w:r>
          <w:rPr>
            <w:noProof/>
            <w:webHidden/>
          </w:rPr>
          <w:tab/>
        </w:r>
        <w:r>
          <w:rPr>
            <w:noProof/>
            <w:webHidden/>
          </w:rPr>
          <w:fldChar w:fldCharType="begin"/>
        </w:r>
        <w:r>
          <w:rPr>
            <w:noProof/>
            <w:webHidden/>
          </w:rPr>
          <w:instrText xml:space="preserve"> PAGEREF _Toc175057167 \h </w:instrText>
        </w:r>
        <w:r>
          <w:rPr>
            <w:noProof/>
            <w:webHidden/>
          </w:rPr>
        </w:r>
        <w:r>
          <w:rPr>
            <w:noProof/>
            <w:webHidden/>
          </w:rPr>
          <w:fldChar w:fldCharType="separate"/>
        </w:r>
        <w:r>
          <w:rPr>
            <w:noProof/>
            <w:webHidden/>
          </w:rPr>
          <w:t>165</w:t>
        </w:r>
        <w:r>
          <w:rPr>
            <w:noProof/>
            <w:webHidden/>
          </w:rPr>
          <w:fldChar w:fldCharType="end"/>
        </w:r>
      </w:hyperlink>
    </w:p>
    <w:p w14:paraId="36B9661D" w14:textId="3BF23A03" w:rsidR="00B013F3" w:rsidRDefault="00B013F3">
      <w:pPr>
        <w:pStyle w:val="TOC2"/>
        <w:rPr>
          <w:rFonts w:eastAsiaTheme="minorEastAsia"/>
          <w:noProof/>
          <w:kern w:val="2"/>
          <w:sz w:val="24"/>
          <w:szCs w:val="24"/>
          <w14:ligatures w14:val="standardContextual"/>
        </w:rPr>
      </w:pPr>
      <w:hyperlink w:anchor="_Toc175057168" w:history="1">
        <w:r w:rsidRPr="00506321">
          <w:rPr>
            <w:rStyle w:val="Hyperlink"/>
            <w:noProof/>
          </w:rPr>
          <w:t>11.7.</w:t>
        </w:r>
        <w:r>
          <w:rPr>
            <w:rFonts w:eastAsiaTheme="minorEastAsia"/>
            <w:noProof/>
            <w:kern w:val="2"/>
            <w:sz w:val="24"/>
            <w:szCs w:val="24"/>
            <w14:ligatures w14:val="standardContextual"/>
          </w:rPr>
          <w:tab/>
        </w:r>
        <w:r w:rsidRPr="00506321">
          <w:rPr>
            <w:rStyle w:val="Hyperlink"/>
            <w:noProof/>
          </w:rPr>
          <w:t>Data Quality:  Enrollment Data</w:t>
        </w:r>
        <w:r>
          <w:rPr>
            <w:noProof/>
            <w:webHidden/>
          </w:rPr>
          <w:tab/>
        </w:r>
        <w:r>
          <w:rPr>
            <w:noProof/>
            <w:webHidden/>
          </w:rPr>
          <w:fldChar w:fldCharType="begin"/>
        </w:r>
        <w:r>
          <w:rPr>
            <w:noProof/>
            <w:webHidden/>
          </w:rPr>
          <w:instrText xml:space="preserve"> PAGEREF _Toc175057168 \h </w:instrText>
        </w:r>
        <w:r>
          <w:rPr>
            <w:noProof/>
            <w:webHidden/>
          </w:rPr>
        </w:r>
        <w:r>
          <w:rPr>
            <w:noProof/>
            <w:webHidden/>
          </w:rPr>
          <w:fldChar w:fldCharType="separate"/>
        </w:r>
        <w:r>
          <w:rPr>
            <w:noProof/>
            <w:webHidden/>
          </w:rPr>
          <w:t>166</w:t>
        </w:r>
        <w:r>
          <w:rPr>
            <w:noProof/>
            <w:webHidden/>
          </w:rPr>
          <w:fldChar w:fldCharType="end"/>
        </w:r>
      </w:hyperlink>
    </w:p>
    <w:p w14:paraId="018F41F4" w14:textId="6A8921D6" w:rsidR="00B013F3" w:rsidRDefault="00B013F3">
      <w:pPr>
        <w:pStyle w:val="TOC2"/>
        <w:rPr>
          <w:rFonts w:eastAsiaTheme="minorEastAsia"/>
          <w:noProof/>
          <w:kern w:val="2"/>
          <w:sz w:val="24"/>
          <w:szCs w:val="24"/>
          <w14:ligatures w14:val="standardContextual"/>
        </w:rPr>
      </w:pPr>
      <w:hyperlink w:anchor="_Toc175057169" w:history="1">
        <w:r w:rsidRPr="00506321">
          <w:rPr>
            <w:rStyle w:val="Hyperlink"/>
            <w:noProof/>
          </w:rPr>
          <w:t>11.8.</w:t>
        </w:r>
        <w:r>
          <w:rPr>
            <w:rFonts w:eastAsiaTheme="minorEastAsia"/>
            <w:noProof/>
            <w:kern w:val="2"/>
            <w:sz w:val="24"/>
            <w:szCs w:val="24"/>
            <w14:ligatures w14:val="standardContextual"/>
          </w:rPr>
          <w:tab/>
        </w:r>
        <w:r w:rsidRPr="00506321">
          <w:rPr>
            <w:rStyle w:val="Hyperlink"/>
            <w:noProof/>
          </w:rPr>
          <w:t>Set LSAReport ReportDate</w:t>
        </w:r>
        <w:r>
          <w:rPr>
            <w:noProof/>
            <w:webHidden/>
          </w:rPr>
          <w:tab/>
        </w:r>
        <w:r>
          <w:rPr>
            <w:noProof/>
            <w:webHidden/>
          </w:rPr>
          <w:fldChar w:fldCharType="begin"/>
        </w:r>
        <w:r>
          <w:rPr>
            <w:noProof/>
            <w:webHidden/>
          </w:rPr>
          <w:instrText xml:space="preserve"> PAGEREF _Toc175057169 \h </w:instrText>
        </w:r>
        <w:r>
          <w:rPr>
            <w:noProof/>
            <w:webHidden/>
          </w:rPr>
        </w:r>
        <w:r>
          <w:rPr>
            <w:noProof/>
            <w:webHidden/>
          </w:rPr>
          <w:fldChar w:fldCharType="separate"/>
        </w:r>
        <w:r>
          <w:rPr>
            <w:noProof/>
            <w:webHidden/>
          </w:rPr>
          <w:t>168</w:t>
        </w:r>
        <w:r>
          <w:rPr>
            <w:noProof/>
            <w:webHidden/>
          </w:rPr>
          <w:fldChar w:fldCharType="end"/>
        </w:r>
      </w:hyperlink>
    </w:p>
    <w:p w14:paraId="6FE1D1D4" w14:textId="7648BC49" w:rsidR="00B013F3" w:rsidRDefault="00B013F3">
      <w:pPr>
        <w:pStyle w:val="TOC2"/>
        <w:rPr>
          <w:rFonts w:eastAsiaTheme="minorEastAsia"/>
          <w:noProof/>
          <w:kern w:val="2"/>
          <w:sz w:val="24"/>
          <w:szCs w:val="24"/>
          <w14:ligatures w14:val="standardContextual"/>
        </w:rPr>
      </w:pPr>
      <w:hyperlink w:anchor="_Toc175057170" w:history="1">
        <w:r w:rsidRPr="00506321">
          <w:rPr>
            <w:rStyle w:val="Hyperlink"/>
            <w:noProof/>
          </w:rPr>
          <w:t>11.9.</w:t>
        </w:r>
        <w:r>
          <w:rPr>
            <w:rFonts w:eastAsiaTheme="minorEastAsia"/>
            <w:noProof/>
            <w:kern w:val="2"/>
            <w:sz w:val="24"/>
            <w:szCs w:val="24"/>
            <w14:ligatures w14:val="standardContextual"/>
          </w:rPr>
          <w:tab/>
        </w:r>
        <w:r w:rsidRPr="00506321">
          <w:rPr>
            <w:rStyle w:val="Hyperlink"/>
            <w:noProof/>
          </w:rPr>
          <w:t>LSAReport</w:t>
        </w:r>
        <w:r>
          <w:rPr>
            <w:noProof/>
            <w:webHidden/>
          </w:rPr>
          <w:tab/>
        </w:r>
        <w:r>
          <w:rPr>
            <w:noProof/>
            <w:webHidden/>
          </w:rPr>
          <w:fldChar w:fldCharType="begin"/>
        </w:r>
        <w:r>
          <w:rPr>
            <w:noProof/>
            <w:webHidden/>
          </w:rPr>
          <w:instrText xml:space="preserve"> PAGEREF _Toc175057170 \h </w:instrText>
        </w:r>
        <w:r>
          <w:rPr>
            <w:noProof/>
            <w:webHidden/>
          </w:rPr>
        </w:r>
        <w:r>
          <w:rPr>
            <w:noProof/>
            <w:webHidden/>
          </w:rPr>
          <w:fldChar w:fldCharType="separate"/>
        </w:r>
        <w:r>
          <w:rPr>
            <w:noProof/>
            <w:webHidden/>
          </w:rPr>
          <w:t>168</w:t>
        </w:r>
        <w:r>
          <w:rPr>
            <w:noProof/>
            <w:webHidden/>
          </w:rPr>
          <w:fldChar w:fldCharType="end"/>
        </w:r>
      </w:hyperlink>
    </w:p>
    <w:p w14:paraId="6CE2E028" w14:textId="453BA7F4"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4" w:name="_Toc175057037"/>
      <w:r>
        <w:lastRenderedPageBreak/>
        <w:t>Revision</w:t>
      </w:r>
      <w:r w:rsidRPr="008D0578">
        <w:t xml:space="preserve"> </w:t>
      </w:r>
      <w:r w:rsidR="00933154" w:rsidRPr="008D0578">
        <w:t>History</w:t>
      </w:r>
      <w:bookmarkEnd w:id="4"/>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0554523B" w:rsidR="002A0263" w:rsidRDefault="006872D7" w:rsidP="004402C9">
            <w:pPr>
              <w:spacing w:before="0" w:after="0" w:line="240" w:lineRule="auto"/>
            </w:pPr>
            <w:r>
              <w:t>1.0</w:t>
            </w:r>
          </w:p>
        </w:tc>
        <w:tc>
          <w:tcPr>
            <w:tcW w:w="1512" w:type="dxa"/>
          </w:tcPr>
          <w:p w14:paraId="2E270235" w14:textId="2BB619F4" w:rsidR="002A0263" w:rsidRDefault="006872D7" w:rsidP="004402C9">
            <w:pPr>
              <w:spacing w:before="0" w:after="0" w:line="240" w:lineRule="auto"/>
            </w:pPr>
            <w:r>
              <w:t>TBD</w:t>
            </w:r>
          </w:p>
        </w:tc>
        <w:tc>
          <w:tcPr>
            <w:tcW w:w="6839" w:type="dxa"/>
          </w:tcPr>
          <w:p w14:paraId="298C6699" w14:textId="059B3DA2" w:rsidR="003B7552" w:rsidRDefault="00260D97" w:rsidP="004402C9">
            <w:pPr>
              <w:spacing w:before="0" w:after="0" w:line="240" w:lineRule="auto"/>
            </w:pPr>
            <w:r>
              <w:t xml:space="preserve">Revisions to entire document to apply </w:t>
            </w:r>
            <w:r w:rsidR="00F441A5">
              <w:t xml:space="preserve">FY2024 </w:t>
            </w:r>
            <w:r w:rsidR="008A7F66">
              <w:t>changes</w:t>
            </w:r>
            <w:r w:rsidR="00E3313B">
              <w:t xml:space="preserve"> (see summary in </w:t>
            </w:r>
            <w:hyperlink w:anchor="_Previous_Versions_and" w:history="1">
              <w:r w:rsidR="00E3313B" w:rsidRPr="0079758E">
                <w:rPr>
                  <w:rStyle w:val="Hyperlink"/>
                </w:rPr>
                <w:t>section 1.4</w:t>
              </w:r>
            </w:hyperlink>
            <w:r w:rsidR="00E3313B">
              <w:t>).</w:t>
            </w: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5" w:name="_Toc37849730"/>
      <w:bookmarkStart w:id="6" w:name="_Toc175057038"/>
      <w:r w:rsidRPr="00C52062">
        <w:lastRenderedPageBreak/>
        <w:t>Introduction</w:t>
      </w:r>
      <w:bookmarkEnd w:id="0"/>
      <w:bookmarkEnd w:id="1"/>
      <w:bookmarkEnd w:id="5"/>
      <w:bookmarkEnd w:id="6"/>
    </w:p>
    <w:p w14:paraId="5DE97F33" w14:textId="0F5B2D87" w:rsidR="007F6B46" w:rsidRPr="00416D60" w:rsidRDefault="00B014FA" w:rsidP="0088191A">
      <w:pPr>
        <w:pStyle w:val="Heading2"/>
        <w:ind w:left="900" w:hanging="900"/>
      </w:pPr>
      <w:bookmarkStart w:id="7" w:name="_Toc497116383"/>
      <w:bookmarkStart w:id="8" w:name="_Toc498527171"/>
      <w:bookmarkStart w:id="9" w:name="_Toc499292008"/>
      <w:bookmarkStart w:id="10" w:name="_Toc499543968"/>
      <w:bookmarkStart w:id="11" w:name="_Toc37849731"/>
      <w:bookmarkStart w:id="12" w:name="_Toc175057039"/>
      <w:r w:rsidRPr="00416D60">
        <w:t xml:space="preserve">Background: </w:t>
      </w:r>
      <w:r w:rsidR="007F6B46" w:rsidRPr="00416D60">
        <w:t>Ann</w:t>
      </w:r>
      <w:r w:rsidRPr="00416D60">
        <w:t>ual Homeless Assessment Report</w:t>
      </w:r>
      <w:bookmarkEnd w:id="7"/>
      <w:bookmarkEnd w:id="8"/>
      <w:bookmarkEnd w:id="9"/>
      <w:bookmarkEnd w:id="10"/>
      <w:r w:rsidRPr="00416D60">
        <w:t xml:space="preserve"> and the Longitudinal System Analysis</w:t>
      </w:r>
      <w:bookmarkEnd w:id="11"/>
      <w:bookmarkEnd w:id="12"/>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4C2CDFD9"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w:t>
      </w:r>
      <w:del w:id="13" w:author="Molly McEvilley" w:date="2024-08-08T11:08:00Z" w16du:dateUtc="2024-08-08T15:08:00Z">
        <w:r w:rsidRPr="00A6067F" w:rsidDel="007B5577">
          <w:delText xml:space="preserve">the </w:delText>
        </w:r>
        <w:r w:rsidRPr="00A6067F" w:rsidDel="00693FD1">
          <w:delText xml:space="preserve">first </w:delText>
        </w:r>
      </w:del>
      <w:r w:rsidRPr="00A6067F">
        <w:t xml:space="preserve">two components of continuum-level data used in the </w:t>
      </w:r>
      <w:r w:rsidR="00B014FA" w:rsidRPr="00A6067F">
        <w:t>AHAR</w:t>
      </w:r>
      <w:ins w:id="14" w:author="Molly McEvilley" w:date="2024-08-08T11:11:00Z" w16du:dateUtc="2024-08-08T15:11:00Z">
        <w:r w:rsidR="00B03966">
          <w:t>.</w:t>
        </w:r>
      </w:ins>
      <w:del w:id="15" w:author="Molly McEvilley" w:date="2024-08-08T11:11:00Z" w16du:dateUtc="2024-08-08T15:11:00Z">
        <w:r w:rsidRPr="00A6067F" w:rsidDel="00B03966">
          <w:delText>:</w:delText>
        </w:r>
      </w:del>
    </w:p>
    <w:p w14:paraId="3BB1AE12" w14:textId="2DD64CA1" w:rsidR="007F6B46" w:rsidDel="00540819" w:rsidRDefault="00567D1D" w:rsidP="00B03966">
      <w:pPr>
        <w:rPr>
          <w:del w:id="16" w:author="Molly McEvilley" w:date="2024-08-08T11:11:00Z" w16du:dateUtc="2024-08-08T15:11:00Z"/>
          <w:rFonts w:eastAsia="Times New Roman" w:cstheme="minorHAnsi"/>
        </w:rPr>
      </w:pPr>
      <w:ins w:id="17" w:author="Molly McEvilley" w:date="2024-08-08T11:12:00Z" w16du:dateUtc="2024-08-08T15:12:00Z">
        <w:r w:rsidRPr="00284621">
          <w:rPr>
            <w:rStyle w:val="Strong"/>
            <w:b w:val="0"/>
            <w:bCs w:val="0"/>
          </w:rPr>
          <w:t xml:space="preserve">The </w:t>
        </w:r>
      </w:ins>
      <w:del w:id="18" w:author="Molly McEvilley" w:date="2024-08-08T11:18:00Z" w16du:dateUtc="2024-08-08T15:18:00Z">
        <w:r w:rsidR="007F6B46" w:rsidRPr="00284621" w:rsidDel="00284621">
          <w:rPr>
            <w:rStyle w:val="Strong"/>
            <w:b w:val="0"/>
            <w:bCs w:val="0"/>
          </w:rPr>
          <w:delText>Housing Inventory Count</w:delText>
        </w:r>
      </w:del>
      <w:ins w:id="19" w:author="Molly McEvilley" w:date="2024-08-08T11:18:00Z" w16du:dateUtc="2024-08-08T15:18:00Z">
        <w:r w:rsidR="00284621" w:rsidRPr="00284621">
          <w:rPr>
            <w:rStyle w:val="Strong"/>
            <w:b w:val="0"/>
            <w:bCs w:val="0"/>
          </w:rPr>
          <w:t>HIC</w:t>
        </w:r>
      </w:ins>
      <w:del w:id="20" w:author="Molly McEvilley" w:date="2024-08-08T11:16:00Z" w16du:dateUtc="2024-08-08T15:16:00Z">
        <w:r w:rsidR="007F6B46" w:rsidRPr="00284621" w:rsidDel="002921A3">
          <w:rPr>
            <w:rStyle w:val="Strong"/>
            <w:b w:val="0"/>
            <w:bCs w:val="0"/>
          </w:rPr>
          <w:delText>s</w:delText>
        </w:r>
      </w:del>
      <w:r w:rsidR="007F6B46" w:rsidRPr="00284621">
        <w:t xml:space="preserve"> </w:t>
      </w:r>
      <w:del w:id="21" w:author="Molly McEvilley" w:date="2024-08-08T11:15:00Z" w16du:dateUtc="2024-08-08T15:15:00Z">
        <w:r w:rsidR="007F6B46" w:rsidRPr="00284621" w:rsidDel="005468D9">
          <w:delText xml:space="preserve">(HIC) </w:delText>
        </w:r>
      </w:del>
      <w:del w:id="22" w:author="Molly McEvilley" w:date="2024-08-08T11:10:00Z" w16du:dateUtc="2024-08-08T15:10:00Z">
        <w:r w:rsidR="007F6B46" w:rsidRPr="00284621" w:rsidDel="00D048A3">
          <w:delText xml:space="preserve">are </w:delText>
        </w:r>
      </w:del>
      <w:ins w:id="23" w:author="Molly McEvilley" w:date="2024-08-08T11:10:00Z" w16du:dateUtc="2024-08-08T15:10:00Z">
        <w:r w:rsidR="00D048A3" w:rsidRPr="00284621">
          <w:t>provides</w:t>
        </w:r>
        <w:r w:rsidR="00D048A3" w:rsidRPr="00A6067F">
          <w:t xml:space="preserve"> </w:t>
        </w:r>
      </w:ins>
      <w:r w:rsidR="007F6B46" w:rsidRPr="00A6067F">
        <w:t>data related to the capacity and utilization of residential projects dedicated to serving people experiencing homelessness</w:t>
      </w:r>
      <w:ins w:id="24" w:author="Molly McEvilley" w:date="2024-08-08T10:47:00Z" w16du:dateUtc="2024-08-08T14:47:00Z">
        <w:r w:rsidR="00D91E52">
          <w:t xml:space="preserve"> </w:t>
        </w:r>
      </w:ins>
      <w:ins w:id="25" w:author="Molly McEvilley" w:date="2024-08-08T10:48:00Z" w16du:dateUtc="2024-08-08T14:48:00Z">
        <w:r w:rsidR="00D91E52">
          <w:t xml:space="preserve">on </w:t>
        </w:r>
      </w:ins>
      <w:ins w:id="26" w:author="Molly McEvilley" w:date="2024-08-08T10:54:00Z" w16du:dateUtc="2024-08-08T14:54:00Z">
        <w:r w:rsidR="00F93CFC">
          <w:t>one</w:t>
        </w:r>
      </w:ins>
      <w:ins w:id="27" w:author="Molly McEvilley" w:date="2024-08-08T10:48:00Z" w16du:dateUtc="2024-08-08T14:48:00Z">
        <w:r w:rsidR="00D91E52">
          <w:t xml:space="preserve"> night</w:t>
        </w:r>
      </w:ins>
      <w:ins w:id="28" w:author="Molly McEvilley" w:date="2024-08-08T10:49:00Z" w16du:dateUtc="2024-08-08T14:49:00Z">
        <w:r w:rsidR="00681D87">
          <w:t xml:space="preserve"> </w:t>
        </w:r>
      </w:ins>
      <w:ins w:id="29" w:author="Molly McEvilley" w:date="2024-08-08T10:54:00Z" w16du:dateUtc="2024-08-08T14:54:00Z">
        <w:r w:rsidR="00F93CFC">
          <w:t xml:space="preserve">in the </w:t>
        </w:r>
        <w:r w:rsidR="00BB479C">
          <w:t>last 10 calendar days of January</w:t>
        </w:r>
      </w:ins>
      <w:r w:rsidR="009B4418">
        <w:t xml:space="preserve">. </w:t>
      </w:r>
      <w:ins w:id="30" w:author="Molly McEvilley" w:date="2024-08-08T11:10:00Z" w16du:dateUtc="2024-08-08T15:10:00Z">
        <w:r w:rsidR="00392FBB">
          <w:t xml:space="preserve">CoCs provide HIC data </w:t>
        </w:r>
      </w:ins>
      <w:ins w:id="31" w:author="Molly McEvilley" w:date="2024-08-08T11:13:00Z" w16du:dateUtc="2024-08-08T15:13:00Z">
        <w:r w:rsidR="00540819">
          <w:t xml:space="preserve">to HUD </w:t>
        </w:r>
      </w:ins>
      <w:ins w:id="32" w:author="Molly McEvilley" w:date="2024-08-08T11:10:00Z" w16du:dateUtc="2024-08-08T15:10:00Z">
        <w:r w:rsidR="00392FBB">
          <w:t xml:space="preserve">by generating and uploading </w:t>
        </w:r>
        <w:r w:rsidR="00392FBB">
          <w:rPr>
            <w:rFonts w:eastAsia="Times New Roman" w:cstheme="minorHAnsi"/>
          </w:rPr>
          <w:t xml:space="preserve">the report defined by this document, the </w:t>
        </w:r>
        <w:r w:rsidR="00392FBB" w:rsidRPr="002F0D32">
          <w:rPr>
            <w:b/>
          </w:rPr>
          <w:t>Longitudinal System Analysis</w:t>
        </w:r>
        <w:r w:rsidR="00392FBB" w:rsidRPr="00A6067F">
          <w:rPr>
            <w:rFonts w:eastAsia="Times New Roman" w:cstheme="minorHAnsi"/>
          </w:rPr>
          <w:t xml:space="preserve"> (LSA)</w:t>
        </w:r>
        <w:r w:rsidR="00392FBB">
          <w:rPr>
            <w:rFonts w:eastAsia="Times New Roman" w:cstheme="minorHAnsi"/>
          </w:rPr>
          <w:t xml:space="preserve">, </w:t>
        </w:r>
      </w:ins>
      <w:ins w:id="33" w:author="Molly McEvilley" w:date="2024-08-08T11:17:00Z" w16du:dateUtc="2024-08-08T15:17:00Z">
        <w:r w:rsidR="002921A3">
          <w:rPr>
            <w:rFonts w:eastAsia="Times New Roman" w:cstheme="minorHAnsi"/>
          </w:rPr>
          <w:t xml:space="preserve">using the date of the HIC as </w:t>
        </w:r>
      </w:ins>
      <w:ins w:id="34" w:author="Molly McEvilley" w:date="2024-08-08T11:10:00Z" w16du:dateUtc="2024-08-08T15:10:00Z">
        <w:r w:rsidR="00392FBB">
          <w:rPr>
            <w:rFonts w:eastAsia="Times New Roman" w:cstheme="minorHAnsi"/>
          </w:rPr>
          <w:t>both the start and end dates</w:t>
        </w:r>
      </w:ins>
      <w:ins w:id="35" w:author="Molly McEvilley" w:date="2024-08-08T11:12:00Z" w16du:dateUtc="2024-08-08T15:12:00Z">
        <w:r w:rsidR="00540819">
          <w:rPr>
            <w:rFonts w:eastAsia="Times New Roman" w:cstheme="minorHAnsi"/>
          </w:rPr>
          <w:t>.</w:t>
        </w:r>
      </w:ins>
      <w:del w:id="36" w:author="Molly McEvilley" w:date="2024-08-08T11:10:00Z" w16du:dateUtc="2024-08-08T15:10:00Z">
        <w:r w:rsidR="007F6B46" w:rsidRPr="00A6067F" w:rsidDel="00392FBB">
          <w:delText>;</w:delText>
        </w:r>
      </w:del>
      <w:del w:id="37" w:author="Molly McEvilley" w:date="2024-08-08T10:47:00Z" w16du:dateUtc="2024-08-08T14:47:00Z">
        <w:r w:rsidR="007F6B46" w:rsidRPr="00A6067F" w:rsidDel="009946B4">
          <w:delText xml:space="preserve"> </w:delText>
        </w:r>
      </w:del>
      <w:del w:id="38" w:author="Molly McEvilley" w:date="2024-08-08T11:11:00Z" w16du:dateUtc="2024-08-08T15:11:00Z">
        <w:r w:rsidR="007F6B46" w:rsidRPr="00A6067F" w:rsidDel="00B03966">
          <w:delText>and</w:delText>
        </w:r>
      </w:del>
    </w:p>
    <w:p w14:paraId="5BEAB790" w14:textId="77777777" w:rsidR="00540819" w:rsidRPr="00A6067F" w:rsidRDefault="00540819" w:rsidP="00BD007C">
      <w:pPr>
        <w:rPr>
          <w:ins w:id="39" w:author="Molly McEvilley" w:date="2024-08-08T11:12:00Z" w16du:dateUtc="2024-08-08T15:12:00Z"/>
        </w:rPr>
      </w:pPr>
    </w:p>
    <w:p w14:paraId="1A23AB31" w14:textId="188E7F18" w:rsidR="00F46258" w:rsidRPr="00A6067F" w:rsidRDefault="002921A3" w:rsidP="00F46258">
      <w:ins w:id="40" w:author="Molly McEvilley" w:date="2024-08-08T11:18:00Z" w16du:dateUtc="2024-08-08T15:18:00Z">
        <w:r w:rsidRPr="00BD007C">
          <w:rPr>
            <w:rStyle w:val="Strong"/>
            <w:b w:val="0"/>
            <w:bCs w:val="0"/>
          </w:rPr>
          <w:t xml:space="preserve">The </w:t>
        </w:r>
      </w:ins>
      <w:del w:id="41" w:author="Molly McEvilley" w:date="2024-08-08T11:18:00Z" w16du:dateUtc="2024-08-08T15:18:00Z">
        <w:r w:rsidR="007F6B46" w:rsidRPr="00BD007C" w:rsidDel="00284621">
          <w:rPr>
            <w:rStyle w:val="Strong"/>
            <w:b w:val="0"/>
            <w:bCs w:val="0"/>
          </w:rPr>
          <w:delText>Point-in-Time</w:delText>
        </w:r>
      </w:del>
      <w:ins w:id="42" w:author="Molly McEvilley" w:date="2024-08-08T11:18:00Z" w16du:dateUtc="2024-08-08T15:18:00Z">
        <w:r w:rsidR="00284621" w:rsidRPr="00BD007C">
          <w:rPr>
            <w:rStyle w:val="Strong"/>
            <w:b w:val="0"/>
            <w:bCs w:val="0"/>
          </w:rPr>
          <w:t>PIT</w:t>
        </w:r>
      </w:ins>
      <w:r w:rsidR="007F6B46" w:rsidRPr="00BD007C">
        <w:rPr>
          <w:rStyle w:val="Strong"/>
          <w:b w:val="0"/>
          <w:bCs w:val="0"/>
        </w:rPr>
        <w:t xml:space="preserve"> </w:t>
      </w:r>
      <w:del w:id="43" w:author="Molly McEvilley" w:date="2024-08-08T11:19:00Z" w16du:dateUtc="2024-08-08T15:19:00Z">
        <w:r w:rsidR="007F6B46" w:rsidRPr="00BD007C" w:rsidDel="00B2345C">
          <w:rPr>
            <w:rStyle w:val="Strong"/>
            <w:b w:val="0"/>
            <w:bCs w:val="0"/>
          </w:rPr>
          <w:delText>Count</w:delText>
        </w:r>
      </w:del>
      <w:del w:id="44" w:author="Molly McEvilley" w:date="2024-08-08T11:18:00Z" w16du:dateUtc="2024-08-08T15:18:00Z">
        <w:r w:rsidR="007F6B46" w:rsidRPr="00BD007C" w:rsidDel="002921A3">
          <w:rPr>
            <w:rStyle w:val="Strong"/>
            <w:b w:val="0"/>
            <w:bCs w:val="0"/>
          </w:rPr>
          <w:delText>s</w:delText>
        </w:r>
        <w:r w:rsidR="007F6B46" w:rsidRPr="00BD007C" w:rsidDel="00284621">
          <w:rPr>
            <w:b/>
          </w:rPr>
          <w:delText xml:space="preserve"> (PIT)</w:delText>
        </w:r>
      </w:del>
      <w:del w:id="45" w:author="Molly McEvilley" w:date="2024-08-08T11:19:00Z" w16du:dateUtc="2024-08-08T15:19:00Z">
        <w:r w:rsidR="007F6B46" w:rsidRPr="00BD007C" w:rsidDel="00B2345C">
          <w:rPr>
            <w:b/>
          </w:rPr>
          <w:delText xml:space="preserve"> </w:delText>
        </w:r>
        <w:r w:rsidR="007F6B46" w:rsidRPr="00284621" w:rsidDel="00284621">
          <w:rPr>
            <w:bCs/>
          </w:rPr>
          <w:delText>pr</w:delText>
        </w:r>
      </w:del>
      <w:ins w:id="46" w:author="Molly McEvilley" w:date="2024-08-08T11:19:00Z" w16du:dateUtc="2024-08-08T15:19:00Z">
        <w:r w:rsidR="00B2345C">
          <w:rPr>
            <w:rStyle w:val="Strong"/>
            <w:b w:val="0"/>
            <w:bCs w:val="0"/>
          </w:rPr>
          <w:t>is a</w:t>
        </w:r>
      </w:ins>
      <w:del w:id="47" w:author="Molly McEvilley" w:date="2024-08-08T11:19:00Z" w16du:dateUtc="2024-08-08T15:19:00Z">
        <w:r w:rsidR="007F6B46" w:rsidRPr="00284621" w:rsidDel="00284621">
          <w:rPr>
            <w:bCs/>
          </w:rPr>
          <w:delText>ovid</w:delText>
        </w:r>
        <w:r w:rsidR="007F6B46" w:rsidRPr="00A6067F" w:rsidDel="00284621">
          <w:delText xml:space="preserve">e </w:delText>
        </w:r>
      </w:del>
      <w:ins w:id="48" w:author="Molly McEvilley" w:date="2024-08-08T11:19:00Z" w16du:dateUtc="2024-08-08T15:19:00Z">
        <w:r w:rsidR="00284621" w:rsidRPr="00A6067F">
          <w:t xml:space="preserve"> </w:t>
        </w:r>
      </w:ins>
      <w:r w:rsidR="007F6B46" w:rsidRPr="00A6067F">
        <w:t>count</w:t>
      </w:r>
      <w:del w:id="49" w:author="Molly McEvilley" w:date="2024-08-08T11:19:00Z" w16du:dateUtc="2024-08-08T15:19:00Z">
        <w:r w:rsidR="007F6B46" w:rsidRPr="00A6067F" w:rsidDel="00B2345C">
          <w:delText>s</w:delText>
        </w:r>
      </w:del>
      <w:r w:rsidR="007F6B46" w:rsidRPr="00A6067F">
        <w:t xml:space="preserve"> of sheltered and unsheltered people who are experiencing homelessness on </w:t>
      </w:r>
      <w:del w:id="50" w:author="Molly McEvilley" w:date="2024-08-08T10:54:00Z" w16du:dateUtc="2024-08-08T14:54:00Z">
        <w:r w:rsidR="007F6B46" w:rsidRPr="00A6067F" w:rsidDel="006A184C">
          <w:delText>a single</w:delText>
        </w:r>
      </w:del>
      <w:ins w:id="51" w:author="Molly McEvilley" w:date="2024-08-08T10:54:00Z" w16du:dateUtc="2024-08-08T14:54:00Z">
        <w:r w:rsidR="006A184C">
          <w:t>the same</w:t>
        </w:r>
      </w:ins>
      <w:r w:rsidR="007F6B46" w:rsidRPr="00A6067F">
        <w:t xml:space="preserve"> night</w:t>
      </w:r>
      <w:ins w:id="52" w:author="Molly McEvilley" w:date="2024-08-08T10:54:00Z" w16du:dateUtc="2024-08-08T14:54:00Z">
        <w:r w:rsidR="006A184C">
          <w:t xml:space="preserve"> </w:t>
        </w:r>
      </w:ins>
      <w:ins w:id="53" w:author="Molly McEvilley" w:date="2024-08-08T11:13:00Z" w16du:dateUtc="2024-08-08T15:13:00Z">
        <w:r w:rsidR="009835CC">
          <w:t>in the last 10 calendar days of January.</w:t>
        </w:r>
      </w:ins>
      <w:del w:id="54" w:author="Molly McEvilley" w:date="2024-08-08T10:56:00Z" w16du:dateUtc="2024-08-08T14:56:00Z">
        <w:r w:rsidR="007F6B46" w:rsidRPr="00A6067F" w:rsidDel="00B476C5">
          <w:delText xml:space="preserve">, usually </w:delText>
        </w:r>
        <w:r w:rsidR="007B111B" w:rsidDel="00B476C5">
          <w:delText xml:space="preserve">on a night </w:delText>
        </w:r>
        <w:r w:rsidR="007F6B46" w:rsidRPr="00A6067F" w:rsidDel="00B476C5">
          <w:delText>in the last 10 days of January</w:delText>
        </w:r>
      </w:del>
      <w:del w:id="55" w:author="Molly McEvilley" w:date="2024-08-08T11:13:00Z" w16du:dateUtc="2024-08-08T15:13:00Z">
        <w:r w:rsidR="007F6B46" w:rsidRPr="00A6067F" w:rsidDel="009835CC">
          <w:delText>.</w:delText>
        </w:r>
      </w:del>
      <w:ins w:id="56" w:author="Molly McEvilley" w:date="2024-08-08T11:14:00Z" w16du:dateUtc="2024-08-08T15:14:00Z">
        <w:r w:rsidR="00D9710C">
          <w:t xml:space="preserve"> </w:t>
        </w:r>
      </w:ins>
      <w:ins w:id="57" w:author="Molly McEvilley" w:date="2024-08-08T11:06:00Z" w16du:dateUtc="2024-08-08T15:06:00Z">
        <w:r w:rsidR="00EA3305">
          <w:rPr>
            <w:rFonts w:eastAsia="Times New Roman" w:cstheme="minorHAnsi"/>
          </w:rPr>
          <w:t>PIT data are manually entered.</w:t>
        </w:r>
      </w:ins>
    </w:p>
    <w:p w14:paraId="0C308DEF" w14:textId="3329C2F1"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w:t>
      </w:r>
      <w:ins w:id="58" w:author="Molly McEvilley" w:date="2024-08-08T11:02:00Z" w16du:dateUtc="2024-08-08T15:02:00Z">
        <w:r w:rsidR="00A31299">
          <w:rPr>
            <w:rFonts w:eastAsia="Times New Roman" w:cstheme="minorHAnsi"/>
          </w:rPr>
          <w:t xml:space="preserve">for the AHAR is also </w:t>
        </w:r>
      </w:ins>
      <w:ins w:id="59" w:author="Molly McEvilley" w:date="2024-08-08T11:05:00Z" w16du:dateUtc="2024-08-08T15:05:00Z">
        <w:r w:rsidR="00C32ACD">
          <w:rPr>
            <w:rFonts w:eastAsia="Times New Roman" w:cstheme="minorHAnsi"/>
          </w:rPr>
          <w:t>su</w:t>
        </w:r>
        <w:r w:rsidR="001A282F">
          <w:rPr>
            <w:rFonts w:eastAsia="Times New Roman" w:cstheme="minorHAnsi"/>
          </w:rPr>
          <w:t>bmitted to HUD via the LSA</w:t>
        </w:r>
      </w:ins>
      <w:ins w:id="60" w:author="Molly McEvilley" w:date="2024-08-08T11:22:00Z" w16du:dateUtc="2024-08-08T15:22:00Z">
        <w:r w:rsidR="00980758">
          <w:rPr>
            <w:rFonts w:eastAsia="Times New Roman" w:cstheme="minorHAnsi"/>
          </w:rPr>
          <w:t xml:space="preserve"> </w:t>
        </w:r>
        <w:r w:rsidR="00DF70FA">
          <w:rPr>
            <w:rFonts w:eastAsia="Times New Roman" w:cstheme="minorHAnsi"/>
          </w:rPr>
          <w:t xml:space="preserve">using </w:t>
        </w:r>
      </w:ins>
      <w:ins w:id="61" w:author="Molly McEvilley" w:date="2024-08-08T11:23:00Z" w16du:dateUtc="2024-08-08T15:23:00Z">
        <w:r w:rsidR="004B5D54">
          <w:rPr>
            <w:rFonts w:eastAsia="Times New Roman" w:cstheme="minorHAnsi"/>
          </w:rPr>
          <w:t xml:space="preserve">the </w:t>
        </w:r>
      </w:ins>
      <w:ins w:id="62" w:author="Molly McEvilley" w:date="2024-08-08T11:22:00Z" w16du:dateUtc="2024-08-08T15:22:00Z">
        <w:r w:rsidR="00DF70FA">
          <w:rPr>
            <w:rFonts w:eastAsia="Times New Roman" w:cstheme="minorHAnsi"/>
          </w:rPr>
          <w:t xml:space="preserve">start and end dates </w:t>
        </w:r>
      </w:ins>
      <w:ins w:id="63" w:author="Molly McEvilley" w:date="2024-08-08T11:23:00Z" w16du:dateUtc="2024-08-08T15:23:00Z">
        <w:r w:rsidR="004B5D54">
          <w:rPr>
            <w:rFonts w:eastAsia="Times New Roman" w:cstheme="minorHAnsi"/>
          </w:rPr>
          <w:t>of</w:t>
        </w:r>
      </w:ins>
      <w:ins w:id="64" w:author="Molly McEvilley" w:date="2024-08-08T11:22:00Z" w16du:dateUtc="2024-08-08T15:22:00Z">
        <w:r w:rsidR="00DF70FA">
          <w:rPr>
            <w:rFonts w:eastAsia="Times New Roman" w:cstheme="minorHAnsi"/>
          </w:rPr>
          <w:t xml:space="preserve"> the fiscal year</w:t>
        </w:r>
      </w:ins>
      <w:ins w:id="65" w:author="Molly McEvilley" w:date="2024-08-08T11:23:00Z" w16du:dateUtc="2024-08-08T15:23:00Z">
        <w:r w:rsidR="004B5D54">
          <w:rPr>
            <w:rFonts w:eastAsia="Times New Roman" w:cstheme="minorHAnsi"/>
          </w:rPr>
          <w:t xml:space="preserve"> for which it is being submitted</w:t>
        </w:r>
      </w:ins>
      <w:del w:id="66" w:author="Molly McEvilley" w:date="2024-08-08T11:01:00Z" w16du:dateUtc="2024-08-08T15:01:00Z">
        <w:r w:rsidRPr="00A6067F" w:rsidDel="007B59C5">
          <w:rPr>
            <w:rFonts w:eastAsia="Times New Roman" w:cstheme="minorHAnsi"/>
          </w:rPr>
          <w:delText>is</w:delText>
        </w:r>
      </w:del>
      <w:del w:id="67" w:author="Molly McEvilley" w:date="2024-08-08T10:58:00Z" w16du:dateUtc="2024-08-08T14:58:00Z">
        <w:r w:rsidRPr="00A6067F" w:rsidDel="00566D5D">
          <w:rPr>
            <w:rFonts w:eastAsia="Times New Roman" w:cstheme="minorHAnsi"/>
          </w:rPr>
          <w:delText xml:space="preserve"> </w:delText>
        </w:r>
        <w:r w:rsidR="00EA1769" w:rsidDel="00566D5D">
          <w:rPr>
            <w:rFonts w:eastAsia="Times New Roman" w:cstheme="minorHAnsi"/>
          </w:rPr>
          <w:delText>the report defined by this document:</w:delText>
        </w:r>
        <w:r w:rsidR="005A642F" w:rsidDel="00566D5D">
          <w:rPr>
            <w:rFonts w:eastAsia="Times New Roman" w:cstheme="minorHAnsi"/>
          </w:rPr>
          <w:delText xml:space="preserve"> </w:delText>
        </w:r>
        <w:r w:rsidR="00EA1769" w:rsidDel="00566D5D">
          <w:rPr>
            <w:rFonts w:eastAsia="Times New Roman" w:cstheme="minorHAnsi"/>
          </w:rPr>
          <w:delText xml:space="preserve">the </w:delText>
        </w:r>
        <w:r w:rsidR="00EA1769" w:rsidRPr="002F0D32" w:rsidDel="00566D5D">
          <w:rPr>
            <w:b/>
          </w:rPr>
          <w:delText>Longitudinal System Analysis</w:delText>
        </w:r>
        <w:r w:rsidR="00EA1769" w:rsidRPr="00A6067F" w:rsidDel="00566D5D">
          <w:rPr>
            <w:rFonts w:eastAsia="Times New Roman" w:cstheme="minorHAnsi"/>
          </w:rPr>
          <w:delText xml:space="preserve"> (LSA)</w:delText>
        </w:r>
      </w:del>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w:t>
      </w:r>
      <w:del w:id="68" w:author="Molly McEvilley" w:date="2024-08-08T11:23:00Z" w16du:dateUtc="2024-08-08T15:23:00Z">
        <w:r w:rsidRPr="00A6067F" w:rsidDel="004B5D54">
          <w:rPr>
            <w:rFonts w:eastAsia="Times New Roman" w:cstheme="minorHAnsi"/>
          </w:rPr>
          <w:delText>fiscal yea</w:delText>
        </w:r>
      </w:del>
      <w:ins w:id="69" w:author="Molly McEvilley" w:date="2024-08-08T11:23:00Z" w16du:dateUtc="2024-08-08T15:23:00Z">
        <w:r w:rsidR="004B5D54">
          <w:rPr>
            <w:rFonts w:eastAsia="Times New Roman" w:cstheme="minorHAnsi"/>
          </w:rPr>
          <w:t>repor</w:t>
        </w:r>
        <w:r w:rsidR="00DE0914">
          <w:rPr>
            <w:rFonts w:eastAsia="Times New Roman" w:cstheme="minorHAnsi"/>
          </w:rPr>
          <w:t>t period</w:t>
        </w:r>
      </w:ins>
      <w:del w:id="70" w:author="Molly McEvilley" w:date="2024-08-08T11:23:00Z" w16du:dateUtc="2024-08-08T15:23:00Z">
        <w:r w:rsidRPr="00A6067F" w:rsidDel="00DE0914">
          <w:rPr>
            <w:rFonts w:eastAsia="Times New Roman" w:cstheme="minorHAnsi"/>
          </w:rPr>
          <w:delText>r</w:delText>
        </w:r>
      </w:del>
      <w:r w:rsidRPr="00A6067F">
        <w:rPr>
          <w:rFonts w:eastAsia="Times New Roman" w:cstheme="minorHAnsi"/>
        </w:rPr>
        <w:t xml:space="preserve">, the </w:t>
      </w:r>
      <w:r w:rsidR="00CB658F" w:rsidRPr="00A6067F">
        <w:rPr>
          <w:rFonts w:eastAsia="Times New Roman" w:cstheme="minorHAnsi"/>
        </w:rPr>
        <w:t>LSA</w:t>
      </w:r>
      <w:r w:rsidRPr="00A6067F">
        <w:rPr>
          <w:rFonts w:eastAsia="Times New Roman" w:cstheme="minorHAnsi"/>
        </w:rPr>
        <w:t xml:space="preserve"> includes:</w:t>
      </w:r>
    </w:p>
    <w:p w14:paraId="3DC1B0A3" w14:textId="43C9DDC7" w:rsidR="007F6B46" w:rsidRPr="00A6067F" w:rsidRDefault="007F6B46" w:rsidP="00DF56E6">
      <w:pPr>
        <w:pStyle w:val="ListParagraph"/>
      </w:pPr>
      <w:r w:rsidRPr="00A6067F">
        <w:t>Demographic characteristics like age, race</w:t>
      </w:r>
      <w:r w:rsidR="00C653C6">
        <w:t>/ethnicity</w:t>
      </w:r>
      <w:r w:rsidRPr="00A6067F">
        <w:t>, gender, and veteran status;</w:t>
      </w:r>
    </w:p>
    <w:p w14:paraId="4AA23A80" w14:textId="77777777" w:rsidR="007F6B46" w:rsidRPr="00A6067F" w:rsidRDefault="007F6B46" w:rsidP="00DF56E6">
      <w:pPr>
        <w:pStyle w:val="ListParagraph"/>
      </w:pPr>
      <w:r w:rsidRPr="00A6067F">
        <w:t>Length of time homeless and patterns of system use;</w:t>
      </w:r>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777E3F">
      <w:pPr>
        <w:pStyle w:val="ListParagraph"/>
        <w:numPr>
          <w:ilvl w:val="0"/>
          <w:numId w:val="23"/>
        </w:numPr>
      </w:pPr>
      <w:r w:rsidRPr="00B72435">
        <w:t>P</w:t>
      </w:r>
      <w:r w:rsidRPr="003C0239">
        <w:t>atterns of system use prior to exit</w:t>
      </w:r>
      <w:r w:rsidRPr="008F6A9B">
        <w:t>;</w:t>
      </w:r>
    </w:p>
    <w:p w14:paraId="7270CFF1" w14:textId="77777777" w:rsidR="00FA1896" w:rsidRPr="008F6A9B" w:rsidRDefault="00FA1896" w:rsidP="00777E3F">
      <w:pPr>
        <w:pStyle w:val="ListParagraph"/>
        <w:numPr>
          <w:ilvl w:val="0"/>
          <w:numId w:val="23"/>
        </w:numPr>
      </w:pPr>
      <w:r w:rsidRPr="008F6A9B">
        <w:t xml:space="preserve">Destination types; and, </w:t>
      </w:r>
    </w:p>
    <w:p w14:paraId="269BA834" w14:textId="5DAB2991" w:rsidR="007F6B46" w:rsidRPr="003D10AE" w:rsidRDefault="00FA1896" w:rsidP="00777E3F">
      <w:pPr>
        <w:pStyle w:val="ListParagraph"/>
        <w:numPr>
          <w:ilvl w:val="0"/>
          <w:numId w:val="23"/>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71" w:name="_Toc499543972"/>
      <w:bookmarkStart w:id="72" w:name="_Toc37849732"/>
      <w:bookmarkStart w:id="73" w:name="_Toc175057040"/>
      <w:r w:rsidRPr="0036072B">
        <w:t>About This Document</w:t>
      </w:r>
      <w:bookmarkStart w:id="74" w:name="_Toc499292012"/>
      <w:bookmarkStart w:id="75" w:name="_Toc499543973"/>
      <w:bookmarkEnd w:id="71"/>
      <w:bookmarkEnd w:id="72"/>
      <w:bookmarkEnd w:id="73"/>
    </w:p>
    <w:p w14:paraId="57D1D754" w14:textId="77777777" w:rsidR="007F6B46" w:rsidRPr="0036072B" w:rsidRDefault="007F6B46" w:rsidP="009336C4">
      <w:pPr>
        <w:pStyle w:val="Heading3"/>
      </w:pPr>
      <w:r w:rsidRPr="0036072B">
        <w:t>Intended Audience</w:t>
      </w:r>
      <w:bookmarkEnd w:id="74"/>
      <w:bookmarkEnd w:id="75"/>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76"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w:t>
      </w:r>
      <w:r w:rsidR="00886919" w:rsidRPr="00A6067F">
        <w:lastRenderedPageBreak/>
        <w:t xml:space="preserve">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76"/>
    </w:p>
    <w:p w14:paraId="03B12582" w14:textId="77777777" w:rsidR="007F6B46" w:rsidRPr="009336C4" w:rsidRDefault="007F6B46" w:rsidP="009336C4">
      <w:pPr>
        <w:pStyle w:val="Heading3"/>
      </w:pPr>
      <w:bookmarkStart w:id="77" w:name="_Toc497116386"/>
      <w:bookmarkStart w:id="78" w:name="_Toc498527174"/>
      <w:bookmarkStart w:id="79" w:name="_Toc499292013"/>
      <w:bookmarkStart w:id="80" w:name="_Toc499543974"/>
      <w:r w:rsidRPr="0036072B">
        <w:t>Purpose</w:t>
      </w:r>
      <w:bookmarkEnd w:id="77"/>
      <w:bookmarkEnd w:id="78"/>
      <w:r w:rsidRPr="0036072B">
        <w:t xml:space="preserve"> and Scope</w:t>
      </w:r>
      <w:bookmarkEnd w:id="79"/>
      <w:bookmarkEnd w:id="80"/>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81" w:name="_Toc499292014"/>
      <w:bookmarkStart w:id="82" w:name="_Toc499543975"/>
      <w:bookmarkStart w:id="83" w:name="_Toc497116389"/>
      <w:bookmarkStart w:id="84" w:name="_Toc498527177"/>
      <w:r w:rsidRPr="0036072B">
        <w:t xml:space="preserve">Structure and </w:t>
      </w:r>
      <w:r w:rsidRPr="009336C4">
        <w:t>Content</w:t>
      </w:r>
      <w:bookmarkEnd w:id="81"/>
      <w:bookmarkEnd w:id="82"/>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561C1681" w:rsidR="00603C01" w:rsidRPr="00A6067F" w:rsidRDefault="00603C01" w:rsidP="00094BE2">
      <w:r w:rsidRPr="10B9F996">
        <w:rPr>
          <w:b/>
          <w:bCs/>
        </w:rPr>
        <w:t xml:space="preserve">Section </w:t>
      </w:r>
      <w:r w:rsidR="00E86581" w:rsidRPr="10B9F996">
        <w:rPr>
          <w:b/>
          <w:bCs/>
        </w:rPr>
        <w:t>2: HDX 2.0 Upload</w:t>
      </w:r>
      <w:r>
        <w:t xml:space="preserve"> </w:t>
      </w:r>
      <w:r w:rsidR="00D238EC">
        <w:t>describes</w:t>
      </w:r>
      <w:r>
        <w:t xml:space="preserve"> each of the CSV files that are included in the </w:t>
      </w:r>
      <w:r w:rsidR="008E4EF9">
        <w:t>upload</w:t>
      </w:r>
      <w:r w:rsidR="004873DC">
        <w:t xml:space="preserve">. </w:t>
      </w:r>
      <w:r w:rsidR="001526DA">
        <w:t>There are five CSV files specific to the LSA</w:t>
      </w:r>
      <w:r w:rsidR="00A51988">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E984150" w:rsidR="008E4EF9" w:rsidRPr="00A6067F" w:rsidRDefault="008E4EF9" w:rsidP="00094BE2">
      <w:r w:rsidRPr="00A6067F">
        <w:t>The LSA upload</w:t>
      </w:r>
      <w:r w:rsidR="00A51988" w:rsidRPr="00A6067F">
        <w:t xml:space="preserve"> also includes </w:t>
      </w:r>
      <w:r w:rsidR="00277F30">
        <w:t>seven</w:t>
      </w:r>
      <w:r w:rsidR="004C565C" w:rsidRPr="00A6067F">
        <w:t xml:space="preserve"> </w:t>
      </w:r>
      <w:r w:rsidR="00A51988" w:rsidRPr="00A6067F">
        <w:t xml:space="preserve">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Default="0032561F" w:rsidP="0060237C">
      <w:pPr>
        <w:pStyle w:val="ListParagraph"/>
      </w:pPr>
      <w:r w:rsidRPr="005904C6">
        <w:t>Inventory.csv</w:t>
      </w:r>
    </w:p>
    <w:p w14:paraId="3FEF518F" w14:textId="46DB1FF2" w:rsidR="00597299" w:rsidRDefault="00597299" w:rsidP="0060237C">
      <w:pPr>
        <w:pStyle w:val="ListParagraph"/>
      </w:pPr>
      <w:r>
        <w:t xml:space="preserve">Affiliation.csv </w:t>
      </w:r>
    </w:p>
    <w:p w14:paraId="3747530C" w14:textId="3337DFD2" w:rsidR="00597299" w:rsidRPr="005904C6" w:rsidRDefault="00597299" w:rsidP="0060237C">
      <w:pPr>
        <w:pStyle w:val="ListParagraph"/>
      </w:pPr>
      <w:r>
        <w:t>HMISParticipation.csv</w:t>
      </w:r>
    </w:p>
    <w:p w14:paraId="3155BF20" w14:textId="12469790"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r w:rsidR="00DE0914" w:rsidRPr="00577A54">
        <w:t>to</w:t>
      </w:r>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4BC77398"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 xml:space="preserve">They are </w:t>
      </w:r>
      <w:r w:rsidR="00557FDB" w:rsidRPr="00577A54">
        <w:t>separated</w:t>
      </w:r>
      <w:r w:rsidRPr="00577A54">
        <w:t xml:space="preserv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There is no requirement to use the process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lastRenderedPageBreak/>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r w:rsidRPr="00D97AE9">
          <w:rPr>
            <w:rStyle w:val="Hyperlink"/>
            <w:bCs/>
          </w:rPr>
          <w:t>LSASampleCode</w:t>
        </w:r>
      </w:hyperlink>
      <w:r>
        <w:rPr>
          <w:bCs/>
        </w:rPr>
        <w:t xml:space="preserve"> repository, including:</w:t>
      </w:r>
    </w:p>
    <w:p w14:paraId="408313D4" w14:textId="62E13AB0" w:rsidR="00546E6C" w:rsidRPr="00297D25" w:rsidRDefault="00546E6C" w:rsidP="00777E3F">
      <w:pPr>
        <w:pStyle w:val="ListParagraph"/>
        <w:numPr>
          <w:ilvl w:val="0"/>
          <w:numId w:val="47"/>
        </w:numPr>
        <w:rPr>
          <w:bCs/>
        </w:rPr>
      </w:pPr>
      <w:r w:rsidRPr="00297D25">
        <w:rPr>
          <w:bCs/>
        </w:rPr>
        <w:t>LSA Dictionary</w:t>
      </w:r>
      <w:r w:rsidR="009A160F">
        <w:rPr>
          <w:bCs/>
        </w:rPr>
        <w:t xml:space="preserve"> – a summary of the files, columns, and valid values for each column</w:t>
      </w:r>
    </w:p>
    <w:p w14:paraId="457502A4" w14:textId="5A279B86" w:rsidR="00D97AE9" w:rsidRDefault="00546E6C" w:rsidP="00777E3F">
      <w:pPr>
        <w:pStyle w:val="ListParagraph"/>
        <w:numPr>
          <w:ilvl w:val="0"/>
          <w:numId w:val="47"/>
        </w:numPr>
        <w:rPr>
          <w:bCs/>
        </w:rPr>
      </w:pPr>
      <w:r w:rsidRPr="00297D25">
        <w:rPr>
          <w:bCs/>
        </w:rPr>
        <w:t>Sample Code</w:t>
      </w:r>
      <w:r w:rsidR="00D97AE9">
        <w:rPr>
          <w:bCs/>
        </w:rPr>
        <w:t xml:space="preserve"> – SQL code written during the development of these specifications and made available as a reference</w:t>
      </w:r>
      <w:r w:rsidR="009B4418">
        <w:rPr>
          <w:bCs/>
        </w:rPr>
        <w:t xml:space="preserve">. </w:t>
      </w:r>
      <w:r w:rsidR="00D97AE9">
        <w:rPr>
          <w:bCs/>
        </w:rPr>
        <w:t>There is no requirement to use the code.</w:t>
      </w:r>
    </w:p>
    <w:p w14:paraId="5D5F6B39" w14:textId="77777777" w:rsidR="007F6B46" w:rsidRPr="0036072B" w:rsidRDefault="007F6B46" w:rsidP="009336C4">
      <w:pPr>
        <w:pStyle w:val="Heading3"/>
      </w:pPr>
      <w:bookmarkStart w:id="85" w:name="_Toc499292015"/>
      <w:bookmarkStart w:id="86" w:name="_Toc499543976"/>
      <w:r w:rsidRPr="0036072B">
        <w:t>External References</w:t>
      </w:r>
      <w:bookmarkEnd w:id="83"/>
      <w:bookmarkEnd w:id="84"/>
      <w:bookmarkEnd w:id="85"/>
      <w:bookmarkEnd w:id="86"/>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4C74FA80" w:rsidR="007F6B46" w:rsidRPr="00A6067F" w:rsidRDefault="118D5271" w:rsidP="118D5271">
      <w:pPr>
        <w:rPr>
          <w:rFonts w:eastAsia="Times New Roman"/>
        </w:rPr>
      </w:pPr>
      <w:commentRangeStart w:id="87"/>
      <w:r w:rsidRPr="10B9F996">
        <w:rPr>
          <w:b/>
          <w:bCs/>
        </w:rPr>
        <w:t xml:space="preserve">FY </w:t>
      </w:r>
      <w:r w:rsidR="008A7F66" w:rsidRPr="10B9F996">
        <w:rPr>
          <w:b/>
          <w:bCs/>
        </w:rPr>
        <w:t>202</w:t>
      </w:r>
      <w:r w:rsidR="00C25E59" w:rsidRPr="10B9F996">
        <w:rPr>
          <w:b/>
          <w:bCs/>
        </w:rPr>
        <w:t>4</w:t>
      </w:r>
      <w:r w:rsidR="008A7F66" w:rsidRPr="10B9F996">
        <w:rPr>
          <w:b/>
          <w:bCs/>
        </w:rPr>
        <w:t xml:space="preserve"> </w:t>
      </w:r>
      <w:r w:rsidRPr="10B9F996">
        <w:rPr>
          <w:b/>
          <w:bCs/>
        </w:rPr>
        <w:t xml:space="preserve">HMIS Data Standards: Data Dictionary </w:t>
      </w:r>
      <w:r>
        <w:t>(</w:t>
      </w:r>
      <w:hyperlink r:id="rId19" w:history="1">
        <w:hyperlink r:id="rId20">
          <w:r w:rsidRPr="009A418A">
            <w:rPr>
              <w:rStyle w:val="Hyperlink"/>
            </w:rPr>
            <w:t>Dictionary</w:t>
          </w:r>
        </w:hyperlink>
      </w:hyperlink>
      <w:r>
        <w:t>) –</w:t>
      </w:r>
      <w:r w:rsidR="005A642F">
        <w:t xml:space="preserve"> </w:t>
      </w:r>
      <w:r w:rsidRPr="10B9F996">
        <w:rPr>
          <w:rFonts w:eastAsia="Times New Roman"/>
        </w:rPr>
        <w:t>The Dictionary defines federal data collection requirements for HMIS applications</w:t>
      </w:r>
      <w:ins w:id="88" w:author="Molly McEvilley" w:date="2024-09-12T10:50:00Z" w16du:dateUtc="2024-09-12T14:50:00Z">
        <w:r w:rsidR="00C30211">
          <w:rPr>
            <w:rFonts w:eastAsia="Times New Roman"/>
          </w:rPr>
          <w:t>.</w:t>
        </w:r>
      </w:ins>
      <w:del w:id="89" w:author="Molly McEvilley" w:date="2024-09-12T10:50:00Z" w16du:dateUtc="2024-09-12T14:50:00Z">
        <w:r w:rsidRPr="10B9F996" w:rsidDel="00C30211">
          <w:rPr>
            <w:rFonts w:eastAsia="Times New Roman"/>
          </w:rPr>
          <w:delText>; the version referenced has an effective date of October 1, 20</w:delText>
        </w:r>
        <w:r w:rsidR="00781F6A" w:rsidRPr="10B9F996" w:rsidDel="00C30211">
          <w:rPr>
            <w:rFonts w:eastAsia="Times New Roman"/>
          </w:rPr>
          <w:delText>2</w:delText>
        </w:r>
        <w:r w:rsidR="00C25E59" w:rsidRPr="10B9F996" w:rsidDel="00C30211">
          <w:rPr>
            <w:rFonts w:eastAsia="Times New Roman"/>
          </w:rPr>
          <w:delText>3</w:delText>
        </w:r>
        <w:r w:rsidR="004873DC" w:rsidRPr="10B9F996" w:rsidDel="00C30211">
          <w:rPr>
            <w:rFonts w:eastAsia="Times New Roman"/>
          </w:rPr>
          <w:delText xml:space="preserve">. </w:delText>
        </w:r>
      </w:del>
    </w:p>
    <w:p w14:paraId="7108B315" w14:textId="21A1699E" w:rsidR="007F6B46" w:rsidRPr="00A6067F" w:rsidRDefault="118D5271">
      <w:r w:rsidRPr="10B9F996">
        <w:rPr>
          <w:rStyle w:val="Strong"/>
        </w:rPr>
        <w:t xml:space="preserve">FY </w:t>
      </w:r>
      <w:r w:rsidR="00C25E59" w:rsidRPr="10B9F996">
        <w:rPr>
          <w:rStyle w:val="Strong"/>
        </w:rPr>
        <w:t xml:space="preserve">2024 </w:t>
      </w:r>
      <w:r w:rsidRPr="10B9F996">
        <w:rPr>
          <w:rStyle w:val="Strong"/>
        </w:rPr>
        <w:t xml:space="preserve">HMIS CSV Format Specifications </w:t>
      </w:r>
      <w:del w:id="90" w:author="Molly McEvilley" w:date="2024-09-12T10:46:00Z" w16du:dateUtc="2024-09-12T14:46:00Z">
        <w:r w:rsidRPr="10B9F996" w:rsidDel="00710979">
          <w:rPr>
            <w:rStyle w:val="Strong"/>
          </w:rPr>
          <w:delText>v1.</w:delText>
        </w:r>
      </w:del>
      <w:del w:id="91" w:author="Molly McEvilley" w:date="2024-07-30T12:35:00Z" w16du:dateUtc="2024-07-30T16:35:00Z">
        <w:r w:rsidR="00772CF4" w:rsidRPr="10B9F996" w:rsidDel="00967175">
          <w:rPr>
            <w:rStyle w:val="Strong"/>
          </w:rPr>
          <w:delText xml:space="preserve">3 </w:delText>
        </w:r>
      </w:del>
      <w:r>
        <w:t>(</w:t>
      </w:r>
      <w:hyperlink r:id="rId21" w:history="1">
        <w:hyperlink r:id="rId22" w:history="1">
          <w:r w:rsidRPr="009A418A">
            <w:rPr>
              <w:rStyle w:val="Hyperlink"/>
            </w:rPr>
            <w:t>HMIS CSV</w:t>
          </w:r>
        </w:hyperlink>
      </w:hyperlink>
      <w:r>
        <w:t xml:space="preserve">) – </w:t>
      </w:r>
      <w:commentRangeEnd w:id="87"/>
      <w:r w:rsidR="006F5B64">
        <w:rPr>
          <w:rStyle w:val="CommentReference"/>
        </w:rPr>
        <w:commentReference w:id="87"/>
      </w:r>
      <w:r>
        <w:t xml:space="preserve">Descriptions of LSA business logic reference HMIS fields using the </w:t>
      </w:r>
      <w:r w:rsidR="00953B45">
        <w:t xml:space="preserve">file and </w:t>
      </w:r>
      <w:r>
        <w:t>column names of the HMIS CSV</w:t>
      </w:r>
      <w:r w:rsidR="004873DC">
        <w:t xml:space="preserve">. </w:t>
      </w:r>
    </w:p>
    <w:p w14:paraId="33DEB6F3" w14:textId="77777777" w:rsidR="0039776A" w:rsidRDefault="0039776A" w:rsidP="009336C4">
      <w:pPr>
        <w:pStyle w:val="Heading3"/>
      </w:pPr>
      <w:bookmarkStart w:id="92" w:name="_Toc497116390"/>
      <w:bookmarkStart w:id="93" w:name="_Toc498527178"/>
      <w:bookmarkStart w:id="94" w:name="_Toc499292016"/>
      <w:bookmarkStart w:id="95" w:name="_Toc499543977"/>
      <w:r>
        <w:t>Style Notes</w:t>
      </w:r>
    </w:p>
    <w:p w14:paraId="3645A3BB" w14:textId="134BB618" w:rsidR="00FA73AC" w:rsidRDefault="00FA73AC" w:rsidP="00FA73AC">
      <w:r>
        <w:t xml:space="preserve">Throughout this document, descriptions of business logic reference </w:t>
      </w:r>
      <w:r w:rsidR="00702A73">
        <w:t>diverse types</w:t>
      </w:r>
      <w:r>
        <w:t xml:space="preserve"> of data – HMIS fields, report parameters, derived variables, intermediate data constructs, etc</w:t>
      </w:r>
      <w:r w:rsidR="004873DC">
        <w:t xml:space="preserve">. </w:t>
      </w:r>
      <w:r>
        <w:t>– and many have similar (or identical) names.</w:t>
      </w:r>
    </w:p>
    <w:p w14:paraId="513D21C2" w14:textId="3091E3AE" w:rsidR="0039776A" w:rsidRPr="00DE4A2E" w:rsidRDefault="00FA73AC" w:rsidP="00DE4A2E">
      <w:pPr>
        <w:rPr>
          <w:b/>
        </w:rPr>
      </w:pPr>
      <w:r>
        <w:t>To help clarify, many sections include simple graphics to illustrate the flow of the process</w:t>
      </w:r>
      <w:r w:rsidR="009B4418">
        <w:t xml:space="preserve">. </w:t>
      </w:r>
      <w:r w:rsidR="0000185C">
        <w:t xml:space="preserve">Text </w:t>
      </w:r>
      <w:r w:rsidR="005D3F9F">
        <w:t>f</w:t>
      </w:r>
      <w:r>
        <w:t xml:space="preserve">ormatting of variable/field/column names </w:t>
      </w:r>
      <w:r w:rsidR="0000185C">
        <w:t>indicates</w:t>
      </w:r>
      <w:r>
        <w:t xml:space="preserve"> their context</w:t>
      </w:r>
      <w:r w:rsidR="004873DC">
        <w:t xml:space="preserve">. </w:t>
      </w:r>
      <w:r w:rsidR="00CC0BBB">
        <w:t xml:space="preserve">The conventions used </w:t>
      </w:r>
      <w:r w:rsidR="006872D7">
        <w:t>are</w:t>
      </w:r>
      <w:r w:rsidR="00CC0BBB">
        <w:t>:</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QQHQIAACoEAAAOAAAAZHJzL2Uyb0RvYy54bWysU9uO2jAQfa/Uf7D8XkJYAduIsFpgqSrt&#10;tpW2/QDjOIm1jscdGwL9+o7NZenlqeqLNb7MmTNnjmd3+86wnUKvwZY8Hww5U1ZCpW1T8m9f1+9u&#10;OfNB2EoYsKrkB+X53fztm1nvCjWCFkylkBGI9UXvSt6G4Ios87JVnfADcMrSZQ3YiUBbbLIKRU/o&#10;nclGw+Ek6wErhyCV93S6Ol7yecKvayXD57r2KjBTcuIW0opp3cQ1m89E0aBwrZYnGuIfWHRCWyp6&#10;gVqJINgW9R9QnZYIHuowkNBlUNdaqtQDdZMPf+vmuRVOpV5IHO8uMvn/Bys/7Z7dF4zUvXsE+eKZ&#10;hWUrbKPuEaFvlaioXB6Fynrni0tC3HhKZZv+CSoardgGSBrsa+wiIHXH9knqw0VqtQ9M0mGe395O&#10;RzQRSXc3k/F0kmaRieKc7dCHDwo6FoOS1wZ64oXhSTRWBS1X2r+kcmL36EOkJ4pzTmoHjK7W2pi0&#10;wWazNMh2gnywWj8s1tPUEXV9/cxY1pd8cjMeJuRf7vw1xHjxfrEa/w0CYWur5Koo3cMpDkKbY0ws&#10;jY2UVHLnifpZzOhbX4T9Zs90VfJRrBBPNlAdSGqEo4Hpw1HQAv7grCfzltx/3wpUnJmPlsYVnX4O&#10;8BxszoGwklJLHjg7hstw/BFbh7ppCTlP7Vu4p5HWOon7yuJkBDJk0vz0eaLjr/fp1esXn/8EAAD/&#10;/wMAUEsDBBQABgAIAAAAIQBrDq+S3gAAAAQBAAAPAAAAZHJzL2Rvd25yZXYueG1sTI9LT8MwEITv&#10;SPwHa5G4IOq00Achm6qqxKUSr0Lhuo2XJCJeR7Hbpv8elwtcVhrNaObbbN7bRu2587UThOEgAcVS&#10;OFNLifD+9nA9A+UDiaHGCSMc2cM8Pz/LKDXuIK+8X4dSxRLxKSFUIbSp1r6o2JIfuJYlel+usxSi&#10;7EptOjrEctvoUZJMtKVa4kJFLS8rLr7XO4vwsRoPP493T5vn5crebK7c4vG2fEG8vOgX96AC9+Ev&#10;DCf8iA55ZNq6nRivGoT4SPi9J282HYHaIoynE9B5pv/D5z8AAAD//wMAUEsBAi0AFAAGAAgAAAAh&#10;ALaDOJL+AAAA4QEAABMAAAAAAAAAAAAAAAAAAAAAAFtDb250ZW50X1R5cGVzXS54bWxQSwECLQAU&#10;AAYACAAAACEAOP0h/9YAAACUAQAACwAAAAAAAAAAAAAAAAAvAQAAX3JlbHMvLnJlbHNQSwECLQAU&#10;AAYACAAAACEA76FUEB0CAAAqBAAADgAAAAAAAAAAAAAAAAAuAgAAZHJzL2Uyb0RvYy54bWxQSwEC&#10;LQAUAAYACAAAACEAaw6vkt4AAAAEAQAADwAAAAAAAAAAAAAAAAB3BAAAZHJzL2Rvd25yZXYueG1s&#10;UEsFBgAAAAAEAAQA8wAAAIIFA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558B19EC" w:rsidR="00CC0BBB" w:rsidRDefault="00CC0BBB" w:rsidP="00190224">
            <w:pPr>
              <w:spacing w:before="0" w:after="0" w:line="240" w:lineRule="auto"/>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w:t>
            </w:r>
            <w:r w:rsidR="008355C0" w:rsidRPr="008355C0">
              <w:rPr>
                <w:rFonts w:cstheme="minorHAnsi"/>
                <w:u w:val="words"/>
              </w:rPr>
              <w:t>LookbackDate</w:t>
            </w:r>
            <w:r w:rsidR="00C4517D">
              <w:rPr>
                <w:rFonts w:ascii="Times New Roman" w:hAnsi="Times New Roman" w:cs="Times New Roman"/>
                <w:sz w:val="24"/>
                <w:szCs w:val="24"/>
              </w:rPr>
              <w:t xml:space="preserve"> </w:t>
            </w:r>
            <w:r>
              <w:rPr>
                <w:rFonts w:cstheme="minorHAnsi"/>
              </w:rPr>
              <w:t xml:space="preserve">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546E5530" w:rsidR="00FA73AC" w:rsidRDefault="00FA73AC" w:rsidP="00190224">
            <w:pPr>
              <w:spacing w:before="0" w:after="0" w:line="240" w:lineRule="auto"/>
              <w:rPr>
                <w:rFonts w:cstheme="minorHAnsi"/>
              </w:rPr>
            </w:pPr>
            <w:r>
              <w:rPr>
                <w:rFonts w:cstheme="minorHAnsi"/>
              </w:rPr>
              <w:t>References to HMIS fields / raw HMIS data use HMIS CSV column names and are italicized</w:t>
            </w:r>
            <w:r w:rsidR="004873DC">
              <w:rPr>
                <w:rFonts w:cstheme="minorHAnsi"/>
              </w:rPr>
              <w:t xml:space="preserve">. </w:t>
            </w:r>
            <w:r w:rsidR="00CC0BBB">
              <w:rPr>
                <w:rFonts w:cstheme="minorHAnsi"/>
              </w:rPr>
              <w:t>hmis_Project.</w:t>
            </w:r>
            <w:r w:rsidR="00CC0BBB" w:rsidRPr="00DE4A2E">
              <w:rPr>
                <w:rFonts w:cstheme="minorHAnsi"/>
                <w:i/>
                <w:iCs/>
              </w:rPr>
              <w:t>ProjectID</w:t>
            </w:r>
            <w:r w:rsidR="00CC0BBB">
              <w:rPr>
                <w:rFonts w:cstheme="minorHAnsi"/>
              </w:rPr>
              <w:t xml:space="preserve"> potentially refers to any project record in the HMIS where the operating end date is &gt;= </w:t>
            </w:r>
            <w:r w:rsidR="008355C0" w:rsidRPr="008355C0">
              <w:rPr>
                <w:rFonts w:cstheme="minorHAnsi"/>
                <w:u w:val="words"/>
              </w:rPr>
              <w:t>LookbackDate</w:t>
            </w:r>
            <w:r w:rsidR="00CC0BBB">
              <w:rPr>
                <w:rFonts w:cstheme="minorHAnsi"/>
              </w:rPr>
              <w:t>.</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Flowchart: Document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3"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GIAIAADUEAAAOAAAAZHJzL2Uyb0RvYy54bWysU9tu2zAMfR+wfxD0vthOljQw4hRd0gwD&#10;ugvQ7QNkWY6FyaJGKXGyrx+lXNpuexrmB4MUxUPy8Ghxe+gN2yv0GmzFi1HOmbISGm23Ff/2dfNm&#10;zpkPwjbCgFUVPyrPb5evXy0GV6oxdGAahYxArC8HV/EuBFdmmZed6oUfgVOWgi1gLwK5uM0aFAOh&#10;9yYb5/ksGwAbhyCV93S6PgX5MuG3rZLhc9t6FZipOPUW0h/Tv47/bLkQ5RaF67Q8tyH+oYteaEtF&#10;r1BrEQTbof4DqtcSwUMbRhL6DNpWS5VmoGmK/LdpHjvhVJqFyPHuSpP/f7Dy0/7RfcHYuncPIL97&#10;ZmHVCbtVd4gwdEo0VK6IRGWD8+U1ITqeUlk9fISGVit2ARIHhxb7CEjTsUOi+nilWh0Ck3RYFPP5&#10;zZg2Iik2vnk7ITuWEOUl26EP7xX0LBoVbw0M1BeGNchdr2xIpcT+wYdT3uV+GgWMbjbamOTgtl4Z&#10;ZHtBGtis7qfr2bmUf37NWDZUfDaZ5gn5Rcy/gJi+K+aTv0H0OpCYje4rPs/jFy+JMnJ4b5tkB6HN&#10;yaZRjY1hlWR6nuPCahSwL8OhPjDdVDyViyc1NEfiHOGkZHp5ZHSAPzkbSMUV9z92AhVn5oOlvUXJ&#10;Xwy8GPXFEFZSasVlQM5OziqcHsfOod52hF0kNizc0XZbnbh+6uOsCdJmWt35HUXxP/fTrafXvvwF&#10;AAD//wMAUEsDBBQABgAIAAAAIQCELGjf2QAAAAQBAAAPAAAAZHJzL2Rvd25yZXYueG1sTI/BbsIw&#10;EETvlfgHa5F6Kw5pVaI0DkJIHDmEQtWjibdORLyO4oWkf1/TS3tZaTSjmbfFenKduOEQWk8KlosE&#10;BFLtTUtWwfF995SBCKzJ6M4TKvjGAOty9lDo3PiRKrwd2IpYQiHXChrmPpcy1A06HRa+R4relx+c&#10;5igHK82gx1juOpkmyat0uqW40Ogetw3Wl8PVKThRZqkK05Y+VkfJn5VNNvtRqcf5tHkDwTjxXxju&#10;+BEdysh09lcyQXQK4iP8e+9etkpBnBW8PKcgy0L+hy9/AAAA//8DAFBLAQItABQABgAIAAAAIQC2&#10;gziS/gAAAOEBAAATAAAAAAAAAAAAAAAAAAAAAABbQ29udGVudF9UeXBlc10ueG1sUEsBAi0AFAAG&#10;AAgAAAAhADj9If/WAAAAlAEAAAsAAAAAAAAAAAAAAAAALwEAAF9yZWxzLy5yZWxzUEsBAi0AFAAG&#10;AAgAAAAhAD3/AIYgAgAANQQAAA4AAAAAAAAAAAAAAAAALgIAAGRycy9lMm9Eb2MueG1sUEsBAi0A&#10;FAAGAAgAAAAhAIQsaN/ZAAAABAEAAA8AAAAAAAAAAAAAAAAAegQAAGRycy9kb3ducmV2LnhtbFBL&#10;BQYAAAAABAAEAPMAAACABQ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r w:rsidR="00CC0BBB">
              <w:rPr>
                <w:rFonts w:cstheme="minorHAnsi"/>
              </w:rPr>
              <w:t>lsa_Project.</w:t>
            </w:r>
            <w:r w:rsidR="00CC0BBB" w:rsidRPr="00DE4A2E">
              <w:rPr>
                <w:rFonts w:cstheme="minorHAnsi"/>
                <w:b/>
                <w:bCs/>
              </w:rPr>
              <w:t>ProjectID</w:t>
            </w:r>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w:lastRenderedPageBreak/>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FKAIAADoEAAAOAAAAZHJzL2Uyb0RvYy54bWysU9uO2jAQfa/Uf7D8XsJlLygirCiw1Urb&#10;bSXaDzCOk1h1PO7YEOjXd+wAy7ZvVfNgje3M8ZwzZ2YPh9awvUKvwRZ8NBhypqyEUtu64N+/PX6Y&#10;cuaDsKUwYFXBj8rzh/n7d7PO5WoMDZhSISMQ6/POFbwJweVZ5mWjWuEH4JSlywqwFYG2WGclio7Q&#10;W5ONh8O7rAMsHYJU3tPpqr/k84RfVUqGL1XlVWCm4FRbSCumdRvXbD4TeY3CNVqeyhD/UEUrtKVH&#10;L1ArEQTbof4LqtUSwUMVBhLaDKpKS5U4EJvR8A82m0Y4lbiQON5dZPL/D1a+7DfuK8bSvXsG+cMz&#10;C8tG2FotEKFrlCjpuVEUKuuczy8JceMplW27z1BSa8UuQNLgUGEbAYkdOySpjxep1SEwSYej0XR6&#10;P6aOSLob399MKI5PiPyc7dCHTwpaFoOCVwY6qgvDkw0KrTCbACjqKI/Ixf7Zhz79nJYYgdHlozYm&#10;bbDeLg2yvSArrD+u7tc9KSJ+/ZuxrCv43eR2mJDf3PlriOV4eruYnIp+81urqUJmdFvw6TB+vcui&#10;lGtbJscFoU0fE2NjY30qufXE4yxu9LHPw2F7YLos+E1EiidbKI8kPUJvaBpAChrAX5x1ZOaC+587&#10;gYoz82SpfdH55wDPwfYcCCspteCBsz5chn5Cdg513RDyKGlhYUEtrnRS+rWKkzHIoKl/p2GKE3C9&#10;T3+9jvz8NwAAAP//AwBQSwMEFAAGAAgAAAAhACe+VIDZAAAABAEAAA8AAABkcnMvZG93bnJldi54&#10;bWxMj8FOwzAQRO9I/IO1SNyoQxqVNo1ToQokDlxa4L6Nt0lEvI5stw5/j8uFXlYazWjmbbWZzCDO&#10;5HxvWcHjLANB3Fjdc6vg8+P1YQnCB2SNg2VS8EMeNvXtTYWltpF3dN6HVqQS9iUq6EIYSyl905FB&#10;P7MjcfKO1hkMSbpWaocxlZtB5lm2kAZ7TgsdjrTtqPnen4yCLRZk47R7WRyLr5Wb64hv71Gp+7vp&#10;eQ0i0BT+w3DBT+hQJ6aDPbH2YlCQHgl/9+Itn3IQBwXFPAdZV/Iavv4FAAD//wMAUEsBAi0AFAAG&#10;AAgAAAAhALaDOJL+AAAA4QEAABMAAAAAAAAAAAAAAAAAAAAAAFtDb250ZW50X1R5cGVzXS54bWxQ&#10;SwECLQAUAAYACAAAACEAOP0h/9YAAACUAQAACwAAAAAAAAAAAAAAAAAvAQAAX3JlbHMvLnJlbHNQ&#10;SwECLQAUAAYACAAAACEA69zPxSgCAAA6BAAADgAAAAAAAAAAAAAAAAAuAgAAZHJzL2Uyb0RvYy54&#10;bWxQSwECLQAUAAYACAAAACEAJ75UgNkAAAAEAQAADwAAAAAAAAAAAAAAAACCBAAAZHJzL2Rvd25y&#10;ZXYueG1sUEsFBgAAAAAEAAQA8wAAAIgFAAAAAA==&#10;" fillcolor="#ebd7e1" strokecolor="#c285a3" strokeweight=".5pt">
                      <v:shadow color="black" opacity="0" offset="0,0"/>
                      <v:textbox inset="0,0,0,0">
                        <w:txbxContent>
                          <w:p w14:paraId="789C7A3D" w14:textId="6BD1568F" w:rsidR="00004824" w:rsidRDefault="00004824"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l7IAIAADgEAAAOAAAAZHJzL2Uyb0RvYy54bWysU9tu2zAMfR+wfxD0vjhO1zYz4hRFmg4D&#10;2m1Atw9QZNkWJosaJcfpvn6UHKfZ5WmYDQikKB6SR0erm0Nn2F6h12BLns/mnCkrodK2KfnXL/dv&#10;lpz5IGwlDFhV8mfl+c369avV4Aq1gBZMpZARiPXF4ErehuCKLPOyVZ3wM3DKUrAG7EQgF5usQjEQ&#10;emeyxXx+lQ2AlUOQynvavRuDfJ3w61rJ8KmuvQrMlJx6C2nFtO7imq1XomhQuFbLYxviH7rohLZU&#10;9AR1J4JgPeo/oDotETzUYSahy6CutVRpBpomn/82zVMrnEqzEDnenWjy/w9Wftw/uc8YW/fuAeQ3&#10;zyxsWmEbdYsIQ6tEReXySFQ2OF+cEqLjKZXthkeo6GpFHyBxcKixi4A0HTskqp9PVKtDYJI283y5&#10;vF7QjUiKLa7fXpAdS4hiynbow3sFHYtGyWsDA/WF4VHYXpgP1vUhVRP7Bx/G1CklTQNGV/famORg&#10;s9sYZHtBMthu4n+s5s+PGcuGkl9dXM4T8i8xfw7xbhv/v0F0OpCeje5KvpzHLx4SRaRxa6tkB6HN&#10;aNO0xsawSko9zjERGzXsi3DYHZiuSn4ZkeLODqpnoh1hFDM9PjJawB+cDSTkkvvvvUDFGZFEVxdV&#10;Pxk4GbvJEFZSasllQM5GZxPG99E71E1L2Hliw8ItXXCtE9cvfRxlQfJMt3d8SlH/53469fLg1z8B&#10;AAD//wMAUEsDBBQABgAIAAAAIQAm3tIY2QAAAAQBAAAPAAAAZHJzL2Rvd25yZXYueG1sTI/BbsIw&#10;EETvlfgHa5F6Kw4pLSiNg6KKHquqwAds4iWJiNeR7UD4+5pe2stKoxnNvM23k+nFhZzvLCtYLhIQ&#10;xLXVHTcKjoePpw0IH5A19pZJwY08bIvZQ46Ztlf+pss+NCKWsM9QQRvCkEnp65YM+oUdiKN3ss5g&#10;iNI1Uju8xnLTyzRJXqXBjuNCiwO9t1Sf96NRsK796Mvy87R0X+cb7arhuNq9KPU4n8o3EIGm8BeG&#10;O35EhyIyVXZk7UWvID4Sfu/d26xTEJWC1XMKssjlf/jiBwAA//8DAFBLAQItABQABgAIAAAAIQC2&#10;gziS/gAAAOEBAAATAAAAAAAAAAAAAAAAAAAAAABbQ29udGVudF9UeXBlc10ueG1sUEsBAi0AFAAG&#10;AAgAAAAhADj9If/WAAAAlAEAAAsAAAAAAAAAAAAAAAAALwEAAF9yZWxzLy5yZWxzUEsBAi0AFAAG&#10;AAgAAAAhAOUcCXsgAgAAOAQAAA4AAAAAAAAAAAAAAAAALgIAAGRycy9lMm9Eb2MueG1sUEsBAi0A&#10;FAAGAAgAAAAhACbe0hjZAAAABAEAAA8AAAAAAAAAAAAAAAAAegQAAGRycy9kb3ducmV2LnhtbFBL&#10;BQYAAAAABAAEAPMAAACABQ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96" w:name="_Toc37849733"/>
      <w:bookmarkStart w:id="97" w:name="_Toc175057041"/>
      <w:bookmarkEnd w:id="92"/>
      <w:bookmarkEnd w:id="93"/>
      <w:bookmarkEnd w:id="94"/>
      <w:bookmarkEnd w:id="95"/>
      <w:r w:rsidRPr="0036072B">
        <w:t>Definitions/Acronyms</w:t>
      </w:r>
      <w:bookmarkEnd w:id="96"/>
      <w:bookmarkEnd w:id="97"/>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52CCD43F" w14:textId="77777777" w:rsidR="007D5029" w:rsidRPr="00191886" w:rsidRDefault="007D5029" w:rsidP="007D5029">
      <w:pPr>
        <w:rPr>
          <w:ins w:id="98" w:author="Molly McEvilley" w:date="2024-08-21T10:28:00Z" w16du:dateUtc="2024-08-21T14:28:00Z"/>
        </w:rPr>
      </w:pPr>
      <w:ins w:id="99" w:author="Molly McEvilley" w:date="2024-08-21T10:28:00Z" w16du:dateUtc="2024-08-21T14:28:00Z">
        <w:r>
          <w:rPr>
            <w:b/>
            <w:bCs/>
          </w:rPr>
          <w:t xml:space="preserve">AHAR </w:t>
        </w:r>
        <w:r w:rsidRPr="00191886">
          <w:t>–</w:t>
        </w:r>
        <w:r>
          <w:t xml:space="preserve"> </w:t>
        </w:r>
        <w:r w:rsidRPr="00191886">
          <w:t xml:space="preserve">When used in column names, ‘AHAR’ indicates that a person or household </w:t>
        </w:r>
        <w:r>
          <w:t>was active in residence/has at least one bed night in the report period. It is not specific to the annual systemwide LSA reports submitted to HUD</w:t>
        </w:r>
        <w:r w:rsidRPr="00191886">
          <w:t>.</w:t>
        </w:r>
      </w:ins>
    </w:p>
    <w:p w14:paraId="26536BA4" w14:textId="6DF52367"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start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627EBFB3" w:rsidR="003573C4" w:rsidRPr="00A6067F" w:rsidRDefault="003573C4" w:rsidP="003573C4">
      <w:r w:rsidRPr="00655B0F">
        <w:rPr>
          <w:rStyle w:val="Strong"/>
        </w:rPr>
        <w:t>Cohort</w:t>
      </w:r>
      <w:r w:rsidRPr="00A6067F">
        <w:t xml:space="preserve"> – A group of clients who meet the criteria for inclusion in reporting in a specific </w:t>
      </w:r>
      <w:r w:rsidR="009B4AB9" w:rsidRPr="00A6067F">
        <w:t>period</w:t>
      </w:r>
      <w:r w:rsidR="004873DC">
        <w:t xml:space="preserve">. </w:t>
      </w:r>
      <w:r w:rsidRPr="00A6067F">
        <w:t>See also “Exit Cohorts."</w:t>
      </w:r>
    </w:p>
    <w:p w14:paraId="55DBE0EB" w14:textId="4A2839D4" w:rsidR="003573C4" w:rsidRPr="00A6067F" w:rsidRDefault="003573C4" w:rsidP="003573C4">
      <w:r w:rsidRPr="00655B0F">
        <w:rPr>
          <w:rStyle w:val="Strong"/>
        </w:rPr>
        <w:t>Cohort period</w:t>
      </w:r>
      <w:r w:rsidRPr="00A6067F">
        <w:t xml:space="preserve"> – The </w:t>
      </w:r>
      <w:r w:rsidR="00CC6D96" w:rsidRPr="00A6067F">
        <w:t>period</w:t>
      </w:r>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54503E66" w:rsidR="003573C4" w:rsidRPr="00A6067F" w:rsidRDefault="003573C4" w:rsidP="003573C4">
      <w:r w:rsidRPr="00655B0F">
        <w:rPr>
          <w:rStyle w:val="Strong"/>
        </w:rPr>
        <w:t>Enrollment</w:t>
      </w:r>
      <w:r w:rsidRPr="00A6067F">
        <w:t xml:space="preserve"> – </w:t>
      </w:r>
      <w:r w:rsidR="00817449" w:rsidRPr="00A6067F">
        <w:t>A period</w:t>
      </w:r>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projects;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0D3C276C" w:rsidR="003573C4" w:rsidRPr="00A6067F" w:rsidRDefault="003573C4" w:rsidP="003573C4">
      <w:r w:rsidRPr="00655B0F">
        <w:rPr>
          <w:rStyle w:val="Strong"/>
        </w:rPr>
        <w:t>HIC</w:t>
      </w:r>
      <w:r w:rsidRPr="00A6067F">
        <w:t xml:space="preserve"> – Housing Inventory Count; a</w:t>
      </w:r>
      <w:r w:rsidR="006872D7">
        <w:t xml:space="preserve"> </w:t>
      </w:r>
      <w:r w:rsidRPr="00A6067F">
        <w:t>continuum-level report to HUD listing continuum ES, SH, TH, RRH, PSH, and OPH projects and associated bed and unit inventory dedicated to serving people experiencing homelessness</w:t>
      </w:r>
      <w:ins w:id="100" w:author="Molly McEvilley" w:date="2024-08-08T11:41:00Z" w16du:dateUtc="2024-08-08T15:41:00Z">
        <w:r w:rsidR="00BE7020">
          <w:t xml:space="preserve"> on </w:t>
        </w:r>
        <w:r w:rsidR="00916A5C">
          <w:t>a single night</w:t>
        </w:r>
      </w:ins>
      <w:ins w:id="101" w:author="Molly McEvilley" w:date="2024-08-08T11:40:00Z" w16du:dateUtc="2024-08-08T15:40:00Z">
        <w:r w:rsidR="005C3BDD">
          <w:t xml:space="preserve">; submitted </w:t>
        </w:r>
        <w:r w:rsidR="00BE7020">
          <w:t xml:space="preserve">to HUD </w:t>
        </w:r>
      </w:ins>
      <w:ins w:id="102" w:author="Jules Brown" w:date="2024-08-20T10:55:00Z" w16du:dateUtc="2024-08-20T15:55:00Z">
        <w:r w:rsidR="006872D7">
          <w:t>annually via</w:t>
        </w:r>
      </w:ins>
      <w:ins w:id="103" w:author="Molly McEvilley" w:date="2024-08-08T11:40:00Z" w16du:dateUtc="2024-08-08T15:40:00Z">
        <w:r w:rsidR="00BE7020">
          <w:t xml:space="preserve"> an LSA report generat</w:t>
        </w:r>
      </w:ins>
      <w:ins w:id="104" w:author="Molly McEvilley" w:date="2024-08-08T11:41:00Z" w16du:dateUtc="2024-08-08T15:41:00Z">
        <w:r w:rsidR="00BE7020">
          <w:t xml:space="preserve">ed for </w:t>
        </w:r>
        <w:r w:rsidR="00916A5C">
          <w:t>the date of the HIC</w:t>
        </w:r>
      </w:ins>
      <w:r w:rsidRPr="00A6067F">
        <w:t>.</w:t>
      </w:r>
    </w:p>
    <w:p w14:paraId="3D070624" w14:textId="7A8556E0" w:rsidR="003573C4" w:rsidRPr="00A6067F" w:rsidRDefault="003573C4" w:rsidP="003573C4">
      <w:r w:rsidRPr="00655B0F">
        <w:rPr>
          <w:rStyle w:val="Strong"/>
        </w:rPr>
        <w:lastRenderedPageBreak/>
        <w:t>HDX</w:t>
      </w:r>
      <w:r w:rsidR="00773291">
        <w:rPr>
          <w:b/>
        </w:rPr>
        <w:t xml:space="preserve">/HDX 2.0 </w:t>
      </w:r>
      <w:r w:rsidRPr="00A6067F">
        <w:t>– Homelessness Data Exchange; a HUD website that accepts and stores CoC-level reports, including the HIC, the PIT, the SPM report, and the LSA upload</w:t>
      </w:r>
      <w:r w:rsidR="004873DC">
        <w:t xml:space="preserve">. </w:t>
      </w:r>
      <w:del w:id="105" w:author="Molly McEvilley" w:date="2024-08-08T11:30:00Z" w16du:dateUtc="2024-08-08T15:30:00Z">
        <w:r w:rsidDel="003707C0">
          <w:delText>HIC, PIT, and SPM reports are collected and stored in the HDX 1.0 and the LSA is collected and stored in the HDX 2.0.</w:delText>
        </w:r>
      </w:del>
    </w:p>
    <w:p w14:paraId="518371B6" w14:textId="573CAA76" w:rsidR="003573C4"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r w:rsidR="00817449" w:rsidRPr="00A6067F">
        <w:t>in each</w:t>
      </w:r>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w:t>
      </w:r>
      <w:r w:rsidR="00CD6807">
        <w:t>Client prefers not to answer</w:t>
      </w:r>
      <w:r w:rsidRPr="00A6067F">
        <w:t>’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03283EDF" w14:textId="32B10584" w:rsidR="000972E3" w:rsidRPr="000972E3" w:rsidRDefault="000972E3" w:rsidP="003573C4">
      <w:r w:rsidRPr="10B9F996">
        <w:rPr>
          <w:b/>
          <w:bCs/>
        </w:rPr>
        <w:t xml:space="preserve">Lookback </w:t>
      </w:r>
      <w:r w:rsidR="00AB1D55" w:rsidRPr="10B9F996">
        <w:rPr>
          <w:b/>
          <w:bCs/>
        </w:rPr>
        <w:t>D</w:t>
      </w:r>
      <w:r w:rsidRPr="10B9F996">
        <w:rPr>
          <w:b/>
          <w:bCs/>
        </w:rPr>
        <w:t xml:space="preserve">ate </w:t>
      </w:r>
      <w:r w:rsidR="00511E9A">
        <w:t>–</w:t>
      </w:r>
      <w:r>
        <w:t xml:space="preserve"> </w:t>
      </w:r>
      <w:commentRangeStart w:id="106"/>
      <w:del w:id="107" w:author="Molly McEvilley" w:date="2024-09-12T11:00:00Z" w16du:dateUtc="2024-09-12T15:00:00Z">
        <w:r w:rsidR="00AB1D55" w:rsidDel="00491422">
          <w:delText xml:space="preserve">For LSA purposes, this is </w:delText>
        </w:r>
      </w:del>
      <w:ins w:id="108" w:author="Molly McEvilley" w:date="2024-09-12T11:00:00Z" w16du:dateUtc="2024-09-12T15:00:00Z">
        <w:r w:rsidR="00491422">
          <w:t xml:space="preserve"> </w:t>
        </w:r>
      </w:ins>
      <w:commentRangeEnd w:id="106"/>
      <w:ins w:id="109" w:author="Molly McEvilley" w:date="2024-09-12T11:17:00Z" w16du:dateUtc="2024-09-12T15:17:00Z">
        <w:r w:rsidR="00390CF8">
          <w:rPr>
            <w:rStyle w:val="CommentReference"/>
          </w:rPr>
          <w:commentReference w:id="106"/>
        </w:r>
      </w:ins>
      <w:r w:rsidR="00AB1D55">
        <w:t>[</w:t>
      </w:r>
      <w:r w:rsidR="00AB1D55" w:rsidRPr="10B9F996">
        <w:rPr>
          <w:u w:val="single"/>
        </w:rPr>
        <w:t xml:space="preserve">ReportStart </w:t>
      </w:r>
      <w:r w:rsidR="00AB1D55">
        <w:t>– 7 years]</w:t>
      </w:r>
      <w:r w:rsidR="009B4418">
        <w:t xml:space="preserve">. </w:t>
      </w:r>
      <w:r w:rsidR="00ED5F02">
        <w:t xml:space="preserve">Projects with operating end dates </w:t>
      </w:r>
      <w:r w:rsidR="00BA32BA">
        <w:t xml:space="preserve">and enrollments with exit dates that occur prior to </w:t>
      </w:r>
      <w:r w:rsidR="00ED5F02">
        <w:t xml:space="preserve">the </w:t>
      </w:r>
      <w:r w:rsidR="00ED5F02" w:rsidRPr="10B9F996">
        <w:rPr>
          <w:u w:val="single"/>
        </w:rPr>
        <w:t xml:space="preserve">LookbackDate </w:t>
      </w:r>
      <w:r w:rsidR="6D95EEE6">
        <w:t>are</w:t>
      </w:r>
      <w:r w:rsidR="00ED5F02">
        <w:t xml:space="preserve"> not relevant to the LSA.</w:t>
      </w:r>
      <w:r w:rsidR="00AB1D55">
        <w:t xml:space="preserve"> </w:t>
      </w:r>
    </w:p>
    <w:p w14:paraId="3AAE3CC4" w14:textId="16364632" w:rsidR="003573C4" w:rsidRPr="00A6067F" w:rsidRDefault="003573C4" w:rsidP="003573C4">
      <w:r w:rsidRPr="10B9F996">
        <w:rPr>
          <w:rStyle w:val="Strong"/>
        </w:rPr>
        <w:t>LOTH</w:t>
      </w:r>
      <w:r>
        <w:t xml:space="preserve"> – Length of time homeless</w:t>
      </w:r>
      <w:r w:rsidR="004873DC">
        <w:t xml:space="preserve">. </w:t>
      </w:r>
      <w:r>
        <w:t xml:space="preserve">LOTH reporting includes counts of households grouped by total number of days in ES, SH, and TH projects, in RRH and PSH projects prior to moving into housing, and in ES/SH or on the street prior to project entry as identified in </w:t>
      </w:r>
      <w:r w:rsidRPr="10B9F996">
        <w:rPr>
          <w:i/>
          <w:iCs/>
        </w:rPr>
        <w:t>3.917 Living Situation</w:t>
      </w:r>
      <w:r w:rsidR="004873DC">
        <w:t xml:space="preserve">. </w:t>
      </w:r>
      <w:r>
        <w:t>Although it is not, by definition, ‘homeless,’ time housed in RRH is also included in LOTH output.</w:t>
      </w:r>
    </w:p>
    <w:p w14:paraId="495E0963" w14:textId="71E09AD6"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ins w:id="110" w:author="Molly McEvilley" w:date="2024-08-21T09:38:00Z" w16du:dateUtc="2024-08-21T13:38:00Z">
        <w:r w:rsidR="00740875" w:rsidRPr="00A6067F">
          <w:t>Apart from project descriptor data</w:t>
        </w:r>
        <w:r w:rsidR="00740875">
          <w:t xml:space="preserve"> and point-in-time counts for the HIC</w:t>
        </w:r>
      </w:ins>
      <w:del w:id="111" w:author="Molly McEvilley" w:date="2024-08-21T09:38:00Z" w16du:dateUtc="2024-08-21T13:38:00Z">
        <w:r w:rsidRPr="00A6067F" w:rsidDel="00740875">
          <w:delText xml:space="preserve">With the exception of </w:delText>
        </w:r>
        <w:r w:rsidRPr="00A6067F" w:rsidDel="001C163E">
          <w:delText>project descriptor data</w:delText>
        </w:r>
        <w:r w:rsidR="00D553F9" w:rsidDel="001C163E">
          <w:delText xml:space="preserve"> </w:delText>
        </w:r>
      </w:del>
      <w:r w:rsidRPr="00A6067F">
        <w:t>, data associated with OPH projects is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 xml:space="preserve">PSH clients who are homeless at project entry based on </w:t>
      </w:r>
      <w:r w:rsidRPr="49FCFE86">
        <w:rPr>
          <w:i/>
          <w:iCs/>
        </w:rPr>
        <w:t>3.917 Living Situation</w:t>
      </w:r>
      <w:r>
        <w:t xml:space="preserve"> are considered to be experiencing homelessness until a documented </w:t>
      </w:r>
      <w:r w:rsidRPr="49FCFE86">
        <w:rPr>
          <w:i/>
          <w:iCs/>
        </w:rPr>
        <w:t>3.20 Housing Move-In Date</w:t>
      </w:r>
      <w:r>
        <w:t xml:space="preserve"> or exit, whichever comes first</w:t>
      </w:r>
      <w:r w:rsidR="004873DC">
        <w:t xml:space="preserve">. </w:t>
      </w:r>
    </w:p>
    <w:p w14:paraId="7F84FF46"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2C4229ED" w14:textId="1661BB33" w:rsidR="003573C4" w:rsidRPr="008743AE" w:rsidRDefault="003573C4" w:rsidP="003573C4">
      <w:pPr>
        <w:pStyle w:val="ListParagraph"/>
      </w:pPr>
      <w:r>
        <w:t>In general, a client may not be counted as experiencing homeless on any date between PSH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The period of time between the report start date and report end date report parameters</w:t>
      </w:r>
      <w:r w:rsidR="004873DC">
        <w:t xml:space="preserve">. </w:t>
      </w:r>
    </w:p>
    <w:p w14:paraId="54D3F062" w14:textId="6F95ADE6" w:rsidR="003573C4" w:rsidRPr="00A6067F" w:rsidRDefault="003573C4" w:rsidP="003573C4">
      <w:r w:rsidRPr="00655B0F">
        <w:rPr>
          <w:rStyle w:val="Strong"/>
        </w:rPr>
        <w:t>RRH</w:t>
      </w:r>
      <w:r w:rsidRPr="00655B0F">
        <w:rPr>
          <w:b/>
        </w:rPr>
        <w:t xml:space="preserve"> </w:t>
      </w:r>
      <w:r w:rsidRPr="00A6067F">
        <w:t>– Rapid Re-Housing projects</w:t>
      </w:r>
      <w:r w:rsidR="00967811">
        <w:t xml:space="preserve"> with the sub-type of ‘Housing with or without Services.’</w:t>
      </w:r>
    </w:p>
    <w:p w14:paraId="61B9B1CC" w14:textId="3B46A548" w:rsidR="003573C4" w:rsidRPr="00092355" w:rsidRDefault="003573C4" w:rsidP="003573C4">
      <w:pPr>
        <w:pStyle w:val="ListParagraph"/>
      </w:pPr>
      <w:r>
        <w:t xml:space="preserve">RRH clients who are homeless at project entry based on </w:t>
      </w:r>
      <w:r w:rsidRPr="49FCFE86">
        <w:rPr>
          <w:i/>
          <w:iCs/>
        </w:rPr>
        <w:t>3.917 Living Situation</w:t>
      </w:r>
      <w:r>
        <w:t xml:space="preserve"> are considered to be experiencing homelessness until a documented </w:t>
      </w:r>
      <w:r w:rsidRPr="49FCFE86">
        <w:rPr>
          <w:i/>
          <w:iCs/>
        </w:rPr>
        <w:t>3.20 Housing Move-In Date</w:t>
      </w:r>
      <w:r>
        <w:t xml:space="preserve"> or exit, whichever comes first</w:t>
      </w:r>
      <w:r w:rsidR="004873DC">
        <w:t xml:space="preserve">. </w:t>
      </w:r>
    </w:p>
    <w:p w14:paraId="2BE6CE61"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50882EF6" w14:textId="5F8C4457" w:rsidR="003573C4" w:rsidRPr="008743AE" w:rsidRDefault="003573C4" w:rsidP="003573C4">
      <w:pPr>
        <w:pStyle w:val="ListParagraph"/>
      </w:pPr>
      <w:r>
        <w:t>A client may not be counted as experiencing homeless</w:t>
      </w:r>
      <w:r w:rsidR="00EF0388">
        <w:t>ness</w:t>
      </w:r>
      <w:r>
        <w:t xml:space="preserve"> on any date between RRH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3E1B92AE" w14:textId="4430A160" w:rsidR="00C96E08" w:rsidRPr="00A6067F" w:rsidRDefault="00C96E08" w:rsidP="00C96E08">
      <w:r w:rsidRPr="00655B0F">
        <w:rPr>
          <w:rStyle w:val="Strong"/>
        </w:rPr>
        <w:lastRenderedPageBreak/>
        <w:t>RRH</w:t>
      </w:r>
      <w:r>
        <w:rPr>
          <w:rStyle w:val="Strong"/>
        </w:rPr>
        <w:t>-SO</w:t>
      </w:r>
      <w:r w:rsidRPr="00655B0F">
        <w:rPr>
          <w:b/>
        </w:rPr>
        <w:t xml:space="preserve"> </w:t>
      </w:r>
      <w:r w:rsidRPr="00A6067F">
        <w:t>– Rapid Re-Housing projects</w:t>
      </w:r>
      <w:r>
        <w:t xml:space="preserve"> with the sub-type of ‘</w:t>
      </w:r>
      <w:r w:rsidR="00A30ABE">
        <w:t>Services Only</w:t>
      </w:r>
      <w:r>
        <w:t>.’</w:t>
      </w:r>
      <w:r w:rsidR="00B873F6">
        <w:t xml:space="preserve">  </w:t>
      </w:r>
      <w:r w:rsidR="00137CBF">
        <w:t>This is a new designation with the HMIS Data Standards effective October 1, 2023</w:t>
      </w:r>
      <w:r w:rsidR="009B4418">
        <w:t xml:space="preserve">. </w:t>
      </w:r>
      <w:r w:rsidR="00137CBF">
        <w:t>For reporting on FY2023</w:t>
      </w:r>
      <w:r w:rsidR="005975B2">
        <w:t xml:space="preserve"> (which ends September 30,2023),</w:t>
      </w:r>
      <w:r w:rsidR="00137CBF">
        <w:t xml:space="preserve"> RRH-SO enrollment data</w:t>
      </w:r>
      <w:r w:rsidR="005975B2">
        <w:t>, if they exist at all,</w:t>
      </w:r>
      <w:r w:rsidR="00137CBF">
        <w:t xml:space="preserve"> are </w:t>
      </w:r>
      <w:r w:rsidR="005975B2">
        <w:t xml:space="preserve">incorporated in </w:t>
      </w:r>
      <w:r w:rsidR="00702A73">
        <w:t>a limited</w:t>
      </w:r>
      <w:r w:rsidR="005975B2">
        <w:t xml:space="preserve"> manner:</w:t>
      </w:r>
    </w:p>
    <w:p w14:paraId="4A46B11D" w14:textId="3F52261C" w:rsidR="00C96E08" w:rsidRPr="00A6067F" w:rsidRDefault="00C96E08" w:rsidP="00C96E08">
      <w:pPr>
        <w:pStyle w:val="ListParagraph"/>
      </w:pPr>
      <w:r>
        <w:t xml:space="preserve">For </w:t>
      </w:r>
      <w:r w:rsidR="00E4715F">
        <w:t xml:space="preserve">RRH-SO </w:t>
      </w:r>
      <w:r>
        <w:t xml:space="preserve">clients who were in ES/SH or on the street at project entry, all </w:t>
      </w:r>
      <w:r w:rsidR="00BD4046">
        <w:t>dates</w:t>
      </w:r>
      <w:r>
        <w:t xml:space="preserve"> between </w:t>
      </w:r>
      <w:r w:rsidRPr="49FCFE86">
        <w:rPr>
          <w:i/>
          <w:iCs/>
        </w:rPr>
        <w:t>Approximate Date Started</w:t>
      </w:r>
      <w:r>
        <w:t xml:space="preserve"> and </w:t>
      </w:r>
      <w:r w:rsidR="00E4715F">
        <w:t xml:space="preserve">the earliest of </w:t>
      </w:r>
      <w:r>
        <w:t>move-in</w:t>
      </w:r>
      <w:r w:rsidR="00BD4046">
        <w:t>, exit, or report end</w:t>
      </w:r>
      <w:r>
        <w:t xml:space="preserve"> </w:t>
      </w:r>
      <w:r w:rsidR="00BD4046">
        <w:t>are</w:t>
      </w:r>
      <w:r>
        <w:t xml:space="preserve"> counted in determining chronic homelessness.</w:t>
      </w:r>
    </w:p>
    <w:p w14:paraId="15057410" w14:textId="327A83AF" w:rsidR="00C96E08" w:rsidRPr="008743AE" w:rsidRDefault="00DC13D5" w:rsidP="00C96E08">
      <w:pPr>
        <w:pStyle w:val="ListParagraph"/>
      </w:pPr>
      <w:r>
        <w:t>People and households served in RRH-SO are included in LSAPerson, LSAHousehold, and LSAExit.</w:t>
      </w:r>
      <w:r w:rsidR="00B873F6">
        <w:t xml:space="preserve"> </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383D3505" w:rsidR="003573C4" w:rsidRPr="00A6067F" w:rsidRDefault="003573C4" w:rsidP="003573C4">
      <w:r w:rsidRPr="00655B0F">
        <w:rPr>
          <w:rStyle w:val="Strong"/>
        </w:rPr>
        <w:t>SPM</w:t>
      </w:r>
      <w:r w:rsidRPr="00A6067F">
        <w:t xml:space="preserve"> – HUD’s System Performance Measures report, a CoC-level report uploaded to or manually entered to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5319BBA6" w:rsidR="003573C4"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1D40C0C0" w14:textId="4DDF2DE7" w:rsidR="00B214A9" w:rsidRDefault="00563225" w:rsidP="00B214A9">
      <w:pPr>
        <w:pStyle w:val="Heading2"/>
      </w:pPr>
      <w:bookmarkStart w:id="112" w:name="_Previous_Versions_and"/>
      <w:bookmarkStart w:id="113" w:name="_Toc175057042"/>
      <w:bookmarkEnd w:id="112"/>
      <w:r>
        <w:t xml:space="preserve">Previous Versions and </w:t>
      </w:r>
      <w:r w:rsidR="00B214A9">
        <w:t xml:space="preserve">Changes for </w:t>
      </w:r>
      <w:r w:rsidR="008479B3">
        <w:t xml:space="preserve">FY2024 </w:t>
      </w:r>
      <w:r w:rsidR="00B214A9">
        <w:t>Reporting</w:t>
      </w:r>
      <w:bookmarkEnd w:id="113"/>
    </w:p>
    <w:tbl>
      <w:tblPr>
        <w:tblStyle w:val="Style11"/>
        <w:tblW w:w="0" w:type="auto"/>
        <w:tblLook w:val="04A0" w:firstRow="1" w:lastRow="0" w:firstColumn="1" w:lastColumn="0" w:noHBand="0" w:noVBand="1"/>
      </w:tblPr>
      <w:tblGrid>
        <w:gridCol w:w="2065"/>
        <w:gridCol w:w="7285"/>
      </w:tblGrid>
      <w:tr w:rsidR="00D32DDB" w:rsidRPr="00F854F9" w14:paraId="68C43991" w14:textId="77777777" w:rsidTr="00473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84B367C" w14:textId="4EADAB3D" w:rsidR="00D32DDB" w:rsidRPr="00F854F9" w:rsidRDefault="00D32DDB" w:rsidP="00473E49">
            <w:pPr>
              <w:pStyle w:val="NoSpacing"/>
            </w:pPr>
            <w:r>
              <w:t>Report Period(s)</w:t>
            </w:r>
          </w:p>
        </w:tc>
        <w:tc>
          <w:tcPr>
            <w:tcW w:w="7285" w:type="dxa"/>
          </w:tcPr>
          <w:p w14:paraId="78762DB4" w14:textId="0BDE5F6A" w:rsidR="00D32DDB" w:rsidRDefault="00D32DDB" w:rsidP="00473E49">
            <w:pPr>
              <w:pStyle w:val="NoSpacing"/>
              <w:cnfStyle w:val="100000000000" w:firstRow="1" w:lastRow="0" w:firstColumn="0" w:lastColumn="0" w:oddVBand="0" w:evenVBand="0" w:oddHBand="0" w:evenHBand="0" w:firstRowFirstColumn="0" w:firstRowLastColumn="0" w:lastRowFirstColumn="0" w:lastRowLastColumn="0"/>
            </w:pPr>
            <w:r>
              <w:t>Link</w:t>
            </w:r>
          </w:p>
        </w:tc>
      </w:tr>
      <w:tr w:rsidR="00F854F9" w:rsidRPr="00F854F9" w14:paraId="1305B9A2"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0B581B7" w14:textId="77777777" w:rsidR="00F854F9" w:rsidRPr="00F854F9" w:rsidRDefault="00F854F9" w:rsidP="00473E49">
            <w:pPr>
              <w:pStyle w:val="NoSpacing"/>
            </w:pPr>
            <w:r w:rsidRPr="00F854F9">
              <w:t>FY2018</w:t>
            </w:r>
          </w:p>
        </w:tc>
        <w:tc>
          <w:tcPr>
            <w:tcW w:w="7285" w:type="dxa"/>
          </w:tcPr>
          <w:p w14:paraId="5E3E31B4" w14:textId="75115DE9" w:rsidR="00F854F9" w:rsidRPr="00F854F9" w:rsidRDefault="00322DBB" w:rsidP="00473E49">
            <w:pPr>
              <w:pStyle w:val="NoSpacing"/>
              <w:cnfStyle w:val="000000100000" w:firstRow="0" w:lastRow="0" w:firstColumn="0" w:lastColumn="0" w:oddVBand="0" w:evenVBand="0" w:oddHBand="1" w:evenHBand="0" w:firstRowFirstColumn="0" w:firstRowLastColumn="0" w:lastRowFirstColumn="0" w:lastRowLastColumn="0"/>
            </w:pPr>
            <w:hyperlink r:id="rId27" w:history="1">
              <w:r>
                <w:rPr>
                  <w:rStyle w:val="Hyperlink"/>
                </w:rPr>
                <w:t>LSA Programming Specifications FY2018</w:t>
              </w:r>
            </w:hyperlink>
          </w:p>
        </w:tc>
      </w:tr>
      <w:tr w:rsidR="00F854F9" w:rsidRPr="00F854F9" w14:paraId="404D9EFE"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8B1125E" w14:textId="3746EE73" w:rsidR="00F854F9" w:rsidRPr="00F854F9" w:rsidRDefault="00F854F9" w:rsidP="00473E49">
            <w:pPr>
              <w:pStyle w:val="NoSpacing"/>
            </w:pPr>
            <w:r w:rsidRPr="00F854F9">
              <w:t>FY2019 and FY2020</w:t>
            </w:r>
          </w:p>
        </w:tc>
        <w:tc>
          <w:tcPr>
            <w:tcW w:w="7285" w:type="dxa"/>
          </w:tcPr>
          <w:p w14:paraId="1C1A842E" w14:textId="23D737B7" w:rsidR="00F854F9" w:rsidRPr="00F854F9" w:rsidRDefault="00322DBB" w:rsidP="00473E49">
            <w:pPr>
              <w:pStyle w:val="NoSpacing"/>
              <w:cnfStyle w:val="000000010000" w:firstRow="0" w:lastRow="0" w:firstColumn="0" w:lastColumn="0" w:oddVBand="0" w:evenVBand="0" w:oddHBand="0" w:evenHBand="1" w:firstRowFirstColumn="0" w:firstRowLastColumn="0" w:lastRowFirstColumn="0" w:lastRowLastColumn="0"/>
            </w:pPr>
            <w:hyperlink r:id="rId28" w:history="1">
              <w:r>
                <w:rPr>
                  <w:rStyle w:val="Hyperlink"/>
                </w:rPr>
                <w:t>LSA Programming Specifications FY201</w:t>
              </w:r>
              <w:r w:rsidR="00D32DDB">
                <w:rPr>
                  <w:rStyle w:val="Hyperlink"/>
                </w:rPr>
                <w:t>9</w:t>
              </w:r>
            </w:hyperlink>
          </w:p>
        </w:tc>
      </w:tr>
      <w:tr w:rsidR="001C7C7A" w:rsidRPr="00F854F9" w14:paraId="611A0029"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4B5B90" w14:textId="07A2C39E" w:rsidR="001C7C7A" w:rsidRPr="00F854F9" w:rsidRDefault="001C7C7A" w:rsidP="00473E49">
            <w:pPr>
              <w:pStyle w:val="NoSpacing"/>
            </w:pPr>
            <w:r>
              <w:t>FY2021</w:t>
            </w:r>
          </w:p>
        </w:tc>
        <w:tc>
          <w:tcPr>
            <w:tcW w:w="7285" w:type="dxa"/>
          </w:tcPr>
          <w:p w14:paraId="5704756F" w14:textId="64FAD96F" w:rsidR="001C7C7A" w:rsidRDefault="00FF0BEE" w:rsidP="00473E49">
            <w:pPr>
              <w:pStyle w:val="NoSpacing"/>
              <w:cnfStyle w:val="000000100000" w:firstRow="0" w:lastRow="0" w:firstColumn="0" w:lastColumn="0" w:oddVBand="0" w:evenVBand="0" w:oddHBand="1" w:evenHBand="0" w:firstRowFirstColumn="0" w:firstRowLastColumn="0" w:lastRowFirstColumn="0" w:lastRowLastColumn="0"/>
            </w:pPr>
            <w:hyperlink r:id="rId29" w:history="1">
              <w:r w:rsidRPr="00FF0BEE">
                <w:rPr>
                  <w:rStyle w:val="Hyperlink"/>
                </w:rPr>
                <w:t>LSA Programming Specifications FY2021</w:t>
              </w:r>
            </w:hyperlink>
          </w:p>
        </w:tc>
      </w:tr>
      <w:tr w:rsidR="00A03ED6" w:rsidRPr="00F854F9" w14:paraId="37F8CA0F"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CCDAF82" w14:textId="2EA53B52" w:rsidR="00A03ED6" w:rsidRDefault="00A03ED6" w:rsidP="00473E49">
            <w:pPr>
              <w:pStyle w:val="NoSpacing"/>
            </w:pPr>
            <w:r>
              <w:t>FY2022</w:t>
            </w:r>
          </w:p>
        </w:tc>
        <w:tc>
          <w:tcPr>
            <w:tcW w:w="7285" w:type="dxa"/>
          </w:tcPr>
          <w:p w14:paraId="49D2D316" w14:textId="1B74E64C" w:rsidR="00A03ED6" w:rsidRDefault="00A04A1F" w:rsidP="00473E49">
            <w:pPr>
              <w:pStyle w:val="NoSpacing"/>
              <w:cnfStyle w:val="000000010000" w:firstRow="0" w:lastRow="0" w:firstColumn="0" w:lastColumn="0" w:oddVBand="0" w:evenVBand="0" w:oddHBand="0" w:evenHBand="1" w:firstRowFirstColumn="0" w:firstRowLastColumn="0" w:lastRowFirstColumn="0" w:lastRowLastColumn="0"/>
            </w:pPr>
            <w:hyperlink r:id="rId30" w:history="1">
              <w:r w:rsidRPr="00A04A1F">
                <w:rPr>
                  <w:rStyle w:val="Hyperlink"/>
                </w:rPr>
                <w:t>LSA Programming Specifications FY2022</w:t>
              </w:r>
            </w:hyperlink>
          </w:p>
        </w:tc>
      </w:tr>
      <w:tr w:rsidR="008479B3" w:rsidRPr="00F854F9" w14:paraId="18552022" w14:textId="77777777" w:rsidTr="00473E49">
        <w:trPr>
          <w:cnfStyle w:val="000000100000" w:firstRow="0" w:lastRow="0" w:firstColumn="0" w:lastColumn="0" w:oddVBand="0" w:evenVBand="0" w:oddHBand="1" w:evenHBand="0" w:firstRowFirstColumn="0" w:firstRowLastColumn="0" w:lastRowFirstColumn="0" w:lastRowLastColumn="0"/>
          <w:ins w:id="114" w:author="Molly McEvilley" w:date="2024-07-25T11:22:00Z"/>
        </w:trPr>
        <w:tc>
          <w:tcPr>
            <w:cnfStyle w:val="001000000000" w:firstRow="0" w:lastRow="0" w:firstColumn="1" w:lastColumn="0" w:oddVBand="0" w:evenVBand="0" w:oddHBand="0" w:evenHBand="0" w:firstRowFirstColumn="0" w:firstRowLastColumn="0" w:lastRowFirstColumn="0" w:lastRowLastColumn="0"/>
            <w:tcW w:w="2065" w:type="dxa"/>
          </w:tcPr>
          <w:p w14:paraId="1D2D995B" w14:textId="27F219C4" w:rsidR="008479B3" w:rsidRDefault="008479B3" w:rsidP="00473E49">
            <w:pPr>
              <w:pStyle w:val="NoSpacing"/>
              <w:rPr>
                <w:ins w:id="115" w:author="Molly McEvilley" w:date="2024-07-25T11:22:00Z" w16du:dateUtc="2024-07-25T15:22:00Z"/>
              </w:rPr>
            </w:pPr>
            <w:ins w:id="116" w:author="Molly McEvilley" w:date="2024-07-25T11:22:00Z" w16du:dateUtc="2024-07-25T15:22:00Z">
              <w:r>
                <w:t>FY2023</w:t>
              </w:r>
            </w:ins>
          </w:p>
        </w:tc>
        <w:tc>
          <w:tcPr>
            <w:tcW w:w="7285" w:type="dxa"/>
          </w:tcPr>
          <w:p w14:paraId="7960F99E" w14:textId="502CDCF5" w:rsidR="008479B3" w:rsidRDefault="0096519F" w:rsidP="008479B3">
            <w:pPr>
              <w:pStyle w:val="NoSpacing"/>
              <w:cnfStyle w:val="000000100000" w:firstRow="0" w:lastRow="0" w:firstColumn="0" w:lastColumn="0" w:oddVBand="0" w:evenVBand="0" w:oddHBand="1" w:evenHBand="0" w:firstRowFirstColumn="0" w:firstRowLastColumn="0" w:lastRowFirstColumn="0" w:lastRowLastColumn="0"/>
              <w:rPr>
                <w:ins w:id="117" w:author="Molly McEvilley" w:date="2024-07-25T11:22:00Z" w16du:dateUtc="2024-07-25T15:22:00Z"/>
              </w:rPr>
            </w:pPr>
            <w:ins w:id="118" w:author="Molly McEvilley" w:date="2024-08-21T07:56:00Z" w16du:dateUtc="2024-08-21T11:56:00Z">
              <w:r>
                <w:fldChar w:fldCharType="begin"/>
              </w:r>
              <w:r>
                <w:instrText>HYPERLINK "https://files.hudexchange.info/resources/documents/LSA-Programming-Specifications-2023.pdf"</w:instrText>
              </w:r>
              <w:r>
                <w:fldChar w:fldCharType="separate"/>
              </w:r>
              <w:r w:rsidR="008479B3" w:rsidRPr="0096519F">
                <w:rPr>
                  <w:rStyle w:val="Hyperlink"/>
                </w:rPr>
                <w:t>LSA Programming Specifications FY2023</w:t>
              </w:r>
              <w:r>
                <w:fldChar w:fldCharType="end"/>
              </w:r>
            </w:ins>
          </w:p>
        </w:tc>
      </w:tr>
    </w:tbl>
    <w:p w14:paraId="074B4BC7" w14:textId="0BF9922F" w:rsidR="006C5731" w:rsidRDefault="00E10E42" w:rsidP="00E10E42">
      <w:pPr>
        <w:spacing w:before="0" w:after="160" w:line="259" w:lineRule="auto"/>
      </w:pPr>
      <w:r>
        <w:rPr>
          <w:bCs/>
        </w:rPr>
        <w:t xml:space="preserve">This section is limited to a high-level review of changes. </w:t>
      </w:r>
      <w:r w:rsidR="008814C8" w:rsidRPr="006C5731">
        <w:t xml:space="preserve">A preliminary version of </w:t>
      </w:r>
      <w:r w:rsidR="00DE76B6" w:rsidRPr="006C5731">
        <w:t>this document (</w:t>
      </w:r>
      <w:r w:rsidR="006C5731" w:rsidRPr="006C5731">
        <w:t xml:space="preserve">LSA Programming Specifications </w:t>
      </w:r>
      <w:r w:rsidR="008479B3" w:rsidRPr="006C5731">
        <w:t>FY202</w:t>
      </w:r>
      <w:r w:rsidR="008479B3">
        <w:t>4</w:t>
      </w:r>
      <w:r w:rsidR="008479B3" w:rsidRPr="006C5731">
        <w:t xml:space="preserve"> </w:t>
      </w:r>
      <w:r w:rsidR="000344F8">
        <w:t xml:space="preserve">- </w:t>
      </w:r>
      <w:r w:rsidR="006C5731" w:rsidRPr="006C5731">
        <w:t>Annotated.docx</w:t>
      </w:r>
      <w:r w:rsidR="006C5731">
        <w:t>)</w:t>
      </w:r>
      <w:r w:rsidR="0000408E">
        <w:t xml:space="preserve"> with changes from the previous version tracked and annotated</w:t>
      </w:r>
      <w:r w:rsidR="006C5731">
        <w:t xml:space="preserve"> is available </w:t>
      </w:r>
      <w:r w:rsidR="0000408E">
        <w:t>in the GitHub repository.</w:t>
      </w:r>
    </w:p>
    <w:p w14:paraId="479A76E1" w14:textId="4743B421" w:rsidR="00896A4A" w:rsidRDefault="00896A4A" w:rsidP="000246C2">
      <w:pPr>
        <w:pStyle w:val="Heading3"/>
      </w:pPr>
      <w:r>
        <w:t>HIC-Specific Requirements</w:t>
      </w:r>
    </w:p>
    <w:p w14:paraId="526A830E" w14:textId="79573057" w:rsidR="00641458" w:rsidRDefault="006C1D26" w:rsidP="00F94C0C">
      <w:pPr>
        <w:rPr>
          <w:ins w:id="119" w:author="Molly McEvilley" w:date="2024-08-20T06:45:00Z" w16du:dateUtc="2024-08-20T10:45:00Z"/>
        </w:rPr>
      </w:pPr>
      <w:r>
        <w:t xml:space="preserve">The LSA will include an additional option for </w:t>
      </w:r>
      <w:r w:rsidR="002255A2">
        <w:t xml:space="preserve">the </w:t>
      </w:r>
      <w:r w:rsidR="002255A2" w:rsidRPr="00BD007C">
        <w:rPr>
          <w:b/>
          <w:bCs/>
        </w:rPr>
        <w:t>LSAScope</w:t>
      </w:r>
      <w:r>
        <w:t xml:space="preserve"> parameter </w:t>
      </w:r>
      <w:r w:rsidR="00CB1654">
        <w:t>to allow users to specify that they are running a HIC report</w:t>
      </w:r>
      <w:r w:rsidR="009B4418">
        <w:t xml:space="preserve">. </w:t>
      </w:r>
      <w:ins w:id="120" w:author="Molly McEvilley" w:date="2024-08-20T06:45:00Z" w16du:dateUtc="2024-08-20T10:45:00Z">
        <w:r w:rsidR="00A17ACD">
          <w:t>The option is</w:t>
        </w:r>
      </w:ins>
      <w:ins w:id="121" w:author="Molly McEvilley" w:date="2024-08-20T06:44:00Z" w16du:dateUtc="2024-08-20T10:44:00Z">
        <w:r w:rsidR="007E6849">
          <w:t xml:space="preserve"> defined in </w:t>
        </w:r>
        <w:r w:rsidR="007E6849">
          <w:fldChar w:fldCharType="begin"/>
        </w:r>
        <w:r w:rsidR="007E6849">
          <w:instrText>HYPERLINK  \l "_Report_Parameters"</w:instrText>
        </w:r>
        <w:r w:rsidR="007E6849">
          <w:fldChar w:fldCharType="separate"/>
        </w:r>
        <w:r w:rsidR="007E6849" w:rsidRPr="003D224D">
          <w:rPr>
            <w:rStyle w:val="Hyperlink"/>
          </w:rPr>
          <w:t>Section 3.1 Report Parameters and Metadata (lsa_Report)</w:t>
        </w:r>
        <w:r w:rsidR="007E6849">
          <w:fldChar w:fldCharType="end"/>
        </w:r>
      </w:ins>
      <w:r w:rsidR="009B4418">
        <w:t xml:space="preserve">. </w:t>
      </w:r>
      <w:ins w:id="122" w:author="Molly McEvilley" w:date="2024-08-20T06:45:00Z" w16du:dateUtc="2024-08-20T10:45:00Z">
        <w:r w:rsidR="00641458">
          <w:t xml:space="preserve">When selected, </w:t>
        </w:r>
      </w:ins>
      <w:ins w:id="123" w:author="Molly McEvilley" w:date="2024-08-20T06:46:00Z" w16du:dateUtc="2024-08-20T10:46:00Z">
        <w:r w:rsidR="006D6677">
          <w:t xml:space="preserve">a single day LSA </w:t>
        </w:r>
        <w:r w:rsidR="00A236CB">
          <w:t xml:space="preserve">where </w:t>
        </w:r>
        <w:r w:rsidR="006D6677">
          <w:t>report start date and report end date are identical will be generated</w:t>
        </w:r>
      </w:ins>
      <w:ins w:id="124" w:author="Molly McEvilley" w:date="2024-08-20T06:47:00Z" w16du:dateUtc="2024-08-20T10:47:00Z">
        <w:r w:rsidR="00A236CB">
          <w:t>.</w:t>
        </w:r>
      </w:ins>
      <w:ins w:id="125" w:author="Molly McEvilley" w:date="2024-08-20T06:46:00Z" w16du:dateUtc="2024-08-20T10:46:00Z">
        <w:r w:rsidR="006D6677">
          <w:t xml:space="preserve"> </w:t>
        </w:r>
      </w:ins>
    </w:p>
    <w:p w14:paraId="32522F3E" w14:textId="4662BA5C" w:rsidR="009C04F2" w:rsidRDefault="00181776" w:rsidP="00F94C0C">
      <w:pPr>
        <w:rPr>
          <w:ins w:id="126" w:author="Molly McEvilley" w:date="2024-08-08T12:11:00Z" w16du:dateUtc="2024-08-08T16:11:00Z"/>
        </w:rPr>
      </w:pPr>
      <w:ins w:id="127" w:author="Molly McEvilley" w:date="2024-08-20T06:43:00Z" w16du:dateUtc="2024-08-20T10:43:00Z">
        <w:r>
          <w:t xml:space="preserve">This option will cause </w:t>
        </w:r>
      </w:ins>
      <w:ins w:id="128" w:author="Molly McEvilley" w:date="2024-08-20T06:41:00Z" w16du:dateUtc="2024-08-20T10:41:00Z">
        <w:r w:rsidR="0055090F">
          <w:t>reporting procedures to skip</w:t>
        </w:r>
      </w:ins>
      <w:ins w:id="129" w:author="Molly McEvilley" w:date="2024-08-20T06:43:00Z" w16du:dateUtc="2024-08-20T10:43:00Z">
        <w:r w:rsidR="00D311E1">
          <w:t xml:space="preserve"> some</w:t>
        </w:r>
      </w:ins>
      <w:ins w:id="130" w:author="Molly McEvilley" w:date="2024-08-20T06:41:00Z" w16du:dateUtc="2024-08-20T10:41:00Z">
        <w:r w:rsidR="0055090F">
          <w:t xml:space="preserve"> </w:t>
        </w:r>
        <w:r w:rsidR="00034019">
          <w:t xml:space="preserve">portions of the code that are not relevant to </w:t>
        </w:r>
      </w:ins>
      <w:ins w:id="131" w:author="Molly McEvilley" w:date="2024-08-20T06:42:00Z" w16du:dateUtc="2024-08-20T10:42:00Z">
        <w:r w:rsidR="00034019">
          <w:t>HIC reporting</w:t>
        </w:r>
      </w:ins>
      <w:r w:rsidR="009B4418">
        <w:t xml:space="preserve">. </w:t>
      </w:r>
      <w:ins w:id="132" w:author="Molly McEvilley" w:date="2024-08-20T06:42:00Z" w16du:dateUtc="2024-08-20T10:42:00Z">
        <w:r w:rsidR="00034019">
          <w:t>These include:</w:t>
        </w:r>
      </w:ins>
    </w:p>
    <w:p w14:paraId="66BE926F" w14:textId="1861B093" w:rsidR="005E6420" w:rsidRDefault="000B047B" w:rsidP="00BD007C">
      <w:pPr>
        <w:pStyle w:val="ListParagraph"/>
        <w:numPr>
          <w:ilvl w:val="0"/>
          <w:numId w:val="102"/>
        </w:numPr>
        <w:rPr>
          <w:ins w:id="133" w:author="Molly McEvilley" w:date="2024-08-08T12:11:00Z" w16du:dateUtc="2024-08-08T16:11:00Z"/>
        </w:rPr>
      </w:pPr>
      <w:ins w:id="134" w:author="Molly McEvilley" w:date="2024-08-08T12:10:00Z" w16du:dateUtc="2024-08-08T16:10:00Z">
        <w:r>
          <w:fldChar w:fldCharType="begin"/>
        </w:r>
        <w:r>
          <w:instrText>HYPERLINK  \l "_HMIS_Business_Logic:_2"</w:instrText>
        </w:r>
        <w:r>
          <w:fldChar w:fldCharType="separate"/>
        </w:r>
        <w:r w:rsidR="005E6420" w:rsidRPr="000B047B">
          <w:rPr>
            <w:rStyle w:val="Hyperlink"/>
          </w:rPr>
          <w:t xml:space="preserve">Section 6 HMIS Business Logic: LSA </w:t>
        </w:r>
        <w:r w:rsidRPr="000B047B">
          <w:rPr>
            <w:rStyle w:val="Hyperlink"/>
          </w:rPr>
          <w:t>Household</w:t>
        </w:r>
        <w:r>
          <w:fldChar w:fldCharType="end"/>
        </w:r>
      </w:ins>
      <w:ins w:id="135" w:author="Molly McEvilley" w:date="2024-08-17T11:58:00Z" w16du:dateUtc="2024-08-17T15:58:00Z">
        <w:r w:rsidR="004F386A">
          <w:t xml:space="preserve"> </w:t>
        </w:r>
      </w:ins>
    </w:p>
    <w:p w14:paraId="684794DB" w14:textId="41A21F54" w:rsidR="00CE496B" w:rsidRDefault="003D224D" w:rsidP="00BD007C">
      <w:pPr>
        <w:pStyle w:val="ListParagraph"/>
        <w:numPr>
          <w:ilvl w:val="0"/>
          <w:numId w:val="102"/>
        </w:numPr>
        <w:rPr>
          <w:ins w:id="136" w:author="Molly McEvilley" w:date="2024-08-17T11:56:00Z" w16du:dateUtc="2024-08-17T15:56:00Z"/>
        </w:rPr>
      </w:pPr>
      <w:ins w:id="137" w:author="Molly McEvilley" w:date="2024-08-08T12:14:00Z" w16du:dateUtc="2024-08-08T16:14:00Z">
        <w:r>
          <w:lastRenderedPageBreak/>
          <w:fldChar w:fldCharType="begin"/>
        </w:r>
        <w:r>
          <w:instrText>HYPERLINK  \l "_HMIS_Business_Logic:_5"</w:instrText>
        </w:r>
        <w:r>
          <w:fldChar w:fldCharType="separate"/>
        </w:r>
        <w:r w:rsidR="00CE496B" w:rsidRPr="003D224D">
          <w:rPr>
            <w:rStyle w:val="Hyperlink"/>
          </w:rPr>
          <w:t>Section 7 HMIS Business Logic: LSAExit</w:t>
        </w:r>
        <w:r>
          <w:fldChar w:fldCharType="end"/>
        </w:r>
      </w:ins>
    </w:p>
    <w:p w14:paraId="1DBFEC38" w14:textId="4B94C562" w:rsidR="0009481B" w:rsidRDefault="0009481B" w:rsidP="00BD007C">
      <w:pPr>
        <w:pStyle w:val="ListParagraph"/>
        <w:numPr>
          <w:ilvl w:val="0"/>
          <w:numId w:val="102"/>
        </w:numPr>
        <w:rPr>
          <w:ins w:id="138" w:author="Molly McEvilley" w:date="2024-08-08T12:10:00Z" w16du:dateUtc="2024-08-08T16:10:00Z"/>
        </w:rPr>
      </w:pPr>
      <w:ins w:id="139" w:author="Molly McEvilley" w:date="2024-08-17T11:57:00Z" w16du:dateUtc="2024-08-17T15:57:00Z">
        <w:r>
          <w:fldChar w:fldCharType="begin"/>
        </w:r>
        <w:r>
          <w:instrText>HYPERLINK  \l "_HMIS_Business_Logic:_7"</w:instrText>
        </w:r>
        <w:r>
          <w:fldChar w:fldCharType="separate"/>
        </w:r>
        <w:r w:rsidRPr="0009481B">
          <w:rPr>
            <w:rStyle w:val="Hyperlink"/>
          </w:rPr>
          <w:t>Section 8 HMIS Business Logic: LSACalculated Averages</w:t>
        </w:r>
        <w:r>
          <w:fldChar w:fldCharType="end"/>
        </w:r>
      </w:ins>
    </w:p>
    <w:p w14:paraId="03D2F491" w14:textId="52455A1C" w:rsidR="00BE7DCE" w:rsidRPr="00B01427" w:rsidRDefault="005E7035" w:rsidP="00F94C0C">
      <w:pPr>
        <w:rPr>
          <w:ins w:id="140" w:author="Molly McEvilley" w:date="2024-08-08T11:45:00Z" w16du:dateUtc="2024-08-08T15:45:00Z"/>
        </w:rPr>
      </w:pPr>
      <w:ins w:id="141" w:author="Molly McEvilley" w:date="2024-08-20T06:48:00Z" w16du:dateUtc="2024-08-20T10:48:00Z">
        <w:r>
          <w:t xml:space="preserve">Finally, the option will trigger the inclusion of </w:t>
        </w:r>
        <w:r w:rsidR="001A007C">
          <w:t xml:space="preserve">counts for OPH clients, which </w:t>
        </w:r>
      </w:ins>
      <w:ins w:id="142" w:author="Molly McEvilley" w:date="2024-08-20T06:49:00Z" w16du:dateUtc="2024-08-20T10:49:00Z">
        <w:r w:rsidR="001A007C">
          <w:t>are required for the HIC</w:t>
        </w:r>
      </w:ins>
      <w:r w:rsidR="009B4418">
        <w:t xml:space="preserve">. </w:t>
      </w:r>
      <w:ins w:id="143" w:author="Molly McEvilley" w:date="2024-08-20T06:49:00Z" w16du:dateUtc="2024-08-20T10:49:00Z">
        <w:r w:rsidR="00015D7B">
          <w:t xml:space="preserve">The logic for these counts is defined in </w:t>
        </w:r>
      </w:ins>
      <w:ins w:id="144" w:author="Molly McEvilley" w:date="2024-08-20T06:50:00Z" w16du:dateUtc="2024-08-20T10:50:00Z">
        <w:r w:rsidR="006E68D5">
          <w:fldChar w:fldCharType="begin"/>
        </w:r>
        <w:r w:rsidR="006E68D5">
          <w:instrText>HYPERLINK  \l "_Get_OPH_Point-In-Time"</w:instrText>
        </w:r>
        <w:r w:rsidR="006E68D5">
          <w:fldChar w:fldCharType="separate"/>
        </w:r>
        <w:r w:rsidR="00015D7B" w:rsidRPr="006E68D5">
          <w:rPr>
            <w:rStyle w:val="Hyperlink"/>
          </w:rPr>
          <w:t xml:space="preserve">Section </w:t>
        </w:r>
        <w:r w:rsidR="006E68D5" w:rsidRPr="006E68D5">
          <w:rPr>
            <w:rStyle w:val="Hyperlink"/>
          </w:rPr>
          <w:t>9</w:t>
        </w:r>
        <w:r w:rsidR="006E68D5">
          <w:rPr>
            <w:rStyle w:val="Hyperlink"/>
          </w:rPr>
          <w:t>.6 Get OPH Point-in-Time Counts for HIC</w:t>
        </w:r>
        <w:r w:rsidR="006E68D5">
          <w:fldChar w:fldCharType="end"/>
        </w:r>
        <w:r w:rsidR="006E68D5">
          <w:t>.</w:t>
        </w:r>
      </w:ins>
    </w:p>
    <w:p w14:paraId="23D63C9E" w14:textId="38B3662F" w:rsidR="004873E3" w:rsidRDefault="00C14EE5" w:rsidP="00F94C0C">
      <w:pPr>
        <w:pStyle w:val="Heading3"/>
        <w:rPr>
          <w:ins w:id="145" w:author="Molly McEvilley" w:date="2024-08-08T11:45:00Z" w16du:dateUtc="2024-08-08T15:45:00Z"/>
        </w:rPr>
      </w:pPr>
      <w:ins w:id="146" w:author="Molly McEvilley" w:date="2024-08-08T11:46:00Z" w16du:dateUtc="2024-08-08T15:46:00Z">
        <w:r>
          <w:t>Align Enrollment Entry and Exit Date</w:t>
        </w:r>
      </w:ins>
      <w:ins w:id="147" w:author="Molly McEvilley" w:date="2024-08-20T08:57:00Z" w16du:dateUtc="2024-08-20T12:57:00Z">
        <w:r w:rsidR="00A14A96">
          <w:t>s</w:t>
        </w:r>
      </w:ins>
      <w:ins w:id="148" w:author="Molly McEvilley" w:date="2024-08-08T11:46:00Z" w16du:dateUtc="2024-08-08T15:46:00Z">
        <w:r>
          <w:t xml:space="preserve"> with </w:t>
        </w:r>
        <w:r w:rsidR="004873E3">
          <w:t>HMIS Participation</w:t>
        </w:r>
        <w:r>
          <w:t xml:space="preserve"> Dates </w:t>
        </w:r>
      </w:ins>
    </w:p>
    <w:p w14:paraId="07659F13" w14:textId="6AD52049" w:rsidR="000E73C0" w:rsidRDefault="00B969ED" w:rsidP="00B969ED">
      <w:pPr>
        <w:spacing w:before="0" w:after="160" w:line="259" w:lineRule="auto"/>
        <w:rPr>
          <w:ins w:id="149" w:author="Molly McEvilley" w:date="2024-08-20T06:34:00Z" w16du:dateUtc="2024-08-20T10:34:00Z"/>
        </w:rPr>
      </w:pPr>
      <w:ins w:id="150" w:author="Molly McEvilley" w:date="2024-08-20T06:33:00Z" w16du:dateUtc="2024-08-20T10:33:00Z">
        <w:r w:rsidRPr="009A7309">
          <w:t xml:space="preserve">For consistency between available bed nights and client bed nights, AHAR </w:t>
        </w:r>
        <w:r>
          <w:t>requires that</w:t>
        </w:r>
        <w:r w:rsidRPr="009A7309">
          <w:t xml:space="preserve"> enrollments align with HMIS participation dates. </w:t>
        </w:r>
      </w:ins>
      <w:ins w:id="151" w:author="Molly McEvilley" w:date="2024-08-20T06:35:00Z" w16du:dateUtc="2024-08-20T10:35:00Z">
        <w:r w:rsidR="00F27D81">
          <w:t>As such, o</w:t>
        </w:r>
      </w:ins>
      <w:ins w:id="152" w:author="Molly McEvilley" w:date="2024-08-20T06:34:00Z" w16du:dateUtc="2024-08-20T10:34:00Z">
        <w:r w:rsidR="004A2F1D">
          <w:t>nly enrollments that overlap with a period in which the project is participating in HMIS will be included in reporting</w:t>
        </w:r>
      </w:ins>
      <w:r w:rsidR="009B4418">
        <w:t xml:space="preserve">. </w:t>
      </w:r>
    </w:p>
    <w:p w14:paraId="15514957" w14:textId="1657AA3C" w:rsidR="007521C9" w:rsidRDefault="006E27E3" w:rsidP="00E10E42">
      <w:pPr>
        <w:spacing w:before="0" w:after="160" w:line="259" w:lineRule="auto"/>
        <w:rPr>
          <w:ins w:id="153" w:author="Molly McEvilley" w:date="2024-08-08T11:49:00Z" w16du:dateUtc="2024-08-08T15:49:00Z"/>
        </w:rPr>
      </w:pPr>
      <w:ins w:id="154" w:author="Molly McEvilley" w:date="2024-08-20T06:35:00Z" w16du:dateUtc="2024-08-20T10:35:00Z">
        <w:r>
          <w:t xml:space="preserve">For enrollments </w:t>
        </w:r>
      </w:ins>
      <w:ins w:id="155" w:author="Molly McEvilley" w:date="2024-08-20T06:36:00Z" w16du:dateUtc="2024-08-20T10:36:00Z">
        <w:r w:rsidR="00EF1AAD">
          <w:t xml:space="preserve">that only partially overlap with HMIS participation, the </w:t>
        </w:r>
      </w:ins>
      <w:ins w:id="156" w:author="Molly McEvilley" w:date="2024-08-20T06:29:00Z" w16du:dateUtc="2024-08-20T10:29:00Z">
        <w:r w:rsidR="002D6D35">
          <w:t xml:space="preserve">LSA will use </w:t>
        </w:r>
      </w:ins>
      <w:ins w:id="157" w:author="Molly McEvilley" w:date="2024-08-20T06:36:00Z" w16du:dateUtc="2024-08-20T10:36:00Z">
        <w:r w:rsidR="0058283B">
          <w:t>adjusted</w:t>
        </w:r>
      </w:ins>
      <w:ins w:id="158" w:author="Molly McEvilley" w:date="2024-08-20T06:29:00Z" w16du:dateUtc="2024-08-20T10:29:00Z">
        <w:r w:rsidR="002D6D35">
          <w:t xml:space="preserve"> entry an</w:t>
        </w:r>
      </w:ins>
      <w:ins w:id="159" w:author="Molly McEvilley" w:date="2024-08-20T06:30:00Z" w16du:dateUtc="2024-08-20T10:30:00Z">
        <w:r w:rsidR="002D6D35">
          <w:t xml:space="preserve">d exit dates </w:t>
        </w:r>
      </w:ins>
      <w:ins w:id="160" w:author="Molly McEvilley" w:date="2024-08-20T06:36:00Z" w16du:dateUtc="2024-08-20T10:36:00Z">
        <w:r w:rsidR="0058283B">
          <w:t xml:space="preserve">so that only dates within the period of </w:t>
        </w:r>
      </w:ins>
      <w:ins w:id="161" w:author="Molly McEvilley" w:date="2024-08-20T06:37:00Z" w16du:dateUtc="2024-08-20T10:37:00Z">
        <w:r w:rsidR="0058283B">
          <w:t>participation are included</w:t>
        </w:r>
      </w:ins>
      <w:r w:rsidR="009B4418">
        <w:t xml:space="preserve">. </w:t>
      </w:r>
    </w:p>
    <w:p w14:paraId="01196F18" w14:textId="1AD00FE9" w:rsidR="00C84DF5" w:rsidRDefault="00C84DF5" w:rsidP="00E10E42">
      <w:pPr>
        <w:spacing w:before="0" w:after="160" w:line="259" w:lineRule="auto"/>
        <w:rPr>
          <w:ins w:id="162" w:author="Molly McEvilley" w:date="2024-08-08T12:06:00Z" w16du:dateUtc="2024-08-08T16:06:00Z"/>
        </w:rPr>
      </w:pPr>
      <w:ins w:id="163" w:author="Molly McEvilley" w:date="2024-08-08T11:48:00Z" w16du:dateUtc="2024-08-08T15:48:00Z">
        <w:r>
          <w:t>The impact of this change is that s</w:t>
        </w:r>
      </w:ins>
      <w:ins w:id="164" w:author="Molly McEvilley" w:date="2024-08-08T11:48:00Z">
        <w:r w:rsidRPr="00C84DF5">
          <w:t>ome participants’ lengths of time homeless (or in housing, depending on the project type) will be shortened in the LSA and Stella, relative to the participants’ actual length of time served, but the overall impact of projects that switch participation types mid-year is relatively low.</w:t>
        </w:r>
      </w:ins>
    </w:p>
    <w:p w14:paraId="0E8DD7AF" w14:textId="13EE69A9" w:rsidR="00E25B2E" w:rsidRDefault="00FA0E1A" w:rsidP="00E10E42">
      <w:pPr>
        <w:spacing w:before="0" w:after="160" w:line="259" w:lineRule="auto"/>
        <w:rPr>
          <w:ins w:id="165" w:author="Molly McEvilley" w:date="2024-08-20T08:49:00Z" w16du:dateUtc="2024-08-20T12:49:00Z"/>
        </w:rPr>
      </w:pPr>
      <w:ins w:id="166" w:author="Molly McEvilley" w:date="2024-08-08T12:06:00Z" w16du:dateUtc="2024-08-08T16:06:00Z">
        <w:r>
          <w:t xml:space="preserve">This change occurs in </w:t>
        </w:r>
      </w:ins>
      <w:ins w:id="167" w:author="Molly McEvilley" w:date="2024-08-08T12:07:00Z" w16du:dateUtc="2024-08-08T16:07:00Z">
        <w:r w:rsidR="00AF1DB6">
          <w:fldChar w:fldCharType="begin"/>
        </w:r>
        <w:r w:rsidR="00AF1DB6">
          <w:instrText>HYPERLINK  \l "_HMIS_Household_Enrollments"</w:instrText>
        </w:r>
        <w:r w:rsidR="00AF1DB6">
          <w:fldChar w:fldCharType="separate"/>
        </w:r>
        <w:r w:rsidRPr="00AF1DB6">
          <w:rPr>
            <w:rStyle w:val="Hyperlink"/>
          </w:rPr>
          <w:t>Section 3.3</w:t>
        </w:r>
        <w:r w:rsidR="00AF1DB6" w:rsidRPr="00AF1DB6">
          <w:rPr>
            <w:rStyle w:val="Hyperlink"/>
          </w:rPr>
          <w:t xml:space="preserve"> HMIS Household Enrollments (tlsa_Enrollment)</w:t>
        </w:r>
        <w:r w:rsidR="00AF1DB6">
          <w:fldChar w:fldCharType="end"/>
        </w:r>
      </w:ins>
      <w:ins w:id="168" w:author="Molly McEvilley" w:date="2024-08-08T12:06:00Z" w16du:dateUtc="2024-08-08T16:06:00Z">
        <w:r w:rsidR="00AF1DB6">
          <w:t>.</w:t>
        </w:r>
      </w:ins>
    </w:p>
    <w:p w14:paraId="7A9940F7" w14:textId="2A50162A" w:rsidR="00AD4691" w:rsidRDefault="009C4B95" w:rsidP="00E10E42">
      <w:pPr>
        <w:spacing w:before="0" w:after="160" w:line="259" w:lineRule="auto"/>
      </w:pPr>
      <w:ins w:id="169" w:author="Molly McEvilley" w:date="2024-08-20T08:49:00Z" w16du:dateUtc="2024-08-20T12:49:00Z">
        <w:r>
          <w:t xml:space="preserve">It also impacts </w:t>
        </w:r>
      </w:ins>
      <w:ins w:id="170" w:author="Molly McEvilley" w:date="2024-08-20T08:50:00Z" w16du:dateUtc="2024-08-20T12:50:00Z">
        <w:r>
          <w:fldChar w:fldCharType="begin"/>
        </w:r>
        <w:r>
          <w:instrText>HYPERLINK  \l "_DQ_–_Enrollments"</w:instrText>
        </w:r>
        <w:r>
          <w:fldChar w:fldCharType="separate"/>
        </w:r>
        <w:r w:rsidRPr="009C4B95">
          <w:rPr>
            <w:rStyle w:val="Hyperlink"/>
          </w:rPr>
          <w:t xml:space="preserve">Section </w:t>
        </w:r>
        <w:r w:rsidR="00AD4691" w:rsidRPr="009C4B95">
          <w:rPr>
            <w:rStyle w:val="Hyperlink"/>
          </w:rPr>
          <w:t>10.5. DQ – Enrollments in Non-Participating Projects</w:t>
        </w:r>
        <w:r>
          <w:fldChar w:fldCharType="end"/>
        </w:r>
      </w:ins>
      <w:r w:rsidR="009B4418">
        <w:t xml:space="preserve">. </w:t>
      </w:r>
      <w:ins w:id="171" w:author="Molly McEvilley" w:date="2024-08-20T08:50:00Z" w16du:dateUtc="2024-08-20T12:50:00Z">
        <w:r w:rsidR="00C13B5A">
          <w:t>Previously, this w</w:t>
        </w:r>
      </w:ins>
      <w:ins w:id="172" w:author="Molly McEvilley" w:date="2024-08-20T08:51:00Z" w16du:dateUtc="2024-08-20T12:51:00Z">
        <w:r w:rsidR="00C13B5A">
          <w:t xml:space="preserve">as a count of enrollments </w:t>
        </w:r>
        <w:r w:rsidR="000D3B00">
          <w:t xml:space="preserve">where the entry and/or exit dates </w:t>
        </w:r>
        <w:r w:rsidR="00E3759A">
          <w:t xml:space="preserve">used for LSA reporting conflicted with </w:t>
        </w:r>
      </w:ins>
      <w:ins w:id="173" w:author="Molly McEvilley" w:date="2024-08-20T08:52:00Z" w16du:dateUtc="2024-08-20T12:52:00Z">
        <w:r w:rsidR="00E3759A">
          <w:t xml:space="preserve">projects’ </w:t>
        </w:r>
      </w:ins>
      <w:ins w:id="174" w:author="Molly McEvilley" w:date="2024-08-20T08:51:00Z" w16du:dateUtc="2024-08-20T12:51:00Z">
        <w:r w:rsidR="00E3759A">
          <w:t>participation st</w:t>
        </w:r>
      </w:ins>
      <w:ins w:id="175" w:author="Molly McEvilley" w:date="2024-08-20T08:52:00Z" w16du:dateUtc="2024-08-20T12:52:00Z">
        <w:r w:rsidR="00E3759A">
          <w:t>atus</w:t>
        </w:r>
      </w:ins>
      <w:r w:rsidR="009B4418">
        <w:t xml:space="preserve">. </w:t>
      </w:r>
      <w:ins w:id="176" w:author="Molly McEvilley" w:date="2024-08-20T08:53:00Z" w16du:dateUtc="2024-08-20T12:53:00Z">
        <w:r w:rsidR="00C506BB">
          <w:t xml:space="preserve">The count </w:t>
        </w:r>
        <w:r w:rsidR="004702EF">
          <w:t xml:space="preserve">now reflects the number of enrollments </w:t>
        </w:r>
      </w:ins>
      <w:ins w:id="177" w:author="Molly McEvilley" w:date="2024-08-20T08:54:00Z" w16du:dateUtc="2024-08-20T12:54:00Z">
        <w:r w:rsidR="00056D15">
          <w:t xml:space="preserve">that have been excluded from the LSA or that have adjusted </w:t>
        </w:r>
      </w:ins>
      <w:ins w:id="178" w:author="Molly McEvilley" w:date="2024-08-20T08:53:00Z" w16du:dateUtc="2024-08-20T12:53:00Z">
        <w:r w:rsidR="004A1E02">
          <w:t>entry and/or exit dates</w:t>
        </w:r>
      </w:ins>
      <w:ins w:id="179" w:author="Molly McEvilley" w:date="2024-08-20T08:54:00Z" w16du:dateUtc="2024-08-20T12:54:00Z">
        <w:r w:rsidR="009A301C">
          <w:t xml:space="preserve"> based on HMIS participation sta</w:t>
        </w:r>
      </w:ins>
      <w:ins w:id="180" w:author="Molly McEvilley" w:date="2024-08-20T08:55:00Z" w16du:dateUtc="2024-08-20T12:55:00Z">
        <w:r w:rsidR="009A301C">
          <w:t xml:space="preserve">tus. </w:t>
        </w:r>
      </w:ins>
    </w:p>
    <w:p w14:paraId="47B616C4" w14:textId="58D859E5" w:rsidR="009F00E9" w:rsidRPr="00C52062" w:rsidRDefault="009F00E9" w:rsidP="009F00E9">
      <w:pPr>
        <w:pStyle w:val="Heading1"/>
      </w:pPr>
      <w:bookmarkStart w:id="181" w:name="_Toc140489765"/>
      <w:bookmarkStart w:id="182" w:name="_Toc140489766"/>
      <w:bookmarkStart w:id="183" w:name="_Toc140489767"/>
      <w:bookmarkStart w:id="184" w:name="_Toc140489768"/>
      <w:bookmarkStart w:id="185" w:name="_Toc140489769"/>
      <w:bookmarkStart w:id="186" w:name="_Toc140489770"/>
      <w:bookmarkStart w:id="187" w:name="_Toc140489771"/>
      <w:bookmarkStart w:id="188" w:name="_Toc140489772"/>
      <w:bookmarkStart w:id="189" w:name="_Toc140489773"/>
      <w:bookmarkStart w:id="190" w:name="_Toc37849734"/>
      <w:bookmarkStart w:id="191" w:name="_Toc175057043"/>
      <w:bookmarkEnd w:id="181"/>
      <w:bookmarkEnd w:id="182"/>
      <w:bookmarkEnd w:id="183"/>
      <w:bookmarkEnd w:id="184"/>
      <w:bookmarkEnd w:id="185"/>
      <w:bookmarkEnd w:id="186"/>
      <w:bookmarkEnd w:id="187"/>
      <w:bookmarkEnd w:id="188"/>
      <w:bookmarkEnd w:id="189"/>
      <w:r w:rsidRPr="00C52062">
        <w:t xml:space="preserve">HDX </w:t>
      </w:r>
      <w:bookmarkEnd w:id="190"/>
      <w:r w:rsidR="00AD44E9" w:rsidRPr="00C52062">
        <w:t>2.0 Upload</w:t>
      </w:r>
      <w:bookmarkEnd w:id="191"/>
    </w:p>
    <w:p w14:paraId="2F942669" w14:textId="078916F6" w:rsidR="009F00E9" w:rsidRDefault="009F00E9" w:rsidP="009F00E9">
      <w:commentRangeStart w:id="192"/>
      <w:r w:rsidRPr="00A6067F">
        <w:t xml:space="preserve">The Longitudinal Systems Analysis (LSA) upload </w:t>
      </w:r>
      <w:r>
        <w:t>is</w:t>
      </w:r>
      <w:r w:rsidRPr="00A6067F">
        <w:t xml:space="preserve"> a .zip file containing a total of </w:t>
      </w:r>
      <w:r w:rsidR="000168E1">
        <w:t>12</w:t>
      </w:r>
      <w:r w:rsidR="000168E1" w:rsidRPr="00A6067F">
        <w:t xml:space="preserve"> </w:t>
      </w:r>
      <w:r w:rsidRPr="00A6067F">
        <w:t>CSV files generated by the HMIS application</w:t>
      </w:r>
      <w:r w:rsidR="004873DC">
        <w:t xml:space="preserve">. </w:t>
      </w:r>
      <w:ins w:id="193" w:author="Molly McEvilley" w:date="2024-07-30T12:49:00Z" w16du:dateUtc="2024-07-30T16:49:00Z">
        <w:r w:rsidR="00170B91">
          <w:t>For the HIC,</w:t>
        </w:r>
      </w:ins>
      <w:ins w:id="194" w:author="Molly McEvilley" w:date="2024-07-30T12:50:00Z" w16du:dateUtc="2024-07-30T16:50:00Z">
        <w:r w:rsidR="001F314E">
          <w:t xml:space="preserve"> </w:t>
        </w:r>
      </w:ins>
      <w:ins w:id="195" w:author="Molly McEvilley" w:date="2024-07-30T12:51:00Z" w16du:dateUtc="2024-07-30T16:51:00Z">
        <w:r w:rsidR="009C28A7">
          <w:t xml:space="preserve">the same 12 files may be submitted, but </w:t>
        </w:r>
      </w:ins>
      <w:ins w:id="196" w:author="Molly McEvilley" w:date="2024-07-30T12:50:00Z" w16du:dateUtc="2024-07-30T16:50:00Z">
        <w:r w:rsidR="001F314E">
          <w:t>on</w:t>
        </w:r>
        <w:r w:rsidR="005356B8">
          <w:t>ly 10 are required</w:t>
        </w:r>
      </w:ins>
      <w:ins w:id="197" w:author="Molly McEvilley" w:date="2024-07-30T12:51:00Z" w16du:dateUtc="2024-07-30T16:51:00Z">
        <w:r w:rsidR="009C28A7">
          <w:t xml:space="preserve"> – LSAHousehold and LSAExit may be omitted as the</w:t>
        </w:r>
        <w:r w:rsidR="0040551D">
          <w:t>y do not include any data relevant to the HIC</w:t>
        </w:r>
      </w:ins>
      <w:r w:rsidR="009B4418">
        <w:t xml:space="preserve">. </w:t>
      </w:r>
      <w:r>
        <w:t>Files are listed below with a brief description and links to the sections of this document that define the business logic for the file</w:t>
      </w:r>
      <w:r w:rsidR="004873DC">
        <w:t xml:space="preserve">. </w:t>
      </w:r>
    </w:p>
    <w:p w14:paraId="61924F60" w14:textId="53439F76" w:rsidR="009F00E9" w:rsidRPr="00A6067F" w:rsidRDefault="009F00E9" w:rsidP="009F00E9">
      <w:r w:rsidRPr="00A6067F">
        <w:t xml:space="preserve">A separate data dictionary with a complete list of the columns and values associated with each of these files is available in the </w:t>
      </w:r>
      <w:ins w:id="198" w:author="Jules Brown" w:date="2024-08-20T11:00:00Z" w16du:dateUtc="2024-08-20T16:00:00Z">
        <w:r w:rsidR="001E6263">
          <w:fldChar w:fldCharType="begin"/>
        </w:r>
        <w:r w:rsidR="001E6263">
          <w:instrText>HYPERLINK "https://www.hudexchange.info/resource/5726/lsa-report-specifications-and-tools/"</w:instrText>
        </w:r>
        <w:r w:rsidR="001E6263">
          <w:fldChar w:fldCharType="separate"/>
        </w:r>
        <w:r w:rsidRPr="001E6263">
          <w:rPr>
            <w:rStyle w:val="Hyperlink"/>
          </w:rPr>
          <w:t>LSA tool kit</w:t>
        </w:r>
        <w:r w:rsidR="001E6263">
          <w:fldChar w:fldCharType="end"/>
        </w:r>
      </w:ins>
      <w:r w:rsidRPr="00A6067F">
        <w:t xml:space="preserve"> as an Excel workbook</w:t>
      </w:r>
      <w:r w:rsidR="004873DC">
        <w:t xml:space="preserve">. </w:t>
      </w:r>
      <w:commentRangeEnd w:id="192"/>
      <w:r w:rsidR="001E6263">
        <w:rPr>
          <w:rStyle w:val="CommentReference"/>
        </w:rPr>
        <w:commentReference w:id="192"/>
      </w:r>
    </w:p>
    <w:p w14:paraId="44FC0FC9" w14:textId="77777777" w:rsidR="009F00E9" w:rsidRDefault="009F00E9" w:rsidP="009F00E9">
      <w:pPr>
        <w:pStyle w:val="Heading2"/>
      </w:pPr>
      <w:bookmarkStart w:id="199" w:name="_Toc37849735"/>
      <w:bookmarkStart w:id="200" w:name="_Toc175057044"/>
      <w:r>
        <w:t>Project.csv</w:t>
      </w:r>
      <w:bookmarkEnd w:id="199"/>
      <w:bookmarkEnd w:id="200"/>
    </w:p>
    <w:p w14:paraId="6E2A71ED" w14:textId="5EA806C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 xml:space="preserve">since </w:t>
      </w:r>
      <w:r w:rsidR="00C51523">
        <w:rPr>
          <w:rFonts w:cstheme="minorHAnsi"/>
          <w:u w:val="single"/>
        </w:rPr>
        <w:t>LookbackDate</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201" w:name="_Toc37849736"/>
      <w:bookmarkStart w:id="202" w:name="_Toc175057045"/>
      <w:r>
        <w:t>Organization.csv</w:t>
      </w:r>
      <w:bookmarkEnd w:id="201"/>
      <w:bookmarkEnd w:id="202"/>
    </w:p>
    <w:p w14:paraId="5EBDB607" w14:textId="4F0A14B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 xml:space="preserve">It is referenced as lsa_Organization in this </w:t>
      </w:r>
      <w:r w:rsidR="00DD1A22">
        <w:t>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203" w:name="_Toc37849737"/>
      <w:bookmarkStart w:id="204" w:name="_Toc175057046"/>
      <w:r>
        <w:t>Funder.csv</w:t>
      </w:r>
      <w:bookmarkEnd w:id="203"/>
      <w:bookmarkEnd w:id="204"/>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205" w:name="_Toc37849738"/>
      <w:bookmarkStart w:id="206" w:name="_Toc175057047"/>
      <w:r>
        <w:lastRenderedPageBreak/>
        <w:t>ProjectCoC.csv</w:t>
      </w:r>
      <w:bookmarkEnd w:id="205"/>
      <w:bookmarkEnd w:id="206"/>
    </w:p>
    <w:p w14:paraId="7C042085" w14:textId="77777777" w:rsidR="009F00E9" w:rsidRDefault="009F00E9" w:rsidP="009F00E9">
      <w:r>
        <w:t xml:space="preserve">The structure of ProjectCoC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56B915FE" w14:textId="77777777" w:rsidR="00AD44E9" w:rsidRDefault="00AD44E9" w:rsidP="00AD44E9">
      <w:pPr>
        <w:pStyle w:val="Heading2"/>
      </w:pPr>
      <w:bookmarkStart w:id="207" w:name="_Toc37849739"/>
      <w:bookmarkStart w:id="208" w:name="_Toc38030514"/>
      <w:bookmarkStart w:id="209" w:name="_Toc175057048"/>
      <w:r>
        <w:t>Inventory.csv</w:t>
      </w:r>
      <w:bookmarkEnd w:id="207"/>
      <w:bookmarkEnd w:id="208"/>
      <w:bookmarkEnd w:id="209"/>
    </w:p>
    <w:p w14:paraId="2F5E99D1" w14:textId="5961FA04"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r w:rsidR="00DC13D5">
        <w:t xml:space="preserve">, </w:t>
      </w:r>
      <w:r w:rsidR="00AB781E">
        <w:t>except for</w:t>
      </w:r>
      <w:r w:rsidR="00DC13D5">
        <w:t xml:space="preserve"> </w:t>
      </w:r>
      <w:r w:rsidR="00263635">
        <w:t>RRH: Services Only</w:t>
      </w:r>
      <w:r w:rsidR="00DC13D5">
        <w:t xml:space="preserve"> projects</w:t>
      </w:r>
      <w:r>
        <w:t>.</w:t>
      </w:r>
    </w:p>
    <w:p w14:paraId="5B3FC483" w14:textId="46173353" w:rsidR="009F00E9"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55B63B91" w14:textId="77777777" w:rsidR="007045E3" w:rsidRDefault="007045E3" w:rsidP="007045E3">
      <w:pPr>
        <w:pStyle w:val="Heading2"/>
      </w:pPr>
      <w:bookmarkStart w:id="210" w:name="_Toc140489780"/>
      <w:bookmarkStart w:id="211" w:name="_Toc175057049"/>
      <w:bookmarkEnd w:id="210"/>
      <w:r>
        <w:t>HMISParticipation.csv</w:t>
      </w:r>
      <w:bookmarkEnd w:id="211"/>
    </w:p>
    <w:p w14:paraId="5E32ED73" w14:textId="5ED17745" w:rsidR="00476BF8" w:rsidRDefault="00476BF8" w:rsidP="00476BF8">
      <w:r>
        <w:t xml:space="preserve">The structure of HMISParticipation is defined by the HMIS CSV; it contains </w:t>
      </w:r>
      <w:r w:rsidR="00E00526">
        <w:t xml:space="preserve">affiliation records from </w:t>
      </w:r>
      <w:r>
        <w:t xml:space="preserve">HMIS data element </w:t>
      </w:r>
      <w:r>
        <w:rPr>
          <w:i/>
          <w:iCs/>
        </w:rPr>
        <w:t>2.0</w:t>
      </w:r>
      <w:r w:rsidR="00382511">
        <w:rPr>
          <w:i/>
          <w:iCs/>
        </w:rPr>
        <w:t>8</w:t>
      </w:r>
      <w:r w:rsidR="00E00526">
        <w:rPr>
          <w:i/>
          <w:iCs/>
        </w:rPr>
        <w:t xml:space="preserve"> </w:t>
      </w:r>
      <w:r w:rsidR="00382511">
        <w:rPr>
          <w:i/>
          <w:iCs/>
        </w:rPr>
        <w:t>HMIS Participation</w:t>
      </w:r>
      <w:r w:rsidR="00E00526">
        <w:t xml:space="preserve"> </w:t>
      </w:r>
      <w:r>
        <w:t>records active during the report period for each project included in Project.csv.</w:t>
      </w:r>
    </w:p>
    <w:p w14:paraId="62CC422C" w14:textId="6A0BED06" w:rsidR="00476BF8" w:rsidRDefault="00476BF8" w:rsidP="00476BF8">
      <w:r>
        <w:t xml:space="preserve">See section </w:t>
      </w:r>
      <w:hyperlink w:anchor="_Get_HMISParticipation.csv_Records" w:history="1">
        <w:r w:rsidRPr="00200534">
          <w:rPr>
            <w:rStyle w:val="Hyperlink"/>
          </w:rPr>
          <w:t>4.</w:t>
        </w:r>
        <w:r w:rsidR="00200534" w:rsidRPr="00200534">
          <w:rPr>
            <w:rStyle w:val="Hyperlink"/>
          </w:rPr>
          <w:t>6</w:t>
        </w:r>
        <w:r w:rsidRPr="00200534">
          <w:rPr>
            <w:rStyle w:val="Hyperlink"/>
          </w:rPr>
          <w:t xml:space="preserve"> Get </w:t>
        </w:r>
        <w:r w:rsidR="00200534" w:rsidRPr="00200534">
          <w:rPr>
            <w:rStyle w:val="Hyperlink"/>
          </w:rPr>
          <w:t>HMISParticipation</w:t>
        </w:r>
        <w:r w:rsidRPr="00200534">
          <w:rPr>
            <w:rStyle w:val="Hyperlink"/>
          </w:rPr>
          <w:t>.csv Records / lsa_</w:t>
        </w:r>
        <w:r w:rsidR="00200534" w:rsidRPr="00200534">
          <w:rPr>
            <w:rStyle w:val="Hyperlink"/>
          </w:rPr>
          <w:t>HMISParticipation</w:t>
        </w:r>
      </w:hyperlink>
      <w:r>
        <w:t>.</w:t>
      </w:r>
    </w:p>
    <w:p w14:paraId="202FA45E" w14:textId="6EA9C6F5" w:rsidR="00E87AFA" w:rsidRDefault="00E87AFA" w:rsidP="006B12BB">
      <w:pPr>
        <w:pStyle w:val="Heading2"/>
      </w:pPr>
      <w:bookmarkStart w:id="212" w:name="_Toc140489782"/>
      <w:bookmarkStart w:id="213" w:name="_Toc175057050"/>
      <w:bookmarkEnd w:id="212"/>
      <w:r>
        <w:t>Affiliation.csv</w:t>
      </w:r>
      <w:bookmarkEnd w:id="213"/>
    </w:p>
    <w:p w14:paraId="64CE9A8E" w14:textId="62911914" w:rsidR="00476BF8" w:rsidRDefault="00476BF8" w:rsidP="00476BF8">
      <w:r>
        <w:t xml:space="preserve">The structure of Affiliation is defined by the HMIS CSV; it contains HMIS data element </w:t>
      </w:r>
      <w:r w:rsidR="00382511">
        <w:rPr>
          <w:i/>
          <w:iCs/>
        </w:rPr>
        <w:t>2.02 Project Information</w:t>
      </w:r>
      <w:r w:rsidR="00382511">
        <w:t xml:space="preserve"> (field 2.02B) </w:t>
      </w:r>
      <w:r>
        <w:t xml:space="preserve">records for each </w:t>
      </w:r>
      <w:r w:rsidR="00382511">
        <w:t xml:space="preserve">RRH </w:t>
      </w:r>
      <w:r>
        <w:t xml:space="preserve">project </w:t>
      </w:r>
      <w:r w:rsidR="00BF4025">
        <w:t xml:space="preserve">in Project.csv </w:t>
      </w:r>
      <w:r w:rsidR="00382511">
        <w:t xml:space="preserve">with a subtype of RRH-SSO </w:t>
      </w:r>
      <w:r w:rsidR="00BF4025">
        <w:t>active during the report period and identified as having a residential affiliation</w:t>
      </w:r>
      <w:r w:rsidR="009B4418">
        <w:t xml:space="preserve">. </w:t>
      </w:r>
    </w:p>
    <w:p w14:paraId="650C2CE6" w14:textId="689602DF" w:rsidR="00476BF8" w:rsidRDefault="00476BF8" w:rsidP="00476BF8">
      <w:r>
        <w:t xml:space="preserve">See section </w:t>
      </w:r>
      <w:hyperlink w:anchor="_Get_Affiliation.csv_Records" w:history="1">
        <w:r w:rsidRPr="00C943B5">
          <w:rPr>
            <w:rStyle w:val="Hyperlink"/>
          </w:rPr>
          <w:t>4.</w:t>
        </w:r>
        <w:r w:rsidR="00200534">
          <w:rPr>
            <w:rStyle w:val="Hyperlink"/>
          </w:rPr>
          <w:t>7</w:t>
        </w:r>
        <w:r w:rsidRPr="00C943B5">
          <w:rPr>
            <w:rStyle w:val="Hyperlink"/>
          </w:rPr>
          <w:t xml:space="preserve"> Get </w:t>
        </w:r>
        <w:r w:rsidR="00200534">
          <w:rPr>
            <w:rStyle w:val="Hyperlink"/>
          </w:rPr>
          <w:t>Affiliation</w:t>
        </w:r>
        <w:r w:rsidRPr="00C943B5">
          <w:rPr>
            <w:rStyle w:val="Hyperlink"/>
          </w:rPr>
          <w:t>.csv Records / lsa_</w:t>
        </w:r>
      </w:hyperlink>
      <w:r w:rsidR="00200534">
        <w:rPr>
          <w:rStyle w:val="Hyperlink"/>
        </w:rPr>
        <w:t>Affiliation</w:t>
      </w:r>
      <w:r>
        <w:t>.</w:t>
      </w:r>
    </w:p>
    <w:p w14:paraId="3862AA69" w14:textId="77777777" w:rsidR="009F00E9" w:rsidRPr="00107D01" w:rsidRDefault="009F00E9" w:rsidP="009F00E9">
      <w:pPr>
        <w:pStyle w:val="Heading2"/>
      </w:pPr>
      <w:bookmarkStart w:id="214" w:name="_Toc140489784"/>
      <w:bookmarkStart w:id="215" w:name="_Toc37849740"/>
      <w:bookmarkStart w:id="216" w:name="_Toc175057051"/>
      <w:bookmarkEnd w:id="214"/>
      <w:r>
        <w:t>LSAReport.csv</w:t>
      </w:r>
      <w:bookmarkEnd w:id="215"/>
      <w:bookmarkEnd w:id="216"/>
    </w:p>
    <w:p w14:paraId="3C30494C" w14:textId="1F34FCCD" w:rsidR="009F00E9" w:rsidRDefault="009F00E9" w:rsidP="009F00E9">
      <w:r w:rsidRPr="00A6067F">
        <w:rPr>
          <w:rFonts w:cstheme="minorHAnsi"/>
        </w:rPr>
        <w:t xml:space="preserve">LSAReport contains </w:t>
      </w:r>
      <w:r w:rsidR="009617E4">
        <w:rPr>
          <w:rFonts w:cstheme="minorHAnsi"/>
        </w:rPr>
        <w:t>67</w:t>
      </w:r>
      <w:r w:rsidRPr="00A6067F">
        <w:rPr>
          <w:rFonts w:cstheme="minorHAnsi"/>
        </w:rPr>
        <w:t xml:space="preserve">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D87EAD" w:rsidP="00777E3F">
      <w:pPr>
        <w:pStyle w:val="ListParagraph"/>
        <w:numPr>
          <w:ilvl w:val="0"/>
          <w:numId w:val="38"/>
        </w:numPr>
      </w:pPr>
      <w:hyperlink w:anchor="_Report_Parameters_and" w:history="1">
        <w:r w:rsidRPr="00DE4A2E">
          <w:rPr>
            <w:rStyle w:val="Hyperlink"/>
          </w:rPr>
          <w:t xml:space="preserve">Section 3.1 Report </w:t>
        </w:r>
        <w:r w:rsidRPr="00D87EAD">
          <w:rPr>
            <w:rStyle w:val="Hyperlink"/>
          </w:rPr>
          <w:t xml:space="preserve">Parameters and </w:t>
        </w:r>
        <w:r w:rsidRPr="00DE4A2E">
          <w:rPr>
            <w:rStyle w:val="Hyperlink"/>
          </w:rPr>
          <w:t>Metadata</w:t>
        </w:r>
      </w:hyperlink>
      <w:r w:rsidRPr="00DE4A2E">
        <w:t xml:space="preserve"> </w:t>
      </w:r>
    </w:p>
    <w:p w14:paraId="16226BC8" w14:textId="2753C283" w:rsidR="009F00E9" w:rsidRDefault="009D59D4" w:rsidP="00777E3F">
      <w:pPr>
        <w:pStyle w:val="ListParagraph"/>
        <w:numPr>
          <w:ilvl w:val="0"/>
          <w:numId w:val="38"/>
        </w:numPr>
      </w:pPr>
      <w:r>
        <w:fldChar w:fldCharType="begin"/>
      </w:r>
      <w:r w:rsidR="001E6263">
        <w:instrText>HYPERLINK  \l "_HMIS_Business_Logic:_4"</w:instrText>
      </w:r>
      <w:r>
        <w:fldChar w:fldCharType="separate"/>
      </w:r>
      <w:ins w:id="217" w:author="Jules Brown" w:date="2024-08-20T11:01:00Z" w16du:dateUtc="2024-08-20T16:01:00Z">
        <w:r w:rsidR="001E6263">
          <w:rPr>
            <w:rStyle w:val="Hyperlink"/>
          </w:rPr>
          <w:t>Section 9 HMIS Business Logic: LSAReport Data Quality and ReportDate</w:t>
        </w:r>
      </w:ins>
      <w:r>
        <w:rPr>
          <w:rStyle w:val="Hyperlink"/>
        </w:rPr>
        <w:fldChar w:fldCharType="end"/>
      </w:r>
    </w:p>
    <w:p w14:paraId="71B73FA3" w14:textId="77777777" w:rsidR="009F00E9" w:rsidRPr="00107D01" w:rsidRDefault="009F00E9" w:rsidP="009F00E9">
      <w:pPr>
        <w:pStyle w:val="Heading2"/>
        <w:ind w:left="900" w:hanging="900"/>
      </w:pPr>
      <w:bookmarkStart w:id="218" w:name="_Toc37973097"/>
      <w:bookmarkStart w:id="219" w:name="_Toc37973652"/>
      <w:bookmarkStart w:id="220" w:name="_Toc37974203"/>
      <w:bookmarkStart w:id="221" w:name="_Toc37974755"/>
      <w:bookmarkStart w:id="222" w:name="_Toc37849741"/>
      <w:bookmarkStart w:id="223" w:name="_Toc175057052"/>
      <w:bookmarkEnd w:id="218"/>
      <w:bookmarkEnd w:id="219"/>
      <w:bookmarkEnd w:id="220"/>
      <w:bookmarkEnd w:id="221"/>
      <w:r>
        <w:t>LSAPerson.csv</w:t>
      </w:r>
      <w:bookmarkEnd w:id="222"/>
      <w:bookmarkEnd w:id="223"/>
    </w:p>
    <w:p w14:paraId="1E114195" w14:textId="093B36CB" w:rsidR="009F00E9" w:rsidRPr="00A6067F" w:rsidRDefault="009F00E9" w:rsidP="009F00E9">
      <w:pPr>
        <w:rPr>
          <w:rFonts w:cstheme="minorHAnsi"/>
        </w:rPr>
      </w:pPr>
      <w:r w:rsidRPr="00A6067F">
        <w:rPr>
          <w:rFonts w:cstheme="minorHAnsi"/>
        </w:rPr>
        <w:t xml:space="preserve">LSAPerson contains </w:t>
      </w:r>
      <w:r w:rsidR="00555FE5">
        <w:rPr>
          <w:rFonts w:cstheme="minorHAnsi"/>
        </w:rPr>
        <w:t>67</w:t>
      </w:r>
      <w:r w:rsidR="00555FE5"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t>Identifiers for project types, household types, and populations in which clients were served.</w:t>
      </w:r>
    </w:p>
    <w:p w14:paraId="062DA969" w14:textId="4F5566AB" w:rsidR="009F00E9" w:rsidRPr="00107D01" w:rsidRDefault="009F00E9" w:rsidP="009F00E9">
      <w:pPr>
        <w:pStyle w:val="ListParagraph"/>
      </w:pPr>
      <w:r>
        <w:t>Age categories for all clients; age is the only demographic reported for children who are not heads of household</w:t>
      </w:r>
      <w:r w:rsidR="004873DC">
        <w:t xml:space="preserve">. </w:t>
      </w:r>
    </w:p>
    <w:p w14:paraId="20C8C76F" w14:textId="3FB1D1CA" w:rsidR="009F00E9" w:rsidRPr="00107D01" w:rsidRDefault="009F00E9" w:rsidP="009F00E9">
      <w:pPr>
        <w:pStyle w:val="ListParagraph"/>
      </w:pPr>
      <w:r>
        <w:t>Demographics reported for adults and heads of household, including gender, race</w:t>
      </w:r>
      <w:r w:rsidR="00C653C6">
        <w:t>/</w:t>
      </w:r>
      <w:r>
        <w:t>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r w:rsidRPr="00655B0F">
        <w:rPr>
          <w:b/>
        </w:rPr>
        <w:t>RowTotal</w:t>
      </w:r>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625FDC5D" w:rsidR="009F00E9" w:rsidRDefault="009F00E9" w:rsidP="009F00E9">
      <w:pPr>
        <w:rPr>
          <w:rFonts w:cstheme="minorHAnsi"/>
        </w:rPr>
      </w:pPr>
      <w:r>
        <w:rPr>
          <w:rFonts w:cstheme="minorHAnsi"/>
        </w:rPr>
        <w:t xml:space="preserve">See </w:t>
      </w:r>
      <w:r>
        <w:fldChar w:fldCharType="begin"/>
      </w:r>
      <w:r w:rsidR="001E6263">
        <w:instrText>HYPERLINK  \l "_HMIS_Business_Logic:_1"</w:instrText>
      </w:r>
      <w:r>
        <w:fldChar w:fldCharType="separate"/>
      </w:r>
      <w:ins w:id="224" w:author="Jules Brown" w:date="2024-08-20T11:01:00Z" w16du:dateUtc="2024-08-20T16:01:00Z">
        <w:r w:rsidR="001E6263">
          <w:rPr>
            <w:rStyle w:val="Hyperlink"/>
            <w:rFonts w:cstheme="minorHAnsi"/>
          </w:rPr>
          <w:t>Section 5 HMIS Business Logic: LSAPerson</w:t>
        </w:r>
      </w:ins>
      <w:r>
        <w:rPr>
          <w:rStyle w:val="Hyperlink"/>
          <w:rFonts w:cstheme="minorHAnsi"/>
        </w:rPr>
        <w:fldChar w:fldCharType="end"/>
      </w:r>
      <w:r>
        <w:rPr>
          <w:rFonts w:cstheme="minorHAnsi"/>
        </w:rPr>
        <w:t>.</w:t>
      </w:r>
    </w:p>
    <w:p w14:paraId="6EA1CC90" w14:textId="77777777" w:rsidR="009F00E9" w:rsidRPr="00914087" w:rsidRDefault="009F00E9" w:rsidP="009F00E9">
      <w:pPr>
        <w:pStyle w:val="Heading2"/>
        <w:ind w:left="900" w:hanging="900"/>
      </w:pPr>
      <w:bookmarkStart w:id="225" w:name="_Toc37849742"/>
      <w:bookmarkStart w:id="226" w:name="_Toc175057053"/>
      <w:r>
        <w:lastRenderedPageBreak/>
        <w:t>LSAHousehold.csv</w:t>
      </w:r>
      <w:bookmarkEnd w:id="225"/>
      <w:bookmarkEnd w:id="226"/>
    </w:p>
    <w:p w14:paraId="503190AB" w14:textId="1BA4EB3F" w:rsidR="009F00E9" w:rsidRPr="00A6067F" w:rsidRDefault="009F00E9" w:rsidP="009F00E9">
      <w:r w:rsidRPr="00A6067F">
        <w:t xml:space="preserve">LSAHousehold contains </w:t>
      </w:r>
      <w:r w:rsidR="00CB3910">
        <w:t>67</w:t>
      </w:r>
      <w:r w:rsidR="00EF7012" w:rsidRPr="00A6067F">
        <w:t xml:space="preserve"> </w:t>
      </w:r>
      <w:r w:rsidRPr="00A6067F">
        <w:t>columns</w:t>
      </w:r>
      <w:r>
        <w:t xml:space="preserve"> and includes reporting on households active during the report period.</w:t>
      </w:r>
      <w:r w:rsidR="00B96B3D">
        <w:t xml:space="preserve"> </w:t>
      </w:r>
      <w:r w:rsidRPr="00A6067F">
        <w:t>Columns include the following types of data:</w:t>
      </w:r>
    </w:p>
    <w:p w14:paraId="1887E0BE" w14:textId="77777777" w:rsidR="009F00E9" w:rsidRPr="005904C6" w:rsidRDefault="009F00E9" w:rsidP="009F00E9">
      <w:pPr>
        <w:pStyle w:val="ListParagraph"/>
      </w:pPr>
      <w:r>
        <w:t>Identifiers for project types and populations in which each household was served.</w:t>
      </w:r>
    </w:p>
    <w:p w14:paraId="2FC58CBA" w14:textId="5BCAE54F" w:rsidR="009F00E9" w:rsidRPr="00896BD3" w:rsidRDefault="009F00E9" w:rsidP="009F00E9">
      <w:pPr>
        <w:pStyle w:val="ListParagraph"/>
      </w:pPr>
      <w:r>
        <w:t xml:space="preserve">Demographics </w:t>
      </w:r>
      <w:r w:rsidR="4E9EFD84">
        <w:t xml:space="preserve">plus </w:t>
      </w:r>
      <w:r>
        <w:t>living situation, destination, household composition, project geography, and system engagement.</w:t>
      </w:r>
    </w:p>
    <w:p w14:paraId="48B47BC9" w14:textId="77777777" w:rsidR="009F00E9" w:rsidRPr="0060237C" w:rsidRDefault="009F00E9" w:rsidP="009F00E9">
      <w:pPr>
        <w:pStyle w:val="ListParagraph"/>
      </w:pPr>
      <w:r>
        <w:t xml:space="preserve">Lengths of time homeless (LOTH) and enrolled in RRH/PSH during the report period and any continuous episode of homelessness prior to </w:t>
      </w:r>
      <w:r w:rsidRPr="00735E97">
        <w:rPr>
          <w:u w:val="single"/>
        </w:rPr>
        <w:t>ReportStart</w:t>
      </w:r>
      <w:r>
        <w:t xml:space="preserve"> that overlaps with the report period.</w:t>
      </w:r>
    </w:p>
    <w:p w14:paraId="4EFD9B0C" w14:textId="2DB630E0" w:rsidR="009F00E9" w:rsidRDefault="009F00E9" w:rsidP="009F00E9">
      <w:pPr>
        <w:rPr>
          <w:ins w:id="227" w:author="Molly McEvilley" w:date="2024-07-30T12:53:00Z" w16du:dateUtc="2024-07-30T16:53:00Z"/>
          <w:rFonts w:eastAsia="Times New Roman" w:cstheme="minorHAnsi"/>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r w:rsidRPr="00655B0F">
        <w:rPr>
          <w:b/>
        </w:rPr>
        <w:t>RowTotal</w:t>
      </w:r>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0375432E" w14:textId="2F2BFE9F" w:rsidR="00DB1F8F" w:rsidRDefault="00DB1F8F" w:rsidP="009F00E9">
      <w:pPr>
        <w:rPr>
          <w:rFonts w:eastAsia="Times New Roman" w:cs="Times New Roman"/>
          <w:szCs w:val="20"/>
        </w:rPr>
      </w:pPr>
      <w:commentRangeStart w:id="228"/>
      <w:ins w:id="229" w:author="Molly McEvilley" w:date="2024-07-30T12:53:00Z" w16du:dateUtc="2024-07-30T16:53:00Z">
        <w:r>
          <w:rPr>
            <w:rFonts w:eastAsia="Times New Roman" w:cstheme="minorHAnsi"/>
          </w:rPr>
          <w:t>This file may be omitted from uploads for the HIC.</w:t>
        </w:r>
      </w:ins>
      <w:commentRangeEnd w:id="228"/>
      <w:r w:rsidR="001E6263">
        <w:rPr>
          <w:rStyle w:val="CommentReference"/>
        </w:rPr>
        <w:commentReference w:id="228"/>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r w:rsidRPr="00C832FE">
        <w:rPr>
          <w:rFonts w:eastAsia="Times New Roman" w:cs="Times New Roman"/>
          <w:b/>
          <w:bCs/>
          <w:szCs w:val="20"/>
        </w:rPr>
        <w:t>RowTotal</w:t>
      </w:r>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w:t>
        </w:r>
        <w:r>
          <w:rPr>
            <w:rStyle w:val="Hyperlink"/>
            <w:rFonts w:cstheme="minorHAnsi"/>
          </w:rPr>
          <w:t>AHousehold</w:t>
        </w:r>
      </w:hyperlink>
      <w:r>
        <w:rPr>
          <w:rFonts w:cstheme="minorHAnsi"/>
        </w:rPr>
        <w:t>.</w:t>
      </w:r>
    </w:p>
    <w:p w14:paraId="029FD061" w14:textId="77777777" w:rsidR="009F00E9" w:rsidRPr="00C52062" w:rsidRDefault="009F00E9" w:rsidP="009F00E9">
      <w:pPr>
        <w:pStyle w:val="Heading2"/>
        <w:ind w:left="900" w:hanging="900"/>
      </w:pPr>
      <w:bookmarkStart w:id="230" w:name="_Toc37849743"/>
      <w:bookmarkStart w:id="231" w:name="_Toc175057054"/>
      <w:r>
        <w:t>LSAExit.csv</w:t>
      </w:r>
      <w:bookmarkEnd w:id="230"/>
      <w:bookmarkEnd w:id="231"/>
    </w:p>
    <w:p w14:paraId="4809C0F4" w14:textId="54E8E4B1"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columns</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777E3F">
      <w:pPr>
        <w:pStyle w:val="ListParagraph"/>
        <w:numPr>
          <w:ilvl w:val="0"/>
          <w:numId w:val="35"/>
        </w:numPr>
      </w:pPr>
      <w:r w:rsidRPr="0006219F">
        <w:t>Cohort -2 – Begins two years prior to the report start date and ends two years prior to the end date.</w:t>
      </w:r>
    </w:p>
    <w:p w14:paraId="520F5322" w14:textId="77777777" w:rsidR="009F00E9" w:rsidRPr="00823268" w:rsidRDefault="009F00E9" w:rsidP="00777E3F">
      <w:pPr>
        <w:pStyle w:val="ListParagraph"/>
        <w:numPr>
          <w:ilvl w:val="0"/>
          <w:numId w:val="35"/>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059A48E6" w:rsidR="009F00E9" w:rsidRPr="0006219F" w:rsidRDefault="009F00E9" w:rsidP="00777E3F">
      <w:pPr>
        <w:pStyle w:val="ListParagraph"/>
        <w:numPr>
          <w:ilvl w:val="0"/>
          <w:numId w:val="35"/>
        </w:numPr>
      </w:pPr>
      <w:r>
        <w:t>Cohort 0 – Begins on the report start date</w:t>
      </w:r>
      <w:r w:rsidR="00B96B3D">
        <w:t>; i</w:t>
      </w:r>
      <w:r>
        <w:t>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t xml:space="preserve">Identifiers for project types, household types, and populations in which clients were served; </w:t>
      </w:r>
    </w:p>
    <w:p w14:paraId="679AC9B9" w14:textId="77777777" w:rsidR="009F00E9" w:rsidRPr="00107D01" w:rsidRDefault="009F00E9" w:rsidP="009F00E9">
      <w:pPr>
        <w:pStyle w:val="ListParagraph"/>
      </w:pPr>
      <w:r>
        <w:t>Destination types; and</w:t>
      </w:r>
    </w:p>
    <w:p w14:paraId="38399FEA" w14:textId="262B2879" w:rsidR="009F00E9" w:rsidRPr="00107D01" w:rsidRDefault="009F00E9" w:rsidP="009F00E9">
      <w:pPr>
        <w:pStyle w:val="ListParagraph"/>
      </w:pPr>
      <w:r>
        <w:t xml:space="preserve">For clients that returned to </w:t>
      </w:r>
      <w:r w:rsidR="00B96B3D">
        <w:t>a continuum ES, SH, TH, RRH, or PSH project, the</w:t>
      </w:r>
      <w:r>
        <w:t xml:space="preserve"> length of time to return.</w:t>
      </w:r>
    </w:p>
    <w:p w14:paraId="15B8A874" w14:textId="5DBA7AF5" w:rsidR="009F00E9" w:rsidRDefault="009F00E9" w:rsidP="009F00E9">
      <w:pPr>
        <w:rPr>
          <w:ins w:id="232" w:author="Molly McEvilley" w:date="2024-07-30T12:54:00Z" w16du:dateUtc="2024-07-30T16:54:00Z"/>
          <w:rFonts w:eastAsia="Times New Roman" w:cs="Times New Roman"/>
          <w:szCs w:val="20"/>
        </w:rPr>
      </w:pPr>
      <w:r w:rsidRPr="00A6067F">
        <w:rPr>
          <w:rFonts w:cstheme="minorHAnsi"/>
        </w:rPr>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r w:rsidRPr="00655B0F">
        <w:rPr>
          <w:b/>
        </w:rPr>
        <w:t>RowTotal</w:t>
      </w:r>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2F393807" w14:textId="28AD8296" w:rsidR="00DB1F8F" w:rsidRPr="00AB5E5D" w:rsidRDefault="003505B8" w:rsidP="009F00E9">
      <w:pPr>
        <w:rPr>
          <w:rFonts w:eastAsia="Times New Roman" w:cs="Times New Roman"/>
          <w:szCs w:val="20"/>
        </w:rPr>
      </w:pPr>
      <w:ins w:id="233" w:author="Molly McEvilley" w:date="2024-07-30T12:54:00Z" w16du:dateUtc="2024-07-30T16:54:00Z">
        <w:r>
          <w:rPr>
            <w:rFonts w:eastAsia="Times New Roman" w:cs="Times New Roman"/>
            <w:szCs w:val="20"/>
          </w:rPr>
          <w:t>This file may be omitted from uploads for the HIC.</w:t>
        </w:r>
      </w:ins>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234" w:name="_Toc37849744"/>
      <w:bookmarkStart w:id="235" w:name="_Toc175057055"/>
      <w:r>
        <w:t>LSACalculated.csv</w:t>
      </w:r>
      <w:bookmarkEnd w:id="234"/>
      <w:bookmarkEnd w:id="235"/>
    </w:p>
    <w:p w14:paraId="0C68AB2C" w14:textId="77777777" w:rsidR="00145C89" w:rsidRDefault="009F00E9" w:rsidP="009F00E9">
      <w:pPr>
        <w:rPr>
          <w:ins w:id="236" w:author="Molly McEvilley" w:date="2024-07-30T12:57:00Z" w16du:dateUtc="2024-07-30T16:57:00Z"/>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p>
    <w:p w14:paraId="12FE9A3E" w14:textId="6ABE4649" w:rsidR="009F00E9" w:rsidRPr="00A6067F" w:rsidRDefault="009F00E9" w:rsidP="009F00E9">
      <w:pPr>
        <w:rPr>
          <w:rFonts w:cstheme="minorHAnsi"/>
        </w:rPr>
      </w:pPr>
      <w:r w:rsidRPr="00A6067F">
        <w:rPr>
          <w:rFonts w:cstheme="minorHAnsi"/>
        </w:rPr>
        <w:t>It is used to populate columns that report on average number of days in:</w:t>
      </w:r>
    </w:p>
    <w:p w14:paraId="4C6FF94A" w14:textId="77777777" w:rsidR="009F00E9" w:rsidRPr="002D2B2B" w:rsidRDefault="009F00E9" w:rsidP="009F00E9">
      <w:pPr>
        <w:pStyle w:val="ListParagraph"/>
      </w:pPr>
      <w:r>
        <w:lastRenderedPageBreak/>
        <w:t>System Use – Length of Time Homeless</w:t>
      </w:r>
    </w:p>
    <w:p w14:paraId="7EBB71A2" w14:textId="77777777" w:rsidR="009F00E9" w:rsidRPr="002D2B2B" w:rsidRDefault="009F00E9" w:rsidP="009F00E9">
      <w:pPr>
        <w:pStyle w:val="ListParagraph"/>
      </w:pPr>
      <w:r>
        <w:t>System Use – Cumulative Length of Time in PSH</w:t>
      </w:r>
    </w:p>
    <w:p w14:paraId="78034750" w14:textId="77777777" w:rsidR="009F00E9" w:rsidRPr="002D2B2B" w:rsidRDefault="009F00E9" w:rsidP="009F00E9">
      <w:pPr>
        <w:pStyle w:val="ListParagraph"/>
      </w:pPr>
      <w:r>
        <w:t>System Use – Length of Time in RRH Projects</w:t>
      </w:r>
    </w:p>
    <w:p w14:paraId="30D3C4D2" w14:textId="77777777" w:rsidR="009F00E9" w:rsidRPr="002D2B2B" w:rsidRDefault="009F00E9" w:rsidP="009F00E9">
      <w:pPr>
        <w:pStyle w:val="ListParagraph"/>
      </w:pPr>
      <w:r>
        <w:t>Returns – Days to Return/Re-engage by Exit Destination</w:t>
      </w:r>
    </w:p>
    <w:p w14:paraId="47327066" w14:textId="77777777" w:rsidR="009F00E9" w:rsidRPr="002D2B2B" w:rsidRDefault="009F00E9" w:rsidP="009F00E9">
      <w:pPr>
        <w:pStyle w:val="ListParagraph"/>
      </w:pPr>
      <w:r>
        <w:t>Days to Return/Re-engage by Last Project Type</w:t>
      </w:r>
    </w:p>
    <w:p w14:paraId="750ED729" w14:textId="77777777" w:rsidR="009F00E9" w:rsidRPr="002D2B2B" w:rsidRDefault="009F00E9" w:rsidP="009F00E9">
      <w:pPr>
        <w:pStyle w:val="ListParagraph"/>
      </w:pPr>
      <w:r>
        <w:t>Days to Return/Re-engage by System Path</w:t>
      </w:r>
    </w:p>
    <w:p w14:paraId="5561457E" w14:textId="77777777" w:rsidR="009F00E9" w:rsidRDefault="009F00E9" w:rsidP="009F00E9">
      <w:pPr>
        <w:pStyle w:val="ListParagraph"/>
        <w:rPr>
          <w:ins w:id="237" w:author="Molly McEvilley" w:date="2024-07-30T13:00:00Z" w16du:dateUtc="2024-07-30T17:00:00Z"/>
        </w:rPr>
      </w:pPr>
      <w:r>
        <w:t>Days to Return/Re-engage by Population</w:t>
      </w:r>
    </w:p>
    <w:p w14:paraId="1A616CC5" w14:textId="7085F560" w:rsidR="00E447DA" w:rsidRPr="002D2B2B" w:rsidRDefault="00133BEB" w:rsidP="00133BEB">
      <w:ins w:id="238" w:author="Molly McEvilley" w:date="2024-07-30T13:00:00Z" w16du:dateUtc="2024-07-30T17:00:00Z">
        <w:r>
          <w:t xml:space="preserve">The averages are </w:t>
        </w:r>
      </w:ins>
      <w:ins w:id="239" w:author="Molly McEvilley" w:date="2024-07-30T13:02:00Z" w16du:dateUtc="2024-07-30T17:02:00Z">
        <w:r w:rsidR="00FB47CE">
          <w:t>related to data in LSAHousehold and LSAExit</w:t>
        </w:r>
      </w:ins>
      <w:ins w:id="240" w:author="Molly McEvilley" w:date="2024-07-30T13:03:00Z" w16du:dateUtc="2024-07-30T17:03:00Z">
        <w:r w:rsidR="00ED65E6">
          <w:t>; they</w:t>
        </w:r>
      </w:ins>
      <w:ins w:id="241" w:author="Molly McEvilley" w:date="2024-07-30T13:02:00Z" w16du:dateUtc="2024-07-30T17:02:00Z">
        <w:r w:rsidR="00FB47CE">
          <w:t xml:space="preserve"> are not relevant for </w:t>
        </w:r>
      </w:ins>
      <w:ins w:id="242" w:author="Molly McEvilley" w:date="2024-07-30T13:03:00Z" w16du:dateUtc="2024-07-30T17:03:00Z">
        <w:r w:rsidR="00FB47CE">
          <w:t>HIC submissions</w:t>
        </w:r>
      </w:ins>
      <w:ins w:id="243" w:author="Molly McEvilley" w:date="2024-07-30T13:02:00Z" w16du:dateUtc="2024-07-30T17:02:00Z">
        <w:r w:rsidR="00FB47CE">
          <w:t>.</w:t>
        </w:r>
      </w:ins>
    </w:p>
    <w:p w14:paraId="0FB3C785" w14:textId="3965373B" w:rsidR="009F00E9" w:rsidRPr="00A6067F" w:rsidRDefault="009F00E9" w:rsidP="0748C06F">
      <w:r w:rsidRPr="0748C06F">
        <w:t xml:space="preserve">It is also used for counts of persons, households, and </w:t>
      </w:r>
      <w:r w:rsidR="3B7384CE" w:rsidRPr="0748C06F">
        <w:t>bed night</w:t>
      </w:r>
      <w:r w:rsidRPr="0748C06F">
        <w:t>s</w:t>
      </w:r>
      <w:r w:rsidR="00F2284A" w:rsidRPr="0748C06F">
        <w:t xml:space="preserve"> grouped by project IDs and project types</w:t>
      </w:r>
      <w:r w:rsidRPr="0748C06F">
        <w:t>, including:</w:t>
      </w:r>
    </w:p>
    <w:p w14:paraId="7EF9FD7F" w14:textId="1CA10AC9" w:rsidR="009F00E9" w:rsidRPr="00430843" w:rsidRDefault="009B0F20" w:rsidP="009F00E9">
      <w:pPr>
        <w:pStyle w:val="ListParagraph"/>
      </w:pPr>
      <w:r>
        <w:t xml:space="preserve">Counts </w:t>
      </w:r>
      <w:r w:rsidR="009F00E9">
        <w:t xml:space="preserve">of </w:t>
      </w:r>
      <w:del w:id="244" w:author="Molly McEvilley" w:date="2024-07-30T12:55:00Z" w16du:dateUtc="2024-07-30T16:55:00Z">
        <w:r w:rsidR="00F2284A" w:rsidDel="00965180">
          <w:delText xml:space="preserve">AHAR </w:delText>
        </w:r>
      </w:del>
      <w:r w:rsidR="009F00E9">
        <w:t xml:space="preserve">households and </w:t>
      </w:r>
      <w:r w:rsidR="00AD1657">
        <w:t xml:space="preserve">clients active </w:t>
      </w:r>
      <w:ins w:id="245" w:author="Molly McEvilley" w:date="2024-07-30T12:55:00Z" w16du:dateUtc="2024-07-30T16:55:00Z">
        <w:r w:rsidR="00965180">
          <w:t xml:space="preserve">in residence </w:t>
        </w:r>
      </w:ins>
      <w:del w:id="246" w:author="Molly McEvilley" w:date="2024-07-30T12:55:00Z" w16du:dateUtc="2024-07-30T16:55:00Z">
        <w:r w:rsidR="00AD1657" w:rsidDel="00631A3C">
          <w:delText xml:space="preserve">at any point </w:delText>
        </w:r>
      </w:del>
      <w:r w:rsidR="00AD1657">
        <w:t xml:space="preserve">in the report period and </w:t>
      </w:r>
      <w:r w:rsidR="009F00E9">
        <w:t xml:space="preserve">on four specific dates during the report period; </w:t>
      </w:r>
    </w:p>
    <w:p w14:paraId="0237A496" w14:textId="44FBE033" w:rsidR="00F2284A" w:rsidRDefault="009B0F20" w:rsidP="009F00E9">
      <w:pPr>
        <w:pStyle w:val="ListParagraph"/>
      </w:pPr>
      <w:r>
        <w:t xml:space="preserve">Counts </w:t>
      </w:r>
      <w:r w:rsidR="009F00E9">
        <w:t xml:space="preserve">of total </w:t>
      </w:r>
      <w:r w:rsidR="4084DFE6">
        <w:t>bed night</w:t>
      </w:r>
      <w:r w:rsidR="009F00E9">
        <w:t xml:space="preserve">s </w:t>
      </w:r>
      <w:r w:rsidR="00AD1657">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t>.</w:t>
      </w:r>
    </w:p>
    <w:p w14:paraId="45DC4294" w14:textId="0239E2CB" w:rsidR="00BC2135" w:rsidRPr="006B51EF" w:rsidRDefault="009F00E9" w:rsidP="00311316">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247" w:name="_Toc37849745"/>
      <w:bookmarkStart w:id="248" w:name="_Toc175057056"/>
      <w:bookmarkEnd w:id="2"/>
      <w:r>
        <w:lastRenderedPageBreak/>
        <w:t xml:space="preserve">HMIS Business </w:t>
      </w:r>
      <w:bookmarkEnd w:id="247"/>
      <w:r w:rsidR="00AD1657">
        <w:t>Logic: Core Concepts</w:t>
      </w:r>
      <w:bookmarkEnd w:id="248"/>
    </w:p>
    <w:p w14:paraId="4EAC981B" w14:textId="4847EBDC" w:rsidR="00723E5E" w:rsidRDefault="00723E5E" w:rsidP="00723E5E">
      <w:r>
        <w:t xml:space="preserve">The universe of HMIS project, client, and enrollment data used to generate the LSA is </w:t>
      </w:r>
      <w:r w:rsidR="00BC6E5B">
        <w:t>broad</w:t>
      </w:r>
      <w:r>
        <w:t xml:space="preserve"> in scope</w:t>
      </w:r>
      <w:r w:rsidR="004873DC">
        <w:t xml:space="preserve">. </w:t>
      </w:r>
      <w:r>
        <w:t xml:space="preserve">It uses systemwide enrollment data for </w:t>
      </w:r>
      <w:r w:rsidR="0099797B">
        <w:t xml:space="preserve">HMIS-participating </w:t>
      </w:r>
      <w:r>
        <w:t>continuum ES, SH, TH, RRH, and PSH projects and includes project descriptor data for OPH projects</w:t>
      </w:r>
      <w:r w:rsidR="00BA4AC3">
        <w:t>.</w:t>
      </w:r>
      <w:r w:rsidR="00181E4E">
        <w:t xml:space="preserve"> It</w:t>
      </w:r>
      <w:r>
        <w:t xml:space="preserve"> may include enrollments with exit dates and projects with operating end dates as far back as</w:t>
      </w:r>
      <w:r w:rsidR="00C51523">
        <w:t xml:space="preserve"> the</w:t>
      </w:r>
      <w:r>
        <w:t xml:space="preserve"> </w:t>
      </w:r>
      <w:r w:rsidR="00C51523" w:rsidRPr="10B9F996">
        <w:rPr>
          <w:u w:val="single"/>
        </w:rPr>
        <w:t>LookbackDate</w:t>
      </w:r>
      <w:r w:rsidR="00C51523" w:rsidRPr="10B9F996">
        <w:t xml:space="preserve"> </w:t>
      </w:r>
      <w:r w:rsidR="006C4206" w:rsidRPr="10B9F996">
        <w:t>(</w:t>
      </w:r>
      <w:r w:rsidR="006C4206" w:rsidRPr="10B9F996">
        <w:rPr>
          <w:u w:val="single"/>
        </w:rPr>
        <w:t>ReportStart</w:t>
      </w:r>
      <w:r w:rsidR="006C4206" w:rsidRPr="10B9F996">
        <w:t xml:space="preserve"> – 7 years)</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5EFB6CF1" w:rsidR="00DF48A5" w:rsidRDefault="00BD007C" w:rsidP="00565C30">
      <w:r>
        <w:rPr>
          <w:noProof/>
        </w:rPr>
        <mc:AlternateContent>
          <mc:Choice Requires="wps">
            <w:drawing>
              <wp:anchor distT="0" distB="0" distL="114300" distR="114300" simplePos="0" relativeHeight="251650069" behindDoc="0" locked="0" layoutInCell="1" allowOverlap="1" wp14:anchorId="59B6C7AC" wp14:editId="6E8F472B">
                <wp:simplePos x="0" y="0"/>
                <wp:positionH relativeFrom="margin">
                  <wp:align>left</wp:align>
                </wp:positionH>
                <wp:positionV relativeFrom="paragraph">
                  <wp:posOffset>4673600</wp:posOffset>
                </wp:positionV>
                <wp:extent cx="1280120" cy="274307"/>
                <wp:effectExtent l="0" t="0" r="15875" b="12065"/>
                <wp:wrapNone/>
                <wp:docPr id="845957010" name="Flowchart: Process 845957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0" cy="274307"/>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FC2CC32" w14:textId="2D6E4FD7" w:rsidR="004C5543" w:rsidRPr="00C5485D" w:rsidRDefault="004C5543" w:rsidP="004C5543">
                            <w:pPr>
                              <w:pStyle w:val="NoSpacing"/>
                              <w:rPr>
                                <w:b/>
                                <w:bCs/>
                              </w:rPr>
                            </w:pPr>
                            <w:r>
                              <w:rPr>
                                <w:b/>
                                <w:bCs/>
                              </w:rPr>
                              <w:t>hmis_Affiliation</w:t>
                            </w:r>
                          </w:p>
                        </w:txbxContent>
                      </wps:txbx>
                      <wps:bodyPr rot="0" vert="horz" wrap="square" lIns="36576" tIns="36576" rIns="36576" bIns="36576" anchor="t" anchorCtr="0" upright="1">
                        <a:noAutofit/>
                      </wps:bodyPr>
                    </wps:wsp>
                  </a:graphicData>
                </a:graphic>
              </wp:anchor>
            </w:drawing>
          </mc:Choice>
          <mc:Fallback>
            <w:pict>
              <v:shapetype w14:anchorId="59B6C7AC" id="_x0000_t109" coordsize="21600,21600" o:spt="109" path="m,l,21600r21600,l21600,xe">
                <v:stroke joinstyle="miter"/>
                <v:path gradientshapeok="t" o:connecttype="rect"/>
              </v:shapetype>
              <v:shape id="Flowchart: Process 845957010" o:spid="_x0000_s1032" type="#_x0000_t109" style="position:absolute;margin-left:0;margin-top:368pt;width:100.8pt;height:21.6pt;z-index:251650069;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yMIwIAAEIEAAAOAAAAZHJzL2Uyb0RvYy54bWysU9tu2zAMfR+wfxD0vthJlkuNOEWbrMOA&#10;bivQ7QNkWbaFyaImKbGzrx8lJ6l3eRpmAwIpUofkIbm57VtFjsI6CTqn00lKidAcSqnrnH798vBm&#10;TYnzTJdMgRY5PQlHb7evX206k4kZNKBKYQmCaJd1JqeN9yZLEscb0TI3ASM0GiuwLfOo2jopLesQ&#10;vVXJLE2XSQe2NBa4cA5v94ORbiN+VQnuP1eVE56onGJuPp42nkU4k+2GZbVlppH8nAb7hyxaJjUG&#10;vULtmWfkYOUfUK3kFhxUfsKhTaCqJBexBqxmmv5WzXPDjIi1IDnOXGly/w+Wfzo+mycbUnfmEfg3&#10;RzTsGqZrcWctdI1gJYabBqKSzrjs+iAoDp+SovsIJbaWHTxEDvrKtgEQqyN9pPp0pVr0nnC8nM7W&#10;6XSGHeFom63eztNVDMGyy2tjnX8voCVByGmloMO8rH8amh0jseOj8yEzll3cYyWgZPkglYqKrYud&#10;suTIcAT2N+E/R3JjN6VJl9PlfJFG5F9sbgyxuL+53y/+BtFKj7OsZJvTdRq+4MSyQOE7XUbZM6kG&#10;GVNWOphFnNJzHRdSw/y6zPdFT2SJaQWkcFNAeULKLQyDjIuHQgP2ByUdDnFO3fcDs4IS9UFj2+bL&#10;xWqJUz9W7FgpxgrTHKFy6ikZxJ0fNuVgrKwbjDSN3Gi4w1ZXMjL/ktV5QHBQY0POSxU2YaxHr5fV&#10;3/4EAAD//wMAUEsDBBQABgAIAAAAIQBIoKpn4AAAAAgBAAAPAAAAZHJzL2Rvd25yZXYueG1sTI9B&#10;T8MwDIXvSPyHyEjcWLqCOlaaToiBxA5DYpuQuKWNaas1TpVkXfn3mBPcbL+n5+8Vq8n2YkQfOkcK&#10;5rMEBFLtTEeNgsP+5eYeRIiajO4doYJvDLAqLy8KnRt3pnccd7ERHEIh1wraGIdcylC3aHWYuQGJ&#10;tS/nrY68+kYar88cbnuZJkkmre6IP7R6wKcW6+PuZBWsP9dN/bZNzOjkx/PdceM3+9dKqeur6fEB&#10;RMQp/pnhF5/RoWSmyp3IBNEr4CJRweI244HlNJlnICq+LJYpyLKQ/wuUPwAAAP//AwBQSwECLQAU&#10;AAYACAAAACEAtoM4kv4AAADhAQAAEwAAAAAAAAAAAAAAAAAAAAAAW0NvbnRlbnRfVHlwZXNdLnht&#10;bFBLAQItABQABgAIAAAAIQA4/SH/1gAAAJQBAAALAAAAAAAAAAAAAAAAAC8BAABfcmVscy8ucmVs&#10;c1BLAQItABQABgAIAAAAIQBZLIyMIwIAAEIEAAAOAAAAAAAAAAAAAAAAAC4CAABkcnMvZTJvRG9j&#10;LnhtbFBLAQItABQABgAIAAAAIQBIoKpn4AAAAAgBAAAPAAAAAAAAAAAAAAAAAH0EAABkcnMvZG93&#10;bnJldi54bWxQSwUGAAAAAAQABADzAAAAigUAAAAA&#10;" fillcolor="#d9d9d9" strokecolor="#5b9bd5" strokeweight=".5pt">
                <v:shadow color="black [0]"/>
                <v:textbox inset="2.88pt,2.88pt,2.88pt,2.88pt">
                  <w:txbxContent>
                    <w:p w14:paraId="7FC2CC32" w14:textId="2D6E4FD7" w:rsidR="004C5543" w:rsidRPr="00C5485D" w:rsidRDefault="004C5543" w:rsidP="004C5543">
                      <w:pPr>
                        <w:pStyle w:val="NoSpacing"/>
                        <w:rPr>
                          <w:b/>
                          <w:bCs/>
                        </w:rPr>
                      </w:pPr>
                      <w:r>
                        <w:rPr>
                          <w:b/>
                          <w:bCs/>
                        </w:rPr>
                        <w:t>hmis_Affiliation</w:t>
                      </w:r>
                    </w:p>
                  </w:txbxContent>
                </v:textbox>
                <w10:wrap anchorx="margin"/>
              </v:shape>
            </w:pict>
          </mc:Fallback>
        </mc:AlternateContent>
      </w:r>
      <w:r>
        <w:rPr>
          <w:noProof/>
        </w:rPr>
        <mc:AlternateContent>
          <mc:Choice Requires="wps">
            <w:drawing>
              <wp:anchor distT="0" distB="0" distL="114300" distR="114300" simplePos="0" relativeHeight="251650070" behindDoc="0" locked="0" layoutInCell="1" allowOverlap="1" wp14:anchorId="50E1182C" wp14:editId="4C7C8668">
                <wp:simplePos x="0" y="0"/>
                <wp:positionH relativeFrom="margin">
                  <wp:align>left</wp:align>
                </wp:positionH>
                <wp:positionV relativeFrom="paragraph">
                  <wp:posOffset>4177665</wp:posOffset>
                </wp:positionV>
                <wp:extent cx="1414462" cy="273685"/>
                <wp:effectExtent l="0" t="0" r="14605" b="12065"/>
                <wp:wrapNone/>
                <wp:docPr id="2113468036" name="Flowchart: Process 2113468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4462" cy="273685"/>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2DA625" w14:textId="64079436" w:rsidR="005D2500" w:rsidRPr="00C5485D" w:rsidRDefault="005D2500" w:rsidP="005D2500">
                            <w:pPr>
                              <w:pStyle w:val="NoSpacing"/>
                              <w:rPr>
                                <w:b/>
                                <w:bCs/>
                              </w:rPr>
                            </w:pPr>
                            <w:r>
                              <w:rPr>
                                <w:b/>
                                <w:bCs/>
                              </w:rPr>
                              <w:t>hmis_HMISParticipation</w:t>
                            </w:r>
                          </w:p>
                        </w:txbxContent>
                      </wps:txbx>
                      <wps:bodyPr rot="0" vert="horz" wrap="square" lIns="36576" tIns="36576" rIns="36576" bIns="36576" anchor="t" anchorCtr="0" upright="1">
                        <a:noAutofit/>
                      </wps:bodyPr>
                    </wps:wsp>
                  </a:graphicData>
                </a:graphic>
                <wp14:sizeRelH relativeFrom="margin">
                  <wp14:pctWidth>0</wp14:pctWidth>
                </wp14:sizeRelH>
              </wp:anchor>
            </w:drawing>
          </mc:Choice>
          <mc:Fallback>
            <w:pict>
              <v:shape w14:anchorId="50E1182C" id="Flowchart: Process 2113468036" o:spid="_x0000_s1033" type="#_x0000_t109" style="position:absolute;margin-left:0;margin-top:328.95pt;width:111.35pt;height:21.55pt;z-index:25165007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ttGJQIAAEIEAAAOAAAAZHJzL2Uyb0RvYy54bWysU8tu2zAQvBfoPxC815JfsiNYDhK7KQqk&#10;bYC0H0BRlESU4rIkbdn9+iwp23HaW1EJILh8zM4OZ1e3h06RvbBOgi7oeJRSIjSHSuqmoD++P3xY&#10;UuI80xVToEVBj8LR2/X7d6ve5GICLahKWIIg2uW9KWjrvcmTxPFWdMyNwAiNmzXYjnkMbZNUlvWI&#10;3qlkkqZZ0oOtjAUunMPV7bBJ1xG/rgX33+raCU9UQZGbj6ONYxnGZL1ieWOZaSU/0WD/wKJjUmPS&#10;C9SWeUZ2Vv4F1UluwUHtRxy6BOpachFrwGrG6R/VPLfMiFgLiuPMRSb3/2D51/2zebKBujOPwH86&#10;omHTMt2IO2uhbwWrMN04CJX0xuWXCyFweJWU/Reo8GnZzkPU4FDbLgBideQQpT5epBYHTzgujmfj&#10;2SybUMJxb7KYZst5TMHy821jnf8koCNhUtBaQY+8rH8aHjtmYvtH5wMzlp+Px0pAyepBKhUD25Qb&#10;ZcmeoQW2N+E/ZXLXx5QmfUGz6TyNyG/23DXE/P7mfnsm++ZYJz16WcmuoMs0fIO7goQfdRWd5plU&#10;wxwpKx34iejSUx1nUYN/Xe4P5YHIqqCLgBRWSqiOKLmFwcjYeDhpwf6mpEcTF9T92jErKFGfNT7b&#10;NJsvMnT9dWCvg/I6YJojVEE9JcN044dO2RkrmxYzjaM2Gu7wqWsZlX9ldTIIGjU+yKmpQidcx/HU&#10;a+uvXwAAAP//AwBQSwMEFAAGAAgAAAAhAEFMgzngAAAACAEAAA8AAABkcnMvZG93bnJldi54bWxM&#10;j0FLw0AUhO+C/2F5gje726CNjXkpYhXsoYJtEbxtss8kNPs2ZLdp/PeuJz0OM8x8k68m24mRBt86&#10;RpjPFAjiypmWa4TD/uXmHoQPmo3uHBPCN3lYFZcXuc6MO/M7jbtQi1jCPtMITQh9JqWvGrLaz1xP&#10;HL0vN1gdohxqaQZ9juW2k4lSC2l1y3Gh0T09NVQddyeLsP5c19XbVpnRyY/n2+Nm2OxfS8Trq+nx&#10;AUSgKfyF4Rc/okMRmUp3YuNFhxCPBITFXboEEe0kSVIQJUKq5gpkkcv/B4ofAAAA//8DAFBLAQIt&#10;ABQABgAIAAAAIQC2gziS/gAAAOEBAAATAAAAAAAAAAAAAAAAAAAAAABbQ29udGVudF9UeXBlc10u&#10;eG1sUEsBAi0AFAAGAAgAAAAhADj9If/WAAAAlAEAAAsAAAAAAAAAAAAAAAAALwEAAF9yZWxzLy5y&#10;ZWxzUEsBAi0AFAAGAAgAAAAhADMm20YlAgAAQgQAAA4AAAAAAAAAAAAAAAAALgIAAGRycy9lMm9E&#10;b2MueG1sUEsBAi0AFAAGAAgAAAAhAEFMgzngAAAACAEAAA8AAAAAAAAAAAAAAAAAfwQAAGRycy9k&#10;b3ducmV2LnhtbFBLBQYAAAAABAAEAPMAAACMBQAAAAA=&#10;" fillcolor="#d9d9d9" strokecolor="#5b9bd5" strokeweight=".5pt">
                <v:shadow color="black [0]"/>
                <v:textbox inset="2.88pt,2.88pt,2.88pt,2.88pt">
                  <w:txbxContent>
                    <w:p w14:paraId="702DA625" w14:textId="64079436" w:rsidR="005D2500" w:rsidRPr="00C5485D" w:rsidRDefault="005D2500" w:rsidP="005D2500">
                      <w:pPr>
                        <w:pStyle w:val="NoSpacing"/>
                        <w:rPr>
                          <w:b/>
                          <w:bCs/>
                        </w:rPr>
                      </w:pPr>
                      <w:r>
                        <w:rPr>
                          <w:b/>
                          <w:bCs/>
                        </w:rPr>
                        <w:t>hmis_HMISParticipation</w:t>
                      </w:r>
                    </w:p>
                  </w:txbxContent>
                </v:textbox>
                <w10:wrap anchorx="margin"/>
              </v:shape>
            </w:pict>
          </mc:Fallback>
        </mc:AlternateContent>
      </w:r>
      <w:r>
        <w:rPr>
          <w:rFonts w:ascii="Times New Roman" w:hAnsi="Times New Roman" w:cs="Times New Roman"/>
          <w:noProof/>
          <w:sz w:val="24"/>
          <w:szCs w:val="24"/>
        </w:rPr>
        <mc:AlternateContent>
          <mc:Choice Requires="wpg">
            <w:drawing>
              <wp:inline distT="0" distB="0" distL="0" distR="0" wp14:anchorId="2840DBAC" wp14:editId="639EEA5F">
                <wp:extent cx="5707785" cy="5128804"/>
                <wp:effectExtent l="0" t="0" r="26670" b="15240"/>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7785" cy="5128804"/>
                          <a:chOff x="1035958" y="1061859"/>
                          <a:chExt cx="57078" cy="51286"/>
                        </a:xfrm>
                      </wpg:grpSpPr>
                      <wps:wsp>
                        <wps:cNvPr id="74486178" name="AutoShape 400"/>
                        <wps:cNvCnPr>
                          <a:cxnSpLocks noChangeShapeType="1"/>
                          <a:stCxn id="74486173" idx="2"/>
                          <a:endCxn id="74486177" idx="0"/>
                        </wps:cNvCnPr>
                        <wps:spPr bwMode="auto">
                          <a:xfrm rot="5400000">
                            <a:off x="1034748" y="1086396"/>
                            <a:ext cx="15405" cy="17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1" name="AutoShape 363"/>
                        <wps:cNvCnPr>
                          <a:cxnSpLocks noChangeShapeType="1"/>
                          <a:stCxn id="74486173" idx="3"/>
                          <a:endCxn id="74486150" idx="1"/>
                        </wps:cNvCnPr>
                        <wps:spPr bwMode="auto">
                          <a:xfrm>
                            <a:off x="1048938" y="1074272"/>
                            <a:ext cx="6957" cy="900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4181" y="1069290"/>
                            <a:ext cx="4490" cy="292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4183" y="1096469"/>
                            <a:ext cx="2386" cy="2054"/>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5895" y="1061859"/>
                            <a:ext cx="18288" cy="50765"/>
                            <a:chOff x="1055851" y="1061872"/>
                            <a:chExt cx="18288" cy="50764"/>
                          </a:xfrm>
                        </wpg:grpSpPr>
                        <wps:wsp>
                          <wps:cNvPr id="74486145" name="AutoShape 367"/>
                          <wps:cNvCnPr>
                            <a:cxnSpLocks noChangeShapeType="1"/>
                            <a:stCxn id="74486148" idx="2"/>
                            <a:endCxn id="74486150" idx="0"/>
                          </wps:cNvCnPr>
                          <wps:spPr bwMode="auto">
                            <a:xfrm flipH="1">
                              <a:off x="1064994" y="1080541"/>
                              <a:ext cx="54" cy="1152"/>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8037" y="1061872"/>
                              <a:ext cx="14023" cy="18669"/>
                              <a:chOff x="1030681" y="1094904"/>
                              <a:chExt cx="14022" cy="18668"/>
                            </a:xfrm>
                          </wpg:grpSpPr>
                          <wps:wsp>
                            <wps:cNvPr id="74486147" name="AutoShape 369"/>
                            <wps:cNvSpPr>
                              <a:spLocks noChangeArrowheads="1"/>
                            </wps:cNvSpPr>
                            <wps:spPr bwMode="auto">
                              <a:xfrm>
                                <a:off x="1030681" y="1094904"/>
                                <a:ext cx="13989"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FBC9BF" w14:textId="77777777" w:rsidR="00BD007C" w:rsidRPr="00C5485D" w:rsidRDefault="00BD007C" w:rsidP="00BD007C">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30681" y="1097716"/>
                                <a:ext cx="1402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6778AD1" w14:textId="77777777" w:rsidR="00BD007C" w:rsidRDefault="00BD007C" w:rsidP="00BD007C">
                                  <w:pPr>
                                    <w:pStyle w:val="NoSpacing"/>
                                  </w:pPr>
                                  <w:r>
                                    <w:t>PersonalID</w:t>
                                  </w:r>
                                </w:p>
                                <w:p w14:paraId="33153317" w14:textId="77777777" w:rsidR="00BD007C" w:rsidRDefault="00BD007C" w:rsidP="00BD007C">
                                  <w:pPr>
                                    <w:pStyle w:val="NoSpacing"/>
                                  </w:pPr>
                                  <w:r>
                                    <w:t>SSN</w:t>
                                  </w:r>
                                </w:p>
                                <w:p w14:paraId="4F55D7EA" w14:textId="77777777" w:rsidR="00BD007C" w:rsidRDefault="00BD007C" w:rsidP="00BD007C">
                                  <w:pPr>
                                    <w:pStyle w:val="NoSpacing"/>
                                  </w:pPr>
                                  <w:r>
                                    <w:t>SSNDataQuality</w:t>
                                  </w:r>
                                </w:p>
                                <w:p w14:paraId="2B490EB1" w14:textId="77777777" w:rsidR="00BD007C" w:rsidRDefault="00BD007C" w:rsidP="00BD007C">
                                  <w:pPr>
                                    <w:pStyle w:val="NoSpacing"/>
                                  </w:pPr>
                                  <w:r>
                                    <w:t>DOB</w:t>
                                  </w:r>
                                </w:p>
                                <w:p w14:paraId="2CC5583F" w14:textId="77777777" w:rsidR="00BD007C" w:rsidRDefault="00BD007C" w:rsidP="00BD007C">
                                  <w:pPr>
                                    <w:pStyle w:val="NoSpacing"/>
                                  </w:pPr>
                                  <w:r>
                                    <w:t>DOBDataQuality</w:t>
                                  </w:r>
                                </w:p>
                                <w:p w14:paraId="29D7285A" w14:textId="77777777" w:rsidR="00BD007C" w:rsidRDefault="00BD007C" w:rsidP="00BD007C">
                                  <w:pPr>
                                    <w:pStyle w:val="NoSpacing"/>
                                  </w:pPr>
                                  <w:r>
                                    <w:t xml:space="preserve">Gender </w:t>
                                  </w:r>
                                </w:p>
                                <w:p w14:paraId="3E33D8C4" w14:textId="77777777" w:rsidR="00BD007C" w:rsidRDefault="00BD007C" w:rsidP="00BD007C">
                                  <w:pPr>
                                    <w:pStyle w:val="NoSpacing"/>
                                  </w:pPr>
                                  <w:r>
                                    <w:t>Race and Ethnicity</w:t>
                                  </w:r>
                                </w:p>
                                <w:p w14:paraId="660FA966" w14:textId="77777777" w:rsidR="00BD007C" w:rsidRDefault="00BD007C" w:rsidP="00BD007C">
                                  <w:pPr>
                                    <w:pStyle w:val="NoSpacing"/>
                                  </w:pPr>
                                  <w:r>
                                    <w:t>VeteranStatus</w:t>
                                  </w: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5851" y="1081692"/>
                              <a:ext cx="18288" cy="30944"/>
                              <a:chOff x="1070246" y="1106759"/>
                              <a:chExt cx="18288" cy="30943"/>
                            </a:xfrm>
                          </wpg:grpSpPr>
                          <wps:wsp>
                            <wps:cNvPr id="74486150" name="AutoShape 372"/>
                            <wps:cNvSpPr>
                              <a:spLocks noChangeArrowheads="1"/>
                            </wps:cNvSpPr>
                            <wps:spPr bwMode="auto">
                              <a:xfrm>
                                <a:off x="1070246" y="1106759"/>
                                <a:ext cx="18288" cy="3196"/>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1E291DD" w14:textId="77777777" w:rsidR="00BD007C" w:rsidRPr="00C5485D" w:rsidRDefault="00BD007C" w:rsidP="00BD007C">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70246" y="1109502"/>
                                <a:ext cx="18288" cy="28200"/>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C027CA9" w14:textId="77777777" w:rsidR="00BD007C" w:rsidRDefault="00BD007C" w:rsidP="00BD007C">
                                  <w:pPr>
                                    <w:pStyle w:val="NoSpacing"/>
                                  </w:pPr>
                                  <w:r>
                                    <w:t>EnrollmentID</w:t>
                                  </w:r>
                                </w:p>
                                <w:p w14:paraId="36755423" w14:textId="77777777" w:rsidR="00BD007C" w:rsidRDefault="00BD007C" w:rsidP="00BD007C">
                                  <w:pPr>
                                    <w:pStyle w:val="NoSpacing"/>
                                  </w:pPr>
                                  <w:r>
                                    <w:t>PersonalID</w:t>
                                  </w:r>
                                </w:p>
                                <w:p w14:paraId="4E298D1E" w14:textId="77777777" w:rsidR="00BD007C" w:rsidRDefault="00BD007C" w:rsidP="00BD007C">
                                  <w:pPr>
                                    <w:pStyle w:val="NoSpacing"/>
                                  </w:pPr>
                                  <w:r>
                                    <w:t>ProjectID</w:t>
                                  </w:r>
                                </w:p>
                                <w:p w14:paraId="2B179FE7" w14:textId="77777777" w:rsidR="00BD007C" w:rsidRDefault="00BD007C" w:rsidP="00BD007C">
                                  <w:pPr>
                                    <w:pStyle w:val="NoSpacing"/>
                                  </w:pPr>
                                  <w:r>
                                    <w:t>EntryDate</w:t>
                                  </w:r>
                                </w:p>
                                <w:p w14:paraId="445E18E4" w14:textId="77777777" w:rsidR="00BD007C" w:rsidRDefault="00BD007C" w:rsidP="00BD007C">
                                  <w:pPr>
                                    <w:pStyle w:val="NoSpacing"/>
                                  </w:pPr>
                                  <w:r>
                                    <w:t>HouseholdID</w:t>
                                  </w:r>
                                </w:p>
                                <w:p w14:paraId="68EDB09A" w14:textId="77777777" w:rsidR="00BD007C" w:rsidRDefault="00BD007C" w:rsidP="00BD007C">
                                  <w:pPr>
                                    <w:pStyle w:val="NoSpacing"/>
                                  </w:pPr>
                                  <w:r>
                                    <w:t>RelationshipToHoH</w:t>
                                  </w:r>
                                </w:p>
                                <w:p w14:paraId="019CF29E" w14:textId="77777777" w:rsidR="00BD007C" w:rsidRDefault="00BD007C" w:rsidP="00BD007C">
                                  <w:pPr>
                                    <w:pStyle w:val="NoSpacing"/>
                                  </w:pPr>
                                  <w:r>
                                    <w:t>EnrollmentCoC</w:t>
                                  </w:r>
                                </w:p>
                                <w:p w14:paraId="7D1455BC" w14:textId="77777777" w:rsidR="00BD007C" w:rsidRDefault="00BD007C" w:rsidP="00BD007C">
                                  <w:pPr>
                                    <w:pStyle w:val="NoSpacing"/>
                                  </w:pPr>
                                  <w:r>
                                    <w:t>LivingSituation</w:t>
                                  </w:r>
                                </w:p>
                                <w:p w14:paraId="102A124D" w14:textId="77777777" w:rsidR="00BD007C" w:rsidRDefault="00BD007C" w:rsidP="00BD007C">
                                  <w:pPr>
                                    <w:pStyle w:val="NoSpacing"/>
                                  </w:pPr>
                                  <w:r>
                                    <w:t>RentalSubsidyType</w:t>
                                  </w:r>
                                </w:p>
                                <w:p w14:paraId="390CBC82" w14:textId="77777777" w:rsidR="00BD007C" w:rsidRDefault="00BD007C" w:rsidP="00BD007C">
                                  <w:pPr>
                                    <w:pStyle w:val="NoSpacing"/>
                                  </w:pPr>
                                  <w:r>
                                    <w:t>LengthOfStay</w:t>
                                  </w:r>
                                </w:p>
                                <w:p w14:paraId="38A8AB55" w14:textId="77777777" w:rsidR="00BD007C" w:rsidRDefault="00BD007C" w:rsidP="00BD007C">
                                  <w:pPr>
                                    <w:pStyle w:val="NoSpacing"/>
                                  </w:pPr>
                                  <w:r>
                                    <w:t xml:space="preserve">PreviousStreetESSH </w:t>
                                  </w:r>
                                </w:p>
                                <w:p w14:paraId="39C1A921" w14:textId="77777777" w:rsidR="00BD007C" w:rsidRDefault="00BD007C" w:rsidP="00BD007C">
                                  <w:pPr>
                                    <w:pStyle w:val="NoSpacing"/>
                                  </w:pPr>
                                  <w:r>
                                    <w:t xml:space="preserve">DateToStreetESSH </w:t>
                                  </w:r>
                                </w:p>
                                <w:p w14:paraId="55823B3E" w14:textId="77777777" w:rsidR="00BD007C" w:rsidRDefault="00BD007C" w:rsidP="00BD007C">
                                  <w:pPr>
                                    <w:pStyle w:val="NoSpacing"/>
                                  </w:pPr>
                                  <w:r>
                                    <w:t xml:space="preserve">TimesHomelessPastThreeYears </w:t>
                                  </w:r>
                                </w:p>
                                <w:p w14:paraId="002794B7" w14:textId="77777777" w:rsidR="00BD007C" w:rsidRDefault="00BD007C" w:rsidP="00BD007C">
                                  <w:pPr>
                                    <w:pStyle w:val="NoSpacing"/>
                                  </w:pPr>
                                  <w:r>
                                    <w:t xml:space="preserve">MonthsHomelessPastThreeYears </w:t>
                                  </w:r>
                                </w:p>
                                <w:p w14:paraId="0980E622" w14:textId="77777777" w:rsidR="00BD007C" w:rsidRDefault="00BD007C" w:rsidP="00BD007C">
                                  <w:pPr>
                                    <w:pStyle w:val="NoSpacing"/>
                                  </w:pPr>
                                  <w:r>
                                    <w:t xml:space="preserve">DisablingCondition </w:t>
                                  </w:r>
                                </w:p>
                                <w:p w14:paraId="31095BEE" w14:textId="77777777" w:rsidR="00BD007C" w:rsidRDefault="00BD007C" w:rsidP="00BD007C">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6569" y="1062948"/>
                            <a:ext cx="16467" cy="50197"/>
                            <a:chOff x="1076569" y="1062786"/>
                            <a:chExt cx="16467" cy="50197"/>
                          </a:xfrm>
                        </wpg:grpSpPr>
                        <wpg:grpSp>
                          <wpg:cNvPr id="74486153" name="Group 375"/>
                          <wpg:cNvGrpSpPr>
                            <a:grpSpLocks/>
                          </wpg:cNvGrpSpPr>
                          <wpg:grpSpPr bwMode="auto">
                            <a:xfrm>
                              <a:off x="1078671" y="1062786"/>
                              <a:ext cx="13716" cy="10019"/>
                              <a:chOff x="1056606" y="1075866"/>
                              <a:chExt cx="13716" cy="10018"/>
                            </a:xfrm>
                          </wpg:grpSpPr>
                          <wps:wsp>
                            <wps:cNvPr id="74486154" name="AutoShape 376"/>
                            <wps:cNvSpPr>
                              <a:spLocks noChangeArrowheads="1"/>
                            </wps:cNvSpPr>
                            <wps:spPr bwMode="auto">
                              <a:xfrm>
                                <a:off x="1056606" y="1075866"/>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F187671" w14:textId="77777777" w:rsidR="00BD007C" w:rsidRPr="00C5485D" w:rsidRDefault="00BD007C" w:rsidP="00BD007C">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6606" y="1078530"/>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84B875" w14:textId="77777777" w:rsidR="00BD007C" w:rsidRDefault="00BD007C" w:rsidP="00BD007C">
                                  <w:pPr>
                                    <w:pStyle w:val="NoSpacing"/>
                                  </w:pPr>
                                  <w:r>
                                    <w:t>EnrollmentID</w:t>
                                  </w:r>
                                </w:p>
                                <w:p w14:paraId="16A55C23" w14:textId="77777777" w:rsidR="00BD007C" w:rsidRDefault="00BD007C" w:rsidP="00BD007C">
                                  <w:pPr>
                                    <w:pStyle w:val="NoSpacing"/>
                                  </w:pPr>
                                  <w:r>
                                    <w:t>InformationDate</w:t>
                                  </w:r>
                                </w:p>
                                <w:p w14:paraId="60CC7976" w14:textId="77777777" w:rsidR="00BD007C" w:rsidRDefault="00BD007C" w:rsidP="00BD007C">
                                  <w:pPr>
                                    <w:pStyle w:val="NoSpacing"/>
                                  </w:pPr>
                                  <w:r>
                                    <w:t>DomesticViolenceVictim</w:t>
                                  </w:r>
                                </w:p>
                                <w:p w14:paraId="1F5CA066" w14:textId="77777777" w:rsidR="00BD007C" w:rsidRDefault="00BD007C" w:rsidP="00BD007C">
                                  <w:pPr>
                                    <w:pStyle w:val="NoSpacing"/>
                                  </w:pPr>
                                  <w:r>
                                    <w:t>CurrentlyFleeing</w:t>
                                  </w: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6569" y="1090643"/>
                              <a:ext cx="16467" cy="8586"/>
                              <a:chOff x="1056717" y="1090180"/>
                              <a:chExt cx="16467" cy="8585"/>
                            </a:xfrm>
                          </wpg:grpSpPr>
                          <wps:wsp>
                            <wps:cNvPr id="74486157" name="AutoShape 379"/>
                            <wps:cNvSpPr>
                              <a:spLocks noChangeArrowheads="1"/>
                            </wps:cNvSpPr>
                            <wps:spPr bwMode="auto">
                              <a:xfrm>
                                <a:off x="1056725" y="109018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F823E8C" w14:textId="77777777" w:rsidR="00BD007C" w:rsidRPr="00C5485D" w:rsidRDefault="00BD007C" w:rsidP="00BD007C">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6717" y="1092922"/>
                                <a:ext cx="16459" cy="584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A6645E" w14:textId="77777777" w:rsidR="00BD007C" w:rsidRDefault="00BD007C" w:rsidP="00BD007C">
                                  <w:pPr>
                                    <w:pStyle w:val="NoSpacing"/>
                                  </w:pPr>
                                  <w:r>
                                    <w:t>EnrollmentID</w:t>
                                  </w:r>
                                </w:p>
                                <w:p w14:paraId="44652604" w14:textId="77777777" w:rsidR="00BD007C" w:rsidRDefault="00BD007C" w:rsidP="00BD007C">
                                  <w:pPr>
                                    <w:pStyle w:val="NoSpacing"/>
                                  </w:pPr>
                                  <w:r>
                                    <w:t>DateProvided (BedNightDate)</w:t>
                                  </w:r>
                                </w:p>
                                <w:p w14:paraId="77704650" w14:textId="77777777" w:rsidR="00BD007C" w:rsidRDefault="00BD007C" w:rsidP="00BD007C">
                                  <w:pPr>
                                    <w:pStyle w:val="NoSpacing"/>
                                  </w:pPr>
                                  <w:r>
                                    <w:t>RecordType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8067" y="1102827"/>
                              <a:ext cx="13851" cy="10156"/>
                              <a:chOff x="1046864" y="1128308"/>
                              <a:chExt cx="13851" cy="10155"/>
                            </a:xfrm>
                          </wpg:grpSpPr>
                          <wps:wsp>
                            <wps:cNvPr id="74486163" name="AutoShape 385"/>
                            <wps:cNvSpPr>
                              <a:spLocks noChangeArrowheads="1"/>
                            </wps:cNvSpPr>
                            <wps:spPr bwMode="auto">
                              <a:xfrm>
                                <a:off x="1046864" y="1128308"/>
                                <a:ext cx="1365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9465A42" w14:textId="77777777" w:rsidR="00BD007C" w:rsidRPr="00C5485D" w:rsidRDefault="00BD007C" w:rsidP="00BD007C">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6866" y="1131254"/>
                                <a:ext cx="13849" cy="720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B015EBC" w14:textId="77777777" w:rsidR="00BD007C" w:rsidRDefault="00BD007C" w:rsidP="00BD007C">
                                  <w:pPr>
                                    <w:pStyle w:val="NoSpacing"/>
                                  </w:pPr>
                                  <w:r>
                                    <w:t>EnrollmentID</w:t>
                                  </w:r>
                                </w:p>
                                <w:p w14:paraId="4E9C1415" w14:textId="77777777" w:rsidR="00BD007C" w:rsidRDefault="00BD007C" w:rsidP="00BD007C">
                                  <w:pPr>
                                    <w:pStyle w:val="NoSpacing"/>
                                  </w:pPr>
                                  <w:r>
                                    <w:t>ExitDate</w:t>
                                  </w:r>
                                </w:p>
                                <w:p w14:paraId="54BB55E6" w14:textId="77777777" w:rsidR="00BD007C" w:rsidRDefault="00BD007C" w:rsidP="00BD007C">
                                  <w:pPr>
                                    <w:pStyle w:val="NoSpacing"/>
                                  </w:pPr>
                                  <w:r>
                                    <w:t>Destination</w:t>
                                  </w:r>
                                </w:p>
                                <w:p w14:paraId="31DB4474" w14:textId="77777777" w:rsidR="00BD007C" w:rsidRDefault="00BD007C" w:rsidP="00BD007C">
                                  <w:pPr>
                                    <w:pStyle w:val="NoSpacing"/>
                                  </w:pPr>
                                  <w:r>
                                    <w:t>DestinationSubsidyType</w:t>
                                  </w:r>
                                </w:p>
                                <w:p w14:paraId="43DDDF32" w14:textId="77777777" w:rsidR="00BD007C" w:rsidRDefault="00BD007C" w:rsidP="00BD007C">
                                  <w:pPr>
                                    <w:pStyle w:val="NoSpacing"/>
                                  </w:pPr>
                                </w:p>
                              </w:txbxContent>
                            </wps:txbx>
                            <wps:bodyPr rot="0" vert="horz" wrap="square" lIns="36576" tIns="36576" rIns="36576" bIns="36576" anchor="t" anchorCtr="0" upright="1">
                              <a:noAutofit/>
                            </wps:bodyPr>
                          </wps:wsp>
                        </wpg:grpSp>
                      </wpg:grpSp>
                      <wps:wsp>
                        <wps:cNvPr id="74486166" name="AutoShape 388"/>
                        <wps:cNvCnPr>
                          <a:cxnSpLocks noChangeShapeType="1"/>
                          <a:stCxn id="74486151" idx="3"/>
                          <a:endCxn id="74486164" idx="1"/>
                        </wps:cNvCnPr>
                        <wps:spPr bwMode="auto">
                          <a:xfrm>
                            <a:off x="1074181" y="1098525"/>
                            <a:ext cx="3888" cy="11015"/>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962" y="1082469"/>
                            <a:ext cx="12803" cy="8500"/>
                            <a:chOff x="1035631" y="1085553"/>
                            <a:chExt cx="12802" cy="8498"/>
                          </a:xfrm>
                        </wpg:grpSpPr>
                        <wps:wsp>
                          <wps:cNvPr id="74486169" name="AutoShape 391"/>
                          <wps:cNvSpPr>
                            <a:spLocks noChangeArrowheads="1"/>
                          </wps:cNvSpPr>
                          <wps:spPr bwMode="auto">
                            <a:xfrm>
                              <a:off x="1035631" y="1085553"/>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1C85ED3" w14:textId="77777777" w:rsidR="00BD007C" w:rsidRPr="0083187A" w:rsidRDefault="00BD007C" w:rsidP="00BD007C">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631" y="1088352"/>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EEAA070" w14:textId="77777777" w:rsidR="00BD007C" w:rsidRDefault="00BD007C" w:rsidP="00BD007C">
                                <w:pPr>
                                  <w:pStyle w:val="NoSpacing"/>
                                </w:pPr>
                                <w:r>
                                  <w:t>ProjectID</w:t>
                                </w:r>
                              </w:p>
                              <w:p w14:paraId="3A19D615" w14:textId="77777777" w:rsidR="00BD007C" w:rsidRDefault="00BD007C" w:rsidP="00BD007C">
                                <w:pPr>
                                  <w:pStyle w:val="NoSpacing"/>
                                </w:pPr>
                                <w:r>
                                  <w:t>CoCCode</w:t>
                                </w:r>
                              </w:p>
                              <w:p w14:paraId="0C36C4F7" w14:textId="77777777" w:rsidR="00BD007C" w:rsidRDefault="00BD007C" w:rsidP="00BD007C">
                                <w:pPr>
                                  <w:pStyle w:val="NoSpacing"/>
                                </w:pPr>
                                <w:r>
                                  <w:t>GeographyType</w:t>
                                </w: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6134" y="1067072"/>
                            <a:ext cx="12804" cy="11708"/>
                            <a:chOff x="1056187" y="1066864"/>
                            <a:chExt cx="12803" cy="11707"/>
                          </a:xfrm>
                        </wpg:grpSpPr>
                        <wps:wsp>
                          <wps:cNvPr id="74486172" name="AutoShape 394"/>
                          <wps:cNvSpPr>
                            <a:spLocks noChangeArrowheads="1"/>
                          </wps:cNvSpPr>
                          <wps:spPr bwMode="auto">
                            <a:xfrm>
                              <a:off x="1056187" y="1066864"/>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C2EE956" w14:textId="77777777" w:rsidR="00BD007C" w:rsidRPr="00277F30" w:rsidRDefault="00BD007C" w:rsidP="00BD007C">
                                <w:pPr>
                                  <w:pStyle w:val="NoSpacing"/>
                                  <w:rPr>
                                    <w:b/>
                                    <w:bCs/>
                                  </w:rPr>
                                </w:pPr>
                                <w:r w:rsidRPr="00277F30">
                                  <w:rPr>
                                    <w:b/>
                                    <w:bCs/>
                                  </w:rP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6189" y="1069556"/>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EBA4529" w14:textId="77777777" w:rsidR="00BD007C" w:rsidRDefault="00BD007C" w:rsidP="00BD007C">
                                <w:pPr>
                                  <w:pStyle w:val="NoSpacing"/>
                                </w:pPr>
                                <w:r>
                                  <w:t>ProjectID</w:t>
                                </w:r>
                              </w:p>
                              <w:p w14:paraId="6AFC0338" w14:textId="77777777" w:rsidR="00BD007C" w:rsidRDefault="00BD007C" w:rsidP="00BD007C">
                                <w:pPr>
                                  <w:pStyle w:val="NoSpacing"/>
                                </w:pPr>
                                <w:r>
                                  <w:t>OperatingEndDate</w:t>
                                </w:r>
                              </w:p>
                              <w:p w14:paraId="61146690" w14:textId="77777777" w:rsidR="00BD007C" w:rsidRDefault="00BD007C" w:rsidP="00BD007C">
                                <w:pPr>
                                  <w:pStyle w:val="NoSpacing"/>
                                </w:pPr>
                                <w:r>
                                  <w:t>ContinuumProject</w:t>
                                </w:r>
                              </w:p>
                              <w:p w14:paraId="66AF9FD1" w14:textId="77777777" w:rsidR="00BD007C" w:rsidRDefault="00BD007C" w:rsidP="00BD007C">
                                <w:pPr>
                                  <w:pStyle w:val="NoSpacing"/>
                                </w:pPr>
                                <w:r>
                                  <w:t>ProjectType</w:t>
                                </w:r>
                              </w:p>
                              <w:p w14:paraId="7A92F847" w14:textId="77777777" w:rsidR="00BD007C" w:rsidRDefault="00BD007C" w:rsidP="00BD007C">
                                <w:pPr>
                                  <w:pStyle w:val="NoSpacing"/>
                                </w:pPr>
                                <w:r>
                                  <w:t>RRHSubTypeMethod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6136" y="1062403"/>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34BB673" w14:textId="77777777" w:rsidR="00BD007C" w:rsidRPr="00C5485D" w:rsidRDefault="00BD007C" w:rsidP="00BD007C">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41573" y="1066108"/>
                            <a:ext cx="1926" cy="2"/>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wps:cNvCnPr>
                        <wps:spPr bwMode="auto">
                          <a:xfrm>
                            <a:off x="1042363" y="1090966"/>
                            <a:ext cx="29" cy="17754"/>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7" name="AutoShape 399"/>
                        <wps:cNvSpPr>
                          <a:spLocks noChangeArrowheads="1"/>
                        </wps:cNvSpPr>
                        <wps:spPr bwMode="auto">
                          <a:xfrm>
                            <a:off x="1035963" y="1094185"/>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AA340F4" w14:textId="77777777" w:rsidR="00BD007C" w:rsidRPr="00C5485D" w:rsidRDefault="00BD007C" w:rsidP="00BD007C">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6" name="AutoShape 398"/>
                        <wps:cNvSpPr>
                          <a:spLocks noChangeArrowheads="1"/>
                        </wps:cNvSpPr>
                        <wps:spPr bwMode="auto">
                          <a:xfrm>
                            <a:off x="1035958" y="109919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FFAF21" w14:textId="77777777" w:rsidR="00BD007C" w:rsidRPr="00C5485D" w:rsidRDefault="00BD007C" w:rsidP="00BD007C">
                              <w:pPr>
                                <w:pStyle w:val="NoSpacing"/>
                                <w:rPr>
                                  <w:b/>
                                  <w:bCs/>
                                </w:rPr>
                              </w:pPr>
                              <w:r w:rsidRPr="00C5485D">
                                <w:rPr>
                                  <w:b/>
                                  <w:bCs/>
                                </w:rPr>
                                <w:t>hmis_Inventory</w:t>
                              </w:r>
                            </w:p>
                          </w:txbxContent>
                        </wps:txbx>
                        <wps:bodyPr rot="0" vert="horz" wrap="square" lIns="36576" tIns="36576" rIns="36576" bIns="36576" anchor="t" anchorCtr="0" upright="1">
                          <a:noAutofit/>
                        </wps:bodyPr>
                      </wps:wsp>
                    </wpg:wgp>
                  </a:graphicData>
                </a:graphic>
              </wp:inline>
            </w:drawing>
          </mc:Choice>
          <mc:Fallback>
            <w:pict>
              <v:group w14:anchorId="2840DBAC" id="Group 74486140" o:spid="_x0000_s1034" style="width:449.45pt;height:403.85pt;mso-position-horizontal-relative:char;mso-position-vertical-relative:line" coordorigin="10359,10618" coordsize="570,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5zU5wkAAAxUAAAOAAAAZHJzL2Uyb0RvYy54bWzsXGlv48gR/R4g/4Hg94zZvCmMZrHjYxJg&#10;kx1gd/OdlqgjK5EKSVue/Pq8rj54So7HEm1mNQMYOpqt7upXVa9eN/nxh6ftxnhM8mKdpVOTfbBM&#10;I0ln2XydLqfmb7/e/SU0jaKM03m8ydJkan5LCvOHT3/+08f9bpLY2SrbzJPcQCdpMdnvpuaqLHeT&#10;q6titkq2cfEh2yUpvlxk+TYu8TZfXs3zeI/et5sr27L8q32Wz3d5NkuKAp/eiC/NT9T/YpHMyp8X&#10;iyIpjc3UxNhK+pvT33v+9+rTx3iyzOPdaj2Tw4i/YxTbeJ3iR3VXN3EZGw/5utPVdj3LsyJblB9m&#10;2fYqWyzWs4TmgNkwqzWbL3n2sKO5LCf75U6bCaZt2em7u5394/FLvvtl9zUXo8fLn7LZ7wXscrXf&#10;LSf17/n7pWhs3O//ns2xnvFDmdHEnxb5lneBKRlPZN9v2r7JU2nM8KEXWEEQeqYxw3ces8PQcsUK&#10;zFZYJn4dsxwv8gAatGCWz0IvUi1ua72ggerD599fxRMxABq0HCQHAVBVVIYrXme4X1bxLqH1KLhh&#10;vubGej41A9cNfRZgSGm8hUl+hEmopeFaBDA+CjS/ToWRZ0+pNLKRZterOF0m1PzXbztczcR0i/L6&#10;Ka1375h4BwPZ4vsknbcaBLIB/STMUPtN/qbAEvevmpFncAsPg8U/Wku5hlgLN3DVWoS+E5Gt44la&#10;T4aL5GqywGmsQzzZ5UX5Jcm2Bn8xNWcP+WMyv87SFD6Z5Q79UPz4U1ES8ObSePH8X8w0FtsNvPAx&#10;3hgeDUqssGyNtVZ980vT7G692ZAfb1JjPzV9xxPTKLLNes6/5M0ooiTXm9xAt1Nz/jujEWwetgCy&#10;+ExGA3zEwUjNhDFrVxPUGh3DR9M5/fwqiee38nUZrzfiNYa7SfkIEgpHmDCfjVoSgdH7bP7ta64+&#10;B2IHha4Li7eh6/i0ng0YxZPXQZd6hB3a0MVyCWwT9l8CXW5WDVY3jBwF1sC1A+UpMmz4kQcX4VEj&#10;sqzwAtaxgtXuAyulkVOA1YMvUJw9CFYEPGrwYrAai816908e4RuwDVwW4kdFvovsSEYhFWNdF58Q&#10;bO3IdprJrgqElyD77oMsEng3yHo8Dg2DW4TGk+MWcyLcRr7rS56mcGs7oS9xa3nknpqjXWD7am4g&#10;iTjHDnH0BhV1XQU1KiAMx6ew0abzvFg5Fd1nlueFEUJjm7YrOLAQbF+SdivwCffgExXtx/U89qrr&#10;VfaerW5l/m710ITUm9F+F3PuunVwKrfm7Pso7dfc6eW0n6ejv3bSke9GEfBD6xDCc2U9otYRrkzJ&#10;iDGP+NVhpy7KPF4vV6Wm/CLvEYnnTLeKAjwd/t+y+OOeihAp0KM8lYjpmT01tBww4banqRVmrmUj&#10;rnOizEJfhfWapzqWrwlLBHaiS3jtqegBLE310OTab+epmHPXUylryQSsVJBCSCC6Ov8xz7M9L+4g&#10;HzRYn7iAX324um5wvQOm06Z3ojAShrOhKhyvURabbA/1IC+/CvWrKqi73tUoWIt8ea/r4Ju72893&#10;FK7gkI1mR4vpehfe5+jzDQX0dhfbdQlxb7PeTs1QqAsYWjz5/jq5fLp/QjxEdyrAispZSBjgyVAi&#10;oTWssvw/prGHqjc1i38/xHliGpu/pVg+x/cC+FxZf5PX39zX38TpDF1NzdI0xMvrUkiHD7uchzYV&#10;PNOMaz6Lta7sxahkmT94OY+c0QF6QPnhbYAeBKwtHNUiBPL+M1XNaZB+R/+kT40H6TpAjQXpVYAX&#10;7JRI5gGiimDXSH8Bhdczp78a0QyZH7VkohrNdKxIBOEGUQ0s20UI4ekRAnXQ1adbPTR10co6XAzm&#10;/jiQPs2JYjcq0OQHiwoHTKfTX1UjOExozYfp5WmCwkjTH9PRfCxRYUik98nZYnvibZAeedbhIGOH&#10;2MYcgumNNP8xmRKKyVigXoV4IoCNAvBIMkQ93UqGVACcNxlCiUGFJ2tBO4LcQAxdR2ToenLTxLNY&#10;RHVCMxk2rg8g+dH1NdWmpwcd1CtLiWTYMFV7g9XTAqqslQMpnjY3qU+ramFG4CTKPnp+2j4Op7ai&#10;0rVgIDV7vZnt+b4lyYIVeCinVYtbpWo1e3gntTJXebpkgQY/WAg9YLoe06NWbpKsSlqS+yJ/bLKg&#10;Sd5YIuiQZKFPvw3q+u35VaEG0kPPITpQO2VRhYjAeW4r5TRIHytXoDDA0TMWpFcZ8NliGSpJix9I&#10;Eeys+a+W3yPLF3G2Bs0qu4fIbiq51dJfwJTUHFkslMjupQfoQImIb3yUi58T6WY/LcSAmAwREwJb&#10;bafVLKezn+9CeCDiccl+fSeqtFLMJIseT0wYMvv1ScXCSwfkebUYgTMu7VK5QroXDsPzxpr9ZD00&#10;HqS/IPv57eo4HKI6DiHwKqkXQo2sf3UQdujIAu1zWkzsYjSqY9cPfbmXjsPOjjh1yFtU1V+jh3eS&#10;/3D0s5v/RHIeLCocMF1lep+fFuGmv+S/4/lPV+1j4cQD5j/unR2mJ3jsoEhX+0kOs0WBV6PYTuhK&#10;phfYFpFQrZ+dSecYa/7TVftYkF7Pf/XXQ3qAriqr21YcnNSDjCs94FW3rTx7nJp74PcdS20crKkf&#10;oo5CD6VTQ8fGjOThQ+zZsmaa7TjR5U6Vl96pclS393WNIXV7ccL9vPsauImMM0Y64xZiv14q85o+&#10;2DgDJ+hDiDuMOrqF4/mOkv1Dz8PWQ3tbAx3II24Iz+9Etec7OZ1sFun9s0F0iwOWqxte2u3C247z&#10;Nh2Dx5LNBsxaOM3Wg3S9zzE80kNHHIeu8bYqQmCL9cLbOvc8VgqdVlbHgvQmVzua/fjusYjJKvvJ&#10;PYpzqvaOzxypO0DAsNS9FPUgjK9Jt2BBpUrUZHsWKtneJw2jJ/2pM+LogYi3rkoq6wx8xA3z7IkK&#10;Wv8dJCp4uGW9x3R10190iyP8UkcFm1gZzyljiQpD5r8+hQ63X1VV2xA7VIzfrEAUG/dWK/mzB+nY&#10;v3qm5PpD71rbmqGPBelVhB/0CHPQp9aJc8JSqzg/6nlqVQe6fNtFFdkQGiDzq7pwsPomusF/Pgxk&#10;4PHc1yD2+S7xXclsjTt4cbSxh8lofRNM5lWqHHeko3eVciZFDSgJw91P8TAZl3k4hS0Ths8U79QJ&#10;I7LhWLSjI8GsHimknvZyecjBe3/IQdCjQLmWzm+vxi3K/gq3L4FlQyx28RwNBcTIitShXAVEW263&#10;sCB47rTd5R7nYZ9UhIOZPXFR6weDVHhcWtbowbNbWlsNFwbAfe1/qvBGd1pzyAqvb19ObDQMx3Vr&#10;T+KLIta5U7LBdUlm0RpQZ1PtNBUeZ7pj5LpagxpVhYdHTlJRIR+PyZ9pWX9Pim71EM9P/wUAAP//&#10;AwBQSwMEFAAGAAgAAAAhAMZCzfbcAAAABQEAAA8AAABkcnMvZG93bnJldi54bWxMj0FLw0AQhe+C&#10;/2EZwZvdRNGmMZtSinoqQltBvE2TaRKanQ3ZbZL+e0cvehne8Ib3vsmWk23VQL1vHBuIZxEo4sKV&#10;DVcGPvavdwkoH5BLbB2TgQt5WObXVxmmpRt5S8MuVEpC2KdooA6hS7X2RU0W/cx1xOIdXW8xyNpX&#10;uuxxlHDb6vsoetIWG5aGGjta11Scdmdr4G3EcfUQvwyb03F9+do/vn9uYjLm9mZaPYMKNIW/Y/jB&#10;F3TIhengzlx61RqQR8LvFC9ZJAtQBxHRfA46z/R/+vwbAAD//wMAUEsBAi0AFAAGAAgAAAAhALaD&#10;OJL+AAAA4QEAABMAAAAAAAAAAAAAAAAAAAAAAFtDb250ZW50X1R5cGVzXS54bWxQSwECLQAUAAYA&#10;CAAAACEAOP0h/9YAAACUAQAACwAAAAAAAAAAAAAAAAAvAQAAX3JlbHMvLnJlbHNQSwECLQAUAAYA&#10;CAAAACEAVguc1OcJAAAMVAAADgAAAAAAAAAAAAAAAAAuAgAAZHJzL2Uyb0RvYy54bWxQSwECLQAU&#10;AAYACAAAACEAxkLN9twAAAAFAQAADwAAAAAAAAAAAAAAAABBDAAAZHJzL2Rvd25yZXYueG1sUEsF&#10;BgAAAAAEAAQA8wAAAEoNA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400" o:spid="_x0000_s1035" type="#_x0000_t38" style="position:absolute;left:10347;top:10863;width:154;height:2;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eYyAAAAOEAAAAPAAAAZHJzL2Rvd25yZXYueG1sRE9Na8JA&#10;EL0L/Q/LFHrTjWITSV1FFKvUg9QK7XGaHZNgdjZktzH6691DwePjfU/nnalES40rLSsYDiIQxJnV&#10;JecKjl/r/gSE88gaK8uk4EoO5rOn3hRTbS/8Se3B5yKEsEtRQeF9nUrpsoIMuoGtiQN3so1BH2CT&#10;S93gJYSbSo6iKJYGSw4NBda0LCg7H/6Mgtv7Po5X3/5j9HNMNq+b7PS73LVKvTx3izcQnjr/EP+7&#10;t1pBMh5P4mESJodH4Q3I2R0AAP//AwBQSwECLQAUAAYACAAAACEA2+H2y+4AAACFAQAAEwAAAAAA&#10;AAAAAAAAAAAAAAAAW0NvbnRlbnRfVHlwZXNdLnhtbFBLAQItABQABgAIAAAAIQBa9CxbvwAAABUB&#10;AAALAAAAAAAAAAAAAAAAAB8BAABfcmVscy8ucmVsc1BLAQItABQABgAIAAAAIQDc7leYyAAAAOEA&#10;AAAPAAAAAAAAAAAAAAAAAAcCAABkcnMvZG93bnJldi54bWxQSwUGAAAAAAMAAwC3AAAA/AIAAAAA&#10;" adj="10800" strokecolor="black [0]" strokeweight=".5pt">
                  <v:shadow color="black [0]"/>
                </v:shape>
                <v:shape id="AutoShape 363" o:spid="_x0000_s1036" type="#_x0000_t38" style="position:absolute;left:10489;top:10742;width:69;height: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7" type="#_x0000_t38" style="position:absolute;left:10741;top:10692;width:45;height:29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8" type="#_x0000_t38" style="position:absolute;left:10741;top:10964;width:2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9" style="position:absolute;left:10558;top:10618;width:183;height:508" coordorigin="10558,10618" coordsize="18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40" type="#_x0000_t32" style="position:absolute;left:10649;top:10805;width:1;height: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41" style="position:absolute;left:10580;top:10618;width:140;height:187" coordorigin="10306,10949" coordsize="140,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 id="AutoShape 369" o:spid="_x0000_s1042" type="#_x0000_t109" style="position:absolute;left:10306;top:10949;width:14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70FBC9BF" w14:textId="77777777" w:rsidR="00BD007C" w:rsidRPr="00C5485D" w:rsidRDefault="00BD007C" w:rsidP="00BD007C">
                            <w:pPr>
                              <w:pStyle w:val="NoSpacing"/>
                              <w:rPr>
                                <w:b/>
                                <w:bCs/>
                              </w:rPr>
                            </w:pPr>
                            <w:r w:rsidRPr="00C5485D">
                              <w:rPr>
                                <w:b/>
                                <w:bCs/>
                              </w:rPr>
                              <w:t>hmis_Client</w:t>
                            </w:r>
                          </w:p>
                        </w:txbxContent>
                      </v:textbox>
                    </v:shape>
                    <v:shape id="AutoShape 370" o:spid="_x0000_s1043" type="#_x0000_t109" style="position:absolute;left:10306;top:10977;width:141;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06778AD1" w14:textId="77777777" w:rsidR="00BD007C" w:rsidRDefault="00BD007C" w:rsidP="00BD007C">
                            <w:pPr>
                              <w:pStyle w:val="NoSpacing"/>
                            </w:pPr>
                            <w:r>
                              <w:t>PersonalID</w:t>
                            </w:r>
                          </w:p>
                          <w:p w14:paraId="33153317" w14:textId="77777777" w:rsidR="00BD007C" w:rsidRDefault="00BD007C" w:rsidP="00BD007C">
                            <w:pPr>
                              <w:pStyle w:val="NoSpacing"/>
                            </w:pPr>
                            <w:r>
                              <w:t>SSN</w:t>
                            </w:r>
                          </w:p>
                          <w:p w14:paraId="4F55D7EA" w14:textId="77777777" w:rsidR="00BD007C" w:rsidRDefault="00BD007C" w:rsidP="00BD007C">
                            <w:pPr>
                              <w:pStyle w:val="NoSpacing"/>
                            </w:pPr>
                            <w:r>
                              <w:t>SSNDataQuality</w:t>
                            </w:r>
                          </w:p>
                          <w:p w14:paraId="2B490EB1" w14:textId="77777777" w:rsidR="00BD007C" w:rsidRDefault="00BD007C" w:rsidP="00BD007C">
                            <w:pPr>
                              <w:pStyle w:val="NoSpacing"/>
                            </w:pPr>
                            <w:r>
                              <w:t>DOB</w:t>
                            </w:r>
                          </w:p>
                          <w:p w14:paraId="2CC5583F" w14:textId="77777777" w:rsidR="00BD007C" w:rsidRDefault="00BD007C" w:rsidP="00BD007C">
                            <w:pPr>
                              <w:pStyle w:val="NoSpacing"/>
                            </w:pPr>
                            <w:r>
                              <w:t>DOBDataQuality</w:t>
                            </w:r>
                          </w:p>
                          <w:p w14:paraId="29D7285A" w14:textId="77777777" w:rsidR="00BD007C" w:rsidRDefault="00BD007C" w:rsidP="00BD007C">
                            <w:pPr>
                              <w:pStyle w:val="NoSpacing"/>
                            </w:pPr>
                            <w:r>
                              <w:t xml:space="preserve">Gender </w:t>
                            </w:r>
                          </w:p>
                          <w:p w14:paraId="3E33D8C4" w14:textId="77777777" w:rsidR="00BD007C" w:rsidRDefault="00BD007C" w:rsidP="00BD007C">
                            <w:pPr>
                              <w:pStyle w:val="NoSpacing"/>
                            </w:pPr>
                            <w:r>
                              <w:t>Race and Ethnicity</w:t>
                            </w:r>
                          </w:p>
                          <w:p w14:paraId="660FA966" w14:textId="77777777" w:rsidR="00BD007C" w:rsidRDefault="00BD007C" w:rsidP="00BD007C">
                            <w:pPr>
                              <w:pStyle w:val="NoSpacing"/>
                            </w:pPr>
                            <w:r>
                              <w:t>VeteranStatus</w:t>
                            </w:r>
                          </w:p>
                        </w:txbxContent>
                      </v:textbox>
                    </v:shape>
                  </v:group>
                  <v:group id="Group 371" o:spid="_x0000_s1044" style="position:absolute;left:10558;top:10816;width:183;height:310" coordorigin="10702,11067" coordsize="18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5" type="#_x0000_t109" style="position:absolute;left:10702;top:11067;width:183;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01E291DD" w14:textId="77777777" w:rsidR="00BD007C" w:rsidRPr="00C5485D" w:rsidRDefault="00BD007C" w:rsidP="00BD007C">
                            <w:pPr>
                              <w:pStyle w:val="NoSpacing"/>
                              <w:rPr>
                                <w:b/>
                                <w:bCs/>
                              </w:rPr>
                            </w:pPr>
                            <w:r w:rsidRPr="00C5485D">
                              <w:rPr>
                                <w:b/>
                                <w:bCs/>
                              </w:rPr>
                              <w:t>hmis_Enrollment</w:t>
                            </w:r>
                          </w:p>
                        </w:txbxContent>
                      </v:textbox>
                    </v:shape>
                    <v:shape id="AutoShape 373" o:spid="_x0000_s1046" type="#_x0000_t109" style="position:absolute;left:10702;top:11095;width:18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6C027CA9" w14:textId="77777777" w:rsidR="00BD007C" w:rsidRDefault="00BD007C" w:rsidP="00BD007C">
                            <w:pPr>
                              <w:pStyle w:val="NoSpacing"/>
                            </w:pPr>
                            <w:r>
                              <w:t>EnrollmentID</w:t>
                            </w:r>
                          </w:p>
                          <w:p w14:paraId="36755423" w14:textId="77777777" w:rsidR="00BD007C" w:rsidRDefault="00BD007C" w:rsidP="00BD007C">
                            <w:pPr>
                              <w:pStyle w:val="NoSpacing"/>
                            </w:pPr>
                            <w:r>
                              <w:t>PersonalID</w:t>
                            </w:r>
                          </w:p>
                          <w:p w14:paraId="4E298D1E" w14:textId="77777777" w:rsidR="00BD007C" w:rsidRDefault="00BD007C" w:rsidP="00BD007C">
                            <w:pPr>
                              <w:pStyle w:val="NoSpacing"/>
                            </w:pPr>
                            <w:r>
                              <w:t>ProjectID</w:t>
                            </w:r>
                          </w:p>
                          <w:p w14:paraId="2B179FE7" w14:textId="77777777" w:rsidR="00BD007C" w:rsidRDefault="00BD007C" w:rsidP="00BD007C">
                            <w:pPr>
                              <w:pStyle w:val="NoSpacing"/>
                            </w:pPr>
                            <w:r>
                              <w:t>EntryDate</w:t>
                            </w:r>
                          </w:p>
                          <w:p w14:paraId="445E18E4" w14:textId="77777777" w:rsidR="00BD007C" w:rsidRDefault="00BD007C" w:rsidP="00BD007C">
                            <w:pPr>
                              <w:pStyle w:val="NoSpacing"/>
                            </w:pPr>
                            <w:r>
                              <w:t>HouseholdID</w:t>
                            </w:r>
                          </w:p>
                          <w:p w14:paraId="68EDB09A" w14:textId="77777777" w:rsidR="00BD007C" w:rsidRDefault="00BD007C" w:rsidP="00BD007C">
                            <w:pPr>
                              <w:pStyle w:val="NoSpacing"/>
                            </w:pPr>
                            <w:r>
                              <w:t>RelationshipToHoH</w:t>
                            </w:r>
                          </w:p>
                          <w:p w14:paraId="019CF29E" w14:textId="77777777" w:rsidR="00BD007C" w:rsidRDefault="00BD007C" w:rsidP="00BD007C">
                            <w:pPr>
                              <w:pStyle w:val="NoSpacing"/>
                            </w:pPr>
                            <w:r>
                              <w:t>EnrollmentCoC</w:t>
                            </w:r>
                          </w:p>
                          <w:p w14:paraId="7D1455BC" w14:textId="77777777" w:rsidR="00BD007C" w:rsidRDefault="00BD007C" w:rsidP="00BD007C">
                            <w:pPr>
                              <w:pStyle w:val="NoSpacing"/>
                            </w:pPr>
                            <w:r>
                              <w:t>LivingSituation</w:t>
                            </w:r>
                          </w:p>
                          <w:p w14:paraId="102A124D" w14:textId="77777777" w:rsidR="00BD007C" w:rsidRDefault="00BD007C" w:rsidP="00BD007C">
                            <w:pPr>
                              <w:pStyle w:val="NoSpacing"/>
                            </w:pPr>
                            <w:r>
                              <w:t>RentalSubsidyType</w:t>
                            </w:r>
                          </w:p>
                          <w:p w14:paraId="390CBC82" w14:textId="77777777" w:rsidR="00BD007C" w:rsidRDefault="00BD007C" w:rsidP="00BD007C">
                            <w:pPr>
                              <w:pStyle w:val="NoSpacing"/>
                            </w:pPr>
                            <w:r>
                              <w:t>LengthOfStay</w:t>
                            </w:r>
                          </w:p>
                          <w:p w14:paraId="38A8AB55" w14:textId="77777777" w:rsidR="00BD007C" w:rsidRDefault="00BD007C" w:rsidP="00BD007C">
                            <w:pPr>
                              <w:pStyle w:val="NoSpacing"/>
                            </w:pPr>
                            <w:r>
                              <w:t xml:space="preserve">PreviousStreetESSH </w:t>
                            </w:r>
                          </w:p>
                          <w:p w14:paraId="39C1A921" w14:textId="77777777" w:rsidR="00BD007C" w:rsidRDefault="00BD007C" w:rsidP="00BD007C">
                            <w:pPr>
                              <w:pStyle w:val="NoSpacing"/>
                            </w:pPr>
                            <w:r>
                              <w:t xml:space="preserve">DateToStreetESSH </w:t>
                            </w:r>
                          </w:p>
                          <w:p w14:paraId="55823B3E" w14:textId="77777777" w:rsidR="00BD007C" w:rsidRDefault="00BD007C" w:rsidP="00BD007C">
                            <w:pPr>
                              <w:pStyle w:val="NoSpacing"/>
                            </w:pPr>
                            <w:r>
                              <w:t xml:space="preserve">TimesHomelessPastThreeYears </w:t>
                            </w:r>
                          </w:p>
                          <w:p w14:paraId="002794B7" w14:textId="77777777" w:rsidR="00BD007C" w:rsidRDefault="00BD007C" w:rsidP="00BD007C">
                            <w:pPr>
                              <w:pStyle w:val="NoSpacing"/>
                            </w:pPr>
                            <w:r>
                              <w:t xml:space="preserve">MonthsHomelessPastThreeYears </w:t>
                            </w:r>
                          </w:p>
                          <w:p w14:paraId="0980E622" w14:textId="77777777" w:rsidR="00BD007C" w:rsidRDefault="00BD007C" w:rsidP="00BD007C">
                            <w:pPr>
                              <w:pStyle w:val="NoSpacing"/>
                            </w:pPr>
                            <w:r>
                              <w:t xml:space="preserve">DisablingCondition </w:t>
                            </w:r>
                          </w:p>
                          <w:p w14:paraId="31095BEE" w14:textId="77777777" w:rsidR="00BD007C" w:rsidRDefault="00BD007C" w:rsidP="00BD007C">
                            <w:pPr>
                              <w:pStyle w:val="NoSpacing"/>
                            </w:pPr>
                            <w:r>
                              <w:t xml:space="preserve">MoveInDate </w:t>
                            </w:r>
                          </w:p>
                        </w:txbxContent>
                      </v:textbox>
                    </v:shape>
                  </v:group>
                </v:group>
                <v:group id="Group 374" o:spid="_x0000_s1047" style="position:absolute;left:10765;top:10629;width:165;height:502" coordorigin="10765,10627" coordsize="1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8" style="position:absolute;left:10786;top:10627;width:137;height:101" coordorigin="10566,10758"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9" type="#_x0000_t109" style="position:absolute;left:10566;top:10758;width:13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4F187671" w14:textId="77777777" w:rsidR="00BD007C" w:rsidRPr="00C5485D" w:rsidRDefault="00BD007C" w:rsidP="00BD007C">
                            <w:pPr>
                              <w:pStyle w:val="NoSpacing"/>
                              <w:rPr>
                                <w:b/>
                                <w:bCs/>
                              </w:rPr>
                            </w:pPr>
                            <w:r w:rsidRPr="00C5485D">
                              <w:rPr>
                                <w:b/>
                                <w:bCs/>
                              </w:rPr>
                              <w:t>hmis_HealthAndDV</w:t>
                            </w:r>
                          </w:p>
                        </w:txbxContent>
                      </v:textbox>
                    </v:shape>
                    <v:shape id="AutoShape 377" o:spid="_x0000_s1050" type="#_x0000_t109" style="position:absolute;left:10566;top:10785;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7884B875" w14:textId="77777777" w:rsidR="00BD007C" w:rsidRDefault="00BD007C" w:rsidP="00BD007C">
                            <w:pPr>
                              <w:pStyle w:val="NoSpacing"/>
                            </w:pPr>
                            <w:r>
                              <w:t>EnrollmentID</w:t>
                            </w:r>
                          </w:p>
                          <w:p w14:paraId="16A55C23" w14:textId="77777777" w:rsidR="00BD007C" w:rsidRDefault="00BD007C" w:rsidP="00BD007C">
                            <w:pPr>
                              <w:pStyle w:val="NoSpacing"/>
                            </w:pPr>
                            <w:r>
                              <w:t>InformationDate</w:t>
                            </w:r>
                          </w:p>
                          <w:p w14:paraId="60CC7976" w14:textId="77777777" w:rsidR="00BD007C" w:rsidRDefault="00BD007C" w:rsidP="00BD007C">
                            <w:pPr>
                              <w:pStyle w:val="NoSpacing"/>
                            </w:pPr>
                            <w:r>
                              <w:t>DomesticViolenceVictim</w:t>
                            </w:r>
                          </w:p>
                          <w:p w14:paraId="1F5CA066" w14:textId="77777777" w:rsidR="00BD007C" w:rsidRDefault="00BD007C" w:rsidP="00BD007C">
                            <w:pPr>
                              <w:pStyle w:val="NoSpacing"/>
                            </w:pPr>
                            <w:r>
                              <w:t>CurrentlyFleeing</w:t>
                            </w:r>
                          </w:p>
                        </w:txbxContent>
                      </v:textbox>
                    </v:shape>
                  </v:group>
                  <v:group id="Group 378" o:spid="_x0000_s1051" style="position:absolute;left:10765;top:10906;width:165;height:86" coordorigin="10567,10901" coordsize="16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52" type="#_x0000_t109" style="position:absolute;left:10567;top:10901;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3F823E8C" w14:textId="77777777" w:rsidR="00BD007C" w:rsidRPr="00C5485D" w:rsidRDefault="00BD007C" w:rsidP="00BD007C">
                            <w:pPr>
                              <w:pStyle w:val="NoSpacing"/>
                              <w:rPr>
                                <w:b/>
                                <w:bCs/>
                              </w:rPr>
                            </w:pPr>
                            <w:r w:rsidRPr="00C5485D">
                              <w:rPr>
                                <w:b/>
                                <w:bCs/>
                              </w:rPr>
                              <w:t>hmis_Services</w:t>
                            </w:r>
                          </w:p>
                        </w:txbxContent>
                      </v:textbox>
                    </v:shape>
                    <v:shape id="AutoShape 380" o:spid="_x0000_s1053" type="#_x0000_t109" style="position:absolute;left:10567;top:10929;width:164;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02A6645E" w14:textId="77777777" w:rsidR="00BD007C" w:rsidRDefault="00BD007C" w:rsidP="00BD007C">
                            <w:pPr>
                              <w:pStyle w:val="NoSpacing"/>
                            </w:pPr>
                            <w:r>
                              <w:t>EnrollmentID</w:t>
                            </w:r>
                          </w:p>
                          <w:p w14:paraId="44652604" w14:textId="77777777" w:rsidR="00BD007C" w:rsidRDefault="00BD007C" w:rsidP="00BD007C">
                            <w:pPr>
                              <w:pStyle w:val="NoSpacing"/>
                            </w:pPr>
                            <w:r>
                              <w:t>DateProvided (BedNightDate)</w:t>
                            </w:r>
                          </w:p>
                          <w:p w14:paraId="77704650" w14:textId="77777777" w:rsidR="00BD007C" w:rsidRDefault="00BD007C" w:rsidP="00BD007C">
                            <w:pPr>
                              <w:pStyle w:val="NoSpacing"/>
                            </w:pPr>
                            <w:r>
                              <w:t>RecordType</w:t>
                            </w:r>
                          </w:p>
                        </w:txbxContent>
                      </v:textbox>
                    </v:shape>
                  </v:group>
                  <v:group id="Group 384" o:spid="_x0000_s1054" style="position:absolute;left:10780;top:11028;width:139;height:101" coordorigin="10468,11283" coordsize="13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68;top:11283;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29465A42" w14:textId="77777777" w:rsidR="00BD007C" w:rsidRPr="00C5485D" w:rsidRDefault="00BD007C" w:rsidP="00BD007C">
                            <w:pPr>
                              <w:pStyle w:val="NoSpacing"/>
                              <w:rPr>
                                <w:b/>
                                <w:bCs/>
                              </w:rPr>
                            </w:pPr>
                            <w:r w:rsidRPr="00C5485D">
                              <w:rPr>
                                <w:b/>
                                <w:bCs/>
                              </w:rPr>
                              <w:t>hmis_Exit</w:t>
                            </w:r>
                          </w:p>
                        </w:txbxContent>
                      </v:textbox>
                    </v:shape>
                    <v:shape id="AutoShape 386" o:spid="_x0000_s1056" type="#_x0000_t109" style="position:absolute;left:10468;top:11312;width:139;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0B015EBC" w14:textId="77777777" w:rsidR="00BD007C" w:rsidRDefault="00BD007C" w:rsidP="00BD007C">
                            <w:pPr>
                              <w:pStyle w:val="NoSpacing"/>
                            </w:pPr>
                            <w:r>
                              <w:t>EnrollmentID</w:t>
                            </w:r>
                          </w:p>
                          <w:p w14:paraId="4E9C1415" w14:textId="77777777" w:rsidR="00BD007C" w:rsidRDefault="00BD007C" w:rsidP="00BD007C">
                            <w:pPr>
                              <w:pStyle w:val="NoSpacing"/>
                            </w:pPr>
                            <w:r>
                              <w:t>ExitDate</w:t>
                            </w:r>
                          </w:p>
                          <w:p w14:paraId="54BB55E6" w14:textId="77777777" w:rsidR="00BD007C" w:rsidRDefault="00BD007C" w:rsidP="00BD007C">
                            <w:pPr>
                              <w:pStyle w:val="NoSpacing"/>
                            </w:pPr>
                            <w:r>
                              <w:t>Destination</w:t>
                            </w:r>
                          </w:p>
                          <w:p w14:paraId="31DB4474" w14:textId="77777777" w:rsidR="00BD007C" w:rsidRDefault="00BD007C" w:rsidP="00BD007C">
                            <w:pPr>
                              <w:pStyle w:val="NoSpacing"/>
                            </w:pPr>
                            <w:r>
                              <w:t>DestinationSubsidyType</w:t>
                            </w:r>
                          </w:p>
                          <w:p w14:paraId="43DDDF32" w14:textId="77777777" w:rsidR="00BD007C" w:rsidRDefault="00BD007C" w:rsidP="00BD007C">
                            <w:pPr>
                              <w:pStyle w:val="NoSpacing"/>
                            </w:pPr>
                          </w:p>
                        </w:txbxContent>
                      </v:textbox>
                    </v:shape>
                  </v:group>
                </v:group>
                <v:shape id="AutoShape 388" o:spid="_x0000_s1057" type="#_x0000_t38" style="position:absolute;left:10741;top:10985;width:39;height:11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group id="Group 390" o:spid="_x0000_s1058" style="position:absolute;left:10359;top:10824;width:128;height:85" coordorigin="10356,10855"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59" type="#_x0000_t109" style="position:absolute;left:10356;top:1085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31C85ED3" w14:textId="77777777" w:rsidR="00BD007C" w:rsidRPr="0083187A" w:rsidRDefault="00BD007C" w:rsidP="00BD007C">
                          <w:pPr>
                            <w:pStyle w:val="NoSpacing"/>
                            <w:rPr>
                              <w:b/>
                              <w:bCs/>
                            </w:rPr>
                          </w:pPr>
                          <w:r w:rsidRPr="0083187A">
                            <w:rPr>
                              <w:b/>
                              <w:bCs/>
                            </w:rPr>
                            <w:t>hmis_ProjectCoC</w:t>
                          </w:r>
                        </w:p>
                      </w:txbxContent>
                    </v:textbox>
                  </v:shape>
                  <v:shape id="AutoShape 392" o:spid="_x0000_s1060" type="#_x0000_t109" style="position:absolute;left:10356;top:10883;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6EEAA070" w14:textId="77777777" w:rsidR="00BD007C" w:rsidRDefault="00BD007C" w:rsidP="00BD007C">
                          <w:pPr>
                            <w:pStyle w:val="NoSpacing"/>
                          </w:pPr>
                          <w:r>
                            <w:t>ProjectID</w:t>
                          </w:r>
                        </w:p>
                        <w:p w14:paraId="3A19D615" w14:textId="77777777" w:rsidR="00BD007C" w:rsidRDefault="00BD007C" w:rsidP="00BD007C">
                          <w:pPr>
                            <w:pStyle w:val="NoSpacing"/>
                          </w:pPr>
                          <w:r>
                            <w:t>CoCCode</w:t>
                          </w:r>
                        </w:p>
                        <w:p w14:paraId="0C36C4F7" w14:textId="77777777" w:rsidR="00BD007C" w:rsidRDefault="00BD007C" w:rsidP="00BD007C">
                          <w:pPr>
                            <w:pStyle w:val="NoSpacing"/>
                          </w:pPr>
                          <w:r>
                            <w:t>GeographyType</w:t>
                          </w:r>
                        </w:p>
                      </w:txbxContent>
                    </v:textbox>
                  </v:shape>
                </v:group>
                <v:group id="Group 393" o:spid="_x0000_s1061" style="position:absolute;left:10361;top:10670;width:128;height:117" coordorigin="10561,10668"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2" type="#_x0000_t109" style="position:absolute;left:10561;top:10668;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2C2EE956" w14:textId="77777777" w:rsidR="00BD007C" w:rsidRPr="00277F30" w:rsidRDefault="00BD007C" w:rsidP="00BD007C">
                          <w:pPr>
                            <w:pStyle w:val="NoSpacing"/>
                            <w:rPr>
                              <w:b/>
                              <w:bCs/>
                            </w:rPr>
                          </w:pPr>
                          <w:r w:rsidRPr="00277F30">
                            <w:rPr>
                              <w:b/>
                              <w:bCs/>
                            </w:rPr>
                            <w:t>hmis_Project</w:t>
                          </w:r>
                        </w:p>
                      </w:txbxContent>
                    </v:textbox>
                  </v:shape>
                  <v:shape id="AutoShape 395" o:spid="_x0000_s1063" type="#_x0000_t109" style="position:absolute;left:10561;top:10695;width:128;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1EBA4529" w14:textId="77777777" w:rsidR="00BD007C" w:rsidRDefault="00BD007C" w:rsidP="00BD007C">
                          <w:pPr>
                            <w:pStyle w:val="NoSpacing"/>
                          </w:pPr>
                          <w:r>
                            <w:t>ProjectID</w:t>
                          </w:r>
                        </w:p>
                        <w:p w14:paraId="6AFC0338" w14:textId="77777777" w:rsidR="00BD007C" w:rsidRDefault="00BD007C" w:rsidP="00BD007C">
                          <w:pPr>
                            <w:pStyle w:val="NoSpacing"/>
                          </w:pPr>
                          <w:r>
                            <w:t>OperatingEndDate</w:t>
                          </w:r>
                        </w:p>
                        <w:p w14:paraId="61146690" w14:textId="77777777" w:rsidR="00BD007C" w:rsidRDefault="00BD007C" w:rsidP="00BD007C">
                          <w:pPr>
                            <w:pStyle w:val="NoSpacing"/>
                          </w:pPr>
                          <w:r>
                            <w:t>ContinuumProject</w:t>
                          </w:r>
                        </w:p>
                        <w:p w14:paraId="66AF9FD1" w14:textId="77777777" w:rsidR="00BD007C" w:rsidRDefault="00BD007C" w:rsidP="00BD007C">
                          <w:pPr>
                            <w:pStyle w:val="NoSpacing"/>
                          </w:pPr>
                          <w:r>
                            <w:t>ProjectType</w:t>
                          </w:r>
                        </w:p>
                        <w:p w14:paraId="7A92F847" w14:textId="77777777" w:rsidR="00BD007C" w:rsidRDefault="00BD007C" w:rsidP="00BD007C">
                          <w:pPr>
                            <w:pStyle w:val="NoSpacing"/>
                          </w:pPr>
                          <w:r>
                            <w:t>RRHSubTypeMethod</w:t>
                          </w:r>
                        </w:p>
                      </w:txbxContent>
                    </v:textbox>
                  </v:shape>
                </v:group>
                <v:shape id="AutoShape 396" o:spid="_x0000_s1064" type="#_x0000_t109" style="position:absolute;left:10361;top:1062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34BB673" w14:textId="77777777" w:rsidR="00BD007C" w:rsidRPr="00C5485D" w:rsidRDefault="00BD007C" w:rsidP="00BD007C">
                        <w:pPr>
                          <w:pStyle w:val="NoSpacing"/>
                          <w:rPr>
                            <w:b/>
                            <w:bCs/>
                          </w:rPr>
                        </w:pPr>
                        <w:r w:rsidRPr="00C5485D">
                          <w:rPr>
                            <w:b/>
                            <w:bCs/>
                          </w:rPr>
                          <w:t>hmis_Organization</w:t>
                        </w:r>
                      </w:p>
                    </w:txbxContent>
                  </v:textbox>
                </v:shape>
                <v:shape id="AutoShape 397" o:spid="_x0000_s1065" type="#_x0000_t38" style="position:absolute;left:10415;top:10661;width:19;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401" o:spid="_x0000_s1066" type="#_x0000_t32" style="position:absolute;left:10423;top:10909;width:0;height:1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v:shape id="AutoShape 399" o:spid="_x0000_s1067" type="#_x0000_t109" style="position:absolute;left:10359;top:1094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3AA340F4" w14:textId="77777777" w:rsidR="00BD007C" w:rsidRPr="00C5485D" w:rsidRDefault="00BD007C" w:rsidP="00BD007C">
                        <w:pPr>
                          <w:pStyle w:val="NoSpacing"/>
                          <w:rPr>
                            <w:b/>
                            <w:bCs/>
                          </w:rPr>
                        </w:pPr>
                        <w:r w:rsidRPr="00C5485D">
                          <w:rPr>
                            <w:b/>
                            <w:bCs/>
                          </w:rPr>
                          <w:t>hmis_Funder</w:t>
                        </w:r>
                      </w:p>
                    </w:txbxContent>
                  </v:textbox>
                </v:shape>
                <v:shape id="AutoShape 398" o:spid="_x0000_s1068" type="#_x0000_t109" style="position:absolute;left:10359;top:1099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23FFAF21" w14:textId="77777777" w:rsidR="00BD007C" w:rsidRPr="00C5485D" w:rsidRDefault="00BD007C" w:rsidP="00BD007C">
                        <w:pPr>
                          <w:pStyle w:val="NoSpacing"/>
                          <w:rPr>
                            <w:b/>
                            <w:bCs/>
                          </w:rPr>
                        </w:pPr>
                        <w:r w:rsidRPr="00C5485D">
                          <w:rPr>
                            <w:b/>
                            <w:bCs/>
                          </w:rPr>
                          <w:t>hmis_Inventory</w:t>
                        </w:r>
                      </w:p>
                    </w:txbxContent>
                  </v:textbox>
                </v:shape>
                <w10:anchorlock/>
              </v:group>
            </w:pict>
          </mc:Fallback>
        </mc:AlternateContent>
      </w:r>
      <w:r w:rsidR="00503E06">
        <w:rPr>
          <w:noProof/>
        </w:rPr>
        <mc:AlternateContent>
          <mc:Choice Requires="wps">
            <w:drawing>
              <wp:anchor distT="0" distB="0" distL="114300" distR="114300" simplePos="0" relativeHeight="251650068" behindDoc="0" locked="0" layoutInCell="1" allowOverlap="1" wp14:anchorId="703913C8" wp14:editId="6AB94E4D">
                <wp:simplePos x="0" y="0"/>
                <wp:positionH relativeFrom="column">
                  <wp:posOffset>4433888</wp:posOffset>
                </wp:positionH>
                <wp:positionV relativeFrom="paragraph">
                  <wp:posOffset>1708785</wp:posOffset>
                </wp:positionV>
                <wp:extent cx="1370965" cy="957263"/>
                <wp:effectExtent l="0" t="0" r="19685" b="14605"/>
                <wp:wrapNone/>
                <wp:docPr id="544211523" name="Flowchart: Process 544211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0965" cy="95726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C2EC865" w14:textId="77777777" w:rsidR="001F3849" w:rsidRDefault="001F3849" w:rsidP="001F3849">
                            <w:pPr>
                              <w:pStyle w:val="NoSpacing"/>
                            </w:pPr>
                            <w:r>
                              <w:t>EnrollmentID</w:t>
                            </w:r>
                          </w:p>
                          <w:p w14:paraId="39CAB504" w14:textId="77777777" w:rsidR="001F3849" w:rsidRDefault="001F3849" w:rsidP="001F3849">
                            <w:pPr>
                              <w:pStyle w:val="NoSpacing"/>
                            </w:pPr>
                            <w:r>
                              <w:t>InformationDate</w:t>
                            </w:r>
                          </w:p>
                          <w:p w14:paraId="3884EFE7" w14:textId="70CB22CF" w:rsidR="00503E06" w:rsidRDefault="00CD5633" w:rsidP="00503E06">
                            <w:pPr>
                              <w:pStyle w:val="NoSpacing"/>
                            </w:pPr>
                            <w:r>
                              <w:t>DisabilityType</w:t>
                            </w:r>
                          </w:p>
                          <w:p w14:paraId="5EF4529F" w14:textId="4AC3C8C2" w:rsidR="00503E06" w:rsidRDefault="00CD5633" w:rsidP="00503E06">
                            <w:pPr>
                              <w:pStyle w:val="NoSpacing"/>
                            </w:pPr>
                            <w:r>
                              <w:t>DisabilityRespo</w:t>
                            </w:r>
                            <w:r w:rsidR="00C911C0">
                              <w:t>nse</w:t>
                            </w:r>
                          </w:p>
                          <w:p w14:paraId="630BEE47" w14:textId="10D149F5" w:rsidR="00C911C0" w:rsidRDefault="00C911C0" w:rsidP="00503E06">
                            <w:pPr>
                              <w:pStyle w:val="NoSpacing"/>
                            </w:pPr>
                            <w:r>
                              <w:t>IndefiniteAndImpairs</w:t>
                            </w:r>
                          </w:p>
                        </w:txbxContent>
                      </wps:txbx>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703913C8" id="Flowchart: Process 544211523" o:spid="_x0000_s1069" type="#_x0000_t109" style="position:absolute;margin-left:349.15pt;margin-top:134.55pt;width:107.95pt;height:75.4pt;z-index:2516500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ppqIwIAAEMEAAAOAAAAZHJzL2Uyb0RvYy54bWysU81u2zAMvg/YOwi6L3YSOGmMOkWbLMOA&#10;rivQ7QFkWbaFyaImKXGypx8lJ6n3cxqmg0CK1EfyI3l7d+wUOQjrJOiCTicpJUJzqKRuCvr1y+7d&#10;DSXOM10xBVoU9CQcvVu/fXPbm1zMoAVVCUsQRLu8NwVtvTd5kjjeio65CRih0ViD7ZhH1TZJZVmP&#10;6J1KZmm6SHqwlbHAhXP4uh2MdB3x61pw/7munfBEFRRz8/G28S7DnaxvWd5YZlrJz2mwf8iiY1Jj&#10;0CvUlnlG9lb+AdVJbsFB7SccugTqWnIRa8Bqpulv1by0zIhYC5LjzJUm9/9g+dPhxTzbkLozj8C/&#10;OaJh0zLdiHtroW8FqzDcNBCV9Mbl1w9BcfiVlP0nqLC1bO8hcnCsbRcAsTpyjFSfrlSLoyccH6fz&#10;ZbpaZJRwtK2y5WwxjyFYfvltrPMfBHQkCAWtFfSYl/XPQ7NjJHZ4dD5kxvKLe6wElKx2Uqmo2Kbc&#10;KEsODEdgF885khu7KU36gi7mWRqRf7G5MUT2sHrYZn+D6KTHWVayK+hNGk5wYnmg8L2uouyZVIOM&#10;KSsdzCJO6bmOC6lhfl3uj+WRyKqgsxgvPJVQnZBzC8Mk4+ah0IL9QUmPU1xQ933PrKBEfdTYt/ki&#10;Wy5w7MeKHSvlWGGaI1RBPSWDuPHDquyNlU2LkaaRHA332OtaRupfszpPCE5q7Mh5q8IqjPXo9br7&#10;658AAAD//wMAUEsDBBQABgAIAAAAIQCv5ZfR4QAAAAsBAAAPAAAAZHJzL2Rvd25yZXYueG1sTI/B&#10;TsMwEETvSPyDtUhcUOskRKEO2VSoEdw4NNC7E5s4IrZT220DX485wXE1TzNvq+2iJ3KWzo/WIKTr&#10;BIg0vRWjGRDe355XGyA+cCP4ZI1E+JIetvX1VcVLYS9mL89tGEgsMb7kCCqEuaTU90pq7td2liZm&#10;H9ZpHuLpBiocv8RyPdEsSQqq+WjiguKz3CnZf7YnjdA85C93bbdz9Jg3zeF1Zkf1zRBvb5anRyBB&#10;LuEPhl/9qA51dOrsyQhPJoSCbe4jipAVLAUSCZbmGZAOIU8ZA1pX9P8P9Q8AAAD//wMAUEsBAi0A&#10;FAAGAAgAAAAhALaDOJL+AAAA4QEAABMAAAAAAAAAAAAAAAAAAAAAAFtDb250ZW50X1R5cGVzXS54&#10;bWxQSwECLQAUAAYACAAAACEAOP0h/9YAAACUAQAACwAAAAAAAAAAAAAAAAAvAQAAX3JlbHMvLnJl&#10;bHNQSwECLQAUAAYACAAAACEAyQqaaiMCAABDBAAADgAAAAAAAAAAAAAAAAAuAgAAZHJzL2Uyb0Rv&#10;Yy54bWxQSwECLQAUAAYACAAAACEAr+WX0eEAAAALAQAADwAAAAAAAAAAAAAAAAB9BAAAZHJzL2Rv&#10;d25yZXYueG1sUEsFBgAAAAAEAAQA8wAAAIsFAAAAAA==&#10;" strokecolor="#5b9bd5" strokeweight=".5pt">
                <v:shadow color="black [0]"/>
                <v:textbox inset="2.88pt,2.88pt,2.88pt,2.88pt">
                  <w:txbxContent>
                    <w:p w14:paraId="4C2EC865" w14:textId="77777777" w:rsidR="001F3849" w:rsidRDefault="001F3849" w:rsidP="001F3849">
                      <w:pPr>
                        <w:pStyle w:val="NoSpacing"/>
                      </w:pPr>
                      <w:r>
                        <w:t>EnrollmentID</w:t>
                      </w:r>
                    </w:p>
                    <w:p w14:paraId="39CAB504" w14:textId="77777777" w:rsidR="001F3849" w:rsidRDefault="001F3849" w:rsidP="001F3849">
                      <w:pPr>
                        <w:pStyle w:val="NoSpacing"/>
                      </w:pPr>
                      <w:r>
                        <w:t>InformationDate</w:t>
                      </w:r>
                    </w:p>
                    <w:p w14:paraId="3884EFE7" w14:textId="70CB22CF" w:rsidR="00503E06" w:rsidRDefault="00CD5633" w:rsidP="00503E06">
                      <w:pPr>
                        <w:pStyle w:val="NoSpacing"/>
                      </w:pPr>
                      <w:r>
                        <w:t>DisabilityType</w:t>
                      </w:r>
                    </w:p>
                    <w:p w14:paraId="5EF4529F" w14:textId="4AC3C8C2" w:rsidR="00503E06" w:rsidRDefault="00CD5633" w:rsidP="00503E06">
                      <w:pPr>
                        <w:pStyle w:val="NoSpacing"/>
                      </w:pPr>
                      <w:r>
                        <w:t>DisabilityRespo</w:t>
                      </w:r>
                      <w:r w:rsidR="00C911C0">
                        <w:t>nse</w:t>
                      </w:r>
                    </w:p>
                    <w:p w14:paraId="630BEE47" w14:textId="10D149F5" w:rsidR="00C911C0" w:rsidRDefault="00C911C0" w:rsidP="00503E06">
                      <w:pPr>
                        <w:pStyle w:val="NoSpacing"/>
                      </w:pPr>
                      <w:r>
                        <w:t>IndefiniteAndImpairs</w:t>
                      </w:r>
                    </w:p>
                  </w:txbxContent>
                </v:textbox>
              </v:shape>
            </w:pict>
          </mc:Fallback>
        </mc:AlternateContent>
      </w:r>
      <w:r w:rsidR="00503E06">
        <w:rPr>
          <w:noProof/>
        </w:rPr>
        <mc:AlternateContent>
          <mc:Choice Requires="wps">
            <w:drawing>
              <wp:anchor distT="0" distB="0" distL="114300" distR="114300" simplePos="0" relativeHeight="251650067" behindDoc="0" locked="0" layoutInCell="1" allowOverlap="1" wp14:anchorId="1B8D26AF" wp14:editId="24CD155D">
                <wp:simplePos x="0" y="0"/>
                <wp:positionH relativeFrom="column">
                  <wp:posOffset>4432384</wp:posOffset>
                </wp:positionH>
                <wp:positionV relativeFrom="paragraph">
                  <wp:posOffset>1442402</wp:posOffset>
                </wp:positionV>
                <wp:extent cx="1371514" cy="274334"/>
                <wp:effectExtent l="0" t="0" r="0" b="0"/>
                <wp:wrapNone/>
                <wp:docPr id="228663542" name="Flowchart: Process 228663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514" cy="27433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A771EB" w14:textId="447204FA" w:rsidR="00503E06" w:rsidRPr="00C5485D" w:rsidRDefault="001F3849" w:rsidP="00503E06">
                            <w:pPr>
                              <w:pStyle w:val="NoSpacing"/>
                              <w:rPr>
                                <w:b/>
                                <w:bCs/>
                              </w:rPr>
                            </w:pPr>
                            <w:r>
                              <w:rPr>
                                <w:b/>
                                <w:bCs/>
                              </w:rPr>
                              <w:t>hmis_</w:t>
                            </w:r>
                            <w:r w:rsidR="00503E06">
                              <w:rPr>
                                <w:b/>
                                <w:bCs/>
                              </w:rPr>
                              <w:t>Disabilities</w:t>
                            </w:r>
                          </w:p>
                        </w:txbxContent>
                      </wps:txbx>
                      <wps:bodyPr rot="0" vert="horz" wrap="square" lIns="36576" tIns="36576" rIns="36576" bIns="36576" anchor="t" anchorCtr="0" upright="1">
                        <a:noAutofit/>
                      </wps:bodyPr>
                    </wps:wsp>
                  </a:graphicData>
                </a:graphic>
              </wp:anchor>
            </w:drawing>
          </mc:Choice>
          <mc:Fallback>
            <w:pict>
              <v:shape w14:anchorId="1B8D26AF" id="Flowchart: Process 228663542" o:spid="_x0000_s1070" type="#_x0000_t109" style="position:absolute;margin-left:349pt;margin-top:113.55pt;width:108pt;height:21.6pt;z-index:2516500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IDOJgIAAEMEAAAOAAAAZHJzL2Uyb0RvYy54bWysU9tu2zAMfR+wfxD0vtjOtTPiFE3SDAO6&#10;rUC3D1Bk2RYmi5qkxO6+vpScpNnlaZgfDFKUDsnDw+Vt3ypyFNZJ0AXNRiklQnMopa4L+u3r7t0N&#10;Jc4zXTIFWhT0WTh6u3r7ZtmZXIyhAVUKSxBEu7wzBW28N3mSON6IlrkRGKExWIFtmUfX1klpWYfo&#10;rUrGaTpPOrClscCFc3i6HYJ0FfGrSnD/paqc8EQVFGvz8W/jfx/+yWrJ8toy00h+KoP9QxUtkxqT&#10;XqC2zDNysPIPqFZyCw4qP+LQJlBVkovYA3aTpb9189QwI2IvSI4zF5rc/4Pln49P5tGG0p15AP7d&#10;EQ2bhula3FkLXSNYiemyQFTSGZdfHgTH4VOy7z5BiaNlBw+Rg76ybQDE7kgfqX6+UC16TzgeZpNF&#10;NsumlHCMjRfTyWQaU7D8/NpY5z8IaEkwClop6LAu6x+HYcdM7PjgfKiM5efrsRNQstxJpaJj6/1G&#10;WXJkKIHt7n69W5wyuetrSpOuoPPJLI3Iv8TcNcRs/X69nf0NopUetaxkW9CbNHzhEssDhfe6jLZn&#10;Ug02lqx0CIuo0lMfZ1KDfl3u+31PZIkEzQNUONpD+YycWxiUjJuHRgP2JyUdqrig7seBWUGJ+qhx&#10;bpP5bDFH2V879trZXztMc4QqqKdkMDd+WJWDsbJuMFMWydFwh7OuZKT+taqTQlCpcSKnrQqrcO3H&#10;W6+7v3oBAAD//wMAUEsDBBQABgAIAAAAIQDYu+8t4QAAAAsBAAAPAAAAZHJzL2Rvd25yZXYueG1s&#10;TI/BTsMwEETvSPyDtUjcqJOAnCbEqRASB1CFoBSJ4zZekojYjmK3Df16lhMcd3Y086ZazXYQB5pC&#10;752GdJGAINd407tWw/bt4WoJIkR0BgfvSMM3BVjV52cVlsYf3SsdNrEVHOJCiRq6GMdSytB0ZDEs&#10;/EiOf59+shj5nFppJjxyuB1kliRKWuwdN3Q40n1HzddmbzXQR5tvT0/qfb1WJ/VYoHp5Dkrry4v5&#10;7hZEpDn+meEXn9GhZqad3zsTxKBBFUveEjVkWZ6CYEeR3rCyYyVPrkHWlfy/of4BAAD//wMAUEsB&#10;Ai0AFAAGAAgAAAAhALaDOJL+AAAA4QEAABMAAAAAAAAAAAAAAAAAAAAAAFtDb250ZW50X1R5cGVz&#10;XS54bWxQSwECLQAUAAYACAAAACEAOP0h/9YAAACUAQAACwAAAAAAAAAAAAAAAAAvAQAAX3JlbHMv&#10;LnJlbHNQSwECLQAUAAYACAAAACEAntSAziYCAABDBAAADgAAAAAAAAAAAAAAAAAuAgAAZHJzL2Uy&#10;b0RvYy54bWxQSwECLQAUAAYACAAAACEA2LvvLeEAAAALAQAADwAAAAAAAAAAAAAAAACABAAAZHJz&#10;L2Rvd25yZXYueG1sUEsFBgAAAAAEAAQA8wAAAI4FAAAAAA==&#10;" fillcolor="#dfebf7" strokecolor="#5b9bd5" strokeweight=".5pt">
                <v:shadow color="black [0]"/>
                <v:textbox inset="2.88pt,2.88pt,2.88pt,2.88pt">
                  <w:txbxContent>
                    <w:p w14:paraId="23A771EB" w14:textId="447204FA" w:rsidR="00503E06" w:rsidRPr="00C5485D" w:rsidRDefault="001F3849" w:rsidP="00503E06">
                      <w:pPr>
                        <w:pStyle w:val="NoSpacing"/>
                        <w:rPr>
                          <w:b/>
                          <w:bCs/>
                        </w:rPr>
                      </w:pPr>
                      <w:r>
                        <w:rPr>
                          <w:b/>
                          <w:bCs/>
                        </w:rPr>
                        <w:t>hmis_</w:t>
                      </w:r>
                      <w:r w:rsidR="00503E06">
                        <w:rPr>
                          <w:b/>
                          <w:bCs/>
                        </w:rPr>
                        <w:t>Disabilities</w:t>
                      </w:r>
                    </w:p>
                  </w:txbxContent>
                </v:textbox>
              </v:shape>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5CDEED39" w:rsidR="00DF48A5" w:rsidRDefault="00DF48A5" w:rsidP="00DF48A5">
      <w:r>
        <w:t xml:space="preserve">Any given enrollment may be relevant for a variety of reporting purposes, each of which has specific criteria, but there is a common set of criteria that applies to </w:t>
      </w:r>
      <w:r w:rsidR="2100ADEB">
        <w:t>the identification</w:t>
      </w:r>
      <w:r>
        <w:t xml:space="preserve">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3179C2BF"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 xml:space="preserve">s active on or after </w:t>
      </w:r>
      <w:r w:rsidR="008355C0" w:rsidRPr="008355C0">
        <w:rPr>
          <w:rFonts w:cstheme="minorHAnsi"/>
          <w:u w:val="words"/>
        </w:rPr>
        <w:t>LookbackDate</w:t>
      </w:r>
      <w:r>
        <w:t xml:space="preserve"> in </w:t>
      </w:r>
      <w:r w:rsidR="00B458E6">
        <w:t xml:space="preserve">HMIS-participating </w:t>
      </w:r>
      <w:r>
        <w:t>continuum ES/SH/TH/RRH/PSH projects that meet the core criteria</w:t>
      </w:r>
      <w:r w:rsidR="004873DC">
        <w:t xml:space="preserve">. </w:t>
      </w:r>
    </w:p>
    <w:p w14:paraId="7E4FCF06" w14:textId="246F3107" w:rsidR="00B76398" w:rsidRDefault="00B76398" w:rsidP="00DF48A5">
      <w:r>
        <w:t>As described, it is a process that creates records in two ‘temporary tables’ – tlsa_HHID and tlsa_Enrollment</w:t>
      </w:r>
      <w:r w:rsidR="004873DC">
        <w:t xml:space="preserve">. </w:t>
      </w:r>
      <w:r>
        <w:t xml:space="preserve">They are highly de-normalized and include both HMIS data (e.g., </w:t>
      </w:r>
      <w:r w:rsidR="00176C7F" w:rsidRPr="00B76398">
        <w:rPr>
          <w:i/>
          <w:iCs/>
        </w:rPr>
        <w:t>Project</w:t>
      </w:r>
      <w:r w:rsidR="00176C7F">
        <w:rPr>
          <w:i/>
          <w:iCs/>
        </w:rPr>
        <w:t>ID</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99E3F3" w:rsidR="00DF48A5" w:rsidRDefault="00DF48A5" w:rsidP="00DF48A5">
      <w:pPr>
        <w:pStyle w:val="ListParagraph"/>
      </w:pPr>
      <w:r>
        <w:t xml:space="preserve">A record is created in tlsa_HHID for each </w:t>
      </w:r>
      <w:r w:rsidRPr="49FCFE86">
        <w:rPr>
          <w:i/>
          <w:iCs/>
        </w:rPr>
        <w:t>HouseholdID</w:t>
      </w:r>
      <w:r>
        <w:t xml:space="preserve"> with columns for frequently</w:t>
      </w:r>
      <w:r w:rsidR="2E9A4043">
        <w:t xml:space="preserve"> </w:t>
      </w:r>
      <w:r>
        <w:t>used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tlsa_Enrollment for each validated </w:t>
      </w:r>
      <w:r w:rsidRPr="49FCFE86">
        <w:rPr>
          <w:i/>
          <w:iCs/>
        </w:rPr>
        <w:t>EnrollmentID</w:t>
      </w:r>
      <w:r>
        <w:t xml:space="preserve"> with columns for frequently used data, including effective/adjusted move-in and exit dates where relevant</w:t>
      </w:r>
      <w:r w:rsidR="003374B6">
        <w:t xml:space="preserve"> (section 3.4)</w:t>
      </w:r>
      <w:r>
        <w:t>.</w:t>
      </w:r>
    </w:p>
    <w:p w14:paraId="62442707" w14:textId="7038A3A6"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There are multiple age columns in t</w:t>
      </w:r>
      <w:r w:rsidR="002B6991">
        <w:t xml:space="preserve">lsa_Enrollment </w:t>
      </w:r>
      <w:r w:rsidR="00C5485D">
        <w:t>(</w:t>
      </w:r>
      <w:r w:rsidR="00C5485D" w:rsidRPr="00C5485D">
        <w:rPr>
          <w:b/>
          <w:bCs/>
        </w:rPr>
        <w:t>EntryAge</w:t>
      </w:r>
      <w:r w:rsidR="00C5485D">
        <w:t xml:space="preserve">, </w:t>
      </w:r>
      <w:r w:rsidR="00C5485D" w:rsidRPr="00C5485D">
        <w:rPr>
          <w:b/>
          <w:bCs/>
        </w:rPr>
        <w:t>ActiveAge</w:t>
      </w:r>
      <w:r w:rsidR="00C5485D">
        <w:t xml:space="preserve">, etc.) </w:t>
      </w:r>
      <w:r>
        <w:t xml:space="preserve">and multiple </w:t>
      </w:r>
      <w:r w:rsidR="002B6991">
        <w:t>household type columns in tlsa_HHID</w:t>
      </w:r>
      <w:r>
        <w:t xml:space="preserve"> (</w:t>
      </w:r>
      <w:r w:rsidRPr="001F68E4">
        <w:rPr>
          <w:b/>
          <w:bCs/>
        </w:rPr>
        <w:t>EntryHHType</w:t>
      </w:r>
      <w:r>
        <w:t xml:space="preserve">, </w:t>
      </w:r>
      <w:r w:rsidRPr="001F68E4">
        <w:rPr>
          <w:b/>
          <w:bCs/>
        </w:rPr>
        <w:t>ActiveHHType</w:t>
      </w:r>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77A7CEA8" w:rsidR="00650324" w:rsidRDefault="0077577D" w:rsidP="00DE4A2E">
      <w:pPr>
        <w:jc w:val="center"/>
      </w:pPr>
      <w:r>
        <w:rPr>
          <w:noProof/>
        </w:rPr>
        <mc:AlternateContent>
          <mc:Choice Requires="wps">
            <w:drawing>
              <wp:anchor distT="0" distB="0" distL="114300" distR="114300" simplePos="0" relativeHeight="251650072" behindDoc="0" locked="0" layoutInCell="1" allowOverlap="1" wp14:anchorId="7BAFF6B8" wp14:editId="361CB9D8">
                <wp:simplePos x="0" y="0"/>
                <wp:positionH relativeFrom="column">
                  <wp:posOffset>3743007</wp:posOffset>
                </wp:positionH>
                <wp:positionV relativeFrom="paragraph">
                  <wp:posOffset>3387725</wp:posOffset>
                </wp:positionV>
                <wp:extent cx="1152301" cy="316509"/>
                <wp:effectExtent l="0" t="0" r="10160" b="26670"/>
                <wp:wrapNone/>
                <wp:docPr id="1110358322" name="Flowchart: Magnetic Disk 1110358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301" cy="3165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B700D6" w14:textId="41254EDE" w:rsidR="0077577D" w:rsidRDefault="0077577D" w:rsidP="0077577D">
                            <w:pPr>
                              <w:pStyle w:val="Style3"/>
                            </w:pPr>
                            <w:r>
                              <w:t>hmis_Client</w:t>
                            </w:r>
                          </w:p>
                        </w:txbxContent>
                      </wps:txbx>
                      <wps:bodyPr rot="0" vert="horz" wrap="square" lIns="0" tIns="0" rIns="0" bIns="0" anchor="ctr" anchorCtr="0" upright="1">
                        <a:noAutofit/>
                      </wps:bodyPr>
                    </wps:wsp>
                  </a:graphicData>
                </a:graphic>
              </wp:anchor>
            </w:drawing>
          </mc:Choice>
          <mc:Fallback>
            <w:pict>
              <v:shape w14:anchorId="7BAFF6B8" id="Flowchart: Magnetic Disk 1110358322" o:spid="_x0000_s1071" type="#_x0000_t132" style="position:absolute;left:0;text-align:left;margin-left:294.7pt;margin-top:266.75pt;width:90.75pt;height:24.9pt;z-index:251650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OLHQIAAC0EAAAOAAAAZHJzL2Uyb0RvYy54bWysU8tu2zAQvBfoPxC815Js2G0Ey0Fix0WB&#10;JC2Q9gNoipKIUFx2SVt2v75L+pH0cSp6IXZJ7uzscDi/3veG7RR6DbbixSjnTFkJtbZtxb99Xb/7&#10;wJkPwtbCgFUVPyjPrxdv38wHV6oxdGBqhYxArC8HV/EuBFdmmZed6oUfgVOWDhvAXgRKsc1qFAOh&#10;9yYb5/ksGwBrhyCV97S7Oh7yRcJvGiXD56bxKjBTceIW0opp3cQ1W8xF2aJwnZYnGuIfWPRCW2p6&#10;gVqJINgW9R9QvZYIHpowktBn0DRaqjQDTVPkv03z1Amn0iwkjncXmfz/g5WPuyf3BSN17+5BPntm&#10;YdkJ26obRBg6JWpqV0ShssH58lIQE0+lbDM8QE1PK7YBkgb7BvsISNOxfZL6cJFa7QOTtFkU0/Ek&#10;LziTdDYpZtP8KrUQ5bnaoQ8fFfQsBhVvDAzEC8ODaK0KWq60f07txO7eh0hPlOeaNA4YXa+1MSnB&#10;drM0yHaCfLBa392u35/a+dfXjGVDxWeTaZ6QfznzryGmt1e3q+nfIBC2tk6uitLdneIgtDnGxNLY&#10;SEkld56on8WMvvVl2G/2TNcVHyeWcWsD9YG0Rjg6mH4cBR3gD84Gcm/F/fetQMWZ+WTpvaLVzwGe&#10;g805EFZSacVlQM6OyTIcP8XWoW47wi6SAhZu6FUbnfR94XHyAnkyyX76P9H0r/N06+WXL34CAAD/&#10;/wMAUEsDBBQABgAIAAAAIQC/0SHa4AAAAAsBAAAPAAAAZHJzL2Rvd25yZXYueG1sTI/BToNAEIbv&#10;Jr7DZky82UUpQpGl0Sa9mRiqHrxt2Smg7CxhtwXf3ump3mbyf/nnm2I9216ccPSdIwX3iwgEUu1M&#10;R42Cj/ftXQbCB01G945QwS96WJfXV4XOjZuowtMuNIJLyOdaQRvCkEvp6xat9gs3IHF2cKPVgdex&#10;kWbUE5fbXj5E0aO0uiO+0OoBNy3WP7ujVXBIR7udPr+zalnJ5GvzOr+Z8KLU7c38/AQi4BwuMJz1&#10;WR1Kdtq7IxkvegVJtloyykMcJyCYSNNoBWJ/juIYZFnI/z+UfwAAAP//AwBQSwECLQAUAAYACAAA&#10;ACEAtoM4kv4AAADhAQAAEwAAAAAAAAAAAAAAAAAAAAAAW0NvbnRlbnRfVHlwZXNdLnhtbFBLAQIt&#10;ABQABgAIAAAAIQA4/SH/1gAAAJQBAAALAAAAAAAAAAAAAAAAAC8BAABfcmVscy8ucmVsc1BLAQIt&#10;ABQABgAIAAAAIQBARzOLHQIAAC0EAAAOAAAAAAAAAAAAAAAAAC4CAABkcnMvZTJvRG9jLnhtbFBL&#10;AQItABQABgAIAAAAIQC/0SHa4AAAAAsBAAAPAAAAAAAAAAAAAAAAAHcEAABkcnMvZG93bnJldi54&#10;bWxQSwUGAAAAAAQABADzAAAAhAUAAAAA&#10;" fillcolor="#dfebf7" strokecolor="#5b9bd5" strokeweight=".5pt">
                <v:shadow color="black" opacity="0" offset="0,0"/>
                <v:textbox inset="0,0,0,0">
                  <w:txbxContent>
                    <w:p w14:paraId="30B700D6" w14:textId="41254EDE" w:rsidR="0077577D" w:rsidRDefault="0077577D" w:rsidP="0077577D">
                      <w:pPr>
                        <w:pStyle w:val="Style3"/>
                      </w:pPr>
                      <w:r>
                        <w:t>hmis_Client</w:t>
                      </w:r>
                    </w:p>
                  </w:txbxContent>
                </v:textbox>
              </v:shape>
            </w:pict>
          </mc:Fallback>
        </mc:AlternateContent>
      </w:r>
      <w:r w:rsidR="00723E5E">
        <w:rPr>
          <w:rFonts w:ascii="Times New Roman" w:hAnsi="Times New Roman" w:cs="Times New Roman"/>
          <w:noProof/>
          <w:sz w:val="24"/>
          <w:szCs w:val="24"/>
        </w:rPr>
        <mc:AlternateContent>
          <mc:Choice Requires="wpg">
            <w:drawing>
              <wp:inline distT="0" distB="0" distL="0" distR="0" wp14:anchorId="60DA8B2F" wp14:editId="7B42092D">
                <wp:extent cx="5653124" cy="4836168"/>
                <wp:effectExtent l="0" t="19050" r="24130"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3124" cy="4836168"/>
                          <a:chOff x="1109564" y="1060333"/>
                          <a:chExt cx="62851" cy="56657"/>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624" y="1062161"/>
                            <a:ext cx="8136" cy="12807"/>
                          </a:xfrm>
                          <a:prstGeom prst="curvedConnector3">
                            <a:avLst>
                              <a:gd name="adj1" fmla="val 13123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624" y="1073597"/>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806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368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4969"/>
                            <a:ext cx="6811" cy="13864"/>
                          </a:xfrm>
                          <a:prstGeom prst="curvedConnector4">
                            <a:avLst>
                              <a:gd name="adj1" fmla="val -37316"/>
                              <a:gd name="adj2" fmla="val 5494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5043"/>
                            <a:ext cx="15758" cy="21947"/>
                            <a:chOff x="1132535" y="1114099"/>
                            <a:chExt cx="15758" cy="21947"/>
                          </a:xfrm>
                        </wpg:grpSpPr>
                        <wps:wsp>
                          <wps:cNvPr id="74485357" name="Left Bracket 74485840"/>
                          <wps:cNvSpPr>
                            <a:spLocks/>
                          </wps:cNvSpPr>
                          <wps:spPr bwMode="auto">
                            <a:xfrm flipH="1" flipV="1">
                              <a:off x="1145347"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895" y="1123182"/>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0128BD01" w:rsidR="00004824" w:rsidRDefault="0074281B" w:rsidP="00723E5E">
                                <w:pPr>
                                  <w:pStyle w:val="Style3"/>
                                </w:pPr>
                                <w:r>
                                  <w:t>hmis_Disabilities</w:t>
                                </w:r>
                              </w:p>
                            </w:txbxContent>
                          </wps:txbx>
                          <wps:bodyPr rot="0" vert="horz" wrap="square" lIns="0" tIns="0" rIns="0" bIns="0" anchor="ctr" anchorCtr="0" upright="1">
                            <a:noAutofit/>
                          </wps:bodyPr>
                        </wps:wsp>
                        <wps:wsp>
                          <wps:cNvPr id="74485362" name="AutoShape 11"/>
                          <wps:cNvSpPr>
                            <a:spLocks noChangeArrowheads="1"/>
                          </wps:cNvSpPr>
                          <wps:spPr bwMode="auto">
                            <a:xfrm>
                              <a:off x="1133895" y="1114410"/>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4354" cy="15539"/>
                          </a:xfrm>
                          <a:prstGeom prst="curvedConnector3">
                            <a:avLst>
                              <a:gd name="adj1" fmla="val 1583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6511" y="1073034"/>
                            <a:ext cx="14062" cy="19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6016"/>
                            <a:ext cx="24309" cy="2962"/>
                          </a:xfrm>
                          <a:prstGeom prst="curvedConnector4">
                            <a:avLst>
                              <a:gd name="adj1" fmla="val 36824"/>
                              <a:gd name="adj2" fmla="val 266942"/>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8082" y="1078631"/>
                            <a:ext cx="14333" cy="7479"/>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45.15pt;height:380.8pt;mso-position-horizontal-relative:char;mso-position-vertical-relative:line" coordorigin="11095,10603" coordsize="628,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42VhwsAANZhAAAOAAAAZHJzL2Uyb0RvYy54bWzsXWtzm0oS/b5V+x8ovieGGZ6qKLfiV/ZW&#10;Jbupyt39jhGStUGgBWw599dvd8+Dh9DLtuTrmKTKBQYhGE53nz7dM/7w28MiNe6Topzn2di031um&#10;kWRxPplns7H57z+u3wWmUVZRNonSPEvG5s+kNH/7+Pe/fVgtRwnLb/N0khQGXCQrR6vl2LytquXo&#10;7KyMb5NFVL7Pl0kGB6d5sYgq2C1mZ5MiWsHVF+kZsyzvbJUXk2WRx0lZwm8vxUHzI11/Ok3i6l/T&#10;aZlURjo24d4q+lnQzxv8efbxQzSaFdHydh7L24gecReLaJ7Bl+pLXUZVZNwV87VLLeZxkZf5tHof&#10;54uzfDqdxwk9AzyNbXWe5nOR3y3pWWaj1WyphwmGtjNOj75s/M/7z8Xy+/JbIe4eNr/k8Y8SxuVs&#10;tZyNmsdxfyZONm5WX/MJvM/orsrpwR+mxQIvAY9kPND4/tTjmzxURgy/dD2X28wxjRiOOQH3bC8Q&#10;byC+hdeEn7NtK3Q9OAXOsC3P4pyrM67kVTwWuLa4hut5ro/Hz6KRuAG6aXmTCAJAVVkPXPm0gft+&#10;Gy0Teh8lDsy3wphPxqbvOIHLHW4aWbSAIfkEQ0JnGnZIN4d3AaerQS7FCBtZfnEbZbPkU1Hkq9sk&#10;msDd2fQwrQ/gTgnvZ+eQ2zZjvgcg7w6dGn7bDgJfDBzvjls0WhZl9TnJFwZujM1pmq/g/orqa5Td&#10;Renv2fKuohcd3X8pKzHk6iP43ss8nU+u52lKO8Xs5iItjPsIzO7qAv/Lt9Q6Lc2M1dj0uGvRlVvH&#10;yuYlwiv833eJxbwC/5HOF2MzsPAfnhSNcDivsgltV9E8FduAkjTDwwl5BvkcaoAFXKqHmwd6rYyg&#10;iQdv8slPGP8iF94DvB1s3ObFn6axAs8xNsv/3UVFYhowSvAO0c2ojUJt3KiNKIvho2OzMg2xeVEJ&#10;d3S3LOazW7iyTYOR5Yij6ZyGur4LMksC9WnRDRbZRTcPabDx3k6CbpuzMJToDoJAOQaNbhZYTKCb&#10;+WCNTa+wGd2/Z4CfLEq/V3kRzdC4o9HhCD+/9K+E6XYMYW+EX4BT+6RuumUIR0R4iINUY+uZER5X&#10;xevCuLuOcRsQJ8cIMH6RiTAZP2QyTGonTg7/j59L8P8EBMBBdfGQdQLEfIIhTrioJJt0TvBMOF2d&#10;AIGM7Ep8J+5sDgLixdmW9IDGNJ0v/6MciQzItm07HsZeER2Y7an7kGE1sDncAEZmGyypHVXX7Ce+&#10;K+6TyUWeZcCw8oLXdoMGNJtIZxFN/guRerpIgVNBLDBsCP+c/Cq4YjIzCt3NOJLlGETIcW81HiSI&#10;iY4xkx/Ca6Z3C+AlIu7IUAC/Qm5BoYh+BV9N9BI/TV/fMjegXDJu9MQQo6I3XBVzCNwpeHwIX4tk&#10;Ap4/AfaLW8Lr7IwyIqTgyfhmgaKc1pvDixbe/BqifIxRfmRc5vHdIskqgzmnZS1NXPrcFZwJYrTE&#10;ZYO1HODX1dPUwBRvpgm11ntv8Y3riyv30pMvs3XaVkw2Kcu1e24HJ3boXAfko1CWV+fQgeyuwVwF&#10;fENGfIB708Ufn6Q7XuCAUyQ3HASeIzMgDXdwvjK7AZKufKXKrhR8uyRdPdVbpDGcAtlAY1QiCoqL&#10;QP2XZFoZ50UU/wD9gzlOg8l0YK4CkebxO/gGEox/IMHYQDUgHbYVVfeY5TFJeaRLZw6TVIPZoeNK&#10;P7sB4yk8hXyI2pl3WUaTZPguDwgSr5NjHMQg9qbsmPDDmIvEVO6I5FTuiARV7rzSJBUg14t8QhhC&#10;WuMbKGBT52oc2QP569TasVwf9B9JrQe8w/A25aCtnHrA+zYJmPJK8HsSvS3JEWQzifdacjwxl7F9&#10;H0gW4d4PWR+XkZIMaL3KJ2/w8w3BcZYl1Ty+nJc/ao9/CH2/vL46v1YZbAuJe9N39zw8v1SRqXWJ&#10;5wCzFhk5RUZ8uQNjBxHdBbQID14jWuCm33tr+eX5NHSnAWkvsDzKAhvZaK0yYqzcTl3eJqQp6R0g&#10;Lem421cX0la/TkiODGmfA6jbbBzlvtpL060Bcx689Kj20jp1Grw0eumeYpCtrf7kkAZVO6RIvcFL&#10;D8QDKweCQtaQ1jnRAGmEdE/th1lNMv202g+k3lTaISsBnK7VfsCk6ARRoZBsZ6/aj9ZiUBOpiz2h&#10;D7Vwycyd0KNHqQ3EC8AqRLGHgwa5ncZ0ij1OTcq7MgwKQrrY84773Jb0qVkRglhTn+Q6oaOE9qEg&#10;pHQ4WRCS7TZoutSJ087+dBGH2oQMZkv1v920gy1Jz9XUAyXEAOt3Alaha4kyew0r2/VBsiZcobJH&#10;9DgaNZp7OANbE5+Hi1miuopnXKlqT88VNBt5seYeIPp9yhJ1/gSOrrqshz71QvURtOwthVxtzBuE&#10;VQeUVZlwN8dPFQ8YGlN7+PXgrdVwDxZWPe6IVzoIq3W3j1RMf2lhFW26R1gV8OfNKPkMdYV1dXWD&#10;0xhAL5rtnkOQOpAEvgnQ62pCrUVtgfoR8nYOBArcOaqr0Djju+tSlK3z9l0NO29TiqIRG6QoKUVh&#10;b/CaurqFvBwF0gHk6gLSjNtBpzAMUpSGtG/t2/zwNXpDBQPdm3Wgy96vK/m1tfhAZ8E6pHU/iGbd&#10;utx7ZEjbjiOysEZKNEC62t5oLxpCBy+tvPTLFwyaxIP5rsrjFeFuemlv8NJ96qomin9dL12LKSft&#10;Pca5XYKENHqPVfuibsr0TltOAHLNZP8OTDpj0MsDwk2vD2e+pboCdlXI1EO9xZ7MWhP76xoARpwT&#10;TQ70+soLNvFbvAvgKU8rL4AkuLW8gPrl46aWtIoKbug5QLio3Se0HGj9aZmJQ5VBmkHiukIW2qw+&#10;dooKe88gcQMuvvd1ipC/yAwSaItZ492g+CMengXQcPmtgIae/UcCeoOwzjwXK2Kik41bnEpijQjg&#10;YFOnKJiF4uCzQ9tV01cHZMN0W1U5OfXcKE+XemrZj7GmSvIkV41Seu2JAWDdSjDyIzpBNOK0rAl3&#10;thSPaILyrlmAjIdMtubj/HpVoFXcnjkcyt6ihBSKvv29gb5vYRhakGAiIoWOjXVh5nkhxBpEwTBT&#10;8AWtQVd+mtZwWoGltSCEG8LkKYKOQixI46Eseh7QkflNLBlStzIIpKn5VUh7Wl2/7emB1/hPgrN1&#10;2tb+4mNNWT3eDHEx1uh2jkLjq1c1Pxx6aNY5DyMf1fLS0M7wqPnhuyIDFv5rUnTI/PA2iXcDmHJV&#10;M51O6xz3YQKuIDpQ36VEeO8AsDeJ9yyYFDY4d2lV6HoQQaemOn5PPYiBDgL3IwHdKecfQT13AwuK&#10;QBKNgSfmcjZ5Ny4ARHD0HZ/yi81o1DXOwbnvs8CNoFePcO5vofrvQzLYrZUywVpPZhutBW8YcPUO&#10;8XFddOSotzAHGlgFg9mlSg62sZdtaC94FOLz2sqsfk+ZlTHdQn6aOis0n6rWASsIRYWgESncEARV&#10;YQ37L/80WMNe1vDY+S9vIlL01GsZrG9Qs6gnCUZaD1Lef6NgRBrVIWmB0SMY0aoOrXxhR23MA2VU&#10;5gs4fXNrEOpo/vvqRe+464Hpw6XbS0uBU6onEjAvCF/zsg+/SGHA1+XdpmCkm5aeXOlqqaPb5NPH&#10;WgMsV0I6PNUJeqzBcbD2IUpgMIuGvqYRhRxPpc8OA531EHPYN3se6gQiPxXMDEf4RZLnvpJuvWbo&#10;SSgRzqBRUk4Y+CCDko/UyqjD4YaIEnG5JsmQPGMQ6VnZTxjqznX79PxJsWrRkDwrpag5NY0WMFtP&#10;np+tOqwpkWrT6VIirZQSZzqIEvUvnQkFYTVtzeppfLA9V5MgH9KUo7h9DgxHXXmYKflCbp9WSliD&#10;dr3u4kncPmcc1o2RHIRxWLyh7faBh4OyS7rQkAkLNkcD9BxuX+d1B+pCL5YJg/ejPx5AhXT5hw7w&#10;rxM094lC1X+O4eP/AQAA//8DAFBLAwQUAAYACAAAACEAvZWzL90AAAAFAQAADwAAAGRycy9kb3du&#10;cmV2LnhtbEyPQWvCQBCF7wX/wzKF3uomSqNNsxGRticpqIXS25gdk2B2NmTXJP77bnupl4HHe7z3&#10;TbYaTSN66lxtWUE8jUAQF1bXXCr4PLw9LkE4j6yxsUwKruRglU/uMky1HXhH/d6XIpSwS1FB5X2b&#10;SumKigy6qW2Jg3eynUEfZFdK3eEQyk0jZ1GUSIM1h4UKW9pUVJz3F6PgfcBhPY9f++35tLl+H54+&#10;vrYxKfVwP65fQHga/X8YfvEDOuSB6WgvrJ1oFIRH/N8N3vI5moM4KlgkcQIyz+Qtff4DAAD//wMA&#10;UEsBAi0AFAAGAAgAAAAhALaDOJL+AAAA4QEAABMAAAAAAAAAAAAAAAAAAAAAAFtDb250ZW50X1R5&#10;cGVzXS54bWxQSwECLQAUAAYACAAAACEAOP0h/9YAAACUAQAACwAAAAAAAAAAAAAAAAAvAQAAX3Jl&#10;bHMvLnJlbHNQSwECLQAUAAYACAAAACEAb9uNlYcLAADWYQAADgAAAAAAAAAAAAAAAAAuAgAAZHJz&#10;L2Uyb0RvYy54bWxQSwECLQAUAAYACAAAACEAvZWzL90AAAAFAQAADwAAAAAAAAAAAAAAAADhDQAA&#10;ZHJzL2Rvd25yZXYueG1sUEsFBgAAAAAEAAQA8wAAAOsOA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r>
                          <w:t>tlsa_CohortDates</w:t>
                        </w:r>
                      </w:p>
                    </w:txbxContent>
                  </v:textbox>
                </v:shape>
                <v:shape id="AutoShape 199" o:spid="_x0000_s1075" type="#_x0000_t38" style="position:absolute;left:11146;top:10621;width:81;height:12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CDzAAAAOEAAAAPAAAAZHJzL2Rvd25yZXYueG1sRI9BS8NA&#10;FITvBf/D8oTe2k01TUvsthRBqGCFRq3t7ZF9JsHs25Bdk/Tfu4LQ4zAz3zCrzWBq0VHrKssKZtMI&#10;BHFudcWFgve3p8kShPPIGmvLpOBCDjbrm9EKU217PlCX+UIECLsUFZTeN6mULi/JoJvahjh4X7Y1&#10;6INsC6lb7APc1PIuihJpsOKwUGJDjyXl39mPUZA8b/vPBV1e9y9Jd8z255k9nj6UGt8O2wcQngZ/&#10;Df+3d1rBIo6X8/t4Dn+PwhuQ618AAAD//wMAUEsBAi0AFAAGAAgAAAAhANvh9svuAAAAhQEAABMA&#10;AAAAAAAAAAAAAAAAAAAAAFtDb250ZW50X1R5cGVzXS54bWxQSwECLQAUAAYACAAAACEAWvQsW78A&#10;AAAVAQAACwAAAAAAAAAAAAAAAAAfAQAAX3JlbHMvLnJlbHNQSwECLQAUAAYACAAAACEAkkJQg8wA&#10;AADhAAAADwAAAAAAAAAAAAAAAAAHAgAAZHJzL2Rvd25yZXYueG1sUEsFBgAAAAADAAMAtwAAAAAD&#10;AAAAAA==&#10;" adj="28347" strokecolor="black [0]" strokeweight=".5pt">
                  <v:stroke endarrow="block"/>
                  <v:shadow color="black [0]"/>
                </v:shape>
                <v:shape id="Flowchart: Document 247" o:spid="_x0000_s1076" type="#_x0000_t114" style="position:absolute;left:11146;top:107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1" o:spid="_x0000_s1081" type="#_x0000_t132" style="position:absolute;left:11417;top:1068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2" type="#_x0000_t132" style="position:absolute;left:11417;top:1073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_x0000_s1083"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209" o:spid="_x0000_s1084" type="#_x0000_t39" style="position:absolute;left:11197;top:10749;width:68;height:13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i1yQAAAOEAAAAPAAAAZHJzL2Rvd25yZXYueG1sRI/dSgMx&#10;FITvBd8hHME7m+3Pal2bllIoiKDYtQ9wdnPchG5OliS269sbQfBymJlvmNVmdL04U4jWs4LppABB&#10;3HptuVNw/NjfLUHEhKyx90wKvinCZn19tcJK+wsf6FynTmQIxwoVmJSGSsrYGnIYJ34gzt6nDw5T&#10;lqGTOuAlw10vZ0VxLx1azgsGB9oZak/1l1Mw37/YwA3PjvVjMzT29fDu3oxStzfj9glEojH9h//a&#10;z1rBw2KxLOdlCb+P8huQ6x8AAAD//wMAUEsBAi0AFAAGAAgAAAAhANvh9svuAAAAhQEAABMAAAAA&#10;AAAAAAAAAAAAAAAAAFtDb250ZW50X1R5cGVzXS54bWxQSwECLQAUAAYACAAAACEAWvQsW78AAAAV&#10;AQAACwAAAAAAAAAAAAAAAAAfAQAAX3JlbHMvLnJlbHNQSwECLQAUAAYACAAAACEAwnxotckAAADh&#10;AAAADwAAAAAAAAAAAAAAAAAHAgAAZHJzL2Rvd25yZXYueG1sUEsFBgAAAAADAAMAtwAAAP0CAAAA&#10;AA==&#10;" adj="-8060,11868" strokecolor="black [0]" strokeweight=".5pt">
                  <v:stroke endarrow="block"/>
                  <v:shadow color="black [0]"/>
                </v:shape>
                <v:group id="Group 210" o:spid="_x0000_s1085" style="position:absolute;left:11482;top:10950;width:157;height:219" coordorigin="11325,11140" coordsize="15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6" type="#_x0000_t85" style="position:absolute;left:11453;top:11140;width:29;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3jryQAAAOEAAAAPAAAAZHJzL2Rvd25yZXYueG1sRI9BSwMx&#10;FITvgv8hPMGbTdTWpmvTImJF6EGsLXt9JM/N4uZl2cR2/fdGEDwOM/MNs1yPoRNHGlIb2cD1RIEg&#10;ttG13BjYv2+uNIiUkR12kcnANyVYr87Plli5eOI3Ou5yIwqEU4UGfM59JWWyngKmSeyJi/cRh4C5&#10;yKGRbsBTgYdO3ih1JwO2XBY89vToyX7uvoKBZz12epFflX06bA+b2tta1dqYy4vx4R5EpjH/h//a&#10;L87AfDrVs9vZHH4flTcgVz8AAAD//wMAUEsBAi0AFAAGAAgAAAAhANvh9svuAAAAhQEAABMAAAAA&#10;AAAAAAAAAAAAAAAAAFtDb250ZW50X1R5cGVzXS54bWxQSwECLQAUAAYACAAAACEAWvQsW78AAAAV&#10;AQAACwAAAAAAAAAAAAAAAAAfAQAAX3JlbHMvLnJlbHNQSwECLQAUAAYACAAAACEAU8d468kAAADh&#10;AAAADwAAAAAAAAAAAAAAAAAHAgAAZHJzL2Rvd25yZXYueG1sUEsFBgAAAAADAAMAtwAAAP0CAAAA&#10;AA==&#10;" adj="1840" fillcolor="#5b9bd5" strokecolor="black [0]" strokeweight=".5pt">
                    <v:shadow color="black [0]"/>
                    <v:textbox inset="2.88pt,2.88pt,2.88pt,2.88pt"/>
                  </v:shape>
                  <v:shape id="Left Bracket 74485839" o:spid="_x0000_s1087" type="#_x0000_t85" style="position:absolute;left:11325;top:11140;width:29;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1yAAAAOEAAAAPAAAAZHJzL2Rvd25yZXYueG1sRE/LasJA&#10;FN0X/IfhCt01E1uNEh1FpFIL3ahBcHfJXPMwcydkpjH9+86i0OXhvFebwTSip85VlhVMohgEcW51&#10;xYWC7Lx/WYBwHlljY5kU/JCDzXr0tMJU2wcfqT/5QoQQdikqKL1vUyldXpJBF9mWOHA32xn0AXaF&#10;1B0+Qrhp5GscJ9JgxaGhxJZ2JeX307dRULdZ/Hk+vu8vH7te18nVHZL6S6nn8bBdgvA0+H/xn/ug&#10;Fcyn08XsbRYmh0fhDcj1LwAAAP//AwBQSwECLQAUAAYACAAAACEA2+H2y+4AAACFAQAAEwAAAAAA&#10;AAAAAAAAAAAAAAAAW0NvbnRlbnRfVHlwZXNdLnhtbFBLAQItABQABgAIAAAAIQBa9CxbvwAAABUB&#10;AAALAAAAAAAAAAAAAAAAAB8BAABfcmVscy8ucmVsc1BLAQItABQABgAIAAAAIQA/xd91yAAAAOEA&#10;AAAPAAAAAAAAAAAAAAAAAAcCAABkcnMvZG93bnJldi54bWxQSwUGAAAAAAMAAwC3AAAA/AIAAAAA&#10;" adj="1840" fillcolor="#5b9bd5" strokecolor="black [0]" strokeweight=".5pt">
                    <v:shadow color="black [0]"/>
                    <v:textbox inset="2.88pt,2.88pt,2.88pt,2.88pt"/>
                  </v:shape>
                  <v:shape id="AutoShape 9" o:spid="_x0000_s1088"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89" type="#_x0000_t132" style="position:absolute;left:11338;top:11231;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0128BD01" w:rsidR="00004824" w:rsidRDefault="0074281B" w:rsidP="00723E5E">
                          <w:pPr>
                            <w:pStyle w:val="Style3"/>
                          </w:pPr>
                          <w:r>
                            <w:t>hmis_Disabilities</w:t>
                          </w:r>
                        </w:p>
                      </w:txbxContent>
                    </v:textbox>
                  </v:shape>
                  <v:shape id="AutoShape 11" o:spid="_x0000_s1090" type="#_x0000_t132" style="position:absolute;left:11338;top:11144;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1"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Flowchart: Internal Storage 63" o:spid="_x0000_s1092"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r>
                          <w:t>tlsa_Enrollment</w:t>
                        </w:r>
                      </w:p>
                    </w:txbxContent>
                  </v:textbox>
                </v:shape>
                <v:shape id="AutoShape 218" o:spid="_x0000_s1093" type="#_x0000_t38" style="position:absolute;left:11596;top:10904;width:43;height:1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XWIygAAAOEAAAAPAAAAZHJzL2Rvd25yZXYueG1sRI9Ba8JA&#10;FITvQv/D8gq96cZWo0RXKWpBKQhqvD+yzySYfRuzq6b99W6h4HGYmW+Y6bw1lbhR40rLCvq9CARx&#10;ZnXJuYL08NUdg3AeWWNlmRT8kIP57KUzxUTbO+/otve5CBB2CSoovK8TKV1WkEHXszVx8E62MeiD&#10;bHKpG7wHuKnkexTF0mDJYaHAmhYFZef91SjYLpaX3XV7tKs01utztVn99r9Tpd5e288JCE+tf4b/&#10;22utYDQYjIcf8RD+HoU3IGcPAAAA//8DAFBLAQItABQABgAIAAAAIQDb4fbL7gAAAIUBAAATAAAA&#10;AAAAAAAAAAAAAAAAAABbQ29udGVudF9UeXBlc10ueG1sUEsBAi0AFAAGAAgAAAAhAFr0LFu/AAAA&#10;FQEAAAsAAAAAAAAAAAAAAAAAHwEAAF9yZWxzLy5yZWxzUEsBAi0AFAAGAAgAAAAhADwhdYjKAAAA&#10;4QAAAA8AAAAAAAAAAAAAAAAABwIAAGRycy9kb3ducmV2LnhtbFBLBQYAAAAAAwADALcAAAD+AgAA&#10;AAA=&#10;" adj="34209" strokecolor="black [0]" strokeweight=".5pt">
                  <v:stroke endarrow="block"/>
                  <v:shadow color="black [0]"/>
                </v:shape>
                <v:shape id="AutoShape 219" o:spid="_x0000_s1094" type="#_x0000_t38" style="position:absolute;left:11265;top:10730;width:140;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5" type="#_x0000_t39" style="position:absolute;left:11239;top:11060;width:243;height:29;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OnKxwAAAOEAAAAPAAAAZHJzL2Rvd25yZXYueG1sRI/RagIx&#10;FETfC/2HcAt9q4nVql2NUgtKH1u7H3DZXHcXk5slie7690Yo9HGYmTPMajM4Ky4UYutZw3ikQBBX&#10;3rRcayh/dy8LEDEhG7SeScOVImzWjw8rLIzv+Ycuh1SLDOFYoIYmpa6QMlYNOYwj3xFn7+iDw5Rl&#10;qKUJ2Ge4s/JVqZl02HJeaLCjz4aq0+HsNAyqs3vbKxW+y+2k2iUTS/Ou9fPT8LEEkWhI/+G/9pfR&#10;MJ9OF2+T2Rzuj/IbkOsbAAAA//8DAFBLAQItABQABgAIAAAAIQDb4fbL7gAAAIUBAAATAAAAAAAA&#10;AAAAAAAAAAAAAABbQ29udGVudF9UeXBlc10ueG1sUEsBAi0AFAAGAAgAAAAhAFr0LFu/AAAAFQEA&#10;AAsAAAAAAAAAAAAAAAAAHwEAAF9yZWxzLy5yZWxzUEsBAi0AFAAGAAgAAAAhAFnA6crHAAAA4QAA&#10;AA8AAAAAAAAAAAAAAAAABwIAAGRycy9kb3ducmV2LnhtbFBLBQYAAAAAAwADALcAAAD7AgAAAAA=&#10;" adj="7954,57659" strokecolor="black [0]" strokeweight=".5pt">
                  <v:stroke endarrow="block"/>
                  <v:shadow color="black [0]"/>
                </v:shape>
                <v:shape id="AutoShape 221" o:spid="_x0000_s1096"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7"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8" type="#_x0000_t109" style="position:absolute;left:11580;top:10786;width:144;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v:textbox>
                </v:shape>
                <v:shape id="AutoShape 224" o:spid="_x0000_s1099"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0"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1"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2"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3"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4"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5"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249" w:name="_Report_Parameters"/>
      <w:bookmarkStart w:id="250" w:name="_Report_Parameters_and"/>
      <w:bookmarkStart w:id="251" w:name="_Toc497116396"/>
      <w:bookmarkStart w:id="252" w:name="_Toc498527188"/>
      <w:bookmarkStart w:id="253" w:name="_Toc499543979"/>
      <w:bookmarkStart w:id="254" w:name="_Toc37849746"/>
      <w:bookmarkStart w:id="255" w:name="_Toc175057057"/>
      <w:bookmarkStart w:id="256" w:name="_Toc498527190"/>
      <w:bookmarkEnd w:id="249"/>
      <w:bookmarkEnd w:id="250"/>
      <w:r w:rsidRPr="00107D01">
        <w:lastRenderedPageBreak/>
        <w:t>Report Parameters</w:t>
      </w:r>
      <w:bookmarkEnd w:id="251"/>
      <w:bookmarkEnd w:id="252"/>
      <w:bookmarkEnd w:id="253"/>
      <w:r w:rsidR="00E14C44">
        <w:t xml:space="preserve"> </w:t>
      </w:r>
      <w:r w:rsidR="00D87EAD">
        <w:t xml:space="preserve">and Metadata </w:t>
      </w:r>
      <w:r w:rsidR="00E14928">
        <w:t>(lsa_Report)</w:t>
      </w:r>
      <w:bookmarkEnd w:id="254"/>
      <w:bookmarkEnd w:id="255"/>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6"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lJwagQAADoSAAAOAAAAZHJzL2Uyb0RvYy54bWzsWNtu3DYQfS/QfyD4Xq8uq8suLAfpem0U&#10;SNoASfvOlahLI5EqybXW/foOR9Te7KaJ07gBGhtYUCI1HJ45Z2akyxe7riV3XOlGioz6Fx4lXOSy&#10;aESV0V/f3fyQUqINEwVrpeAZveeavrj6/rvLoV/yQNayLbgiYETo5dBntDamX85mOq95x/SF7LmA&#10;yVKqjhm4VNWsUGwA6107Czwvng1SFb2SOdca7l6Pk/QK7Zclz80vZam5IW1GwTeDvwp/N/Z3dnXJ&#10;lpVifd3kzg32BC861gjYdG/qmhlGtqp5YKprciW1LM1FLruZLMsm53gGOI3vnZ3mVsltj2eplkPV&#10;72ECaM9werLZ/Oe7W9W/7d+o0XsYvpL5ew24zIa+Wh7P2+tqXEw2w2tZQDzZ1kg8+K5UnTUBRyI7&#10;xPd+jy/fGZLDzTBI/TiFMOQwt/CCMIzGAOQ1RMk+5nvzIIkDSmCB78XRAsYYorxeHxvZm0ADM7Yc&#10;t0eXnYuWAsApfYBNfx5sb2vWc4yGtrC8UaQpMprM52kMblMiWAeAvARAcCUJg9j6br2A5RPEesSX&#10;CLmqmaj4S6XkUHNWgHe+XQ9nOHrAXmiIzj8CDmgFSRJPyKXxHHdnywl8P0g9ANZCH8ZRiltNuLFl&#10;r7S55bIjdpDRspUD+KfMtcy3HRcGY8zuXmljXTystyHXsm2Km6Zt8UJVm1WryB0Dxd2s1tE1+gGP&#10;nCxrBRkyGoeRh5ZP5vSJiehHPw2dtyfLusZA6mibLqOpZ//sIra0WK5FgWPDmnYcw/6tsNMck4I7&#10;x4TuGCWz2+wwpvPEmrKTG1ncA/hKjokDEh0Maqn+pGSApJFR/ceWKU5J+5OAANoMMw3UNNhMAyZy&#10;eDSjhpJxuDJjJtr2qqlqsOwjGEJaEpUNQn3wwlEDGP281I4eo/YeIaD2SozZI98Jlz327EYlvLvv&#10;QRhIbmCBWe3EsXISClc2OYzh46I4WwDSwgUn6hj3nOL3EeqIoiTY55UkWTh3JnUkXgT7WHEEcTp3&#10;dJty2pk48q2648VKCgHlRarwoA1LsKpwmYAVv/uUlF0LBQXUQKKJo8BFVNIDIQlpVYTM/aA+bHHk&#10;e5EV70fatNsOcvIoPKcFuGUTK2oRb1kZTk/j9ieKgnLjhPOIiIjBMBrVQNpqgfKg344XQH0Old+O&#10;wPGPkdmoKbvYhs/R2VUWy2wsOqfZFdLamF2xIkJmxfR1Xp9s9f236tffFqKJMH6wiA+VzOXaT6lj&#10;pwa+ljoGanxYxxZTOnyWOjYPFgEge94BHIB/Sh17zcSWQZLut08sZeuV/XccP1HNB6V6XMoWa/v/&#10;mIkvWMqcUr6VMtulwcvIA3aHmBhtKnomdh/628QPx91PuzSoGp/Ypf1v2b3PTF9ro3Z4I3nepm3x&#10;GNOx53FM/7ymDYT0hZo2UrZN/9vUCru3Sd+LoigOXVFIvHniXhynopAEPsx+a9/+m/YNSQ4fKLD/&#10;cx9T7BeQ42ts9w6ffK7+AgAA//8DAFBLAwQUAAYACAAAACEAiyQwuNwAAAAFAQAADwAAAGRycy9k&#10;b3ducmV2LnhtbEyPQUvDQBCF74L/YRnBm92k2iIxm1KKeiqCrSDeptlpEpqdDdltkv57Ry96GXi8&#10;x5vv5avJtWqgPjSeDaSzBBRx6W3DlYGP/cvdI6gQkS22nsnAhQKsiuurHDPrR36nYRcrJSUcMjRQ&#10;x9hlWoeyJodh5jti8Y6+dxhF9pW2PY5S7lo9T5KldtiwfKixo01N5Wl3dgZeRxzX9+nzsD0dN5ev&#10;/eLtc5uSMbc30/oJVKQp/oXhB1/QoRCmgz+zDao1IEPi7xVvkS5lxkFCD/MUdJHr//TFNwAAAP//&#10;AwBQSwECLQAUAAYACAAAACEAtoM4kv4AAADhAQAAEwAAAAAAAAAAAAAAAAAAAAAAW0NvbnRlbnRf&#10;VHlwZXNdLnhtbFBLAQItABQABgAIAAAAIQA4/SH/1gAAAJQBAAALAAAAAAAAAAAAAAAAAC8BAABf&#10;cmVscy8ucmVsc1BLAQItABQABgAIAAAAIQBg8lJwagQAADoSAAAOAAAAAAAAAAAAAAAAAC4CAABk&#10;cnMvZTJvRG9jLnhtbFBLAQItABQABgAIAAAAIQCLJDC43AAAAAUBAAAPAAAAAAAAAAAAAAAAAMQG&#10;AABkcnMvZG93bnJldi54bWxQSwUGAAAAAAQABADzAAAAzQcAAAAA&#10;">
                <v:shape id="AutoShape 326" o:spid="_x0000_s1107"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8"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09"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0"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1"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2"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r>
              <w:t>LSAScope</w:t>
            </w:r>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r>
              <w:t>SoftwareVendor</w:t>
            </w:r>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r>
              <w:t>SoftwareName</w:t>
            </w:r>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r>
              <w:t>VendorContact</w:t>
            </w:r>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r>
              <w:t>VendorEmail</w:t>
            </w:r>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5DFF577" w14:textId="3D3D6267" w:rsidR="00877415" w:rsidRDefault="008E455B" w:rsidP="00DE4A2E">
      <w:pPr>
        <w:rPr>
          <w:ins w:id="257" w:author="Molly McEvilley" w:date="2024-07-30T12:43:00Z" w16du:dateUtc="2024-07-30T16:43:00Z"/>
        </w:rPr>
      </w:pPr>
      <w:r w:rsidRPr="00A6067F">
        <w:t xml:space="preserve">For </w:t>
      </w:r>
      <w:ins w:id="258" w:author="Molly McEvilley" w:date="2024-07-30T12:42:00Z" w16du:dateUtc="2024-07-30T16:42:00Z">
        <w:r w:rsidR="00005B43">
          <w:t xml:space="preserve">the annual </w:t>
        </w:r>
      </w:ins>
      <w:ins w:id="259" w:author="Molly McEvilley" w:date="2024-07-30T12:43:00Z" w16du:dateUtc="2024-07-30T16:43:00Z">
        <w:r w:rsidR="00B30C9A">
          <w:t xml:space="preserve">year-long </w:t>
        </w:r>
      </w:ins>
      <w:ins w:id="260" w:author="Molly McEvilley" w:date="2024-07-30T12:42:00Z" w16du:dateUtc="2024-07-30T16:42:00Z">
        <w:r w:rsidR="00B30C9A">
          <w:t>LSA submit</w:t>
        </w:r>
      </w:ins>
      <w:ins w:id="261" w:author="Molly McEvilley" w:date="2024-07-30T12:43:00Z" w16du:dateUtc="2024-07-30T16:43:00Z">
        <w:r w:rsidR="00B30C9A">
          <w:t>ted to HUD</w:t>
        </w:r>
      </w:ins>
      <w:del w:id="262" w:author="Molly McEvilley" w:date="2024-07-30T12:43:00Z" w16du:dateUtc="2024-07-30T16:43:00Z">
        <w:r w:rsidRPr="00A6067F" w:rsidDel="00B30C9A">
          <w:delText>submission to HUD</w:delText>
        </w:r>
      </w:del>
      <w:r w:rsidRPr="00A6067F">
        <w:t xml:space="preserve">, </w:t>
      </w:r>
      <w:del w:id="263" w:author="Molly McEvilley" w:date="2024-07-30T12:44:00Z" w16du:dateUtc="2024-07-30T16:44:00Z">
        <w:r w:rsidRPr="00A6067F" w:rsidDel="00877415">
          <w:delText xml:space="preserve">this </w:delText>
        </w:r>
      </w:del>
      <w:ins w:id="264" w:author="Molly McEvilley" w:date="2024-07-30T12:44:00Z" w16du:dateUtc="2024-07-30T16:44:00Z">
        <w:r w:rsidR="00877415">
          <w:t>the report start date</w:t>
        </w:r>
        <w:r w:rsidR="00877415" w:rsidRPr="00A6067F">
          <w:t xml:space="preserve"> </w:t>
        </w:r>
      </w:ins>
      <w:r w:rsidRPr="00A6067F">
        <w:t xml:space="preserve">must be the first day (October 1) of the fiscal year for which the </w:t>
      </w:r>
      <w:r w:rsidR="0002698D" w:rsidRPr="00A6067F">
        <w:t>LSA</w:t>
      </w:r>
      <w:r w:rsidRPr="00A6067F">
        <w:t xml:space="preserve"> is being produced</w:t>
      </w:r>
      <w:r w:rsidR="004873DC">
        <w:t xml:space="preserve">. </w:t>
      </w:r>
    </w:p>
    <w:p w14:paraId="3A396C98" w14:textId="77777777" w:rsidR="0026121E" w:rsidRDefault="003719A6" w:rsidP="00DE4A2E">
      <w:pPr>
        <w:rPr>
          <w:ins w:id="265" w:author="Molly McEvilley" w:date="2024-07-30T12:44:00Z" w16du:dateUtc="2024-07-30T16:44:00Z"/>
        </w:rPr>
      </w:pPr>
      <w:ins w:id="266" w:author="Molly McEvilley" w:date="2024-07-30T12:41:00Z" w16du:dateUtc="2024-07-30T16:41:00Z">
        <w:r>
          <w:t xml:space="preserve">For submission </w:t>
        </w:r>
        <w:r w:rsidR="00935404">
          <w:t>as the HIC</w:t>
        </w:r>
      </w:ins>
      <w:ins w:id="267" w:author="Molly McEvilley" w:date="2024-07-30T12:44:00Z" w16du:dateUtc="2024-07-30T16:44:00Z">
        <w:r w:rsidR="0026121E">
          <w:t>, the report start date must be the date of the count.</w:t>
        </w:r>
      </w:ins>
    </w:p>
    <w:p w14:paraId="7E764406" w14:textId="30B210C0" w:rsidR="008E455B" w:rsidRDefault="008E455B" w:rsidP="00DE4A2E">
      <w:r w:rsidRPr="00A6067F">
        <w:t xml:space="preserve">It must be possible for a user to select any date on or after October 1, </w:t>
      </w:r>
      <w:r w:rsidR="000A3C7A">
        <w:t>2018</w:t>
      </w:r>
      <w:r w:rsidR="004873DC">
        <w:t xml:space="preserve">. </w:t>
      </w:r>
    </w:p>
    <w:p w14:paraId="65EC0D5B" w14:textId="6353B7C9" w:rsidR="00D859FA" w:rsidRPr="00A6067F" w:rsidRDefault="00D859FA" w:rsidP="00D859FA">
      <w:r>
        <w:t>The data type for the column is date; values should be formatted as ‘yyyy-mm-dd’.</w:t>
      </w:r>
    </w:p>
    <w:p w14:paraId="0A8A4D29" w14:textId="6ED711D6" w:rsidR="002A3591" w:rsidRPr="000C38C1" w:rsidRDefault="00DB54BE" w:rsidP="00DE4A2E">
      <w:pPr>
        <w:pStyle w:val="Heading4"/>
      </w:pPr>
      <w:r>
        <w:t>ReportEnd</w:t>
      </w:r>
    </w:p>
    <w:p w14:paraId="53677549" w14:textId="54698D06" w:rsidR="008E455B" w:rsidRDefault="008E455B" w:rsidP="00094BE2">
      <w:pPr>
        <w:rPr>
          <w:ins w:id="268" w:author="Molly McEvilley" w:date="2024-07-30T12:45:00Z" w16du:dateUtc="2024-07-30T16:45:00Z"/>
        </w:rPr>
      </w:pPr>
      <w:r w:rsidRPr="00A6067F">
        <w:t xml:space="preserve">For </w:t>
      </w:r>
      <w:ins w:id="269" w:author="Molly McEvilley" w:date="2024-07-30T12:45:00Z" w16du:dateUtc="2024-07-30T16:45:00Z">
        <w:r w:rsidR="00750C19">
          <w:t>the annual year-long LSA submitted</w:t>
        </w:r>
      </w:ins>
      <w:del w:id="270" w:author="Molly McEvilley" w:date="2024-07-30T12:45:00Z" w16du:dateUtc="2024-07-30T16:45:00Z">
        <w:r w:rsidRPr="00A6067F" w:rsidDel="00750C19">
          <w:delText>submission</w:delText>
        </w:r>
      </w:del>
      <w:r w:rsidRPr="00A6067F">
        <w:t xml:space="preserve"> to HUD, this must be the last day (September 30) of the fiscal year for which the </w:t>
      </w:r>
      <w:r w:rsidR="0002698D" w:rsidRPr="00A6067F">
        <w:t>LSA</w:t>
      </w:r>
      <w:r w:rsidRPr="00A6067F">
        <w:t xml:space="preserve"> is being produced</w:t>
      </w:r>
      <w:r w:rsidR="004873DC">
        <w:t xml:space="preserve">. </w:t>
      </w:r>
    </w:p>
    <w:p w14:paraId="2F311270" w14:textId="6CE9E0A4" w:rsidR="00750C19" w:rsidRPr="00A6067F" w:rsidRDefault="000E56F0" w:rsidP="00094BE2">
      <w:ins w:id="271" w:author="Molly McEvilley" w:date="2024-07-30T12:45:00Z" w16du:dateUtc="2024-07-30T16:45:00Z">
        <w:r>
          <w:t>For submission as the HIC, this must be the</w:t>
        </w:r>
      </w:ins>
      <w:ins w:id="272" w:author="Molly McEvilley" w:date="2024-07-30T12:46:00Z" w16du:dateUtc="2024-07-30T16:46:00Z">
        <w:r>
          <w:t xml:space="preserve"> same as </w:t>
        </w:r>
        <w:r w:rsidRPr="000E56F0">
          <w:rPr>
            <w:u w:val="single"/>
          </w:rPr>
          <w:t>ReportStart</w:t>
        </w:r>
      </w:ins>
      <w:ins w:id="273" w:author="Jules Brown" w:date="2024-08-20T11:03:00Z" w16du:dateUtc="2024-08-20T16:03:00Z">
        <w:r w:rsidR="001E6263">
          <w:t>, i.e.</w:t>
        </w:r>
      </w:ins>
      <w:ins w:id="274" w:author="Molly McEvilley" w:date="2024-07-30T12:46:00Z" w16du:dateUtc="2024-07-30T16:46:00Z">
        <w:r w:rsidR="00F165CF" w:rsidRPr="00F165CF">
          <w:t xml:space="preserve"> the date of the count.</w:t>
        </w:r>
      </w:ins>
    </w:p>
    <w:p w14:paraId="430B5493" w14:textId="7E22BDC3" w:rsidR="004F1A18" w:rsidRPr="00A6067F" w:rsidRDefault="00FD35AC" w:rsidP="005D4709">
      <w:pPr>
        <w:rPr>
          <w:u w:val="single"/>
        </w:rPr>
        <w:pPrChange w:id="275" w:author="Molly McEvilley" w:date="2024-10-03T10:02:00Z" w16du:dateUtc="2024-10-03T14:02:00Z">
          <w:pPr>
            <w:pStyle w:val="ListParagraph"/>
          </w:pPr>
        </w:pPrChange>
      </w:pPr>
      <w:r>
        <w:lastRenderedPageBreak/>
        <w:t xml:space="preserve">It must be possible for a user to select any date </w:t>
      </w:r>
      <w:r w:rsidR="00DE4A2E">
        <w:t>&gt;=</w:t>
      </w:r>
      <w:r>
        <w:t xml:space="preserve"> </w:t>
      </w:r>
      <w:r w:rsidR="00A72EB5" w:rsidRPr="49FCFE86">
        <w:rPr>
          <w:u w:val="single"/>
        </w:rPr>
        <w:t>ReportStart</w:t>
      </w:r>
      <w:r w:rsidR="004873DC">
        <w:t xml:space="preserve">. </w:t>
      </w:r>
      <w:r>
        <w:t>However, since t</w:t>
      </w:r>
      <w:r w:rsidR="008E455B">
        <w:t xml:space="preserve">he </w:t>
      </w:r>
      <w:r w:rsidR="0002698D">
        <w:t>LSA</w:t>
      </w:r>
      <w:r w:rsidR="008E455B">
        <w:t xml:space="preserve"> is resource-intensive</w:t>
      </w:r>
      <w:r>
        <w:t>,</w:t>
      </w:r>
      <w:r w:rsidR="008E455B">
        <w:t xml:space="preserve"> HMIS vendors may limit the ability of users to specify date ranges beyond one year in length.</w:t>
      </w:r>
    </w:p>
    <w:p w14:paraId="51CE84A9" w14:textId="4EAD84FF" w:rsidR="008855F2" w:rsidRPr="00A6067F" w:rsidRDefault="008855F2" w:rsidP="005D4709">
      <w:pPr>
        <w:pPrChange w:id="276" w:author="Molly McEvilley" w:date="2024-10-03T10:02:00Z" w16du:dateUtc="2024-10-03T14:02:00Z">
          <w:pPr>
            <w:pStyle w:val="ListParagraph"/>
          </w:pPr>
        </w:pPrChange>
      </w:pPr>
      <w:r>
        <w:t xml:space="preserve">The phrase “report period,” in the context of this document, refers to the period between </w:t>
      </w:r>
      <w:r w:rsidRPr="49FCFE86">
        <w:rPr>
          <w:u w:val="single"/>
        </w:rPr>
        <w:t>ReportStart</w:t>
      </w:r>
      <w:r>
        <w:t xml:space="preserve"> and </w:t>
      </w:r>
      <w:r w:rsidR="00816E1E" w:rsidRPr="49FCFE86">
        <w:rPr>
          <w:u w:val="single"/>
        </w:rPr>
        <w:t>ReportEnd</w:t>
      </w:r>
      <w:r w:rsidR="00816E1E">
        <w:t>, inclusive of those two dates</w:t>
      </w:r>
      <w:r>
        <w:t>.</w:t>
      </w:r>
    </w:p>
    <w:p w14:paraId="2F24B3E9" w14:textId="77777777" w:rsidR="00D859FA" w:rsidRPr="00A6067F" w:rsidRDefault="00D859FA" w:rsidP="00D859FA">
      <w:r>
        <w:t>The data type for the column is date; values should be formatted as ‘yyyy-mm-dd’.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277" w:name="_Hlk490711189"/>
      <w:r w:rsidRPr="00A6067F">
        <w:t xml:space="preserve">The HUD-assigned code identifying the continuum for which the </w:t>
      </w:r>
      <w:r w:rsidR="0002698D" w:rsidRPr="00A6067F">
        <w:t>LSA</w:t>
      </w:r>
      <w:r w:rsidRPr="00A6067F">
        <w:t xml:space="preserve"> is being produced</w:t>
      </w:r>
      <w:bookmarkEnd w:id="277"/>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r w:rsidRPr="006A3016">
        <w:t>LSAScope</w:t>
      </w:r>
    </w:p>
    <w:p w14:paraId="34913571" w14:textId="34DFF641" w:rsidR="00A20AD3" w:rsidRDefault="00A20AD3" w:rsidP="00A20AD3">
      <w:r w:rsidRPr="00A20AD3">
        <w:rPr>
          <w:u w:val="single"/>
        </w:rPr>
        <w:t>LSAScope</w:t>
      </w:r>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r w:rsidRPr="00FD350F">
              <w:t>LSAScope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r w:rsidR="00A0753F" w:rsidRPr="008B0742" w14:paraId="2E7983E8" w14:textId="77777777" w:rsidTr="00A20AD3">
        <w:trPr>
          <w:cnfStyle w:val="000000100000" w:firstRow="0" w:lastRow="0" w:firstColumn="0" w:lastColumn="0" w:oddVBand="0" w:evenVBand="0" w:oddHBand="1" w:evenHBand="0" w:firstRowFirstColumn="0" w:firstRowLastColumn="0" w:lastRowFirstColumn="0" w:lastRowLastColumn="0"/>
          <w:cantSplit/>
          <w:trHeight w:val="216"/>
          <w:ins w:id="278" w:author="Molly McEvilley" w:date="2024-08-08T12:16:00Z"/>
        </w:trPr>
        <w:tc>
          <w:tcPr>
            <w:cnfStyle w:val="001000000000" w:firstRow="0" w:lastRow="0" w:firstColumn="1" w:lastColumn="0" w:oddVBand="0" w:evenVBand="0" w:oddHBand="0" w:evenHBand="0" w:firstRowFirstColumn="0" w:firstRowLastColumn="0" w:lastRowFirstColumn="0" w:lastRowLastColumn="0"/>
            <w:tcW w:w="1709" w:type="dxa"/>
          </w:tcPr>
          <w:p w14:paraId="4759E7E3" w14:textId="76869882" w:rsidR="00A0753F" w:rsidRPr="008B0742" w:rsidRDefault="00A0753F" w:rsidP="00A20AD3">
            <w:pPr>
              <w:pStyle w:val="NoSpacing"/>
              <w:rPr>
                <w:ins w:id="279" w:author="Molly McEvilley" w:date="2024-08-08T12:16:00Z" w16du:dateUtc="2024-08-08T16:16:00Z"/>
                <w:rFonts w:cstheme="minorHAnsi"/>
              </w:rPr>
            </w:pPr>
            <w:ins w:id="280" w:author="Molly McEvilley" w:date="2024-08-08T12:16:00Z" w16du:dateUtc="2024-08-08T16:16:00Z">
              <w:r>
                <w:rPr>
                  <w:rFonts w:cstheme="minorHAnsi"/>
                </w:rPr>
                <w:t>3</w:t>
              </w:r>
            </w:ins>
          </w:p>
        </w:tc>
        <w:tc>
          <w:tcPr>
            <w:tcW w:w="1800" w:type="dxa"/>
          </w:tcPr>
          <w:p w14:paraId="5F21CB1A" w14:textId="1EEB630C" w:rsidR="00A0753F" w:rsidRPr="008B0742" w:rsidRDefault="0032027F" w:rsidP="00A20AD3">
            <w:pPr>
              <w:pStyle w:val="NoSpacing"/>
              <w:cnfStyle w:val="000000100000" w:firstRow="0" w:lastRow="0" w:firstColumn="0" w:lastColumn="0" w:oddVBand="0" w:evenVBand="0" w:oddHBand="1" w:evenHBand="0" w:firstRowFirstColumn="0" w:firstRowLastColumn="0" w:lastRowFirstColumn="0" w:lastRowLastColumn="0"/>
              <w:rPr>
                <w:ins w:id="281" w:author="Molly McEvilley" w:date="2024-08-08T12:16:00Z" w16du:dateUtc="2024-08-08T16:16:00Z"/>
                <w:rFonts w:cstheme="minorHAnsi"/>
                <w:bCs/>
              </w:rPr>
            </w:pPr>
            <w:ins w:id="282" w:author="Molly McEvilley" w:date="2024-08-08T12:16:00Z" w16du:dateUtc="2024-08-08T16:16:00Z">
              <w:r>
                <w:rPr>
                  <w:rFonts w:cstheme="minorHAnsi"/>
                  <w:bCs/>
                </w:rPr>
                <w:t>HIC</w:t>
              </w:r>
            </w:ins>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r w:rsidR="00DE4A2E" w:rsidRPr="00DE4A2E">
        <w:rPr>
          <w:b/>
          <w:bCs/>
        </w:rPr>
        <w:t>LSAScope</w:t>
      </w:r>
      <w:r w:rsidR="00DE4A2E">
        <w:t xml:space="preserve"> must be </w:t>
      </w:r>
      <w:r w:rsidR="00F73DD1">
        <w:t>1</w:t>
      </w:r>
      <w:r w:rsidR="00DE4A2E">
        <w:t xml:space="preserve"> for submissions to HUD.)</w:t>
      </w:r>
    </w:p>
    <w:p w14:paraId="61065B6D" w14:textId="2D05872D" w:rsidR="00DB54BE" w:rsidRPr="00F45193"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r w:rsidR="00CA42D1" w:rsidRPr="00DE4A2E">
        <w:rPr>
          <w:u w:val="single"/>
        </w:rPr>
        <w:t>LSAScope</w:t>
      </w:r>
      <w:r w:rsidR="00CA42D1">
        <w:t>.)</w:t>
      </w:r>
      <w:r w:rsidR="005A642F">
        <w:t xml:space="preserve"> </w:t>
      </w:r>
      <w:r w:rsidRPr="00F45193">
        <w:t xml:space="preserve">Projects available to select </w:t>
      </w:r>
      <w:r w:rsidR="00CA42D1" w:rsidRPr="00F45193">
        <w:t>should</w:t>
      </w:r>
      <w:r w:rsidRPr="00F45193">
        <w:t xml:space="preserve"> be limited to:</w:t>
      </w:r>
    </w:p>
    <w:p w14:paraId="4BEE57C3" w14:textId="77777777" w:rsidR="00DB54BE" w:rsidRPr="00F45193" w:rsidRDefault="00DB54BE" w:rsidP="00777E3F">
      <w:pPr>
        <w:pStyle w:val="ListParagraph"/>
        <w:numPr>
          <w:ilvl w:val="5"/>
          <w:numId w:val="56"/>
        </w:numPr>
      </w:pPr>
      <w:r w:rsidRPr="00F45193">
        <w:t>Continuum projects (</w:t>
      </w:r>
      <w:r w:rsidRPr="00F45193">
        <w:rPr>
          <w:i/>
          <w:iCs/>
        </w:rPr>
        <w:t>ContinuumProject</w:t>
      </w:r>
      <w:r w:rsidRPr="00F45193">
        <w:t xml:space="preserve"> = 1)</w:t>
      </w:r>
    </w:p>
    <w:p w14:paraId="11A9B4A6" w14:textId="793833BD" w:rsidR="00DB54BE" w:rsidRPr="00F45193" w:rsidRDefault="00DB54BE" w:rsidP="00777E3F">
      <w:pPr>
        <w:pStyle w:val="ListParagraph"/>
        <w:numPr>
          <w:ilvl w:val="5"/>
          <w:numId w:val="56"/>
        </w:numPr>
      </w:pPr>
      <w:r w:rsidRPr="00F45193">
        <w:t>ES, SH, TH, RRH, and PSH projects (</w:t>
      </w:r>
      <w:r w:rsidRPr="00F45193">
        <w:rPr>
          <w:i/>
          <w:iCs/>
        </w:rPr>
        <w:t>ProjectType</w:t>
      </w:r>
      <w:r w:rsidRPr="00F45193">
        <w:t xml:space="preserve"> in (</w:t>
      </w:r>
      <w:r w:rsidR="002C605D" w:rsidRPr="00F45193">
        <w:t>0,</w:t>
      </w:r>
      <w:r w:rsidRPr="00F45193">
        <w:t>1,2,3,8,13)</w:t>
      </w:r>
      <w:r w:rsidR="000D2E31" w:rsidRPr="00F45193">
        <w:t>)</w:t>
      </w:r>
    </w:p>
    <w:p w14:paraId="61D279B5" w14:textId="7452B940" w:rsidR="0032027F" w:rsidRDefault="0032027F" w:rsidP="002A3591">
      <w:pPr>
        <w:rPr>
          <w:ins w:id="283" w:author="Molly McEvilley" w:date="2024-08-08T12:16:00Z" w16du:dateUtc="2024-08-08T16:16:00Z"/>
        </w:rPr>
      </w:pPr>
      <w:ins w:id="284" w:author="Molly McEvilley" w:date="2024-08-08T12:16:00Z" w16du:dateUtc="2024-08-08T16:16:00Z">
        <w:r w:rsidRPr="00BD007C">
          <w:rPr>
            <w:b/>
            <w:bCs/>
          </w:rPr>
          <w:t>HIC</w:t>
        </w:r>
        <w:r>
          <w:t xml:space="preserve"> – </w:t>
        </w:r>
      </w:ins>
      <w:ins w:id="285" w:author="Molly McEvilley" w:date="2024-08-08T12:17:00Z" w16du:dateUtc="2024-08-08T16:17:00Z">
        <w:r w:rsidR="002370C2">
          <w:t>The HIC is a single da</w:t>
        </w:r>
      </w:ins>
      <w:ins w:id="286" w:author="Molly McEvilley" w:date="2024-08-08T12:18:00Z" w16du:dateUtc="2024-08-08T16:18:00Z">
        <w:r w:rsidR="00281044">
          <w:t>y systemwide report</w:t>
        </w:r>
        <w:r w:rsidR="005B2059">
          <w:t>.</w:t>
        </w:r>
      </w:ins>
    </w:p>
    <w:p w14:paraId="7F9EF00A" w14:textId="6CD5D17C" w:rsidR="002A3591" w:rsidRDefault="00A20AD3" w:rsidP="002A3591">
      <w:r>
        <w:t xml:space="preserve">Regardless of LSAScope,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Pr="00276C2A" w:rsidRDefault="009B2072" w:rsidP="00276C2A">
      <w:pPr>
        <w:pStyle w:val="Heading4"/>
      </w:pPr>
      <w:r w:rsidRPr="00276C2A">
        <w:t>User-Selected Projects (for Project-Focused LSA)</w:t>
      </w:r>
    </w:p>
    <w:p w14:paraId="597D53EB" w14:textId="20A087B9" w:rsidR="005913A7" w:rsidDel="0031080F" w:rsidRDefault="009B2072" w:rsidP="002A3591">
      <w:pPr>
        <w:rPr>
          <w:del w:id="287" w:author="Molly McEvilley" w:date="2024-09-01T08:39:00Z" w16du:dateUtc="2024-09-01T12:39:00Z"/>
        </w:rPr>
      </w:pPr>
      <w:r>
        <w:t xml:space="preserve">For a project-focused LSA, the HMIS </w:t>
      </w:r>
      <w:r w:rsidRPr="49FCFE86">
        <w:rPr>
          <w:i/>
          <w:iCs/>
        </w:rPr>
        <w:t>ProjectID</w:t>
      </w:r>
      <w:r>
        <w:t>s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r w:rsidRPr="006A3016">
        <w:t>SoftwareVendor and SoftwareName</w:t>
      </w:r>
    </w:p>
    <w:p w14:paraId="0108954F" w14:textId="342B8C39" w:rsidR="00E17D6D" w:rsidRPr="00577A54" w:rsidRDefault="00E17D6D" w:rsidP="00E17D6D">
      <w:r w:rsidRPr="49FCFE86">
        <w:rPr>
          <w:b/>
          <w:bCs/>
        </w:rPr>
        <w:t>SoftwareVendor</w:t>
      </w:r>
      <w:r>
        <w:t xml:space="preserve"> and </w:t>
      </w:r>
      <w:r w:rsidRPr="49FCFE86">
        <w:rPr>
          <w:b/>
          <w:bCs/>
        </w:rPr>
        <w:t>SoftwareName</w:t>
      </w:r>
      <w:r>
        <w:t xml:space="preserve"> must be hard-coded to ensure that the values are consistent across all HMIS implementations</w:t>
      </w:r>
      <w:r w:rsidR="004873DC">
        <w:t xml:space="preserve">. </w:t>
      </w:r>
      <w:r>
        <w:t>Both columns are strings; they may not exceed 50 characters and may not include any of the following: &lt; &gt; [ ] { }.</w:t>
      </w:r>
    </w:p>
    <w:p w14:paraId="4154A76E" w14:textId="77777777" w:rsidR="00E17D6D" w:rsidRPr="009336C4" w:rsidRDefault="00E17D6D" w:rsidP="00E17D6D">
      <w:pPr>
        <w:pStyle w:val="Heading4"/>
      </w:pPr>
      <w:r>
        <w:t>VendorContact and VendorEmail</w:t>
      </w:r>
    </w:p>
    <w:p w14:paraId="31818923" w14:textId="05AF2CEB" w:rsidR="00E17D6D" w:rsidRPr="00441A5A" w:rsidRDefault="00E17D6D" w:rsidP="00E17D6D">
      <w:r>
        <w:t xml:space="preserve">Vendors may elect to provide contact information or to populate these columns with ‘n/a.’ In either case, </w:t>
      </w:r>
      <w:r w:rsidRPr="49FCFE86">
        <w:rPr>
          <w:b/>
          <w:bCs/>
        </w:rPr>
        <w:t>VendorContact</w:t>
      </w:r>
      <w:r>
        <w:t xml:space="preserve"> and </w:t>
      </w:r>
      <w:r w:rsidRPr="49FCFE86">
        <w:rPr>
          <w:b/>
          <w:bCs/>
        </w:rPr>
        <w:t>VendorEmail</w:t>
      </w:r>
      <w:r>
        <w:t xml:space="preserve"> must be hard-coded by the vendor</w:t>
      </w:r>
      <w:r w:rsidR="004873DC">
        <w:t xml:space="preserve">. </w:t>
      </w:r>
      <w:r>
        <w:t>Both columns are strings; they may not exceed 50 characters and may not include any of the following: &lt; &gt; [ ] { }.</w:t>
      </w:r>
    </w:p>
    <w:p w14:paraId="66B70168" w14:textId="2360660E" w:rsidR="000E55E6" w:rsidRDefault="000E55E6" w:rsidP="000E55E6">
      <w:pPr>
        <w:pStyle w:val="Heading2"/>
        <w:ind w:left="900" w:hanging="900"/>
      </w:pPr>
      <w:bookmarkStart w:id="288" w:name="_HMIS_Data_Elements"/>
      <w:bookmarkStart w:id="289" w:name="_Toc37849747"/>
      <w:bookmarkStart w:id="290" w:name="_Toc175057058"/>
      <w:bookmarkEnd w:id="256"/>
      <w:bookmarkEnd w:id="288"/>
      <w:r>
        <w:lastRenderedPageBreak/>
        <w:t xml:space="preserve">LSA Reporting Cohorts </w:t>
      </w:r>
      <w:r w:rsidR="00E14928">
        <w:t>and Dates (tlsa_CohortDates)</w:t>
      </w:r>
      <w:bookmarkEnd w:id="289"/>
      <w:bookmarkEnd w:id="290"/>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3"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AKnAMAAPAKAAAOAAAAZHJzL2Uyb0RvYy54bWzUVttu2zgQfV9g/4Hg+8aS5YssRClS2wkK&#10;dHcLpPsBNEVdUIrUknTk7Nd3OJScOJc27S4CrB+EkTgcD88cnpnzd4dWklthbKNVTuOziBKhuC4a&#10;VeX0r89Xv6WUWMdUwaRWIqd3wtJ3F7/+ct53mZjqWstCGAJBlM36Lqe1c102mVhei5bZM90JBYul&#10;Ni1z8GqqSWFYD9FbOZlG0WLSa1N0RnNhLXzdhEV6gfHLUnD3Z1la4YjMKeTm8GnwufPPycU5yyrD&#10;urrhQxrsJ7JoWaPgT4+hNswxsjfNk1Btw422unRnXLcTXZYNF3gGOE0cPTrNtdH7Ds9SZX3VHWEC&#10;aB/h9NNh+R+316a76T6ZkD2YHzX/YgGXSd9V2cN1/14FZ7Lrf9cF1JPtncaDH0rT+hBwJHJAfO+O&#10;+IqDIxw+JrNFMl1BGTisTZezZDoUgNdQJb8tjpJ0tQTOgEMcpVNwCSXi9fZBkMV9CL88YVn4e0x5&#10;SNFTADhl72Gz/w62m5p1AqthPSyfDGmKnC5ns3S+WEHKirUAyCUAgp4kns18cj4LcB8htgFfovS6&#10;ZqoSl8bovhasgOxiPMzJBv9ioTrfBfxF5Ebw4zhNly/gxrLOWHctdEu8kdNS6h7yM26j+b4VymGN&#10;2e1H6wLeo78vudWyKa4aKfHFVLu1NOSWwY27Wm/nm8VQohM3qUif00UyjzDyyZo9CTF/H6fJcyHa&#10;xoF0yKbNaRr5n3dimcdyqwq0HWtksIEiUvllgaIwnGNEN1TJHXYHrCkkNRRup4s7AN/oIBwgdGDU&#10;2vxDSQ+ikVP7954ZQYn8oKCAXmFGw4zGbjSY4rA1p46SYK5dUKJ9Z5qqhsgxgqG0J1HZINQ+xZAF&#10;3khk9NtSe/WU2glc4gGhN6H2Ikrj5KkoHKk9TaP4h6n9QQF/FJM3ThtW+ZvNsh9m+Pb9ZrkN9/bR&#10;RXg1w9fTdH751gzHlO+59R8znDvzf+L4ErTjGflG4fIYAcfXKnRIflBDhzwqOKr957sOxP9EwMOW&#10;UWJeIeDzKF3MR5YnaYTtAxRraHyr1Qy6jG+dePmOTe+JeFtnmNeTtVYKBiBtgqy8wG2lvXSjXH6T&#10;sn4iE0dlL76EoHLfwiAQ1H4QYPjkuzk2gDFTnOf8bmzWJ2oPM86g1s8oN3GIqzMN9EoJOgtNoxUF&#10;6K2AcdNbkPhrtD1IqHf2BYGpAC0cqzDAMAL6ue3hO3rdD6oXXwEAAP//AwBQSwMEFAAGAAgAAAAh&#10;AKrndXPcAAAABAEAAA8AAABkcnMvZG93bnJldi54bWxMj0FLw0AQhe+C/2EZwZvdpE1E0mxKKeqp&#10;CLaC9DbNTpPQ7GzIbpP037t6sZeBx3u8902+mkwrBupdY1lBPItAEJdWN1wp+Nq/Pb2AcB5ZY2uZ&#10;FFzJwaq4v8sx03bkTxp2vhKhhF2GCmrvu0xKV9Zk0M1sRxy8k+0N+iD7Suoex1BuWjmPomdpsOGw&#10;UGNHm5rK8+5iFLyPOK4X8euwPZ8218M+/fjexqTU48O0XoLwNPn/MPziB3QoAtPRXlg70SoIj/i/&#10;G7w0SRMQRwXJYg6yyOUtfPEDAAD//wMAUEsBAi0AFAAGAAgAAAAhALaDOJL+AAAA4QEAABMAAAAA&#10;AAAAAAAAAAAAAAAAAFtDb250ZW50X1R5cGVzXS54bWxQSwECLQAUAAYACAAAACEAOP0h/9YAAACU&#10;AQAACwAAAAAAAAAAAAAAAAAvAQAAX3JlbHMvLnJlbHNQSwECLQAUAAYACAAAACEA3YRwCpwDAADw&#10;CgAADgAAAAAAAAAAAAAAAAAuAgAAZHJzL2Uyb0RvYy54bWxQSwECLQAUAAYACAAAACEAqud1c9wA&#10;AAAEAQAADwAAAAAAAAAAAAAAAAD2BQAAZHJzL2Rvd25yZXYueG1sUEsFBgAAAAAEAAQA8wAAAP8G&#10;AAAAAA==&#10;">
                <v:shape id="AutoShape 144" o:spid="_x0000_s1114"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5"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r>
                          <w:t>tlsa_CohortDates</w:t>
                        </w:r>
                      </w:p>
                    </w:txbxContent>
                  </v:textbox>
                </v:shape>
                <v:shape id="AutoShape 146" o:spid="_x0000_s1116"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in a given time frame.</w:t>
      </w:r>
    </w:p>
    <w:p w14:paraId="03C6735C" w14:textId="5D512870" w:rsidR="000E55E6" w:rsidRDefault="000E55E6" w:rsidP="000E55E6">
      <w:pPr>
        <w:rPr>
          <w:rFonts w:eastAsia="Times New Roman" w:cstheme="minorHAnsi"/>
        </w:rPr>
      </w:pPr>
      <w:r>
        <w:rPr>
          <w:rFonts w:eastAsia="Times New Roman" w:cstheme="minorHAnsi"/>
        </w:rPr>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t>Exited from a continuum ES, SH, TH, RRH, or PSH project during three cohort time periods; and</w:t>
      </w:r>
    </w:p>
    <w:p w14:paraId="23C95F05" w14:textId="77777777" w:rsidR="000E55E6" w:rsidRDefault="000E55E6" w:rsidP="000E55E6">
      <w:pPr>
        <w:pStyle w:val="ListParagraph"/>
      </w:pPr>
      <w:r>
        <w:t>Were not enrolled in any continuum ES, SH, TH, RRH, or PSH project in the 14 days after exit.</w:t>
      </w:r>
    </w:p>
    <w:p w14:paraId="7F4F13CF" w14:textId="773D2FC1" w:rsidR="000E55E6" w:rsidRPr="00A6067F" w:rsidRDefault="00B319D1" w:rsidP="000E55E6">
      <w:r>
        <w:t>Finally, t</w:t>
      </w:r>
      <w:r w:rsidR="000E55E6">
        <w:t xml:space="preserve">here are four </w:t>
      </w:r>
      <w:r w:rsidR="000E55E6" w:rsidRPr="00B6694F">
        <w:rPr>
          <w:b/>
          <w:bCs/>
        </w:rPr>
        <w:t>point-in-time cohorts</w:t>
      </w:r>
      <w:r w:rsidR="000E55E6">
        <w:t xml:space="preserve">, which include people and households active in residence (i.e., with a bed night) in continuum </w:t>
      </w:r>
      <w:r w:rsidR="000E55E6" w:rsidRPr="00A6067F">
        <w:t>ES, SH, TH, RRH, or PSH project</w:t>
      </w:r>
      <w:r w:rsidR="000E55E6">
        <w:t>s</w:t>
      </w:r>
      <w:r w:rsidR="000E55E6" w:rsidRPr="00A6067F">
        <w:t xml:space="preserve"> </w:t>
      </w:r>
      <w:r w:rsidR="000E55E6">
        <w:t>on four specific dates during the report period</w:t>
      </w:r>
      <w:r w:rsidR="004873DC">
        <w:t xml:space="preserve">. </w:t>
      </w:r>
      <w:r w:rsidR="003573C4">
        <w:t>Reporting on these cohorts is limited to counts in LSACalculated.</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Cohorts and cohort periods are referenced in subsequent steps using an intermediate data construct/temporary table called tlsa_CohortDates</w:t>
      </w:r>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r>
              <w:rPr>
                <w:color w:val="FFFFFF" w:themeColor="background1"/>
              </w:rPr>
              <w:t>tlsa_CohortDates</w:t>
            </w:r>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r>
              <w:t>CohortStart</w:t>
            </w:r>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r>
              <w:t>CohortEnd</w:t>
            </w:r>
          </w:p>
        </w:tc>
      </w:tr>
    </w:tbl>
    <w:p w14:paraId="053ABF90" w14:textId="77777777" w:rsidR="000E55E6" w:rsidRDefault="000E55E6" w:rsidP="000E55E6">
      <w:pPr>
        <w:pStyle w:val="Heading3"/>
      </w:pPr>
      <w:r>
        <w:t>Logic</w:t>
      </w:r>
    </w:p>
    <w:p w14:paraId="39D39F66" w14:textId="38B2924F"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ins w:id="291" w:author="Molly McEvilley" w:date="2024-09-12T11:22:00Z" w16du:dateUtc="2024-09-12T15:22:00Z">
        <w:r w:rsidR="00DE6936">
          <w:rPr>
            <w:rFonts w:cstheme="minorHAnsi"/>
            <w:u w:val="single"/>
          </w:rPr>
          <w:t xml:space="preserve"> and </w:t>
        </w:r>
        <w:commentRangeStart w:id="292"/>
        <w:r w:rsidR="00DE6936" w:rsidRPr="009F0D9E">
          <w:rPr>
            <w:rFonts w:cstheme="minorHAnsi"/>
            <w:b/>
            <w:bCs/>
            <w:u w:val="single"/>
          </w:rPr>
          <w:t>LSAScope</w:t>
        </w:r>
      </w:ins>
      <w:commentRangeEnd w:id="292"/>
      <w:ins w:id="293" w:author="Molly McEvilley" w:date="2024-09-12T11:24:00Z" w16du:dateUtc="2024-09-12T15:24:00Z">
        <w:r w:rsidR="00374F6D">
          <w:rPr>
            <w:rStyle w:val="CommentReference"/>
          </w:rPr>
          <w:commentReference w:id="292"/>
        </w:r>
      </w:ins>
      <w:ins w:id="294" w:author="Molly McEvilley" w:date="2024-09-12T11:22:00Z" w16du:dateUtc="2024-09-12T15:22:00Z">
        <w:r w:rsidR="00DE6936">
          <w:rPr>
            <w:rFonts w:cstheme="minorHAnsi"/>
            <w:u w:val="single"/>
          </w:rPr>
          <w:t xml:space="preserve"> &lt;&gt; </w:t>
        </w:r>
        <w:r w:rsidR="009F0D9E">
          <w:rPr>
            <w:rFonts w:cstheme="minorHAnsi"/>
            <w:u w:val="single"/>
          </w:rPr>
          <w:t>3 (HIC)</w:t>
        </w:r>
      </w:ins>
      <w:r w:rsidR="004873DC">
        <w:t xml:space="preserve">. </w:t>
      </w:r>
      <w:ins w:id="295" w:author="Molly McEvilley" w:date="2024-08-20T06:52:00Z" w16du:dateUtc="2024-08-20T10:52:00Z">
        <w:r w:rsidR="00991C4F">
          <w:t xml:space="preserve">Exit cohorts </w:t>
        </w:r>
        <w:r w:rsidR="00C636D8">
          <w:t xml:space="preserve">are included only if </w:t>
        </w:r>
        <w:r w:rsidR="00C636D8" w:rsidRPr="00BD007C">
          <w:rPr>
            <w:b/>
            <w:bCs/>
          </w:rPr>
          <w:t>LSAScope</w:t>
        </w:r>
        <w:r w:rsidR="00C636D8">
          <w:t xml:space="preserve"> &lt;&gt;</w:t>
        </w:r>
      </w:ins>
      <w:ins w:id="296" w:author="Molly McEvilley" w:date="2024-09-19T10:30:00Z" w16du:dateUtc="2024-09-19T14:30:00Z">
        <w:r w:rsidR="00A22030">
          <w:t xml:space="preserve"> 3</w:t>
        </w:r>
      </w:ins>
      <w:ins w:id="297" w:author="Molly McEvilley" w:date="2024-08-20T06:52:00Z" w16du:dateUtc="2024-08-20T10:52:00Z">
        <w:r w:rsidR="00C636D8">
          <w:t xml:space="preserve">. </w:t>
        </w:r>
        <w:r w:rsidR="005832E2">
          <w:t xml:space="preserve">The active cohort </w:t>
        </w:r>
      </w:ins>
      <w:del w:id="298" w:author="Molly McEvilley" w:date="2024-08-20T06:52:00Z" w16du:dateUtc="2024-08-20T10:52:00Z">
        <w:r w:rsidRPr="00B6694F" w:rsidDel="005832E2">
          <w:delText>Other</w:delText>
        </w:r>
        <w:r w:rsidDel="005832E2">
          <w:delText xml:space="preserve"> cohorts are</w:delText>
        </w:r>
      </w:del>
      <w:ins w:id="299" w:author="Molly McEvilley" w:date="2024-08-20T06:52:00Z" w16du:dateUtc="2024-08-20T10:52:00Z">
        <w:r w:rsidR="005832E2">
          <w:t>is</w:t>
        </w:r>
      </w:ins>
      <w:r>
        <w:t xml:space="preserv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lastRenderedPageBreak/>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bl>
    <w:p w14:paraId="2F5FF0F0" w14:textId="77777777" w:rsidR="00FF672E" w:rsidRDefault="00FF672E" w:rsidP="000E55E6">
      <w:pPr>
        <w:pStyle w:val="NoSpacing"/>
      </w:pPr>
    </w:p>
    <w:p w14:paraId="39241F54" w14:textId="1B61D205" w:rsidR="00D27CF7" w:rsidRDefault="00D27CF7" w:rsidP="00D27CF7">
      <w:pPr>
        <w:pStyle w:val="Heading2"/>
        <w:ind w:left="540" w:hanging="540"/>
      </w:pPr>
      <w:bookmarkStart w:id="300" w:name="_HMIS_Household_Enrollments"/>
      <w:bookmarkStart w:id="301" w:name="_Toc37849748"/>
      <w:bookmarkStart w:id="302" w:name="_Toc175057059"/>
      <w:bookmarkEnd w:id="300"/>
      <w:r>
        <w:t>HMIS Household Enrollments (tlsa_HHID)</w:t>
      </w:r>
      <w:bookmarkEnd w:id="301"/>
      <w:bookmarkEnd w:id="302"/>
    </w:p>
    <w:p w14:paraId="39D2B89A" w14:textId="36ACC25A" w:rsidR="00D27CF7" w:rsidRDefault="00EB0B0D" w:rsidP="00D27CF7">
      <w:pPr>
        <w:jc w:val="center"/>
      </w:pPr>
      <w:ins w:id="303" w:author="Molly McEvilley" w:date="2024-08-20T06:54:00Z" w16du:dateUtc="2024-08-20T10:54:00Z">
        <w:r>
          <w:rPr>
            <w:noProof/>
          </w:rPr>
          <mc:AlternateContent>
            <mc:Choice Requires="wps">
              <w:drawing>
                <wp:anchor distT="0" distB="0" distL="114300" distR="114300" simplePos="0" relativeHeight="251652121" behindDoc="0" locked="0" layoutInCell="1" allowOverlap="1" wp14:anchorId="1CA8D675" wp14:editId="761DFD46">
                  <wp:simplePos x="0" y="0"/>
                  <wp:positionH relativeFrom="margin">
                    <wp:posOffset>2324100</wp:posOffset>
                  </wp:positionH>
                  <wp:positionV relativeFrom="paragraph">
                    <wp:posOffset>586105</wp:posOffset>
                  </wp:positionV>
                  <wp:extent cx="1280261" cy="365590"/>
                  <wp:effectExtent l="0" t="0" r="15240" b="15875"/>
                  <wp:wrapNone/>
                  <wp:docPr id="743788477"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261" cy="36559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B28BE0" w14:textId="1C0A6077" w:rsidR="00EB0B0D" w:rsidRDefault="00EB0B0D" w:rsidP="00EB0B0D">
                              <w:pPr>
                                <w:pStyle w:val="Style3"/>
                              </w:pPr>
                              <w:r>
                                <w:t>hmis_</w:t>
                              </w:r>
                              <w:ins w:id="304" w:author="Molly McEvilley" w:date="2024-08-20T06:55:00Z" w16du:dateUtc="2024-08-20T10:55:00Z">
                                <w:r>
                                  <w:t>HMISParticipation</w:t>
                                </w:r>
                              </w:ins>
                            </w:p>
                          </w:txbxContent>
                        </wps:txbx>
                        <wps:bodyPr rot="0" vert="horz" wrap="square" lIns="0" tIns="0" rIns="0" bIns="0" anchor="ctr" anchorCtr="0" upright="1">
                          <a:noAutofit/>
                        </wps:bodyPr>
                      </wps:wsp>
                    </a:graphicData>
                  </a:graphic>
                </wp:anchor>
              </w:drawing>
            </mc:Choice>
            <mc:Fallback>
              <w:pict>
                <v:shape w14:anchorId="1CA8D675" id="AutoShape 13" o:spid="_x0000_s1117" type="#_x0000_t132" style="position:absolute;left:0;text-align:left;margin-left:183pt;margin-top:46.15pt;width:100.8pt;height:28.8pt;z-index:251652121;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c7IAIAAC0EAAAOAAAAZHJzL2Uyb0RvYy54bWysU8tu2zAQvBfoPxC817IdyE0Ey0Fsx0WB&#10;pC2Q9gNoipKIUFx2SVtKv75L+hH3cSp6IXZJ7uzscDi/HTrD9gq9BlvyyWjMmbISKm2bkn/7unl3&#10;zZkPwlbCgFUlf1Ge3y7evpn3rlBTaMFUChmBWF/0ruRtCK7IMi9b1Qk/AqcsHdaAnQiUYpNVKHpC&#10;70w2HY9nWQ9YOQSpvKfd9eGQLxJ+XSsZPte1V4GZkhO3kFZM6zau2WIuigaFa7U80hD/wKIT2lLT&#10;M9RaBMF2qP+A6rRE8FCHkYQug7rWUqUZaJrJ+LdpnlrhVJqFxPHuLJP/f7Dy0/7JfcFI3bsHkM+e&#10;WVi1wjbqDhH6VomK2k2iUFnvfHEuiImnUrbtH6GipxW7AEmDocYuAtJ0bEhSv5ylVkNgkjYn0+vx&#10;dDbhTNLZ1SzPb9JbZKI4VTv04YOCjsWg5LWBnnhheBSNVUHLtfbPqZ3YP/gQ6YniVJPGAaOrjTYm&#10;JdhsVwbZXpAP1pv75eZ9moimvrxmLOtLPrvKxwn5lzN/CZEvb5br/G8QCDtbJVdF6e6PcRDaHGJi&#10;aWykpJI7j9RPYkbf+iIM24HpquT5NLaIW1uoXkhrhIOD6cdR0AL+4Kwn95bcf98JVJyZj5beK1r9&#10;FOAp2J4CYSWVllwG5OyQrMLhU+wc6qYl7ElSwMIdvWqtk76vPI5eIE8m2Y//J5r+Mk+3Xn/54icA&#10;AAD//wMAUEsDBBQABgAIAAAAIQAlPaSp4AAAAAoBAAAPAAAAZHJzL2Rvd25yZXYueG1sTI/LTsMw&#10;EEX3SPyDNUjsqEMfbhPiVFCpOySUAgt2bjxNAvE4it0m/D3DCpajObr33Hw7uU5ccAitJw33swQE&#10;UuVtS7WGt9f93QZEiIas6Tyhhm8MsC2ur3KTWT9SiZdDrAWHUMiMhibGPpMyVA06E2a+R+LfyQ/O&#10;RD6HWtrBjBzuOjlPEiWdaYkbGtPjrsHq63B2Gk7rwe3H989NuSzl6mP3PL3Y+KT17c30+AAi4hT/&#10;YPjVZ3Uo2Onoz2SD6DQslOItUUM6X4BgYKXWCsSRyWWagixy+X9C8QMAAP//AwBQSwECLQAUAAYA&#10;CAAAACEAtoM4kv4AAADhAQAAEwAAAAAAAAAAAAAAAAAAAAAAW0NvbnRlbnRfVHlwZXNdLnhtbFBL&#10;AQItABQABgAIAAAAIQA4/SH/1gAAAJQBAAALAAAAAAAAAAAAAAAAAC8BAABfcmVscy8ucmVsc1BL&#10;AQItABQABgAIAAAAIQAXMbc7IAIAAC0EAAAOAAAAAAAAAAAAAAAAAC4CAABkcnMvZTJvRG9jLnht&#10;bFBLAQItABQABgAIAAAAIQAlPaSp4AAAAAoBAAAPAAAAAAAAAAAAAAAAAHoEAABkcnMvZG93bnJl&#10;di54bWxQSwUGAAAAAAQABADzAAAAhwUAAAAA&#10;" fillcolor="#dfebf7" strokecolor="#5b9bd5" strokeweight=".5pt">
                  <v:shadow color="black" opacity="0" offset="0,0"/>
                  <v:textbox inset="0,0,0,0">
                    <w:txbxContent>
                      <w:p w14:paraId="22B28BE0" w14:textId="1C0A6077" w:rsidR="00EB0B0D" w:rsidRDefault="00EB0B0D" w:rsidP="00EB0B0D">
                        <w:pPr>
                          <w:pStyle w:val="Style3"/>
                        </w:pPr>
                        <w:r>
                          <w:t>hmis_</w:t>
                        </w:r>
                        <w:ins w:id="305" w:author="Molly McEvilley" w:date="2024-08-20T06:55:00Z" w16du:dateUtc="2024-08-20T10:55:00Z">
                          <w:r>
                            <w:t>HMISParticipation</w:t>
                          </w:r>
                        </w:ins>
                      </w:p>
                    </w:txbxContent>
                  </v:textbox>
                  <w10:wrap anchorx="margin"/>
                </v:shape>
              </w:pict>
            </mc:Fallback>
          </mc:AlternateContent>
        </w:r>
      </w:ins>
      <w:r w:rsidR="00D27CF7">
        <w:rPr>
          <w:noProof/>
        </w:rPr>
        <mc:AlternateContent>
          <mc:Choice Requires="wpg">
            <w:drawing>
              <wp:inline distT="0" distB="0" distL="0" distR="0" wp14:anchorId="5915A31D" wp14:editId="29FB78A9">
                <wp:extent cx="5050790" cy="2470150"/>
                <wp:effectExtent l="0" t="0" r="16510" b="25400"/>
                <wp:docPr id="243" name="Group 243"/>
                <wp:cNvGraphicFramePr/>
                <a:graphic xmlns:a="http://schemas.openxmlformats.org/drawingml/2006/main">
                  <a:graphicData uri="http://schemas.microsoft.com/office/word/2010/wordprocessingGroup">
                    <wpg:wgp>
                      <wpg:cNvGrpSpPr/>
                      <wpg:grpSpPr>
                        <a:xfrm>
                          <a:off x="0" y="0"/>
                          <a:ext cx="5050790" cy="2470150"/>
                          <a:chOff x="0" y="-1"/>
                          <a:chExt cx="5050790" cy="2470150"/>
                        </a:xfrm>
                      </wpg:grpSpPr>
                      <wps:wsp>
                        <wps:cNvPr id="244" name="Left Bracket 244"/>
                        <wps:cNvSpPr>
                          <a:spLocks/>
                        </wps:cNvSpPr>
                        <wps:spPr bwMode="auto">
                          <a:xfrm flipH="1" flipV="1">
                            <a:off x="3079750" y="-1"/>
                            <a:ext cx="241300" cy="246380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4" y="-1"/>
                            <a:ext cx="253365" cy="247015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84477" y="126344"/>
                            <a:ext cx="1281761" cy="2223231"/>
                            <a:chOff x="1134603" y="1072663"/>
                            <a:chExt cx="12817" cy="22234"/>
                          </a:xfrm>
                        </wpg:grpSpPr>
                        <wps:wsp>
                          <wps:cNvPr id="251" name="AutoShape 9"/>
                          <wps:cNvSpPr>
                            <a:spLocks noChangeArrowheads="1"/>
                          </wps:cNvSpPr>
                          <wps:spPr bwMode="auto">
                            <a:xfrm>
                              <a:off x="1134603" y="109123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3" name="AutoShape 11"/>
                          <wps:cNvSpPr>
                            <a:spLocks noChangeArrowheads="1"/>
                          </wps:cNvSpPr>
                          <wps:spPr bwMode="auto">
                            <a:xfrm>
                              <a:off x="1134618" y="1081947"/>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618" y="108659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609" y="107266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94.5pt;mso-position-horizontal-relative:char;mso-position-vertical-relative:line" coordorigin="" coordsize="50507,24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V7tgUAAIkfAAAOAAAAZHJzL2Uyb0RvYy54bWzsWdty2zYQfe9M/wHD90S8iBdpImdiyU4z&#10;k7SZcdp3mIQk1iTAgpAl5+t7APAmxU5SNVHdif0gAySxwB4enF0sX7zclQW5ZbLOBZ853nPXIYyn&#10;Isv5aub8/uHyWeKQWlGe0UJwNnPuWO28PPv5pxfbasp8sRZFxiSBEV5Pt9XMWStVTUejOl2zktbP&#10;RcU4bi6FLKlCV65GmaRbWC+Lke+60WgrZFZJkbK6xtWFvemcGfvLJUvVb8tlzRQpZg7WpsyvNL/X&#10;+nd09oJOV5JW6zxtlkGPWEVJc45JO1MLqijZyPwTU2WeSlGLpXqeinIklss8ZcYHeOO5B968lmJT&#10;GV9W0+2q6mACtAc4HW02/fX2tayuqvcSSGyrFbAwPe3LbilL/R+rJDsD2V0HGdspkuJi6IZuPAGy&#10;Ke7549j1wgbUdA3k+3HPPIt1ur74wtBRO/Nobz3bCgypexDqfwfC1ZpWzGBbTwHCe0nyTHswdgin&#10;JZj6li0VOZc0vQF79HUDkHlYw6WBqau3Ir2pcQNLHdzRnRrPkOvtO5HBFt0oYeihISXLIq9+wWZx&#10;TOsP3RrAHADPGCASANqC1qLtj73A7cCOggQdPXuLGJ1WslavmSiJbsycAk40Ppg56O3bWunJVlnj&#10;Js3+xDrKAqy/pQWJw2ASNDabh2G9tapHcnGZFwVmpdOCk+3MiQKsVndrUeSZvmk6egezeSEJzM6c&#10;7MY6WWxKQGKvNUTBJc0U81jrjtn/erRxbs8w9gTPzPRrRrOLpq1oXtg2lltwvQJmtj/8bd+PfiWa&#10;5PX0WmR3eD1SWD2AfqGxFvKjQ7bQgplT/7WhkjmkeMPBsyAK4wjiMezIYed62KE8hamZoxxim3Nl&#10;BWdTyXy1xkwWCi5egRbLvFufXVVDJlDdrvUEnA8f4Hz4bTl/yHQPZPMDbLj7mB4GQP0TWXli+vSJ&#10;6V8ROR9Sd+xiq+5XSlK9GckrKcWWzAXnyBWEhNJHA9bPuVX6dMevrNgTLuZrylfMTPHhroK8m9DW&#10;hgA75PMhQMtTE1UDP479AEzHJvA8N4iCRhZbzQ+TcaLv6wDbymMbmVtdbtS+bpzqvLFCY3Tchol2&#10;gF7AoxZyogyySubAumDQ5ZlTsgyKzJBn6pZ16Culvg0Bp1TVuOXaZSG26ZpKNSULkW5KxnVCEQ9o&#10;dpBQdBwz5NRhDkFoj2R2wFeTzGYTkyhCgqanRXBskjDPS5LYb1OKeBygbZF9gGNLOIMNIFXrSp9X&#10;2HFDiu0F7lqurrt84HJ+ES7MToOk7z322aRiz0R47iVtrrJnoswVDhVFXs4cZEj4sz4fny+o3fXO&#10;5Iehme+IFAII2/QBDZs6oGHTBjTalCFVsu08+qQBB7svSmky4Pj3l1LPm3jJ5HNSGoX6ePIkpf83&#10;KZ20XBtI6RuOTc5xZLlC2KYrBkmdDOj2vSU1SCLfhZrquP1thbV1rPHrOH29OF/EFzZkHKuvcz8J&#10;X51aX7tj9j88ouFFnE5fmyqJLZgMigdaW6wmmsoN8XEBQVGXMfo6i46+psgyqB3s3x+UPe6vIAzS&#10;R4Tv8ThGqqHTRz8KbJ1iEN/9xIsjlBpMfcb3ceDqCjFNfcbzgnHkBtaEG/tRZF46nfalGk9b6W2Y&#10;l9Qdxf6LMk0IjyzS+gxtUnFyyt2/j9nE8wMz+x7urm8RwznWxMEOsL6e0uTtXU71jq44U3m6yOub&#10;4/b94vLi/NKklkfnVeH55Hxhjv6HJr5F6aVPpbrqwmPe6qeoOSKp/ITMntmlOtGEcnzvWGbY7CGh&#10;0yLiJt7EHk4eYnNLry+dEH4oNndVgx+ezV0FvZdmzz9hZnbA5iicNBGvO/P6yZM231cW77W5K078&#10;8GzGcfIw0fC6IsCptNnFAcho8yA7u5/NT9rcfeTp2dyVIR4vm/sk2nz/Md97zbev5tu0/qA87Jun&#10;+i/oZ38DAAD//wMAUEsDBBQABgAIAAAAIQC1QzLP3gAAAAUBAAAPAAAAZHJzL2Rvd25yZXYueG1s&#10;TI9Ba8JAEIXvBf/DMoXe6iZarabZiEjbkwhqofQ2ZsckmJ0N2TWJ/77bXtrLwOM93vsmXQ2mFh21&#10;rrKsIB5HIIhzqysuFHwc3x4XIJxH1lhbJgU3crDKRncpJtr2vKfu4AsRStglqKD0vkmkdHlJBt3Y&#10;NsTBO9vWoA+yLaRusQ/lppaTKJpLgxWHhRIb2pSUXw5Xo+C9x349jV+77eW8uX0dZ7vPbUxKPdwP&#10;6xcQngb/F4Yf/IAOWWA62StrJ2oF4RH/e4P3vJw9gTgpmC6WEcgslf/ps28AAAD//wMAUEsBAi0A&#10;FAAGAAgAAAAhALaDOJL+AAAA4QEAABMAAAAAAAAAAAAAAAAAAAAAAFtDb250ZW50X1R5cGVzXS54&#10;bWxQSwECLQAUAAYACAAAACEAOP0h/9YAAACUAQAACwAAAAAAAAAAAAAAAAAvAQAAX3JlbHMvLnJl&#10;bHNQSwECLQAUAAYACAAAACEAH1wFe7YFAACJHwAADgAAAAAAAAAAAAAAAAAuAgAAZHJzL2Uyb0Rv&#10;Yy54bWxQSwECLQAUAAYACAAAACEAtUMyz94AAAAFAQAADwAAAAAAAAAAAAAAAAAQCAAAZHJzL2Rv&#10;d25yZXYueG1sUEsFBgAAAAAEAAQA8wAAABsJAAAAAA==&#10;">
                <v:shape id="Left Bracket 244" o:spid="_x0000_s1119" type="#_x0000_t85" style="position:absolute;left:30797;width:2413;height:246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Gt9xQAAANwAAAAPAAAAZHJzL2Rvd25yZXYueG1sRI/NasMw&#10;EITvhb6D2EJvjRwT2uBGCfkh0EMh1PGlt8XaWCbWykiK4759FQjkOMzMN8xiNdpODORD61jBdJKB&#10;IK6dbrlRUB33b3MQISJr7ByTgj8KsFo+Py2w0O7KPzSUsREJwqFABSbGvpAy1IYshonriZN3ct5i&#10;TNI3Unu8JrjtZJ5l79Jiy2nBYE9bQ/W5vFgF283HUNYm7/aH3bc2fl61m99KqdeXcf0JItIYH+F7&#10;+0sryGczuJ1JR0Au/wEAAP//AwBQSwECLQAUAAYACAAAACEA2+H2y+4AAACFAQAAEwAAAAAAAAAA&#10;AAAAAAAAAAAAW0NvbnRlbnRfVHlwZXNdLnhtbFBLAQItABQABgAIAAAAIQBa9CxbvwAAABUBAAAL&#10;AAAAAAAAAAAAAAAAAB8BAABfcmVscy8ucmVsc1BLAQItABQABgAIAAAAIQCkgGt9xQAAANwAAAAP&#10;AAAAAAAAAAAAAAAAAAcCAABkcnMvZG93bnJldi54bWxQSwUGAAAAAAMAAwC3AAAA+QIAAAAA&#10;" adj="1595" fillcolor="#5b9bd5" strokecolor="black [0]" strokeweight=".5pt">
                  <v:shadow color="black [0]"/>
                  <v:textbox inset="2.88pt,2.88pt,2.88pt,2.88pt"/>
                </v:shape>
                <v:shape id="Left Bracket 245" o:spid="_x0000_s1120" type="#_x0000_t85" style="position:absolute;left:17532;width:2533;height:247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DqZxQAAANwAAAAPAAAAZHJzL2Rvd25yZXYueG1sRI9BawIx&#10;FITvBf9DeEJvNato0a1RpFQqeNIKrbfXzXM3uHlZNq+6/fdGKPQ4zMw3zHzZ+VpdqI0usIHhIANF&#10;XATruDRw+Fg/TUFFQbZYByYDvxRhueg9zDG34co7uuylVAnCMUcDlUiTax2LijzGQWiIk3cKrUdJ&#10;si21bfGa4L7Woyx71h4dp4UKG3qtqDjvf7yBrdt+hzdHX5+z98Lt5CjHyWZmzGO/W72AEurkP/zX&#10;3lgDo/EE7mfSEdCLGwAAAP//AwBQSwECLQAUAAYACAAAACEA2+H2y+4AAACFAQAAEwAAAAAAAAAA&#10;AAAAAAAAAAAAW0NvbnRlbnRfVHlwZXNdLnhtbFBLAQItABQABgAIAAAAIQBa9CxbvwAAABUBAAAL&#10;AAAAAAAAAAAAAAAAAB8BAABfcmVscy8ucmVsc1BLAQItABQABgAIAAAAIQBcNDqZxQAAANwAAAAP&#10;AAAAAAAAAAAAAAAAAAcCAABkcnMvZG93bnJldi54bWxQSwUGAAAAAAMAAwC3AAAA+QIAAAAA&#10;" adj="167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r>
                          <w:t>tlsa_HHID</w:t>
                        </w:r>
                      </w:p>
                    </w:txbxContent>
                  </v:textbox>
                </v:shape>
                <v:group id="Group 250" o:spid="_x0000_s1125" style="position:absolute;left:18844;top:1263;width:12818;height:22232" coordorigin="11346,10726" coordsize="12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6;top:1091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1" o:spid="_x0000_s1127" type="#_x0000_t132" style="position:absolute;left:11346;top:108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8" type="#_x0000_t132" style="position:absolute;left:11346;top:10865;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_x0000_s1129" type="#_x0000_t132" style="position:absolute;left:11346;top:1072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63B50B07" w:rsidR="00D27CF7" w:rsidRDefault="00D27CF7" w:rsidP="00D27CF7">
      <w:r>
        <w:t xml:space="preserve">Not </w:t>
      </w:r>
      <w:r w:rsidR="00D969F4">
        <w:t>all</w:t>
      </w:r>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4E7DD126" w:rsidR="00D27CF7" w:rsidRDefault="00D27CF7" w:rsidP="00777E3F">
      <w:pPr>
        <w:pStyle w:val="ListParagraph"/>
        <w:numPr>
          <w:ilvl w:val="0"/>
          <w:numId w:val="40"/>
        </w:numPr>
      </w:pPr>
      <w:del w:id="306" w:author="Molly McEvilley" w:date="2024-09-24T14:30:00Z" w16du:dateUtc="2024-09-24T18:30:00Z">
        <w:r w:rsidDel="00A47F8D">
          <w:delText xml:space="preserve">All </w:delText>
        </w:r>
      </w:del>
      <w:ins w:id="307" w:author="Molly McEvilley" w:date="2024-09-24T14:30:00Z" w16du:dateUtc="2024-09-24T18:30:00Z">
        <w:r w:rsidR="00A47F8D">
          <w:t xml:space="preserve">Unless otherwise specified, all </w:t>
        </w:r>
      </w:ins>
      <w:r>
        <w:t>LSA reporting</w:t>
      </w:r>
      <w:ins w:id="308" w:author="Molly McEvilley" w:date="2024-09-24T14:30:00Z" w16du:dateUtc="2024-09-24T18:30:00Z">
        <w:r w:rsidR="005A14C7">
          <w:rPr>
            <w:rStyle w:val="FootnoteReference"/>
          </w:rPr>
          <w:footnoteReference w:id="2"/>
        </w:r>
      </w:ins>
      <w:r>
        <w:t xml:space="preserve"> is limited to enrollments that meet the core criteria defined in this step; and</w:t>
      </w:r>
    </w:p>
    <w:p w14:paraId="7CCE85A5" w14:textId="410EDC0A" w:rsidR="00D27CF7" w:rsidRDefault="00D27CF7" w:rsidP="00777E3F">
      <w:pPr>
        <w:pStyle w:val="ListParagraph"/>
        <w:numPr>
          <w:ilvl w:val="0"/>
          <w:numId w:val="40"/>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as a property of tlsa_HHID or tlsa_Enrollment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r w:rsidR="00437B22">
        <w:t>hmis_Enrollment.</w:t>
      </w:r>
      <w:r w:rsidR="00437B22" w:rsidRPr="00437B22">
        <w:rPr>
          <w:i/>
          <w:iCs/>
        </w:rPr>
        <w:t>EntryDate</w:t>
      </w:r>
      <w:r w:rsidR="00437B22">
        <w:t xml:space="preserve">, </w:t>
      </w:r>
      <w:r>
        <w:t>hmis_Enrollment.</w:t>
      </w:r>
      <w:r w:rsidRPr="008705FF">
        <w:rPr>
          <w:i/>
          <w:iCs/>
        </w:rPr>
        <w:t>MoveInDate</w:t>
      </w:r>
      <w:r>
        <w:t xml:space="preserve"> and hmis_Exit.</w:t>
      </w:r>
      <w:r w:rsidRPr="008705FF">
        <w:rPr>
          <w:i/>
          <w:iCs/>
        </w:rPr>
        <w:t>ExitDate</w:t>
      </w:r>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6C6FFA" w:rsidRPr="005F4836" w14:paraId="528848E8" w14:textId="77777777" w:rsidTr="0030339F">
        <w:trPr>
          <w:cantSplit/>
          <w:trHeight w:val="216"/>
        </w:trPr>
        <w:tc>
          <w:tcPr>
            <w:tcW w:w="9355" w:type="dxa"/>
            <w:shd w:val="clear" w:color="auto" w:fill="EEECE1" w:themeFill="background2"/>
          </w:tcPr>
          <w:p w14:paraId="6C068E26" w14:textId="36C6C969" w:rsidR="006C6FFA" w:rsidRDefault="006C6FFA" w:rsidP="0030339F">
            <w:pPr>
              <w:pStyle w:val="NoSpacing"/>
              <w:rPr>
                <w:b/>
                <w:bCs/>
              </w:rPr>
            </w:pPr>
            <w:r>
              <w:rPr>
                <w:b/>
                <w:bCs/>
              </w:rPr>
              <w:t>hmis</w:t>
            </w:r>
            <w:r w:rsidRPr="00C032F4">
              <w:rPr>
                <w:b/>
                <w:bCs/>
              </w:rPr>
              <w:t>_</w:t>
            </w:r>
            <w:r>
              <w:rPr>
                <w:b/>
                <w:bCs/>
              </w:rPr>
              <w:t>Organization</w:t>
            </w:r>
          </w:p>
        </w:tc>
      </w:tr>
      <w:tr w:rsidR="006C6FFA" w14:paraId="2ECC6701" w14:textId="77777777" w:rsidTr="0030339F">
        <w:trPr>
          <w:cantSplit/>
          <w:trHeight w:val="216"/>
        </w:trPr>
        <w:tc>
          <w:tcPr>
            <w:tcW w:w="9355" w:type="dxa"/>
          </w:tcPr>
          <w:p w14:paraId="5161C4EC" w14:textId="7C9F765B" w:rsidR="006C6FFA" w:rsidRPr="00C032F4" w:rsidRDefault="006C6FFA" w:rsidP="0030339F">
            <w:pPr>
              <w:pStyle w:val="NoSpacing"/>
            </w:pPr>
            <w:r>
              <w:t>VictimServiceProvider</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E13DA2" w14:paraId="233E2EC4" w14:textId="77777777" w:rsidTr="0084349D">
        <w:trPr>
          <w:cantSplit/>
          <w:trHeight w:val="216"/>
        </w:trPr>
        <w:tc>
          <w:tcPr>
            <w:tcW w:w="9355" w:type="dxa"/>
          </w:tcPr>
          <w:p w14:paraId="61C6D09E" w14:textId="7344D674" w:rsidR="00E13DA2" w:rsidRPr="00C032F4" w:rsidRDefault="00E13DA2" w:rsidP="0084349D">
            <w:pPr>
              <w:pStyle w:val="NoSpacing"/>
            </w:pPr>
            <w:r>
              <w:t>RRHSubType</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32E2" w:rsidRPr="00845520" w14:paraId="3B9DDFAC" w14:textId="77777777" w:rsidTr="008D41BA">
        <w:trPr>
          <w:trHeight w:val="216"/>
          <w:ins w:id="311" w:author="Molly McEvilley" w:date="2024-08-20T06:53:00Z"/>
        </w:trPr>
        <w:tc>
          <w:tcPr>
            <w:tcW w:w="9355" w:type="dxa"/>
            <w:shd w:val="clear" w:color="auto" w:fill="EEECE1" w:themeFill="background2"/>
          </w:tcPr>
          <w:p w14:paraId="224491E6" w14:textId="49AA5F2F" w:rsidR="005832E2" w:rsidRPr="00845520" w:rsidRDefault="005832E2" w:rsidP="00B44FA5">
            <w:pPr>
              <w:pStyle w:val="NoSpacing"/>
              <w:rPr>
                <w:ins w:id="312" w:author="Molly McEvilley" w:date="2024-08-20T06:53:00Z" w16du:dateUtc="2024-08-20T10:53:00Z"/>
                <w:b/>
                <w:bCs/>
              </w:rPr>
            </w:pPr>
            <w:ins w:id="313" w:author="Molly McEvilley" w:date="2024-08-20T06:53:00Z" w16du:dateUtc="2024-08-20T10:53:00Z">
              <w:r>
                <w:rPr>
                  <w:b/>
                  <w:bCs/>
                </w:rPr>
                <w:lastRenderedPageBreak/>
                <w:t>hmis</w:t>
              </w:r>
              <w:r w:rsidRPr="00845520">
                <w:rPr>
                  <w:b/>
                  <w:bCs/>
                </w:rPr>
                <w:t>_H</w:t>
              </w:r>
              <w:r>
                <w:rPr>
                  <w:b/>
                  <w:bCs/>
                </w:rPr>
                <w:t>MISParticipation</w:t>
              </w:r>
            </w:ins>
          </w:p>
        </w:tc>
      </w:tr>
      <w:tr w:rsidR="005832E2" w:rsidRPr="005F4836" w14:paraId="73474400" w14:textId="77777777" w:rsidTr="00B44FA5">
        <w:trPr>
          <w:trHeight w:val="216"/>
          <w:ins w:id="314" w:author="Molly McEvilley" w:date="2024-08-20T06:53:00Z"/>
        </w:trPr>
        <w:tc>
          <w:tcPr>
            <w:tcW w:w="9355" w:type="dxa"/>
          </w:tcPr>
          <w:p w14:paraId="329AAF63" w14:textId="77777777" w:rsidR="005832E2" w:rsidRPr="00845520" w:rsidRDefault="005832E2" w:rsidP="00B44FA5">
            <w:pPr>
              <w:pStyle w:val="NoSpacing"/>
              <w:rPr>
                <w:ins w:id="315" w:author="Molly McEvilley" w:date="2024-08-20T06:53:00Z" w16du:dateUtc="2024-08-20T10:53:00Z"/>
              </w:rPr>
            </w:pPr>
            <w:ins w:id="316" w:author="Molly McEvilley" w:date="2024-08-20T06:53:00Z" w16du:dateUtc="2024-08-20T10:53:00Z">
              <w:r>
                <w:t>HMISParticipationType</w:t>
              </w:r>
            </w:ins>
          </w:p>
        </w:tc>
      </w:tr>
      <w:tr w:rsidR="005832E2" w:rsidRPr="005F4836" w14:paraId="3732B504" w14:textId="77777777" w:rsidTr="00B44FA5">
        <w:trPr>
          <w:trHeight w:val="216"/>
          <w:ins w:id="317" w:author="Molly McEvilley" w:date="2024-08-20T06:53:00Z"/>
        </w:trPr>
        <w:tc>
          <w:tcPr>
            <w:tcW w:w="9355" w:type="dxa"/>
          </w:tcPr>
          <w:p w14:paraId="1008A871" w14:textId="77777777" w:rsidR="005832E2" w:rsidRDefault="005832E2" w:rsidP="00B44FA5">
            <w:pPr>
              <w:pStyle w:val="NoSpacing"/>
              <w:rPr>
                <w:ins w:id="318" w:author="Molly McEvilley" w:date="2024-08-20T06:53:00Z" w16du:dateUtc="2024-08-20T10:53:00Z"/>
              </w:rPr>
            </w:pPr>
            <w:ins w:id="319" w:author="Molly McEvilley" w:date="2024-08-20T06:53:00Z" w16du:dateUtc="2024-08-20T10:53:00Z">
              <w:r>
                <w:t>HMISParticipationStatusStartDate</w:t>
              </w:r>
            </w:ins>
          </w:p>
        </w:tc>
      </w:tr>
      <w:tr w:rsidR="005832E2" w:rsidRPr="005F4836" w14:paraId="40BD0490" w14:textId="77777777" w:rsidTr="00B44FA5">
        <w:trPr>
          <w:trHeight w:val="216"/>
          <w:ins w:id="320" w:author="Molly McEvilley" w:date="2024-08-20T06:53:00Z"/>
        </w:trPr>
        <w:tc>
          <w:tcPr>
            <w:tcW w:w="9355" w:type="dxa"/>
          </w:tcPr>
          <w:p w14:paraId="2F573C9C" w14:textId="77777777" w:rsidR="005832E2" w:rsidRDefault="005832E2" w:rsidP="00B44FA5">
            <w:pPr>
              <w:pStyle w:val="NoSpacing"/>
              <w:rPr>
                <w:ins w:id="321" w:author="Molly McEvilley" w:date="2024-08-20T06:53:00Z" w16du:dateUtc="2024-08-20T10:53:00Z"/>
              </w:rPr>
            </w:pPr>
            <w:ins w:id="322" w:author="Molly McEvilley" w:date="2024-08-20T06:53:00Z" w16du:dateUtc="2024-08-20T10:53:00Z">
              <w:r>
                <w:t>HMISParticipationStatusEndDate</w:t>
              </w:r>
            </w:ins>
          </w:p>
        </w:tc>
      </w:tr>
    </w:tbl>
    <w:tbl>
      <w:tblPr>
        <w:tblStyle w:val="TableGrid"/>
        <w:tblW w:w="9355" w:type="dxa"/>
        <w:tblLook w:val="04A0" w:firstRow="1" w:lastRow="0" w:firstColumn="1" w:lastColumn="0" w:noHBand="0" w:noVBand="1"/>
      </w:tblPr>
      <w:tblGrid>
        <w:gridCol w:w="9355"/>
      </w:tblGrid>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A63884" w14:paraId="00A19B89" w14:textId="77777777" w:rsidTr="0084349D">
        <w:trPr>
          <w:cantSplit/>
          <w:trHeight w:val="216"/>
        </w:trPr>
        <w:tc>
          <w:tcPr>
            <w:tcW w:w="9355" w:type="dxa"/>
          </w:tcPr>
          <w:p w14:paraId="5E125707" w14:textId="616271B7" w:rsidR="00A63884" w:rsidRPr="00C032F4" w:rsidRDefault="00A63884" w:rsidP="0084349D">
            <w:pPr>
              <w:pStyle w:val="NoSpacing"/>
            </w:pPr>
            <w:r>
              <w:t>EnrollmentCoC</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r w:rsidRPr="003C4035">
              <w:rPr>
                <w:i/>
              </w:rPr>
              <w:t>BedNightDate</w:t>
            </w:r>
            <w:r w:rsidR="00D27CF7">
              <w:t xml:space="preserve"> (</w:t>
            </w:r>
            <w:r w:rsidR="00D27CF7" w:rsidRPr="008F2C7B">
              <w:rPr>
                <w:i/>
                <w:iCs/>
              </w:rPr>
              <w:t>DateProvided</w:t>
            </w:r>
            <w:r w:rsidR="00D27CF7">
              <w:t xml:space="preserve"> where </w:t>
            </w:r>
            <w:r w:rsidR="00D27CF7" w:rsidRPr="008F2C7B">
              <w:rPr>
                <w:i/>
                <w:iCs/>
              </w:rPr>
              <w:t>RecordType</w:t>
            </w:r>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49FCFE86">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49FCFE86">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33E0D2E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w:t>
            </w:r>
            <w:r w:rsidR="006C4206">
              <w:rPr>
                <w:rFonts w:cstheme="minorHAnsi"/>
                <w:u w:val="single"/>
              </w:rPr>
              <w:t>LookbackDate</w:t>
            </w:r>
            <w:r>
              <w:rPr>
                <w:rFonts w:cstheme="minorHAnsi"/>
              </w:rPr>
              <w:t xml:space="preserve"> and </w:t>
            </w:r>
            <w:r w:rsidRPr="00A965E2">
              <w:rPr>
                <w:rFonts w:cstheme="minorHAnsi"/>
                <w:u w:val="single"/>
              </w:rPr>
              <w:t>ReportEnd</w:t>
            </w:r>
          </w:p>
        </w:tc>
      </w:tr>
      <w:tr w:rsidR="00D27CF7" w14:paraId="391AEE64" w14:textId="77777777" w:rsidTr="49FCFE86">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49FCFE86">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49FCFE86">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49FCFE86">
        <w:trPr>
          <w:cantSplit/>
          <w:trHeight w:val="216"/>
        </w:trPr>
        <w:tc>
          <w:tcPr>
            <w:tcW w:w="2335" w:type="dxa"/>
          </w:tcPr>
          <w:p w14:paraId="148B13B5" w14:textId="180C1E10" w:rsidR="00D27CF7" w:rsidRPr="00C032F4" w:rsidRDefault="00D236F4" w:rsidP="0084349D">
            <w:pPr>
              <w:pStyle w:val="NoSpacing"/>
              <w:rPr>
                <w:b/>
              </w:rPr>
            </w:pPr>
            <w:r>
              <w:rPr>
                <w:b/>
              </w:rPr>
              <w:t>LSA</w:t>
            </w:r>
            <w:r w:rsidR="00D27CF7" w:rsidRPr="00C032F4">
              <w:rPr>
                <w:b/>
              </w:rPr>
              <w:t>ProjectType</w:t>
            </w:r>
          </w:p>
        </w:tc>
        <w:tc>
          <w:tcPr>
            <w:tcW w:w="7020" w:type="dxa"/>
          </w:tcPr>
          <w:p w14:paraId="6D3DD66D" w14:textId="0E40223D" w:rsidR="00282613" w:rsidRDefault="00D27CF7">
            <w:pPr>
              <w:pStyle w:val="NoSpacing"/>
            </w:pPr>
            <w:r>
              <w:t>From hmis_Project</w:t>
            </w:r>
            <w:r w:rsidR="00282613">
              <w:t xml:space="preserve"> </w:t>
            </w:r>
            <w:r w:rsidR="00282613" w:rsidRPr="001253B6">
              <w:rPr>
                <w:i/>
                <w:iCs/>
              </w:rPr>
              <w:t>ProjectType</w:t>
            </w:r>
            <w:r w:rsidR="00282613">
              <w:t xml:space="preserve"> and </w:t>
            </w:r>
            <w:r w:rsidR="0034314F" w:rsidRPr="00277F30">
              <w:rPr>
                <w:i/>
                <w:iCs/>
              </w:rPr>
              <w:t>RRHSubType</w:t>
            </w:r>
            <w:r w:rsidR="0034314F">
              <w:rPr>
                <w:i/>
                <w:iCs/>
              </w:rPr>
              <w:t xml:space="preserve"> </w:t>
            </w:r>
            <w:r w:rsidR="00282613">
              <w:t xml:space="preserve">columns.If </w:t>
            </w:r>
            <w:r w:rsidR="00282613" w:rsidRPr="001253B6">
              <w:rPr>
                <w:i/>
                <w:iCs/>
              </w:rPr>
              <w:t>ProjectType</w:t>
            </w:r>
            <w:r w:rsidR="00282613">
              <w:t xml:space="preserve"> = 1</w:t>
            </w:r>
            <w:r w:rsidR="0034314F">
              <w:t>3</w:t>
            </w:r>
            <w:r w:rsidR="00282613">
              <w:t xml:space="preserve"> and </w:t>
            </w:r>
            <w:r w:rsidR="0034314F" w:rsidRPr="00D30E2D">
              <w:rPr>
                <w:i/>
                <w:iCs/>
              </w:rPr>
              <w:t>RRHSubType</w:t>
            </w:r>
            <w:r w:rsidR="0034314F">
              <w:rPr>
                <w:i/>
                <w:iCs/>
              </w:rPr>
              <w:t xml:space="preserve"> </w:t>
            </w:r>
            <w:r w:rsidR="003A6948">
              <w:t xml:space="preserve">= </w:t>
            </w:r>
            <w:r w:rsidR="00516805">
              <w:t>2</w:t>
            </w:r>
            <w:r w:rsidR="00282613">
              <w:t xml:space="preserve">, </w:t>
            </w:r>
            <w:r w:rsidR="00282613" w:rsidRPr="001253B6">
              <w:rPr>
                <w:b/>
                <w:bCs/>
              </w:rPr>
              <w:t>LSAProjectType</w:t>
            </w:r>
            <w:r w:rsidR="00282613">
              <w:t xml:space="preserve"> = </w:t>
            </w:r>
            <w:r w:rsidR="0034314F">
              <w:t>13</w:t>
            </w:r>
          </w:p>
          <w:p w14:paraId="0B987A2A" w14:textId="6053432D" w:rsidR="00282613" w:rsidRDefault="00282613">
            <w:pPr>
              <w:pStyle w:val="NoSpacing"/>
            </w:pPr>
            <w:r>
              <w:t xml:space="preserve">If </w:t>
            </w:r>
            <w:r w:rsidRPr="001253B6">
              <w:rPr>
                <w:i/>
                <w:iCs/>
              </w:rPr>
              <w:t>ProjectType</w:t>
            </w:r>
            <w:r>
              <w:t xml:space="preserve"> = 1</w:t>
            </w:r>
            <w:r w:rsidR="0034314F">
              <w:t>3</w:t>
            </w:r>
            <w:r>
              <w:t xml:space="preserve"> and </w:t>
            </w:r>
            <w:r w:rsidR="0034314F" w:rsidRPr="00D30E2D">
              <w:rPr>
                <w:i/>
                <w:iCs/>
              </w:rPr>
              <w:t>RRHSubType</w:t>
            </w:r>
            <w:r w:rsidR="00516805">
              <w:rPr>
                <w:i/>
                <w:iCs/>
              </w:rPr>
              <w:t xml:space="preserve"> </w:t>
            </w:r>
            <w:r w:rsidR="00516805">
              <w:t>= 1</w:t>
            </w:r>
            <w:r>
              <w:t xml:space="preserve">, </w:t>
            </w:r>
            <w:r w:rsidRPr="001253B6">
              <w:rPr>
                <w:b/>
                <w:bCs/>
              </w:rPr>
              <w:t>LSAProjectType</w:t>
            </w:r>
            <w:r>
              <w:t xml:space="preserve"> = </w:t>
            </w:r>
            <w:r w:rsidR="002B04FF">
              <w:t>1</w:t>
            </w:r>
            <w:r w:rsidR="0034314F">
              <w:t>5</w:t>
            </w:r>
          </w:p>
          <w:p w14:paraId="367FB6DC" w14:textId="079AB642" w:rsidR="002B04FF" w:rsidRDefault="002B04FF" w:rsidP="00B2613C">
            <w:pPr>
              <w:pStyle w:val="NoSpacing"/>
            </w:pPr>
            <w:r>
              <w:t xml:space="preserve">Otherwise, LSAProjectType = </w:t>
            </w:r>
            <w:r w:rsidR="00C76BC9">
              <w:t>hmis_Project.</w:t>
            </w:r>
            <w:r w:rsidR="00C76BC9" w:rsidRPr="001253B6">
              <w:rPr>
                <w:i/>
                <w:iCs/>
              </w:rPr>
              <w:t>ProjectType</w:t>
            </w:r>
            <w:r w:rsidR="00C76BC9">
              <w:t>.</w:t>
            </w:r>
          </w:p>
        </w:tc>
      </w:tr>
      <w:tr w:rsidR="00D27CF7" w14:paraId="1BA143B5" w14:textId="77777777" w:rsidTr="49FCFE86">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49FCFE86">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49FCFE86">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r w:rsidRPr="00B678E4">
              <w:rPr>
                <w:i/>
                <w:iCs/>
              </w:rPr>
              <w:t>ExitDate</w:t>
            </w:r>
            <w:r>
              <w:t xml:space="preserve"> recorded in hmis_Exit</w:t>
            </w:r>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49FCFE86">
        <w:trPr>
          <w:cantSplit/>
          <w:trHeight w:val="216"/>
        </w:trPr>
        <w:tc>
          <w:tcPr>
            <w:tcW w:w="2335" w:type="dxa"/>
          </w:tcPr>
          <w:p w14:paraId="2F9D928C" w14:textId="47BE8AC4" w:rsidR="00D27CF7" w:rsidRPr="00C032F4" w:rsidRDefault="2705E6F0" w:rsidP="10B9F996">
            <w:pPr>
              <w:pStyle w:val="NoSpacing"/>
              <w:rPr>
                <w:b/>
                <w:bCs/>
              </w:rPr>
            </w:pPr>
            <w:r w:rsidRPr="10B9F996">
              <w:rPr>
                <w:b/>
                <w:bCs/>
              </w:rPr>
              <w:t>LastBedNight</w:t>
            </w:r>
          </w:p>
        </w:tc>
        <w:tc>
          <w:tcPr>
            <w:tcW w:w="7020" w:type="dxa"/>
          </w:tcPr>
          <w:p w14:paraId="4B0BDB1A" w14:textId="33A61C2B" w:rsidR="00D27CF7" w:rsidRDefault="00D27CF7" w:rsidP="0084349D">
            <w:pPr>
              <w:pStyle w:val="NoSpacing"/>
            </w:pPr>
            <w:r>
              <w:t xml:space="preserve">If </w:t>
            </w:r>
            <w:r w:rsidRPr="00B678E4">
              <w:rPr>
                <w:i/>
                <w:iCs/>
              </w:rPr>
              <w:t>ProjectType</w:t>
            </w:r>
            <w:r>
              <w:t xml:space="preserve"> = 1,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49FCFE86">
        <w:trPr>
          <w:cantSplit/>
          <w:trHeight w:val="216"/>
        </w:trPr>
        <w:tc>
          <w:tcPr>
            <w:tcW w:w="2335" w:type="dxa"/>
          </w:tcPr>
          <w:p w14:paraId="2676A8CE" w14:textId="24C9F5FF" w:rsidR="000B1737" w:rsidRPr="00DE4A2E" w:rsidRDefault="000B1737" w:rsidP="0084349D">
            <w:pPr>
              <w:pStyle w:val="NoSpacing"/>
              <w:rPr>
                <w:bCs/>
              </w:rPr>
            </w:pPr>
            <w:r w:rsidRPr="00DE4A2E">
              <w:rPr>
                <w:bCs/>
              </w:rPr>
              <w:t>EntryHHType</w:t>
            </w:r>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49FCFE86">
        <w:trPr>
          <w:cantSplit/>
          <w:trHeight w:val="216"/>
        </w:trPr>
        <w:tc>
          <w:tcPr>
            <w:tcW w:w="2335" w:type="dxa"/>
          </w:tcPr>
          <w:p w14:paraId="4E85C487" w14:textId="0E59C61A" w:rsidR="000B1737" w:rsidRPr="00DE4A2E" w:rsidRDefault="009333C8" w:rsidP="0084349D">
            <w:pPr>
              <w:pStyle w:val="NoSpacing"/>
              <w:rPr>
                <w:bCs/>
              </w:rPr>
            </w:pPr>
            <w:r w:rsidRPr="00DE4A2E">
              <w:rPr>
                <w:bCs/>
              </w:rPr>
              <w:lastRenderedPageBreak/>
              <w:t>ActiveHHType</w:t>
            </w:r>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r w:rsidR="00511990" w:rsidRPr="00511990">
              <w:rPr>
                <w:b/>
                <w:bCs/>
              </w:rPr>
              <w:t>EntryHHType</w:t>
            </w:r>
            <w:r w:rsidR="00511990">
              <w:t>.</w:t>
            </w:r>
          </w:p>
        </w:tc>
      </w:tr>
      <w:tr w:rsidR="00C11E6F" w14:paraId="77EF0F08" w14:textId="77777777" w:rsidTr="49FCFE86">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r w:rsidR="00C11E6F" w:rsidRPr="009E5B16">
              <w:rPr>
                <w:b/>
                <w:bCs/>
              </w:rPr>
              <w:t>CohortStart</w:t>
            </w:r>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r w:rsidR="001B2ABF" w:rsidRPr="001B2ABF">
              <w:rPr>
                <w:b/>
                <w:bCs/>
              </w:rPr>
              <w:t>EntryHHType</w:t>
            </w:r>
            <w:r w:rsidR="001B2ABF">
              <w:t>.</w:t>
            </w:r>
          </w:p>
        </w:tc>
      </w:tr>
      <w:tr w:rsidR="000B1737" w14:paraId="3F984F46" w14:textId="77777777" w:rsidTr="49FCFE86">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r w:rsidRPr="009E5B16">
              <w:rPr>
                <w:b/>
                <w:bCs/>
              </w:rPr>
              <w:t>CohortStart</w:t>
            </w:r>
            <w:r w:rsidR="004873DC">
              <w:rPr>
                <w:b/>
                <w:bCs/>
              </w:rPr>
              <w:t xml:space="preserve">. </w:t>
            </w:r>
            <w:r>
              <w:t xml:space="preserve">For enrollments before and after the cohort period, which may be relevant to reporting on system use or returns, this is always the </w:t>
            </w:r>
            <w:r w:rsidRPr="001B2ABF">
              <w:rPr>
                <w:b/>
                <w:bCs/>
              </w:rPr>
              <w:t>EntryHHType</w:t>
            </w:r>
            <w:r>
              <w:t>.</w:t>
            </w:r>
          </w:p>
        </w:tc>
      </w:tr>
      <w:tr w:rsidR="000B1737" w14:paraId="478CC5C9" w14:textId="77777777" w:rsidTr="49FCFE86">
        <w:trPr>
          <w:cantSplit/>
          <w:trHeight w:val="216"/>
        </w:trPr>
        <w:tc>
          <w:tcPr>
            <w:tcW w:w="2335" w:type="dxa"/>
          </w:tcPr>
          <w:p w14:paraId="0EDDD87F" w14:textId="66A64479" w:rsidR="000B1737" w:rsidRPr="00DE4A2E" w:rsidRDefault="0026519F" w:rsidP="0084349D">
            <w:pPr>
              <w:pStyle w:val="NoSpacing"/>
              <w:rPr>
                <w:bCs/>
              </w:rPr>
            </w:pPr>
            <w:r>
              <w:rPr>
                <w:bCs/>
              </w:rPr>
              <w:t>ExitCohort</w:t>
            </w:r>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49FCFE86">
        <w:trPr>
          <w:cantSplit/>
          <w:trHeight w:val="216"/>
        </w:trPr>
        <w:tc>
          <w:tcPr>
            <w:tcW w:w="2335" w:type="dxa"/>
          </w:tcPr>
          <w:p w14:paraId="6D8FB74C" w14:textId="21CE4107" w:rsidR="009E5B16" w:rsidRPr="00EB0196" w:rsidRDefault="008F0D35" w:rsidP="0084349D">
            <w:pPr>
              <w:pStyle w:val="NoSpacing"/>
              <w:rPr>
                <w:b/>
              </w:rPr>
            </w:pPr>
            <w:r w:rsidRPr="00DC31CB">
              <w:rPr>
                <w:b/>
              </w:rPr>
              <w:t>ExitDest</w:t>
            </w:r>
          </w:p>
        </w:tc>
        <w:tc>
          <w:tcPr>
            <w:tcW w:w="7020" w:type="dxa"/>
          </w:tcPr>
          <w:p w14:paraId="3D77D5AC" w14:textId="5EF0E2DA" w:rsidR="009E5B16" w:rsidRDefault="1CE3466A" w:rsidP="0084349D">
            <w:pPr>
              <w:pStyle w:val="NoSpacing"/>
            </w:pPr>
            <w:r>
              <w:t>Exit destination</w:t>
            </w:r>
            <w:r w:rsidR="65C99A3C">
              <w:t xml:space="preserve">, if </w:t>
            </w:r>
            <w:r w:rsidR="16EF8AF8">
              <w:t>relevant</w:t>
            </w:r>
          </w:p>
        </w:tc>
      </w:tr>
      <w:tr w:rsidR="0055542F" w14:paraId="39C95098" w14:textId="77777777" w:rsidTr="49FCFE86">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49FCFE86">
        <w:trPr>
          <w:cantSplit/>
          <w:trHeight w:val="216"/>
        </w:trPr>
        <w:tc>
          <w:tcPr>
            <w:tcW w:w="2335" w:type="dxa"/>
          </w:tcPr>
          <w:p w14:paraId="11C34945" w14:textId="77777777" w:rsidR="002A3D6C" w:rsidRPr="009E23F8" w:rsidRDefault="002A3D6C" w:rsidP="0030339F">
            <w:pPr>
              <w:pStyle w:val="NoSpacing"/>
              <w:rPr>
                <w:bCs/>
              </w:rPr>
            </w:pPr>
            <w:r>
              <w:rPr>
                <w:bCs/>
              </w:rPr>
              <w:t>AHAR</w:t>
            </w:r>
          </w:p>
        </w:tc>
        <w:tc>
          <w:tcPr>
            <w:tcW w:w="7020" w:type="dxa"/>
          </w:tcPr>
          <w:p w14:paraId="0BDE874E" w14:textId="4EB8B13F" w:rsidR="002A3D6C" w:rsidRDefault="002A3D6C" w:rsidP="0030339F">
            <w:pPr>
              <w:pStyle w:val="NoSpacing"/>
            </w:pPr>
            <w:r>
              <w:t xml:space="preserve">Identifies the subset of active enrollments </w:t>
            </w:r>
            <w:r w:rsidR="00CE5BF7">
              <w:t>with</w:t>
            </w:r>
            <w:r>
              <w:t xml:space="preserve"> at least one </w:t>
            </w:r>
            <w:r w:rsidR="16CD900A">
              <w:t>bed night</w:t>
            </w:r>
            <w:r>
              <w:t xml:space="preserve"> in the report period</w:t>
            </w:r>
          </w:p>
        </w:tc>
      </w:tr>
      <w:tr w:rsidR="002A3D6C" w14:paraId="428EC176" w14:textId="77777777" w:rsidTr="49FCFE86">
        <w:trPr>
          <w:cantSplit/>
          <w:trHeight w:val="216"/>
        </w:trPr>
        <w:tc>
          <w:tcPr>
            <w:tcW w:w="2335" w:type="dxa"/>
          </w:tcPr>
          <w:p w14:paraId="65006009" w14:textId="77777777" w:rsidR="002A3D6C" w:rsidRDefault="002A3D6C" w:rsidP="0030339F">
            <w:pPr>
              <w:pStyle w:val="NoSpacing"/>
              <w:rPr>
                <w:bCs/>
              </w:rPr>
            </w:pPr>
            <w:r>
              <w:rPr>
                <w:bCs/>
              </w:rPr>
              <w:t>PITOctober</w:t>
            </w:r>
          </w:p>
        </w:tc>
        <w:tc>
          <w:tcPr>
            <w:tcW w:w="7020" w:type="dxa"/>
          </w:tcPr>
          <w:p w14:paraId="5A712B16" w14:textId="2866D385" w:rsidR="002A3D6C" w:rsidRDefault="002A3D6C" w:rsidP="0030339F">
            <w:pPr>
              <w:pStyle w:val="NoSpacing"/>
            </w:pPr>
            <w:r>
              <w:t xml:space="preserve">Identifies the subset of AHAR enrollments with a </w:t>
            </w:r>
            <w:r w:rsidR="5756E3EE">
              <w:t>bed night</w:t>
            </w:r>
            <w:r>
              <w:t xml:space="preserve"> on October 31 (if within the report period)</w:t>
            </w:r>
          </w:p>
        </w:tc>
      </w:tr>
      <w:tr w:rsidR="002A3D6C" w14:paraId="4FE262A3" w14:textId="77777777" w:rsidTr="49FCFE86">
        <w:trPr>
          <w:cantSplit/>
          <w:trHeight w:val="216"/>
        </w:trPr>
        <w:tc>
          <w:tcPr>
            <w:tcW w:w="2335" w:type="dxa"/>
          </w:tcPr>
          <w:p w14:paraId="79A096DE" w14:textId="77777777" w:rsidR="002A3D6C" w:rsidRDefault="002A3D6C" w:rsidP="0030339F">
            <w:pPr>
              <w:pStyle w:val="NoSpacing"/>
              <w:rPr>
                <w:bCs/>
              </w:rPr>
            </w:pPr>
            <w:r>
              <w:rPr>
                <w:bCs/>
              </w:rPr>
              <w:t>PITJanuary</w:t>
            </w:r>
          </w:p>
        </w:tc>
        <w:tc>
          <w:tcPr>
            <w:tcW w:w="7020" w:type="dxa"/>
          </w:tcPr>
          <w:p w14:paraId="20C8BC09" w14:textId="70BA656C" w:rsidR="002A3D6C" w:rsidRDefault="002A3D6C" w:rsidP="0030339F">
            <w:pPr>
              <w:pStyle w:val="NoSpacing"/>
            </w:pPr>
            <w:r>
              <w:t xml:space="preserve">Identifies the subset of AHAR enrollments with a </w:t>
            </w:r>
            <w:r w:rsidR="5756E3EE">
              <w:t>bed night</w:t>
            </w:r>
            <w:r>
              <w:t xml:space="preserve"> on January 31 (if within the report period)</w:t>
            </w:r>
          </w:p>
        </w:tc>
      </w:tr>
      <w:tr w:rsidR="002A3D6C" w14:paraId="07B48A19" w14:textId="77777777" w:rsidTr="49FCFE86">
        <w:trPr>
          <w:cantSplit/>
          <w:trHeight w:val="216"/>
        </w:trPr>
        <w:tc>
          <w:tcPr>
            <w:tcW w:w="2335" w:type="dxa"/>
          </w:tcPr>
          <w:p w14:paraId="3AEED7FD" w14:textId="77777777" w:rsidR="002A3D6C" w:rsidRDefault="002A3D6C" w:rsidP="0030339F">
            <w:pPr>
              <w:pStyle w:val="NoSpacing"/>
              <w:rPr>
                <w:bCs/>
              </w:rPr>
            </w:pPr>
            <w:r>
              <w:rPr>
                <w:bCs/>
              </w:rPr>
              <w:t>PITApril</w:t>
            </w:r>
          </w:p>
        </w:tc>
        <w:tc>
          <w:tcPr>
            <w:tcW w:w="7020" w:type="dxa"/>
          </w:tcPr>
          <w:p w14:paraId="77E0D767" w14:textId="13710051" w:rsidR="002A3D6C" w:rsidRDefault="002A3D6C" w:rsidP="0030339F">
            <w:pPr>
              <w:pStyle w:val="NoSpacing"/>
            </w:pPr>
            <w:r>
              <w:t>Identifies the subset of AHAR enrollments with a bed</w:t>
            </w:r>
            <w:r w:rsidR="658288F0">
              <w:t xml:space="preserve"> </w:t>
            </w:r>
            <w:r>
              <w:t>night on April 30 (if within the report period)</w:t>
            </w:r>
          </w:p>
        </w:tc>
      </w:tr>
      <w:tr w:rsidR="002A3D6C" w14:paraId="26F6F74A" w14:textId="77777777" w:rsidTr="49FCFE86">
        <w:trPr>
          <w:cantSplit/>
          <w:trHeight w:val="216"/>
        </w:trPr>
        <w:tc>
          <w:tcPr>
            <w:tcW w:w="2335" w:type="dxa"/>
          </w:tcPr>
          <w:p w14:paraId="3422A857" w14:textId="77777777" w:rsidR="002A3D6C" w:rsidRDefault="002A3D6C" w:rsidP="0030339F">
            <w:pPr>
              <w:pStyle w:val="NoSpacing"/>
              <w:rPr>
                <w:bCs/>
              </w:rPr>
            </w:pPr>
            <w:r>
              <w:rPr>
                <w:bCs/>
              </w:rPr>
              <w:t>PITJuly</w:t>
            </w:r>
          </w:p>
        </w:tc>
        <w:tc>
          <w:tcPr>
            <w:tcW w:w="7020" w:type="dxa"/>
          </w:tcPr>
          <w:p w14:paraId="30A0E17B" w14:textId="1B02F552" w:rsidR="002A3D6C" w:rsidRDefault="002A3D6C" w:rsidP="0030339F">
            <w:pPr>
              <w:pStyle w:val="NoSpacing"/>
            </w:pPr>
            <w:r>
              <w:t xml:space="preserve">Identifies the subset of AHAR enrollments with a </w:t>
            </w:r>
            <w:r w:rsidR="513A81AA">
              <w:t>bed night</w:t>
            </w:r>
            <w:r>
              <w:t xml:space="preserve"> on July 31 (if within the report period)</w:t>
            </w:r>
          </w:p>
        </w:tc>
      </w:tr>
      <w:tr w:rsidR="002A3D6C" w14:paraId="781F80C3" w14:textId="77777777" w:rsidTr="49FCFE86">
        <w:trPr>
          <w:cantSplit/>
          <w:trHeight w:val="216"/>
        </w:trPr>
        <w:tc>
          <w:tcPr>
            <w:tcW w:w="2335" w:type="dxa"/>
          </w:tcPr>
          <w:p w14:paraId="6B798FEC" w14:textId="77777777" w:rsidR="002A3D6C" w:rsidRPr="009E23F8" w:rsidRDefault="002A3D6C" w:rsidP="0030339F">
            <w:pPr>
              <w:pStyle w:val="NoSpacing"/>
              <w:rPr>
                <w:bCs/>
              </w:rPr>
            </w:pPr>
            <w:r>
              <w:rPr>
                <w:bCs/>
              </w:rPr>
              <w:t>ExitCohort</w:t>
            </w:r>
          </w:p>
        </w:tc>
        <w:tc>
          <w:tcPr>
            <w:tcW w:w="7020" w:type="dxa"/>
          </w:tcPr>
          <w:p w14:paraId="319339DC" w14:textId="77777777" w:rsidR="002A3D6C" w:rsidRDefault="002A3D6C" w:rsidP="0030339F">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49FCFE86">
        <w:trPr>
          <w:cantSplit/>
          <w:trHeight w:val="216"/>
        </w:trPr>
        <w:tc>
          <w:tcPr>
            <w:tcW w:w="2335" w:type="dxa"/>
          </w:tcPr>
          <w:p w14:paraId="33B8F47C" w14:textId="587F1F84" w:rsidR="0055542F" w:rsidRDefault="0055542F" w:rsidP="0055542F">
            <w:pPr>
              <w:pStyle w:val="NoSpacing"/>
              <w:rPr>
                <w:bCs/>
              </w:rPr>
            </w:pPr>
            <w:r w:rsidRPr="00C032F4">
              <w:rPr>
                <w:bCs/>
              </w:rPr>
              <w:t>HHChronic</w:t>
            </w:r>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49FCFE86">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49FCFE86">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690E0172" w:rsidP="0055542F">
            <w:pPr>
              <w:pStyle w:val="NoSpacing"/>
            </w:pPr>
            <w:r>
              <w:t>Identifies households with a disabled HoH or other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49FCFE86">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B9DA296" w:rsidR="0055542F" w:rsidRDefault="0055542F" w:rsidP="0055542F">
            <w:pPr>
              <w:pStyle w:val="NoSpacing"/>
            </w:pPr>
            <w:r>
              <w:t xml:space="preserve">Identifies households fleeing </w:t>
            </w:r>
            <w:r w:rsidR="00DF4BAC">
              <w:t xml:space="preserve">or otherwise impacted by </w:t>
            </w:r>
            <w:r>
              <w:t>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49FCFE86">
        <w:trPr>
          <w:cantSplit/>
          <w:trHeight w:val="216"/>
        </w:trPr>
        <w:tc>
          <w:tcPr>
            <w:tcW w:w="2335" w:type="dxa"/>
          </w:tcPr>
          <w:p w14:paraId="2F85BADC" w14:textId="67F1D044" w:rsidR="0055542F" w:rsidRDefault="0055542F" w:rsidP="0055542F">
            <w:pPr>
              <w:pStyle w:val="NoSpacing"/>
              <w:rPr>
                <w:bCs/>
              </w:rPr>
            </w:pPr>
            <w:r w:rsidRPr="00C032F4">
              <w:rPr>
                <w:bCs/>
              </w:rPr>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49FCFE86">
        <w:trPr>
          <w:cantSplit/>
          <w:trHeight w:val="216"/>
        </w:trPr>
        <w:tc>
          <w:tcPr>
            <w:tcW w:w="2335" w:type="dxa"/>
          </w:tcPr>
          <w:p w14:paraId="3215832C" w14:textId="4CE25ED3" w:rsidR="0055542F" w:rsidRDefault="0055542F" w:rsidP="0055542F">
            <w:pPr>
              <w:pStyle w:val="NoSpacing"/>
              <w:rPr>
                <w:bCs/>
              </w:rPr>
            </w:pPr>
            <w:r w:rsidRPr="00C032F4">
              <w:rPr>
                <w:bCs/>
              </w:rPr>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49FCFE86">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lastRenderedPageBreak/>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75366A4C" w:rsidR="00EB1C9F" w:rsidRDefault="00EB1C9F" w:rsidP="0068044F">
      <w:r w:rsidRPr="10B9F996">
        <w:rPr>
          <w:b/>
          <w:bCs/>
        </w:rPr>
        <w:t>Unless otherwise specified by this document, r</w:t>
      </w:r>
      <w:r w:rsidR="0068044F" w:rsidRPr="10B9F996">
        <w:rPr>
          <w:b/>
          <w:bCs/>
        </w:rPr>
        <w:t xml:space="preserve">eporting procedures must exclude </w:t>
      </w:r>
      <w:r w:rsidR="008E31DD" w:rsidRPr="10B9F996">
        <w:rPr>
          <w:b/>
          <w:bCs/>
        </w:rPr>
        <w:t xml:space="preserve">any </w:t>
      </w:r>
      <w:r w:rsidR="0068044F" w:rsidRPr="10B9F996">
        <w:rPr>
          <w:b/>
          <w:bCs/>
        </w:rPr>
        <w:t>data which is inconsistent with the HMIS Data Standards and HMIS CSV Specifications.</w:t>
      </w:r>
      <w:r w:rsidR="005A642F">
        <w:t xml:space="preserve"> </w:t>
      </w:r>
      <w:r w:rsid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9B4418">
        <w:t xml:space="preserve">.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1CAF356C" w:rsidR="00C3527B" w:rsidRPr="008F2C7B" w:rsidRDefault="00C3527B" w:rsidP="00C3527B">
      <w:r w:rsidRPr="0748C06F">
        <w:rPr>
          <w:b/>
          <w:bCs/>
        </w:rPr>
        <w:t xml:space="preserve">Only data associated with valid enrollments in continuum projects </w:t>
      </w:r>
      <w:r w:rsidR="00EB0A1F" w:rsidRPr="0748C06F">
        <w:rPr>
          <w:b/>
          <w:bCs/>
        </w:rPr>
        <w:t xml:space="preserve">are </w:t>
      </w:r>
      <w:r w:rsidRPr="0748C06F">
        <w:rPr>
          <w:b/>
          <w:bCs/>
        </w:rPr>
        <w:t>included in the LSA</w:t>
      </w:r>
      <w:r w:rsidR="004873DC" w:rsidRPr="0748C06F">
        <w:rPr>
          <w:b/>
          <w:bCs/>
        </w:rPr>
        <w:t xml:space="preserve">. </w:t>
      </w:r>
      <w:r>
        <w:t xml:space="preserve">A valid enrollment has, at a minimum, an </w:t>
      </w:r>
      <w:r w:rsidRPr="0748C06F">
        <w:rPr>
          <w:i/>
          <w:iCs/>
        </w:rPr>
        <w:t>EntryDate</w:t>
      </w:r>
      <w:r>
        <w:t xml:space="preserve">, a </w:t>
      </w:r>
      <w:r w:rsidRPr="0748C06F">
        <w:rPr>
          <w:i/>
          <w:iCs/>
        </w:rPr>
        <w:t>PersonalID</w:t>
      </w:r>
      <w:r>
        <w:t xml:space="preserve">, a </w:t>
      </w:r>
      <w:r w:rsidRPr="0748C06F">
        <w:rPr>
          <w:i/>
          <w:iCs/>
        </w:rPr>
        <w:t>ProjectID</w:t>
      </w:r>
      <w:r>
        <w:t xml:space="preserve">, a </w:t>
      </w:r>
      <w:r w:rsidRPr="0748C06F">
        <w:rPr>
          <w:i/>
          <w:iCs/>
        </w:rPr>
        <w:t>HouseholdID</w:t>
      </w:r>
      <w:r>
        <w:t xml:space="preserve">, a valid </w:t>
      </w:r>
      <w:r w:rsidRPr="0748C06F">
        <w:rPr>
          <w:i/>
          <w:iCs/>
        </w:rPr>
        <w:t>RelationshipToHoH</w:t>
      </w:r>
      <w:r>
        <w:t xml:space="preserve">, and an </w:t>
      </w:r>
      <w:r w:rsidRPr="0748C06F">
        <w:rPr>
          <w:i/>
          <w:iCs/>
        </w:rPr>
        <w:t>EnrollmentCoC</w:t>
      </w:r>
      <w:r>
        <w:t xml:space="preserve"> associated with the head of household’s </w:t>
      </w:r>
      <w:r w:rsidRPr="0748C06F">
        <w:rPr>
          <w:i/>
          <w:iCs/>
        </w:rPr>
        <w:t>EnrollmentID</w:t>
      </w:r>
      <w:r w:rsidR="004873DC">
        <w:t xml:space="preserve">. </w:t>
      </w:r>
      <w:r>
        <w:t xml:space="preserve">Data not associated with a valid enrollment – including bed nights in systems that allow users to create a record of a </w:t>
      </w:r>
      <w:r w:rsidR="5B099662">
        <w:t>bed night</w:t>
      </w:r>
      <w:r>
        <w:t xml:space="preserve"> without a valid enrollment – </w:t>
      </w:r>
      <w:r w:rsidR="00212473">
        <w:t xml:space="preserve">are </w:t>
      </w:r>
      <w:r>
        <w:t>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777E3F">
      <w:pPr>
        <w:pStyle w:val="ListParagraph"/>
        <w:numPr>
          <w:ilvl w:val="0"/>
          <w:numId w:val="25"/>
        </w:numPr>
      </w:pPr>
      <w:r>
        <w:t>Those enrollments will be excluded from LSA reporting.</w:t>
      </w:r>
    </w:p>
    <w:p w14:paraId="2BAE25F7" w14:textId="77777777" w:rsidR="00C3527B" w:rsidRDefault="00C3527B" w:rsidP="00777E3F">
      <w:pPr>
        <w:pStyle w:val="ListParagraph"/>
        <w:numPr>
          <w:ilvl w:val="0"/>
          <w:numId w:val="25"/>
        </w:numPr>
      </w:pPr>
      <w:r>
        <w:t>A count of enrollments with &lt;&gt; 1 HoH will be included in LSAReport.</w:t>
      </w:r>
      <w:r w:rsidRPr="008F2C7B">
        <w:rPr>
          <w:b/>
          <w:bCs/>
        </w:rPr>
        <w:t>NotOneHoH</w:t>
      </w:r>
      <w:r>
        <w:t>.</w:t>
      </w:r>
    </w:p>
    <w:p w14:paraId="52F33205" w14:textId="77777777" w:rsidR="00C3527B" w:rsidRDefault="00C3527B" w:rsidP="00777E3F">
      <w:pPr>
        <w:pStyle w:val="ListParagraph"/>
        <w:numPr>
          <w:ilvl w:val="0"/>
          <w:numId w:val="25"/>
        </w:numPr>
      </w:pPr>
      <w:r>
        <w:t xml:space="preserve">CoCs may upload LSA file sets where </w:t>
      </w:r>
      <w:r w:rsidRPr="008F2C7B">
        <w:rPr>
          <w:b/>
          <w:bCs/>
        </w:rPr>
        <w:t>NotOneHoH</w:t>
      </w:r>
      <w:r>
        <w:t xml:space="preserve"> &gt; 0 to HDX 2.0 for local use and review.</w:t>
      </w:r>
    </w:p>
    <w:p w14:paraId="56D2D9FC" w14:textId="5A361CDB" w:rsidR="00C3527B" w:rsidRDefault="00C3527B" w:rsidP="00777E3F">
      <w:pPr>
        <w:pStyle w:val="ListParagraph"/>
        <w:numPr>
          <w:ilvl w:val="0"/>
          <w:numId w:val="25"/>
        </w:numPr>
      </w:pPr>
      <w:r>
        <w:t>CoCs may not submit LSA file sets where</w:t>
      </w:r>
      <w:r>
        <w:rPr>
          <w:b/>
          <w:bCs/>
        </w:rPr>
        <w:t xml:space="preserve"> NotOneHoH</w:t>
      </w:r>
      <w:r>
        <w:t xml:space="preserve"> &gt; 0 to HUD for use in the AHAR</w:t>
      </w:r>
      <w:r w:rsidR="004873DC">
        <w:t xml:space="preserve">. </w:t>
      </w:r>
      <w:r>
        <w:t>Invalid HoH data must be corrected and a new LSA file set must be uploaded</w:t>
      </w:r>
      <w:r w:rsidR="004873DC">
        <w:t xml:space="preserve">. </w:t>
      </w:r>
    </w:p>
    <w:p w14:paraId="080090C8" w14:textId="031F5444" w:rsidR="000B1737" w:rsidRDefault="000B1737" w:rsidP="000B1737">
      <w:r>
        <w:rPr>
          <w:b/>
          <w:bCs/>
        </w:rPr>
        <w:t>A head of household must be present for the duration of a project stay</w:t>
      </w:r>
      <w:r w:rsidR="004873DC">
        <w:rPr>
          <w:b/>
          <w:bCs/>
        </w:rPr>
        <w:t xml:space="preserve">. </w:t>
      </w:r>
      <w:del w:id="323" w:author="Molly McEvilley" w:date="2024-09-24T18:17:00Z" w16du:dateUtc="2024-09-24T22:17:00Z">
        <w:r w:rsidDel="00695723">
          <w:delText>If the HMIS allows users to enter household member enrollments with entry dates prior to that of the HoH or with exit dates after that of the HoH</w:delText>
        </w:r>
      </w:del>
      <w:ins w:id="324" w:author="Molly McEvilley" w:date="2024-09-24T18:18:00Z" w16du:dateUtc="2024-09-24T22:18:00Z">
        <w:r w:rsidR="00337FBD">
          <w:t xml:space="preserve">Entry and exit dates for household members will be </w:t>
        </w:r>
        <w:r w:rsidR="0024030F">
          <w:t xml:space="preserve">adjusted </w:t>
        </w:r>
      </w:ins>
      <w:ins w:id="325" w:author="Molly McEvilley" w:date="2024-09-24T18:19:00Z" w16du:dateUtc="2024-09-24T22:19:00Z">
        <w:r w:rsidR="0024030F">
          <w:t xml:space="preserve">if they fall outside of the </w:t>
        </w:r>
        <w:r w:rsidR="003D15B3">
          <w:t xml:space="preserve">period between the effective </w:t>
        </w:r>
        <w:r w:rsidR="003D15B3" w:rsidRPr="003D15B3">
          <w:rPr>
            <w:b/>
            <w:bCs/>
            <w:rPrChange w:id="326" w:author="Molly McEvilley" w:date="2024-09-24T18:20:00Z" w16du:dateUtc="2024-09-24T22:20:00Z">
              <w:rPr/>
            </w:rPrChange>
          </w:rPr>
          <w:t>EntryDate</w:t>
        </w:r>
        <w:r w:rsidR="003D15B3">
          <w:t xml:space="preserve"> and </w:t>
        </w:r>
        <w:r w:rsidR="003D15B3" w:rsidRPr="003D15B3">
          <w:rPr>
            <w:b/>
            <w:bCs/>
            <w:rPrChange w:id="327" w:author="Molly McEvilley" w:date="2024-09-24T18:20:00Z" w16du:dateUtc="2024-09-24T22:20:00Z">
              <w:rPr/>
            </w:rPrChange>
          </w:rPr>
          <w:t>ExitDate</w:t>
        </w:r>
        <w:r w:rsidR="003D15B3">
          <w:t xml:space="preserve"> (i</w:t>
        </w:r>
      </w:ins>
      <w:ins w:id="328" w:author="Molly McEvilley" w:date="2024-09-24T18:20:00Z" w16du:dateUtc="2024-09-24T22:20:00Z">
        <w:r w:rsidR="003D15B3">
          <w:t>f any) for the head of household.</w:t>
        </w:r>
      </w:ins>
      <w:del w:id="329" w:author="Molly McEvilley" w:date="2024-09-24T18:20:00Z" w16du:dateUtc="2024-09-24T22:20:00Z">
        <w:r w:rsidDel="003D15B3">
          <w:delText>:</w:delText>
        </w:r>
      </w:del>
    </w:p>
    <w:p w14:paraId="18BEFDEF" w14:textId="35508AFB" w:rsidR="000B1737" w:rsidDel="003D15B3" w:rsidRDefault="000B1737" w:rsidP="00777E3F">
      <w:pPr>
        <w:pStyle w:val="ListParagraph"/>
        <w:numPr>
          <w:ilvl w:val="0"/>
          <w:numId w:val="28"/>
        </w:numPr>
        <w:rPr>
          <w:del w:id="330" w:author="Molly McEvilley" w:date="2024-09-24T18:20:00Z" w16du:dateUtc="2024-09-24T22:20:00Z"/>
        </w:rPr>
      </w:pPr>
      <w:del w:id="331" w:author="Molly McEvilley" w:date="2024-09-24T18:20:00Z" w16du:dateUtc="2024-09-24T22:20:00Z">
        <w:r w:rsidDel="003D15B3">
          <w:delText xml:space="preserve">For household member enrollments with entry dates before the HoH, LSA reporting procedures will use the HoH </w:delText>
        </w:r>
        <w:r w:rsidRPr="00F8112B" w:rsidDel="003D15B3">
          <w:rPr>
            <w:b/>
            <w:bCs/>
            <w:rPrChange w:id="332" w:author="Molly McEvilley" w:date="2024-09-24T18:16:00Z" w16du:dateUtc="2024-09-24T22:16:00Z">
              <w:rPr>
                <w:i/>
                <w:iCs/>
              </w:rPr>
            </w:rPrChange>
          </w:rPr>
          <w:delText>EntryDate</w:delText>
        </w:r>
        <w:r w:rsidDel="003D15B3">
          <w:delText>.</w:delText>
        </w:r>
      </w:del>
    </w:p>
    <w:p w14:paraId="722072EB" w14:textId="633DB8AE" w:rsidR="000B1737" w:rsidDel="003D15B3" w:rsidRDefault="000B1737" w:rsidP="00777E3F">
      <w:pPr>
        <w:pStyle w:val="ListParagraph"/>
        <w:numPr>
          <w:ilvl w:val="0"/>
          <w:numId w:val="28"/>
        </w:numPr>
        <w:rPr>
          <w:del w:id="333" w:author="Molly McEvilley" w:date="2024-09-24T18:20:00Z" w16du:dateUtc="2024-09-24T22:20:00Z"/>
        </w:rPr>
      </w:pPr>
      <w:del w:id="334" w:author="Molly McEvilley" w:date="2024-09-24T18:20:00Z" w16du:dateUtc="2024-09-24T22:20:00Z">
        <w:r w:rsidDel="003D15B3">
          <w:delText xml:space="preserve">For household member enrollments that remain open after the HoH has exited, reporting procedures will use the HoH </w:delText>
        </w:r>
        <w:r w:rsidRPr="00F8112B" w:rsidDel="003D15B3">
          <w:rPr>
            <w:b/>
            <w:bCs/>
            <w:rPrChange w:id="335" w:author="Molly McEvilley" w:date="2024-09-24T18:16:00Z" w16du:dateUtc="2024-09-24T22:16:00Z">
              <w:rPr>
                <w:i/>
                <w:iCs/>
              </w:rPr>
            </w:rPrChange>
          </w:rPr>
          <w:delText>ExitDate</w:delText>
        </w:r>
        <w:r w:rsidR="004873DC" w:rsidDel="003D15B3">
          <w:delText xml:space="preserve">. </w:delText>
        </w:r>
      </w:del>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336"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336"/>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lastRenderedPageBreak/>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3622AF04" w:rsidR="009D1431" w:rsidRDefault="00AB5835" w:rsidP="00777E3F">
      <w:pPr>
        <w:pStyle w:val="ListParagraph"/>
        <w:numPr>
          <w:ilvl w:val="0"/>
          <w:numId w:val="26"/>
        </w:numPr>
      </w:pPr>
      <w:r>
        <w:t xml:space="preserve">The effective </w:t>
      </w:r>
      <w:r w:rsidRPr="007C1BD0">
        <w:rPr>
          <w:b/>
          <w:bCs/>
        </w:rPr>
        <w:t>EntryDate</w:t>
      </w:r>
      <w:r>
        <w:t xml:space="preserve"> for the enrollment will be the date of the earliest bed night (after the recorded </w:t>
      </w:r>
      <w:r w:rsidRPr="007C1BD0">
        <w:rPr>
          <w:i/>
          <w:iCs/>
        </w:rPr>
        <w:t>EntryDate</w:t>
      </w:r>
      <w:r>
        <w:t>) associated with the enrollment</w:t>
      </w:r>
      <w:ins w:id="337" w:author="Molly McEvilley" w:date="2024-08-21T08:12:00Z" w16du:dateUtc="2024-08-21T12:12:00Z">
        <w:r w:rsidR="00BE6BAA">
          <w:t xml:space="preserve"> and occurring during a period of HMIS participation</w:t>
        </w:r>
      </w:ins>
      <w:r>
        <w:t>.</w:t>
      </w:r>
    </w:p>
    <w:p w14:paraId="407A2240" w14:textId="7CFA4D3F" w:rsidR="00AB5835" w:rsidRDefault="009D1431" w:rsidP="00777E3F">
      <w:pPr>
        <w:pStyle w:val="ListParagraph"/>
        <w:numPr>
          <w:ilvl w:val="0"/>
          <w:numId w:val="26"/>
        </w:numPr>
      </w:pPr>
      <w:r>
        <w:rPr>
          <w:i/>
          <w:iCs/>
        </w:rPr>
        <w:t>LivingSituation</w:t>
      </w:r>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777E3F">
      <w:pPr>
        <w:pStyle w:val="ListParagraph"/>
        <w:numPr>
          <w:ilvl w:val="0"/>
          <w:numId w:val="26"/>
        </w:numPr>
      </w:pPr>
      <w:r>
        <w:t>LSA reporting procedures will use an effective exit date of [last bed night + 1 day].</w:t>
      </w:r>
    </w:p>
    <w:p w14:paraId="648267B7"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777E3F">
      <w:pPr>
        <w:pStyle w:val="ListParagraph"/>
        <w:numPr>
          <w:ilvl w:val="0"/>
          <w:numId w:val="26"/>
        </w:numPr>
      </w:pPr>
      <w:r>
        <w:t>LSA reporting procedures will use an effective exit date of [last bed night + 1 day].</w:t>
      </w:r>
    </w:p>
    <w:p w14:paraId="465CFFED"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26163770" w:rsidR="000B1737" w:rsidDel="00CF2A4B" w:rsidRDefault="000B1737" w:rsidP="000B1737">
      <w:pPr>
        <w:rPr>
          <w:del w:id="338" w:author="Molly McEvilley" w:date="2024-09-24T18:27:00Z" w16du:dateUtc="2024-09-24T22:27:00Z"/>
        </w:rPr>
      </w:pPr>
      <w:commentRangeStart w:id="339"/>
      <w:del w:id="340" w:author="Molly McEvilley" w:date="2024-09-24T18:27:00Z" w16du:dateUtc="2024-09-24T22:27:00Z">
        <w:r w:rsidRPr="008F2C7B" w:rsidDel="00CF2A4B">
          <w:rPr>
            <w:b/>
            <w:bCs/>
          </w:rPr>
          <w:delText>Enrollments are effectively terminated when a project ceases operation</w:delText>
        </w:r>
        <w:r w:rsidR="004873DC" w:rsidDel="00CF2A4B">
          <w:rPr>
            <w:b/>
            <w:bCs/>
          </w:rPr>
          <w:delText xml:space="preserve">. </w:delText>
        </w:r>
        <w:r w:rsidDel="00CF2A4B">
          <w:delText xml:space="preserve">If there are enrollments that remain open after a project’s </w:delText>
        </w:r>
        <w:r w:rsidRPr="008F2C7B" w:rsidDel="00CF2A4B">
          <w:rPr>
            <w:i/>
            <w:iCs/>
          </w:rPr>
          <w:delText>OperatingEndDate</w:delText>
        </w:r>
        <w:r w:rsidDel="00CF2A4B">
          <w:delText xml:space="preserve"> – i.e., do not have an exit date or have an exit date that is later than the project end date:</w:delText>
        </w:r>
      </w:del>
    </w:p>
    <w:p w14:paraId="540866A5" w14:textId="2C7F74F5" w:rsidR="000B1737" w:rsidDel="00CF2A4B" w:rsidRDefault="000B1737" w:rsidP="00777E3F">
      <w:pPr>
        <w:pStyle w:val="ListParagraph"/>
        <w:numPr>
          <w:ilvl w:val="0"/>
          <w:numId w:val="26"/>
        </w:numPr>
        <w:rPr>
          <w:del w:id="341" w:author="Molly McEvilley" w:date="2024-09-24T18:27:00Z" w16du:dateUtc="2024-09-24T22:27:00Z"/>
        </w:rPr>
      </w:pPr>
      <w:del w:id="342" w:author="Molly McEvilley" w:date="2024-09-24T18:27:00Z" w16du:dateUtc="2024-09-24T22:27:00Z">
        <w:r w:rsidDel="00CF2A4B">
          <w:delText>LSA reporting procedures will use the operating end date as the effective exit date.</w:delText>
        </w:r>
      </w:del>
    </w:p>
    <w:p w14:paraId="61569A49" w14:textId="4A110EE6" w:rsidR="000B1737" w:rsidDel="00CF2A4B" w:rsidRDefault="000B1737" w:rsidP="00777E3F">
      <w:pPr>
        <w:pStyle w:val="ListParagraph"/>
        <w:numPr>
          <w:ilvl w:val="0"/>
          <w:numId w:val="26"/>
        </w:numPr>
        <w:rPr>
          <w:del w:id="343" w:author="Molly McEvilley" w:date="2024-09-24T18:27:00Z" w16du:dateUtc="2024-09-24T22:27:00Z"/>
        </w:rPr>
      </w:pPr>
      <w:del w:id="344" w:author="Molly McEvilley" w:date="2024-09-24T18:27:00Z" w16du:dateUtc="2024-09-24T22:27:00Z">
        <w:r w:rsidRPr="002F0D32" w:rsidDel="00CF2A4B">
          <w:rPr>
            <w:i/>
            <w:iCs/>
          </w:rPr>
          <w:delText xml:space="preserve">Destination </w:delText>
        </w:r>
        <w:r w:rsidRPr="002F0D32" w:rsidDel="00CF2A4B">
          <w:delText>will</w:delText>
        </w:r>
        <w:r w:rsidRPr="002F0D32" w:rsidDel="00CF2A4B">
          <w:rPr>
            <w:i/>
            <w:iCs/>
          </w:rPr>
          <w:delText xml:space="preserve"> </w:delText>
        </w:r>
        <w:r w:rsidRPr="002F0D32" w:rsidDel="00CF2A4B">
          <w:delText>be reported as unknown, if applicable.</w:delText>
        </w:r>
      </w:del>
    </w:p>
    <w:p w14:paraId="06A9C09D" w14:textId="580C1878" w:rsidR="002455FE" w:rsidDel="00654255" w:rsidRDefault="00A446A9" w:rsidP="00AB72DF">
      <w:pPr>
        <w:rPr>
          <w:del w:id="345" w:author="Molly McEvilley" w:date="2024-08-20T06:57:00Z" w16du:dateUtc="2024-08-20T10:57:00Z"/>
          <w:b/>
          <w:bCs/>
        </w:rPr>
      </w:pPr>
      <w:del w:id="346" w:author="Molly McEvilley" w:date="2024-08-20T06:57:00Z" w16du:dateUtc="2024-08-20T10:57:00Z">
        <w:r w:rsidDel="006F22A8">
          <w:rPr>
            <w:b/>
            <w:bCs/>
          </w:rPr>
          <w:delText xml:space="preserve">Enrollment data </w:delText>
        </w:r>
        <w:r w:rsidR="007D6E7D" w:rsidDel="006F22A8">
          <w:rPr>
            <w:b/>
            <w:bCs/>
          </w:rPr>
          <w:delText xml:space="preserve">entered into </w:delText>
        </w:r>
        <w:r w:rsidR="002455FE" w:rsidDel="006F22A8">
          <w:rPr>
            <w:b/>
            <w:bCs/>
          </w:rPr>
          <w:delText xml:space="preserve">HMIS for continuum projects are reportable, regardless of HMIS participation status. </w:delText>
        </w:r>
        <w:r w:rsidR="00933847" w:rsidDel="006F22A8">
          <w:delText>If there are enrollments in the HMIS for continuum projects that meet the criteria for inclusion in the LSA, they will be included</w:delText>
        </w:r>
        <w:r w:rsidR="0070092B" w:rsidDel="006F22A8">
          <w:delText>, regardless of participation status</w:delText>
        </w:r>
      </w:del>
      <w:del w:id="347" w:author="Molly McEvilley" w:date="2024-09-24T15:48:00Z" w16du:dateUtc="2024-09-24T19:48:00Z">
        <w:r w:rsidR="009B4418" w:rsidDel="00725D03">
          <w:delText xml:space="preserve">. </w:delText>
        </w:r>
      </w:del>
    </w:p>
    <w:p w14:paraId="2F19BD86" w14:textId="77777777" w:rsidR="0084630C" w:rsidRDefault="0084630C" w:rsidP="0084630C">
      <w:pPr>
        <w:pStyle w:val="Heading4"/>
        <w:rPr>
          <w:ins w:id="348" w:author="Molly McEvilley" w:date="2024-09-24T18:29:00Z" w16du:dateUtc="2024-09-24T22:29:00Z"/>
        </w:rPr>
      </w:pPr>
      <w:ins w:id="349" w:author="Molly McEvilley" w:date="2024-09-24T18:29:00Z" w16du:dateUtc="2024-09-24T22:29:00Z">
        <w:r>
          <w:t>HMISStart and HMISEnd</w:t>
        </w:r>
      </w:ins>
      <w:commentRangeEnd w:id="339"/>
      <w:ins w:id="350" w:author="Molly McEvilley" w:date="2024-09-25T15:58:00Z" w16du:dateUtc="2024-09-25T19:58:00Z">
        <w:r w:rsidR="00E63A06">
          <w:rPr>
            <w:rStyle w:val="CommentReference"/>
            <w:rFonts w:asciiTheme="minorHAnsi" w:eastAsiaTheme="minorHAnsi" w:hAnsiTheme="minorHAnsi" w:cstheme="minorBidi"/>
          </w:rPr>
          <w:commentReference w:id="339"/>
        </w:r>
      </w:ins>
    </w:p>
    <w:p w14:paraId="098878F4" w14:textId="77777777" w:rsidR="0084630C" w:rsidRDefault="0084630C" w:rsidP="0084630C">
      <w:pPr>
        <w:rPr>
          <w:ins w:id="351" w:author="Molly McEvilley" w:date="2024-09-24T18:29:00Z" w16du:dateUtc="2024-09-24T22:29:00Z"/>
        </w:rPr>
      </w:pPr>
      <w:ins w:id="352" w:author="Molly McEvilley" w:date="2024-09-24T18:29:00Z" w16du:dateUtc="2024-09-24T22:29:00Z">
        <w:r w:rsidRPr="00131AFC">
          <w:rPr>
            <w:b/>
            <w:bCs/>
          </w:rPr>
          <w:t>HMISStart</w:t>
        </w:r>
        <w:r>
          <w:t xml:space="preserve"> refers to the most recent HMISParticipation.</w:t>
        </w:r>
        <w:r w:rsidRPr="000F0B12">
          <w:rPr>
            <w:i/>
            <w:iCs/>
          </w:rPr>
          <w:t>HMISParticipationStatusStartDate</w:t>
        </w:r>
        <w:r>
          <w:t xml:space="preserve"> for the enrollment’s </w:t>
        </w:r>
        <w:r w:rsidRPr="000F0B12">
          <w:rPr>
            <w:i/>
            <w:iCs/>
          </w:rPr>
          <w:t>ProjectID</w:t>
        </w:r>
        <w:r>
          <w:t xml:space="preserve"> where </w:t>
        </w:r>
        <w:r w:rsidRPr="000F0B12">
          <w:rPr>
            <w:i/>
            <w:iCs/>
          </w:rPr>
          <w:t>HMISParticipation</w:t>
        </w:r>
        <w:r>
          <w:rPr>
            <w:i/>
            <w:iCs/>
          </w:rPr>
          <w:t>Type</w:t>
        </w:r>
        <w:r>
          <w:t xml:space="preserve"> = 1 and: </w:t>
        </w:r>
      </w:ins>
    </w:p>
    <w:p w14:paraId="5394CFC1" w14:textId="77777777" w:rsidR="0084630C" w:rsidRDefault="0084630C" w:rsidP="0084630C">
      <w:pPr>
        <w:pStyle w:val="ListParagraph"/>
        <w:numPr>
          <w:ilvl w:val="0"/>
          <w:numId w:val="106"/>
        </w:numPr>
        <w:spacing w:before="0" w:after="160" w:line="259" w:lineRule="auto"/>
        <w:rPr>
          <w:ins w:id="353" w:author="Molly McEvilley" w:date="2024-09-24T18:29:00Z" w16du:dateUtc="2024-09-24T22:29:00Z"/>
        </w:rPr>
      </w:pPr>
      <w:ins w:id="354" w:author="Molly McEvilley" w:date="2024-09-24T18:29:00Z" w16du:dateUtc="2024-09-24T22:29:00Z">
        <w:r w:rsidRPr="000F0B12">
          <w:rPr>
            <w:i/>
            <w:iCs/>
          </w:rPr>
          <w:t>HMISParticipationStatusStartDate</w:t>
        </w:r>
        <w:r>
          <w:t xml:space="preserve"> &lt;= </w:t>
        </w:r>
        <w:r w:rsidRPr="00131AFC">
          <w:rPr>
            <w:u w:val="single"/>
          </w:rPr>
          <w:t>ReportEnd</w:t>
        </w:r>
        <w:r>
          <w:rPr>
            <w:u w:val="single"/>
          </w:rPr>
          <w:t>; and</w:t>
        </w:r>
      </w:ins>
    </w:p>
    <w:p w14:paraId="0EF2F1EA" w14:textId="77777777" w:rsidR="0084630C" w:rsidRDefault="0084630C" w:rsidP="0084630C">
      <w:pPr>
        <w:pStyle w:val="ListParagraph"/>
        <w:numPr>
          <w:ilvl w:val="0"/>
          <w:numId w:val="106"/>
        </w:numPr>
        <w:spacing w:before="0" w:after="160" w:line="259" w:lineRule="auto"/>
        <w:rPr>
          <w:ins w:id="355" w:author="Molly McEvilley" w:date="2024-09-24T18:29:00Z" w16du:dateUtc="2024-09-24T22:29:00Z"/>
        </w:rPr>
      </w:pPr>
      <w:ins w:id="356" w:author="Molly McEvilley" w:date="2024-09-24T18:29:00Z" w16du:dateUtc="2024-09-24T22:29:00Z">
        <w:r w:rsidRPr="000F0B12">
          <w:rPr>
            <w:i/>
            <w:iCs/>
          </w:rPr>
          <w:t>ExitDate</w:t>
        </w:r>
        <w:r>
          <w:t xml:space="preserve"> is null or &gt; </w:t>
        </w:r>
        <w:r w:rsidRPr="000F0B12">
          <w:rPr>
            <w:i/>
            <w:iCs/>
          </w:rPr>
          <w:t>HMISParticipationStatusStartDate</w:t>
        </w:r>
        <w:r>
          <w:t>; and</w:t>
        </w:r>
      </w:ins>
    </w:p>
    <w:p w14:paraId="19374679" w14:textId="77777777" w:rsidR="0084630C" w:rsidRDefault="0084630C" w:rsidP="0084630C">
      <w:pPr>
        <w:pStyle w:val="ListParagraph"/>
        <w:numPr>
          <w:ilvl w:val="0"/>
          <w:numId w:val="106"/>
        </w:numPr>
        <w:rPr>
          <w:ins w:id="357" w:author="Molly McEvilley" w:date="2024-09-24T18:29:00Z" w16du:dateUtc="2024-09-24T22:29:00Z"/>
        </w:rPr>
      </w:pPr>
      <w:ins w:id="358" w:author="Molly McEvilley" w:date="2024-09-24T18:29:00Z" w16du:dateUtc="2024-09-24T22:29:00Z">
        <w:r w:rsidRPr="00131AFC">
          <w:rPr>
            <w:i/>
            <w:iCs/>
          </w:rPr>
          <w:t>HMISParticipationStatusEndDate</w:t>
        </w:r>
        <w:r>
          <w:t xml:space="preserve"> is null or (&gt; </w:t>
        </w:r>
        <w:r w:rsidRPr="00131AFC">
          <w:rPr>
            <w:i/>
            <w:iCs/>
          </w:rPr>
          <w:t xml:space="preserve">EntryDate </w:t>
        </w:r>
        <w:r>
          <w:t xml:space="preserve">AND &gt; </w:t>
        </w:r>
        <w:r w:rsidRPr="00131AFC">
          <w:rPr>
            <w:u w:val="single"/>
          </w:rPr>
          <w:t>LookbackDate</w:t>
        </w:r>
        <w:r>
          <w:t>).</w:t>
        </w:r>
      </w:ins>
    </w:p>
    <w:p w14:paraId="789746BA" w14:textId="2B393A99" w:rsidR="0084630C" w:rsidRDefault="0084630C" w:rsidP="0084630C">
      <w:pPr>
        <w:rPr>
          <w:ins w:id="359" w:author="Molly McEvilley" w:date="2024-09-24T18:29:00Z" w16du:dateUtc="2024-09-24T22:29:00Z"/>
          <w:b/>
          <w:bCs/>
        </w:rPr>
      </w:pPr>
      <w:ins w:id="360" w:author="Molly McEvilley" w:date="2024-09-24T18:29:00Z" w16du:dateUtc="2024-09-24T22:29:00Z">
        <w:r w:rsidRPr="00131AFC">
          <w:rPr>
            <w:b/>
            <w:bCs/>
          </w:rPr>
          <w:t>HMISEnd</w:t>
        </w:r>
        <w:r>
          <w:t xml:space="preserve"> refers to the </w:t>
        </w:r>
        <w:r w:rsidRPr="00131AFC">
          <w:rPr>
            <w:i/>
            <w:iCs/>
          </w:rPr>
          <w:t>HMISParticipationStatusEndDate</w:t>
        </w:r>
        <w:r>
          <w:rPr>
            <w:i/>
            <w:iCs/>
          </w:rPr>
          <w:t xml:space="preserve"> </w:t>
        </w:r>
        <w:r>
          <w:t xml:space="preserve">associated with </w:t>
        </w:r>
        <w:r w:rsidRPr="00131AFC">
          <w:rPr>
            <w:b/>
            <w:bCs/>
          </w:rPr>
          <w:t>HMISStart</w:t>
        </w:r>
      </w:ins>
      <w:ins w:id="361" w:author="Molly McEvilley" w:date="2024-09-24T19:44:00Z" w16du:dateUtc="2024-09-24T23:44:00Z">
        <w:r w:rsidR="002212DA">
          <w:rPr>
            <w:b/>
            <w:bCs/>
          </w:rPr>
          <w:t>;</w:t>
        </w:r>
        <w:r w:rsidR="002212DA" w:rsidRPr="00162A33">
          <w:rPr>
            <w:rPrChange w:id="362" w:author="Molly McEvilley" w:date="2024-09-24T19:44:00Z" w16du:dateUtc="2024-09-24T23:44:00Z">
              <w:rPr>
                <w:b/>
                <w:bCs/>
              </w:rPr>
            </w:rPrChange>
          </w:rPr>
          <w:t xml:space="preserve"> </w:t>
        </w:r>
        <w:r w:rsidR="00162A33" w:rsidRPr="00162A33">
          <w:rPr>
            <w:rPrChange w:id="363" w:author="Molly McEvilley" w:date="2024-09-24T19:44:00Z" w16du:dateUtc="2024-09-24T23:44:00Z">
              <w:rPr>
                <w:b/>
                <w:bCs/>
              </w:rPr>
            </w:rPrChange>
          </w:rPr>
          <w:t xml:space="preserve">dates &gt; </w:t>
        </w:r>
        <w:r w:rsidR="00162A33" w:rsidRPr="00162A33">
          <w:rPr>
            <w:u w:val="single"/>
            <w:rPrChange w:id="364" w:author="Molly McEvilley" w:date="2024-09-24T19:44:00Z" w16du:dateUtc="2024-09-24T23:44:00Z">
              <w:rPr>
                <w:b/>
                <w:bCs/>
              </w:rPr>
            </w:rPrChange>
          </w:rPr>
          <w:t>ReportEnd</w:t>
        </w:r>
        <w:r w:rsidR="00162A33" w:rsidRPr="00162A33">
          <w:rPr>
            <w:rPrChange w:id="365" w:author="Molly McEvilley" w:date="2024-09-24T19:44:00Z" w16du:dateUtc="2024-09-24T23:44:00Z">
              <w:rPr>
                <w:b/>
                <w:bCs/>
              </w:rPr>
            </w:rPrChange>
          </w:rPr>
          <w:t xml:space="preserve"> should be evaluated as NULL</w:t>
        </w:r>
        <w:r w:rsidR="00162A33">
          <w:rPr>
            <w:b/>
            <w:bCs/>
          </w:rPr>
          <w:t>.</w:t>
        </w:r>
      </w:ins>
    </w:p>
    <w:p w14:paraId="5E81454E" w14:textId="77777777" w:rsidR="0084630C" w:rsidRDefault="0084630C" w:rsidP="0084630C">
      <w:pPr>
        <w:pStyle w:val="Heading4"/>
        <w:rPr>
          <w:ins w:id="366" w:author="Molly McEvilley" w:date="2024-09-24T18:29:00Z" w16du:dateUtc="2024-09-24T22:29:00Z"/>
        </w:rPr>
      </w:pPr>
      <w:ins w:id="367" w:author="Molly McEvilley" w:date="2024-09-24T18:29:00Z" w16du:dateUtc="2024-09-24T22:29:00Z">
        <w:r>
          <w:rPr>
            <w:rFonts w:eastAsiaTheme="minorHAnsi"/>
          </w:rPr>
          <w:t xml:space="preserve">BedNightDates, </w:t>
        </w:r>
        <w:r w:rsidRPr="000D35F9">
          <w:rPr>
            <w:rFonts w:eastAsiaTheme="minorHAnsi"/>
          </w:rPr>
          <w:t>FirstBed</w:t>
        </w:r>
        <w:r>
          <w:rPr>
            <w:rFonts w:eastAsiaTheme="minorHAnsi"/>
          </w:rPr>
          <w:t>N</w:t>
        </w:r>
        <w:r w:rsidRPr="000D35F9">
          <w:rPr>
            <w:rFonts w:eastAsiaTheme="minorHAnsi"/>
          </w:rPr>
          <w:t>ight</w:t>
        </w:r>
        <w:r>
          <w:t xml:space="preserve"> and LastBedNight</w:t>
        </w:r>
      </w:ins>
    </w:p>
    <w:p w14:paraId="204CA55E" w14:textId="77777777" w:rsidR="0084630C" w:rsidRDefault="0084630C" w:rsidP="0084630C">
      <w:pPr>
        <w:rPr>
          <w:ins w:id="368" w:author="Molly McEvilley" w:date="2024-09-24T18:29:00Z" w16du:dateUtc="2024-09-24T22:29:00Z"/>
        </w:rPr>
      </w:pPr>
      <w:ins w:id="369" w:author="Molly McEvilley" w:date="2024-09-24T18:29:00Z" w16du:dateUtc="2024-09-24T22:29:00Z">
        <w:r>
          <w:t>For night-by-night shelter (</w:t>
        </w:r>
        <w:r w:rsidRPr="000D35F9">
          <w:rPr>
            <w:i/>
            <w:iCs/>
          </w:rPr>
          <w:t>ProjectType</w:t>
        </w:r>
        <w:r>
          <w:t xml:space="preserve"> = 1) enrollments, a Services record where </w:t>
        </w:r>
        <w:r w:rsidRPr="000D35F9">
          <w:rPr>
            <w:i/>
            <w:iCs/>
          </w:rPr>
          <w:t>RecordType</w:t>
        </w:r>
        <w:r>
          <w:t xml:space="preserve"> = 200 is counted as a </w:t>
        </w:r>
        <w:r w:rsidRPr="000D35F9">
          <w:rPr>
            <w:i/>
            <w:iCs/>
          </w:rPr>
          <w:t>BedNightDate</w:t>
        </w:r>
        <w:r>
          <w:t xml:space="preserve"> if </w:t>
        </w:r>
        <w:r w:rsidRPr="000D35F9">
          <w:rPr>
            <w:i/>
            <w:iCs/>
          </w:rPr>
          <w:t>DateProvided</w:t>
        </w:r>
        <w:r>
          <w:t xml:space="preserve"> is:</w:t>
        </w:r>
      </w:ins>
    </w:p>
    <w:p w14:paraId="3770CD6F" w14:textId="77777777" w:rsidR="0084630C" w:rsidRDefault="0084630C" w:rsidP="0084630C">
      <w:pPr>
        <w:pStyle w:val="ListParagraph"/>
        <w:numPr>
          <w:ilvl w:val="0"/>
          <w:numId w:val="110"/>
        </w:numPr>
        <w:rPr>
          <w:ins w:id="370" w:author="Molly McEvilley" w:date="2024-09-24T18:29:00Z" w16du:dateUtc="2024-09-24T22:29:00Z"/>
        </w:rPr>
      </w:pPr>
      <w:ins w:id="371" w:author="Molly McEvilley" w:date="2024-09-24T18:29:00Z" w16du:dateUtc="2024-09-24T22:29:00Z">
        <w:r>
          <w:t xml:space="preserve">&gt;= </w:t>
        </w:r>
        <w:r w:rsidRPr="000C636F">
          <w:t>LookbackDate</w:t>
        </w:r>
        <w:r>
          <w:t>;</w:t>
        </w:r>
        <w:r w:rsidRPr="00A6067F">
          <w:t xml:space="preserve"> and </w:t>
        </w:r>
      </w:ins>
    </w:p>
    <w:p w14:paraId="7D85DD55" w14:textId="77777777" w:rsidR="0084630C" w:rsidRDefault="0084630C" w:rsidP="0084630C">
      <w:pPr>
        <w:pStyle w:val="ListParagraph"/>
        <w:numPr>
          <w:ilvl w:val="0"/>
          <w:numId w:val="110"/>
        </w:numPr>
        <w:rPr>
          <w:ins w:id="372" w:author="Molly McEvilley" w:date="2024-09-24T18:29:00Z" w16du:dateUtc="2024-09-24T22:29:00Z"/>
        </w:rPr>
      </w:pPr>
      <w:ins w:id="373" w:author="Molly McEvilley" w:date="2024-09-24T18:29:00Z" w16du:dateUtc="2024-09-24T22:29:00Z">
        <w:r>
          <w:t>&gt;= Project.</w:t>
        </w:r>
        <w:r w:rsidRPr="000C636F">
          <w:rPr>
            <w:i/>
            <w:iCs/>
          </w:rPr>
          <w:t>Operating</w:t>
        </w:r>
        <w:r>
          <w:rPr>
            <w:i/>
            <w:iCs/>
          </w:rPr>
          <w:t>Start</w:t>
        </w:r>
        <w:r w:rsidRPr="000C636F">
          <w:rPr>
            <w:i/>
            <w:iCs/>
          </w:rPr>
          <w:t>Date</w:t>
        </w:r>
        <w:r>
          <w:t>; and</w:t>
        </w:r>
      </w:ins>
    </w:p>
    <w:p w14:paraId="1389070F" w14:textId="77777777" w:rsidR="0084630C" w:rsidRDefault="0084630C" w:rsidP="0084630C">
      <w:pPr>
        <w:pStyle w:val="ListParagraph"/>
        <w:numPr>
          <w:ilvl w:val="0"/>
          <w:numId w:val="110"/>
        </w:numPr>
        <w:rPr>
          <w:ins w:id="374" w:author="Molly McEvilley" w:date="2024-09-24T18:29:00Z" w16du:dateUtc="2024-09-24T22:29:00Z"/>
        </w:rPr>
      </w:pPr>
      <w:ins w:id="375" w:author="Molly McEvilley" w:date="2024-09-24T18:29:00Z" w16du:dateUtc="2024-09-24T22:29:00Z">
        <w:r>
          <w:t xml:space="preserve">&gt;= </w:t>
        </w:r>
        <w:r w:rsidRPr="00F536BD">
          <w:rPr>
            <w:b/>
            <w:bCs/>
          </w:rPr>
          <w:t>HMISStart</w:t>
        </w:r>
        <w:r>
          <w:t>; and</w:t>
        </w:r>
      </w:ins>
    </w:p>
    <w:p w14:paraId="0AE083A0" w14:textId="77777777" w:rsidR="0084630C" w:rsidRDefault="0084630C" w:rsidP="0084630C">
      <w:pPr>
        <w:pStyle w:val="ListParagraph"/>
        <w:numPr>
          <w:ilvl w:val="0"/>
          <w:numId w:val="110"/>
        </w:numPr>
        <w:rPr>
          <w:ins w:id="376" w:author="Molly McEvilley" w:date="2024-09-24T18:29:00Z" w16du:dateUtc="2024-09-24T22:29:00Z"/>
        </w:rPr>
      </w:pPr>
      <w:ins w:id="377" w:author="Molly McEvilley" w:date="2024-09-24T18:29:00Z" w16du:dateUtc="2024-09-24T22:29:00Z">
        <w:r>
          <w:t>&gt;=</w:t>
        </w:r>
        <w:r w:rsidRPr="001A0862">
          <w:t xml:space="preserve"> </w:t>
        </w:r>
        <w:r>
          <w:t>Enrollment.</w:t>
        </w:r>
        <w:r w:rsidRPr="000C636F">
          <w:rPr>
            <w:i/>
            <w:iCs/>
          </w:rPr>
          <w:t>EntryDate</w:t>
        </w:r>
        <w:r>
          <w:t xml:space="preserve">; and </w:t>
        </w:r>
      </w:ins>
    </w:p>
    <w:p w14:paraId="622634F0" w14:textId="77777777" w:rsidR="0084630C" w:rsidRPr="008D41BA" w:rsidRDefault="0084630C" w:rsidP="0084630C">
      <w:pPr>
        <w:pStyle w:val="ListParagraph"/>
        <w:numPr>
          <w:ilvl w:val="0"/>
          <w:numId w:val="110"/>
        </w:numPr>
        <w:rPr>
          <w:ins w:id="378" w:author="Molly McEvilley" w:date="2024-09-24T18:29:00Z" w16du:dateUtc="2024-09-24T22:29:00Z"/>
        </w:rPr>
      </w:pPr>
      <w:ins w:id="379" w:author="Molly McEvilley" w:date="2024-09-24T18:29:00Z" w16du:dateUtc="2024-09-24T22:29:00Z">
        <w:r>
          <w:t xml:space="preserve">&lt;= </w:t>
        </w:r>
        <w:r w:rsidRPr="000C636F">
          <w:t>ReportEnd; and</w:t>
        </w:r>
      </w:ins>
    </w:p>
    <w:p w14:paraId="6EC9D4A5" w14:textId="77777777" w:rsidR="0084630C" w:rsidRDefault="0084630C" w:rsidP="0084630C">
      <w:pPr>
        <w:pStyle w:val="ListParagraph"/>
        <w:numPr>
          <w:ilvl w:val="0"/>
          <w:numId w:val="110"/>
        </w:numPr>
        <w:rPr>
          <w:ins w:id="380" w:author="Molly McEvilley" w:date="2024-09-24T18:29:00Z" w16du:dateUtc="2024-09-24T22:29:00Z"/>
        </w:rPr>
      </w:pPr>
      <w:ins w:id="381" w:author="Molly McEvilley" w:date="2024-09-24T18:29:00Z" w16du:dateUtc="2024-09-24T22:29:00Z">
        <w:r>
          <w:t>&lt; Exit.</w:t>
        </w:r>
        <w:r w:rsidRPr="000C636F">
          <w:rPr>
            <w:i/>
            <w:iCs/>
          </w:rPr>
          <w:t>ExitDate</w:t>
        </w:r>
        <w:r>
          <w:t xml:space="preserve"> (if not null); and</w:t>
        </w:r>
      </w:ins>
    </w:p>
    <w:p w14:paraId="4FEFA8A3" w14:textId="77777777" w:rsidR="0084630C" w:rsidRDefault="0084630C" w:rsidP="0084630C">
      <w:pPr>
        <w:pStyle w:val="ListParagraph"/>
        <w:numPr>
          <w:ilvl w:val="0"/>
          <w:numId w:val="110"/>
        </w:numPr>
        <w:rPr>
          <w:ins w:id="382" w:author="Molly McEvilley" w:date="2024-09-24T18:29:00Z" w16du:dateUtc="2024-09-24T22:29:00Z"/>
        </w:rPr>
      </w:pPr>
      <w:ins w:id="383" w:author="Molly McEvilley" w:date="2024-09-24T18:29:00Z" w16du:dateUtc="2024-09-24T22:29:00Z">
        <w:r>
          <w:t>&lt; Project.</w:t>
        </w:r>
        <w:r w:rsidRPr="000C636F">
          <w:rPr>
            <w:i/>
            <w:iCs/>
          </w:rPr>
          <w:t>OperatingEndDate</w:t>
        </w:r>
        <w:r w:rsidRPr="000C636F">
          <w:rPr>
            <w:b/>
            <w:bCs/>
          </w:rPr>
          <w:t xml:space="preserve"> </w:t>
        </w:r>
        <w:r>
          <w:t>(if not null); and</w:t>
        </w:r>
      </w:ins>
    </w:p>
    <w:p w14:paraId="3825683B" w14:textId="77777777" w:rsidR="0084630C" w:rsidRDefault="0084630C" w:rsidP="0084630C">
      <w:pPr>
        <w:pStyle w:val="ListParagraph"/>
        <w:numPr>
          <w:ilvl w:val="0"/>
          <w:numId w:val="110"/>
        </w:numPr>
        <w:rPr>
          <w:ins w:id="384" w:author="Molly McEvilley" w:date="2024-09-24T18:29:00Z" w16du:dateUtc="2024-09-24T22:29:00Z"/>
        </w:rPr>
      </w:pPr>
      <w:ins w:id="385" w:author="Molly McEvilley" w:date="2024-09-24T18:29:00Z" w16du:dateUtc="2024-09-24T22:29:00Z">
        <w:r w:rsidRPr="00D12B49">
          <w:t>&lt;</w:t>
        </w:r>
        <w:r>
          <w:t xml:space="preserve"> </w:t>
        </w:r>
        <w:r w:rsidRPr="000D35F9">
          <w:rPr>
            <w:b/>
            <w:bCs/>
          </w:rPr>
          <w:t>HMISEnd</w:t>
        </w:r>
        <w:r>
          <w:t xml:space="preserve"> (if not null).</w:t>
        </w:r>
      </w:ins>
    </w:p>
    <w:p w14:paraId="0E1C724F" w14:textId="77777777" w:rsidR="0084630C" w:rsidRDefault="0084630C" w:rsidP="0084630C">
      <w:pPr>
        <w:rPr>
          <w:ins w:id="386" w:author="Molly McEvilley" w:date="2024-09-24T18:29:00Z" w16du:dateUtc="2024-09-24T22:29:00Z"/>
        </w:rPr>
      </w:pPr>
      <w:ins w:id="387" w:author="Molly McEvilley" w:date="2024-09-24T18:29:00Z" w16du:dateUtc="2024-09-24T22:29:00Z">
        <w:r w:rsidRPr="000D35F9">
          <w:rPr>
            <w:b/>
            <w:bCs/>
          </w:rPr>
          <w:t>FirstBedNight</w:t>
        </w:r>
        <w:r>
          <w:t xml:space="preserve"> is the earliest </w:t>
        </w:r>
        <w:r w:rsidRPr="000D35F9">
          <w:rPr>
            <w:i/>
            <w:iCs/>
          </w:rPr>
          <w:t>BedNightDate</w:t>
        </w:r>
        <w:r>
          <w:t xml:space="preserve"> associated with an enrollment. </w:t>
        </w:r>
      </w:ins>
    </w:p>
    <w:p w14:paraId="7459F020" w14:textId="77777777" w:rsidR="0084630C" w:rsidRDefault="0084630C" w:rsidP="0084630C">
      <w:pPr>
        <w:rPr>
          <w:ins w:id="388" w:author="Molly McEvilley" w:date="2024-09-24T18:29:00Z" w16du:dateUtc="2024-09-24T22:29:00Z"/>
        </w:rPr>
      </w:pPr>
      <w:ins w:id="389" w:author="Molly McEvilley" w:date="2024-09-24T18:29:00Z" w16du:dateUtc="2024-09-24T22:29:00Z">
        <w:r w:rsidRPr="000D35F9">
          <w:rPr>
            <w:b/>
            <w:bCs/>
          </w:rPr>
          <w:t>LastBedNight</w:t>
        </w:r>
        <w:r>
          <w:t xml:space="preserve"> is the latest </w:t>
        </w:r>
        <w:r w:rsidRPr="000D35F9">
          <w:rPr>
            <w:i/>
            <w:iCs/>
          </w:rPr>
          <w:t>BedNightDate</w:t>
        </w:r>
        <w:r>
          <w:t xml:space="preserve"> associated with an enrollment. </w:t>
        </w:r>
      </w:ins>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127F335A" w14:textId="77777777" w:rsidR="003C0391" w:rsidRDefault="003C0391" w:rsidP="00777E3F">
      <w:pPr>
        <w:pStyle w:val="ListParagraph"/>
        <w:numPr>
          <w:ilvl w:val="0"/>
          <w:numId w:val="27"/>
        </w:numPr>
      </w:pPr>
      <w:r>
        <w:lastRenderedPageBreak/>
        <w:t>Organization.</w:t>
      </w:r>
      <w:r w:rsidRPr="008D41BA">
        <w:rPr>
          <w:b/>
          <w:bCs/>
        </w:rPr>
        <w:t>VictimServiceProvider</w:t>
      </w:r>
      <w:r>
        <w:rPr>
          <w:i/>
          <w:iCs/>
        </w:rPr>
        <w:t xml:space="preserve"> = </w:t>
      </w:r>
      <w:r>
        <w:t>0</w:t>
      </w:r>
    </w:p>
    <w:p w14:paraId="3B952142" w14:textId="2E898FDC" w:rsidR="00967B7C" w:rsidRPr="004205D5" w:rsidRDefault="00967B7C" w:rsidP="00777E3F">
      <w:pPr>
        <w:pStyle w:val="ListParagraph"/>
        <w:numPr>
          <w:ilvl w:val="0"/>
          <w:numId w:val="27"/>
        </w:numPr>
      </w:pPr>
      <w:r>
        <w:t>The project type is relevant to the LSA:</w:t>
      </w:r>
    </w:p>
    <w:p w14:paraId="3D26FC6C" w14:textId="6E60C1B0" w:rsidR="00967B7C" w:rsidRDefault="00D27CF7" w:rsidP="00777E3F">
      <w:pPr>
        <w:pStyle w:val="ListParagraph"/>
        <w:numPr>
          <w:ilvl w:val="1"/>
          <w:numId w:val="27"/>
        </w:numPr>
      </w:pPr>
      <w:r>
        <w:t>Project.</w:t>
      </w:r>
      <w:r w:rsidRPr="008D41BA">
        <w:rPr>
          <w:b/>
          <w:bCs/>
        </w:rPr>
        <w:t>ProjectType</w:t>
      </w:r>
      <w:r>
        <w:t xml:space="preserve"> in (</w:t>
      </w:r>
      <w:r w:rsidR="005935BE">
        <w:t>0,1,</w:t>
      </w:r>
      <w:r>
        <w:t>2,3,8)</w:t>
      </w:r>
      <w:r w:rsidR="00967B7C">
        <w:t>;</w:t>
      </w:r>
      <w:r>
        <w:t xml:space="preserve"> or </w:t>
      </w:r>
    </w:p>
    <w:p w14:paraId="4C620936" w14:textId="4CE352A9" w:rsidR="00D27CF7" w:rsidRDefault="00D27CF7" w:rsidP="00777E3F">
      <w:pPr>
        <w:pStyle w:val="ListParagraph"/>
        <w:numPr>
          <w:ilvl w:val="1"/>
          <w:numId w:val="27"/>
        </w:numPr>
      </w:pPr>
      <w:r>
        <w:t>Project.</w:t>
      </w:r>
      <w:r w:rsidRPr="008D41BA">
        <w:rPr>
          <w:b/>
          <w:bCs/>
        </w:rPr>
        <w:t>ProjectType</w:t>
      </w:r>
      <w:r>
        <w:t xml:space="preserve"> = 1</w:t>
      </w:r>
      <w:r w:rsidR="00107218">
        <w:t>3</w:t>
      </w:r>
      <w:r>
        <w:t xml:space="preserve"> and </w:t>
      </w:r>
      <w:r w:rsidR="00434E07">
        <w:t>Project.</w:t>
      </w:r>
      <w:r w:rsidR="00434E07" w:rsidRPr="008D41BA">
        <w:rPr>
          <w:b/>
          <w:bCs/>
        </w:rPr>
        <w:t>RRHSubType</w:t>
      </w:r>
      <w:r w:rsidR="00434E07">
        <w:t xml:space="preserve"> in (1,2))</w:t>
      </w:r>
    </w:p>
    <w:p w14:paraId="6808304F" w14:textId="77777777" w:rsidR="00D27CF7" w:rsidRDefault="00D27CF7" w:rsidP="00777E3F">
      <w:pPr>
        <w:pStyle w:val="ListParagraph"/>
        <w:numPr>
          <w:ilvl w:val="0"/>
          <w:numId w:val="27"/>
        </w:numPr>
      </w:pPr>
      <w:r>
        <w:t>Project.</w:t>
      </w:r>
      <w:r w:rsidRPr="008D41BA">
        <w:rPr>
          <w:b/>
          <w:bCs/>
        </w:rPr>
        <w:t>ContinuumProject</w:t>
      </w:r>
      <w:r>
        <w:rPr>
          <w:i/>
          <w:iCs/>
        </w:rPr>
        <w:t xml:space="preserve"> </w:t>
      </w:r>
      <w:r>
        <w:t>= 1</w:t>
      </w:r>
    </w:p>
    <w:p w14:paraId="1D2EDE56" w14:textId="77777777" w:rsidR="00C51549" w:rsidRDefault="00C51549" w:rsidP="00777E3F">
      <w:pPr>
        <w:pStyle w:val="ListParagraph"/>
        <w:numPr>
          <w:ilvl w:val="0"/>
          <w:numId w:val="27"/>
        </w:numPr>
      </w:pPr>
      <w:r>
        <w:t>The project was operating during the relevant period:</w:t>
      </w:r>
    </w:p>
    <w:p w14:paraId="73D9454E" w14:textId="113FBDCD" w:rsidR="00866BB1" w:rsidRPr="00277F30" w:rsidRDefault="00866BB1" w:rsidP="00777E3F">
      <w:pPr>
        <w:pStyle w:val="ListParagraph"/>
        <w:numPr>
          <w:ilvl w:val="1"/>
          <w:numId w:val="27"/>
        </w:numPr>
      </w:pPr>
      <w:r>
        <w:t>Project.</w:t>
      </w:r>
      <w:r w:rsidRPr="008D41BA">
        <w:rPr>
          <w:b/>
          <w:bCs/>
        </w:rPr>
        <w:t>OperatingStartDate</w:t>
      </w:r>
      <w:r>
        <w:t xml:space="preserve"> &lt;</w:t>
      </w:r>
      <w:r w:rsidR="00E45543">
        <w:t xml:space="preserve">= </w:t>
      </w:r>
      <w:r w:rsidR="00E45543" w:rsidRPr="00277F30">
        <w:rPr>
          <w:u w:val="single"/>
        </w:rPr>
        <w:t>ReportEnd</w:t>
      </w:r>
    </w:p>
    <w:p w14:paraId="426E524C" w14:textId="5273730D" w:rsidR="00FF46B8" w:rsidRDefault="00D27CF7" w:rsidP="00777E3F">
      <w:pPr>
        <w:pStyle w:val="ListParagraph"/>
        <w:numPr>
          <w:ilvl w:val="1"/>
          <w:numId w:val="27"/>
        </w:numPr>
      </w:pPr>
      <w:r>
        <w:t>Project.</w:t>
      </w:r>
      <w:r w:rsidRPr="008D41BA">
        <w:rPr>
          <w:b/>
          <w:bCs/>
        </w:rPr>
        <w:t>OperatingEndDate</w:t>
      </w:r>
      <w:r w:rsidR="00FF46B8">
        <w:t xml:space="preserve"> is NULL; or </w:t>
      </w:r>
    </w:p>
    <w:p w14:paraId="1D3242C8" w14:textId="6317F8E0" w:rsidR="00D27CF7" w:rsidRDefault="00FF46B8" w:rsidP="00777E3F">
      <w:pPr>
        <w:pStyle w:val="ListParagraph"/>
        <w:numPr>
          <w:ilvl w:val="1"/>
          <w:numId w:val="27"/>
        </w:numPr>
        <w:rPr>
          <w:ins w:id="390" w:author="Molly McEvilley" w:date="2024-08-20T08:28:00Z" w16du:dateUtc="2024-08-20T12:28:00Z"/>
        </w:rPr>
      </w:pPr>
      <w:commentRangeStart w:id="391"/>
      <w:r>
        <w:t>Project.</w:t>
      </w:r>
      <w:r w:rsidRPr="008D41BA">
        <w:rPr>
          <w:b/>
          <w:bCs/>
        </w:rPr>
        <w:t>OperatingEndDate</w:t>
      </w:r>
      <w:r w:rsidR="00D27CF7" w:rsidRPr="49FCFE86">
        <w:rPr>
          <w:i/>
          <w:iCs/>
        </w:rPr>
        <w:t xml:space="preserve"> </w:t>
      </w:r>
      <w:r w:rsidR="00D27CF7">
        <w:t>&gt;</w:t>
      </w:r>
      <w:del w:id="392" w:author="Molly McEvilley" w:date="2024-09-24T14:34:00Z" w16du:dateUtc="2024-09-24T18:34:00Z">
        <w:r w:rsidR="00D27CF7" w:rsidDel="00410B73">
          <w:delText>=</w:delText>
        </w:r>
      </w:del>
      <w:r w:rsidR="00D27CF7">
        <w:t xml:space="preserve"> </w:t>
      </w:r>
      <w:r w:rsidR="005A6BF7" w:rsidRPr="49FCFE86">
        <w:rPr>
          <w:u w:val="single"/>
        </w:rPr>
        <w:t>LookbackDate</w:t>
      </w:r>
      <w:r w:rsidR="00D27CF7">
        <w:t xml:space="preserve"> </w:t>
      </w:r>
      <w:r>
        <w:t>and &gt; Project.</w:t>
      </w:r>
      <w:r w:rsidRPr="008D41BA">
        <w:rPr>
          <w:b/>
          <w:bCs/>
        </w:rPr>
        <w:t>OperatingStartDate</w:t>
      </w:r>
      <w:r>
        <w:t xml:space="preserve"> </w:t>
      </w:r>
      <w:commentRangeEnd w:id="391"/>
      <w:r w:rsidR="00644974">
        <w:rPr>
          <w:rStyle w:val="CommentReference"/>
          <w:rFonts w:eastAsiaTheme="minorHAnsi" w:cstheme="minorBidi"/>
        </w:rPr>
        <w:commentReference w:id="391"/>
      </w:r>
    </w:p>
    <w:p w14:paraId="2501C139" w14:textId="28C6F462" w:rsidR="002E4C74" w:rsidDel="009E7AE3" w:rsidRDefault="002E4C74" w:rsidP="00536A81">
      <w:pPr>
        <w:pStyle w:val="ListParagraph"/>
        <w:numPr>
          <w:ilvl w:val="1"/>
          <w:numId w:val="27"/>
        </w:numPr>
        <w:rPr>
          <w:del w:id="393" w:author="Molly McEvilley" w:date="2024-09-24T18:11:00Z" w16du:dateUtc="2024-09-24T22:11:00Z"/>
        </w:rPr>
      </w:pPr>
    </w:p>
    <w:p w14:paraId="2C38C4B4" w14:textId="24AC7FE1" w:rsidR="00D27CF7" w:rsidRDefault="00D27CF7" w:rsidP="00777E3F">
      <w:pPr>
        <w:pStyle w:val="ListParagraph"/>
        <w:numPr>
          <w:ilvl w:val="0"/>
          <w:numId w:val="27"/>
        </w:numPr>
      </w:pPr>
      <w:del w:id="394" w:author="Molly McEvilley" w:date="2024-09-24T18:06:00Z" w16du:dateUtc="2024-09-24T22:06:00Z">
        <w:r w:rsidRPr="002F0D32" w:rsidDel="00043B1C">
          <w:delText>Enrollment.</w:delText>
        </w:r>
      </w:del>
      <w:r w:rsidRPr="00B02074">
        <w:rPr>
          <w:i/>
          <w:iCs/>
        </w:rPr>
        <w:t xml:space="preserve">RelationshipToHoH </w:t>
      </w:r>
      <w:r>
        <w:t>= 1</w:t>
      </w:r>
    </w:p>
    <w:p w14:paraId="0FB16A38" w14:textId="1D97FFCC" w:rsidR="00B60F89" w:rsidRPr="00277F30" w:rsidRDefault="00B60F89" w:rsidP="00777E3F">
      <w:pPr>
        <w:pStyle w:val="ListParagraph"/>
        <w:numPr>
          <w:ilvl w:val="0"/>
          <w:numId w:val="27"/>
        </w:numPr>
        <w:rPr>
          <w:u w:val="single"/>
        </w:rPr>
      </w:pPr>
      <w:del w:id="395" w:author="Molly McEvilley" w:date="2024-09-24T18:06:00Z" w16du:dateUtc="2024-09-24T22:06:00Z">
        <w:r w:rsidDel="00043B1C">
          <w:delText>Enrollment.</w:delText>
        </w:r>
      </w:del>
      <w:r w:rsidRPr="49FCFE86">
        <w:rPr>
          <w:i/>
          <w:iCs/>
        </w:rPr>
        <w:t xml:space="preserve">EnrollmentCoC </w:t>
      </w:r>
      <w:r>
        <w:t xml:space="preserve">= </w:t>
      </w:r>
      <w:r w:rsidRPr="49FCFE86">
        <w:rPr>
          <w:u w:val="single"/>
        </w:rPr>
        <w:t>ReportCoC</w:t>
      </w:r>
    </w:p>
    <w:p w14:paraId="18DF0343" w14:textId="77777777" w:rsidR="00D27CF7" w:rsidRDefault="00D27CF7" w:rsidP="00777E3F">
      <w:pPr>
        <w:pStyle w:val="ListParagraph"/>
        <w:numPr>
          <w:ilvl w:val="0"/>
          <w:numId w:val="27"/>
        </w:numPr>
      </w:pPr>
      <w:r>
        <w:t xml:space="preserve">There is no other enrollment record for the </w:t>
      </w:r>
      <w:r w:rsidRPr="49FCFE86">
        <w:rPr>
          <w:i/>
          <w:iCs/>
        </w:rPr>
        <w:t>HouseholdID</w:t>
      </w:r>
      <w:r>
        <w:t xml:space="preserve"> where </w:t>
      </w:r>
      <w:r w:rsidRPr="49FCFE86">
        <w:rPr>
          <w:i/>
          <w:iCs/>
        </w:rPr>
        <w:t>RelationshipToHoH</w:t>
      </w:r>
      <w:r>
        <w:t xml:space="preserve"> = 1</w:t>
      </w:r>
    </w:p>
    <w:p w14:paraId="3E8CDAF6" w14:textId="7A9BF7F5" w:rsidR="00D27CF7" w:rsidRDefault="00D27CF7" w:rsidP="00777E3F">
      <w:pPr>
        <w:pStyle w:val="ListParagraph"/>
        <w:numPr>
          <w:ilvl w:val="0"/>
          <w:numId w:val="27"/>
        </w:numPr>
      </w:pPr>
      <w:del w:id="396" w:author="Molly McEvilley" w:date="2024-09-24T18:06:00Z" w16du:dateUtc="2024-09-24T22:06:00Z">
        <w:r w:rsidDel="00043B1C">
          <w:delText>Enrollment.</w:delText>
        </w:r>
      </w:del>
      <w:r w:rsidRPr="49FCFE86">
        <w:rPr>
          <w:i/>
          <w:iCs/>
        </w:rPr>
        <w:t>EntryDate</w:t>
      </w:r>
      <w:r>
        <w:t xml:space="preserve"> &lt;= </w:t>
      </w:r>
      <w:r w:rsidRPr="49FCFE86">
        <w:rPr>
          <w:u w:val="single"/>
        </w:rPr>
        <w:t>ReportEnd</w:t>
      </w:r>
    </w:p>
    <w:p w14:paraId="3CB8DCFE" w14:textId="1F80EE9D" w:rsidR="00D27CF7" w:rsidRDefault="00D27CF7" w:rsidP="00777E3F">
      <w:pPr>
        <w:pStyle w:val="ListParagraph"/>
        <w:numPr>
          <w:ilvl w:val="0"/>
          <w:numId w:val="27"/>
        </w:numPr>
        <w:rPr>
          <w:ins w:id="397" w:author="Molly McEvilley" w:date="2024-09-24T18:05:00Z" w16du:dateUtc="2024-09-24T22:05:00Z"/>
        </w:rPr>
      </w:pPr>
      <w:del w:id="398" w:author="Molly McEvilley" w:date="2024-09-24T18:06:00Z" w16du:dateUtc="2024-09-24T22:06:00Z">
        <w:r w:rsidRPr="002F0D32" w:rsidDel="00043B1C">
          <w:delText>Enrollment.</w:delText>
        </w:r>
      </w:del>
      <w:r w:rsidRPr="002F0D32">
        <w:rPr>
          <w:i/>
        </w:rPr>
        <w:t>EntryDate</w:t>
      </w:r>
      <w:r w:rsidRPr="002F0D32">
        <w:t xml:space="preserve"> &lt;</w:t>
      </w:r>
      <w:del w:id="399" w:author="Molly McEvilley" w:date="2024-09-24T18:11:00Z" w16du:dateUtc="2024-09-24T22:11:00Z">
        <w:r w:rsidRPr="002F0D32" w:rsidDel="002F557E">
          <w:delText xml:space="preserve"> </w:delText>
        </w:r>
        <w:r w:rsidRPr="00277F30" w:rsidDel="002F557E">
          <w:delText>Project.</w:delText>
        </w:r>
      </w:del>
      <w:ins w:id="400" w:author="Molly McEvilley" w:date="2024-09-24T18:11:00Z" w16du:dateUtc="2024-09-24T22:11:00Z">
        <w:r w:rsidR="002F557E">
          <w:t xml:space="preserve"> </w:t>
        </w:r>
      </w:ins>
      <w:r w:rsidRPr="000D35F9">
        <w:rPr>
          <w:i/>
          <w:iCs/>
        </w:rPr>
        <w:t>OperatingEndDate</w:t>
      </w:r>
      <w:r w:rsidRPr="00277F30">
        <w:t xml:space="preserve"> or </w:t>
      </w:r>
      <w:r w:rsidRPr="000D35F9">
        <w:rPr>
          <w:i/>
          <w:iCs/>
        </w:rPr>
        <w:t>OperatingEndDate</w:t>
      </w:r>
      <w:r w:rsidRPr="00277F30">
        <w:t xml:space="preserve"> is </w:t>
      </w:r>
      <w:r w:rsidR="00143E83" w:rsidRPr="00277F30">
        <w:t>NULL</w:t>
      </w:r>
    </w:p>
    <w:p w14:paraId="3E7EE422" w14:textId="5D498F27" w:rsidR="009E3918" w:rsidRPr="00277F30" w:rsidRDefault="009E3918" w:rsidP="00777E3F">
      <w:pPr>
        <w:pStyle w:val="ListParagraph"/>
        <w:numPr>
          <w:ilvl w:val="0"/>
          <w:numId w:val="27"/>
        </w:numPr>
      </w:pPr>
      <w:ins w:id="401" w:author="Molly McEvilley" w:date="2024-09-24T18:05:00Z" w16du:dateUtc="2024-09-24T22:05:00Z">
        <w:r w:rsidRPr="000D35F9">
          <w:rPr>
            <w:i/>
            <w:iCs/>
          </w:rPr>
          <w:t>EntryDate</w:t>
        </w:r>
        <w:r>
          <w:t xml:space="preserve"> &lt; </w:t>
        </w:r>
        <w:r w:rsidRPr="000D35F9">
          <w:rPr>
            <w:b/>
            <w:bCs/>
          </w:rPr>
          <w:t>HMISEnd</w:t>
        </w:r>
        <w:r>
          <w:t xml:space="preserve"> or </w:t>
        </w:r>
        <w:r w:rsidRPr="000D35F9">
          <w:rPr>
            <w:b/>
            <w:bCs/>
          </w:rPr>
          <w:t>HMISEnd</w:t>
        </w:r>
        <w:r>
          <w:t xml:space="preserve"> is NULL</w:t>
        </w:r>
      </w:ins>
    </w:p>
    <w:p w14:paraId="2FD5DED8" w14:textId="56FAA90F" w:rsidR="009E3918" w:rsidRPr="000D35F9" w:rsidRDefault="00D27CF7" w:rsidP="00777E3F">
      <w:pPr>
        <w:pStyle w:val="ListParagraph"/>
        <w:numPr>
          <w:ilvl w:val="0"/>
          <w:numId w:val="27"/>
        </w:numPr>
        <w:rPr>
          <w:ins w:id="402" w:author="Molly McEvilley" w:date="2024-09-24T18:05:00Z" w16du:dateUtc="2024-09-24T22:05:00Z"/>
          <w:u w:val="single"/>
        </w:rPr>
      </w:pPr>
      <w:del w:id="403" w:author="Molly McEvilley" w:date="2024-09-24T18:06:00Z" w16du:dateUtc="2024-09-24T22:06:00Z">
        <w:r w:rsidDel="00043B1C">
          <w:delText>Exit.</w:delText>
        </w:r>
      </w:del>
      <w:r w:rsidRPr="49FCFE86">
        <w:rPr>
          <w:i/>
          <w:iCs/>
        </w:rPr>
        <w:t>ExitDate</w:t>
      </w:r>
      <w:r>
        <w:t xml:space="preserve"> is </w:t>
      </w:r>
      <w:r w:rsidR="00143E83">
        <w:t>NULL</w:t>
      </w:r>
      <w:r>
        <w:t xml:space="preserve"> or</w:t>
      </w:r>
      <w:ins w:id="404" w:author="Molly McEvilley" w:date="2024-09-24T18:05:00Z" w16du:dateUtc="2024-09-24T22:05:00Z">
        <w:r w:rsidR="009E3918">
          <w:t>:</w:t>
        </w:r>
      </w:ins>
    </w:p>
    <w:p w14:paraId="3B882446" w14:textId="555C9D41" w:rsidR="009E3918" w:rsidRPr="000D35F9" w:rsidRDefault="00D27CF7" w:rsidP="009E3918">
      <w:pPr>
        <w:pStyle w:val="ListParagraph"/>
        <w:numPr>
          <w:ilvl w:val="1"/>
          <w:numId w:val="27"/>
        </w:numPr>
        <w:rPr>
          <w:ins w:id="405" w:author="Molly McEvilley" w:date="2024-09-24T18:06:00Z" w16du:dateUtc="2024-09-24T22:06:00Z"/>
          <w:u w:val="single"/>
        </w:rPr>
      </w:pPr>
      <w:del w:id="406" w:author="Molly McEvilley" w:date="2024-09-24T18:06:00Z" w16du:dateUtc="2024-09-24T22:06:00Z">
        <w:r w:rsidDel="00043B1C">
          <w:delText xml:space="preserve"> </w:delText>
        </w:r>
        <w:r w:rsidR="00F7087B" w:rsidDel="009E3918">
          <w:delText>(</w:delText>
        </w:r>
        <w:r w:rsidDel="00043B1C">
          <w:delText>Exit</w:delText>
        </w:r>
        <w:r w:rsidRPr="49FCFE86" w:rsidDel="00043B1C">
          <w:rPr>
            <w:i/>
            <w:iCs/>
          </w:rPr>
          <w:delText>.</w:delText>
        </w:r>
      </w:del>
      <w:r w:rsidRPr="49FCFE86">
        <w:rPr>
          <w:i/>
          <w:iCs/>
        </w:rPr>
        <w:t>ExitDate</w:t>
      </w:r>
      <w:r>
        <w:t xml:space="preserve"> &gt;= </w:t>
      </w:r>
      <w:r w:rsidR="005A6BF7" w:rsidRPr="49FCFE86">
        <w:rPr>
          <w:u w:val="single"/>
        </w:rPr>
        <w:t>LookbackDate</w:t>
      </w:r>
      <w:ins w:id="407" w:author="Molly McEvilley" w:date="2024-09-24T18:06:00Z" w16du:dateUtc="2024-09-24T22:06:00Z">
        <w:r w:rsidR="009E3918">
          <w:rPr>
            <w:u w:val="single"/>
          </w:rPr>
          <w:t>;</w:t>
        </w:r>
      </w:ins>
      <w:r w:rsidR="005A6BF7" w:rsidRPr="49FCFE86">
        <w:rPr>
          <w:u w:val="single"/>
        </w:rPr>
        <w:t xml:space="preserve"> </w:t>
      </w:r>
      <w:r>
        <w:t xml:space="preserve">and </w:t>
      </w:r>
    </w:p>
    <w:p w14:paraId="57E55C4F" w14:textId="0F1FAC7F" w:rsidR="00D27CF7" w:rsidRPr="000D35F9" w:rsidRDefault="00D27CF7" w:rsidP="009E3918">
      <w:pPr>
        <w:pStyle w:val="ListParagraph"/>
        <w:numPr>
          <w:ilvl w:val="1"/>
          <w:numId w:val="27"/>
        </w:numPr>
        <w:rPr>
          <w:ins w:id="408" w:author="Molly McEvilley" w:date="2024-09-24T18:06:00Z" w16du:dateUtc="2024-09-24T22:06:00Z"/>
          <w:u w:val="single"/>
        </w:rPr>
      </w:pPr>
      <w:del w:id="409" w:author="Molly McEvilley" w:date="2024-09-24T18:06:00Z" w16du:dateUtc="2024-09-24T22:06:00Z">
        <w:r w:rsidDel="00043B1C">
          <w:delText>Exit</w:delText>
        </w:r>
        <w:r w:rsidRPr="49FCFE86" w:rsidDel="00043B1C">
          <w:rPr>
            <w:i/>
            <w:iCs/>
          </w:rPr>
          <w:delText>.</w:delText>
        </w:r>
      </w:del>
      <w:r w:rsidRPr="49FCFE86">
        <w:rPr>
          <w:i/>
          <w:iCs/>
        </w:rPr>
        <w:t>ExitDate</w:t>
      </w:r>
      <w:r>
        <w:t xml:space="preserve"> &gt; </w:t>
      </w:r>
      <w:del w:id="410" w:author="Molly McEvilley" w:date="2024-09-24T18:07:00Z" w16du:dateUtc="2024-09-24T22:07:00Z">
        <w:r w:rsidDel="00BF0A37">
          <w:delText>Enrollment.</w:delText>
        </w:r>
      </w:del>
      <w:r w:rsidRPr="49FCFE86">
        <w:rPr>
          <w:i/>
          <w:iCs/>
        </w:rPr>
        <w:t>EntryDate</w:t>
      </w:r>
      <w:ins w:id="411" w:author="Molly McEvilley" w:date="2024-09-24T18:07:00Z" w16du:dateUtc="2024-09-24T22:07:00Z">
        <w:r w:rsidR="00043B1C">
          <w:rPr>
            <w:i/>
            <w:iCs/>
          </w:rPr>
          <w:t>;</w:t>
        </w:r>
        <w:r w:rsidR="00043B1C" w:rsidRPr="000D35F9">
          <w:t xml:space="preserve"> and</w:t>
        </w:r>
      </w:ins>
      <w:del w:id="412" w:author="Molly McEvilley" w:date="2024-09-24T18:06:00Z" w16du:dateUtc="2024-09-24T22:06:00Z">
        <w:r w:rsidR="00F7087B" w:rsidDel="00043B1C">
          <w:delText>)</w:delText>
        </w:r>
      </w:del>
    </w:p>
    <w:p w14:paraId="617CFB86" w14:textId="4E3DC45E" w:rsidR="002F73DC" w:rsidRPr="000D35F9" w:rsidRDefault="00043B1C" w:rsidP="009E3918">
      <w:pPr>
        <w:pStyle w:val="ListParagraph"/>
        <w:numPr>
          <w:ilvl w:val="1"/>
          <w:numId w:val="27"/>
        </w:numPr>
        <w:rPr>
          <w:ins w:id="413" w:author="Molly McEvilley" w:date="2024-09-24T18:08:00Z" w16du:dateUtc="2024-09-24T22:08:00Z"/>
          <w:u w:val="single"/>
        </w:rPr>
      </w:pPr>
      <w:ins w:id="414" w:author="Molly McEvilley" w:date="2024-09-24T18:06:00Z" w16du:dateUtc="2024-09-24T22:06:00Z">
        <w:r w:rsidRPr="000D35F9">
          <w:rPr>
            <w:i/>
            <w:iCs/>
          </w:rPr>
          <w:t>E</w:t>
        </w:r>
      </w:ins>
      <w:ins w:id="415" w:author="Molly McEvilley" w:date="2024-09-24T18:07:00Z" w16du:dateUtc="2024-09-24T22:07:00Z">
        <w:r w:rsidR="00BF0A37" w:rsidRPr="000D35F9">
          <w:rPr>
            <w:i/>
            <w:iCs/>
          </w:rPr>
          <w:t>xitDate</w:t>
        </w:r>
        <w:r w:rsidR="00BF0A37">
          <w:t xml:space="preserve"> </w:t>
        </w:r>
      </w:ins>
      <w:ins w:id="416" w:author="Molly McEvilley" w:date="2024-09-24T18:08:00Z" w16du:dateUtc="2024-09-24T22:08:00Z">
        <w:r w:rsidR="00412D2E">
          <w:t>&gt;</w:t>
        </w:r>
      </w:ins>
      <w:ins w:id="417" w:author="Molly McEvilley" w:date="2024-09-24T18:07:00Z" w16du:dateUtc="2024-09-24T22:07:00Z">
        <w:r w:rsidR="00BF0A37">
          <w:t xml:space="preserve"> </w:t>
        </w:r>
        <w:r w:rsidR="00BF0A37" w:rsidRPr="000D35F9">
          <w:rPr>
            <w:b/>
            <w:bCs/>
          </w:rPr>
          <w:t>HMIS</w:t>
        </w:r>
      </w:ins>
      <w:ins w:id="418" w:author="Molly McEvilley" w:date="2024-09-24T18:08:00Z" w16du:dateUtc="2024-09-24T22:08:00Z">
        <w:r w:rsidR="00412D2E" w:rsidRPr="000D35F9">
          <w:rPr>
            <w:b/>
            <w:bCs/>
          </w:rPr>
          <w:t>Start</w:t>
        </w:r>
      </w:ins>
      <w:ins w:id="419" w:author="Molly McEvilley" w:date="2024-09-24T18:10:00Z" w16du:dateUtc="2024-09-24T22:10:00Z">
        <w:r w:rsidR="00EA0B01" w:rsidRPr="000D35F9">
          <w:t>; and</w:t>
        </w:r>
      </w:ins>
    </w:p>
    <w:p w14:paraId="1A4945DD" w14:textId="1739F814" w:rsidR="00043B1C" w:rsidRPr="00CF43CA" w:rsidRDefault="002F73DC" w:rsidP="000D35F9">
      <w:pPr>
        <w:pStyle w:val="ListParagraph"/>
        <w:numPr>
          <w:ilvl w:val="1"/>
          <w:numId w:val="27"/>
        </w:numPr>
        <w:rPr>
          <w:u w:val="single"/>
        </w:rPr>
      </w:pPr>
      <w:ins w:id="420" w:author="Molly McEvilley" w:date="2024-09-24T18:08:00Z" w16du:dateUtc="2024-09-24T22:08:00Z">
        <w:r w:rsidRPr="000D35F9">
          <w:rPr>
            <w:i/>
            <w:iCs/>
          </w:rPr>
          <w:t>ExitDate</w:t>
        </w:r>
        <w:r>
          <w:t xml:space="preserve"> &gt; </w:t>
        </w:r>
      </w:ins>
      <w:ins w:id="421" w:author="Molly McEvilley" w:date="2024-09-24T18:09:00Z" w16du:dateUtc="2024-09-24T22:09:00Z">
        <w:r w:rsidRPr="000D35F9">
          <w:rPr>
            <w:i/>
            <w:iCs/>
          </w:rPr>
          <w:t>OperatingStartDate</w:t>
        </w:r>
      </w:ins>
    </w:p>
    <w:p w14:paraId="5B6E6A65" w14:textId="5B3A1258" w:rsidR="009D1431" w:rsidDel="00281444" w:rsidRDefault="00BF54A1" w:rsidP="000D35F9">
      <w:pPr>
        <w:pStyle w:val="ListParagraph"/>
        <w:numPr>
          <w:ilvl w:val="0"/>
          <w:numId w:val="27"/>
        </w:numPr>
        <w:rPr>
          <w:del w:id="422" w:author="Molly McEvilley" w:date="2024-09-24T18:02:00Z" w16du:dateUtc="2024-09-24T22:02:00Z"/>
        </w:rPr>
      </w:pPr>
      <w:r>
        <w:t>If Project.</w:t>
      </w:r>
      <w:r w:rsidRPr="00A45D61">
        <w:rPr>
          <w:i/>
          <w:iCs/>
        </w:rPr>
        <w:t>ProjectType</w:t>
      </w:r>
      <w:r>
        <w:t xml:space="preserve"> = 1, there </w:t>
      </w:r>
      <w:r w:rsidR="00D27CF7">
        <w:t xml:space="preserve">is at least one </w:t>
      </w:r>
      <w:r w:rsidR="003C4035" w:rsidRPr="49FCFE86">
        <w:rPr>
          <w:i/>
          <w:iCs/>
        </w:rPr>
        <w:t>BedNightDate</w:t>
      </w:r>
      <w:r w:rsidR="00D27CF7">
        <w:t xml:space="preserve"> </w:t>
      </w:r>
      <w:del w:id="423" w:author="Molly McEvilley" w:date="2024-09-24T18:03:00Z" w16du:dateUtc="2024-09-24T22:03:00Z">
        <w:r w:rsidR="009D1431" w:rsidDel="00CA1B11">
          <w:delText>(Services.</w:delText>
        </w:r>
        <w:r w:rsidR="009D1431" w:rsidRPr="49FCFE86" w:rsidDel="00CA1B11">
          <w:rPr>
            <w:i/>
            <w:iCs/>
          </w:rPr>
          <w:delText>RecordType</w:delText>
        </w:r>
        <w:r w:rsidR="009D1431" w:rsidDel="00CA1B11">
          <w:delText xml:space="preserve"> = 200) </w:delText>
        </w:r>
      </w:del>
      <w:r w:rsidR="009D1431">
        <w:t>record for the enrollment</w:t>
      </w:r>
      <w:ins w:id="424" w:author="Molly McEvilley" w:date="2024-09-24T18:03:00Z" w16du:dateUtc="2024-09-24T22:03:00Z">
        <w:r w:rsidR="00CA1B11">
          <w:t xml:space="preserve"> (see criteria above).</w:t>
        </w:r>
      </w:ins>
      <w:del w:id="425" w:author="Molly McEvilley" w:date="2024-09-24T18:02:00Z" w16du:dateUtc="2024-09-24T22:02:00Z">
        <w:r w:rsidR="009D1431" w:rsidDel="00281444">
          <w:delText xml:space="preserve"> where </w:delText>
        </w:r>
        <w:r w:rsidR="009D1431" w:rsidRPr="49FCFE86" w:rsidDel="00281444">
          <w:rPr>
            <w:i/>
            <w:iCs/>
          </w:rPr>
          <w:delText xml:space="preserve">DateProvided </w:delText>
        </w:r>
        <w:r w:rsidR="009D1431" w:rsidDel="00281444">
          <w:delText>is:</w:delText>
        </w:r>
      </w:del>
    </w:p>
    <w:p w14:paraId="35F4989B" w14:textId="12A94F22" w:rsidR="009D1431" w:rsidDel="00281444" w:rsidRDefault="009D1431" w:rsidP="000D35F9">
      <w:pPr>
        <w:pStyle w:val="ListParagraph"/>
        <w:numPr>
          <w:ilvl w:val="0"/>
          <w:numId w:val="27"/>
        </w:numPr>
        <w:rPr>
          <w:del w:id="426" w:author="Molly McEvilley" w:date="2024-09-24T18:02:00Z" w16du:dateUtc="2024-09-24T22:02:00Z"/>
        </w:rPr>
      </w:pPr>
      <w:del w:id="427" w:author="Molly McEvilley" w:date="2024-09-24T18:02:00Z" w16du:dateUtc="2024-09-24T22:02:00Z">
        <w:r w:rsidDel="00281444">
          <w:delText>On or after</w:delText>
        </w:r>
        <w:r w:rsidRPr="00A6067F" w:rsidDel="00281444">
          <w:delText xml:space="preserve"> </w:delText>
        </w:r>
        <w:r w:rsidR="005A6BF7" w:rsidDel="00281444">
          <w:rPr>
            <w:u w:val="single"/>
          </w:rPr>
          <w:delText>LookbackDate</w:delText>
        </w:r>
      </w:del>
      <w:del w:id="428" w:author="Molly McEvilley" w:date="2024-09-24T14:50:00Z" w16du:dateUtc="2024-09-24T18:50:00Z">
        <w:r w:rsidR="005A6BF7" w:rsidDel="00262A7F">
          <w:delText xml:space="preserve"> </w:delText>
        </w:r>
      </w:del>
      <w:del w:id="429" w:author="Molly McEvilley" w:date="2024-09-24T18:02:00Z" w16du:dateUtc="2024-09-24T22:02:00Z">
        <w:r w:rsidDel="00281444">
          <w:delText>;</w:delText>
        </w:r>
        <w:r w:rsidRPr="00A6067F" w:rsidDel="00281444">
          <w:delText xml:space="preserve"> and </w:delText>
        </w:r>
      </w:del>
    </w:p>
    <w:p w14:paraId="038F4C14" w14:textId="272ACDC5" w:rsidR="009D1431" w:rsidDel="00281444" w:rsidRDefault="009D1431" w:rsidP="000D35F9">
      <w:pPr>
        <w:pStyle w:val="ListParagraph"/>
        <w:numPr>
          <w:ilvl w:val="0"/>
          <w:numId w:val="27"/>
        </w:numPr>
        <w:rPr>
          <w:del w:id="430" w:author="Molly McEvilley" w:date="2024-09-24T18:02:00Z" w16du:dateUtc="2024-09-24T22:02:00Z"/>
        </w:rPr>
      </w:pPr>
      <w:del w:id="431" w:author="Molly McEvilley" w:date="2024-09-24T18:02:00Z" w16du:dateUtc="2024-09-24T22:02:00Z">
        <w:r w:rsidRPr="001A0862" w:rsidDel="00281444">
          <w:delText xml:space="preserve">On or after </w:delText>
        </w:r>
        <w:r w:rsidDel="00281444">
          <w:delText>Enrollment.</w:delText>
        </w:r>
        <w:r w:rsidRPr="001A0862" w:rsidDel="00281444">
          <w:rPr>
            <w:i/>
            <w:iCs/>
          </w:rPr>
          <w:delText>EntryDate</w:delText>
        </w:r>
        <w:r w:rsidDel="00281444">
          <w:delText xml:space="preserve">; and </w:delText>
        </w:r>
      </w:del>
    </w:p>
    <w:p w14:paraId="788EA6E0" w14:textId="058D3C5F" w:rsidR="00AA31EA" w:rsidRPr="00AA31EA" w:rsidRDefault="009D1431" w:rsidP="000D35F9">
      <w:pPr>
        <w:pStyle w:val="ListParagraph"/>
        <w:numPr>
          <w:ilvl w:val="0"/>
          <w:numId w:val="27"/>
        </w:numPr>
      </w:pPr>
      <w:del w:id="432" w:author="Molly McEvilley" w:date="2024-09-24T14:45:00Z" w16du:dateUtc="2024-09-24T18:45:00Z">
        <w:r w:rsidDel="007F0B76">
          <w:delText>On or before</w:delText>
        </w:r>
      </w:del>
      <w:del w:id="433" w:author="Molly McEvilley" w:date="2024-09-24T18:02:00Z" w16du:dateUtc="2024-09-24T22:02:00Z">
        <w:r w:rsidDel="00281444">
          <w:delText xml:space="preserve"> </w:delText>
        </w:r>
      </w:del>
      <w:del w:id="434" w:author="Molly McEvilley" w:date="2024-09-24T14:48:00Z" w16du:dateUtc="2024-09-24T18:48:00Z">
        <w:r w:rsidDel="00106F7E">
          <w:delText xml:space="preserve">the earliest non-NULL value for </w:delText>
        </w:r>
      </w:del>
      <w:del w:id="435" w:author="Molly McEvilley" w:date="2024-09-24T18:02:00Z" w16du:dateUtc="2024-09-24T22:02:00Z">
        <w:r w:rsidDel="00281444">
          <w:delText>Project.</w:delText>
        </w:r>
        <w:r w:rsidRPr="009526E0" w:rsidDel="00281444">
          <w:rPr>
            <w:i/>
            <w:iCs/>
          </w:rPr>
          <w:delText>OperatingEndDate</w:delText>
        </w:r>
      </w:del>
      <w:del w:id="436" w:author="Molly McEvilley" w:date="2024-09-24T14:49:00Z" w16du:dateUtc="2024-09-24T18:49:00Z">
        <w:r w:rsidDel="0098607F">
          <w:delText>, [</w:delText>
        </w:r>
      </w:del>
      <w:del w:id="437" w:author="Molly McEvilley" w:date="2024-09-24T18:02:00Z" w16du:dateUtc="2024-09-24T22:02:00Z">
        <w:r w:rsidDel="00281444">
          <w:delText>Exit.</w:delText>
        </w:r>
        <w:r w:rsidRPr="00982618" w:rsidDel="00281444">
          <w:rPr>
            <w:i/>
            <w:iCs/>
          </w:rPr>
          <w:delText>ExitDate</w:delText>
        </w:r>
      </w:del>
      <w:del w:id="438" w:author="Molly McEvilley" w:date="2024-09-24T14:49:00Z" w16du:dateUtc="2024-09-24T18:49:00Z">
        <w:r w:rsidDel="0098607F">
          <w:delText xml:space="preserve"> – 1 day]</w:delText>
        </w:r>
      </w:del>
      <w:del w:id="439" w:author="Molly McEvilley" w:date="2024-09-24T14:50:00Z" w16du:dateUtc="2024-09-24T18:50:00Z">
        <w:r w:rsidR="00093B0A" w:rsidDel="006E0E54">
          <w:delText>,</w:delText>
        </w:r>
        <w:r w:rsidDel="006E0E54">
          <w:delText xml:space="preserve"> and</w:delText>
        </w:r>
      </w:del>
      <w:del w:id="440" w:author="Molly McEvilley" w:date="2024-09-24T18:02:00Z" w16du:dateUtc="2024-09-24T22:02:00Z">
        <w:r w:rsidDel="00281444">
          <w:delText xml:space="preserve"> </w:delText>
        </w:r>
        <w:r w:rsidRPr="001A0862" w:rsidDel="00281444">
          <w:rPr>
            <w:u w:val="single"/>
          </w:rPr>
          <w:delText>ReportEnd</w:delText>
        </w:r>
      </w:del>
      <w:del w:id="441" w:author="Molly McEvilley" w:date="2024-08-20T08:39:00Z" w16du:dateUtc="2024-08-20T12:39:00Z">
        <w:r w:rsidRPr="00A6067F" w:rsidDel="00D303D4">
          <w:delText xml:space="preserve"> </w:delText>
        </w:r>
      </w:del>
      <w:ins w:id="442" w:author="Molly McEvilley" w:date="2024-09-24T15:55:00Z" w16du:dateUtc="2024-09-24T19:55:00Z">
        <w:r w:rsidR="00AA31EA" w:rsidRPr="000D35F9">
          <w:t xml:space="preserve"> </w:t>
        </w:r>
      </w:ins>
    </w:p>
    <w:p w14:paraId="178A8792" w14:textId="77777777" w:rsidR="008C33C7" w:rsidRDefault="008C33C7" w:rsidP="008C33C7">
      <w:pPr>
        <w:pStyle w:val="Heading4"/>
      </w:pPr>
      <w:r>
        <w:t>EntryDate</w:t>
      </w:r>
    </w:p>
    <w:p w14:paraId="519F5BD1" w14:textId="264EBFBF" w:rsidR="0023092C" w:rsidRPr="0023092C" w:rsidRDefault="00DD4A8C" w:rsidP="000D35F9">
      <w:pPr>
        <w:rPr>
          <w:ins w:id="443" w:author="Molly McEvilley" w:date="2024-09-24T15:02:00Z" w16du:dateUtc="2024-09-24T19:02:00Z"/>
        </w:rPr>
      </w:pPr>
      <w:ins w:id="444" w:author="Molly McEvilley" w:date="2024-09-24T18:38:00Z" w16du:dateUtc="2024-09-24T22:38:00Z">
        <w:r>
          <w:t>To be included in the LSA, a</w:t>
        </w:r>
      </w:ins>
      <w:ins w:id="445" w:author="Molly McEvilley" w:date="2024-09-24T18:37:00Z" w16du:dateUtc="2024-09-24T22:37:00Z">
        <w:r w:rsidR="00371267">
          <w:t xml:space="preserve">n enrollment must have an </w:t>
        </w:r>
        <w:r w:rsidR="00371267" w:rsidRPr="00DD4A8C">
          <w:rPr>
            <w:i/>
            <w:iCs/>
            <w:rPrChange w:id="446" w:author="Molly McEvilley" w:date="2024-09-24T18:38:00Z" w16du:dateUtc="2024-09-24T22:38:00Z">
              <w:rPr/>
            </w:rPrChange>
          </w:rPr>
          <w:t>EntryDate</w:t>
        </w:r>
        <w:r w:rsidR="00371267">
          <w:t xml:space="preserve"> that me</w:t>
        </w:r>
      </w:ins>
      <w:ins w:id="447" w:author="Molly McEvilley" w:date="2024-09-24T18:38:00Z" w16du:dateUtc="2024-09-24T22:38:00Z">
        <w:r w:rsidR="00371267">
          <w:t>ets the following criteria</w:t>
        </w:r>
        <w:r>
          <w:t>:</w:t>
        </w:r>
      </w:ins>
    </w:p>
    <w:p w14:paraId="6B834854" w14:textId="25C05BCD" w:rsidR="00883825" w:rsidRDefault="00883825" w:rsidP="00883825">
      <w:pPr>
        <w:pStyle w:val="ListParagraph"/>
        <w:numPr>
          <w:ilvl w:val="0"/>
          <w:numId w:val="104"/>
        </w:numPr>
        <w:spacing w:before="0" w:after="160" w:line="259" w:lineRule="auto"/>
        <w:rPr>
          <w:ins w:id="448" w:author="Molly McEvilley" w:date="2024-09-24T15:02:00Z" w16du:dateUtc="2024-09-24T19:02:00Z"/>
        </w:rPr>
      </w:pPr>
      <w:ins w:id="449" w:author="Molly McEvilley" w:date="2024-09-24T15:02:00Z" w16du:dateUtc="2024-09-24T19:02:00Z">
        <w:r>
          <w:t xml:space="preserve">&lt;= </w:t>
        </w:r>
        <w:r w:rsidRPr="000D35F9">
          <w:rPr>
            <w:u w:val="single"/>
          </w:rPr>
          <w:t>ReportEnd</w:t>
        </w:r>
      </w:ins>
    </w:p>
    <w:p w14:paraId="267AACBD" w14:textId="1221923E" w:rsidR="00883825" w:rsidRDefault="00883825" w:rsidP="00883825">
      <w:pPr>
        <w:pStyle w:val="ListParagraph"/>
        <w:numPr>
          <w:ilvl w:val="0"/>
          <w:numId w:val="104"/>
        </w:numPr>
        <w:spacing w:before="0" w:after="160" w:line="259" w:lineRule="auto"/>
        <w:rPr>
          <w:ins w:id="450" w:author="Molly McEvilley" w:date="2024-09-24T15:02:00Z" w16du:dateUtc="2024-09-24T19:02:00Z"/>
        </w:rPr>
      </w:pPr>
      <w:ins w:id="451" w:author="Molly McEvilley" w:date="2024-09-24T15:02:00Z" w16du:dateUtc="2024-09-24T19:02:00Z">
        <w:r>
          <w:t xml:space="preserve">&lt; </w:t>
        </w:r>
      </w:ins>
      <w:ins w:id="452" w:author="Molly McEvilley" w:date="2024-09-24T15:28:00Z" w16du:dateUtc="2024-09-24T19:28:00Z">
        <w:r w:rsidR="0049252B">
          <w:rPr>
            <w:i/>
            <w:iCs/>
          </w:rPr>
          <w:t>OperatingEndDa</w:t>
        </w:r>
      </w:ins>
      <w:ins w:id="453" w:author="Molly McEvilley" w:date="2024-09-24T15:29:00Z" w16du:dateUtc="2024-09-24T19:29:00Z">
        <w:r w:rsidR="0049252B">
          <w:rPr>
            <w:i/>
            <w:iCs/>
          </w:rPr>
          <w:t>te</w:t>
        </w:r>
      </w:ins>
      <w:ins w:id="454" w:author="Molly McEvilley" w:date="2024-09-24T15:02:00Z" w16du:dateUtc="2024-09-24T19:02:00Z">
        <w:r>
          <w:t xml:space="preserve"> </w:t>
        </w:r>
      </w:ins>
      <w:ins w:id="455" w:author="Molly McEvilley" w:date="2024-09-24T15:30:00Z" w16du:dateUtc="2024-09-24T19:30:00Z">
        <w:r w:rsidR="00332E02">
          <w:t>(if not null)</w:t>
        </w:r>
      </w:ins>
    </w:p>
    <w:p w14:paraId="2C49BD75" w14:textId="37E96F01" w:rsidR="00883825" w:rsidRDefault="00883825" w:rsidP="000D35F9">
      <w:pPr>
        <w:pStyle w:val="ListParagraph"/>
        <w:numPr>
          <w:ilvl w:val="0"/>
          <w:numId w:val="104"/>
        </w:numPr>
        <w:spacing w:before="0" w:after="160" w:line="259" w:lineRule="auto"/>
        <w:rPr>
          <w:ins w:id="456" w:author="Molly McEvilley" w:date="2024-09-24T18:37:00Z" w16du:dateUtc="2024-09-24T22:37:00Z"/>
        </w:rPr>
      </w:pPr>
      <w:ins w:id="457" w:author="Molly McEvilley" w:date="2024-09-24T15:02:00Z" w16du:dateUtc="2024-09-24T19:02:00Z">
        <w:r>
          <w:t xml:space="preserve">&lt; </w:t>
        </w:r>
      </w:ins>
      <w:ins w:id="458" w:author="Molly McEvilley" w:date="2024-09-24T15:54:00Z" w16du:dateUtc="2024-09-24T19:54:00Z">
        <w:r w:rsidR="00AA31EA" w:rsidRPr="00AA31EA">
          <w:rPr>
            <w:bCs/>
          </w:rPr>
          <w:t>HMISStart</w:t>
        </w:r>
        <w:r w:rsidR="00AA31EA">
          <w:t xml:space="preserve"> </w:t>
        </w:r>
      </w:ins>
      <w:ins w:id="459" w:author="Molly McEvilley" w:date="2024-09-24T15:30:00Z" w16du:dateUtc="2024-09-24T19:30:00Z">
        <w:r w:rsidR="004F327B">
          <w:t>(if not null)</w:t>
        </w:r>
      </w:ins>
    </w:p>
    <w:p w14:paraId="339C6AC9" w14:textId="1117CD36" w:rsidR="00DD28B5" w:rsidRDefault="00A92122">
      <w:pPr>
        <w:spacing w:before="0" w:after="160" w:line="259" w:lineRule="auto"/>
        <w:rPr>
          <w:ins w:id="460" w:author="Molly McEvilley" w:date="2024-09-24T15:37:00Z" w16du:dateUtc="2024-09-24T19:37:00Z"/>
        </w:rPr>
        <w:pPrChange w:id="461" w:author="Molly McEvilley" w:date="2024-09-24T18:37:00Z" w16du:dateUtc="2024-09-24T22:37:00Z">
          <w:pPr>
            <w:pStyle w:val="ListParagraph"/>
            <w:numPr>
              <w:numId w:val="104"/>
            </w:numPr>
            <w:spacing w:before="0" w:after="160" w:line="259" w:lineRule="auto"/>
            <w:ind w:left="720"/>
          </w:pPr>
        </w:pPrChange>
      </w:pPr>
      <w:ins w:id="462" w:author="Molly McEvilley" w:date="2024-09-24T18:39:00Z" w16du:dateUtc="2024-09-24T22:39:00Z">
        <w:r>
          <w:t xml:space="preserve">Under some circumstances, the LSA will use an adjusted </w:t>
        </w:r>
        <w:r w:rsidR="0063308A" w:rsidRPr="00B32D3F">
          <w:rPr>
            <w:b/>
            <w:bCs/>
            <w:rPrChange w:id="463" w:author="Molly McEvilley" w:date="2024-09-24T18:40:00Z" w16du:dateUtc="2024-09-24T22:40:00Z">
              <w:rPr/>
            </w:rPrChange>
          </w:rPr>
          <w:t>EntryDate</w:t>
        </w:r>
      </w:ins>
      <w:ins w:id="464" w:author="Molly McEvilley" w:date="2024-09-24T18:50:00Z" w16du:dateUtc="2024-09-24T22:50:00Z">
        <w:r w:rsidR="0019671B">
          <w:t>:</w:t>
        </w:r>
      </w:ins>
    </w:p>
    <w:tbl>
      <w:tblPr>
        <w:tblStyle w:val="Style11"/>
        <w:tblW w:w="0" w:type="auto"/>
        <w:tblLook w:val="04A0" w:firstRow="1" w:lastRow="0" w:firstColumn="1" w:lastColumn="0" w:noHBand="0" w:noVBand="1"/>
        <w:tblPrChange w:id="465" w:author="Molly McEvilley" w:date="2024-09-24T18:36:00Z" w16du:dateUtc="2024-09-24T22:36:00Z">
          <w:tblPr>
            <w:tblStyle w:val="Style11"/>
            <w:tblW w:w="0" w:type="auto"/>
            <w:tblLook w:val="04A0" w:firstRow="1" w:lastRow="0" w:firstColumn="1" w:lastColumn="0" w:noHBand="0" w:noVBand="1"/>
          </w:tblPr>
        </w:tblPrChange>
      </w:tblPr>
      <w:tblGrid>
        <w:gridCol w:w="895"/>
        <w:gridCol w:w="5096"/>
        <w:gridCol w:w="3359"/>
        <w:tblGridChange w:id="466">
          <w:tblGrid>
            <w:gridCol w:w="895"/>
            <w:gridCol w:w="3780"/>
            <w:gridCol w:w="1316"/>
            <w:gridCol w:w="3359"/>
            <w:gridCol w:w="4675"/>
          </w:tblGrid>
        </w:tblGridChange>
      </w:tblGrid>
      <w:tr w:rsidR="00F8052E" w14:paraId="148B24F1" w14:textId="77777777" w:rsidTr="00134E70">
        <w:trPr>
          <w:cnfStyle w:val="100000000000" w:firstRow="1" w:lastRow="0" w:firstColumn="0" w:lastColumn="0" w:oddVBand="0" w:evenVBand="0" w:oddHBand="0" w:evenHBand="0" w:firstRowFirstColumn="0" w:firstRowLastColumn="0" w:lastRowFirstColumn="0" w:lastRowLastColumn="0"/>
          <w:trHeight w:val="548"/>
          <w:ins w:id="467" w:author="Molly McEvilley" w:date="2024-09-24T15:37:00Z"/>
          <w:trPrChange w:id="468" w:author="Molly McEvilley" w:date="2024-09-24T18:36:00Z" w16du:dateUtc="2024-09-24T22:36:00Z">
            <w:trPr>
              <w:trHeight w:val="548"/>
            </w:trPr>
          </w:trPrChange>
        </w:trPr>
        <w:tc>
          <w:tcPr>
            <w:cnfStyle w:val="001000000000" w:firstRow="0" w:lastRow="0" w:firstColumn="1" w:lastColumn="0" w:oddVBand="0" w:evenVBand="0" w:oddHBand="0" w:evenHBand="0" w:firstRowFirstColumn="0" w:firstRowLastColumn="0" w:lastRowFirstColumn="0" w:lastRowLastColumn="0"/>
            <w:tcW w:w="895" w:type="dxa"/>
            <w:tcPrChange w:id="469" w:author="Molly McEvilley" w:date="2024-09-24T18:36:00Z" w16du:dateUtc="2024-09-24T22:36:00Z">
              <w:tcPr>
                <w:tcW w:w="4675" w:type="dxa"/>
                <w:gridSpan w:val="2"/>
              </w:tcPr>
            </w:tcPrChange>
          </w:tcPr>
          <w:p w14:paraId="3AEE6048" w14:textId="594F00F4" w:rsidR="00F8052E" w:rsidRDefault="00F8052E" w:rsidP="005133DC">
            <w:pPr>
              <w:cnfStyle w:val="101000000000" w:firstRow="1" w:lastRow="0" w:firstColumn="1" w:lastColumn="0" w:oddVBand="0" w:evenVBand="0" w:oddHBand="0" w:evenHBand="0" w:firstRowFirstColumn="0" w:firstRowLastColumn="0" w:lastRowFirstColumn="0" w:lastRowLastColumn="0"/>
              <w:rPr>
                <w:ins w:id="470" w:author="Molly McEvilley" w:date="2024-09-24T18:36:00Z" w16du:dateUtc="2024-09-24T22:36:00Z"/>
              </w:rPr>
            </w:pPr>
            <w:ins w:id="471" w:author="Molly McEvilley" w:date="2024-09-24T18:36:00Z" w16du:dateUtc="2024-09-24T22:36:00Z">
              <w:r>
                <w:t>Priority</w:t>
              </w:r>
            </w:ins>
          </w:p>
        </w:tc>
        <w:tc>
          <w:tcPr>
            <w:tcW w:w="5096" w:type="dxa"/>
            <w:tcPrChange w:id="472" w:author="Molly McEvilley" w:date="2024-09-24T18:36:00Z" w16du:dateUtc="2024-09-24T22:36:00Z">
              <w:tcPr>
                <w:tcW w:w="4675" w:type="dxa"/>
                <w:gridSpan w:val="2"/>
              </w:tcPr>
            </w:tcPrChange>
          </w:tcPr>
          <w:p w14:paraId="49F129E1" w14:textId="723373CC" w:rsidR="00F8052E" w:rsidRDefault="00F8052E" w:rsidP="005133DC">
            <w:pPr>
              <w:cnfStyle w:val="100000000000" w:firstRow="1" w:lastRow="0" w:firstColumn="0" w:lastColumn="0" w:oddVBand="0" w:evenVBand="0" w:oddHBand="0" w:evenHBand="0" w:firstRowFirstColumn="0" w:firstRowLastColumn="0" w:lastRowFirstColumn="0" w:lastRowLastColumn="0"/>
              <w:rPr>
                <w:ins w:id="473" w:author="Molly McEvilley" w:date="2024-09-24T15:37:00Z" w16du:dateUtc="2024-09-24T19:37:00Z"/>
              </w:rPr>
            </w:pPr>
            <w:ins w:id="474" w:author="Molly McEvilley" w:date="2024-09-24T15:42:00Z" w16du:dateUtc="2024-09-24T19:42:00Z">
              <w:r>
                <w:t>Criteria</w:t>
              </w:r>
            </w:ins>
          </w:p>
        </w:tc>
        <w:tc>
          <w:tcPr>
            <w:tcW w:w="3359" w:type="dxa"/>
            <w:tcPrChange w:id="475" w:author="Molly McEvilley" w:date="2024-09-24T18:36:00Z" w16du:dateUtc="2024-09-24T22:36:00Z">
              <w:tcPr>
                <w:tcW w:w="4675" w:type="dxa"/>
              </w:tcPr>
            </w:tcPrChange>
          </w:tcPr>
          <w:p w14:paraId="43E0723B" w14:textId="236DCABC" w:rsidR="00F8052E" w:rsidRDefault="003D0830" w:rsidP="005133DC">
            <w:pPr>
              <w:cnfStyle w:val="100000000000" w:firstRow="1" w:lastRow="0" w:firstColumn="0" w:lastColumn="0" w:oddVBand="0" w:evenVBand="0" w:oddHBand="0" w:evenHBand="0" w:firstRowFirstColumn="0" w:firstRowLastColumn="0" w:lastRowFirstColumn="0" w:lastRowLastColumn="0"/>
              <w:rPr>
                <w:ins w:id="476" w:author="Molly McEvilley" w:date="2024-09-24T15:37:00Z" w16du:dateUtc="2024-09-24T19:37:00Z"/>
              </w:rPr>
            </w:pPr>
            <w:ins w:id="477" w:author="Molly McEvilley" w:date="2024-09-24T19:46:00Z" w16du:dateUtc="2024-09-24T23:46:00Z">
              <w:r>
                <w:t>Effective</w:t>
              </w:r>
            </w:ins>
            <w:ins w:id="478" w:author="Molly McEvilley" w:date="2024-09-24T15:43:00Z" w16du:dateUtc="2024-09-24T19:43:00Z">
              <w:r w:rsidR="00F8052E">
                <w:t xml:space="preserve"> Entry Date</w:t>
              </w:r>
            </w:ins>
          </w:p>
        </w:tc>
      </w:tr>
      <w:tr w:rsidR="00F8052E" w14:paraId="5ECC855B" w14:textId="77777777" w:rsidTr="00134E70">
        <w:trPr>
          <w:cnfStyle w:val="000000100000" w:firstRow="0" w:lastRow="0" w:firstColumn="0" w:lastColumn="0" w:oddVBand="0" w:evenVBand="0" w:oddHBand="1" w:evenHBand="0" w:firstRowFirstColumn="0" w:firstRowLastColumn="0" w:lastRowFirstColumn="0" w:lastRowLastColumn="0"/>
          <w:trHeight w:val="323"/>
          <w:ins w:id="479" w:author="Molly McEvilley" w:date="2024-09-24T18:31:00Z"/>
          <w:trPrChange w:id="480" w:author="Molly McEvilley" w:date="2024-09-24T18:36:00Z" w16du:dateUtc="2024-09-24T22:36:00Z">
            <w:trPr>
              <w:trHeight w:val="323"/>
            </w:trPr>
          </w:trPrChange>
        </w:trPr>
        <w:tc>
          <w:tcPr>
            <w:cnfStyle w:val="001000000000" w:firstRow="0" w:lastRow="0" w:firstColumn="1" w:lastColumn="0" w:oddVBand="0" w:evenVBand="0" w:oddHBand="0" w:evenHBand="0" w:firstRowFirstColumn="0" w:firstRowLastColumn="0" w:lastRowFirstColumn="0" w:lastRowLastColumn="0"/>
            <w:tcW w:w="895" w:type="dxa"/>
            <w:tcPrChange w:id="481" w:author="Molly McEvilley" w:date="2024-09-24T18:36:00Z" w16du:dateUtc="2024-09-24T22:36:00Z">
              <w:tcPr>
                <w:tcW w:w="4675" w:type="dxa"/>
                <w:gridSpan w:val="2"/>
              </w:tcPr>
            </w:tcPrChange>
          </w:tcPr>
          <w:p w14:paraId="5D48A653" w14:textId="6C92D750" w:rsidR="00F8052E" w:rsidRPr="000D35F9" w:rsidRDefault="00134E70" w:rsidP="00CA0862">
            <w:pPr>
              <w:pStyle w:val="NoSpacing"/>
              <w:cnfStyle w:val="001000100000" w:firstRow="0" w:lastRow="0" w:firstColumn="1" w:lastColumn="0" w:oddVBand="0" w:evenVBand="0" w:oddHBand="1" w:evenHBand="0" w:firstRowFirstColumn="0" w:firstRowLastColumn="0" w:lastRowFirstColumn="0" w:lastRowLastColumn="0"/>
              <w:rPr>
                <w:ins w:id="482" w:author="Molly McEvilley" w:date="2024-09-24T18:36:00Z" w16du:dateUtc="2024-09-24T22:36:00Z"/>
              </w:rPr>
            </w:pPr>
            <w:ins w:id="483" w:author="Molly McEvilley" w:date="2024-09-24T18:36:00Z" w16du:dateUtc="2024-09-24T22:36:00Z">
              <w:r>
                <w:t>1</w:t>
              </w:r>
            </w:ins>
          </w:p>
        </w:tc>
        <w:tc>
          <w:tcPr>
            <w:tcW w:w="5096" w:type="dxa"/>
            <w:tcPrChange w:id="484" w:author="Molly McEvilley" w:date="2024-09-24T18:36:00Z" w16du:dateUtc="2024-09-24T22:36:00Z">
              <w:tcPr>
                <w:tcW w:w="4675" w:type="dxa"/>
                <w:gridSpan w:val="2"/>
              </w:tcPr>
            </w:tcPrChange>
          </w:tcPr>
          <w:p w14:paraId="2CB47A08" w14:textId="42449D05" w:rsidR="00F8052E" w:rsidRDefault="00F8052E">
            <w:pPr>
              <w:pStyle w:val="NoSpacing"/>
              <w:cnfStyle w:val="000000100000" w:firstRow="0" w:lastRow="0" w:firstColumn="0" w:lastColumn="0" w:oddVBand="0" w:evenVBand="0" w:oddHBand="1" w:evenHBand="0" w:firstRowFirstColumn="0" w:firstRowLastColumn="0" w:lastRowFirstColumn="0" w:lastRowLastColumn="0"/>
              <w:rPr>
                <w:ins w:id="485" w:author="Molly McEvilley" w:date="2024-09-24T18:31:00Z" w16du:dateUtc="2024-09-24T22:31:00Z"/>
              </w:rPr>
              <w:pPrChange w:id="486" w:author="Molly McEvilley" w:date="2024-09-24T18:34:00Z" w16du:dateUtc="2024-09-24T22:34:00Z">
                <w:pPr>
                  <w:cnfStyle w:val="000000100000" w:firstRow="0" w:lastRow="0" w:firstColumn="0" w:lastColumn="0" w:oddVBand="0" w:evenVBand="0" w:oddHBand="1" w:evenHBand="0" w:firstRowFirstColumn="0" w:firstRowLastColumn="0" w:lastRowFirstColumn="0" w:lastRowLastColumn="0"/>
                </w:pPr>
              </w:pPrChange>
            </w:pPr>
            <w:ins w:id="487" w:author="Molly McEvilley" w:date="2024-09-24T18:31:00Z" w16du:dateUtc="2024-09-24T22:31:00Z">
              <w:r w:rsidRPr="0063308A">
                <w:rPr>
                  <w:i/>
                  <w:iCs/>
                  <w:rPrChange w:id="488" w:author="Molly McEvilley" w:date="2024-09-24T18:39:00Z" w16du:dateUtc="2024-09-24T22:39:00Z">
                    <w:rPr>
                      <w:rFonts w:eastAsiaTheme="minorHAnsi"/>
                      <w:szCs w:val="22"/>
                    </w:rPr>
                  </w:rPrChange>
                </w:rPr>
                <w:t>ProjectType</w:t>
              </w:r>
              <w:r>
                <w:t xml:space="preserve"> = 1</w:t>
              </w:r>
            </w:ins>
          </w:p>
        </w:tc>
        <w:tc>
          <w:tcPr>
            <w:tcW w:w="3359" w:type="dxa"/>
            <w:tcPrChange w:id="489" w:author="Molly McEvilley" w:date="2024-09-24T18:36:00Z" w16du:dateUtc="2024-09-24T22:36:00Z">
              <w:tcPr>
                <w:tcW w:w="4675" w:type="dxa"/>
              </w:tcPr>
            </w:tcPrChange>
          </w:tcPr>
          <w:p w14:paraId="22BA43EC" w14:textId="3E1C3C20" w:rsidR="00F8052E" w:rsidRDefault="00F8052E">
            <w:pPr>
              <w:pStyle w:val="NoSpacing"/>
              <w:cnfStyle w:val="000000100000" w:firstRow="0" w:lastRow="0" w:firstColumn="0" w:lastColumn="0" w:oddVBand="0" w:evenVBand="0" w:oddHBand="1" w:evenHBand="0" w:firstRowFirstColumn="0" w:firstRowLastColumn="0" w:lastRowFirstColumn="0" w:lastRowLastColumn="0"/>
              <w:rPr>
                <w:ins w:id="490" w:author="Molly McEvilley" w:date="2024-09-24T18:31:00Z" w16du:dateUtc="2024-09-24T22:31:00Z"/>
              </w:rPr>
              <w:pPrChange w:id="491" w:author="Molly McEvilley" w:date="2024-09-24T18:34:00Z" w16du:dateUtc="2024-09-24T22:34:00Z">
                <w:pPr>
                  <w:cnfStyle w:val="000000100000" w:firstRow="0" w:lastRow="0" w:firstColumn="0" w:lastColumn="0" w:oddVBand="0" w:evenVBand="0" w:oddHBand="1" w:evenHBand="0" w:firstRowFirstColumn="0" w:firstRowLastColumn="0" w:lastRowFirstColumn="0" w:lastRowLastColumn="0"/>
                </w:pPr>
              </w:pPrChange>
            </w:pPr>
            <w:ins w:id="492" w:author="Molly McEvilley" w:date="2024-09-24T18:31:00Z" w16du:dateUtc="2024-09-24T22:31:00Z">
              <w:r>
                <w:rPr>
                  <w:b/>
                </w:rPr>
                <w:t>FirstBedNight</w:t>
              </w:r>
            </w:ins>
          </w:p>
        </w:tc>
      </w:tr>
      <w:tr w:rsidR="00F8052E" w14:paraId="7F91196F" w14:textId="77777777" w:rsidTr="00134E70">
        <w:trPr>
          <w:cnfStyle w:val="000000010000" w:firstRow="0" w:lastRow="0" w:firstColumn="0" w:lastColumn="0" w:oddVBand="0" w:evenVBand="0" w:oddHBand="0" w:evenHBand="1" w:firstRowFirstColumn="0" w:firstRowLastColumn="0" w:lastRowFirstColumn="0" w:lastRowLastColumn="0"/>
          <w:trHeight w:val="485"/>
          <w:ins w:id="493" w:author="Molly McEvilley" w:date="2024-09-24T15:41:00Z"/>
          <w:trPrChange w:id="494" w:author="Molly McEvilley" w:date="2024-09-24T18:36:00Z" w16du:dateUtc="2024-09-24T22:36:00Z">
            <w:trPr>
              <w:trHeight w:val="485"/>
            </w:trPr>
          </w:trPrChange>
        </w:trPr>
        <w:tc>
          <w:tcPr>
            <w:cnfStyle w:val="001000000000" w:firstRow="0" w:lastRow="0" w:firstColumn="1" w:lastColumn="0" w:oddVBand="0" w:evenVBand="0" w:oddHBand="0" w:evenHBand="0" w:firstRowFirstColumn="0" w:firstRowLastColumn="0" w:lastRowFirstColumn="0" w:lastRowLastColumn="0"/>
            <w:tcW w:w="895" w:type="dxa"/>
            <w:tcPrChange w:id="495" w:author="Molly McEvilley" w:date="2024-09-24T18:36:00Z" w16du:dateUtc="2024-09-24T22:36:00Z">
              <w:tcPr>
                <w:tcW w:w="4675" w:type="dxa"/>
                <w:gridSpan w:val="2"/>
              </w:tcPr>
            </w:tcPrChange>
          </w:tcPr>
          <w:p w14:paraId="2FDBEB03" w14:textId="224FBFDB" w:rsidR="00F8052E" w:rsidRPr="00131AFC" w:rsidRDefault="00134E70" w:rsidP="00CA0862">
            <w:pPr>
              <w:pStyle w:val="NoSpacing"/>
              <w:cnfStyle w:val="001000010000" w:firstRow="0" w:lastRow="0" w:firstColumn="1" w:lastColumn="0" w:oddVBand="0" w:evenVBand="0" w:oddHBand="0" w:evenHBand="1" w:firstRowFirstColumn="0" w:firstRowLastColumn="0" w:lastRowFirstColumn="0" w:lastRowLastColumn="0"/>
              <w:rPr>
                <w:ins w:id="496" w:author="Molly McEvilley" w:date="2024-09-24T18:36:00Z" w16du:dateUtc="2024-09-24T22:36:00Z"/>
              </w:rPr>
            </w:pPr>
            <w:ins w:id="497" w:author="Molly McEvilley" w:date="2024-09-24T18:36:00Z" w16du:dateUtc="2024-09-24T22:36:00Z">
              <w:r>
                <w:t>2</w:t>
              </w:r>
            </w:ins>
          </w:p>
        </w:tc>
        <w:tc>
          <w:tcPr>
            <w:tcW w:w="5096" w:type="dxa"/>
            <w:tcPrChange w:id="498" w:author="Molly McEvilley" w:date="2024-09-24T18:36:00Z" w16du:dateUtc="2024-09-24T22:36:00Z">
              <w:tcPr>
                <w:tcW w:w="4675" w:type="dxa"/>
                <w:gridSpan w:val="2"/>
              </w:tcPr>
            </w:tcPrChange>
          </w:tcPr>
          <w:p w14:paraId="2626A4C6" w14:textId="79BF02D0" w:rsidR="00F8052E" w:rsidRDefault="00F8052E" w:rsidP="00CA0862">
            <w:pPr>
              <w:pStyle w:val="NoSpacing"/>
              <w:cnfStyle w:val="000000010000" w:firstRow="0" w:lastRow="0" w:firstColumn="0" w:lastColumn="0" w:oddVBand="0" w:evenVBand="0" w:oddHBand="0" w:evenHBand="1" w:firstRowFirstColumn="0" w:firstRowLastColumn="0" w:lastRowFirstColumn="0" w:lastRowLastColumn="0"/>
              <w:rPr>
                <w:ins w:id="499" w:author="Molly McEvilley" w:date="2024-09-24T15:41:00Z" w16du:dateUtc="2024-09-24T19:41:00Z"/>
              </w:rPr>
            </w:pPr>
            <w:ins w:id="500" w:author="Molly McEvilley" w:date="2024-09-24T15:41:00Z" w16du:dateUtc="2024-09-24T19:41:00Z">
              <w:r w:rsidRPr="0063308A">
                <w:rPr>
                  <w:i/>
                  <w:iCs/>
                  <w:rPrChange w:id="501" w:author="Molly McEvilley" w:date="2024-09-24T18:39:00Z" w16du:dateUtc="2024-09-24T22:39:00Z">
                    <w:rPr/>
                  </w:rPrChange>
                </w:rPr>
                <w:t>EntryDate</w:t>
              </w:r>
              <w:r>
                <w:t xml:space="preserve"> &gt;= </w:t>
              </w:r>
              <w:r w:rsidRPr="00131AFC">
                <w:rPr>
                  <w:b/>
                </w:rPr>
                <w:t>HMISStart</w:t>
              </w:r>
              <w:r>
                <w:t>; and</w:t>
              </w:r>
            </w:ins>
          </w:p>
          <w:p w14:paraId="5A0C52BA" w14:textId="6E7B5B06" w:rsidR="00F8052E" w:rsidRPr="00F94CA8" w:rsidRDefault="00F8052E" w:rsidP="00CA0862">
            <w:pPr>
              <w:pStyle w:val="NoSpacing"/>
              <w:cnfStyle w:val="000000010000" w:firstRow="0" w:lastRow="0" w:firstColumn="0" w:lastColumn="0" w:oddVBand="0" w:evenVBand="0" w:oddHBand="0" w:evenHBand="1" w:firstRowFirstColumn="0" w:firstRowLastColumn="0" w:lastRowFirstColumn="0" w:lastRowLastColumn="0"/>
              <w:rPr>
                <w:ins w:id="502" w:author="Molly McEvilley" w:date="2024-09-24T15:41:00Z" w16du:dateUtc="2024-09-24T19:41:00Z"/>
              </w:rPr>
            </w:pPr>
            <w:ins w:id="503" w:author="Molly McEvilley" w:date="2024-09-24T15:41:00Z" w16du:dateUtc="2024-09-24T19:41:00Z">
              <w:r w:rsidRPr="0063308A">
                <w:rPr>
                  <w:i/>
                  <w:iCs/>
                  <w:rPrChange w:id="504" w:author="Molly McEvilley" w:date="2024-09-24T18:39:00Z" w16du:dateUtc="2024-09-24T22:39:00Z">
                    <w:rPr/>
                  </w:rPrChange>
                </w:rPr>
                <w:t>EntryDate</w:t>
              </w:r>
              <w:r>
                <w:t xml:space="preserve"> &gt;= </w:t>
              </w:r>
              <w:r w:rsidRPr="0063308A">
                <w:rPr>
                  <w:i/>
                  <w:iCs/>
                  <w:rPrChange w:id="505" w:author="Molly McEvilley" w:date="2024-09-24T18:39:00Z" w16du:dateUtc="2024-09-24T22:39:00Z">
                    <w:rPr/>
                  </w:rPrChange>
                </w:rPr>
                <w:t>OperatingStartDate</w:t>
              </w:r>
            </w:ins>
          </w:p>
        </w:tc>
        <w:tc>
          <w:tcPr>
            <w:tcW w:w="3359" w:type="dxa"/>
            <w:tcPrChange w:id="506" w:author="Molly McEvilley" w:date="2024-09-24T18:36:00Z" w16du:dateUtc="2024-09-24T22:36:00Z">
              <w:tcPr>
                <w:tcW w:w="4675" w:type="dxa"/>
              </w:tcPr>
            </w:tcPrChange>
          </w:tcPr>
          <w:p w14:paraId="25CE8A01" w14:textId="0FDE7FEC" w:rsidR="00F8052E" w:rsidRDefault="00F8052E" w:rsidP="00CA0862">
            <w:pPr>
              <w:pStyle w:val="NoSpacing"/>
              <w:cnfStyle w:val="000000010000" w:firstRow="0" w:lastRow="0" w:firstColumn="0" w:lastColumn="0" w:oddVBand="0" w:evenVBand="0" w:oddHBand="0" w:evenHBand="1" w:firstRowFirstColumn="0" w:firstRowLastColumn="0" w:lastRowFirstColumn="0" w:lastRowLastColumn="0"/>
              <w:rPr>
                <w:ins w:id="507" w:author="Molly McEvilley" w:date="2024-09-24T15:41:00Z" w16du:dateUtc="2024-09-24T19:41:00Z"/>
              </w:rPr>
            </w:pPr>
            <w:ins w:id="508" w:author="Molly McEvilley" w:date="2024-09-24T15:43:00Z" w16du:dateUtc="2024-09-24T19:43:00Z">
              <w:r w:rsidRPr="00134E70">
                <w:rPr>
                  <w:i/>
                  <w:iCs/>
                  <w:rPrChange w:id="509" w:author="Molly McEvilley" w:date="2024-09-24T18:36:00Z" w16du:dateUtc="2024-09-24T22:36:00Z">
                    <w:rPr/>
                  </w:rPrChange>
                </w:rPr>
                <w:t>EntryDate</w:t>
              </w:r>
              <w:r>
                <w:t xml:space="preserve"> </w:t>
              </w:r>
            </w:ins>
          </w:p>
        </w:tc>
      </w:tr>
      <w:tr w:rsidR="00F8052E" w14:paraId="43EC1CC1" w14:textId="77777777" w:rsidTr="00134E70">
        <w:trPr>
          <w:cnfStyle w:val="000000100000" w:firstRow="0" w:lastRow="0" w:firstColumn="0" w:lastColumn="0" w:oddVBand="0" w:evenVBand="0" w:oddHBand="1" w:evenHBand="0" w:firstRowFirstColumn="0" w:firstRowLastColumn="0" w:lastRowFirstColumn="0" w:lastRowLastColumn="0"/>
          <w:ins w:id="510" w:author="Molly McEvilley" w:date="2024-09-24T15:44:00Z"/>
        </w:trPr>
        <w:tc>
          <w:tcPr>
            <w:cnfStyle w:val="001000000000" w:firstRow="0" w:lastRow="0" w:firstColumn="1" w:lastColumn="0" w:oddVBand="0" w:evenVBand="0" w:oddHBand="0" w:evenHBand="0" w:firstRowFirstColumn="0" w:firstRowLastColumn="0" w:lastRowFirstColumn="0" w:lastRowLastColumn="0"/>
            <w:tcW w:w="895" w:type="dxa"/>
            <w:tcPrChange w:id="511" w:author="Molly McEvilley" w:date="2024-09-24T18:36:00Z" w16du:dateUtc="2024-09-24T22:36:00Z">
              <w:tcPr>
                <w:tcW w:w="4675" w:type="dxa"/>
                <w:gridSpan w:val="2"/>
              </w:tcPr>
            </w:tcPrChange>
          </w:tcPr>
          <w:p w14:paraId="7A13F3BE" w14:textId="0B16BFB5" w:rsidR="00F8052E" w:rsidRDefault="00134E70" w:rsidP="00CA0862">
            <w:pPr>
              <w:pStyle w:val="NoSpacing"/>
              <w:cnfStyle w:val="001000100000" w:firstRow="0" w:lastRow="0" w:firstColumn="1" w:lastColumn="0" w:oddVBand="0" w:evenVBand="0" w:oddHBand="1" w:evenHBand="0" w:firstRowFirstColumn="0" w:firstRowLastColumn="0" w:lastRowFirstColumn="0" w:lastRowLastColumn="0"/>
              <w:rPr>
                <w:ins w:id="512" w:author="Molly McEvilley" w:date="2024-09-24T18:36:00Z" w16du:dateUtc="2024-09-24T22:36:00Z"/>
              </w:rPr>
            </w:pPr>
            <w:ins w:id="513" w:author="Molly McEvilley" w:date="2024-09-24T18:36:00Z" w16du:dateUtc="2024-09-24T22:36:00Z">
              <w:r>
                <w:t>3</w:t>
              </w:r>
            </w:ins>
          </w:p>
        </w:tc>
        <w:tc>
          <w:tcPr>
            <w:tcW w:w="5096" w:type="dxa"/>
            <w:tcPrChange w:id="514" w:author="Molly McEvilley" w:date="2024-09-24T18:36:00Z" w16du:dateUtc="2024-09-24T22:36:00Z">
              <w:tcPr>
                <w:tcW w:w="4675" w:type="dxa"/>
                <w:gridSpan w:val="2"/>
              </w:tcPr>
            </w:tcPrChange>
          </w:tcPr>
          <w:p w14:paraId="09120E72" w14:textId="76AA3082" w:rsidR="00F8052E" w:rsidRPr="002C5E4B" w:rsidRDefault="00F8052E" w:rsidP="00CA0862">
            <w:pPr>
              <w:pStyle w:val="NoSpacing"/>
              <w:cnfStyle w:val="000000100000" w:firstRow="0" w:lastRow="0" w:firstColumn="0" w:lastColumn="0" w:oddVBand="0" w:evenVBand="0" w:oddHBand="1" w:evenHBand="0" w:firstRowFirstColumn="0" w:firstRowLastColumn="0" w:lastRowFirstColumn="0" w:lastRowLastColumn="0"/>
              <w:rPr>
                <w:ins w:id="515" w:author="Molly McEvilley" w:date="2024-09-24T15:44:00Z" w16du:dateUtc="2024-09-24T19:44:00Z"/>
              </w:rPr>
            </w:pPr>
            <w:ins w:id="516" w:author="Molly McEvilley" w:date="2024-09-24T15:46:00Z" w16du:dateUtc="2024-09-24T19:46:00Z">
              <w:r w:rsidRPr="0063308A">
                <w:rPr>
                  <w:b/>
                  <w:bCs/>
                  <w:rPrChange w:id="517" w:author="Molly McEvilley" w:date="2024-09-24T18:40:00Z" w16du:dateUtc="2024-09-24T22:40:00Z">
                    <w:rPr/>
                  </w:rPrChange>
                </w:rPr>
                <w:t>HMISStart</w:t>
              </w:r>
              <w:r>
                <w:t xml:space="preserve"> &gt; </w:t>
              </w:r>
              <w:r w:rsidRPr="0063308A">
                <w:rPr>
                  <w:i/>
                  <w:iCs/>
                  <w:rPrChange w:id="518" w:author="Molly McEvilley" w:date="2024-09-24T18:40:00Z" w16du:dateUtc="2024-09-24T22:40:00Z">
                    <w:rPr/>
                  </w:rPrChange>
                </w:rPr>
                <w:t>OperatingStartDate</w:t>
              </w:r>
              <w:r>
                <w:t xml:space="preserve"> </w:t>
              </w:r>
            </w:ins>
          </w:p>
        </w:tc>
        <w:tc>
          <w:tcPr>
            <w:tcW w:w="3359" w:type="dxa"/>
            <w:tcPrChange w:id="519" w:author="Molly McEvilley" w:date="2024-09-24T18:36:00Z" w16du:dateUtc="2024-09-24T22:36:00Z">
              <w:tcPr>
                <w:tcW w:w="4675" w:type="dxa"/>
              </w:tcPr>
            </w:tcPrChange>
          </w:tcPr>
          <w:p w14:paraId="14C0CFAF" w14:textId="430DA08D" w:rsidR="00F8052E" w:rsidRDefault="00F8052E">
            <w:pPr>
              <w:pStyle w:val="NoSpacing"/>
              <w:cnfStyle w:val="000000100000" w:firstRow="0" w:lastRow="0" w:firstColumn="0" w:lastColumn="0" w:oddVBand="0" w:evenVBand="0" w:oddHBand="1" w:evenHBand="0" w:firstRowFirstColumn="0" w:firstRowLastColumn="0" w:lastRowFirstColumn="0" w:lastRowLastColumn="0"/>
              <w:rPr>
                <w:ins w:id="520" w:author="Molly McEvilley" w:date="2024-09-24T15:44:00Z" w16du:dateUtc="2024-09-24T19:44:00Z"/>
                <w:b/>
              </w:rPr>
              <w:pPrChange w:id="521" w:author="Molly McEvilley" w:date="2024-09-24T18:34:00Z" w16du:dateUtc="2024-09-24T22:34:00Z">
                <w:pPr>
                  <w:cnfStyle w:val="000000100000" w:firstRow="0" w:lastRow="0" w:firstColumn="0" w:lastColumn="0" w:oddVBand="0" w:evenVBand="0" w:oddHBand="1" w:evenHBand="0" w:firstRowFirstColumn="0" w:firstRowLastColumn="0" w:lastRowFirstColumn="0" w:lastRowLastColumn="0"/>
                </w:pPr>
              </w:pPrChange>
            </w:pPr>
            <w:ins w:id="522" w:author="Molly McEvilley" w:date="2024-09-24T15:47:00Z" w16du:dateUtc="2024-09-24T19:47:00Z">
              <w:r>
                <w:rPr>
                  <w:b/>
                </w:rPr>
                <w:t>HMISStart</w:t>
              </w:r>
            </w:ins>
          </w:p>
        </w:tc>
      </w:tr>
      <w:tr w:rsidR="00F8052E" w14:paraId="7AE79271" w14:textId="77777777" w:rsidTr="00134E70">
        <w:trPr>
          <w:cnfStyle w:val="000000010000" w:firstRow="0" w:lastRow="0" w:firstColumn="0" w:lastColumn="0" w:oddVBand="0" w:evenVBand="0" w:oddHBand="0" w:evenHBand="1" w:firstRowFirstColumn="0" w:firstRowLastColumn="0" w:lastRowFirstColumn="0" w:lastRowLastColumn="0"/>
          <w:ins w:id="523" w:author="Molly McEvilley" w:date="2024-09-24T15:47:00Z"/>
        </w:trPr>
        <w:tc>
          <w:tcPr>
            <w:cnfStyle w:val="001000000000" w:firstRow="0" w:lastRow="0" w:firstColumn="1" w:lastColumn="0" w:oddVBand="0" w:evenVBand="0" w:oddHBand="0" w:evenHBand="0" w:firstRowFirstColumn="0" w:firstRowLastColumn="0" w:lastRowFirstColumn="0" w:lastRowLastColumn="0"/>
            <w:tcW w:w="895" w:type="dxa"/>
            <w:tcPrChange w:id="524" w:author="Molly McEvilley" w:date="2024-09-24T18:36:00Z" w16du:dateUtc="2024-09-24T22:36:00Z">
              <w:tcPr>
                <w:tcW w:w="4675" w:type="dxa"/>
                <w:gridSpan w:val="2"/>
              </w:tcPr>
            </w:tcPrChange>
          </w:tcPr>
          <w:p w14:paraId="17AD31C3" w14:textId="7A0F4076" w:rsidR="00F8052E" w:rsidRDefault="00134E70" w:rsidP="00CA0862">
            <w:pPr>
              <w:pStyle w:val="NoSpacing"/>
              <w:cnfStyle w:val="001000010000" w:firstRow="0" w:lastRow="0" w:firstColumn="1" w:lastColumn="0" w:oddVBand="0" w:evenVBand="0" w:oddHBand="0" w:evenHBand="1" w:firstRowFirstColumn="0" w:firstRowLastColumn="0" w:lastRowFirstColumn="0" w:lastRowLastColumn="0"/>
              <w:rPr>
                <w:ins w:id="525" w:author="Molly McEvilley" w:date="2024-09-24T18:36:00Z" w16du:dateUtc="2024-09-24T22:36:00Z"/>
              </w:rPr>
            </w:pPr>
            <w:ins w:id="526" w:author="Molly McEvilley" w:date="2024-09-24T18:36:00Z" w16du:dateUtc="2024-09-24T22:36:00Z">
              <w:r>
                <w:t>4</w:t>
              </w:r>
            </w:ins>
          </w:p>
        </w:tc>
        <w:tc>
          <w:tcPr>
            <w:tcW w:w="5096" w:type="dxa"/>
            <w:tcPrChange w:id="527" w:author="Molly McEvilley" w:date="2024-09-24T18:36:00Z" w16du:dateUtc="2024-09-24T22:36:00Z">
              <w:tcPr>
                <w:tcW w:w="4675" w:type="dxa"/>
                <w:gridSpan w:val="2"/>
              </w:tcPr>
            </w:tcPrChange>
          </w:tcPr>
          <w:p w14:paraId="633A80CA" w14:textId="46CF3EE8" w:rsidR="00F8052E" w:rsidRDefault="00F8052E" w:rsidP="00CA0862">
            <w:pPr>
              <w:pStyle w:val="NoSpacing"/>
              <w:cnfStyle w:val="000000010000" w:firstRow="0" w:lastRow="0" w:firstColumn="0" w:lastColumn="0" w:oddVBand="0" w:evenVBand="0" w:oddHBand="0" w:evenHBand="1" w:firstRowFirstColumn="0" w:firstRowLastColumn="0" w:lastRowFirstColumn="0" w:lastRowLastColumn="0"/>
              <w:rPr>
                <w:ins w:id="528" w:author="Molly McEvilley" w:date="2024-09-24T15:47:00Z" w16du:dateUtc="2024-09-24T19:47:00Z"/>
              </w:rPr>
            </w:pPr>
            <w:ins w:id="529" w:author="Molly McEvilley" w:date="2024-09-24T15:47:00Z" w16du:dateUtc="2024-09-24T19:47:00Z">
              <w:r>
                <w:t>(any other)</w:t>
              </w:r>
            </w:ins>
          </w:p>
        </w:tc>
        <w:tc>
          <w:tcPr>
            <w:tcW w:w="3359" w:type="dxa"/>
            <w:tcPrChange w:id="530" w:author="Molly McEvilley" w:date="2024-09-24T18:36:00Z" w16du:dateUtc="2024-09-24T22:36:00Z">
              <w:tcPr>
                <w:tcW w:w="4675" w:type="dxa"/>
              </w:tcPr>
            </w:tcPrChange>
          </w:tcPr>
          <w:p w14:paraId="566BA6B7" w14:textId="05F1C873" w:rsidR="00F8052E" w:rsidRPr="00134E70" w:rsidRDefault="00F8052E">
            <w:pPr>
              <w:pStyle w:val="NoSpacing"/>
              <w:cnfStyle w:val="000000010000" w:firstRow="0" w:lastRow="0" w:firstColumn="0" w:lastColumn="0" w:oddVBand="0" w:evenVBand="0" w:oddHBand="0" w:evenHBand="1" w:firstRowFirstColumn="0" w:firstRowLastColumn="0" w:lastRowFirstColumn="0" w:lastRowLastColumn="0"/>
              <w:rPr>
                <w:ins w:id="531" w:author="Molly McEvilley" w:date="2024-09-24T15:47:00Z" w16du:dateUtc="2024-09-24T19:47:00Z"/>
                <w:i/>
                <w:iCs/>
                <w:rPrChange w:id="532" w:author="Molly McEvilley" w:date="2024-09-24T18:36:00Z" w16du:dateUtc="2024-09-24T22:36:00Z">
                  <w:rPr>
                    <w:ins w:id="533" w:author="Molly McEvilley" w:date="2024-09-24T15:47:00Z" w16du:dateUtc="2024-09-24T19:47:00Z"/>
                  </w:rPr>
                </w:rPrChange>
              </w:rPr>
              <w:pPrChange w:id="534" w:author="Molly McEvilley" w:date="2024-09-24T18:34:00Z" w16du:dateUtc="2024-09-24T22:34:00Z">
                <w:pPr>
                  <w:cnfStyle w:val="000000010000" w:firstRow="0" w:lastRow="0" w:firstColumn="0" w:lastColumn="0" w:oddVBand="0" w:evenVBand="0" w:oddHBand="0" w:evenHBand="1" w:firstRowFirstColumn="0" w:firstRowLastColumn="0" w:lastRowFirstColumn="0" w:lastRowLastColumn="0"/>
                </w:pPr>
              </w:pPrChange>
            </w:pPr>
            <w:ins w:id="535" w:author="Molly McEvilley" w:date="2024-09-24T15:47:00Z" w16du:dateUtc="2024-09-24T19:47:00Z">
              <w:r w:rsidRPr="00134E70">
                <w:rPr>
                  <w:i/>
                  <w:iCs/>
                  <w:rPrChange w:id="536" w:author="Molly McEvilley" w:date="2024-09-24T18:36:00Z" w16du:dateUtc="2024-09-24T22:36:00Z">
                    <w:rPr>
                      <w:rFonts w:eastAsiaTheme="minorHAnsi"/>
                      <w:szCs w:val="22"/>
                    </w:rPr>
                  </w:rPrChange>
                </w:rPr>
                <w:t>OperatingStartDate</w:t>
              </w:r>
            </w:ins>
          </w:p>
        </w:tc>
      </w:tr>
    </w:tbl>
    <w:p w14:paraId="12C6E040" w14:textId="1EC207BC" w:rsidR="008C33C7" w:rsidDel="00134E70" w:rsidRDefault="009B4418" w:rsidP="008C33C7">
      <w:pPr>
        <w:rPr>
          <w:del w:id="537" w:author="Molly McEvilley" w:date="2024-09-24T18:37:00Z" w16du:dateUtc="2024-09-24T22:37:00Z"/>
        </w:rPr>
      </w:pPr>
      <w:del w:id="538" w:author="Molly McEvilley" w:date="2024-09-24T18:37:00Z" w16du:dateUtc="2024-09-24T22:37:00Z">
        <w:r w:rsidDel="00134E70">
          <w:delText xml:space="preserve">. </w:delText>
        </w:r>
        <w:r w:rsidR="008C33C7" w:rsidDel="00134E70">
          <w:delText xml:space="preserve">For </w:delText>
        </w:r>
        <w:r w:rsidR="004949B3" w:rsidDel="00134E70">
          <w:delText>night-by-night</w:delText>
        </w:r>
        <w:r w:rsidR="008C33C7" w:rsidDel="00134E70">
          <w:delText xml:space="preserve"> enrollments (Project.</w:delText>
        </w:r>
        <w:r w:rsidR="008C33C7" w:rsidRPr="007A3895" w:rsidDel="00134E70">
          <w:rPr>
            <w:i/>
            <w:iCs/>
          </w:rPr>
          <w:delText>ProjectType</w:delText>
        </w:r>
        <w:r w:rsidR="008C33C7" w:rsidDel="00134E70">
          <w:delText xml:space="preserve"> = 1), tlsa_HHID.</w:delText>
        </w:r>
        <w:r w:rsidR="008C33C7" w:rsidRPr="007A3895" w:rsidDel="00134E70">
          <w:rPr>
            <w:b/>
            <w:bCs/>
          </w:rPr>
          <w:delText>EntryDate</w:delText>
        </w:r>
        <w:r w:rsidR="008C33C7" w:rsidDel="00134E70">
          <w:delText xml:space="preserve"> is set to the earliest </w:delText>
        </w:r>
        <w:r w:rsidR="008C33C7" w:rsidRPr="007A3895" w:rsidDel="00134E70">
          <w:rPr>
            <w:i/>
            <w:iCs/>
          </w:rPr>
          <w:delText xml:space="preserve">BedNightDate </w:delText>
        </w:r>
        <w:r w:rsidR="008C33C7" w:rsidDel="00134E70">
          <w:delText>for the enrollment that is consistent with the record selection criteria. This will only differ from hmis_Enrollment.</w:delText>
        </w:r>
        <w:r w:rsidR="008C33C7" w:rsidRPr="007A3895" w:rsidDel="00134E70">
          <w:rPr>
            <w:i/>
            <w:iCs/>
          </w:rPr>
          <w:delText xml:space="preserve">EntryDate </w:delText>
        </w:r>
        <w:r w:rsidR="008C33C7" w:rsidDel="00134E70">
          <w:delText xml:space="preserve">if there is no record of a </w:delText>
        </w:r>
        <w:r w:rsidR="11F27724" w:rsidDel="00134E70">
          <w:delText>bed night</w:delText>
        </w:r>
        <w:r w:rsidR="008C33C7" w:rsidDel="00134E70">
          <w:delText xml:space="preserve"> on the entry date.For all other enrollments, tlsa_HHID.</w:delText>
        </w:r>
        <w:r w:rsidR="008C33C7" w:rsidDel="00134E70">
          <w:rPr>
            <w:b/>
            <w:bCs/>
          </w:rPr>
          <w:delText xml:space="preserve">EntryDate </w:delText>
        </w:r>
        <w:r w:rsidR="008C33C7" w:rsidDel="00134E70">
          <w:delText>is identical to the entry date recorded in HMIS.</w:delText>
        </w:r>
      </w:del>
    </w:p>
    <w:p w14:paraId="5DAF853E" w14:textId="77777777" w:rsidR="00D27CF7" w:rsidRPr="006A3016" w:rsidRDefault="00D27CF7" w:rsidP="00D27CF7">
      <w:pPr>
        <w:pStyle w:val="Heading4"/>
      </w:pPr>
      <w:r w:rsidRPr="0088191A">
        <w:t>MoveInDate</w:t>
      </w:r>
    </w:p>
    <w:p w14:paraId="2F44386E" w14:textId="20C49FF3" w:rsidR="00D27CF7" w:rsidRPr="008F2C7B" w:rsidRDefault="00D27CF7">
      <w:pPr>
        <w:pPrChange w:id="539" w:author="Molly McEvilley" w:date="2024-09-24T18:51:00Z" w16du:dateUtc="2024-09-24T22:51:00Z">
          <w:pPr>
            <w:pStyle w:val="NoSpacing"/>
          </w:pPr>
        </w:pPrChange>
      </w:pPr>
      <w:del w:id="540" w:author="Molly McEvilley" w:date="2024-09-24T18:51:00Z" w16du:dateUtc="2024-09-24T22:51:00Z">
        <w:r w:rsidDel="0019671B">
          <w:delText>For LSA reporting, the</w:delText>
        </w:r>
      </w:del>
      <w:ins w:id="541" w:author="Molly McEvilley" w:date="2024-09-24T18:51:00Z" w16du:dateUtc="2024-09-24T22:51:00Z">
        <w:r w:rsidR="0019671B">
          <w:t>The</w:t>
        </w:r>
      </w:ins>
      <w:r>
        <w:t xml:space="preserv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w:t>
      </w:r>
      <w:ins w:id="542" w:author="Molly McEvilley" w:date="2024-08-20T07:00:00Z" w16du:dateUtc="2024-08-20T11:00:00Z">
        <w:r w:rsidR="00D0129C">
          <w:t>/HMIS participation</w:t>
        </w:r>
      </w:ins>
      <w:r>
        <w:t xml:space="preserve"> dates</w:t>
      </w:r>
      <w:ins w:id="543" w:author="Molly McEvilley" w:date="2024-09-24T18:50:00Z" w16du:dateUtc="2024-09-24T22:50:00Z">
        <w:r w:rsidR="0019671B">
          <w:t xml:space="preserve">. Under some circumstances, the LSA will use an adjusted </w:t>
        </w:r>
        <w:r w:rsidR="0019671B">
          <w:rPr>
            <w:b/>
            <w:bCs/>
          </w:rPr>
          <w:t>MoveInDate</w:t>
        </w:r>
        <w:r w:rsidR="0019671B" w:rsidRPr="0019671B">
          <w:rPr>
            <w:rPrChange w:id="544" w:author="Molly McEvilley" w:date="2024-09-24T18:50:00Z" w16du:dateUtc="2024-09-24T22:50:00Z">
              <w:rPr>
                <w:b/>
                <w:bCs/>
              </w:rPr>
            </w:rPrChange>
          </w:rPr>
          <w:t>:</w:t>
        </w:r>
      </w:ins>
      <w:del w:id="545" w:author="Molly McEvilley" w:date="2024-09-24T18:50:00Z" w16du:dateUtc="2024-09-24T22:50:00Z">
        <w:r w:rsidDel="00A7639A">
          <w:delText>:</w:delText>
        </w:r>
      </w:del>
    </w:p>
    <w:tbl>
      <w:tblPr>
        <w:tblStyle w:val="Style11"/>
        <w:tblW w:w="9265" w:type="dxa"/>
        <w:tblLook w:val="04A0" w:firstRow="1" w:lastRow="0" w:firstColumn="1" w:lastColumn="0" w:noHBand="0" w:noVBand="1"/>
        <w:tblPrChange w:id="546" w:author="Molly McEvilley" w:date="2024-09-24T19:46:00Z" w16du:dateUtc="2024-09-24T23:46:00Z">
          <w:tblPr>
            <w:tblStyle w:val="Style11"/>
            <w:tblW w:w="9445" w:type="dxa"/>
            <w:tblLook w:val="04A0" w:firstRow="1" w:lastRow="0" w:firstColumn="1" w:lastColumn="0" w:noHBand="0" w:noVBand="1"/>
          </w:tblPr>
        </w:tblPrChange>
      </w:tblPr>
      <w:tblGrid>
        <w:gridCol w:w="835"/>
        <w:gridCol w:w="5100"/>
        <w:gridCol w:w="3330"/>
        <w:tblGridChange w:id="547">
          <w:tblGrid>
            <w:gridCol w:w="835"/>
            <w:gridCol w:w="5100"/>
            <w:gridCol w:w="461"/>
            <w:gridCol w:w="2869"/>
            <w:gridCol w:w="3527"/>
            <w:gridCol w:w="3049"/>
          </w:tblGrid>
        </w:tblGridChange>
      </w:tblGrid>
      <w:tr w:rsidR="009E5409" w14:paraId="5CF86971" w14:textId="77777777" w:rsidTr="00BF5D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Change w:id="548" w:author="Molly McEvilley" w:date="2024-09-24T19:46:00Z" w16du:dateUtc="2024-09-24T23:46:00Z">
              <w:tcPr>
                <w:tcW w:w="6396" w:type="dxa"/>
                <w:gridSpan w:val="3"/>
              </w:tcPr>
            </w:tcPrChange>
          </w:tcPr>
          <w:p w14:paraId="66225209" w14:textId="3FDB9F6D" w:rsidR="009E5409" w:rsidRDefault="009E5409" w:rsidP="009E5409">
            <w:pPr>
              <w:pStyle w:val="NoSpacing"/>
              <w:cnfStyle w:val="101000000000" w:firstRow="1" w:lastRow="0" w:firstColumn="1" w:lastColumn="0" w:oddVBand="0" w:evenVBand="0" w:oddHBand="0" w:evenHBand="0" w:firstRowFirstColumn="0" w:firstRowLastColumn="0" w:lastRowFirstColumn="0" w:lastRowLastColumn="0"/>
            </w:pPr>
            <w:ins w:id="549" w:author="Molly McEvilley" w:date="2024-09-24T18:49:00Z" w16du:dateUtc="2024-09-24T22:49:00Z">
              <w:r>
                <w:t>Priority</w:t>
              </w:r>
            </w:ins>
          </w:p>
        </w:tc>
        <w:tc>
          <w:tcPr>
            <w:tcW w:w="5100" w:type="dxa"/>
            <w:tcPrChange w:id="550" w:author="Molly McEvilley" w:date="2024-09-24T19:46:00Z" w16du:dateUtc="2024-09-24T23:46:00Z">
              <w:tcPr>
                <w:tcW w:w="6396" w:type="dxa"/>
                <w:gridSpan w:val="2"/>
              </w:tcPr>
            </w:tcPrChange>
          </w:tcPr>
          <w:p w14:paraId="3B651626" w14:textId="4D519578" w:rsidR="009E5409" w:rsidRDefault="009E5409" w:rsidP="009E5409">
            <w:pPr>
              <w:pStyle w:val="NoSpacing"/>
              <w:cnfStyle w:val="100000000000" w:firstRow="1" w:lastRow="0" w:firstColumn="0" w:lastColumn="0" w:oddVBand="0" w:evenVBand="0" w:oddHBand="0" w:evenHBand="0" w:firstRowFirstColumn="0" w:firstRowLastColumn="0" w:lastRowFirstColumn="0" w:lastRowLastColumn="0"/>
            </w:pPr>
            <w:del w:id="551" w:author="Molly McEvilley" w:date="2024-09-24T19:46:00Z" w16du:dateUtc="2024-09-24T23:46:00Z">
              <w:r w:rsidDel="00BF5D88">
                <w:delText>Condition</w:delText>
              </w:r>
            </w:del>
            <w:ins w:id="552" w:author="Molly McEvilley" w:date="2024-09-24T19:46:00Z" w16du:dateUtc="2024-09-24T23:46:00Z">
              <w:r w:rsidR="00BF5D88">
                <w:t>Criteria</w:t>
              </w:r>
            </w:ins>
          </w:p>
        </w:tc>
        <w:tc>
          <w:tcPr>
            <w:tcW w:w="3330" w:type="dxa"/>
            <w:tcPrChange w:id="553" w:author="Molly McEvilley" w:date="2024-09-24T19:46:00Z" w16du:dateUtc="2024-09-24T23:46:00Z">
              <w:tcPr>
                <w:tcW w:w="3049" w:type="dxa"/>
              </w:tcPr>
            </w:tcPrChange>
          </w:tcPr>
          <w:p w14:paraId="300F7B42" w14:textId="111E62D4" w:rsidR="009E5409" w:rsidRPr="002F0D32" w:rsidRDefault="003D0830" w:rsidP="009E5409">
            <w:pPr>
              <w:pStyle w:val="NoSpacing"/>
              <w:cnfStyle w:val="100000000000" w:firstRow="1" w:lastRow="0" w:firstColumn="0" w:lastColumn="0" w:oddVBand="0" w:evenVBand="0" w:oddHBand="0" w:evenHBand="0" w:firstRowFirstColumn="0" w:firstRowLastColumn="0" w:lastRowFirstColumn="0" w:lastRowLastColumn="0"/>
            </w:pPr>
            <w:ins w:id="554" w:author="Molly McEvilley" w:date="2024-09-24T19:46:00Z" w16du:dateUtc="2024-09-24T23:46:00Z">
              <w:r>
                <w:t xml:space="preserve">Effective </w:t>
              </w:r>
            </w:ins>
            <w:del w:id="555" w:author="Molly McEvilley" w:date="2024-09-24T18:42:00Z" w16du:dateUtc="2024-09-24T22:42:00Z">
              <w:r w:rsidR="009E5409" w:rsidDel="00705367">
                <w:delText xml:space="preserve">Effective </w:delText>
              </w:r>
            </w:del>
            <w:r w:rsidR="009E5409">
              <w:t>Move-In Date</w:t>
            </w:r>
          </w:p>
        </w:tc>
      </w:tr>
      <w:tr w:rsidR="009E5409" w14:paraId="453FBC9D" w14:textId="77777777" w:rsidTr="00BF5D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Change w:id="556" w:author="Molly McEvilley" w:date="2024-09-24T19:46:00Z" w16du:dateUtc="2024-09-24T23:46:00Z">
              <w:tcPr>
                <w:tcW w:w="6396" w:type="dxa"/>
                <w:gridSpan w:val="3"/>
              </w:tcPr>
            </w:tcPrChange>
          </w:tcPr>
          <w:p w14:paraId="662B2D96" w14:textId="677FF6EE" w:rsidR="009E5409" w:rsidRPr="000C38C1" w:rsidRDefault="009E5409" w:rsidP="009E5409">
            <w:pPr>
              <w:pStyle w:val="NoSpacing"/>
              <w:cnfStyle w:val="001000100000" w:firstRow="0" w:lastRow="0" w:firstColumn="1" w:lastColumn="0" w:oddVBand="0" w:evenVBand="0" w:oddHBand="1" w:evenHBand="0" w:firstRowFirstColumn="0" w:firstRowLastColumn="0" w:lastRowFirstColumn="0" w:lastRowLastColumn="0"/>
            </w:pPr>
            <w:ins w:id="557" w:author="Molly McEvilley" w:date="2024-09-24T18:49:00Z" w16du:dateUtc="2024-09-24T22:49:00Z">
              <w:r>
                <w:lastRenderedPageBreak/>
                <w:t>1</w:t>
              </w:r>
            </w:ins>
          </w:p>
        </w:tc>
        <w:tc>
          <w:tcPr>
            <w:tcW w:w="5100" w:type="dxa"/>
            <w:tcPrChange w:id="558" w:author="Molly McEvilley" w:date="2024-09-24T19:46:00Z" w16du:dateUtc="2024-09-24T23:46:00Z">
              <w:tcPr>
                <w:tcW w:w="6396" w:type="dxa"/>
                <w:gridSpan w:val="2"/>
              </w:tcPr>
            </w:tcPrChange>
          </w:tcPr>
          <w:p w14:paraId="2D32868D" w14:textId="0E58225E" w:rsidR="009E5409" w:rsidRPr="00DE4A2E" w:rsidRDefault="009E5409" w:rsidP="009E5409">
            <w:pPr>
              <w:pStyle w:val="NoSpacing"/>
              <w:cnfStyle w:val="000000100000" w:firstRow="0" w:lastRow="0" w:firstColumn="0" w:lastColumn="0" w:oddVBand="0" w:evenVBand="0" w:oddHBand="1" w:evenHBand="0" w:firstRowFirstColumn="0" w:firstRowLastColumn="0" w:lastRowFirstColumn="0" w:lastRowLastColumn="0"/>
            </w:pPr>
            <w:r w:rsidRPr="000C38C1">
              <w:t>Project.</w:t>
            </w:r>
            <w:r w:rsidRPr="00DE4A2E">
              <w:rPr>
                <w:i/>
                <w:iCs/>
              </w:rPr>
              <w:t>ProjectType</w:t>
            </w:r>
            <w:r w:rsidRPr="000C38C1">
              <w:t xml:space="preserve"> not in (3</w:t>
            </w:r>
            <w:r w:rsidRPr="00FA73AC">
              <w:t>,</w:t>
            </w:r>
            <w:r w:rsidRPr="00DE4A2E">
              <w:t>13)</w:t>
            </w:r>
          </w:p>
        </w:tc>
        <w:tc>
          <w:tcPr>
            <w:tcW w:w="3330" w:type="dxa"/>
            <w:tcPrChange w:id="559" w:author="Molly McEvilley" w:date="2024-09-24T19:46:00Z" w16du:dateUtc="2024-09-24T23:46:00Z">
              <w:tcPr>
                <w:tcW w:w="3049" w:type="dxa"/>
              </w:tcPr>
            </w:tcPrChange>
          </w:tcPr>
          <w:p w14:paraId="0660A8FE" w14:textId="41644C0F" w:rsidR="009E5409" w:rsidRDefault="009E5409" w:rsidP="009E5409">
            <w:pPr>
              <w:pStyle w:val="NoSpacing"/>
              <w:cnfStyle w:val="000000100000" w:firstRow="0" w:lastRow="0" w:firstColumn="0" w:lastColumn="0" w:oddVBand="0" w:evenVBand="0" w:oddHBand="1" w:evenHBand="0" w:firstRowFirstColumn="0" w:firstRowLastColumn="0" w:lastRowFirstColumn="0" w:lastRowLastColumn="0"/>
            </w:pPr>
            <w:r>
              <w:t>NULL</w:t>
            </w:r>
          </w:p>
        </w:tc>
      </w:tr>
      <w:tr w:rsidR="009E5409" w14:paraId="23E38A8F" w14:textId="77777777" w:rsidTr="00BF5D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Change w:id="560" w:author="Molly McEvilley" w:date="2024-09-24T19:46:00Z" w16du:dateUtc="2024-09-24T23:46:00Z">
              <w:tcPr>
                <w:tcW w:w="6396" w:type="dxa"/>
                <w:gridSpan w:val="3"/>
              </w:tcPr>
            </w:tcPrChange>
          </w:tcPr>
          <w:p w14:paraId="1A71A867" w14:textId="21A6A706" w:rsidR="009E5409" w:rsidRPr="00DE4A2E" w:rsidRDefault="003F680C" w:rsidP="009E5409">
            <w:pPr>
              <w:pStyle w:val="NoSpacing"/>
              <w:cnfStyle w:val="001000010000" w:firstRow="0" w:lastRow="0" w:firstColumn="1" w:lastColumn="0" w:oddVBand="0" w:evenVBand="0" w:oddHBand="0" w:evenHBand="1" w:firstRowFirstColumn="0" w:firstRowLastColumn="0" w:lastRowFirstColumn="0" w:lastRowLastColumn="0"/>
              <w:rPr>
                <w:i/>
                <w:iCs/>
              </w:rPr>
            </w:pPr>
            <w:ins w:id="561" w:author="Molly McEvilley" w:date="2024-09-24T18:49:00Z" w16du:dateUtc="2024-09-24T22:49:00Z">
              <w:r>
                <w:t>1</w:t>
              </w:r>
            </w:ins>
          </w:p>
        </w:tc>
        <w:tc>
          <w:tcPr>
            <w:tcW w:w="5100" w:type="dxa"/>
            <w:tcPrChange w:id="562" w:author="Molly McEvilley" w:date="2024-09-24T19:46:00Z" w16du:dateUtc="2024-09-24T23:46:00Z">
              <w:tcPr>
                <w:tcW w:w="6396" w:type="dxa"/>
                <w:gridSpan w:val="2"/>
              </w:tcPr>
            </w:tcPrChange>
          </w:tcPr>
          <w:p w14:paraId="40F2056B" w14:textId="1C5F98B2" w:rsidR="009E5409" w:rsidRPr="00FA73AC" w:rsidRDefault="009E5409" w:rsidP="009E5409">
            <w:pPr>
              <w:pStyle w:val="NoSpacing"/>
              <w:cnfStyle w:val="000000010000" w:firstRow="0" w:lastRow="0" w:firstColumn="0" w:lastColumn="0" w:oddVBand="0" w:evenVBand="0" w:oddHBand="0" w:evenHBand="1" w:firstRowFirstColumn="0" w:firstRowLastColumn="0" w:lastRowFirstColumn="0" w:lastRowLastColumn="0"/>
            </w:pPr>
            <w:r w:rsidRPr="00DE4A2E">
              <w:rPr>
                <w:i/>
                <w:iCs/>
              </w:rPr>
              <w:t>MoveInDate</w:t>
            </w:r>
            <w:r w:rsidRPr="000C38C1">
              <w:t xml:space="preserve"> &lt;</w:t>
            </w:r>
            <w:r>
              <w:t xml:space="preserve"> </w:t>
            </w:r>
            <w:r w:rsidRPr="000C38C1">
              <w:rPr>
                <w:i/>
                <w:iCs/>
              </w:rPr>
              <w:t>EntryDate</w:t>
            </w:r>
            <w:r w:rsidRPr="000C38C1">
              <w:t xml:space="preserve"> </w:t>
            </w:r>
          </w:p>
        </w:tc>
        <w:tc>
          <w:tcPr>
            <w:tcW w:w="3330" w:type="dxa"/>
            <w:tcPrChange w:id="563" w:author="Molly McEvilley" w:date="2024-09-24T19:46:00Z" w16du:dateUtc="2024-09-24T23:46:00Z">
              <w:tcPr>
                <w:tcW w:w="3049" w:type="dxa"/>
              </w:tcPr>
            </w:tcPrChange>
          </w:tcPr>
          <w:p w14:paraId="1FC6ACE5" w14:textId="45004B3C" w:rsidR="009E5409" w:rsidRPr="00B678E4" w:rsidRDefault="009E5409" w:rsidP="009E5409">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9E5409" w14:paraId="0A6EB1C9" w14:textId="77777777" w:rsidTr="00BF5D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Change w:id="564" w:author="Molly McEvilley" w:date="2024-09-24T19:46:00Z" w16du:dateUtc="2024-09-24T23:46:00Z">
              <w:tcPr>
                <w:tcW w:w="6396" w:type="dxa"/>
                <w:gridSpan w:val="3"/>
              </w:tcPr>
            </w:tcPrChange>
          </w:tcPr>
          <w:p w14:paraId="001E8F2A" w14:textId="764ED6F7" w:rsidR="009E5409" w:rsidRPr="00DE4A2E" w:rsidRDefault="003F680C" w:rsidP="009E5409">
            <w:pPr>
              <w:pStyle w:val="NoSpacing"/>
              <w:cnfStyle w:val="001000100000" w:firstRow="0" w:lastRow="0" w:firstColumn="1" w:lastColumn="0" w:oddVBand="0" w:evenVBand="0" w:oddHBand="1" w:evenHBand="0" w:firstRowFirstColumn="0" w:firstRowLastColumn="0" w:lastRowFirstColumn="0" w:lastRowLastColumn="0"/>
              <w:rPr>
                <w:i/>
                <w:iCs/>
              </w:rPr>
            </w:pPr>
            <w:ins w:id="565" w:author="Molly McEvilley" w:date="2024-09-24T18:49:00Z" w16du:dateUtc="2024-09-24T22:49:00Z">
              <w:r>
                <w:t>1</w:t>
              </w:r>
            </w:ins>
          </w:p>
        </w:tc>
        <w:tc>
          <w:tcPr>
            <w:tcW w:w="5100" w:type="dxa"/>
            <w:tcPrChange w:id="566" w:author="Molly McEvilley" w:date="2024-09-24T19:46:00Z" w16du:dateUtc="2024-09-24T23:46:00Z">
              <w:tcPr>
                <w:tcW w:w="6396" w:type="dxa"/>
                <w:gridSpan w:val="2"/>
              </w:tcPr>
            </w:tcPrChange>
          </w:tcPr>
          <w:p w14:paraId="6B4760B8" w14:textId="7A9D504D" w:rsidR="009E5409" w:rsidRPr="00DE4A2E" w:rsidRDefault="009E5409" w:rsidP="009E5409">
            <w:pPr>
              <w:pStyle w:val="NoSpacing"/>
              <w:cnfStyle w:val="000000100000" w:firstRow="0" w:lastRow="0" w:firstColumn="0" w:lastColumn="0" w:oddVBand="0" w:evenVBand="0" w:oddHBand="1" w:evenHBand="0" w:firstRowFirstColumn="0" w:firstRowLastColumn="0" w:lastRowFirstColumn="0" w:lastRowLastColumn="0"/>
            </w:pPr>
            <w:r w:rsidRPr="00DE4A2E">
              <w:rPr>
                <w:i/>
                <w:iCs/>
              </w:rPr>
              <w:t>MoveInDate</w:t>
            </w:r>
            <w:r w:rsidRPr="000C38C1">
              <w:t xml:space="preserve"> &gt; Exit.</w:t>
            </w:r>
            <w:r w:rsidRPr="00FA73AC">
              <w:rPr>
                <w:i/>
                <w:iCs/>
              </w:rPr>
              <w:t>E</w:t>
            </w:r>
            <w:r w:rsidRPr="00DE4A2E">
              <w:rPr>
                <w:i/>
                <w:iCs/>
              </w:rPr>
              <w:t>xitDate</w:t>
            </w:r>
          </w:p>
        </w:tc>
        <w:tc>
          <w:tcPr>
            <w:tcW w:w="3330" w:type="dxa"/>
            <w:tcPrChange w:id="567" w:author="Molly McEvilley" w:date="2024-09-24T19:46:00Z" w16du:dateUtc="2024-09-24T23:46:00Z">
              <w:tcPr>
                <w:tcW w:w="3049" w:type="dxa"/>
              </w:tcPr>
            </w:tcPrChange>
          </w:tcPr>
          <w:p w14:paraId="2C566BB4" w14:textId="0BCE836A" w:rsidR="009E5409" w:rsidRDefault="009E5409" w:rsidP="009E5409">
            <w:pPr>
              <w:pStyle w:val="NoSpacing"/>
              <w:cnfStyle w:val="000000100000" w:firstRow="0" w:lastRow="0" w:firstColumn="0" w:lastColumn="0" w:oddVBand="0" w:evenVBand="0" w:oddHBand="1" w:evenHBand="0" w:firstRowFirstColumn="0" w:firstRowLastColumn="0" w:lastRowFirstColumn="0" w:lastRowLastColumn="0"/>
            </w:pPr>
            <w:r>
              <w:t>NULL</w:t>
            </w:r>
          </w:p>
        </w:tc>
      </w:tr>
      <w:tr w:rsidR="009E5409" w14:paraId="1C6BED8A" w14:textId="77777777" w:rsidTr="00BF5D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Change w:id="568" w:author="Molly McEvilley" w:date="2024-09-24T19:46:00Z" w16du:dateUtc="2024-09-24T23:46:00Z">
              <w:tcPr>
                <w:tcW w:w="6396" w:type="dxa"/>
                <w:gridSpan w:val="3"/>
              </w:tcPr>
            </w:tcPrChange>
          </w:tcPr>
          <w:p w14:paraId="5144845D" w14:textId="029B368C" w:rsidR="009E5409" w:rsidRPr="00DE4A2E" w:rsidRDefault="003F680C" w:rsidP="009E5409">
            <w:pPr>
              <w:pStyle w:val="NoSpacing"/>
              <w:cnfStyle w:val="001000010000" w:firstRow="0" w:lastRow="0" w:firstColumn="1" w:lastColumn="0" w:oddVBand="0" w:evenVBand="0" w:oddHBand="0" w:evenHBand="1" w:firstRowFirstColumn="0" w:firstRowLastColumn="0" w:lastRowFirstColumn="0" w:lastRowLastColumn="0"/>
              <w:rPr>
                <w:i/>
                <w:iCs/>
              </w:rPr>
            </w:pPr>
            <w:ins w:id="569" w:author="Molly McEvilley" w:date="2024-09-24T18:49:00Z" w16du:dateUtc="2024-09-24T22:49:00Z">
              <w:r>
                <w:t>1</w:t>
              </w:r>
            </w:ins>
          </w:p>
        </w:tc>
        <w:tc>
          <w:tcPr>
            <w:tcW w:w="5100" w:type="dxa"/>
            <w:tcPrChange w:id="570" w:author="Molly McEvilley" w:date="2024-09-24T19:46:00Z" w16du:dateUtc="2024-09-24T23:46:00Z">
              <w:tcPr>
                <w:tcW w:w="6396" w:type="dxa"/>
                <w:gridSpan w:val="2"/>
              </w:tcPr>
            </w:tcPrChange>
          </w:tcPr>
          <w:p w14:paraId="53A713E1" w14:textId="097E6710" w:rsidR="009E5409" w:rsidRPr="000C38C1" w:rsidRDefault="009E5409" w:rsidP="009E5409">
            <w:pPr>
              <w:pStyle w:val="NoSpacing"/>
              <w:cnfStyle w:val="000000010000" w:firstRow="0" w:lastRow="0" w:firstColumn="0" w:lastColumn="0" w:oddVBand="0" w:evenVBand="0" w:oddHBand="0" w:evenHBand="1" w:firstRowFirstColumn="0" w:firstRowLastColumn="0" w:lastRowFirstColumn="0" w:lastRowLastColumn="0"/>
            </w:pPr>
            <w:r w:rsidRPr="00DE4A2E">
              <w:rPr>
                <w:i/>
                <w:iCs/>
              </w:rPr>
              <w:t>MoveInDate</w:t>
            </w:r>
            <w:r w:rsidRPr="000C38C1">
              <w:t xml:space="preserve"> = Exit.</w:t>
            </w:r>
            <w:r w:rsidRPr="000C38C1">
              <w:rPr>
                <w:i/>
                <w:iCs/>
              </w:rPr>
              <w:t>E</w:t>
            </w:r>
            <w:r w:rsidRPr="00FA73AC">
              <w:rPr>
                <w:i/>
                <w:iCs/>
              </w:rPr>
              <w:t>xit</w:t>
            </w:r>
            <w:r w:rsidRPr="00DE4A2E">
              <w:rPr>
                <w:i/>
                <w:iCs/>
              </w:rPr>
              <w:t xml:space="preserve">Date </w:t>
            </w:r>
            <w:r w:rsidRPr="00DE4A2E">
              <w:t xml:space="preserve">and </w:t>
            </w:r>
            <w:r w:rsidRPr="00251286">
              <w:rPr>
                <w:i/>
                <w:iCs/>
                <w:rPrChange w:id="571" w:author="Molly McEvilley" w:date="2024-09-24T18:41:00Z" w16du:dateUtc="2024-09-24T22:41:00Z">
                  <w:rPr>
                    <w:b/>
                  </w:rPr>
                </w:rPrChange>
              </w:rPr>
              <w:t>ProjectType</w:t>
            </w:r>
            <w:r w:rsidRPr="000C38C1">
              <w:t xml:space="preserve"> = 3</w:t>
            </w:r>
          </w:p>
        </w:tc>
        <w:tc>
          <w:tcPr>
            <w:tcW w:w="3330" w:type="dxa"/>
            <w:tcPrChange w:id="572" w:author="Molly McEvilley" w:date="2024-09-24T19:46:00Z" w16du:dateUtc="2024-09-24T23:46:00Z">
              <w:tcPr>
                <w:tcW w:w="3049" w:type="dxa"/>
              </w:tcPr>
            </w:tcPrChange>
          </w:tcPr>
          <w:p w14:paraId="4BB290DB" w14:textId="2A8EBCBB" w:rsidR="009E5409" w:rsidRPr="00B678E4" w:rsidRDefault="009E5409" w:rsidP="009E5409">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9E5409" w14:paraId="5B9CDF14" w14:textId="77777777" w:rsidTr="00BF5D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Change w:id="573" w:author="Molly McEvilley" w:date="2024-09-24T19:46:00Z" w16du:dateUtc="2024-09-24T23:46:00Z">
              <w:tcPr>
                <w:tcW w:w="6396" w:type="dxa"/>
                <w:gridSpan w:val="3"/>
              </w:tcPr>
            </w:tcPrChange>
          </w:tcPr>
          <w:p w14:paraId="2F5EEC7B" w14:textId="16B89F19" w:rsidR="009E5409" w:rsidRPr="00DE4A2E" w:rsidRDefault="003F680C" w:rsidP="009E5409">
            <w:pPr>
              <w:pStyle w:val="NoSpacing"/>
              <w:cnfStyle w:val="001000100000" w:firstRow="0" w:lastRow="0" w:firstColumn="1" w:lastColumn="0" w:oddVBand="0" w:evenVBand="0" w:oddHBand="1" w:evenHBand="0" w:firstRowFirstColumn="0" w:firstRowLastColumn="0" w:lastRowFirstColumn="0" w:lastRowLastColumn="0"/>
              <w:rPr>
                <w:i/>
                <w:iCs/>
              </w:rPr>
            </w:pPr>
            <w:ins w:id="574" w:author="Molly McEvilley" w:date="2024-09-24T18:49:00Z" w16du:dateUtc="2024-09-24T22:49:00Z">
              <w:r>
                <w:t>1</w:t>
              </w:r>
            </w:ins>
          </w:p>
        </w:tc>
        <w:tc>
          <w:tcPr>
            <w:tcW w:w="5100" w:type="dxa"/>
            <w:tcPrChange w:id="575" w:author="Molly McEvilley" w:date="2024-09-24T19:46:00Z" w16du:dateUtc="2024-09-24T23:46:00Z">
              <w:tcPr>
                <w:tcW w:w="6396" w:type="dxa"/>
                <w:gridSpan w:val="2"/>
              </w:tcPr>
            </w:tcPrChange>
          </w:tcPr>
          <w:p w14:paraId="738481A6" w14:textId="7827F13F" w:rsidR="009E5409" w:rsidRPr="000C38C1" w:rsidRDefault="009E5409" w:rsidP="009E5409">
            <w:pPr>
              <w:pStyle w:val="NoSpacing"/>
              <w:cnfStyle w:val="000000100000" w:firstRow="0" w:lastRow="0" w:firstColumn="0" w:lastColumn="0" w:oddVBand="0" w:evenVBand="0" w:oddHBand="1" w:evenHBand="0" w:firstRowFirstColumn="0" w:firstRowLastColumn="0" w:lastRowFirstColumn="0" w:lastRowLastColumn="0"/>
            </w:pPr>
            <w:r w:rsidRPr="00DE4A2E">
              <w:rPr>
                <w:i/>
                <w:iCs/>
              </w:rPr>
              <w:t>MoveInDate</w:t>
            </w:r>
            <w:r w:rsidRPr="000C38C1">
              <w:t xml:space="preserve"> &gt; </w:t>
            </w:r>
            <w:r w:rsidRPr="00DE4A2E">
              <w:rPr>
                <w:rFonts w:cstheme="minorHAnsi"/>
                <w:u w:val="single"/>
              </w:rPr>
              <w:t>ReportEnd</w:t>
            </w:r>
            <w:r w:rsidRPr="000C38C1">
              <w:t xml:space="preserve"> </w:t>
            </w:r>
          </w:p>
        </w:tc>
        <w:tc>
          <w:tcPr>
            <w:tcW w:w="3330" w:type="dxa"/>
            <w:tcPrChange w:id="576" w:author="Molly McEvilley" w:date="2024-09-24T19:46:00Z" w16du:dateUtc="2024-09-24T23:46:00Z">
              <w:tcPr>
                <w:tcW w:w="3049" w:type="dxa"/>
              </w:tcPr>
            </w:tcPrChange>
          </w:tcPr>
          <w:p w14:paraId="3D6EB830" w14:textId="16631A7B" w:rsidR="009E5409" w:rsidRPr="00B678E4" w:rsidRDefault="009E5409" w:rsidP="009E5409">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9E5409" w14:paraId="519B023A" w14:textId="77777777" w:rsidTr="00BF5D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Change w:id="577" w:author="Molly McEvilley" w:date="2024-09-24T19:46:00Z" w16du:dateUtc="2024-09-24T23:46:00Z">
              <w:tcPr>
                <w:tcW w:w="6396" w:type="dxa"/>
                <w:gridSpan w:val="3"/>
              </w:tcPr>
            </w:tcPrChange>
          </w:tcPr>
          <w:p w14:paraId="65D74CD6" w14:textId="711632A0" w:rsidR="009E5409" w:rsidRPr="00DE4A2E" w:rsidRDefault="003F680C" w:rsidP="009E5409">
            <w:pPr>
              <w:pStyle w:val="NoSpacing"/>
              <w:cnfStyle w:val="001000010000" w:firstRow="0" w:lastRow="0" w:firstColumn="1" w:lastColumn="0" w:oddVBand="0" w:evenVBand="0" w:oddHBand="0" w:evenHBand="1" w:firstRowFirstColumn="0" w:firstRowLastColumn="0" w:lastRowFirstColumn="0" w:lastRowLastColumn="0"/>
              <w:rPr>
                <w:i/>
                <w:iCs/>
              </w:rPr>
            </w:pPr>
            <w:ins w:id="578" w:author="Molly McEvilley" w:date="2024-09-24T18:49:00Z" w16du:dateUtc="2024-09-24T22:49:00Z">
              <w:r>
                <w:t>1</w:t>
              </w:r>
            </w:ins>
          </w:p>
        </w:tc>
        <w:tc>
          <w:tcPr>
            <w:tcW w:w="5100" w:type="dxa"/>
            <w:tcPrChange w:id="579" w:author="Molly McEvilley" w:date="2024-09-24T19:46:00Z" w16du:dateUtc="2024-09-24T23:46:00Z">
              <w:tcPr>
                <w:tcW w:w="6396" w:type="dxa"/>
                <w:gridSpan w:val="2"/>
              </w:tcPr>
            </w:tcPrChange>
          </w:tcPr>
          <w:p w14:paraId="022E235E" w14:textId="73718A65" w:rsidR="009E5409" w:rsidRPr="00DE4A2E" w:rsidRDefault="009E5409" w:rsidP="009E5409">
            <w:pPr>
              <w:pStyle w:val="NoSpacing"/>
              <w:cnfStyle w:val="000000010000" w:firstRow="0" w:lastRow="0" w:firstColumn="0" w:lastColumn="0" w:oddVBand="0" w:evenVBand="0" w:oddHBand="0" w:evenHBand="1" w:firstRowFirstColumn="0" w:firstRowLastColumn="0" w:lastRowFirstColumn="0" w:lastRowLastColumn="0"/>
            </w:pPr>
            <w:r w:rsidRPr="00DE4A2E">
              <w:rPr>
                <w:i/>
                <w:iCs/>
              </w:rPr>
              <w:t>MoveInDate</w:t>
            </w:r>
            <w:r w:rsidRPr="00DE4A2E">
              <w:t xml:space="preserve"> &gt;</w:t>
            </w:r>
            <w:ins w:id="580" w:author="Molly McEvilley" w:date="2024-09-24T18:43:00Z" w16du:dateUtc="2024-09-24T22:43:00Z">
              <w:r>
                <w:t>=</w:t>
              </w:r>
            </w:ins>
            <w:r w:rsidRPr="00DE4A2E">
              <w:t xml:space="preserve"> </w:t>
            </w:r>
            <w:r>
              <w:t>Project.</w:t>
            </w:r>
            <w:r w:rsidRPr="00251286">
              <w:rPr>
                <w:i/>
                <w:iCs/>
                <w:rPrChange w:id="581" w:author="Molly McEvilley" w:date="2024-09-24T18:41:00Z" w16du:dateUtc="2024-09-24T22:41:00Z">
                  <w:rPr>
                    <w:b/>
                  </w:rPr>
                </w:rPrChange>
              </w:rPr>
              <w:t>OperatingEndDate</w:t>
            </w:r>
          </w:p>
        </w:tc>
        <w:tc>
          <w:tcPr>
            <w:tcW w:w="3330" w:type="dxa"/>
            <w:tcPrChange w:id="582" w:author="Molly McEvilley" w:date="2024-09-24T19:46:00Z" w16du:dateUtc="2024-09-24T23:46:00Z">
              <w:tcPr>
                <w:tcW w:w="3049" w:type="dxa"/>
              </w:tcPr>
            </w:tcPrChange>
          </w:tcPr>
          <w:p w14:paraId="3F0F862B" w14:textId="374D67A1" w:rsidR="009E5409" w:rsidRDefault="009E5409" w:rsidP="009E5409">
            <w:pPr>
              <w:pStyle w:val="NoSpacing"/>
              <w:cnfStyle w:val="000000010000" w:firstRow="0" w:lastRow="0" w:firstColumn="0" w:lastColumn="0" w:oddVBand="0" w:evenVBand="0" w:oddHBand="0" w:evenHBand="1" w:firstRowFirstColumn="0" w:firstRowLastColumn="0" w:lastRowFirstColumn="0" w:lastRowLastColumn="0"/>
            </w:pPr>
            <w:r>
              <w:t>NULL</w:t>
            </w:r>
          </w:p>
        </w:tc>
      </w:tr>
      <w:tr w:rsidR="009E5409" w14:paraId="7B7BB2B9" w14:textId="77777777" w:rsidTr="00BF5D88">
        <w:trPr>
          <w:cnfStyle w:val="000000100000" w:firstRow="0" w:lastRow="0" w:firstColumn="0" w:lastColumn="0" w:oddVBand="0" w:evenVBand="0" w:oddHBand="1" w:evenHBand="0" w:firstRowFirstColumn="0" w:firstRowLastColumn="0" w:lastRowFirstColumn="0" w:lastRowLastColumn="0"/>
          <w:ins w:id="583" w:author="Molly McEvilley" w:date="2024-08-21T08:01:00Z"/>
        </w:trPr>
        <w:tc>
          <w:tcPr>
            <w:cnfStyle w:val="001000000000" w:firstRow="0" w:lastRow="0" w:firstColumn="1" w:lastColumn="0" w:oddVBand="0" w:evenVBand="0" w:oddHBand="0" w:evenHBand="0" w:firstRowFirstColumn="0" w:firstRowLastColumn="0" w:lastRowFirstColumn="0" w:lastRowLastColumn="0"/>
            <w:tcW w:w="835" w:type="dxa"/>
            <w:tcPrChange w:id="584" w:author="Molly McEvilley" w:date="2024-09-24T19:46:00Z" w16du:dateUtc="2024-09-24T23:46:00Z">
              <w:tcPr>
                <w:tcW w:w="6396" w:type="dxa"/>
                <w:gridSpan w:val="3"/>
              </w:tcPr>
            </w:tcPrChange>
          </w:tcPr>
          <w:p w14:paraId="2AD12DF9" w14:textId="1A19FDA2" w:rsidR="009E5409" w:rsidRPr="003F680C" w:rsidRDefault="003F680C" w:rsidP="00CA6070">
            <w:pPr>
              <w:pStyle w:val="NoSpacing"/>
              <w:cnfStyle w:val="001000100000" w:firstRow="0" w:lastRow="0" w:firstColumn="1" w:lastColumn="0" w:oddVBand="0" w:evenVBand="0" w:oddHBand="1" w:evenHBand="0" w:firstRowFirstColumn="0" w:firstRowLastColumn="0" w:lastRowFirstColumn="0" w:lastRowLastColumn="0"/>
              <w:rPr>
                <w:ins w:id="585" w:author="Molly McEvilley" w:date="2024-09-24T18:48:00Z" w16du:dateUtc="2024-09-24T22:48:00Z"/>
                <w:rPrChange w:id="586" w:author="Molly McEvilley" w:date="2024-09-24T18:49:00Z" w16du:dateUtc="2024-09-24T22:49:00Z">
                  <w:rPr>
                    <w:ins w:id="587" w:author="Molly McEvilley" w:date="2024-09-24T18:48:00Z" w16du:dateUtc="2024-09-24T22:48:00Z"/>
                    <w:i/>
                    <w:iCs/>
                  </w:rPr>
                </w:rPrChange>
              </w:rPr>
            </w:pPr>
            <w:ins w:id="588" w:author="Molly McEvilley" w:date="2024-09-24T18:49:00Z" w16du:dateUtc="2024-09-24T22:49:00Z">
              <w:r w:rsidRPr="003F680C">
                <w:rPr>
                  <w:rPrChange w:id="589" w:author="Molly McEvilley" w:date="2024-09-24T18:49:00Z" w16du:dateUtc="2024-09-24T22:49:00Z">
                    <w:rPr>
                      <w:i/>
                      <w:iCs/>
                    </w:rPr>
                  </w:rPrChange>
                </w:rPr>
                <w:t>1</w:t>
              </w:r>
            </w:ins>
          </w:p>
        </w:tc>
        <w:tc>
          <w:tcPr>
            <w:tcW w:w="5100" w:type="dxa"/>
            <w:tcPrChange w:id="590" w:author="Molly McEvilley" w:date="2024-09-24T19:46:00Z" w16du:dateUtc="2024-09-24T23:46:00Z">
              <w:tcPr>
                <w:tcW w:w="6396" w:type="dxa"/>
                <w:gridSpan w:val="2"/>
              </w:tcPr>
            </w:tcPrChange>
          </w:tcPr>
          <w:p w14:paraId="5A6DE4AD" w14:textId="51D31B75" w:rsidR="009E5409" w:rsidRPr="008D41BA" w:rsidRDefault="009E5409" w:rsidP="00CA6070">
            <w:pPr>
              <w:pStyle w:val="NoSpacing"/>
              <w:cnfStyle w:val="000000100000" w:firstRow="0" w:lastRow="0" w:firstColumn="0" w:lastColumn="0" w:oddVBand="0" w:evenVBand="0" w:oddHBand="1" w:evenHBand="0" w:firstRowFirstColumn="0" w:firstRowLastColumn="0" w:lastRowFirstColumn="0" w:lastRowLastColumn="0"/>
              <w:rPr>
                <w:ins w:id="591" w:author="Molly McEvilley" w:date="2024-08-21T08:01:00Z" w16du:dateUtc="2024-08-21T12:01:00Z"/>
              </w:rPr>
            </w:pPr>
            <w:ins w:id="592" w:author="Molly McEvilley" w:date="2024-08-21T08:01:00Z" w16du:dateUtc="2024-08-21T12:01:00Z">
              <w:r>
                <w:rPr>
                  <w:i/>
                  <w:iCs/>
                </w:rPr>
                <w:t xml:space="preserve">MoveInDate </w:t>
              </w:r>
              <w:r w:rsidRPr="001630F4">
                <w:rPr>
                  <w:rPrChange w:id="593" w:author="Molly McEvilley" w:date="2024-09-24T18:43:00Z" w16du:dateUtc="2024-09-24T22:43:00Z">
                    <w:rPr>
                      <w:i/>
                      <w:iCs/>
                    </w:rPr>
                  </w:rPrChange>
                </w:rPr>
                <w:t>&gt;</w:t>
              </w:r>
            </w:ins>
            <w:ins w:id="594" w:author="Molly McEvilley" w:date="2024-09-24T18:43:00Z" w16du:dateUtc="2024-09-24T22:43:00Z">
              <w:r w:rsidRPr="001630F4">
                <w:rPr>
                  <w:rPrChange w:id="595" w:author="Molly McEvilley" w:date="2024-09-24T18:43:00Z" w16du:dateUtc="2024-09-24T22:43:00Z">
                    <w:rPr>
                      <w:i/>
                      <w:iCs/>
                    </w:rPr>
                  </w:rPrChange>
                </w:rPr>
                <w:t>=</w:t>
              </w:r>
            </w:ins>
            <w:ins w:id="596" w:author="Molly McEvilley" w:date="2024-08-21T08:01:00Z" w16du:dateUtc="2024-08-21T12:01:00Z">
              <w:r>
                <w:t xml:space="preserve"> </w:t>
              </w:r>
            </w:ins>
            <w:ins w:id="597" w:author="Molly McEvilley" w:date="2024-09-24T18:41:00Z" w16du:dateUtc="2024-09-24T22:41:00Z">
              <w:r>
                <w:rPr>
                  <w:b/>
                </w:rPr>
                <w:t>HMISEnd</w:t>
              </w:r>
            </w:ins>
          </w:p>
        </w:tc>
        <w:tc>
          <w:tcPr>
            <w:tcW w:w="3330" w:type="dxa"/>
            <w:tcPrChange w:id="598" w:author="Molly McEvilley" w:date="2024-09-24T19:46:00Z" w16du:dateUtc="2024-09-24T23:46:00Z">
              <w:tcPr>
                <w:tcW w:w="3049" w:type="dxa"/>
              </w:tcPr>
            </w:tcPrChange>
          </w:tcPr>
          <w:p w14:paraId="44EAB702" w14:textId="77777777" w:rsidR="009E5409" w:rsidRPr="0031561C" w:rsidRDefault="009E5409" w:rsidP="00CA6070">
            <w:pPr>
              <w:pStyle w:val="NoSpacing"/>
              <w:cnfStyle w:val="000000100000" w:firstRow="0" w:lastRow="0" w:firstColumn="0" w:lastColumn="0" w:oddVBand="0" w:evenVBand="0" w:oddHBand="1" w:evenHBand="0" w:firstRowFirstColumn="0" w:firstRowLastColumn="0" w:lastRowFirstColumn="0" w:lastRowLastColumn="0"/>
              <w:rPr>
                <w:ins w:id="599" w:author="Molly McEvilley" w:date="2024-08-21T08:01:00Z" w16du:dateUtc="2024-08-21T12:01:00Z"/>
              </w:rPr>
            </w:pPr>
            <w:ins w:id="600" w:author="Molly McEvilley" w:date="2024-08-21T08:01:00Z" w16du:dateUtc="2024-08-21T12:01:00Z">
              <w:r w:rsidRPr="0031561C">
                <w:t>NULL</w:t>
              </w:r>
            </w:ins>
          </w:p>
        </w:tc>
      </w:tr>
      <w:tr w:rsidR="009E5409" w14:paraId="156F137D" w14:textId="77777777" w:rsidTr="00BF5D88">
        <w:trPr>
          <w:cnfStyle w:val="000000010000" w:firstRow="0" w:lastRow="0" w:firstColumn="0" w:lastColumn="0" w:oddVBand="0" w:evenVBand="0" w:oddHBand="0" w:evenHBand="1" w:firstRowFirstColumn="0" w:firstRowLastColumn="0" w:lastRowFirstColumn="0" w:lastRowLastColumn="0"/>
          <w:ins w:id="601" w:author="Molly McEvilley" w:date="2024-09-24T18:44:00Z"/>
        </w:trPr>
        <w:tc>
          <w:tcPr>
            <w:cnfStyle w:val="001000000000" w:firstRow="0" w:lastRow="0" w:firstColumn="1" w:lastColumn="0" w:oddVBand="0" w:evenVBand="0" w:oddHBand="0" w:evenHBand="0" w:firstRowFirstColumn="0" w:firstRowLastColumn="0" w:lastRowFirstColumn="0" w:lastRowLastColumn="0"/>
            <w:tcW w:w="835" w:type="dxa"/>
            <w:tcPrChange w:id="602" w:author="Molly McEvilley" w:date="2024-09-24T19:46:00Z" w16du:dateUtc="2024-09-24T23:46:00Z">
              <w:tcPr>
                <w:tcW w:w="6396" w:type="dxa"/>
                <w:gridSpan w:val="3"/>
              </w:tcPr>
            </w:tcPrChange>
          </w:tcPr>
          <w:p w14:paraId="2CB223F0" w14:textId="16B1E7DE" w:rsidR="009E5409" w:rsidRPr="003F680C" w:rsidRDefault="00A7639A" w:rsidP="00CA6070">
            <w:pPr>
              <w:pStyle w:val="NoSpacing"/>
              <w:cnfStyle w:val="001000010000" w:firstRow="0" w:lastRow="0" w:firstColumn="1" w:lastColumn="0" w:oddVBand="0" w:evenVBand="0" w:oddHBand="0" w:evenHBand="1" w:firstRowFirstColumn="0" w:firstRowLastColumn="0" w:lastRowFirstColumn="0" w:lastRowLastColumn="0"/>
              <w:rPr>
                <w:ins w:id="603" w:author="Molly McEvilley" w:date="2024-09-24T18:48:00Z" w16du:dateUtc="2024-09-24T22:48:00Z"/>
                <w:rPrChange w:id="604" w:author="Molly McEvilley" w:date="2024-09-24T18:49:00Z" w16du:dateUtc="2024-09-24T22:49:00Z">
                  <w:rPr>
                    <w:ins w:id="605" w:author="Molly McEvilley" w:date="2024-09-24T18:48:00Z" w16du:dateUtc="2024-09-24T22:48:00Z"/>
                    <w:i/>
                    <w:iCs/>
                  </w:rPr>
                </w:rPrChange>
              </w:rPr>
            </w:pPr>
            <w:ins w:id="606" w:author="Molly McEvilley" w:date="2024-09-24T18:49:00Z" w16du:dateUtc="2024-09-24T22:49:00Z">
              <w:r>
                <w:t>2</w:t>
              </w:r>
            </w:ins>
          </w:p>
        </w:tc>
        <w:tc>
          <w:tcPr>
            <w:tcW w:w="5100" w:type="dxa"/>
            <w:tcPrChange w:id="607" w:author="Molly McEvilley" w:date="2024-09-24T19:46:00Z" w16du:dateUtc="2024-09-24T23:46:00Z">
              <w:tcPr>
                <w:tcW w:w="6396" w:type="dxa"/>
                <w:gridSpan w:val="2"/>
              </w:tcPr>
            </w:tcPrChange>
          </w:tcPr>
          <w:p w14:paraId="2C4E37A4" w14:textId="51EDD932" w:rsidR="009E5409" w:rsidRDefault="009E5409" w:rsidP="00CA6070">
            <w:pPr>
              <w:pStyle w:val="NoSpacing"/>
              <w:cnfStyle w:val="000000010000" w:firstRow="0" w:lastRow="0" w:firstColumn="0" w:lastColumn="0" w:oddVBand="0" w:evenVBand="0" w:oddHBand="0" w:evenHBand="1" w:firstRowFirstColumn="0" w:firstRowLastColumn="0" w:lastRowFirstColumn="0" w:lastRowLastColumn="0"/>
              <w:rPr>
                <w:ins w:id="608" w:author="Molly McEvilley" w:date="2024-09-24T18:44:00Z" w16du:dateUtc="2024-09-24T22:44:00Z"/>
                <w:i/>
                <w:iCs/>
              </w:rPr>
            </w:pPr>
            <w:ins w:id="609" w:author="Molly McEvilley" w:date="2024-09-24T18:44:00Z">
              <w:r w:rsidRPr="009436DE">
                <w:rPr>
                  <w:i/>
                  <w:iCs/>
                </w:rPr>
                <w:t xml:space="preserve">MoveInDate </w:t>
              </w:r>
              <w:r w:rsidRPr="009436DE">
                <w:rPr>
                  <w:rPrChange w:id="610" w:author="Molly McEvilley" w:date="2024-09-24T18:45:00Z" w16du:dateUtc="2024-09-24T22:45:00Z">
                    <w:rPr>
                      <w:i/>
                      <w:iCs/>
                    </w:rPr>
                  </w:rPrChange>
                </w:rPr>
                <w:t>&gt;=</w:t>
              </w:r>
              <w:r w:rsidRPr="009436DE">
                <w:rPr>
                  <w:i/>
                  <w:iCs/>
                </w:rPr>
                <w:t xml:space="preserve"> </w:t>
              </w:r>
              <w:r w:rsidRPr="009436DE">
                <w:rPr>
                  <w:b/>
                  <w:rPrChange w:id="611" w:author="Molly McEvilley" w:date="2024-09-24T18:45:00Z" w16du:dateUtc="2024-09-24T22:45:00Z">
                    <w:rPr>
                      <w:i/>
                      <w:iCs/>
                    </w:rPr>
                  </w:rPrChange>
                </w:rPr>
                <w:t>HMISStart</w:t>
              </w:r>
              <w:r w:rsidRPr="009436DE">
                <w:rPr>
                  <w:i/>
                  <w:iCs/>
                </w:rPr>
                <w:t xml:space="preserve"> and MoveInDate </w:t>
              </w:r>
              <w:r w:rsidRPr="009436DE">
                <w:rPr>
                  <w:rPrChange w:id="612" w:author="Molly McEvilley" w:date="2024-09-24T18:45:00Z" w16du:dateUtc="2024-09-24T22:45:00Z">
                    <w:rPr>
                      <w:i/>
                      <w:iCs/>
                    </w:rPr>
                  </w:rPrChange>
                </w:rPr>
                <w:t>&gt;=</w:t>
              </w:r>
              <w:r w:rsidRPr="009436DE">
                <w:rPr>
                  <w:i/>
                  <w:iCs/>
                </w:rPr>
                <w:t xml:space="preserve"> OperatingStart</w:t>
              </w:r>
            </w:ins>
            <w:ins w:id="613" w:author="Molly McEvilley" w:date="2024-09-24T18:45:00Z" w16du:dateUtc="2024-09-24T22:45:00Z">
              <w:r>
                <w:rPr>
                  <w:i/>
                  <w:iCs/>
                </w:rPr>
                <w:t>Date</w:t>
              </w:r>
            </w:ins>
          </w:p>
        </w:tc>
        <w:tc>
          <w:tcPr>
            <w:tcW w:w="3330" w:type="dxa"/>
            <w:tcPrChange w:id="614" w:author="Molly McEvilley" w:date="2024-09-24T19:46:00Z" w16du:dateUtc="2024-09-24T23:46:00Z">
              <w:tcPr>
                <w:tcW w:w="3049" w:type="dxa"/>
              </w:tcPr>
            </w:tcPrChange>
          </w:tcPr>
          <w:p w14:paraId="4FB95E9A" w14:textId="7C6B6872" w:rsidR="009E5409" w:rsidRPr="0031561C" w:rsidRDefault="009E5409" w:rsidP="00CA6070">
            <w:pPr>
              <w:pStyle w:val="NoSpacing"/>
              <w:cnfStyle w:val="000000010000" w:firstRow="0" w:lastRow="0" w:firstColumn="0" w:lastColumn="0" w:oddVBand="0" w:evenVBand="0" w:oddHBand="0" w:evenHBand="1" w:firstRowFirstColumn="0" w:firstRowLastColumn="0" w:lastRowFirstColumn="0" w:lastRowLastColumn="0"/>
              <w:rPr>
                <w:ins w:id="615" w:author="Molly McEvilley" w:date="2024-09-24T18:44:00Z" w16du:dateUtc="2024-09-24T22:44:00Z"/>
              </w:rPr>
            </w:pPr>
            <w:ins w:id="616" w:author="Molly McEvilley" w:date="2024-09-24T18:45:00Z" w16du:dateUtc="2024-09-24T22:45:00Z">
              <w:r w:rsidRPr="00DE4A2E">
                <w:rPr>
                  <w:bCs/>
                  <w:i/>
                  <w:iCs/>
                </w:rPr>
                <w:t>MoveInDate</w:t>
              </w:r>
            </w:ins>
          </w:p>
        </w:tc>
      </w:tr>
      <w:tr w:rsidR="009E5409" w14:paraId="0B2D2F2F" w14:textId="77777777" w:rsidTr="00BF5D88">
        <w:trPr>
          <w:cnfStyle w:val="000000100000" w:firstRow="0" w:lastRow="0" w:firstColumn="0" w:lastColumn="0" w:oddVBand="0" w:evenVBand="0" w:oddHBand="1" w:evenHBand="0" w:firstRowFirstColumn="0" w:firstRowLastColumn="0" w:lastRowFirstColumn="0" w:lastRowLastColumn="0"/>
          <w:ins w:id="617" w:author="Molly McEvilley" w:date="2024-08-21T08:00:00Z"/>
        </w:trPr>
        <w:tc>
          <w:tcPr>
            <w:cnfStyle w:val="001000000000" w:firstRow="0" w:lastRow="0" w:firstColumn="1" w:lastColumn="0" w:oddVBand="0" w:evenVBand="0" w:oddHBand="0" w:evenHBand="0" w:firstRowFirstColumn="0" w:firstRowLastColumn="0" w:lastRowFirstColumn="0" w:lastRowLastColumn="0"/>
            <w:tcW w:w="835" w:type="dxa"/>
            <w:tcPrChange w:id="618" w:author="Molly McEvilley" w:date="2024-09-24T19:46:00Z" w16du:dateUtc="2024-09-24T23:46:00Z">
              <w:tcPr>
                <w:tcW w:w="6396" w:type="dxa"/>
                <w:gridSpan w:val="3"/>
              </w:tcPr>
            </w:tcPrChange>
          </w:tcPr>
          <w:p w14:paraId="6480A7F0" w14:textId="0321C881" w:rsidR="009E5409" w:rsidRDefault="00A7639A" w:rsidP="00CA6070">
            <w:pPr>
              <w:pStyle w:val="NoSpacing"/>
              <w:cnfStyle w:val="001000100000" w:firstRow="0" w:lastRow="0" w:firstColumn="1" w:lastColumn="0" w:oddVBand="0" w:evenVBand="0" w:oddHBand="1" w:evenHBand="0" w:firstRowFirstColumn="0" w:firstRowLastColumn="0" w:lastRowFirstColumn="0" w:lastRowLastColumn="0"/>
              <w:rPr>
                <w:ins w:id="619" w:author="Molly McEvilley" w:date="2024-09-24T18:48:00Z" w16du:dateUtc="2024-09-24T22:48:00Z"/>
                <w:b/>
              </w:rPr>
            </w:pPr>
            <w:ins w:id="620" w:author="Molly McEvilley" w:date="2024-09-24T18:49:00Z" w16du:dateUtc="2024-09-24T22:49:00Z">
              <w:r>
                <w:rPr>
                  <w:b/>
                </w:rPr>
                <w:t>3</w:t>
              </w:r>
            </w:ins>
          </w:p>
        </w:tc>
        <w:tc>
          <w:tcPr>
            <w:tcW w:w="5100" w:type="dxa"/>
            <w:tcPrChange w:id="621" w:author="Molly McEvilley" w:date="2024-09-24T19:46:00Z" w16du:dateUtc="2024-09-24T23:46:00Z">
              <w:tcPr>
                <w:tcW w:w="6396" w:type="dxa"/>
                <w:gridSpan w:val="2"/>
              </w:tcPr>
            </w:tcPrChange>
          </w:tcPr>
          <w:p w14:paraId="311A80CC" w14:textId="7D91FC15" w:rsidR="009E5409" w:rsidRPr="008D41BA" w:rsidRDefault="009E5409" w:rsidP="00CA6070">
            <w:pPr>
              <w:pStyle w:val="NoSpacing"/>
              <w:cnfStyle w:val="000000100000" w:firstRow="0" w:lastRow="0" w:firstColumn="0" w:lastColumn="0" w:oddVBand="0" w:evenVBand="0" w:oddHBand="1" w:evenHBand="0" w:firstRowFirstColumn="0" w:firstRowLastColumn="0" w:lastRowFirstColumn="0" w:lastRowLastColumn="0"/>
              <w:rPr>
                <w:ins w:id="622" w:author="Molly McEvilley" w:date="2024-08-21T08:00:00Z" w16du:dateUtc="2024-08-21T12:00:00Z"/>
              </w:rPr>
            </w:pPr>
            <w:ins w:id="623" w:author="Molly McEvilley" w:date="2024-09-24T18:41:00Z" w16du:dateUtc="2024-09-24T22:41:00Z">
              <w:r>
                <w:rPr>
                  <w:b/>
                </w:rPr>
                <w:t>HMISStart</w:t>
              </w:r>
            </w:ins>
            <w:ins w:id="624" w:author="Molly McEvilley" w:date="2024-09-24T18:46:00Z" w16du:dateUtc="2024-09-24T22:46:00Z">
              <w:r>
                <w:rPr>
                  <w:b/>
                </w:rPr>
                <w:t xml:space="preserve"> </w:t>
              </w:r>
              <w:r w:rsidRPr="00131AFC">
                <w:t>&gt;=</w:t>
              </w:r>
              <w:r w:rsidRPr="009436DE">
                <w:rPr>
                  <w:i/>
                  <w:iCs/>
                </w:rPr>
                <w:t xml:space="preserve"> OperatingStart</w:t>
              </w:r>
              <w:r>
                <w:rPr>
                  <w:i/>
                  <w:iCs/>
                </w:rPr>
                <w:t>Date</w:t>
              </w:r>
            </w:ins>
          </w:p>
        </w:tc>
        <w:tc>
          <w:tcPr>
            <w:tcW w:w="3330" w:type="dxa"/>
            <w:tcPrChange w:id="625" w:author="Molly McEvilley" w:date="2024-09-24T19:46:00Z" w16du:dateUtc="2024-09-24T23:46:00Z">
              <w:tcPr>
                <w:tcW w:w="3049" w:type="dxa"/>
              </w:tcPr>
            </w:tcPrChange>
          </w:tcPr>
          <w:p w14:paraId="60CBF2C4" w14:textId="2DA7F010" w:rsidR="009E5409" w:rsidRPr="008D41BA" w:rsidRDefault="009E5409" w:rsidP="00CA6070">
            <w:pPr>
              <w:pStyle w:val="NoSpacing"/>
              <w:cnfStyle w:val="000000100000" w:firstRow="0" w:lastRow="0" w:firstColumn="0" w:lastColumn="0" w:oddVBand="0" w:evenVBand="0" w:oddHBand="1" w:evenHBand="0" w:firstRowFirstColumn="0" w:firstRowLastColumn="0" w:lastRowFirstColumn="0" w:lastRowLastColumn="0"/>
              <w:rPr>
                <w:ins w:id="626" w:author="Molly McEvilley" w:date="2024-08-21T08:00:00Z" w16du:dateUtc="2024-08-21T12:00:00Z"/>
                <w:b/>
                <w:bCs/>
              </w:rPr>
            </w:pPr>
            <w:ins w:id="627" w:author="Molly McEvilley" w:date="2024-09-24T18:47:00Z" w16du:dateUtc="2024-09-24T22:47:00Z">
              <w:r>
                <w:rPr>
                  <w:b/>
                  <w:bCs/>
                </w:rPr>
                <w:t>HMISStart</w:t>
              </w:r>
            </w:ins>
          </w:p>
        </w:tc>
      </w:tr>
      <w:tr w:rsidR="009E5409" w14:paraId="20A098A2" w14:textId="77777777" w:rsidTr="00BF5D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Change w:id="628" w:author="Molly McEvilley" w:date="2024-09-24T19:46:00Z" w16du:dateUtc="2024-09-24T23:46:00Z">
              <w:tcPr>
                <w:tcW w:w="6396" w:type="dxa"/>
                <w:gridSpan w:val="3"/>
              </w:tcPr>
            </w:tcPrChange>
          </w:tcPr>
          <w:p w14:paraId="2A6F7417" w14:textId="02ACD26C" w:rsidR="009E5409" w:rsidRPr="000C38C1" w:rsidRDefault="00A7639A" w:rsidP="00244488">
            <w:pPr>
              <w:pStyle w:val="NoSpacing"/>
              <w:cnfStyle w:val="001000010000" w:firstRow="0" w:lastRow="0" w:firstColumn="1" w:lastColumn="0" w:oddVBand="0" w:evenVBand="0" w:oddHBand="0" w:evenHBand="1" w:firstRowFirstColumn="0" w:firstRowLastColumn="0" w:lastRowFirstColumn="0" w:lastRowLastColumn="0"/>
            </w:pPr>
            <w:ins w:id="629" w:author="Molly McEvilley" w:date="2024-09-24T18:49:00Z" w16du:dateUtc="2024-09-24T22:49:00Z">
              <w:r>
                <w:t>4</w:t>
              </w:r>
            </w:ins>
          </w:p>
        </w:tc>
        <w:tc>
          <w:tcPr>
            <w:tcW w:w="5100" w:type="dxa"/>
            <w:tcPrChange w:id="630" w:author="Molly McEvilley" w:date="2024-09-24T19:46:00Z" w16du:dateUtc="2024-09-24T23:46:00Z">
              <w:tcPr>
                <w:tcW w:w="6396" w:type="dxa"/>
                <w:gridSpan w:val="2"/>
              </w:tcPr>
            </w:tcPrChange>
          </w:tcPr>
          <w:p w14:paraId="2C26F3B5" w14:textId="211B2BE3" w:rsidR="009E5409" w:rsidRPr="000C38C1" w:rsidRDefault="009E5409" w:rsidP="00244488">
            <w:pPr>
              <w:pStyle w:val="NoSpacing"/>
              <w:cnfStyle w:val="000000010000" w:firstRow="0" w:lastRow="0" w:firstColumn="0" w:lastColumn="0" w:oddVBand="0" w:evenVBand="0" w:oddHBand="0" w:evenHBand="1" w:firstRowFirstColumn="0" w:firstRowLastColumn="0" w:lastRowFirstColumn="0" w:lastRowLastColumn="0"/>
            </w:pPr>
            <w:r w:rsidRPr="000C38C1">
              <w:t>(any other)</w:t>
            </w:r>
          </w:p>
        </w:tc>
        <w:tc>
          <w:tcPr>
            <w:tcW w:w="3330" w:type="dxa"/>
            <w:tcPrChange w:id="631" w:author="Molly McEvilley" w:date="2024-09-24T19:46:00Z" w16du:dateUtc="2024-09-24T23:46:00Z">
              <w:tcPr>
                <w:tcW w:w="3049" w:type="dxa"/>
              </w:tcPr>
            </w:tcPrChange>
          </w:tcPr>
          <w:p w14:paraId="6D6040BE" w14:textId="6445E406" w:rsidR="009E5409" w:rsidRPr="000C38C1" w:rsidRDefault="009E5409" w:rsidP="00244488">
            <w:pPr>
              <w:pStyle w:val="NoSpacing"/>
              <w:cnfStyle w:val="000000010000" w:firstRow="0" w:lastRow="0" w:firstColumn="0" w:lastColumn="0" w:oddVBand="0" w:evenVBand="0" w:oddHBand="0" w:evenHBand="1" w:firstRowFirstColumn="0" w:firstRowLastColumn="0" w:lastRowFirstColumn="0" w:lastRowLastColumn="0"/>
              <w:rPr>
                <w:bCs/>
              </w:rPr>
            </w:pPr>
            <w:ins w:id="632" w:author="Molly McEvilley" w:date="2024-09-24T18:48:00Z" w16du:dateUtc="2024-09-24T22:48:00Z">
              <w:r w:rsidRPr="009436DE">
                <w:rPr>
                  <w:i/>
                  <w:iCs/>
                </w:rPr>
                <w:t>OperatingStart</w:t>
              </w:r>
              <w:r>
                <w:rPr>
                  <w:i/>
                  <w:iCs/>
                </w:rPr>
                <w:t>Date</w:t>
              </w:r>
            </w:ins>
            <w:del w:id="633" w:author="Molly McEvilley" w:date="2024-09-24T18:48:00Z" w16du:dateUtc="2024-09-24T22:48:00Z">
              <w:r w:rsidRPr="00DE4A2E" w:rsidDel="00187F45">
                <w:rPr>
                  <w:bCs/>
                  <w:i/>
                  <w:iCs/>
                </w:rPr>
                <w:delText>MoveInDate</w:delText>
              </w:r>
            </w:del>
          </w:p>
        </w:tc>
      </w:tr>
    </w:tbl>
    <w:p w14:paraId="0F934E96" w14:textId="20D163F7" w:rsidR="00D27CF7" w:rsidRPr="006A3016" w:rsidDel="006F5444" w:rsidRDefault="00D27CF7" w:rsidP="00D27CF7">
      <w:pPr>
        <w:pStyle w:val="Heading4"/>
        <w:rPr>
          <w:del w:id="634" w:author="Molly McEvilley" w:date="2024-09-24T18:42:00Z" w16du:dateUtc="2024-09-24T22:42:00Z"/>
        </w:rPr>
      </w:pPr>
      <w:del w:id="635" w:author="Molly McEvilley" w:date="2024-09-24T18:42:00Z" w16du:dateUtc="2024-09-24T22:42:00Z">
        <w:r w:rsidRPr="0088191A" w:rsidDel="006F5444">
          <w:delText>Last Bed Night for Night-by-Night Shelter Enrollments</w:delText>
        </w:r>
      </w:del>
    </w:p>
    <w:p w14:paraId="609C3523" w14:textId="627CF174" w:rsidR="00D27CF7" w:rsidRPr="002F0D32" w:rsidDel="006F5444" w:rsidRDefault="00D27CF7" w:rsidP="002A290B">
      <w:pPr>
        <w:rPr>
          <w:del w:id="636" w:author="Molly McEvilley" w:date="2024-09-24T18:42:00Z" w16du:dateUtc="2024-09-24T22:42:00Z"/>
        </w:rPr>
      </w:pPr>
      <w:del w:id="637" w:author="Molly McEvilley" w:date="2024-09-24T18:42:00Z" w16du:dateUtc="2024-09-24T22:42:00Z">
        <w:r w:rsidDel="006F5444">
          <w:delText>Where Project.</w:delText>
        </w:r>
        <w:r w:rsidRPr="10B9F996" w:rsidDel="006F5444">
          <w:rPr>
            <w:i/>
            <w:iCs/>
          </w:rPr>
          <w:delText>ProjectType</w:delText>
        </w:r>
        <w:r w:rsidDel="006F5444">
          <w:delText xml:space="preserve"> = 1, </w:delText>
        </w:r>
        <w:r w:rsidR="2705E6F0" w:rsidRPr="10B9F996" w:rsidDel="006F5444">
          <w:rPr>
            <w:b/>
            <w:bCs/>
          </w:rPr>
          <w:delText>LastBedNight</w:delText>
        </w:r>
        <w:r w:rsidDel="006F5444">
          <w:delText xml:space="preserve"> refers to the most recent record (Services.</w:delText>
        </w:r>
        <w:r w:rsidRPr="10B9F996" w:rsidDel="006F5444">
          <w:rPr>
            <w:i/>
            <w:iCs/>
          </w:rPr>
          <w:delText>RecordType</w:delText>
        </w:r>
        <w:r w:rsidDel="006F5444">
          <w:delText xml:space="preserve"> = 200) of a bed night associated with the head of household’s enrollment </w:delText>
        </w:r>
        <w:r w:rsidR="008C33C7" w:rsidDel="006F5444">
          <w:delText>that meets the criteria for record selection</w:delText>
        </w:r>
        <w:r w:rsidR="00B013F3" w:rsidDel="006F5444">
          <w:delText xml:space="preserve"> and occurs during a period of HMIS participation</w:delText>
        </w:r>
        <w:r w:rsidR="008C33C7" w:rsidDel="006F5444">
          <w:delText>.</w:delText>
        </w:r>
      </w:del>
    </w:p>
    <w:p w14:paraId="63AF67CA" w14:textId="77777777" w:rsidR="00D27CF7" w:rsidRPr="006A3016" w:rsidRDefault="00D27CF7" w:rsidP="00D27CF7">
      <w:pPr>
        <w:pStyle w:val="Heading4"/>
      </w:pPr>
      <w:r w:rsidRPr="0088191A">
        <w:t>ExitDate</w:t>
      </w:r>
    </w:p>
    <w:p w14:paraId="5B2D95AF" w14:textId="5CFA7C72" w:rsidR="00D27CF7" w:rsidRPr="00CB505E" w:rsidDel="00036FA9" w:rsidRDefault="00D27CF7" w:rsidP="00D27CF7">
      <w:pPr>
        <w:rPr>
          <w:del w:id="638" w:author="Molly McEvilley" w:date="2024-09-24T19:23:00Z" w16du:dateUtc="2024-09-24T23:23:00Z"/>
        </w:rPr>
      </w:pPr>
      <w:del w:id="639" w:author="Molly McEvilley" w:date="2024-09-24T19:23:00Z" w16du:dateUtc="2024-09-24T23:23:00Z">
        <w:r w:rsidDel="00036FA9">
          <w:delText>Exits that occur after the end of the report period are not relevant; the tlsa_HHID.</w:delText>
        </w:r>
        <w:r w:rsidRPr="001A2AE2" w:rsidDel="00036FA9">
          <w:rPr>
            <w:b/>
            <w:bCs/>
          </w:rPr>
          <w:delText>ExitDate</w:delText>
        </w:r>
        <w:r w:rsidDel="00036FA9">
          <w:delText xml:space="preserve"> should be </w:delText>
        </w:r>
        <w:r w:rsidR="00143E83" w:rsidDel="00036FA9">
          <w:delText>NULL</w:delText>
        </w:r>
        <w:r w:rsidDel="00036FA9">
          <w:delText xml:space="preserve"> </w:delText>
        </w:r>
        <w:r w:rsidR="00126B39" w:rsidDel="00036FA9">
          <w:delText xml:space="preserve">if the logic below </w:delText>
        </w:r>
        <w:r w:rsidR="002B3C3A" w:rsidDel="00036FA9">
          <w:delText xml:space="preserve">yields a date that falls after </w:delText>
        </w:r>
        <w:r w:rsidR="002B3C3A" w:rsidRPr="000322A6" w:rsidDel="00036FA9">
          <w:rPr>
            <w:u w:val="single"/>
          </w:rPr>
          <w:delText>ReportEnd</w:delText>
        </w:r>
        <w:r w:rsidR="002B3C3A" w:rsidDel="00036FA9">
          <w:delText>.</w:delText>
        </w:r>
      </w:del>
    </w:p>
    <w:p w14:paraId="7ED44A97" w14:textId="10FEA095" w:rsidR="00D27CF7" w:rsidRDefault="007B1840" w:rsidP="00D27CF7">
      <w:r>
        <w:t>If</w:t>
      </w:r>
      <w:r w:rsidR="00D27CF7">
        <w:t xml:space="preserve"> the recorded </w:t>
      </w:r>
      <w:r w:rsidR="00D27CF7" w:rsidRPr="00B678E4">
        <w:rPr>
          <w:i/>
          <w:iCs/>
        </w:rPr>
        <w:t>ExitDate</w:t>
      </w:r>
      <w:r w:rsidR="00D27CF7">
        <w:t xml:space="preserve"> (or lack thereof) associated with an enrollment is inconsistent with other data, reporting must be based on an adjusted </w:t>
      </w:r>
      <w:r w:rsidR="00D27CF7" w:rsidRPr="00571E85">
        <w:rPr>
          <w:b/>
          <w:bCs/>
          <w:rPrChange w:id="640" w:author="Molly McEvilley" w:date="2024-09-24T19:29:00Z" w16du:dateUtc="2024-09-24T23:29:00Z">
            <w:rPr>
              <w:i/>
              <w:iCs/>
            </w:rPr>
          </w:rPrChange>
        </w:rPr>
        <w:t>ExitDate</w:t>
      </w:r>
      <w:r w:rsidR="00D27CF7">
        <w:t xml:space="preserve"> consistent with the logic below</w:t>
      </w:r>
      <w:r w:rsidR="004873DC">
        <w:t xml:space="preserve">. </w:t>
      </w:r>
      <w:r w:rsidR="00D27CF7">
        <w:t xml:space="preserve">If applicable, </w:t>
      </w:r>
      <w:r w:rsidR="00D27CF7" w:rsidRPr="00B678E4">
        <w:rPr>
          <w:i/>
          <w:iCs/>
        </w:rPr>
        <w:t>Destination</w:t>
      </w:r>
      <w:r w:rsidR="00D27CF7">
        <w:t xml:space="preserve"> for these enrollments is reported as ‘</w:t>
      </w:r>
      <w:r w:rsidR="0014684B">
        <w:t xml:space="preserve">Data missing or invalid’ </w:t>
      </w:r>
      <w:r w:rsidR="00D27CF7">
        <w:t>(99)</w:t>
      </w:r>
      <w:r w:rsidR="004873DC">
        <w:t xml:space="preserve">. </w:t>
      </w:r>
    </w:p>
    <w:p w14:paraId="6A46D703" w14:textId="77777777" w:rsidR="00A85FA1" w:rsidRDefault="00AD7766" w:rsidP="005A3D99">
      <w:pPr>
        <w:pStyle w:val="ListParagraph"/>
        <w:numPr>
          <w:ilvl w:val="0"/>
          <w:numId w:val="29"/>
        </w:numPr>
        <w:rPr>
          <w:ins w:id="641" w:author="Molly McEvilley" w:date="2024-09-24T19:31:00Z" w16du:dateUtc="2024-09-24T23:31:00Z"/>
        </w:rPr>
      </w:pPr>
      <w:ins w:id="642" w:author="Molly McEvilley" w:date="2024-09-24T19:30:00Z" w16du:dateUtc="2024-09-24T23:30:00Z">
        <w:r>
          <w:t xml:space="preserve">An </w:t>
        </w:r>
        <w:r>
          <w:rPr>
            <w:i/>
            <w:iCs/>
          </w:rPr>
          <w:t xml:space="preserve">ExitDate </w:t>
        </w:r>
        <w:r>
          <w:t xml:space="preserve">&gt; </w:t>
        </w:r>
        <w:r w:rsidRPr="00FF1F93">
          <w:rPr>
            <w:u w:val="single"/>
            <w:rPrChange w:id="643" w:author="Molly McEvilley" w:date="2024-09-24T19:30:00Z" w16du:dateUtc="2024-09-24T23:30:00Z">
              <w:rPr/>
            </w:rPrChange>
          </w:rPr>
          <w:t>ReportEnd</w:t>
        </w:r>
        <w:r>
          <w:t xml:space="preserve"> should be evaluated as NULL </w:t>
        </w:r>
        <w:r w:rsidR="00FF1F93">
          <w:t xml:space="preserve">prior to </w:t>
        </w:r>
      </w:ins>
      <w:ins w:id="644" w:author="Molly McEvilley" w:date="2024-09-24T19:31:00Z" w16du:dateUtc="2024-09-24T23:31:00Z">
        <w:r w:rsidR="00FF1F93">
          <w:t>making any adjustments.</w:t>
        </w:r>
      </w:ins>
    </w:p>
    <w:p w14:paraId="76A7FDA9" w14:textId="164C0DB7" w:rsidR="00B013F3" w:rsidDel="00DB1913" w:rsidRDefault="00B013F3" w:rsidP="005A3D99">
      <w:pPr>
        <w:pStyle w:val="ListParagraph"/>
        <w:numPr>
          <w:ilvl w:val="0"/>
          <w:numId w:val="29"/>
        </w:numPr>
        <w:rPr>
          <w:del w:id="645" w:author="Molly McEvilley" w:date="2024-09-24T19:47:00Z" w16du:dateUtc="2024-09-24T23:47:00Z"/>
        </w:rPr>
      </w:pPr>
      <w:del w:id="646" w:author="Molly McEvilley" w:date="2024-09-24T19:25:00Z" w16du:dateUtc="2024-09-24T23:25:00Z">
        <w:r w:rsidDel="005A3D99">
          <w:delText xml:space="preserve">For any enrollment that remains open at the time a project ceases operation, the project’s </w:delText>
        </w:r>
      </w:del>
      <w:del w:id="647" w:author="Molly McEvilley" w:date="2024-09-24T19:47:00Z" w16du:dateUtc="2024-09-24T23:47:00Z">
        <w:r w:rsidRPr="0065045E" w:rsidDel="00DB1913">
          <w:rPr>
            <w:i/>
            <w:iCs/>
          </w:rPr>
          <w:delText xml:space="preserve">OperatingEndDate </w:delText>
        </w:r>
        <w:r w:rsidDel="00DB1913">
          <w:delText xml:space="preserve">is the effective </w:delText>
        </w:r>
        <w:r w:rsidRPr="005A3D99" w:rsidDel="00DB1913">
          <w:rPr>
            <w:b/>
            <w:bCs/>
            <w:rPrChange w:id="648" w:author="Molly McEvilley" w:date="2024-09-24T19:25:00Z" w16du:dateUtc="2024-09-24T23:25:00Z">
              <w:rPr>
                <w:i/>
                <w:iCs/>
              </w:rPr>
            </w:rPrChange>
          </w:rPr>
          <w:delText>ExitDate</w:delText>
        </w:r>
        <w:r w:rsidDel="00DB1913">
          <w:delText xml:space="preserve">. </w:delText>
        </w:r>
      </w:del>
    </w:p>
    <w:p w14:paraId="43A465E3" w14:textId="4BC6C58C" w:rsidR="00D27CF7" w:rsidRDefault="00D27CF7" w:rsidP="00777E3F">
      <w:pPr>
        <w:pStyle w:val="ListParagraph"/>
        <w:numPr>
          <w:ilvl w:val="0"/>
          <w:numId w:val="29"/>
        </w:numPr>
      </w:pPr>
      <w:r>
        <w:t xml:space="preserve">The effective </w:t>
      </w:r>
      <w:r w:rsidRPr="00CA1ACA">
        <w:rPr>
          <w:b/>
          <w:bCs/>
          <w:rPrChange w:id="649" w:author="Molly McEvilley" w:date="2024-09-24T19:26:00Z" w16du:dateUtc="2024-09-24T23:26:00Z">
            <w:rPr>
              <w:i/>
              <w:iCs/>
            </w:rPr>
          </w:rPrChange>
        </w:rPr>
        <w:t>ExitDate</w:t>
      </w:r>
      <w:r>
        <w:t xml:space="preserve"> is [</w:t>
      </w:r>
      <w:r w:rsidR="2705E6F0" w:rsidRPr="00CA1ACA">
        <w:rPr>
          <w:b/>
          <w:bCs/>
          <w:rPrChange w:id="650" w:author="Molly McEvilley" w:date="2024-09-24T19:26:00Z" w16du:dateUtc="2024-09-24T23:26:00Z">
            <w:rPr/>
          </w:rPrChange>
        </w:rPr>
        <w:t>LastBedNight</w:t>
      </w:r>
      <w:r>
        <w:t xml:space="preserve"> + 1 day] for any enrollment in a night-by-night shelter where:</w:t>
      </w:r>
    </w:p>
    <w:p w14:paraId="14E58D6F" w14:textId="728EC61E" w:rsidR="00D27CF7" w:rsidRDefault="00D27CF7" w:rsidP="00777E3F">
      <w:pPr>
        <w:pStyle w:val="ListParagraph"/>
        <w:numPr>
          <w:ilvl w:val="1"/>
          <w:numId w:val="29"/>
        </w:numPr>
      </w:pPr>
      <w:r>
        <w:t xml:space="preserve">The recorded </w:t>
      </w:r>
      <w:r w:rsidRPr="00B678E4">
        <w:rPr>
          <w:i/>
          <w:iCs/>
        </w:rPr>
        <w:t>ExitDate</w:t>
      </w:r>
      <w:r>
        <w:t xml:space="preserve"> is more than one day after </w:t>
      </w:r>
      <w:del w:id="651" w:author="Molly McEvilley" w:date="2024-09-24T19:26:00Z" w16du:dateUtc="2024-09-24T23:26:00Z">
        <w:r w:rsidRPr="00CA1ACA" w:rsidDel="00CA1ACA">
          <w:rPr>
            <w:b/>
            <w:bCs/>
            <w:rPrChange w:id="652" w:author="Molly McEvilley" w:date="2024-09-24T19:26:00Z" w16du:dateUtc="2024-09-24T23:26:00Z">
              <w:rPr/>
            </w:rPrChange>
          </w:rPr>
          <w:delText>the last bed nigh</w:delText>
        </w:r>
      </w:del>
      <w:ins w:id="653" w:author="Molly McEvilley" w:date="2024-09-24T19:26:00Z" w16du:dateUtc="2024-09-24T23:26:00Z">
        <w:r w:rsidR="00CA1ACA" w:rsidRPr="00CA1ACA">
          <w:rPr>
            <w:b/>
            <w:bCs/>
            <w:rPrChange w:id="654" w:author="Molly McEvilley" w:date="2024-09-24T19:26:00Z" w16du:dateUtc="2024-09-24T23:26:00Z">
              <w:rPr/>
            </w:rPrChange>
          </w:rPr>
          <w:t>LastBedNight</w:t>
        </w:r>
      </w:ins>
      <w:del w:id="655" w:author="Molly McEvilley" w:date="2024-09-24T19:26:00Z" w16du:dateUtc="2024-09-24T23:26:00Z">
        <w:r w:rsidDel="00CA1ACA">
          <w:delText>t</w:delText>
        </w:r>
      </w:del>
      <w:r>
        <w:t xml:space="preserve">; or </w:t>
      </w:r>
    </w:p>
    <w:p w14:paraId="456F983E" w14:textId="2455A94B" w:rsidR="00D27CF7" w:rsidRDefault="00D27CF7" w:rsidP="00777E3F">
      <w:pPr>
        <w:pStyle w:val="ListParagraph"/>
        <w:numPr>
          <w:ilvl w:val="1"/>
          <w:numId w:val="29"/>
        </w:numPr>
      </w:pPr>
      <w:r>
        <w:t xml:space="preserve">There is no </w:t>
      </w:r>
      <w:r w:rsidRPr="10B9F996">
        <w:rPr>
          <w:i/>
          <w:iCs/>
        </w:rPr>
        <w:t>ExitDate</w:t>
      </w:r>
      <w:r>
        <w:t xml:space="preserve"> and </w:t>
      </w:r>
      <w:r w:rsidR="2705E6F0" w:rsidRPr="00112DC2">
        <w:rPr>
          <w:b/>
          <w:bCs/>
          <w:rPrChange w:id="656" w:author="Molly McEvilley" w:date="2024-09-24T19:26:00Z" w16du:dateUtc="2024-09-24T23:26:00Z">
            <w:rPr/>
          </w:rPrChange>
        </w:rPr>
        <w:t>LastBedNight</w:t>
      </w:r>
      <w:r>
        <w:t xml:space="preserve"> is 90 days or more prior to </w:t>
      </w:r>
      <w:r w:rsidRPr="10B9F996">
        <w:rPr>
          <w:u w:val="single"/>
        </w:rPr>
        <w:t>ReportEnd</w:t>
      </w:r>
      <w:r w:rsidR="004873DC">
        <w:t xml:space="preserve">. </w:t>
      </w:r>
    </w:p>
    <w:p w14:paraId="556D06AD" w14:textId="77777777" w:rsidR="00341EE9" w:rsidRDefault="00341EE9" w:rsidP="00341EE9">
      <w:pPr>
        <w:pStyle w:val="ListParagraph"/>
        <w:numPr>
          <w:ilvl w:val="0"/>
          <w:numId w:val="29"/>
        </w:numPr>
        <w:rPr>
          <w:ins w:id="657" w:author="Molly McEvilley" w:date="2024-09-24T19:47:00Z" w16du:dateUtc="2024-09-24T23:47:00Z"/>
        </w:rPr>
      </w:pPr>
      <w:ins w:id="658" w:author="Molly McEvilley" w:date="2024-09-24T19:47:00Z" w16du:dateUtc="2024-09-24T23:47:00Z">
        <w:r>
          <w:t xml:space="preserve">The effective </w:t>
        </w:r>
        <w:r w:rsidRPr="001A130C">
          <w:rPr>
            <w:b/>
            <w:bCs/>
          </w:rPr>
          <w:t>ExitDate</w:t>
        </w:r>
        <w:r>
          <w:t xml:space="preserve"> is [</w:t>
        </w:r>
        <w:r w:rsidRPr="0005203D">
          <w:rPr>
            <w:i/>
            <w:iCs/>
          </w:rPr>
          <w:t>MoveInDate</w:t>
        </w:r>
        <w:r>
          <w:t xml:space="preserve"> + 1 day] for any enrollment in RRH where </w:t>
        </w:r>
        <w:r w:rsidRPr="0005203D">
          <w:rPr>
            <w:i/>
            <w:iCs/>
          </w:rPr>
          <w:t>MoveInDate</w:t>
        </w:r>
        <w:r>
          <w:t xml:space="preserve"> = </w:t>
        </w:r>
        <w:r w:rsidRPr="0005203D">
          <w:rPr>
            <w:i/>
            <w:iCs/>
          </w:rPr>
          <w:t>ExitDate</w:t>
        </w:r>
        <w:r>
          <w:t>.</w:t>
        </w:r>
      </w:ins>
    </w:p>
    <w:p w14:paraId="52A60E89" w14:textId="77777777" w:rsidR="00341EE9" w:rsidRDefault="00341EE9" w:rsidP="00341EE9">
      <w:pPr>
        <w:pStyle w:val="ListParagraph"/>
        <w:numPr>
          <w:ilvl w:val="1"/>
          <w:numId w:val="29"/>
        </w:numPr>
        <w:rPr>
          <w:ins w:id="659" w:author="Molly McEvilley" w:date="2024-09-24T19:47:00Z" w16du:dateUtc="2024-09-24T23:47:00Z"/>
        </w:rPr>
      </w:pPr>
      <w:ins w:id="660" w:author="Molly McEvilley" w:date="2024-09-24T19:47:00Z" w16du:dateUtc="2024-09-24T23:47:00Z">
        <w:r>
          <w:t xml:space="preserve">If the move-in date and the recorded exit date both equal </w:t>
        </w:r>
        <w:r w:rsidRPr="00553B6B">
          <w:rPr>
            <w:u w:val="single"/>
          </w:rPr>
          <w:t>ReportEnd</w:t>
        </w:r>
        <w:r>
          <w:t xml:space="preserve">, the effective </w:t>
        </w:r>
        <w:r w:rsidRPr="00553B6B">
          <w:rPr>
            <w:b/>
            <w:bCs/>
          </w:rPr>
          <w:t>ExitDate</w:t>
        </w:r>
        <w:r>
          <w:t xml:space="preserve"> should be NULL as exits that occur after the end of the report period are not relevant.</w:t>
        </w:r>
      </w:ins>
    </w:p>
    <w:p w14:paraId="7EB6E265" w14:textId="77777777" w:rsidR="00DB1913" w:rsidRDefault="00DB1913" w:rsidP="00DB1913">
      <w:pPr>
        <w:pStyle w:val="ListParagraph"/>
        <w:numPr>
          <w:ilvl w:val="0"/>
          <w:numId w:val="29"/>
        </w:numPr>
        <w:rPr>
          <w:ins w:id="661" w:author="Molly McEvilley" w:date="2024-09-24T19:47:00Z" w16du:dateUtc="2024-09-24T23:47:00Z"/>
        </w:rPr>
      </w:pPr>
      <w:ins w:id="662" w:author="Molly McEvilley" w:date="2024-09-24T19:47:00Z" w16du:dateUtc="2024-09-24T23:47:00Z">
        <w:r>
          <w:t xml:space="preserve">For any enrollment without an exit as of the date that a project ceases HMIS participation and or ceases operation, the earliest non-NULL </w:t>
        </w:r>
        <w:r>
          <w:rPr>
            <w:b/>
          </w:rPr>
          <w:t>HMISEnd</w:t>
        </w:r>
        <w:r>
          <w:t xml:space="preserve"> or </w:t>
        </w:r>
        <w:r w:rsidRPr="0065045E">
          <w:rPr>
            <w:i/>
            <w:iCs/>
          </w:rPr>
          <w:t xml:space="preserve">OperatingEndDate </w:t>
        </w:r>
        <w:r>
          <w:t xml:space="preserve">is the effective </w:t>
        </w:r>
        <w:r w:rsidRPr="003A5C9D">
          <w:rPr>
            <w:b/>
            <w:bCs/>
          </w:rPr>
          <w:t>ExitDate</w:t>
        </w:r>
        <w:r>
          <w:t xml:space="preserve">. </w:t>
        </w:r>
      </w:ins>
    </w:p>
    <w:p w14:paraId="37148FC6" w14:textId="28A6D025" w:rsidR="00A313CE" w:rsidDel="00341EE9" w:rsidRDefault="00A313CE" w:rsidP="00777E3F">
      <w:pPr>
        <w:pStyle w:val="ListParagraph"/>
        <w:numPr>
          <w:ilvl w:val="0"/>
          <w:numId w:val="29"/>
        </w:numPr>
        <w:rPr>
          <w:del w:id="663" w:author="Molly McEvilley" w:date="2024-09-24T19:48:00Z" w16du:dateUtc="2024-09-24T23:48:00Z"/>
        </w:rPr>
      </w:pPr>
      <w:del w:id="664" w:author="Molly McEvilley" w:date="2024-09-24T19:48:00Z" w16du:dateUtc="2024-09-24T23:48:00Z">
        <w:r w:rsidDel="00341EE9">
          <w:delText xml:space="preserve">The effective </w:delText>
        </w:r>
        <w:r w:rsidRPr="001A130C" w:rsidDel="00341EE9">
          <w:rPr>
            <w:b/>
            <w:bCs/>
          </w:rPr>
          <w:delText>ExitDate</w:delText>
        </w:r>
        <w:r w:rsidDel="00341EE9">
          <w:delText xml:space="preserve"> is [</w:delText>
        </w:r>
        <w:r w:rsidRPr="0005203D" w:rsidDel="00341EE9">
          <w:rPr>
            <w:i/>
            <w:iCs/>
          </w:rPr>
          <w:delText>MoveInDate</w:delText>
        </w:r>
        <w:r w:rsidDel="00341EE9">
          <w:delText xml:space="preserve"> + 1 day]</w:delText>
        </w:r>
        <w:r w:rsidR="002B50BB" w:rsidDel="00341EE9">
          <w:delText xml:space="preserve"> for any enrollment in RRH where </w:delText>
        </w:r>
        <w:r w:rsidR="002B50BB" w:rsidRPr="0005203D" w:rsidDel="00341EE9">
          <w:rPr>
            <w:i/>
            <w:iCs/>
          </w:rPr>
          <w:delText>MoveInDate</w:delText>
        </w:r>
        <w:r w:rsidR="002B50BB" w:rsidDel="00341EE9">
          <w:delText xml:space="preserve"> = </w:delText>
        </w:r>
        <w:r w:rsidR="002B50BB" w:rsidRPr="0005203D" w:rsidDel="00341EE9">
          <w:rPr>
            <w:i/>
            <w:iCs/>
          </w:rPr>
          <w:delText>ExitDate</w:delText>
        </w:r>
        <w:r w:rsidR="002B50BB" w:rsidDel="00341EE9">
          <w:delText>.</w:delText>
        </w:r>
      </w:del>
    </w:p>
    <w:p w14:paraId="3B52EBB8" w14:textId="799B1914" w:rsidR="000A10B5" w:rsidRDefault="007608E2">
      <w:pPr>
        <w:pPrChange w:id="665" w:author="Molly McEvilley" w:date="2024-09-24T19:48:00Z" w16du:dateUtc="2024-09-24T23:48:00Z">
          <w:pPr>
            <w:pStyle w:val="ListParagraph"/>
            <w:numPr>
              <w:ilvl w:val="1"/>
              <w:numId w:val="29"/>
            </w:numPr>
            <w:ind w:left="1440"/>
          </w:pPr>
        </w:pPrChange>
      </w:pPr>
      <w:del w:id="666" w:author="Molly McEvilley" w:date="2024-09-24T19:48:00Z" w16du:dateUtc="2024-09-24T23:48:00Z">
        <w:r w:rsidDel="00341EE9">
          <w:delText xml:space="preserve">If the move-in date </w:delText>
        </w:r>
        <w:r w:rsidR="00495310" w:rsidDel="00341EE9">
          <w:delText xml:space="preserve">and the recorded exit date both equal </w:delText>
        </w:r>
        <w:r w:rsidR="00495310" w:rsidRPr="00553B6B" w:rsidDel="00341EE9">
          <w:rPr>
            <w:u w:val="single"/>
          </w:rPr>
          <w:delText>ReportEnd</w:delText>
        </w:r>
        <w:r w:rsidR="00495310" w:rsidDel="00341EE9">
          <w:delText xml:space="preserve">, the effective </w:delText>
        </w:r>
        <w:r w:rsidR="00495310" w:rsidRPr="00553B6B" w:rsidDel="00341EE9">
          <w:rPr>
            <w:b/>
            <w:bCs/>
          </w:rPr>
          <w:delText>ExitDate</w:delText>
        </w:r>
        <w:r w:rsidR="00495310" w:rsidDel="00341EE9">
          <w:delText xml:space="preserve"> </w:delText>
        </w:r>
        <w:r w:rsidR="003C6F45" w:rsidDel="00341EE9">
          <w:delText>should be NULL as exits that occur after the end of the report period are not relevant.</w:delText>
        </w:r>
      </w:del>
    </w:p>
    <w:tbl>
      <w:tblPr>
        <w:tblStyle w:val="Style11"/>
        <w:tblW w:w="9265" w:type="dxa"/>
        <w:tblLook w:val="04A0" w:firstRow="1" w:lastRow="0" w:firstColumn="1" w:lastColumn="0" w:noHBand="0" w:noVBand="1"/>
        <w:tblPrChange w:id="667" w:author="Molly McEvilley" w:date="2024-09-24T19:39:00Z" w16du:dateUtc="2024-09-24T23:39:00Z">
          <w:tblPr>
            <w:tblStyle w:val="Style11"/>
            <w:tblW w:w="9445" w:type="dxa"/>
            <w:tblLook w:val="04A0" w:firstRow="1" w:lastRow="0" w:firstColumn="1" w:lastColumn="0" w:noHBand="0" w:noVBand="1"/>
          </w:tblPr>
        </w:tblPrChange>
      </w:tblPr>
      <w:tblGrid>
        <w:gridCol w:w="1276"/>
        <w:gridCol w:w="3786"/>
        <w:gridCol w:w="4203"/>
        <w:tblGridChange w:id="668">
          <w:tblGrid>
            <w:gridCol w:w="1276"/>
            <w:gridCol w:w="3759"/>
            <w:gridCol w:w="27"/>
            <w:gridCol w:w="4203"/>
            <w:gridCol w:w="805"/>
            <w:gridCol w:w="4410"/>
          </w:tblGrid>
        </w:tblGridChange>
      </w:tblGrid>
      <w:tr w:rsidR="00DA21AF" w14:paraId="4771A727" w14:textId="77777777" w:rsidTr="00DA21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Change w:id="669" w:author="Molly McEvilley" w:date="2024-09-24T19:39:00Z" w16du:dateUtc="2024-09-24T23:39:00Z">
              <w:tcPr>
                <w:tcW w:w="5035" w:type="dxa"/>
                <w:gridSpan w:val="2"/>
              </w:tcPr>
            </w:tcPrChange>
          </w:tcPr>
          <w:p w14:paraId="3C8A81F0" w14:textId="77A3E218" w:rsidR="00DA21AF" w:rsidRDefault="00DA21AF" w:rsidP="0084349D">
            <w:pPr>
              <w:pStyle w:val="NoSpacing"/>
              <w:cnfStyle w:val="101000000000" w:firstRow="1" w:lastRow="0" w:firstColumn="1" w:lastColumn="0" w:oddVBand="0" w:evenVBand="0" w:oddHBand="0" w:evenHBand="0" w:firstRowFirstColumn="0" w:firstRowLastColumn="0" w:lastRowFirstColumn="0" w:lastRowLastColumn="0"/>
            </w:pPr>
            <w:ins w:id="670" w:author="Molly McEvilley" w:date="2024-09-24T19:39:00Z" w16du:dateUtc="2024-09-24T23:39:00Z">
              <w:r>
                <w:lastRenderedPageBreak/>
                <w:t>Priority</w:t>
              </w:r>
            </w:ins>
          </w:p>
        </w:tc>
        <w:tc>
          <w:tcPr>
            <w:tcW w:w="0" w:type="dxa"/>
            <w:tcPrChange w:id="671" w:author="Molly McEvilley" w:date="2024-09-24T19:39:00Z" w16du:dateUtc="2024-09-24T23:39:00Z">
              <w:tcPr>
                <w:tcW w:w="5035" w:type="dxa"/>
                <w:gridSpan w:val="3"/>
              </w:tcPr>
            </w:tcPrChange>
          </w:tcPr>
          <w:p w14:paraId="65304FD9" w14:textId="2DB965FE" w:rsidR="00DA21AF" w:rsidRDefault="00DA21AF" w:rsidP="0084349D">
            <w:pPr>
              <w:pStyle w:val="NoSpacing"/>
              <w:cnfStyle w:val="100000000000" w:firstRow="1" w:lastRow="0" w:firstColumn="0" w:lastColumn="0" w:oddVBand="0" w:evenVBand="0" w:oddHBand="0" w:evenHBand="0" w:firstRowFirstColumn="0" w:firstRowLastColumn="0" w:lastRowFirstColumn="0" w:lastRowLastColumn="0"/>
            </w:pPr>
            <w:r>
              <w:t>Condition</w:t>
            </w:r>
          </w:p>
        </w:tc>
        <w:tc>
          <w:tcPr>
            <w:tcW w:w="3245" w:type="dxa"/>
            <w:tcPrChange w:id="672" w:author="Molly McEvilley" w:date="2024-09-24T19:39:00Z" w16du:dateUtc="2024-09-24T23:39:00Z">
              <w:tcPr>
                <w:tcW w:w="4410" w:type="dxa"/>
              </w:tcPr>
            </w:tcPrChange>
          </w:tcPr>
          <w:p w14:paraId="0974230F" w14:textId="77777777" w:rsidR="00DA21AF" w:rsidRPr="004A6703" w:rsidRDefault="00DA21AF"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A21AF" w14:paraId="38761DBA" w14:textId="77777777" w:rsidTr="00DA21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Change w:id="673" w:author="Molly McEvilley" w:date="2024-09-24T19:39:00Z" w16du:dateUtc="2024-09-24T23:39:00Z">
              <w:tcPr>
                <w:tcW w:w="5035" w:type="dxa"/>
                <w:gridSpan w:val="2"/>
              </w:tcPr>
            </w:tcPrChange>
          </w:tcPr>
          <w:p w14:paraId="48EAF064" w14:textId="3392A4C6" w:rsidR="00DA21AF" w:rsidRDefault="00F23192" w:rsidP="0084349D">
            <w:pPr>
              <w:pStyle w:val="NoSpacing"/>
              <w:cnfStyle w:val="001000100000" w:firstRow="0" w:lastRow="0" w:firstColumn="1" w:lastColumn="0" w:oddVBand="0" w:evenVBand="0" w:oddHBand="1" w:evenHBand="0" w:firstRowFirstColumn="0" w:firstRowLastColumn="0" w:lastRowFirstColumn="0" w:lastRowLastColumn="0"/>
            </w:pPr>
            <w:ins w:id="674" w:author="Molly McEvilley" w:date="2024-09-24T19:40:00Z" w16du:dateUtc="2024-09-24T23:40:00Z">
              <w:r>
                <w:t>1</w:t>
              </w:r>
            </w:ins>
          </w:p>
        </w:tc>
        <w:tc>
          <w:tcPr>
            <w:tcW w:w="0" w:type="dxa"/>
            <w:tcPrChange w:id="675" w:author="Molly McEvilley" w:date="2024-09-24T19:39:00Z" w16du:dateUtc="2024-09-24T23:39:00Z">
              <w:tcPr>
                <w:tcW w:w="5035" w:type="dxa"/>
                <w:gridSpan w:val="3"/>
              </w:tcPr>
            </w:tcPrChange>
          </w:tcPr>
          <w:p w14:paraId="6E265F8D" w14:textId="2ECEA70A" w:rsidR="00DA21AF" w:rsidRDefault="00DA21AF" w:rsidP="0084349D">
            <w:pPr>
              <w:pStyle w:val="NoSpacing"/>
              <w:cnfStyle w:val="000000100000" w:firstRow="0" w:lastRow="0" w:firstColumn="0" w:lastColumn="0" w:oddVBand="0" w:evenVBand="0" w:oddHBand="1" w:evenHBand="0" w:firstRowFirstColumn="0" w:firstRowLastColumn="0" w:lastRowFirstColumn="0" w:lastRowLastColumn="0"/>
            </w:pPr>
            <w:r>
              <w:t>[</w:t>
            </w:r>
            <w:r w:rsidRPr="49FCFE86">
              <w:rPr>
                <w:b/>
              </w:rPr>
              <w:t>LastBedNight</w:t>
            </w:r>
            <w:r>
              <w:t xml:space="preserve"> + 90 days] &lt;= </w:t>
            </w:r>
            <w:r w:rsidRPr="49FCFE86">
              <w:rPr>
                <w:u w:val="single"/>
              </w:rPr>
              <w:t>ReportEnd</w:t>
            </w:r>
            <w:r>
              <w:t xml:space="preserve"> and </w:t>
            </w:r>
            <w:r w:rsidRPr="49FCFE86">
              <w:rPr>
                <w:i/>
                <w:iCs/>
              </w:rPr>
              <w:t>ExitDate</w:t>
            </w:r>
            <w:r>
              <w:t xml:space="preserve"> is NULL </w:t>
            </w:r>
          </w:p>
        </w:tc>
        <w:tc>
          <w:tcPr>
            <w:tcW w:w="3245" w:type="dxa"/>
            <w:tcPrChange w:id="676" w:author="Molly McEvilley" w:date="2024-09-24T19:39:00Z" w16du:dateUtc="2024-09-24T23:39:00Z">
              <w:tcPr>
                <w:tcW w:w="4410" w:type="dxa"/>
              </w:tcPr>
            </w:tcPrChange>
          </w:tcPr>
          <w:p w14:paraId="512CA300" w14:textId="6DF3F67E" w:rsidR="00DA21AF" w:rsidRPr="00B678E4" w:rsidRDefault="00DA21AF" w:rsidP="10B9F996">
            <w:pPr>
              <w:pStyle w:val="NoSpacing"/>
              <w:cnfStyle w:val="000000100000" w:firstRow="0" w:lastRow="0" w:firstColumn="0" w:lastColumn="0" w:oddVBand="0" w:evenVBand="0" w:oddHBand="1" w:evenHBand="0" w:firstRowFirstColumn="0" w:firstRowLastColumn="0" w:lastRowFirstColumn="0" w:lastRowLastColumn="0"/>
              <w:rPr>
                <w:i/>
                <w:iCs/>
              </w:rPr>
            </w:pPr>
            <w:r>
              <w:t>[</w:t>
            </w:r>
            <w:r w:rsidRPr="10B9F996">
              <w:rPr>
                <w:b/>
                <w:bCs/>
              </w:rPr>
              <w:t>LastBedNight</w:t>
            </w:r>
            <w:r w:rsidRPr="10B9F996">
              <w:rPr>
                <w:i/>
                <w:iCs/>
              </w:rPr>
              <w:t xml:space="preserve"> </w:t>
            </w:r>
            <w:r>
              <w:t>+ 1 day]</w:t>
            </w:r>
          </w:p>
        </w:tc>
      </w:tr>
      <w:tr w:rsidR="00DA21AF" w14:paraId="5A1E6AAD" w14:textId="77777777" w:rsidTr="00DA21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Change w:id="677" w:author="Molly McEvilley" w:date="2024-09-24T19:39:00Z" w16du:dateUtc="2024-09-24T23:39:00Z">
              <w:tcPr>
                <w:tcW w:w="5035" w:type="dxa"/>
                <w:gridSpan w:val="2"/>
              </w:tcPr>
            </w:tcPrChange>
          </w:tcPr>
          <w:p w14:paraId="6A410D76" w14:textId="05D63533" w:rsidR="00DA21AF" w:rsidRDefault="008A7AFC" w:rsidP="0084349D">
            <w:pPr>
              <w:pStyle w:val="NoSpacing"/>
              <w:cnfStyle w:val="001000010000" w:firstRow="0" w:lastRow="0" w:firstColumn="1" w:lastColumn="0" w:oddVBand="0" w:evenVBand="0" w:oddHBand="0" w:evenHBand="1" w:firstRowFirstColumn="0" w:firstRowLastColumn="0" w:lastRowFirstColumn="0" w:lastRowLastColumn="0"/>
              <w:rPr>
                <w:b/>
                <w:bCs w:val="0"/>
              </w:rPr>
            </w:pPr>
            <w:ins w:id="678" w:author="Molly McEvilley" w:date="2024-09-24T19:43:00Z" w16du:dateUtc="2024-09-24T23:43:00Z">
              <w:r>
                <w:rPr>
                  <w:b/>
                  <w:bCs w:val="0"/>
                </w:rPr>
                <w:t>2</w:t>
              </w:r>
            </w:ins>
          </w:p>
        </w:tc>
        <w:tc>
          <w:tcPr>
            <w:tcW w:w="0" w:type="dxa"/>
            <w:tcPrChange w:id="679" w:author="Molly McEvilley" w:date="2024-09-24T19:39:00Z" w16du:dateUtc="2024-09-24T23:39:00Z">
              <w:tcPr>
                <w:tcW w:w="5035" w:type="dxa"/>
                <w:gridSpan w:val="3"/>
              </w:tcPr>
            </w:tcPrChange>
          </w:tcPr>
          <w:p w14:paraId="265F4389" w14:textId="4619E3B2" w:rsidR="00DA21AF" w:rsidRDefault="00DA21AF" w:rsidP="0084349D">
            <w:pPr>
              <w:pStyle w:val="NoSpacing"/>
              <w:cnfStyle w:val="000000010000" w:firstRow="0" w:lastRow="0" w:firstColumn="0" w:lastColumn="0" w:oddVBand="0" w:evenVBand="0" w:oddHBand="0" w:evenHBand="1" w:firstRowFirstColumn="0" w:firstRowLastColumn="0" w:lastRowFirstColumn="0" w:lastRowLastColumn="0"/>
            </w:pPr>
            <w:ins w:id="680" w:author="Molly McEvilley" w:date="2024-09-24T19:28:00Z" w16du:dateUtc="2024-09-24T23:28:00Z">
              <w:r>
                <w:rPr>
                  <w:b/>
                  <w:bCs/>
                </w:rPr>
                <w:t xml:space="preserve">LSAProjectType </w:t>
              </w:r>
              <w:r>
                <w:t xml:space="preserve">= 1 and </w:t>
              </w:r>
            </w:ins>
            <w:r w:rsidRPr="10B9F996">
              <w:rPr>
                <w:i/>
                <w:iCs/>
              </w:rPr>
              <w:t>ExitDate</w:t>
            </w:r>
            <w:r>
              <w:t xml:space="preserve"> </w:t>
            </w:r>
            <w:del w:id="681" w:author="Molly McEvilley" w:date="2024-09-24T19:28:00Z" w16du:dateUtc="2024-09-24T23:28:00Z">
              <w:r w:rsidDel="00EA498B">
                <w:delText>&gt; [</w:delText>
              </w:r>
              <w:r w:rsidRPr="10B9F996" w:rsidDel="00EA498B">
                <w:rPr>
                  <w:b/>
                </w:rPr>
                <w:delText>LastBedNight</w:delText>
              </w:r>
              <w:r w:rsidDel="00EA498B">
                <w:delText xml:space="preserve"> + 1 day]</w:delText>
              </w:r>
            </w:del>
            <w:ins w:id="682" w:author="Molly McEvilley" w:date="2024-09-24T19:28:00Z" w16du:dateUtc="2024-09-24T23:28:00Z">
              <w:r>
                <w:t>is not null</w:t>
              </w:r>
            </w:ins>
          </w:p>
        </w:tc>
        <w:tc>
          <w:tcPr>
            <w:tcW w:w="3245" w:type="dxa"/>
            <w:tcPrChange w:id="683" w:author="Molly McEvilley" w:date="2024-09-24T19:39:00Z" w16du:dateUtc="2024-09-24T23:39:00Z">
              <w:tcPr>
                <w:tcW w:w="4410" w:type="dxa"/>
              </w:tcPr>
            </w:tcPrChange>
          </w:tcPr>
          <w:p w14:paraId="2FAEA5E1" w14:textId="20978FC0" w:rsidR="00DA21AF" w:rsidRPr="00B678E4" w:rsidRDefault="00DA21AF" w:rsidP="10B9F996">
            <w:pPr>
              <w:pStyle w:val="NoSpacing"/>
              <w:cnfStyle w:val="000000010000" w:firstRow="0" w:lastRow="0" w:firstColumn="0" w:lastColumn="0" w:oddVBand="0" w:evenVBand="0" w:oddHBand="0" w:evenHBand="1" w:firstRowFirstColumn="0" w:firstRowLastColumn="0" w:lastRowFirstColumn="0" w:lastRowLastColumn="0"/>
              <w:rPr>
                <w:i/>
                <w:iCs/>
              </w:rPr>
            </w:pPr>
            <w:r>
              <w:t>[</w:t>
            </w:r>
            <w:r w:rsidRPr="10B9F996">
              <w:rPr>
                <w:b/>
                <w:bCs/>
              </w:rPr>
              <w:t>LastBedNight</w:t>
            </w:r>
            <w:r w:rsidRPr="10B9F996">
              <w:rPr>
                <w:i/>
                <w:iCs/>
              </w:rPr>
              <w:t xml:space="preserve"> </w:t>
            </w:r>
            <w:r>
              <w:t>+ 1 day]</w:t>
            </w:r>
          </w:p>
        </w:tc>
      </w:tr>
      <w:tr w:rsidR="00DA21AF" w14:paraId="5B72E046" w14:textId="77777777" w:rsidTr="00DA21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Change w:id="684" w:author="Molly McEvilley" w:date="2024-09-24T19:39:00Z" w16du:dateUtc="2024-09-24T23:39:00Z">
              <w:tcPr>
                <w:tcW w:w="5035" w:type="dxa"/>
                <w:gridSpan w:val="2"/>
              </w:tcPr>
            </w:tcPrChange>
          </w:tcPr>
          <w:p w14:paraId="11D55D9D" w14:textId="651AFEEE" w:rsidR="00DA21AF" w:rsidRPr="00DA21AF" w:rsidDel="00077F25" w:rsidRDefault="008A7AFC" w:rsidP="0084349D">
            <w:pPr>
              <w:pStyle w:val="NoSpacing"/>
              <w:cnfStyle w:val="001000100000" w:firstRow="0" w:lastRow="0" w:firstColumn="1" w:lastColumn="0" w:oddVBand="0" w:evenVBand="0" w:oddHBand="1" w:evenHBand="0" w:firstRowFirstColumn="0" w:firstRowLastColumn="0" w:lastRowFirstColumn="0" w:lastRowLastColumn="0"/>
              <w:rPr>
                <w:b/>
              </w:rPr>
            </w:pPr>
            <w:ins w:id="685" w:author="Molly McEvilley" w:date="2024-09-24T19:43:00Z" w16du:dateUtc="2024-09-24T23:43:00Z">
              <w:r>
                <w:rPr>
                  <w:b/>
                </w:rPr>
                <w:t>3</w:t>
              </w:r>
            </w:ins>
          </w:p>
        </w:tc>
        <w:tc>
          <w:tcPr>
            <w:tcW w:w="0" w:type="dxa"/>
            <w:tcPrChange w:id="686" w:author="Molly McEvilley" w:date="2024-09-24T19:39:00Z" w16du:dateUtc="2024-09-24T23:39:00Z">
              <w:tcPr>
                <w:tcW w:w="5035" w:type="dxa"/>
                <w:gridSpan w:val="3"/>
              </w:tcPr>
            </w:tcPrChange>
          </w:tcPr>
          <w:p w14:paraId="57754AB4" w14:textId="6B50B24E" w:rsidR="00DA21AF" w:rsidRPr="00FE3B3B" w:rsidRDefault="00DA21AF" w:rsidP="0084349D">
            <w:pPr>
              <w:pStyle w:val="NoSpacing"/>
              <w:cnfStyle w:val="000000100000" w:firstRow="0" w:lastRow="0" w:firstColumn="0" w:lastColumn="0" w:oddVBand="0" w:evenVBand="0" w:oddHBand="1" w:evenHBand="0" w:firstRowFirstColumn="0" w:firstRowLastColumn="0" w:lastRowFirstColumn="0" w:lastRowLastColumn="0"/>
            </w:pPr>
            <w:del w:id="687" w:author="Molly McEvilley" w:date="2024-09-24T19:32:00Z" w16du:dateUtc="2024-09-24T23:32:00Z">
              <w:r w:rsidRPr="00077F25" w:rsidDel="00077F25">
                <w:rPr>
                  <w:b/>
                  <w:rPrChange w:id="688" w:author="Molly McEvilley" w:date="2024-09-24T19:32:00Z" w16du:dateUtc="2024-09-24T23:32:00Z">
                    <w:rPr>
                      <w:i/>
                      <w:iCs/>
                    </w:rPr>
                  </w:rPrChange>
                </w:rPr>
                <w:delText>ProjectType</w:delText>
              </w:r>
              <w:r w:rsidDel="00077F25">
                <w:delText xml:space="preserve"> </w:delText>
              </w:r>
            </w:del>
            <w:ins w:id="689" w:author="Molly McEvilley" w:date="2024-09-24T19:32:00Z" w16du:dateUtc="2024-09-24T23:32:00Z">
              <w:r>
                <w:rPr>
                  <w:b/>
                  <w:bCs/>
                </w:rPr>
                <w:t>LSA</w:t>
              </w:r>
            </w:ins>
            <w:ins w:id="690" w:author="Molly McEvilley" w:date="2024-09-24T19:33:00Z" w16du:dateUtc="2024-09-24T23:33:00Z">
              <w:r>
                <w:rPr>
                  <w:b/>
                  <w:bCs/>
                </w:rPr>
                <w:t>ProjectType</w:t>
              </w:r>
            </w:ins>
            <w:ins w:id="691" w:author="Molly McEvilley" w:date="2024-09-24T19:32:00Z" w16du:dateUtc="2024-09-24T23:32:00Z">
              <w:r>
                <w:t xml:space="preserve"> </w:t>
              </w:r>
            </w:ins>
            <w:del w:id="692" w:author="Molly McEvilley" w:date="2024-09-24T19:34:00Z" w16du:dateUtc="2024-09-24T23:34:00Z">
              <w:r w:rsidDel="00916396">
                <w:delText>= 13</w:delText>
              </w:r>
            </w:del>
            <w:ins w:id="693" w:author="Molly McEvilley" w:date="2024-09-24T19:34:00Z" w16du:dateUtc="2024-09-24T23:34:00Z">
              <w:r>
                <w:t>in (13,15)</w:t>
              </w:r>
            </w:ins>
            <w:r>
              <w:t xml:space="preserve"> and </w:t>
            </w:r>
            <w:r w:rsidRPr="0005203D">
              <w:rPr>
                <w:i/>
                <w:iCs/>
              </w:rPr>
              <w:t>ExitDate</w:t>
            </w:r>
            <w:r>
              <w:t xml:space="preserve"> = </w:t>
            </w:r>
            <w:r w:rsidRPr="0005203D">
              <w:rPr>
                <w:i/>
                <w:iCs/>
              </w:rPr>
              <w:t>MoveInDate</w:t>
            </w:r>
            <w:ins w:id="694" w:author="Molly McEvilley" w:date="2024-09-24T19:32:00Z" w16du:dateUtc="2024-09-24T23:32:00Z">
              <w:r>
                <w:rPr>
                  <w:i/>
                  <w:iCs/>
                </w:rPr>
                <w:t xml:space="preserve"> </w:t>
              </w:r>
              <w:r>
                <w:t xml:space="preserve">and </w:t>
              </w:r>
              <w:r>
                <w:rPr>
                  <w:i/>
                  <w:iCs/>
                </w:rPr>
                <w:t xml:space="preserve">MoveInDate </w:t>
              </w:r>
              <w:r>
                <w:t xml:space="preserve">= </w:t>
              </w:r>
              <w:r w:rsidRPr="0079478A">
                <w:rPr>
                  <w:u w:val="single"/>
                  <w:rPrChange w:id="695" w:author="Molly McEvilley" w:date="2024-09-24T19:32:00Z" w16du:dateUtc="2024-09-24T23:32:00Z">
                    <w:rPr/>
                  </w:rPrChange>
                </w:rPr>
                <w:t>ReportEnd</w:t>
              </w:r>
            </w:ins>
          </w:p>
        </w:tc>
        <w:tc>
          <w:tcPr>
            <w:tcW w:w="3245" w:type="dxa"/>
            <w:tcPrChange w:id="696" w:author="Molly McEvilley" w:date="2024-09-24T19:39:00Z" w16du:dateUtc="2024-09-24T23:39:00Z">
              <w:tcPr>
                <w:tcW w:w="4410" w:type="dxa"/>
              </w:tcPr>
            </w:tcPrChange>
          </w:tcPr>
          <w:p w14:paraId="49BFBAED" w14:textId="32B161B6" w:rsidR="00DA21AF" w:rsidRPr="002F0D32" w:rsidRDefault="00DA21AF" w:rsidP="0084349D">
            <w:pPr>
              <w:pStyle w:val="NoSpacing"/>
              <w:cnfStyle w:val="000000100000" w:firstRow="0" w:lastRow="0" w:firstColumn="0" w:lastColumn="0" w:oddVBand="0" w:evenVBand="0" w:oddHBand="1" w:evenHBand="0" w:firstRowFirstColumn="0" w:firstRowLastColumn="0" w:lastRowFirstColumn="0" w:lastRowLastColumn="0"/>
            </w:pPr>
            <w:del w:id="697" w:author="Molly McEvilley" w:date="2024-09-24T19:32:00Z" w16du:dateUtc="2024-09-24T23:32:00Z">
              <w:r w:rsidDel="0079478A">
                <w:delText>[</w:delText>
              </w:r>
              <w:r w:rsidRPr="0005203D" w:rsidDel="0079478A">
                <w:rPr>
                  <w:i/>
                  <w:iCs/>
                  <w:u w:val="single"/>
                </w:rPr>
                <w:delText>MoveInDate</w:delText>
              </w:r>
              <w:r w:rsidDel="0079478A">
                <w:delText xml:space="preserve"> + 1 day]</w:delText>
              </w:r>
            </w:del>
            <w:ins w:id="698" w:author="Molly McEvilley" w:date="2024-09-24T19:32:00Z" w16du:dateUtc="2024-09-24T23:32:00Z">
              <w:r>
                <w:t>NULL</w:t>
              </w:r>
            </w:ins>
          </w:p>
        </w:tc>
      </w:tr>
      <w:tr w:rsidR="00DA21AF" w14:paraId="71BB91BE" w14:textId="77777777" w:rsidTr="00DA21AF">
        <w:trPr>
          <w:cnfStyle w:val="000000010000" w:firstRow="0" w:lastRow="0" w:firstColumn="0" w:lastColumn="0" w:oddVBand="0" w:evenVBand="0" w:oddHBand="0" w:evenHBand="1" w:firstRowFirstColumn="0" w:firstRowLastColumn="0" w:lastRowFirstColumn="0" w:lastRowLastColumn="0"/>
          <w:ins w:id="699" w:author="Molly McEvilley" w:date="2024-09-24T19:34:00Z"/>
        </w:trPr>
        <w:tc>
          <w:tcPr>
            <w:cnfStyle w:val="001000000000" w:firstRow="0" w:lastRow="0" w:firstColumn="1" w:lastColumn="0" w:oddVBand="0" w:evenVBand="0" w:oddHBand="0" w:evenHBand="0" w:firstRowFirstColumn="0" w:firstRowLastColumn="0" w:lastRowFirstColumn="0" w:lastRowLastColumn="0"/>
            <w:tcW w:w="985" w:type="dxa"/>
            <w:tcPrChange w:id="700" w:author="Molly McEvilley" w:date="2024-09-24T19:39:00Z" w16du:dateUtc="2024-09-24T23:39:00Z">
              <w:tcPr>
                <w:tcW w:w="5035" w:type="dxa"/>
                <w:gridSpan w:val="2"/>
              </w:tcPr>
            </w:tcPrChange>
          </w:tcPr>
          <w:p w14:paraId="1CF33D7E" w14:textId="21E950C4" w:rsidR="00DA21AF" w:rsidRDefault="008A7AFC" w:rsidP="0084349D">
            <w:pPr>
              <w:pStyle w:val="NoSpacing"/>
              <w:cnfStyle w:val="001000010000" w:firstRow="0" w:lastRow="0" w:firstColumn="1" w:lastColumn="0" w:oddVBand="0" w:evenVBand="0" w:oddHBand="0" w:evenHBand="1" w:firstRowFirstColumn="0" w:firstRowLastColumn="0" w:lastRowFirstColumn="0" w:lastRowLastColumn="0"/>
              <w:rPr>
                <w:ins w:id="701" w:author="Molly McEvilley" w:date="2024-09-24T19:39:00Z" w16du:dateUtc="2024-09-24T23:39:00Z"/>
                <w:b/>
                <w:bCs w:val="0"/>
              </w:rPr>
            </w:pPr>
            <w:ins w:id="702" w:author="Molly McEvilley" w:date="2024-09-24T19:43:00Z" w16du:dateUtc="2024-09-24T23:43:00Z">
              <w:r>
                <w:rPr>
                  <w:b/>
                  <w:bCs w:val="0"/>
                </w:rPr>
                <w:t>4</w:t>
              </w:r>
            </w:ins>
          </w:p>
        </w:tc>
        <w:tc>
          <w:tcPr>
            <w:tcW w:w="0" w:type="dxa"/>
            <w:tcPrChange w:id="703" w:author="Molly McEvilley" w:date="2024-09-24T19:39:00Z" w16du:dateUtc="2024-09-24T23:39:00Z">
              <w:tcPr>
                <w:tcW w:w="5035" w:type="dxa"/>
                <w:gridSpan w:val="3"/>
              </w:tcPr>
            </w:tcPrChange>
          </w:tcPr>
          <w:p w14:paraId="5D29B026" w14:textId="7D0AA89B" w:rsidR="00DA21AF" w:rsidRPr="008335C0" w:rsidDel="00077F25" w:rsidRDefault="00DA21AF" w:rsidP="0084349D">
            <w:pPr>
              <w:pStyle w:val="NoSpacing"/>
              <w:cnfStyle w:val="000000010000" w:firstRow="0" w:lastRow="0" w:firstColumn="0" w:lastColumn="0" w:oddVBand="0" w:evenVBand="0" w:oddHBand="0" w:evenHBand="1" w:firstRowFirstColumn="0" w:firstRowLastColumn="0" w:lastRowFirstColumn="0" w:lastRowLastColumn="0"/>
              <w:rPr>
                <w:ins w:id="704" w:author="Molly McEvilley" w:date="2024-09-24T19:34:00Z" w16du:dateUtc="2024-09-24T23:34:00Z"/>
                <w:b/>
              </w:rPr>
            </w:pPr>
            <w:ins w:id="705" w:author="Molly McEvilley" w:date="2024-09-24T19:35:00Z" w16du:dateUtc="2024-09-24T23:35:00Z">
              <w:r>
                <w:rPr>
                  <w:b/>
                  <w:bCs/>
                </w:rPr>
                <w:t>LSAProjectType</w:t>
              </w:r>
              <w:r>
                <w:t xml:space="preserve"> in (13,15) and </w:t>
              </w:r>
              <w:r w:rsidRPr="0005203D">
                <w:rPr>
                  <w:i/>
                  <w:iCs/>
                </w:rPr>
                <w:t>ExitDate</w:t>
              </w:r>
              <w:r>
                <w:t xml:space="preserve"> = </w:t>
              </w:r>
              <w:r w:rsidRPr="0005203D">
                <w:rPr>
                  <w:i/>
                  <w:iCs/>
                </w:rPr>
                <w:t>MoveInDate</w:t>
              </w:r>
            </w:ins>
          </w:p>
        </w:tc>
        <w:tc>
          <w:tcPr>
            <w:tcW w:w="3245" w:type="dxa"/>
            <w:tcPrChange w:id="706" w:author="Molly McEvilley" w:date="2024-09-24T19:39:00Z" w16du:dateUtc="2024-09-24T23:39:00Z">
              <w:tcPr>
                <w:tcW w:w="4410" w:type="dxa"/>
              </w:tcPr>
            </w:tcPrChange>
          </w:tcPr>
          <w:p w14:paraId="23579353" w14:textId="6601AA3A" w:rsidR="00DA21AF" w:rsidDel="0079478A" w:rsidRDefault="00DA21AF" w:rsidP="0084349D">
            <w:pPr>
              <w:pStyle w:val="NoSpacing"/>
              <w:cnfStyle w:val="000000010000" w:firstRow="0" w:lastRow="0" w:firstColumn="0" w:lastColumn="0" w:oddVBand="0" w:evenVBand="0" w:oddHBand="0" w:evenHBand="1" w:firstRowFirstColumn="0" w:firstRowLastColumn="0" w:lastRowFirstColumn="0" w:lastRowLastColumn="0"/>
              <w:rPr>
                <w:ins w:id="707" w:author="Molly McEvilley" w:date="2024-09-24T19:34:00Z" w16du:dateUtc="2024-09-24T23:34:00Z"/>
              </w:rPr>
            </w:pPr>
            <w:ins w:id="708" w:author="Molly McEvilley" w:date="2024-09-24T19:35:00Z" w16du:dateUtc="2024-09-24T23:35:00Z">
              <w:r>
                <w:t>[</w:t>
              </w:r>
              <w:r w:rsidRPr="00527C64">
                <w:rPr>
                  <w:i/>
                  <w:iCs/>
                  <w:rPrChange w:id="709" w:author="Molly McEvilley" w:date="2024-09-24T19:35:00Z" w16du:dateUtc="2024-09-24T23:35:00Z">
                    <w:rPr/>
                  </w:rPrChange>
                </w:rPr>
                <w:t>MoveInDate</w:t>
              </w:r>
              <w:r>
                <w:t xml:space="preserve"> + 1 day]</w:t>
              </w:r>
            </w:ins>
          </w:p>
        </w:tc>
      </w:tr>
      <w:tr w:rsidR="00DA21AF" w14:paraId="0A6D4798" w14:textId="77777777" w:rsidTr="00DA21AF">
        <w:trPr>
          <w:cnfStyle w:val="000000100000" w:firstRow="0" w:lastRow="0" w:firstColumn="0" w:lastColumn="0" w:oddVBand="0" w:evenVBand="0" w:oddHBand="1" w:evenHBand="0" w:firstRowFirstColumn="0" w:firstRowLastColumn="0" w:lastRowFirstColumn="0" w:lastRowLastColumn="0"/>
          <w:ins w:id="710" w:author="Molly McEvilley" w:date="2024-08-21T08:03:00Z"/>
        </w:trPr>
        <w:tc>
          <w:tcPr>
            <w:cnfStyle w:val="001000000000" w:firstRow="0" w:lastRow="0" w:firstColumn="1" w:lastColumn="0" w:oddVBand="0" w:evenVBand="0" w:oddHBand="0" w:evenHBand="0" w:firstRowFirstColumn="0" w:firstRowLastColumn="0" w:lastRowFirstColumn="0" w:lastRowLastColumn="0"/>
            <w:tcW w:w="985" w:type="dxa"/>
            <w:tcPrChange w:id="711" w:author="Molly McEvilley" w:date="2024-09-24T19:39:00Z" w16du:dateUtc="2024-09-24T23:39:00Z">
              <w:tcPr>
                <w:tcW w:w="5035" w:type="dxa"/>
                <w:gridSpan w:val="2"/>
              </w:tcPr>
            </w:tcPrChange>
          </w:tcPr>
          <w:p w14:paraId="4077F300" w14:textId="33C0B205" w:rsidR="00DA21AF" w:rsidRDefault="008A7AFC" w:rsidP="00CA6070">
            <w:pPr>
              <w:pStyle w:val="NoSpacing"/>
              <w:cnfStyle w:val="001000100000" w:firstRow="0" w:lastRow="0" w:firstColumn="1" w:lastColumn="0" w:oddVBand="0" w:evenVBand="0" w:oddHBand="1" w:evenHBand="0" w:firstRowFirstColumn="0" w:firstRowLastColumn="0" w:lastRowFirstColumn="0" w:lastRowLastColumn="0"/>
              <w:rPr>
                <w:ins w:id="712" w:author="Molly McEvilley" w:date="2024-09-24T19:39:00Z" w16du:dateUtc="2024-09-24T23:39:00Z"/>
                <w:bCs w:val="0"/>
              </w:rPr>
            </w:pPr>
            <w:ins w:id="713" w:author="Molly McEvilley" w:date="2024-09-24T19:43:00Z" w16du:dateUtc="2024-09-24T23:43:00Z">
              <w:r>
                <w:rPr>
                  <w:bCs w:val="0"/>
                </w:rPr>
                <w:t>5</w:t>
              </w:r>
            </w:ins>
          </w:p>
        </w:tc>
        <w:tc>
          <w:tcPr>
            <w:tcW w:w="0" w:type="dxa"/>
            <w:tcPrChange w:id="714" w:author="Molly McEvilley" w:date="2024-09-24T19:39:00Z" w16du:dateUtc="2024-09-24T23:39:00Z">
              <w:tcPr>
                <w:tcW w:w="5035" w:type="dxa"/>
                <w:gridSpan w:val="3"/>
              </w:tcPr>
            </w:tcPrChange>
          </w:tcPr>
          <w:p w14:paraId="3E886422" w14:textId="0BE3E294" w:rsidR="00DA21AF" w:rsidRDefault="00DA21AF" w:rsidP="00CA6070">
            <w:pPr>
              <w:pStyle w:val="NoSpacing"/>
              <w:cnfStyle w:val="000000100000" w:firstRow="0" w:lastRow="0" w:firstColumn="0" w:lastColumn="0" w:oddVBand="0" w:evenVBand="0" w:oddHBand="1" w:evenHBand="0" w:firstRowFirstColumn="0" w:firstRowLastColumn="0" w:lastRowFirstColumn="0" w:lastRowLastColumn="0"/>
              <w:rPr>
                <w:ins w:id="715" w:author="Molly McEvilley" w:date="2024-09-24T19:38:00Z" w16du:dateUtc="2024-09-24T23:38:00Z"/>
              </w:rPr>
            </w:pPr>
            <w:ins w:id="716" w:author="Molly McEvilley" w:date="2024-09-24T19:37:00Z" w16du:dateUtc="2024-09-24T23:37:00Z">
              <w:r>
                <w:rPr>
                  <w:bCs/>
                </w:rPr>
                <w:t>(</w:t>
              </w:r>
            </w:ins>
            <w:ins w:id="717" w:author="Molly McEvilley" w:date="2024-09-24T19:36:00Z" w16du:dateUtc="2024-09-24T23:36:00Z">
              <w:r>
                <w:rPr>
                  <w:bCs/>
                  <w:i/>
                  <w:iCs/>
                </w:rPr>
                <w:t xml:space="preserve">ExitDate </w:t>
              </w:r>
              <w:r>
                <w:rPr>
                  <w:bCs/>
                </w:rPr>
                <w:t xml:space="preserve">&lt; </w:t>
              </w:r>
              <w:r w:rsidRPr="00415A70">
                <w:rPr>
                  <w:b/>
                  <w:bCs/>
                  <w:rPrChange w:id="718" w:author="Molly McEvilley" w:date="2024-09-24T19:37:00Z" w16du:dateUtc="2024-09-24T23:37:00Z">
                    <w:rPr>
                      <w:bCs/>
                    </w:rPr>
                  </w:rPrChange>
                </w:rPr>
                <w:t>HMISEnd</w:t>
              </w:r>
              <w:r>
                <w:rPr>
                  <w:bCs/>
                </w:rPr>
                <w:t xml:space="preserve"> or </w:t>
              </w:r>
              <w:r w:rsidRPr="00415A70">
                <w:rPr>
                  <w:b/>
                  <w:bCs/>
                  <w:rPrChange w:id="719" w:author="Molly McEvilley" w:date="2024-09-24T19:37:00Z" w16du:dateUtc="2024-09-24T23:37:00Z">
                    <w:rPr>
                      <w:bCs/>
                    </w:rPr>
                  </w:rPrChange>
                </w:rPr>
                <w:t>HMISEnd</w:t>
              </w:r>
              <w:r>
                <w:rPr>
                  <w:bCs/>
                </w:rPr>
                <w:t xml:space="preserve"> is null)</w:t>
              </w:r>
            </w:ins>
            <w:ins w:id="720" w:author="Molly McEvilley" w:date="2024-09-24T19:37:00Z" w16du:dateUtc="2024-09-24T23:37:00Z">
              <w:r>
                <w:rPr>
                  <w:bCs/>
                </w:rPr>
                <w:t xml:space="preserve"> </w:t>
              </w:r>
            </w:ins>
          </w:p>
          <w:p w14:paraId="33412BF3" w14:textId="4B84BE61" w:rsidR="00DA21AF" w:rsidRDefault="00DA21AF" w:rsidP="00CA6070">
            <w:pPr>
              <w:pStyle w:val="NoSpacing"/>
              <w:cnfStyle w:val="000000100000" w:firstRow="0" w:lastRow="0" w:firstColumn="0" w:lastColumn="0" w:oddVBand="0" w:evenVBand="0" w:oddHBand="1" w:evenHBand="0" w:firstRowFirstColumn="0" w:firstRowLastColumn="0" w:lastRowFirstColumn="0" w:lastRowLastColumn="0"/>
              <w:rPr>
                <w:ins w:id="721" w:author="Molly McEvilley" w:date="2024-09-24T19:37:00Z" w16du:dateUtc="2024-09-24T23:37:00Z"/>
              </w:rPr>
            </w:pPr>
            <w:ins w:id="722" w:author="Molly McEvilley" w:date="2024-09-24T19:37:00Z" w16du:dateUtc="2024-09-24T23:37:00Z">
              <w:r>
                <w:rPr>
                  <w:bCs/>
                </w:rPr>
                <w:t>and</w:t>
              </w:r>
            </w:ins>
          </w:p>
          <w:p w14:paraId="411FF4F2" w14:textId="508B6AF6" w:rsidR="00DA21AF" w:rsidRPr="00245F80" w:rsidRDefault="00DA21AF" w:rsidP="00CA6070">
            <w:pPr>
              <w:pStyle w:val="NoSpacing"/>
              <w:cnfStyle w:val="000000100000" w:firstRow="0" w:lastRow="0" w:firstColumn="0" w:lastColumn="0" w:oddVBand="0" w:evenVBand="0" w:oddHBand="1" w:evenHBand="0" w:firstRowFirstColumn="0" w:firstRowLastColumn="0" w:lastRowFirstColumn="0" w:lastRowLastColumn="0"/>
              <w:rPr>
                <w:ins w:id="723" w:author="Molly McEvilley" w:date="2024-08-21T08:03:00Z" w16du:dateUtc="2024-08-21T12:03:00Z"/>
              </w:rPr>
            </w:pPr>
            <w:ins w:id="724" w:author="Molly McEvilley" w:date="2024-09-24T19:37:00Z" w16du:dateUtc="2024-09-24T23:37:00Z">
              <w:r>
                <w:rPr>
                  <w:bCs/>
                </w:rPr>
                <w:t>(</w:t>
              </w:r>
              <w:r>
                <w:rPr>
                  <w:bCs/>
                  <w:i/>
                  <w:iCs/>
                </w:rPr>
                <w:t xml:space="preserve">ExitDate </w:t>
              </w:r>
              <w:r>
                <w:rPr>
                  <w:bCs/>
                </w:rPr>
                <w:t xml:space="preserve">&lt; </w:t>
              </w:r>
              <w:r>
                <w:rPr>
                  <w:bCs/>
                  <w:i/>
                  <w:iCs/>
                </w:rPr>
                <w:t xml:space="preserve">OperatingEndDate </w:t>
              </w:r>
              <w:r>
                <w:rPr>
                  <w:bCs/>
                </w:rPr>
                <w:t xml:space="preserve">or </w:t>
              </w:r>
              <w:r>
                <w:rPr>
                  <w:bCs/>
                  <w:i/>
                  <w:iCs/>
                </w:rPr>
                <w:t xml:space="preserve">OperatingEndDate </w:t>
              </w:r>
              <w:r>
                <w:rPr>
                  <w:bCs/>
                </w:rPr>
                <w:t>is null</w:t>
              </w:r>
            </w:ins>
            <w:ins w:id="725" w:author="Molly McEvilley" w:date="2024-09-24T19:38:00Z" w16du:dateUtc="2024-09-24T23:38:00Z">
              <w:r>
                <w:rPr>
                  <w:bCs/>
                </w:rPr>
                <w:t>)</w:t>
              </w:r>
            </w:ins>
          </w:p>
        </w:tc>
        <w:tc>
          <w:tcPr>
            <w:tcW w:w="3245" w:type="dxa"/>
            <w:tcPrChange w:id="726" w:author="Molly McEvilley" w:date="2024-09-24T19:39:00Z" w16du:dateUtc="2024-09-24T23:39:00Z">
              <w:tcPr>
                <w:tcW w:w="4410" w:type="dxa"/>
              </w:tcPr>
            </w:tcPrChange>
          </w:tcPr>
          <w:p w14:paraId="0204BA57" w14:textId="341F40E4" w:rsidR="00DA21AF" w:rsidRPr="00B013F3" w:rsidRDefault="00DA21AF" w:rsidP="00CA6070">
            <w:pPr>
              <w:pStyle w:val="NoSpacing"/>
              <w:cnfStyle w:val="000000100000" w:firstRow="0" w:lastRow="0" w:firstColumn="0" w:lastColumn="0" w:oddVBand="0" w:evenVBand="0" w:oddHBand="1" w:evenHBand="0" w:firstRowFirstColumn="0" w:firstRowLastColumn="0" w:lastRowFirstColumn="0" w:lastRowLastColumn="0"/>
              <w:rPr>
                <w:ins w:id="727" w:author="Molly McEvilley" w:date="2024-08-21T08:03:00Z" w16du:dateUtc="2024-08-21T12:03:00Z"/>
                <w:i/>
                <w:iCs/>
              </w:rPr>
            </w:pPr>
            <w:ins w:id="728" w:author="Molly McEvilley" w:date="2024-09-24T19:38:00Z" w16du:dateUtc="2024-09-24T23:38:00Z">
              <w:r w:rsidRPr="00B678E4">
                <w:rPr>
                  <w:i/>
                  <w:iCs/>
                </w:rPr>
                <w:t>ExitDate</w:t>
              </w:r>
            </w:ins>
          </w:p>
        </w:tc>
      </w:tr>
      <w:tr w:rsidR="00DA21AF" w14:paraId="6490BCC6" w14:textId="77777777" w:rsidTr="00DA21AF">
        <w:trPr>
          <w:cnfStyle w:val="000000010000" w:firstRow="0" w:lastRow="0" w:firstColumn="0" w:lastColumn="0" w:oddVBand="0" w:evenVBand="0" w:oddHBand="0" w:evenHBand="1" w:firstRowFirstColumn="0" w:firstRowLastColumn="0" w:lastRowFirstColumn="0" w:lastRowLastColumn="0"/>
          <w:ins w:id="729" w:author="Molly McEvilley" w:date="2024-08-21T08:07:00Z"/>
        </w:trPr>
        <w:tc>
          <w:tcPr>
            <w:cnfStyle w:val="001000000000" w:firstRow="0" w:lastRow="0" w:firstColumn="1" w:lastColumn="0" w:oddVBand="0" w:evenVBand="0" w:oddHBand="0" w:evenHBand="0" w:firstRowFirstColumn="0" w:firstRowLastColumn="0" w:lastRowFirstColumn="0" w:lastRowLastColumn="0"/>
            <w:tcW w:w="985" w:type="dxa"/>
            <w:tcPrChange w:id="730" w:author="Molly McEvilley" w:date="2024-09-24T19:39:00Z" w16du:dateUtc="2024-09-24T23:39:00Z">
              <w:tcPr>
                <w:tcW w:w="5035" w:type="dxa"/>
                <w:gridSpan w:val="2"/>
              </w:tcPr>
            </w:tcPrChange>
          </w:tcPr>
          <w:p w14:paraId="0601D3BB" w14:textId="0296C272" w:rsidR="00DA21AF" w:rsidRPr="00CA6070" w:rsidRDefault="008A7AFC" w:rsidP="00CA6070">
            <w:pPr>
              <w:pStyle w:val="NoSpacing"/>
              <w:cnfStyle w:val="001000010000" w:firstRow="0" w:lastRow="0" w:firstColumn="1" w:lastColumn="0" w:oddVBand="0" w:evenVBand="0" w:oddHBand="0" w:evenHBand="1" w:firstRowFirstColumn="0" w:firstRowLastColumn="0" w:lastRowFirstColumn="0" w:lastRowLastColumn="0"/>
              <w:rPr>
                <w:ins w:id="731" w:author="Molly McEvilley" w:date="2024-09-24T19:39:00Z" w16du:dateUtc="2024-09-24T23:39:00Z"/>
              </w:rPr>
            </w:pPr>
            <w:ins w:id="732" w:author="Molly McEvilley" w:date="2024-09-24T19:43:00Z" w16du:dateUtc="2024-09-24T23:43:00Z">
              <w:r>
                <w:t>6</w:t>
              </w:r>
            </w:ins>
          </w:p>
        </w:tc>
        <w:tc>
          <w:tcPr>
            <w:tcW w:w="0" w:type="dxa"/>
            <w:tcPrChange w:id="733" w:author="Molly McEvilley" w:date="2024-09-24T19:39:00Z" w16du:dateUtc="2024-09-24T23:39:00Z">
              <w:tcPr>
                <w:tcW w:w="5035" w:type="dxa"/>
                <w:gridSpan w:val="3"/>
              </w:tcPr>
            </w:tcPrChange>
          </w:tcPr>
          <w:p w14:paraId="08709BF5" w14:textId="3C50AD21" w:rsidR="003B4E05" w:rsidRDefault="003002EF" w:rsidP="00CA6070">
            <w:pPr>
              <w:pStyle w:val="NoSpacing"/>
              <w:cnfStyle w:val="000000010000" w:firstRow="0" w:lastRow="0" w:firstColumn="0" w:lastColumn="0" w:oddVBand="0" w:evenVBand="0" w:oddHBand="0" w:evenHBand="1" w:firstRowFirstColumn="0" w:firstRowLastColumn="0" w:lastRowFirstColumn="0" w:lastRowLastColumn="0"/>
              <w:rPr>
                <w:ins w:id="734" w:author="Molly McEvilley" w:date="2024-09-24T19:49:00Z" w16du:dateUtc="2024-09-24T23:49:00Z"/>
              </w:rPr>
            </w:pPr>
            <w:ins w:id="735" w:author="Molly McEvilley" w:date="2024-09-24T19:40:00Z" w16du:dateUtc="2024-09-24T23:40:00Z">
              <w:r w:rsidRPr="003002EF">
                <w:rPr>
                  <w:i/>
                  <w:iCs/>
                  <w:rPrChange w:id="736" w:author="Molly McEvilley" w:date="2024-09-24T19:41:00Z" w16du:dateUtc="2024-09-24T23:41:00Z">
                    <w:rPr/>
                  </w:rPrChange>
                </w:rPr>
                <w:t>ExitDate</w:t>
              </w:r>
              <w:r>
                <w:t xml:space="preserve"> is null</w:t>
              </w:r>
            </w:ins>
            <w:ins w:id="737" w:author="Molly McEvilley" w:date="2024-09-24T19:50:00Z" w16du:dateUtc="2024-09-24T23:50:00Z">
              <w:r w:rsidR="00BD2F54">
                <w:t>;</w:t>
              </w:r>
            </w:ins>
            <w:ins w:id="738" w:author="Molly McEvilley" w:date="2024-09-24T19:40:00Z" w16du:dateUtc="2024-09-24T23:40:00Z">
              <w:r>
                <w:t xml:space="preserve"> and </w:t>
              </w:r>
            </w:ins>
          </w:p>
          <w:p w14:paraId="4718539A" w14:textId="3033FAB3" w:rsidR="003B4E05" w:rsidRDefault="003002EF" w:rsidP="00CA6070">
            <w:pPr>
              <w:pStyle w:val="NoSpacing"/>
              <w:cnfStyle w:val="000000010000" w:firstRow="0" w:lastRow="0" w:firstColumn="0" w:lastColumn="0" w:oddVBand="0" w:evenVBand="0" w:oddHBand="0" w:evenHBand="1" w:firstRowFirstColumn="0" w:firstRowLastColumn="0" w:lastRowFirstColumn="0" w:lastRowLastColumn="0"/>
              <w:rPr>
                <w:ins w:id="739" w:author="Molly McEvilley" w:date="2024-09-24T19:49:00Z" w16du:dateUtc="2024-09-24T23:49:00Z"/>
              </w:rPr>
            </w:pPr>
            <w:ins w:id="740" w:author="Molly McEvilley" w:date="2024-09-24T19:40:00Z" w16du:dateUtc="2024-09-24T23:40:00Z">
              <w:r w:rsidRPr="003002EF">
                <w:rPr>
                  <w:i/>
                  <w:iCs/>
                  <w:rPrChange w:id="741" w:author="Molly McEvilley" w:date="2024-09-24T19:41:00Z" w16du:dateUtc="2024-09-24T23:41:00Z">
                    <w:rPr/>
                  </w:rPrChange>
                </w:rPr>
                <w:t>OperatingEndDate</w:t>
              </w:r>
              <w:r>
                <w:t xml:space="preserve"> is null </w:t>
              </w:r>
            </w:ins>
            <w:ins w:id="742" w:author="Molly McEvilley" w:date="2024-09-24T19:49:00Z" w16du:dateUtc="2024-09-24T23:49:00Z">
              <w:r w:rsidR="003B4E05">
                <w:t xml:space="preserve">or &gt; </w:t>
              </w:r>
              <w:r w:rsidR="003B4E05" w:rsidRPr="00BD2F54">
                <w:rPr>
                  <w:u w:val="single"/>
                  <w:rPrChange w:id="743" w:author="Molly McEvilley" w:date="2024-09-24T19:50:00Z" w16du:dateUtc="2024-09-24T23:50:00Z">
                    <w:rPr/>
                  </w:rPrChange>
                </w:rPr>
                <w:t>ReportEnd</w:t>
              </w:r>
            </w:ins>
            <w:ins w:id="744" w:author="Molly McEvilley" w:date="2024-09-24T19:50:00Z" w16du:dateUtc="2024-09-24T23:50:00Z">
              <w:r w:rsidR="00BD2F54">
                <w:rPr>
                  <w:u w:val="single"/>
                </w:rPr>
                <w:t>; and</w:t>
              </w:r>
            </w:ins>
          </w:p>
          <w:p w14:paraId="122E1869" w14:textId="457B8D67" w:rsidR="00DA21AF" w:rsidRPr="00CA6070" w:rsidRDefault="003002EF" w:rsidP="00CA6070">
            <w:pPr>
              <w:pStyle w:val="NoSpacing"/>
              <w:cnfStyle w:val="000000010000" w:firstRow="0" w:lastRow="0" w:firstColumn="0" w:lastColumn="0" w:oddVBand="0" w:evenVBand="0" w:oddHBand="0" w:evenHBand="1" w:firstRowFirstColumn="0" w:firstRowLastColumn="0" w:lastRowFirstColumn="0" w:lastRowLastColumn="0"/>
              <w:rPr>
                <w:ins w:id="745" w:author="Molly McEvilley" w:date="2024-08-21T08:07:00Z" w16du:dateUtc="2024-08-21T12:07:00Z"/>
              </w:rPr>
            </w:pPr>
            <w:ins w:id="746" w:author="Molly McEvilley" w:date="2024-09-24T19:41:00Z" w16du:dateUtc="2024-09-24T23:41:00Z">
              <w:r w:rsidRPr="003002EF">
                <w:rPr>
                  <w:b/>
                  <w:bCs/>
                  <w:rPrChange w:id="747" w:author="Molly McEvilley" w:date="2024-09-24T19:41:00Z" w16du:dateUtc="2024-09-24T23:41:00Z">
                    <w:rPr/>
                  </w:rPrChange>
                </w:rPr>
                <w:t>HMISEnd</w:t>
              </w:r>
              <w:r>
                <w:t xml:space="preserve"> is NULL</w:t>
              </w:r>
            </w:ins>
          </w:p>
        </w:tc>
        <w:tc>
          <w:tcPr>
            <w:tcW w:w="3245" w:type="dxa"/>
            <w:tcPrChange w:id="748" w:author="Molly McEvilley" w:date="2024-09-24T19:39:00Z" w16du:dateUtc="2024-09-24T23:39:00Z">
              <w:tcPr>
                <w:tcW w:w="4410" w:type="dxa"/>
              </w:tcPr>
            </w:tcPrChange>
          </w:tcPr>
          <w:p w14:paraId="0D6B3303" w14:textId="11C88776" w:rsidR="00DA21AF" w:rsidRPr="00B013F3" w:rsidRDefault="003002EF" w:rsidP="00CA6070">
            <w:pPr>
              <w:pStyle w:val="NoSpacing"/>
              <w:cnfStyle w:val="000000010000" w:firstRow="0" w:lastRow="0" w:firstColumn="0" w:lastColumn="0" w:oddVBand="0" w:evenVBand="0" w:oddHBand="0" w:evenHBand="1" w:firstRowFirstColumn="0" w:firstRowLastColumn="0" w:lastRowFirstColumn="0" w:lastRowLastColumn="0"/>
              <w:rPr>
                <w:ins w:id="749" w:author="Molly McEvilley" w:date="2024-08-21T08:07:00Z" w16du:dateUtc="2024-08-21T12:07:00Z"/>
                <w:i/>
                <w:iCs/>
              </w:rPr>
            </w:pPr>
            <w:ins w:id="750" w:author="Molly McEvilley" w:date="2024-09-24T19:41:00Z" w16du:dateUtc="2024-09-24T23:41:00Z">
              <w:r>
                <w:rPr>
                  <w:i/>
                  <w:iCs/>
                </w:rPr>
                <w:t>ExitDate (NULL)</w:t>
              </w:r>
            </w:ins>
          </w:p>
        </w:tc>
      </w:tr>
      <w:tr w:rsidR="00DA21AF" w14:paraId="62AD77CE" w14:textId="77777777" w:rsidTr="00DA21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Change w:id="751" w:author="Molly McEvilley" w:date="2024-09-24T19:39:00Z" w16du:dateUtc="2024-09-24T23:39:00Z">
              <w:tcPr>
                <w:tcW w:w="5035" w:type="dxa"/>
                <w:gridSpan w:val="2"/>
              </w:tcPr>
            </w:tcPrChange>
          </w:tcPr>
          <w:p w14:paraId="08747079" w14:textId="7146EB19" w:rsidR="00DA21AF" w:rsidRPr="002F0D32" w:rsidDel="00040B64" w:rsidRDefault="008A7AFC" w:rsidP="0084349D">
            <w:pPr>
              <w:pStyle w:val="NoSpacing"/>
              <w:cnfStyle w:val="001000100000" w:firstRow="0" w:lastRow="0" w:firstColumn="1" w:lastColumn="0" w:oddVBand="0" w:evenVBand="0" w:oddHBand="1" w:evenHBand="0" w:firstRowFirstColumn="0" w:firstRowLastColumn="0" w:lastRowFirstColumn="0" w:lastRowLastColumn="0"/>
            </w:pPr>
            <w:ins w:id="752" w:author="Molly McEvilley" w:date="2024-09-24T19:43:00Z" w16du:dateUtc="2024-09-24T23:43:00Z">
              <w:r>
                <w:t>7</w:t>
              </w:r>
            </w:ins>
          </w:p>
        </w:tc>
        <w:tc>
          <w:tcPr>
            <w:tcW w:w="0" w:type="dxa"/>
            <w:tcPrChange w:id="753" w:author="Molly McEvilley" w:date="2024-09-24T19:39:00Z" w16du:dateUtc="2024-09-24T23:39:00Z">
              <w:tcPr>
                <w:tcW w:w="5035" w:type="dxa"/>
                <w:gridSpan w:val="3"/>
              </w:tcPr>
            </w:tcPrChange>
          </w:tcPr>
          <w:p w14:paraId="5BEF42B1" w14:textId="6FC2A43B" w:rsidR="00DA21AF" w:rsidRPr="002F0D32" w:rsidRDefault="00AC6028" w:rsidP="0084349D">
            <w:pPr>
              <w:pStyle w:val="NoSpacing"/>
              <w:cnfStyle w:val="000000100000" w:firstRow="0" w:lastRow="0" w:firstColumn="0" w:lastColumn="0" w:oddVBand="0" w:evenVBand="0" w:oddHBand="1" w:evenHBand="0" w:firstRowFirstColumn="0" w:firstRowLastColumn="0" w:lastRowFirstColumn="0" w:lastRowLastColumn="0"/>
            </w:pPr>
            <w:ins w:id="754" w:author="Molly McEvilley" w:date="2024-09-24T19:42:00Z" w16du:dateUtc="2024-09-24T23:42:00Z">
              <w:r>
                <w:rPr>
                  <w:bCs/>
                  <w:i/>
                  <w:iCs/>
                </w:rPr>
                <w:t xml:space="preserve">OperatingEndDate </w:t>
              </w:r>
              <w:r w:rsidR="00BC6DAB">
                <w:t xml:space="preserve">&lt; </w:t>
              </w:r>
              <w:r w:rsidR="00BC6DAB" w:rsidRPr="00BC6DAB">
                <w:rPr>
                  <w:b/>
                  <w:bCs/>
                  <w:rPrChange w:id="755" w:author="Molly McEvilley" w:date="2024-09-24T19:42:00Z" w16du:dateUtc="2024-09-24T23:42:00Z">
                    <w:rPr/>
                  </w:rPrChange>
                </w:rPr>
                <w:t>HMISEnd</w:t>
              </w:r>
              <w:r w:rsidR="00BC6DAB">
                <w:rPr>
                  <w:b/>
                  <w:bCs/>
                </w:rPr>
                <w:t xml:space="preserve"> </w:t>
              </w:r>
              <w:r w:rsidR="00BC6DAB">
                <w:t xml:space="preserve">or </w:t>
              </w:r>
              <w:r>
                <w:rPr>
                  <w:b/>
                  <w:bCs/>
                </w:rPr>
                <w:t xml:space="preserve">HMISEnd </w:t>
              </w:r>
              <w:r>
                <w:t>is null</w:t>
              </w:r>
            </w:ins>
            <w:del w:id="756" w:author="Molly McEvilley" w:date="2024-09-24T19:39:00Z" w16du:dateUtc="2024-09-24T23:39:00Z">
              <w:r w:rsidR="00DA21AF" w:rsidRPr="002F0D32" w:rsidDel="00040B64">
                <w:delText>Project.</w:delText>
              </w:r>
              <w:r w:rsidR="00DA21AF" w:rsidRPr="002F0D32" w:rsidDel="00040B64">
                <w:rPr>
                  <w:i/>
                  <w:iCs/>
                </w:rPr>
                <w:delText>OperatingEndDate</w:delText>
              </w:r>
              <w:r w:rsidR="00DA21AF" w:rsidRPr="002F0D32" w:rsidDel="00040B64">
                <w:delText xml:space="preserve"> &lt;</w:delText>
              </w:r>
              <w:r w:rsidR="00DA21AF" w:rsidDel="00040B64">
                <w:delText>=</w:delText>
              </w:r>
              <w:r w:rsidR="00DA21AF" w:rsidRPr="002F0D32" w:rsidDel="00040B64">
                <w:delText xml:space="preserve"> </w:delText>
              </w:r>
              <w:r w:rsidR="00DA21AF" w:rsidRPr="00CA35DD" w:rsidDel="00040B64">
                <w:rPr>
                  <w:u w:val="single"/>
                </w:rPr>
                <w:delText>ReportEnd</w:delText>
              </w:r>
              <w:r w:rsidR="00DA21AF" w:rsidDel="00040B64">
                <w:rPr>
                  <w:u w:val="single"/>
                </w:rPr>
                <w:delText xml:space="preserve"> </w:delText>
              </w:r>
              <w:r w:rsidR="00DA21AF" w:rsidRPr="002F0D32" w:rsidDel="00040B64">
                <w:delText xml:space="preserve">and </w:delText>
              </w:r>
              <w:r w:rsidR="00DA21AF" w:rsidRPr="002F0D32" w:rsidDel="00040B64">
                <w:rPr>
                  <w:i/>
                  <w:iCs/>
                </w:rPr>
                <w:delText>ExitDate</w:delText>
              </w:r>
              <w:r w:rsidR="00DA21AF" w:rsidRPr="002F0D32" w:rsidDel="00040B64">
                <w:delText xml:space="preserve"> is </w:delText>
              </w:r>
              <w:r w:rsidR="00DA21AF" w:rsidDel="00040B64">
                <w:delText>NULL</w:delText>
              </w:r>
              <w:r w:rsidR="00DA21AF" w:rsidRPr="002F0D32" w:rsidDel="00040B64">
                <w:delText xml:space="preserve"> </w:delText>
              </w:r>
            </w:del>
          </w:p>
        </w:tc>
        <w:tc>
          <w:tcPr>
            <w:tcW w:w="3245" w:type="dxa"/>
            <w:tcPrChange w:id="757" w:author="Molly McEvilley" w:date="2024-09-24T19:39:00Z" w16du:dateUtc="2024-09-24T23:39:00Z">
              <w:tcPr>
                <w:tcW w:w="4410" w:type="dxa"/>
              </w:tcPr>
            </w:tcPrChange>
          </w:tcPr>
          <w:p w14:paraId="04DE63F6" w14:textId="04075E13" w:rsidR="00DA21AF" w:rsidRDefault="00AC6028" w:rsidP="0084349D">
            <w:pPr>
              <w:pStyle w:val="NoSpacing"/>
              <w:cnfStyle w:val="000000100000" w:firstRow="0" w:lastRow="0" w:firstColumn="0" w:lastColumn="0" w:oddVBand="0" w:evenVBand="0" w:oddHBand="1" w:evenHBand="0" w:firstRowFirstColumn="0" w:firstRowLastColumn="0" w:lastRowFirstColumn="0" w:lastRowLastColumn="0"/>
            </w:pPr>
            <w:ins w:id="758" w:author="Molly McEvilley" w:date="2024-09-24T19:42:00Z" w16du:dateUtc="2024-09-24T23:42:00Z">
              <w:r>
                <w:rPr>
                  <w:bCs/>
                  <w:i/>
                  <w:iCs/>
                </w:rPr>
                <w:t xml:space="preserve">OperatingEndDate </w:t>
              </w:r>
            </w:ins>
            <w:del w:id="759" w:author="Molly McEvilley" w:date="2024-09-24T19:39:00Z" w16du:dateUtc="2024-09-24T23:39:00Z">
              <w:r w:rsidR="00DA21AF" w:rsidDel="00040B64">
                <w:delText>Project.</w:delText>
              </w:r>
              <w:r w:rsidR="00DA21AF" w:rsidRPr="002F0D32" w:rsidDel="00040B64">
                <w:rPr>
                  <w:i/>
                  <w:iCs/>
                </w:rPr>
                <w:delText>OperatingEndDate</w:delText>
              </w:r>
            </w:del>
          </w:p>
        </w:tc>
      </w:tr>
      <w:tr w:rsidR="00DA21AF" w14:paraId="2AEE976E" w14:textId="77777777" w:rsidTr="00DA21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Change w:id="760" w:author="Molly McEvilley" w:date="2024-09-24T19:39:00Z" w16du:dateUtc="2024-09-24T23:39:00Z">
              <w:tcPr>
                <w:tcW w:w="5035" w:type="dxa"/>
                <w:gridSpan w:val="2"/>
              </w:tcPr>
            </w:tcPrChange>
          </w:tcPr>
          <w:p w14:paraId="398E5D97" w14:textId="51B93C71" w:rsidR="00DA21AF" w:rsidRPr="002F0D32" w:rsidDel="00040B64" w:rsidRDefault="008A7AFC" w:rsidP="0084349D">
            <w:pPr>
              <w:pStyle w:val="NoSpacing"/>
              <w:cnfStyle w:val="001000010000" w:firstRow="0" w:lastRow="0" w:firstColumn="1" w:lastColumn="0" w:oddVBand="0" w:evenVBand="0" w:oddHBand="0" w:evenHBand="1" w:firstRowFirstColumn="0" w:firstRowLastColumn="0" w:lastRowFirstColumn="0" w:lastRowLastColumn="0"/>
            </w:pPr>
            <w:ins w:id="761" w:author="Molly McEvilley" w:date="2024-09-24T19:43:00Z" w16du:dateUtc="2024-09-24T23:43:00Z">
              <w:r>
                <w:t>8</w:t>
              </w:r>
            </w:ins>
          </w:p>
        </w:tc>
        <w:tc>
          <w:tcPr>
            <w:tcW w:w="0" w:type="dxa"/>
            <w:tcPrChange w:id="762" w:author="Molly McEvilley" w:date="2024-09-24T19:39:00Z" w16du:dateUtc="2024-09-24T23:39:00Z">
              <w:tcPr>
                <w:tcW w:w="5035" w:type="dxa"/>
                <w:gridSpan w:val="3"/>
              </w:tcPr>
            </w:tcPrChange>
          </w:tcPr>
          <w:p w14:paraId="33DA16D1" w14:textId="109B6CAD" w:rsidR="00DA21AF" w:rsidRPr="004E219E" w:rsidRDefault="008A7AFC" w:rsidP="0084349D">
            <w:pPr>
              <w:pStyle w:val="NoSpacing"/>
              <w:cnfStyle w:val="000000010000" w:firstRow="0" w:lastRow="0" w:firstColumn="0" w:lastColumn="0" w:oddVBand="0" w:evenVBand="0" w:oddHBand="0" w:evenHBand="1" w:firstRowFirstColumn="0" w:firstRowLastColumn="0" w:lastRowFirstColumn="0" w:lastRowLastColumn="0"/>
            </w:pPr>
            <w:ins w:id="763" w:author="Molly McEvilley" w:date="2024-09-24T19:43:00Z" w16du:dateUtc="2024-09-24T23:43:00Z">
              <w:r>
                <w:t>(other)</w:t>
              </w:r>
            </w:ins>
            <w:del w:id="764" w:author="Molly McEvilley" w:date="2024-09-24T19:39:00Z" w16du:dateUtc="2024-09-24T23:39:00Z">
              <w:r w:rsidR="00DA21AF" w:rsidRPr="002F0D32" w:rsidDel="00040B64">
                <w:delText>Project.</w:delText>
              </w:r>
              <w:r w:rsidR="00DA21AF" w:rsidRPr="002F0D32" w:rsidDel="00040B64">
                <w:rPr>
                  <w:i/>
                  <w:iCs/>
                </w:rPr>
                <w:delText>OperatingEndDate</w:delText>
              </w:r>
              <w:r w:rsidR="00DA21AF" w:rsidRPr="002F0D32" w:rsidDel="00040B64">
                <w:delText xml:space="preserve"> &lt;</w:delText>
              </w:r>
              <w:r w:rsidR="00DA21AF" w:rsidDel="00040B64">
                <w:delText>=</w:delText>
              </w:r>
              <w:r w:rsidR="00DA21AF" w:rsidRPr="002F0D32" w:rsidDel="00040B64">
                <w:delText xml:space="preserve"> </w:delText>
              </w:r>
              <w:r w:rsidR="00DA21AF" w:rsidRPr="00CA35DD" w:rsidDel="00040B64">
                <w:rPr>
                  <w:u w:val="single"/>
                </w:rPr>
                <w:delText>ReportEnd</w:delText>
              </w:r>
              <w:r w:rsidR="00DA21AF" w:rsidDel="00040B64">
                <w:rPr>
                  <w:u w:val="single"/>
                </w:rPr>
                <w:delText xml:space="preserve"> </w:delText>
              </w:r>
              <w:r w:rsidR="00DA21AF" w:rsidRPr="002F0D32" w:rsidDel="00040B64">
                <w:delText xml:space="preserve">and </w:delText>
              </w:r>
              <w:r w:rsidR="00DA21AF" w:rsidRPr="00A432BD" w:rsidDel="00040B64">
                <w:rPr>
                  <w:i/>
                  <w:iCs/>
                </w:rPr>
                <w:delText>ExitDate</w:delText>
              </w:r>
              <w:r w:rsidR="00DA21AF" w:rsidDel="00040B64">
                <w:rPr>
                  <w:i/>
                  <w:iCs/>
                </w:rPr>
                <w:delText xml:space="preserve"> </w:delText>
              </w:r>
              <w:r w:rsidR="00DA21AF" w:rsidDel="00040B64">
                <w:delText>&gt; Project.</w:delText>
              </w:r>
              <w:r w:rsidR="00DA21AF" w:rsidRPr="002F0D32" w:rsidDel="00040B64">
                <w:rPr>
                  <w:i/>
                  <w:iCs/>
                </w:rPr>
                <w:delText>OperatingEndDate</w:delText>
              </w:r>
            </w:del>
          </w:p>
        </w:tc>
        <w:tc>
          <w:tcPr>
            <w:tcW w:w="3245" w:type="dxa"/>
            <w:tcPrChange w:id="765" w:author="Molly McEvilley" w:date="2024-09-24T19:39:00Z" w16du:dateUtc="2024-09-24T23:39:00Z">
              <w:tcPr>
                <w:tcW w:w="4410" w:type="dxa"/>
              </w:tcPr>
            </w:tcPrChange>
          </w:tcPr>
          <w:p w14:paraId="50AA28DD" w14:textId="156084E9" w:rsidR="00DA21AF" w:rsidRPr="008A7AFC" w:rsidRDefault="00DA21AF" w:rsidP="0084349D">
            <w:pPr>
              <w:pStyle w:val="NoSpacing"/>
              <w:cnfStyle w:val="000000010000" w:firstRow="0" w:lastRow="0" w:firstColumn="0" w:lastColumn="0" w:oddVBand="0" w:evenVBand="0" w:oddHBand="0" w:evenHBand="1" w:firstRowFirstColumn="0" w:firstRowLastColumn="0" w:lastRowFirstColumn="0" w:lastRowLastColumn="0"/>
              <w:rPr>
                <w:b/>
                <w:bCs/>
                <w:rPrChange w:id="766" w:author="Molly McEvilley" w:date="2024-09-24T19:43:00Z" w16du:dateUtc="2024-09-24T23:43:00Z">
                  <w:rPr/>
                </w:rPrChange>
              </w:rPr>
            </w:pPr>
            <w:del w:id="767" w:author="Molly McEvilley" w:date="2024-09-24T19:39:00Z" w16du:dateUtc="2024-09-24T23:39:00Z">
              <w:r w:rsidRPr="008A7AFC" w:rsidDel="00040B64">
                <w:rPr>
                  <w:b/>
                  <w:bCs/>
                  <w:rPrChange w:id="768" w:author="Molly McEvilley" w:date="2024-09-24T19:43:00Z" w16du:dateUtc="2024-09-24T23:43:00Z">
                    <w:rPr/>
                  </w:rPrChange>
                </w:rPr>
                <w:delText>Project.</w:delText>
              </w:r>
              <w:r w:rsidRPr="008A7AFC" w:rsidDel="00040B64">
                <w:rPr>
                  <w:b/>
                  <w:bCs/>
                  <w:i/>
                  <w:iCs/>
                  <w:rPrChange w:id="769" w:author="Molly McEvilley" w:date="2024-09-24T19:43:00Z" w16du:dateUtc="2024-09-24T23:43:00Z">
                    <w:rPr>
                      <w:i/>
                      <w:iCs/>
                    </w:rPr>
                  </w:rPrChange>
                </w:rPr>
                <w:delText>OperatingEndDate</w:delText>
              </w:r>
            </w:del>
            <w:ins w:id="770" w:author="Molly McEvilley" w:date="2024-09-24T19:43:00Z" w16du:dateUtc="2024-09-24T23:43:00Z">
              <w:r w:rsidR="008A7AFC">
                <w:rPr>
                  <w:b/>
                  <w:bCs/>
                </w:rPr>
                <w:t>HMISEnd</w:t>
              </w:r>
            </w:ins>
          </w:p>
        </w:tc>
      </w:tr>
      <w:tr w:rsidR="00DA21AF" w:rsidDel="008A7AFC" w14:paraId="1D042B4A" w14:textId="4E019EE7" w:rsidTr="00DA21AF">
        <w:trPr>
          <w:cnfStyle w:val="000000100000" w:firstRow="0" w:lastRow="0" w:firstColumn="0" w:lastColumn="0" w:oddVBand="0" w:evenVBand="0" w:oddHBand="1" w:evenHBand="0" w:firstRowFirstColumn="0" w:firstRowLastColumn="0" w:lastRowFirstColumn="0" w:lastRowLastColumn="0"/>
          <w:del w:id="771" w:author="Molly McEvilley" w:date="2024-09-24T19:43:00Z"/>
        </w:trPr>
        <w:tc>
          <w:tcPr>
            <w:cnfStyle w:val="001000000000" w:firstRow="0" w:lastRow="0" w:firstColumn="1" w:lastColumn="0" w:oddVBand="0" w:evenVBand="0" w:oddHBand="0" w:evenHBand="0" w:firstRowFirstColumn="0" w:firstRowLastColumn="0" w:lastRowFirstColumn="0" w:lastRowLastColumn="0"/>
            <w:tcW w:w="985" w:type="dxa"/>
            <w:tcPrChange w:id="772" w:author="Molly McEvilley" w:date="2024-09-24T19:39:00Z" w16du:dateUtc="2024-09-24T23:39:00Z">
              <w:tcPr>
                <w:tcW w:w="5035" w:type="dxa"/>
                <w:gridSpan w:val="2"/>
              </w:tcPr>
            </w:tcPrChange>
          </w:tcPr>
          <w:p w14:paraId="12FA88F4" w14:textId="617451E4" w:rsidR="00DA21AF" w:rsidRPr="00B678E4" w:rsidDel="008A7AFC" w:rsidRDefault="00DA21AF" w:rsidP="0084349D">
            <w:pPr>
              <w:pStyle w:val="NoSpacing"/>
              <w:cnfStyle w:val="001000100000" w:firstRow="0" w:lastRow="0" w:firstColumn="1" w:lastColumn="0" w:oddVBand="0" w:evenVBand="0" w:oddHBand="1" w:evenHBand="0" w:firstRowFirstColumn="0" w:firstRowLastColumn="0" w:lastRowFirstColumn="0" w:lastRowLastColumn="0"/>
              <w:rPr>
                <w:del w:id="773" w:author="Molly McEvilley" w:date="2024-09-24T19:43:00Z" w16du:dateUtc="2024-09-24T23:43:00Z"/>
                <w:i/>
                <w:iCs/>
              </w:rPr>
            </w:pPr>
          </w:p>
        </w:tc>
        <w:tc>
          <w:tcPr>
            <w:tcW w:w="0" w:type="dxa"/>
            <w:tcPrChange w:id="774" w:author="Molly McEvilley" w:date="2024-09-24T19:39:00Z" w16du:dateUtc="2024-09-24T23:39:00Z">
              <w:tcPr>
                <w:tcW w:w="5035" w:type="dxa"/>
                <w:gridSpan w:val="3"/>
              </w:tcPr>
            </w:tcPrChange>
          </w:tcPr>
          <w:p w14:paraId="1E341514" w14:textId="467675F0" w:rsidR="00DA21AF" w:rsidDel="008A7AFC" w:rsidRDefault="00DA21AF" w:rsidP="0084349D">
            <w:pPr>
              <w:pStyle w:val="NoSpacing"/>
              <w:cnfStyle w:val="000000100000" w:firstRow="0" w:lastRow="0" w:firstColumn="0" w:lastColumn="0" w:oddVBand="0" w:evenVBand="0" w:oddHBand="1" w:evenHBand="0" w:firstRowFirstColumn="0" w:firstRowLastColumn="0" w:lastRowFirstColumn="0" w:lastRowLastColumn="0"/>
              <w:rPr>
                <w:del w:id="775" w:author="Molly McEvilley" w:date="2024-09-24T19:43:00Z" w16du:dateUtc="2024-09-24T23:43:00Z"/>
              </w:rPr>
            </w:pPr>
            <w:del w:id="776" w:author="Molly McEvilley" w:date="2024-09-24T19:39:00Z" w16du:dateUtc="2024-09-24T23:39:00Z">
              <w:r w:rsidRPr="00B678E4" w:rsidDel="00040B64">
                <w:rPr>
                  <w:i/>
                  <w:iCs/>
                </w:rPr>
                <w:delText>ExitDate</w:delText>
              </w:r>
              <w:r w:rsidDel="00040B64">
                <w:delText xml:space="preserve"> &gt; </w:delText>
              </w:r>
              <w:r w:rsidRPr="00146368" w:rsidDel="00040B64">
                <w:rPr>
                  <w:u w:val="single"/>
                </w:rPr>
                <w:delText>ReportEnd</w:delText>
              </w:r>
            </w:del>
          </w:p>
        </w:tc>
        <w:tc>
          <w:tcPr>
            <w:tcW w:w="3245" w:type="dxa"/>
            <w:tcPrChange w:id="777" w:author="Molly McEvilley" w:date="2024-09-24T19:39:00Z" w16du:dateUtc="2024-09-24T23:39:00Z">
              <w:tcPr>
                <w:tcW w:w="4410" w:type="dxa"/>
              </w:tcPr>
            </w:tcPrChange>
          </w:tcPr>
          <w:p w14:paraId="4F1969FF" w14:textId="4997576C" w:rsidR="00DA21AF" w:rsidDel="008A7AFC" w:rsidRDefault="00DA21AF" w:rsidP="0084349D">
            <w:pPr>
              <w:pStyle w:val="NoSpacing"/>
              <w:cnfStyle w:val="000000100000" w:firstRow="0" w:lastRow="0" w:firstColumn="0" w:lastColumn="0" w:oddVBand="0" w:evenVBand="0" w:oddHBand="1" w:evenHBand="0" w:firstRowFirstColumn="0" w:firstRowLastColumn="0" w:lastRowFirstColumn="0" w:lastRowLastColumn="0"/>
              <w:rPr>
                <w:del w:id="778" w:author="Molly McEvilley" w:date="2024-09-24T19:43:00Z" w16du:dateUtc="2024-09-24T23:43:00Z"/>
              </w:rPr>
            </w:pPr>
            <w:del w:id="779" w:author="Molly McEvilley" w:date="2024-09-24T19:39:00Z" w16du:dateUtc="2024-09-24T23:39:00Z">
              <w:r w:rsidDel="00040B64">
                <w:delText>NULL</w:delText>
              </w:r>
            </w:del>
          </w:p>
        </w:tc>
      </w:tr>
      <w:tr w:rsidR="00DA21AF" w:rsidDel="008A7AFC" w14:paraId="3C0CFB68" w14:textId="0334DAC1" w:rsidTr="00DA21AF">
        <w:trPr>
          <w:cnfStyle w:val="000000010000" w:firstRow="0" w:lastRow="0" w:firstColumn="0" w:lastColumn="0" w:oddVBand="0" w:evenVBand="0" w:oddHBand="0" w:evenHBand="1" w:firstRowFirstColumn="0" w:firstRowLastColumn="0" w:lastRowFirstColumn="0" w:lastRowLastColumn="0"/>
          <w:del w:id="780" w:author="Molly McEvilley" w:date="2024-09-24T19:43:00Z"/>
        </w:trPr>
        <w:tc>
          <w:tcPr>
            <w:cnfStyle w:val="001000000000" w:firstRow="0" w:lastRow="0" w:firstColumn="1" w:lastColumn="0" w:oddVBand="0" w:evenVBand="0" w:oddHBand="0" w:evenHBand="0" w:firstRowFirstColumn="0" w:firstRowLastColumn="0" w:lastRowFirstColumn="0" w:lastRowLastColumn="0"/>
            <w:tcW w:w="985" w:type="dxa"/>
            <w:tcPrChange w:id="781" w:author="Molly McEvilley" w:date="2024-09-24T19:39:00Z" w16du:dateUtc="2024-09-24T23:39:00Z">
              <w:tcPr>
                <w:tcW w:w="5035" w:type="dxa"/>
                <w:gridSpan w:val="2"/>
              </w:tcPr>
            </w:tcPrChange>
          </w:tcPr>
          <w:p w14:paraId="3C444F8F" w14:textId="2F39E780" w:rsidR="00DA21AF" w:rsidDel="008A7AFC" w:rsidRDefault="00DA21AF" w:rsidP="0084349D">
            <w:pPr>
              <w:pStyle w:val="NoSpacing"/>
              <w:cnfStyle w:val="001000010000" w:firstRow="0" w:lastRow="0" w:firstColumn="1" w:lastColumn="0" w:oddVBand="0" w:evenVBand="0" w:oddHBand="0" w:evenHBand="1" w:firstRowFirstColumn="0" w:firstRowLastColumn="0" w:lastRowFirstColumn="0" w:lastRowLastColumn="0"/>
              <w:rPr>
                <w:del w:id="782" w:author="Molly McEvilley" w:date="2024-09-24T19:43:00Z" w16du:dateUtc="2024-09-24T23:43:00Z"/>
              </w:rPr>
            </w:pPr>
          </w:p>
        </w:tc>
        <w:tc>
          <w:tcPr>
            <w:tcW w:w="0" w:type="dxa"/>
            <w:tcPrChange w:id="783" w:author="Molly McEvilley" w:date="2024-09-24T19:39:00Z" w16du:dateUtc="2024-09-24T23:39:00Z">
              <w:tcPr>
                <w:tcW w:w="5035" w:type="dxa"/>
                <w:gridSpan w:val="3"/>
              </w:tcPr>
            </w:tcPrChange>
          </w:tcPr>
          <w:p w14:paraId="43FD6C95" w14:textId="5B72DC56" w:rsidR="00DA21AF" w:rsidDel="008A7AFC" w:rsidRDefault="00DA21AF" w:rsidP="0084349D">
            <w:pPr>
              <w:pStyle w:val="NoSpacing"/>
              <w:cnfStyle w:val="000000010000" w:firstRow="0" w:lastRow="0" w:firstColumn="0" w:lastColumn="0" w:oddVBand="0" w:evenVBand="0" w:oddHBand="0" w:evenHBand="1" w:firstRowFirstColumn="0" w:firstRowLastColumn="0" w:lastRowFirstColumn="0" w:lastRowLastColumn="0"/>
              <w:rPr>
                <w:del w:id="784" w:author="Molly McEvilley" w:date="2024-09-24T19:43:00Z" w16du:dateUtc="2024-09-24T23:43:00Z"/>
              </w:rPr>
            </w:pPr>
            <w:del w:id="785" w:author="Molly McEvilley" w:date="2024-09-24T19:39:00Z" w16du:dateUtc="2024-09-24T23:39:00Z">
              <w:r w:rsidDel="00040B64">
                <w:delText>(any other)</w:delText>
              </w:r>
            </w:del>
          </w:p>
        </w:tc>
        <w:tc>
          <w:tcPr>
            <w:tcW w:w="3245" w:type="dxa"/>
            <w:tcPrChange w:id="786" w:author="Molly McEvilley" w:date="2024-09-24T19:39:00Z" w16du:dateUtc="2024-09-24T23:39:00Z">
              <w:tcPr>
                <w:tcW w:w="4410" w:type="dxa"/>
              </w:tcPr>
            </w:tcPrChange>
          </w:tcPr>
          <w:p w14:paraId="6C3B5A88" w14:textId="607BA9FB" w:rsidR="00DA21AF" w:rsidDel="008A7AFC" w:rsidRDefault="00DA21AF" w:rsidP="0084349D">
            <w:pPr>
              <w:pStyle w:val="NoSpacing"/>
              <w:cnfStyle w:val="000000010000" w:firstRow="0" w:lastRow="0" w:firstColumn="0" w:lastColumn="0" w:oddVBand="0" w:evenVBand="0" w:oddHBand="0" w:evenHBand="1" w:firstRowFirstColumn="0" w:firstRowLastColumn="0" w:lastRowFirstColumn="0" w:lastRowLastColumn="0"/>
              <w:rPr>
                <w:del w:id="787" w:author="Molly McEvilley" w:date="2024-09-24T19:43:00Z" w16du:dateUtc="2024-09-24T23:43:00Z"/>
              </w:rPr>
            </w:pPr>
            <w:del w:id="788" w:author="Molly McEvilley" w:date="2024-09-24T19:39:00Z" w16du:dateUtc="2024-09-24T23:39:00Z">
              <w:r w:rsidRPr="00B678E4" w:rsidDel="00040B64">
                <w:rPr>
                  <w:i/>
                  <w:iCs/>
                </w:rPr>
                <w:delText>ExitDate</w:delText>
              </w:r>
              <w:r w:rsidDel="00040B64">
                <w:delText xml:space="preserve"> </w:delText>
              </w:r>
            </w:del>
          </w:p>
        </w:tc>
      </w:tr>
    </w:tbl>
    <w:p w14:paraId="0DE01EF3" w14:textId="525FFC1E" w:rsidR="003E6C23" w:rsidRPr="006A3016" w:rsidRDefault="003E6C23" w:rsidP="003E6C23">
      <w:pPr>
        <w:pStyle w:val="Heading4"/>
      </w:pPr>
      <w:bookmarkStart w:id="789" w:name="_ExitDest"/>
      <w:bookmarkEnd w:id="789"/>
      <w:r>
        <w:t>ExitDest</w:t>
      </w:r>
    </w:p>
    <w:p w14:paraId="217DB0AB" w14:textId="6F7123AC" w:rsidR="00E234A9"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42105">
        <w:t>If</w:t>
      </w:r>
      <w:r w:rsidR="003E6C23">
        <w:t xml:space="preserve"> the recorded </w:t>
      </w:r>
      <w:r w:rsidR="003E6C23" w:rsidRPr="00B678E4">
        <w:rPr>
          <w:i/>
          <w:iCs/>
        </w:rPr>
        <w:t>ExitDate</w:t>
      </w:r>
      <w:r w:rsidR="003E6C23">
        <w:t xml:space="preserve"> (or lack thereof) associated with an enrollment is inconsistent with other data</w:t>
      </w:r>
      <w:r w:rsidR="003E2C6F">
        <w:t xml:space="preserve">, (see </w:t>
      </w:r>
      <w:r w:rsidR="003E2C6F" w:rsidRPr="003E2C6F">
        <w:rPr>
          <w:b/>
          <w:bCs/>
        </w:rPr>
        <w:t>ExitDate</w:t>
      </w:r>
      <w:r w:rsidR="003E2C6F">
        <w:t xml:space="preserve"> above)</w:t>
      </w:r>
      <w:r w:rsidR="003E6C23">
        <w:t xml:space="preserve">, </w:t>
      </w:r>
      <w:r w:rsidR="00712362">
        <w:t>destination is always reported as unknown</w:t>
      </w:r>
      <w:r w:rsidR="00C220E9">
        <w:t xml:space="preserve"> where relevant</w:t>
      </w:r>
      <w:r w:rsidR="009B4418">
        <w:t xml:space="preserve">. </w:t>
      </w:r>
      <w:r w:rsidR="002C3EC6">
        <w:t xml:space="preserve">The only exception to this is </w:t>
      </w:r>
      <w:r w:rsidR="00356F74">
        <w:t xml:space="preserve">for RRH exits when </w:t>
      </w:r>
      <w:r w:rsidR="002C3EC6">
        <w:t>the</w:t>
      </w:r>
      <w:r w:rsidR="00CB1E51">
        <w:t xml:space="preserve"> recorded exit date is the same as the </w:t>
      </w:r>
      <w:r w:rsidR="00CB1E51" w:rsidRPr="001253B6">
        <w:rPr>
          <w:b/>
          <w:bCs/>
        </w:rPr>
        <w:t>MoveInDate</w:t>
      </w:r>
      <w:r w:rsidR="00CB1E51">
        <w:t xml:space="preserve"> – </w:t>
      </w:r>
      <w:r w:rsidR="00D838A8">
        <w:t>the recorded destination is valid under those circumstances</w:t>
      </w:r>
      <w:r w:rsidR="009B4418">
        <w:t xml:space="preserve">. </w:t>
      </w:r>
    </w:p>
    <w:p w14:paraId="6E5D1DDE" w14:textId="7A151D6F" w:rsidR="0098701D" w:rsidRDefault="0098701D" w:rsidP="003E6C23">
      <w:r w:rsidRPr="00C0251C">
        <w:rPr>
          <w:b/>
          <w:bCs/>
        </w:rPr>
        <w:t>ExitDest</w:t>
      </w:r>
      <w:r>
        <w:t xml:space="preserve"> should be set based on the first of the criteria below</w:t>
      </w:r>
      <w:r w:rsidR="00E77221">
        <w:t xml:space="preserve"> met by the associated data:</w:t>
      </w:r>
    </w:p>
    <w:p w14:paraId="4A5E1B27" w14:textId="37302EB0" w:rsidR="008467F8" w:rsidRDefault="008467F8" w:rsidP="00006A41">
      <w:pPr>
        <w:pStyle w:val="ListParagraph"/>
      </w:pPr>
      <w:r>
        <w:t>If tlsa_HHID.</w:t>
      </w:r>
      <w:r w:rsidRPr="49FCFE86">
        <w:rPr>
          <w:b/>
          <w:bCs/>
        </w:rPr>
        <w:t>ExitDate</w:t>
      </w:r>
      <w:r>
        <w:t xml:space="preserve"> is null, </w:t>
      </w:r>
      <w:r w:rsidRPr="49FCFE86">
        <w:rPr>
          <w:b/>
          <w:bCs/>
        </w:rPr>
        <w:t>ExitDest</w:t>
      </w:r>
      <w:r>
        <w:t xml:space="preserve"> = </w:t>
      </w:r>
      <w:r w:rsidR="00F34BB0">
        <w:t>-1</w:t>
      </w:r>
    </w:p>
    <w:p w14:paraId="5BEC9977" w14:textId="4E7BF2EC" w:rsidR="001C68F4" w:rsidRPr="00277F30" w:rsidRDefault="00E234A9" w:rsidP="001C68F4">
      <w:pPr>
        <w:pStyle w:val="ListParagraph"/>
        <w:rPr>
          <w:i/>
          <w:iCs/>
        </w:rPr>
      </w:pPr>
      <w:r>
        <w:t>If tlsa_HHID.</w:t>
      </w:r>
      <w:r w:rsidRPr="001C68F4">
        <w:rPr>
          <w:b/>
          <w:bCs/>
        </w:rPr>
        <w:t>ExitDate</w:t>
      </w:r>
      <w:r>
        <w:t xml:space="preserve"> &lt;&gt; hmis_Exit.</w:t>
      </w:r>
      <w:r w:rsidRPr="001C68F4">
        <w:rPr>
          <w:i/>
          <w:iCs/>
        </w:rPr>
        <w:t>ExitDate</w:t>
      </w:r>
      <w:r w:rsidR="00A927F6" w:rsidRPr="001C68F4">
        <w:rPr>
          <w:i/>
          <w:iCs/>
        </w:rPr>
        <w:t xml:space="preserve"> </w:t>
      </w:r>
      <w:r w:rsidR="006F4ED3">
        <w:t>and hmis_Exit.</w:t>
      </w:r>
      <w:r w:rsidR="006F4ED3" w:rsidRPr="001C68F4">
        <w:rPr>
          <w:i/>
          <w:iCs/>
        </w:rPr>
        <w:t>ExitDate</w:t>
      </w:r>
      <w:r w:rsidR="006F4ED3">
        <w:t xml:space="preserve"> &lt;&gt; tlsa_HHID.</w:t>
      </w:r>
      <w:r w:rsidR="006F4ED3" w:rsidRPr="001C68F4">
        <w:rPr>
          <w:b/>
          <w:bCs/>
        </w:rPr>
        <w:t>MoveInDate</w:t>
      </w:r>
      <w:r>
        <w:t xml:space="preserve">, </w:t>
      </w:r>
      <w:r w:rsidR="008467F8" w:rsidRPr="001C68F4">
        <w:rPr>
          <w:b/>
          <w:bCs/>
        </w:rPr>
        <w:t>ExitDest</w:t>
      </w:r>
      <w:r w:rsidR="008467F8">
        <w:t xml:space="preserve"> = 99</w:t>
      </w:r>
    </w:p>
    <w:p w14:paraId="1CF6B7E5" w14:textId="2FED5C30" w:rsidR="004605D0" w:rsidRDefault="004605D0" w:rsidP="004605D0">
      <w:pPr>
        <w:pStyle w:val="ListParagraph"/>
      </w:pPr>
      <w:r>
        <w:t>If tlsa_HHID.</w:t>
      </w:r>
      <w:r w:rsidRPr="008467F8">
        <w:rPr>
          <w:b/>
          <w:bCs/>
        </w:rPr>
        <w:t>ExitDate</w:t>
      </w:r>
      <w:r>
        <w:t xml:space="preserve"> is not null and hmis_Exit.</w:t>
      </w:r>
      <w:r w:rsidRPr="00277F30">
        <w:rPr>
          <w:i/>
          <w:iCs/>
        </w:rPr>
        <w:t>Destination</w:t>
      </w:r>
      <w:r>
        <w:t xml:space="preserve"> is null, </w:t>
      </w:r>
      <w:r w:rsidRPr="008467F8">
        <w:rPr>
          <w:b/>
          <w:bCs/>
        </w:rPr>
        <w:t>ExitDest</w:t>
      </w:r>
      <w:r>
        <w:t xml:space="preserve"> = </w:t>
      </w:r>
      <w:r w:rsidR="00D31AB6">
        <w:t>99</w:t>
      </w:r>
    </w:p>
    <w:p w14:paraId="671B88E2" w14:textId="2DB00BC5" w:rsidR="00983068" w:rsidRDefault="00983068" w:rsidP="004605D0">
      <w:pPr>
        <w:pStyle w:val="ListParagraph"/>
      </w:pPr>
      <w:r>
        <w:t>If hmis_Exit.</w:t>
      </w:r>
      <w:r w:rsidRPr="001C68F4">
        <w:rPr>
          <w:i/>
          <w:iCs/>
        </w:rPr>
        <w:t>Destination</w:t>
      </w:r>
      <w:r>
        <w:rPr>
          <w:i/>
          <w:iCs/>
        </w:rPr>
        <w:t xml:space="preserve"> </w:t>
      </w:r>
      <w:r w:rsidR="00EA5478">
        <w:t xml:space="preserve">in (8,9), set </w:t>
      </w:r>
      <w:r w:rsidR="00EA5478" w:rsidRPr="00277F30">
        <w:rPr>
          <w:b/>
          <w:bCs/>
        </w:rPr>
        <w:t>ExitDest</w:t>
      </w:r>
      <w:r w:rsidR="00EA5478">
        <w:t xml:space="preserve"> = 98</w:t>
      </w:r>
    </w:p>
    <w:p w14:paraId="1028A37B" w14:textId="080E2926" w:rsidR="008339E9" w:rsidRDefault="002A7CB3" w:rsidP="004605D0">
      <w:pPr>
        <w:pStyle w:val="ListParagraph"/>
      </w:pPr>
      <w:r>
        <w:t>If hmis_Exit.</w:t>
      </w:r>
      <w:r>
        <w:rPr>
          <w:i/>
          <w:iCs/>
        </w:rPr>
        <w:t xml:space="preserve">Destination </w:t>
      </w:r>
      <w:r>
        <w:t>in (17,30,99)</w:t>
      </w:r>
      <w:r w:rsidR="00982EF9">
        <w:t xml:space="preserve">, set </w:t>
      </w:r>
      <w:r w:rsidR="00982EF9" w:rsidRPr="00277F30">
        <w:rPr>
          <w:b/>
          <w:bCs/>
        </w:rPr>
        <w:t>ExitDest</w:t>
      </w:r>
      <w:r w:rsidR="00982EF9">
        <w:t xml:space="preserve"> = 99</w:t>
      </w:r>
    </w:p>
    <w:p w14:paraId="70BB6FE2" w14:textId="68D49B2F" w:rsidR="0094223D" w:rsidRDefault="0094223D" w:rsidP="0094223D">
      <w:pPr>
        <w:pStyle w:val="ListParagraph"/>
        <w:rPr>
          <w:i/>
          <w:iCs/>
        </w:rPr>
      </w:pPr>
      <w:r>
        <w:t>If hmis_Exit.</w:t>
      </w:r>
      <w:r w:rsidRPr="001C68F4">
        <w:rPr>
          <w:i/>
          <w:iCs/>
        </w:rPr>
        <w:t>Destination</w:t>
      </w:r>
      <w:r>
        <w:rPr>
          <w:i/>
          <w:iCs/>
        </w:rPr>
        <w:t xml:space="preserve"> </w:t>
      </w:r>
      <w:r>
        <w:t>= 435 and hmis_Exit.</w:t>
      </w:r>
      <w:r>
        <w:rPr>
          <w:i/>
          <w:iCs/>
        </w:rPr>
        <w:t>DestinationS</w:t>
      </w:r>
      <w:r w:rsidRPr="00277F30">
        <w:rPr>
          <w:i/>
          <w:iCs/>
        </w:rPr>
        <w:t>ubsidyType</w:t>
      </w:r>
      <w:r>
        <w:rPr>
          <w:i/>
          <w:iCs/>
        </w:rPr>
        <w:t xml:space="preserve"> </w:t>
      </w:r>
      <w:r>
        <w:t xml:space="preserve">is null, set </w:t>
      </w:r>
      <w:r>
        <w:rPr>
          <w:b/>
          <w:bCs/>
        </w:rPr>
        <w:t xml:space="preserve">ExitDest </w:t>
      </w:r>
      <w:r>
        <w:t>= 99</w:t>
      </w:r>
    </w:p>
    <w:p w14:paraId="5644C895" w14:textId="77777777" w:rsidR="0094223D" w:rsidRDefault="0094223D" w:rsidP="0094223D">
      <w:pPr>
        <w:pStyle w:val="ListParagraph"/>
        <w:rPr>
          <w:i/>
          <w:iCs/>
        </w:rPr>
      </w:pPr>
      <w:r>
        <w:t>If hmis_Exit.</w:t>
      </w:r>
      <w:r w:rsidRPr="001C68F4">
        <w:rPr>
          <w:i/>
          <w:iCs/>
        </w:rPr>
        <w:t>Destination</w:t>
      </w:r>
      <w:r>
        <w:rPr>
          <w:i/>
          <w:iCs/>
        </w:rPr>
        <w:t xml:space="preserve"> </w:t>
      </w:r>
      <w:r>
        <w:t xml:space="preserve">= 435, set </w:t>
      </w:r>
      <w:r w:rsidRPr="00277F30">
        <w:rPr>
          <w:b/>
          <w:bCs/>
        </w:rPr>
        <w:t>ExitDest</w:t>
      </w:r>
      <w:r>
        <w:t xml:space="preserve"> = hmis_Exit.</w:t>
      </w:r>
      <w:r>
        <w:rPr>
          <w:i/>
          <w:iCs/>
        </w:rPr>
        <w:t>DestinationS</w:t>
      </w:r>
      <w:r w:rsidRPr="00277F30">
        <w:rPr>
          <w:i/>
          <w:iCs/>
        </w:rPr>
        <w:t>ubsidyType</w:t>
      </w:r>
    </w:p>
    <w:p w14:paraId="53C8CFFB" w14:textId="775856DB" w:rsidR="00BB24A9" w:rsidRDefault="00125121" w:rsidP="00610676">
      <w:pPr>
        <w:pStyle w:val="ListParagraph"/>
        <w:ind w:left="720"/>
        <w:rPr>
          <w:i/>
          <w:iCs/>
        </w:rPr>
      </w:pPr>
      <w:r>
        <w:t xml:space="preserve">Otherwise, set </w:t>
      </w:r>
      <w:r w:rsidRPr="001C68F4">
        <w:rPr>
          <w:b/>
          <w:bCs/>
        </w:rPr>
        <w:t>ExitDest</w:t>
      </w:r>
      <w:r>
        <w:t xml:space="preserve"> to hmis_Exit.</w:t>
      </w:r>
      <w:r w:rsidRPr="001C68F4">
        <w:rPr>
          <w:i/>
          <w:iCs/>
        </w:rPr>
        <w:t>Destination</w:t>
      </w:r>
      <w:del w:id="790" w:author="Molly McEvilley" w:date="2024-09-24T19:57:00Z" w16du:dateUtc="2024-09-24T23:57:00Z">
        <w:r w:rsidRPr="001C68F4" w:rsidDel="002A438E">
          <w:rPr>
            <w:i/>
            <w:iCs/>
          </w:rPr>
          <w:delText>.</w:delText>
        </w:r>
      </w:del>
    </w:p>
    <w:tbl>
      <w:tblPr>
        <w:tblStyle w:val="Style11"/>
        <w:tblW w:w="9350" w:type="dxa"/>
        <w:tblLook w:val="04A0" w:firstRow="1" w:lastRow="0" w:firstColumn="1" w:lastColumn="0" w:noHBand="0" w:noVBand="1"/>
      </w:tblPr>
      <w:tblGrid>
        <w:gridCol w:w="998"/>
        <w:gridCol w:w="8352"/>
      </w:tblGrid>
      <w:tr w:rsidR="008E03BD" w:rsidRPr="008F0D48" w14:paraId="290F9106" w14:textId="77777777" w:rsidTr="00610676">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tcPr>
          <w:p w14:paraId="33BEF877" w14:textId="0B9AED42" w:rsidR="008E03BD" w:rsidRPr="008F0D48" w:rsidRDefault="008E03BD" w:rsidP="00F30E6B">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6186" w:type="dxa"/>
            <w:noWrap/>
          </w:tcPr>
          <w:p w14:paraId="404EC605" w14:textId="4B1AB511" w:rsidR="008E03BD" w:rsidRPr="008F0D48" w:rsidRDefault="008E03BD" w:rsidP="00F30E6B">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8E03BD" w:rsidRPr="008F0D48" w14:paraId="0E6B1ED4"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AE3CBE8" w14:textId="451E9D67" w:rsidR="008E03BD" w:rsidRPr="008F0D48" w:rsidRDefault="008E03BD" w:rsidP="00F30E6B">
            <w:pPr>
              <w:spacing w:before="0" w:after="0" w:line="240" w:lineRule="auto"/>
              <w:jc w:val="right"/>
              <w:rPr>
                <w:rFonts w:ascii="Calibri" w:hAnsi="Calibri" w:cs="Calibri"/>
                <w:color w:val="000000"/>
              </w:rPr>
            </w:pPr>
            <w:r w:rsidRPr="008F0D48">
              <w:rPr>
                <w:rFonts w:ascii="Calibri" w:hAnsi="Calibri" w:cs="Calibri"/>
                <w:color w:val="000000"/>
              </w:rPr>
              <w:t>-1</w:t>
            </w:r>
          </w:p>
        </w:tc>
        <w:tc>
          <w:tcPr>
            <w:tcW w:w="6186" w:type="dxa"/>
            <w:noWrap/>
            <w:hideMark/>
          </w:tcPr>
          <w:p w14:paraId="7012704D" w14:textId="77777777" w:rsidR="008E03BD" w:rsidRPr="008F0D48" w:rsidRDefault="008E03BD"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8E03BD" w:rsidRPr="008F0D48" w14:paraId="07DD0654"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tcPr>
          <w:p w14:paraId="39DD2354" w14:textId="149CC27D" w:rsidR="008E03BD" w:rsidRPr="008F0D48" w:rsidRDefault="008E03BD" w:rsidP="007F31EC">
            <w:pPr>
              <w:spacing w:before="0" w:after="0" w:line="240" w:lineRule="auto"/>
              <w:jc w:val="right"/>
              <w:rPr>
                <w:rFonts w:ascii="Calibri" w:hAnsi="Calibri" w:cs="Calibri"/>
                <w:color w:val="000000"/>
              </w:rPr>
            </w:pPr>
            <w:r>
              <w:rPr>
                <w:rFonts w:ascii="Calibri" w:hAnsi="Calibri" w:cs="Calibri"/>
                <w:color w:val="000000"/>
              </w:rPr>
              <w:t>24</w:t>
            </w:r>
          </w:p>
        </w:tc>
        <w:tc>
          <w:tcPr>
            <w:tcW w:w="6186" w:type="dxa"/>
            <w:noWrap/>
          </w:tcPr>
          <w:p w14:paraId="73A12388" w14:textId="0E2CD6C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Deceased</w:t>
            </w:r>
          </w:p>
        </w:tc>
      </w:tr>
      <w:tr w:rsidR="008E03BD" w:rsidRPr="008F0D48" w14:paraId="1B8E0041"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E8A7160" w14:textId="6CC0854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98</w:t>
            </w:r>
          </w:p>
        </w:tc>
        <w:tc>
          <w:tcPr>
            <w:tcW w:w="6186" w:type="dxa"/>
            <w:noWrap/>
            <w:hideMark/>
          </w:tcPr>
          <w:p w14:paraId="602C38DB"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Data not provided by client</w:t>
            </w:r>
          </w:p>
        </w:tc>
      </w:tr>
      <w:tr w:rsidR="008E03BD" w:rsidRPr="008F0D48" w14:paraId="5D27D413"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1AC7729" w14:textId="26D64233"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99</w:t>
            </w:r>
          </w:p>
        </w:tc>
        <w:tc>
          <w:tcPr>
            <w:tcW w:w="6186" w:type="dxa"/>
            <w:noWrap/>
            <w:hideMark/>
          </w:tcPr>
          <w:p w14:paraId="4064268D"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Data missing or invalid</w:t>
            </w:r>
          </w:p>
        </w:tc>
      </w:tr>
      <w:tr w:rsidR="008E03BD" w:rsidRPr="008F0D48" w14:paraId="1A0AB6B9"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BFFC979" w14:textId="71637C6B"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101</w:t>
            </w:r>
          </w:p>
        </w:tc>
        <w:tc>
          <w:tcPr>
            <w:tcW w:w="6186" w:type="dxa"/>
            <w:noWrap/>
            <w:hideMark/>
          </w:tcPr>
          <w:p w14:paraId="7EE1085C"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Emergency shelter, including hotel or motel paid for with emergency shelter voucher, Host Home shelter</w:t>
            </w:r>
          </w:p>
        </w:tc>
      </w:tr>
      <w:tr w:rsidR="008E03BD" w:rsidRPr="008F0D48" w14:paraId="68936B67"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8109014" w14:textId="112B85E1"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116</w:t>
            </w:r>
          </w:p>
        </w:tc>
        <w:tc>
          <w:tcPr>
            <w:tcW w:w="6186" w:type="dxa"/>
            <w:noWrap/>
            <w:hideMark/>
          </w:tcPr>
          <w:p w14:paraId="1E7423F0"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Place not meant for habitation (e.g., a vehicle, an abandoned building, bus/train/subway station/airport or anywhere outside)</w:t>
            </w:r>
          </w:p>
        </w:tc>
      </w:tr>
      <w:tr w:rsidR="008E03BD" w:rsidRPr="008F0D48" w14:paraId="2939AE5B"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A8C379D" w14:textId="36AB20A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118</w:t>
            </w:r>
          </w:p>
        </w:tc>
        <w:tc>
          <w:tcPr>
            <w:tcW w:w="6186" w:type="dxa"/>
            <w:noWrap/>
            <w:hideMark/>
          </w:tcPr>
          <w:p w14:paraId="703E8322"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Safe Haven</w:t>
            </w:r>
          </w:p>
        </w:tc>
      </w:tr>
      <w:tr w:rsidR="008E03BD" w:rsidRPr="008F0D48" w14:paraId="49000005"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4E2AE67" w14:textId="6D618A31"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lastRenderedPageBreak/>
              <w:t>204</w:t>
            </w:r>
          </w:p>
        </w:tc>
        <w:tc>
          <w:tcPr>
            <w:tcW w:w="6186" w:type="dxa"/>
            <w:noWrap/>
            <w:hideMark/>
          </w:tcPr>
          <w:p w14:paraId="27497AFD"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Psychiatric hospital or other psychiatric facility</w:t>
            </w:r>
          </w:p>
        </w:tc>
      </w:tr>
      <w:tr w:rsidR="008E03BD" w:rsidRPr="008F0D48" w14:paraId="04F8CD8D"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00D9DEE" w14:textId="4805EB0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205</w:t>
            </w:r>
          </w:p>
        </w:tc>
        <w:tc>
          <w:tcPr>
            <w:tcW w:w="6186" w:type="dxa"/>
            <w:noWrap/>
            <w:hideMark/>
          </w:tcPr>
          <w:p w14:paraId="45706C55"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Substance abuse treatment facility or detox center</w:t>
            </w:r>
          </w:p>
        </w:tc>
      </w:tr>
      <w:tr w:rsidR="008E03BD" w:rsidRPr="008F0D48" w14:paraId="3DBF7B34"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7F25770" w14:textId="1BC76256"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206</w:t>
            </w:r>
          </w:p>
        </w:tc>
        <w:tc>
          <w:tcPr>
            <w:tcW w:w="6186" w:type="dxa"/>
            <w:noWrap/>
            <w:hideMark/>
          </w:tcPr>
          <w:p w14:paraId="07114CE4"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Hospital or other residential non-psychiatric medical facility</w:t>
            </w:r>
          </w:p>
        </w:tc>
      </w:tr>
      <w:tr w:rsidR="008E03BD" w:rsidRPr="008F0D48" w14:paraId="405551A2"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5E65274" w14:textId="3EB05486"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207</w:t>
            </w:r>
          </w:p>
        </w:tc>
        <w:tc>
          <w:tcPr>
            <w:tcW w:w="6186" w:type="dxa"/>
            <w:noWrap/>
            <w:hideMark/>
          </w:tcPr>
          <w:p w14:paraId="1FF620CE"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Jail, prison, or juvenile detention facility</w:t>
            </w:r>
          </w:p>
        </w:tc>
      </w:tr>
      <w:tr w:rsidR="008E03BD" w:rsidRPr="008F0D48" w14:paraId="41B0ABEB"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42982AE" w14:textId="3207EB7B"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215</w:t>
            </w:r>
          </w:p>
        </w:tc>
        <w:tc>
          <w:tcPr>
            <w:tcW w:w="6186" w:type="dxa"/>
            <w:noWrap/>
            <w:hideMark/>
          </w:tcPr>
          <w:p w14:paraId="678703FB"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Foster care home or foster care group home</w:t>
            </w:r>
          </w:p>
        </w:tc>
      </w:tr>
      <w:tr w:rsidR="008E03BD" w:rsidRPr="008F0D48" w14:paraId="0877B2A0"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1C03A40" w14:textId="789DBD0C"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225</w:t>
            </w:r>
          </w:p>
        </w:tc>
        <w:tc>
          <w:tcPr>
            <w:tcW w:w="6186" w:type="dxa"/>
            <w:noWrap/>
            <w:hideMark/>
          </w:tcPr>
          <w:p w14:paraId="368787F6"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Long-term care facility or nursing home</w:t>
            </w:r>
          </w:p>
        </w:tc>
      </w:tr>
      <w:tr w:rsidR="008E03BD" w:rsidRPr="008F0D48" w14:paraId="6FEB4488"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30C57D3" w14:textId="3B8B48CA"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302</w:t>
            </w:r>
          </w:p>
        </w:tc>
        <w:tc>
          <w:tcPr>
            <w:tcW w:w="6186" w:type="dxa"/>
            <w:noWrap/>
            <w:hideMark/>
          </w:tcPr>
          <w:p w14:paraId="3B92203B"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Transitional housing for homeless persons (including homeless youth)</w:t>
            </w:r>
          </w:p>
        </w:tc>
      </w:tr>
      <w:tr w:rsidR="008E03BD" w:rsidRPr="008F0D48" w14:paraId="71493F7F"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FB11217" w14:textId="4D75A39A"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312</w:t>
            </w:r>
          </w:p>
        </w:tc>
        <w:tc>
          <w:tcPr>
            <w:tcW w:w="6186" w:type="dxa"/>
            <w:noWrap/>
            <w:hideMark/>
          </w:tcPr>
          <w:p w14:paraId="370FB96C"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temporary tenure (e.g. room, apartment, or house)</w:t>
            </w:r>
          </w:p>
        </w:tc>
      </w:tr>
      <w:tr w:rsidR="008E03BD" w:rsidRPr="008F0D48" w14:paraId="11701DB3"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215CE1F" w14:textId="453802D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313</w:t>
            </w:r>
          </w:p>
        </w:tc>
        <w:tc>
          <w:tcPr>
            <w:tcW w:w="6186" w:type="dxa"/>
            <w:noWrap/>
            <w:hideMark/>
          </w:tcPr>
          <w:p w14:paraId="39912CCA"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temporary tenure (e.g. room, apartment, or house)</w:t>
            </w:r>
          </w:p>
        </w:tc>
      </w:tr>
      <w:tr w:rsidR="008E03BD" w:rsidRPr="008F0D48" w14:paraId="4B73A268"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1530071D" w14:textId="1B51E70E"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314</w:t>
            </w:r>
          </w:p>
        </w:tc>
        <w:tc>
          <w:tcPr>
            <w:tcW w:w="6186" w:type="dxa"/>
            <w:noWrap/>
            <w:hideMark/>
          </w:tcPr>
          <w:p w14:paraId="6E8DA804"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Hotel or motel paid for without emergency shelter voucher</w:t>
            </w:r>
          </w:p>
        </w:tc>
      </w:tr>
      <w:tr w:rsidR="008E03BD" w:rsidRPr="008F0D48" w14:paraId="52742FCD"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E2A3A7C" w14:textId="42D2C6E3"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327</w:t>
            </w:r>
          </w:p>
        </w:tc>
        <w:tc>
          <w:tcPr>
            <w:tcW w:w="6186" w:type="dxa"/>
            <w:noWrap/>
            <w:hideMark/>
          </w:tcPr>
          <w:p w14:paraId="2512848F"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TH</w:t>
            </w:r>
          </w:p>
        </w:tc>
      </w:tr>
      <w:tr w:rsidR="008E03BD" w:rsidRPr="008F0D48" w14:paraId="70F4161A"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E5A9ABF" w14:textId="01A5395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329</w:t>
            </w:r>
          </w:p>
        </w:tc>
        <w:tc>
          <w:tcPr>
            <w:tcW w:w="6186" w:type="dxa"/>
            <w:noWrap/>
            <w:hideMark/>
          </w:tcPr>
          <w:p w14:paraId="04EF71F9"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Residential project or halfway house with no homeless criteria</w:t>
            </w:r>
          </w:p>
        </w:tc>
      </w:tr>
      <w:tr w:rsidR="008E03BD" w:rsidRPr="008F0D48" w14:paraId="44BDC621"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F00C992" w14:textId="5A9ED7D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332</w:t>
            </w:r>
          </w:p>
        </w:tc>
        <w:tc>
          <w:tcPr>
            <w:tcW w:w="6186" w:type="dxa"/>
            <w:noWrap/>
            <w:hideMark/>
          </w:tcPr>
          <w:p w14:paraId="3C41D60F"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Host Home (non-crisis)</w:t>
            </w:r>
          </w:p>
        </w:tc>
      </w:tr>
      <w:tr w:rsidR="008E03BD" w:rsidRPr="008F0D48" w14:paraId="74CE819C"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F66C12C" w14:textId="16C8AAB2"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410</w:t>
            </w:r>
          </w:p>
        </w:tc>
        <w:tc>
          <w:tcPr>
            <w:tcW w:w="6186" w:type="dxa"/>
            <w:noWrap/>
            <w:hideMark/>
          </w:tcPr>
          <w:p w14:paraId="640D7F03"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Rental by client, no ongoing housing subsidy</w:t>
            </w:r>
          </w:p>
        </w:tc>
      </w:tr>
      <w:tr w:rsidR="008E03BD" w:rsidRPr="008F0D48" w14:paraId="59310AD7"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14F309D" w14:textId="7CBF0BF5"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411</w:t>
            </w:r>
          </w:p>
        </w:tc>
        <w:tc>
          <w:tcPr>
            <w:tcW w:w="6186" w:type="dxa"/>
            <w:noWrap/>
            <w:hideMark/>
          </w:tcPr>
          <w:p w14:paraId="4608C316"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Owned by client, no ongoing housing subsidy</w:t>
            </w:r>
          </w:p>
        </w:tc>
      </w:tr>
      <w:tr w:rsidR="008E03BD" w:rsidRPr="008F0D48" w14:paraId="21F629AE"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979D0DE" w14:textId="5A59A34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419</w:t>
            </w:r>
          </w:p>
        </w:tc>
        <w:tc>
          <w:tcPr>
            <w:tcW w:w="6186" w:type="dxa"/>
            <w:noWrap/>
            <w:hideMark/>
          </w:tcPr>
          <w:p w14:paraId="614EAAAA" w14:textId="72D32DB8"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FA5C6D">
              <w:t>Rental by client - VASH housing subsidy</w:t>
            </w:r>
          </w:p>
        </w:tc>
      </w:tr>
      <w:tr w:rsidR="008E03BD" w:rsidRPr="008F0D48" w14:paraId="2DDA2602"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BA9BD97" w14:textId="31573B60"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420</w:t>
            </w:r>
          </w:p>
        </w:tc>
        <w:tc>
          <w:tcPr>
            <w:tcW w:w="6186" w:type="dxa"/>
            <w:noWrap/>
            <w:hideMark/>
          </w:tcPr>
          <w:p w14:paraId="39DB51B3" w14:textId="21439E81"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FA5C6D">
              <w:t>Rental by client - Other ongoing subsidy</w:t>
            </w:r>
          </w:p>
        </w:tc>
      </w:tr>
      <w:tr w:rsidR="008E03BD" w:rsidRPr="008F0D48" w14:paraId="6FE9EDC8"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4F0D65F" w14:textId="564F0BF6"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421</w:t>
            </w:r>
          </w:p>
        </w:tc>
        <w:tc>
          <w:tcPr>
            <w:tcW w:w="6186" w:type="dxa"/>
            <w:noWrap/>
            <w:hideMark/>
          </w:tcPr>
          <w:p w14:paraId="465CC477"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Owned by client, with ongoing housing subsidy</w:t>
            </w:r>
          </w:p>
        </w:tc>
      </w:tr>
      <w:tr w:rsidR="008E03BD" w:rsidRPr="008F0D48" w14:paraId="169E67E5"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C5408B7" w14:textId="2CEBC7B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422</w:t>
            </w:r>
          </w:p>
        </w:tc>
        <w:tc>
          <w:tcPr>
            <w:tcW w:w="6186" w:type="dxa"/>
            <w:noWrap/>
            <w:hideMark/>
          </w:tcPr>
          <w:p w14:paraId="3EDF4672"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permanent tenure</w:t>
            </w:r>
          </w:p>
        </w:tc>
      </w:tr>
      <w:tr w:rsidR="008E03BD" w:rsidRPr="008F0D48" w14:paraId="3D0752AA"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60485EB" w14:textId="4E6F7A7F"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423</w:t>
            </w:r>
          </w:p>
        </w:tc>
        <w:tc>
          <w:tcPr>
            <w:tcW w:w="6186" w:type="dxa"/>
            <w:noWrap/>
            <w:hideMark/>
          </w:tcPr>
          <w:p w14:paraId="06927E63"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permanent tenure</w:t>
            </w:r>
          </w:p>
        </w:tc>
      </w:tr>
      <w:tr w:rsidR="008E03BD" w:rsidRPr="008F0D48" w14:paraId="11568988"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CFB0E29" w14:textId="625356D1"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426</w:t>
            </w:r>
          </w:p>
        </w:tc>
        <w:tc>
          <w:tcPr>
            <w:tcW w:w="6186" w:type="dxa"/>
            <w:noWrap/>
            <w:hideMark/>
          </w:tcPr>
          <w:p w14:paraId="265B22E6"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PH</w:t>
            </w:r>
          </w:p>
        </w:tc>
      </w:tr>
      <w:tr w:rsidR="008E03BD" w:rsidRPr="008F0D48" w14:paraId="1046E0ED"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FE6CDD2" w14:textId="2036A213"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428</w:t>
            </w:r>
          </w:p>
        </w:tc>
        <w:tc>
          <w:tcPr>
            <w:tcW w:w="6186" w:type="dxa"/>
            <w:noWrap/>
            <w:hideMark/>
          </w:tcPr>
          <w:p w14:paraId="1472B999" w14:textId="25CCE696"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GPD TIP housing subsidy</w:t>
            </w:r>
          </w:p>
        </w:tc>
      </w:tr>
      <w:tr w:rsidR="008E03BD" w:rsidRPr="008F0D48" w14:paraId="7F618F4A"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0A2F9C5F" w14:textId="4ED44B5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431</w:t>
            </w:r>
          </w:p>
        </w:tc>
        <w:tc>
          <w:tcPr>
            <w:tcW w:w="6186" w:type="dxa"/>
            <w:noWrap/>
            <w:hideMark/>
          </w:tcPr>
          <w:p w14:paraId="5F8EABCC" w14:textId="3F0DB6FB"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RRH or equivalent subsidy</w:t>
            </w:r>
          </w:p>
        </w:tc>
      </w:tr>
      <w:tr w:rsidR="008E03BD" w:rsidRPr="008F0D48" w14:paraId="3135F61C"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CC31672" w14:textId="10540D1A"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433</w:t>
            </w:r>
          </w:p>
        </w:tc>
        <w:tc>
          <w:tcPr>
            <w:tcW w:w="6186" w:type="dxa"/>
            <w:noWrap/>
            <w:hideMark/>
          </w:tcPr>
          <w:p w14:paraId="43410A53" w14:textId="2C4543A0"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HCV voucher (tenant or project based) (not dedicated)</w:t>
            </w:r>
          </w:p>
        </w:tc>
      </w:tr>
      <w:tr w:rsidR="008E03BD" w:rsidRPr="008F0D48" w14:paraId="143192F0"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E2F4F7C" w14:textId="7861B07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434</w:t>
            </w:r>
          </w:p>
        </w:tc>
        <w:tc>
          <w:tcPr>
            <w:tcW w:w="6186" w:type="dxa"/>
            <w:noWrap/>
            <w:hideMark/>
          </w:tcPr>
          <w:p w14:paraId="7809348A" w14:textId="4DA3BB19"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Public housing unit</w:t>
            </w:r>
          </w:p>
        </w:tc>
      </w:tr>
      <w:tr w:rsidR="008E03BD" w:rsidRPr="008F0D48" w14:paraId="230332CB"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CDEBDF4" w14:textId="4CD3CEAE"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436</w:t>
            </w:r>
          </w:p>
        </w:tc>
        <w:tc>
          <w:tcPr>
            <w:tcW w:w="6186" w:type="dxa"/>
            <w:noWrap/>
            <w:hideMark/>
          </w:tcPr>
          <w:p w14:paraId="182A1F65" w14:textId="40535234"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Emergency Housing Voucher</w:t>
            </w:r>
          </w:p>
        </w:tc>
      </w:tr>
      <w:tr w:rsidR="008E03BD" w:rsidRPr="008F0D48" w14:paraId="1B4A76CA"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CC06C10" w14:textId="1E7A651B"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437</w:t>
            </w:r>
          </w:p>
        </w:tc>
        <w:tc>
          <w:tcPr>
            <w:tcW w:w="6186" w:type="dxa"/>
            <w:noWrap/>
            <w:hideMark/>
          </w:tcPr>
          <w:p w14:paraId="0CFE853F" w14:textId="338B9DE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Family Unification Program Voucher (FUP)</w:t>
            </w:r>
          </w:p>
        </w:tc>
      </w:tr>
      <w:tr w:rsidR="008E03BD" w:rsidRPr="008F0D48" w14:paraId="60A32244"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12BBE001" w14:textId="3B4FFB8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438</w:t>
            </w:r>
          </w:p>
        </w:tc>
        <w:tc>
          <w:tcPr>
            <w:tcW w:w="6186" w:type="dxa"/>
            <w:noWrap/>
            <w:hideMark/>
          </w:tcPr>
          <w:p w14:paraId="4C8D37D1" w14:textId="32DC03B4"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Foster Youth to Independence Initiative (FYI)</w:t>
            </w:r>
          </w:p>
        </w:tc>
      </w:tr>
      <w:tr w:rsidR="008E03BD" w:rsidRPr="008F0D48" w14:paraId="0D4F5157"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6D6686A2" w14:textId="55AB41C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439</w:t>
            </w:r>
          </w:p>
        </w:tc>
        <w:tc>
          <w:tcPr>
            <w:tcW w:w="6186" w:type="dxa"/>
            <w:noWrap/>
            <w:hideMark/>
          </w:tcPr>
          <w:p w14:paraId="1147DF54" w14:textId="7CF9DDE9"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Permanent Supportive Housing</w:t>
            </w:r>
          </w:p>
        </w:tc>
      </w:tr>
      <w:tr w:rsidR="008E03BD" w:rsidRPr="008F0D48" w14:paraId="29845853"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6F03672" w14:textId="7048C32E"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440</w:t>
            </w:r>
          </w:p>
        </w:tc>
        <w:tc>
          <w:tcPr>
            <w:tcW w:w="6186" w:type="dxa"/>
            <w:noWrap/>
            <w:hideMark/>
          </w:tcPr>
          <w:p w14:paraId="386583F6" w14:textId="34AFF560"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Other permanent housing dedicated for formerly homeless persons</w:t>
            </w:r>
          </w:p>
        </w:tc>
      </w:tr>
    </w:tbl>
    <w:p w14:paraId="45C91405" w14:textId="77777777" w:rsidR="005A53EB" w:rsidRPr="00277F30" w:rsidRDefault="005A53EB" w:rsidP="00277F30">
      <w:pPr>
        <w:rPr>
          <w:i/>
          <w:iCs/>
        </w:rPr>
      </w:pPr>
    </w:p>
    <w:p w14:paraId="6056E1A7" w14:textId="7B11BA8D" w:rsidR="00C3527B" w:rsidRDefault="00C3527B" w:rsidP="0007170F">
      <w:pPr>
        <w:pStyle w:val="Heading2"/>
      </w:pPr>
      <w:bookmarkStart w:id="791" w:name="_Toc140489794"/>
      <w:bookmarkStart w:id="792" w:name="_HMIS_Data_Requirements"/>
      <w:bookmarkStart w:id="793" w:name="_Toc37849749"/>
      <w:bookmarkStart w:id="794" w:name="_Toc175057060"/>
      <w:bookmarkEnd w:id="791"/>
      <w:bookmarkEnd w:id="792"/>
      <w:r>
        <w:t>HMIS Client Enrollments</w:t>
      </w:r>
      <w:r w:rsidR="00B054F4">
        <w:t xml:space="preserve"> (tlsa_Enrollment)</w:t>
      </w:r>
      <w:bookmarkEnd w:id="793"/>
      <w:bookmarkEnd w:id="794"/>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w:lastRenderedPageBreak/>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r>
                                  <w:t>tlsa_HHID</w:t>
                                </w:r>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r>
                                <w:t>tlsa_Enrollment</w:t>
                              </w:r>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0"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kJ4wYAAGorAAAOAAAAZHJzL2Uyb0RvYy54bWzsWllz2zYQfu9M/wOG7414iJcmciaW7DQz&#10;SZuZpH2HeUisSYAFIUvOr+/i4qErjmMrSW09aHiAIHbxYffbD3z5alOV6CZjTUHJ1HJe2BbKSELT&#10;giym1l+fLn+LLNRwTFJcUpJNrdussV6d/frLy3U9yVy6pGWaMQSdkGayrqfWkvN6Mho1yTKrcPOC&#10;1hmBmzllFeZwyhajlOE19F6VI9e2g9GasrRmNMmaBq7O1U3rTPaf51nC/8zzJuOonFowNi7/mfy/&#10;Ev+js5d4smC4XhaJHga+xygqXBB4advVHHOMVqzY6aoqEkYbmvMXCa1GNM+LJJM2gDWOvWXNG0ZX&#10;tbRlMVkv6tZN4NotP9272+SPmzes/lh/YGr0cPiOJtcN+GW0rheT/n1xvlCN0dX6PU1hPvGKU2n4&#10;JmeV6AJMQhvp39vWv9mGowQu+q43jscwDQncc8e27dl6BpIlTJN4znHc2HU9C0ELx3GiwA/VHCXL&#10;i34vvT7E/RGeqAHIQetBChDoEatDMOYDQ0U6tcLxOPKjYGwhgiswQ3oaeaKrbavFnD6UV4bWuYHn&#10;Bco64yHHjRxX2Qaj843pe53jBvY4Ni2Mc/Z0cNA3sOKaDlTNt4Hq4xLXmcRqI0Az9LNv/HxZ0nWy&#10;xIxP0JwmqyojHKm58OQ8r2v5tMFjo8CICJ0tMVlkrxmj62WGUxisI0yH6e49IE4agPIX0bk9D60j&#10;98wD4FGCtHUjntSs4W8yWiFxMLVyMArGx7gxSS4IfPOu4Qqapr1YHw0ti/SyKEt5whZXs5KhGwzh&#10;6XJ24c8lHuBVg2YlQeupFXi+LXse3GsGXfjnTiRRvN1FVXCIs2VRTa3IFj8FHOHLC5LCMPGE46JU&#10;x/BwScSlTEZQbYfxrlgizYRvrjZyKfkSg+LSFU1vwfmMqigLWQEOlpR9ttAaIuzUav5dYZZZqHxL&#10;YAJFODYHzBxcmQNMEnh0aiWcWUidzLgK3KuaFYsl9O1IdxD6GoJQXkhnd+PQ4ACIqwGfCuvBHqy/&#10;JeB9gkv0kVOGFxkKdKjpgRfm/CRo95ww1IFlL9odOZ93QLsxStt0P9BfnM/DC7WU7wv6mRv5r08M&#10;+kCunw5sPyLou1R42gUQ/oALIIhCmDJFKtzYiXXefF4A9436gVyzP/YCEKM7VdSHMkcxSZGLJBdC&#10;biyTuRgFEKIZURQ72RBNsVtWI5t/uq2Bh0qvQiDksw3pE1VIKkUK9FiGOcjLJB00iH14v2wwYEXq&#10;nWIAh1kRysui/tvkUs3eHWfs2h6wNsnCPTtQSR5ebDh4YMNdSeMjlcsOJ4xkxW6ydEYJgWqMMq9L&#10;FIJiLFLtOJz+41gor0qov4APId+wFOhZcinJ8vtUilDBoyR3OcqQRC2ZtTQrvVa0oVxVUMIo6qXZ&#10;EFwSTFuyMcP5ZCUqnpavH1AvqM40ddpDoxCXE8pZAcS1BNIDDK7KUiA/GRTK4khxwy8SLcWqRGON&#10;59NG83gfsPtc/duADSh6JGALcO2FsxuGamU+w/nJwTkEErAbpyOxFh8iTodQuz9oGA6A23Zh2I+1&#10;GNKG4VhIJSIMB66OJ0aHMYFS16gNZ1gUTW0YVkHwQJH6hCPrUcEohAzVF4wcXQYMdbKHVYzGYSAk&#10;s209zEDA8V3HpGKhqKm6vqenHXi+09NEDyCEtZrcAEhdESHoi85ArRD5iJqRWErK1e+ynKNzhpNr&#10;kHGVWAQO6VbsllhkMiVwLnXnDvznd8F/DjAhUNl8GMsh/4OMqZegFDQHzttRikowRVtymAX1SVAQ&#10;BaEpbX9CEiTm4g5a0lcKRx6IwkCIlXikT5SApE+UiKRPjJDEfyYZSRL6g/D3WsmtBXmrHt0H/nvo&#10;//GgA1CHJbE/YjwE6EPbSELPoNdq6XcE/bGUGO+kRBmuHncTZRxF3RZR7LuS+3RsvrcH4rpOsLuL&#10;cuD5XkrstmHaHtoC93ulxLhLiZ3IcCQStPrCw+2a9B3nQRl1WEf2ovgLjLTdNXmPFyTjRTIvmusu&#10;K6rUYVisKOYGxcpg22N+eXF+KakxTNKg2VFdoL9z4p/H53NpznYXR6v8Oya4drNE0XTBSL4y5/0v&#10;N0ti4DY75Zjh1CfaGulD2h17jlbgWnrdRQJg1yYrHSiyniakdcB/hrT4piAO228KuiCtQKUFhq1y&#10;5ZGjtHM0PY4d+667fU8qSo9NefkcpQWkQV/YFs3gKxXIfd8F0m4UK26xl/F5YSRnr6VrO/XI04zS&#10;kts8Ew/15Vcs9IMdSPdl4NNGac8bm+/cesQD6IassUXpd1xXepqQbrdXHyVKP4Be1FWKcveuraPl&#10;dfigU6pj+uNT8cVo/1w+0X0ie/YfAAAA//8DAFBLAwQUAAYACAAAACEAX8kYpt0AAAAFAQAADwAA&#10;AGRycy9kb3ducmV2LnhtbEyPQWvCQBCF74X+h2UK3uomatuQZiMiticRqoXS25gdk2B2NmTXJP77&#10;br20l4HHe7z3TbYcTSN66lxtWUE8jUAQF1bXXCr4PLw9JiCcR9bYWCYFV3KwzO/vMky1HfiD+r0v&#10;RShhl6KCyvs2ldIVFRl0U9sSB+9kO4M+yK6UusMhlJtGzqLoWRqsOSxU2NK6ouK8vxgF7wMOq3m8&#10;6bfn0/r6fXjafW1jUmryMK5eQXga/V8YfvEDOuSB6WgvrJ1oFIRH/O0GL5ktFiCOCuYvSQQyz+R/&#10;+vwHAAD//wMAUEsBAi0AFAAGAAgAAAAhALaDOJL+AAAA4QEAABMAAAAAAAAAAAAAAAAAAAAAAFtD&#10;b250ZW50X1R5cGVzXS54bWxQSwECLQAUAAYACAAAACEAOP0h/9YAAACUAQAACwAAAAAAAAAAAAAA&#10;AAAvAQAAX3JlbHMvLnJlbHNQSwECLQAUAAYACAAAACEAlvpJCeMGAABqKwAADgAAAAAAAAAAAAAA&#10;AAAuAgAAZHJzL2Uyb0RvYy54bWxQSwECLQAUAAYACAAAACEAX8kYpt0AAAAFAQAADwAAAAAAAAAA&#10;AAAAAAA9CQAAZHJzL2Rvd25yZXYueG1sUEsFBgAAAAAEAAQA8wAAAEcKAAAAAA==&#10;">
                <v:group id="Group 3" o:spid="_x0000_s1131"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2"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Flowchart: Internal Storage 63" o:spid="_x0000_s1133"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r>
                            <w:t>tlsa_HHID</w:t>
                          </w:r>
                        </w:p>
                      </w:txbxContent>
                    </v:textbox>
                  </v:shape>
                </v:group>
                <v:shape id="Flowchart: Internal Storage 63" o:spid="_x0000_s1134"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r>
                          <w:t>tlsa_Enrollment</w:t>
                        </w:r>
                      </w:p>
                    </w:txbxContent>
                  </v:textbox>
                </v:shape>
                <v:shape id="AutoShape 296" o:spid="_x0000_s1135"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6"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7"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8"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39"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0"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1"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2"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3"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4"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5"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6"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10B9F996">
        <w:trPr>
          <w:cantSplit/>
          <w:trHeight w:val="216"/>
        </w:trPr>
        <w:tc>
          <w:tcPr>
            <w:tcW w:w="9355" w:type="dxa"/>
            <w:shd w:val="clear" w:color="auto" w:fill="EEECE1" w:themeFill="background2"/>
          </w:tcPr>
          <w:p w14:paraId="43B5C7FE" w14:textId="4537803D" w:rsidR="002D0CC5" w:rsidRDefault="002D0CC5" w:rsidP="0084349D">
            <w:pPr>
              <w:pStyle w:val="NoSpacing"/>
              <w:rPr>
                <w:b/>
                <w:bCs/>
              </w:rPr>
            </w:pPr>
            <w:r>
              <w:rPr>
                <w:b/>
                <w:bCs/>
              </w:rPr>
              <w:t>lsa_Report</w:t>
            </w:r>
          </w:p>
        </w:tc>
      </w:tr>
      <w:tr w:rsidR="002D0CC5" w:rsidRPr="005F4836" w14:paraId="662AD412" w14:textId="77777777" w:rsidTr="10B9F996">
        <w:trPr>
          <w:cantSplit/>
          <w:trHeight w:val="216"/>
        </w:trPr>
        <w:tc>
          <w:tcPr>
            <w:tcW w:w="9355" w:type="dxa"/>
            <w:shd w:val="clear" w:color="auto" w:fill="auto"/>
          </w:tcPr>
          <w:p w14:paraId="62A81B43" w14:textId="4B96A3FA" w:rsidR="002D0CC5" w:rsidRPr="00581BB5" w:rsidRDefault="002D0CC5" w:rsidP="0084349D">
            <w:pPr>
              <w:pStyle w:val="NoSpacing"/>
            </w:pPr>
            <w:r w:rsidRPr="00581BB5">
              <w:t>ReportStart</w:t>
            </w:r>
          </w:p>
        </w:tc>
      </w:tr>
      <w:tr w:rsidR="002D0CC5" w:rsidRPr="005F4836" w14:paraId="7623DC33" w14:textId="77777777" w:rsidTr="10B9F996">
        <w:trPr>
          <w:cantSplit/>
          <w:trHeight w:val="216"/>
        </w:trPr>
        <w:tc>
          <w:tcPr>
            <w:tcW w:w="9355" w:type="dxa"/>
            <w:shd w:val="clear" w:color="auto" w:fill="auto"/>
          </w:tcPr>
          <w:p w14:paraId="6D627B5F" w14:textId="41508425" w:rsidR="002D0CC5" w:rsidRPr="00581BB5" w:rsidRDefault="002D0CC5" w:rsidP="0084349D">
            <w:pPr>
              <w:pStyle w:val="NoSpacing"/>
            </w:pPr>
            <w:r w:rsidRPr="00581BB5">
              <w:t>ReportEnd</w:t>
            </w:r>
          </w:p>
        </w:tc>
      </w:tr>
      <w:tr w:rsidR="00C3527B" w:rsidRPr="005F4836" w14:paraId="1C7A806C" w14:textId="77777777" w:rsidTr="10B9F996">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r>
              <w:rPr>
                <w:b/>
                <w:bCs/>
              </w:rPr>
              <w:t>tlsa</w:t>
            </w:r>
            <w:r w:rsidRPr="00C032F4">
              <w:rPr>
                <w:b/>
                <w:bCs/>
              </w:rPr>
              <w:t>_</w:t>
            </w:r>
            <w:r>
              <w:rPr>
                <w:b/>
                <w:bCs/>
              </w:rPr>
              <w:t>HHID</w:t>
            </w:r>
          </w:p>
        </w:tc>
      </w:tr>
      <w:tr w:rsidR="00C3527B" w:rsidRPr="008705FF" w14:paraId="0EE5C37E" w14:textId="77777777" w:rsidTr="10B9F996">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10B9F996">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10B9F996">
        <w:trPr>
          <w:cantSplit/>
          <w:trHeight w:val="216"/>
        </w:trPr>
        <w:tc>
          <w:tcPr>
            <w:tcW w:w="9355" w:type="dxa"/>
          </w:tcPr>
          <w:p w14:paraId="3C364D63" w14:textId="1E4C830E" w:rsidR="00C3527B" w:rsidRPr="00C032F4" w:rsidRDefault="00E3470F" w:rsidP="0084349D">
            <w:pPr>
              <w:pStyle w:val="NoSpacing"/>
            </w:pPr>
            <w:r>
              <w:t>LSAProjectType</w:t>
            </w:r>
          </w:p>
        </w:tc>
      </w:tr>
      <w:tr w:rsidR="00C3527B" w14:paraId="7FE6611B" w14:textId="77777777" w:rsidTr="10B9F996">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10B9F996">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10B9F996">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10B9F996">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10B9F996">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10B9F996">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10B9F996">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10B9F996">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10B9F996">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10B9F996">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10B9F996">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10B9F996">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10B9F996">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10B9F996">
        <w:trPr>
          <w:cantSplit/>
          <w:trHeight w:val="216"/>
        </w:trPr>
        <w:tc>
          <w:tcPr>
            <w:tcW w:w="9355" w:type="dxa"/>
          </w:tcPr>
          <w:p w14:paraId="575C29D4" w14:textId="53E709DC" w:rsidR="00C3527B" w:rsidRDefault="00C3527B" w:rsidP="0084349D">
            <w:pPr>
              <w:pStyle w:val="NoSpacing"/>
            </w:pPr>
            <w:r>
              <w:t>DomesticViolence</w:t>
            </w:r>
            <w:r w:rsidR="6B4DC14C">
              <w:t>Survivor</w:t>
            </w:r>
          </w:p>
        </w:tc>
      </w:tr>
      <w:tr w:rsidR="00C3527B" w14:paraId="3FBA75FC" w14:textId="77777777" w:rsidTr="10B9F996">
        <w:trPr>
          <w:cantSplit/>
          <w:trHeight w:val="216"/>
        </w:trPr>
        <w:tc>
          <w:tcPr>
            <w:tcW w:w="9355" w:type="dxa"/>
          </w:tcPr>
          <w:p w14:paraId="5432E650" w14:textId="77777777" w:rsidR="00C3527B" w:rsidRPr="00C032F4" w:rsidRDefault="00C3527B" w:rsidP="0084349D">
            <w:pPr>
              <w:pStyle w:val="NoSpacing"/>
            </w:pPr>
            <w:r>
              <w:t>CurrentlyFleeing</w:t>
            </w:r>
          </w:p>
        </w:tc>
      </w:tr>
      <w:tr w:rsidR="00C3527B" w:rsidRPr="005F4836" w14:paraId="7DBBA050" w14:textId="77777777" w:rsidTr="10B9F996">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10B9F996">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10B9F996">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10B9F996">
        <w:trPr>
          <w:cantSplit/>
          <w:trHeight w:val="216"/>
        </w:trPr>
        <w:tc>
          <w:tcPr>
            <w:tcW w:w="9355" w:type="dxa"/>
          </w:tcPr>
          <w:p w14:paraId="6FC0E764" w14:textId="77777777" w:rsidR="00C3527B" w:rsidRDefault="00C3527B" w:rsidP="0084349D">
            <w:pPr>
              <w:pStyle w:val="NoSpacing"/>
            </w:pPr>
            <w:r>
              <w:t>DOBDataQuality</w:t>
            </w:r>
          </w:p>
        </w:tc>
      </w:tr>
      <w:tr w:rsidR="008C33C7" w:rsidRPr="00C032F4" w14:paraId="57E58565" w14:textId="77777777" w:rsidTr="10B9F996">
        <w:trPr>
          <w:cantSplit/>
          <w:trHeight w:val="197"/>
        </w:trPr>
        <w:tc>
          <w:tcPr>
            <w:tcW w:w="9355" w:type="dxa"/>
            <w:shd w:val="clear" w:color="auto" w:fill="EEECE1" w:themeFill="background2"/>
          </w:tcPr>
          <w:p w14:paraId="10ACFFFF" w14:textId="77777777" w:rsidR="008C33C7" w:rsidRPr="00C032F4" w:rsidRDefault="008C33C7" w:rsidP="0030339F">
            <w:pPr>
              <w:pStyle w:val="NoSpacing"/>
              <w:rPr>
                <w:b/>
                <w:bCs/>
              </w:rPr>
            </w:pPr>
            <w:r w:rsidRPr="00C032F4">
              <w:rPr>
                <w:b/>
                <w:bCs/>
              </w:rPr>
              <w:t>hmis_Services</w:t>
            </w:r>
          </w:p>
        </w:tc>
      </w:tr>
      <w:tr w:rsidR="008C33C7" w:rsidRPr="00C032F4" w14:paraId="4D8D26E8" w14:textId="77777777" w:rsidTr="10B9F996">
        <w:trPr>
          <w:cantSplit/>
          <w:trHeight w:val="216"/>
        </w:trPr>
        <w:tc>
          <w:tcPr>
            <w:tcW w:w="9355" w:type="dxa"/>
          </w:tcPr>
          <w:p w14:paraId="1B3B5088" w14:textId="77777777" w:rsidR="008C33C7" w:rsidRPr="00C032F4" w:rsidRDefault="008C33C7" w:rsidP="0030339F">
            <w:pPr>
              <w:pStyle w:val="NoSpacing"/>
            </w:pPr>
            <w:r w:rsidRPr="00C032F4">
              <w:t>EnrollmentID</w:t>
            </w:r>
          </w:p>
        </w:tc>
      </w:tr>
      <w:tr w:rsidR="008C33C7" w:rsidRPr="00C032F4" w14:paraId="7DEC875D" w14:textId="77777777" w:rsidTr="10B9F996">
        <w:trPr>
          <w:cantSplit/>
          <w:trHeight w:val="216"/>
        </w:trPr>
        <w:tc>
          <w:tcPr>
            <w:tcW w:w="9355" w:type="dxa"/>
          </w:tcPr>
          <w:p w14:paraId="3B1A6048" w14:textId="77777777" w:rsidR="008C33C7" w:rsidRPr="00C032F4" w:rsidRDefault="008C33C7" w:rsidP="0030339F">
            <w:pPr>
              <w:pStyle w:val="NoSpacing"/>
            </w:pPr>
            <w:r w:rsidRPr="003C4035">
              <w:rPr>
                <w:i/>
              </w:rPr>
              <w:t>BedNightDate</w:t>
            </w:r>
            <w:r>
              <w:t xml:space="preserve"> (</w:t>
            </w:r>
            <w:r w:rsidRPr="008F2C7B">
              <w:rPr>
                <w:i/>
                <w:iCs/>
              </w:rPr>
              <w:t>DateProvided</w:t>
            </w:r>
            <w:r>
              <w:t xml:space="preserve"> where </w:t>
            </w:r>
            <w:r w:rsidRPr="008F2C7B">
              <w:rPr>
                <w:i/>
                <w:iCs/>
              </w:rPr>
              <w:t>RecordType</w:t>
            </w:r>
            <w:r>
              <w:t xml:space="preserve"> = 200)</w:t>
            </w:r>
          </w:p>
        </w:tc>
      </w:tr>
      <w:tr w:rsidR="00C3527B" w:rsidRPr="005F4836" w14:paraId="27E884EF" w14:textId="77777777" w:rsidTr="10B9F996">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10B9F996">
        <w:trPr>
          <w:cantSplit/>
          <w:trHeight w:val="216"/>
        </w:trPr>
        <w:tc>
          <w:tcPr>
            <w:tcW w:w="9355" w:type="dxa"/>
          </w:tcPr>
          <w:p w14:paraId="1E4086B0" w14:textId="77777777" w:rsidR="00C3527B" w:rsidRPr="00C032F4" w:rsidRDefault="00C3527B" w:rsidP="0084349D">
            <w:pPr>
              <w:pStyle w:val="NoSpacing"/>
            </w:pPr>
            <w:r w:rsidRPr="00C032F4">
              <w:lastRenderedPageBreak/>
              <w:t>EnrollmentID</w:t>
            </w:r>
          </w:p>
        </w:tc>
      </w:tr>
      <w:tr w:rsidR="00C3527B" w14:paraId="081EE40A" w14:textId="77777777" w:rsidTr="10B9F996">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10B9F996">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r>
              <w:rPr>
                <w:b/>
                <w:bCs/>
                <w:color w:val="FFFFFF" w:themeColor="background1"/>
              </w:rPr>
              <w:t>tlsa_Enrollment</w:t>
            </w:r>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10B9F996">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3A869E86"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w:t>
            </w:r>
            <w:r w:rsidR="005A6BF7">
              <w:rPr>
                <w:rFonts w:cstheme="minorHAnsi"/>
                <w:u w:val="single"/>
              </w:rPr>
              <w:t>LookbackDate</w:t>
            </w:r>
            <w:r>
              <w:rPr>
                <w:rFonts w:cstheme="minorHAnsi"/>
              </w:rPr>
              <w:t xml:space="preserve"> and </w:t>
            </w:r>
            <w:r w:rsidRPr="008705FF">
              <w:rPr>
                <w:rFonts w:cstheme="minorHAnsi"/>
                <w:u w:val="single"/>
              </w:rPr>
              <w:t>ReportEnd</w:t>
            </w:r>
          </w:p>
        </w:tc>
      </w:tr>
      <w:tr w:rsidR="00C3527B" w14:paraId="70AAE4E0" w14:textId="77777777" w:rsidTr="10B9F996">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10B9F996">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10B9F996">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10B9F996">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10B9F996">
        <w:trPr>
          <w:cantSplit/>
          <w:trHeight w:val="216"/>
        </w:trPr>
        <w:tc>
          <w:tcPr>
            <w:tcW w:w="2335" w:type="dxa"/>
          </w:tcPr>
          <w:p w14:paraId="5C0AB13F" w14:textId="2456866E" w:rsidR="00C3527B" w:rsidRPr="00C032F4" w:rsidRDefault="00490BB5" w:rsidP="0084349D">
            <w:pPr>
              <w:pStyle w:val="NoSpacing"/>
              <w:rPr>
                <w:b/>
              </w:rPr>
            </w:pPr>
            <w:r>
              <w:rPr>
                <w:b/>
              </w:rPr>
              <w:t>LSA</w:t>
            </w:r>
            <w:r w:rsidR="00C3527B" w:rsidRPr="00C032F4">
              <w:rPr>
                <w:b/>
              </w:rPr>
              <w:t>ProjectType</w:t>
            </w:r>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14:paraId="682ECC70" w14:textId="77777777" w:rsidTr="10B9F996">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10B9F996">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10B9F996">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3B7552" w14:paraId="03A64D66" w14:textId="77777777" w:rsidTr="10B9F996">
        <w:trPr>
          <w:cantSplit/>
          <w:trHeight w:val="216"/>
        </w:trPr>
        <w:tc>
          <w:tcPr>
            <w:tcW w:w="2335" w:type="dxa"/>
          </w:tcPr>
          <w:p w14:paraId="13BD5F86" w14:textId="6BA8F763" w:rsidR="003B7552" w:rsidRPr="00C032F4" w:rsidRDefault="2705E6F0" w:rsidP="10B9F996">
            <w:pPr>
              <w:pStyle w:val="NoSpacing"/>
              <w:rPr>
                <w:b/>
                <w:bCs/>
              </w:rPr>
            </w:pPr>
            <w:r w:rsidRPr="10B9F996">
              <w:rPr>
                <w:b/>
                <w:bCs/>
              </w:rPr>
              <w:t>LastBedNight</w:t>
            </w:r>
          </w:p>
        </w:tc>
        <w:tc>
          <w:tcPr>
            <w:tcW w:w="7020" w:type="dxa"/>
          </w:tcPr>
          <w:p w14:paraId="63064C34" w14:textId="4D6F0682" w:rsidR="003B7552" w:rsidRDefault="003B7552" w:rsidP="0084349D">
            <w:pPr>
              <w:pStyle w:val="NoSpacing"/>
            </w:pPr>
            <w:r>
              <w:t xml:space="preserve">If </w:t>
            </w:r>
            <w:r w:rsidR="00490BB5" w:rsidRPr="001253B6">
              <w:rPr>
                <w:b/>
                <w:bCs/>
              </w:rPr>
              <w:t>LSA</w:t>
            </w:r>
            <w:r w:rsidRPr="003B7552">
              <w:rPr>
                <w:b/>
                <w:bCs/>
              </w:rPr>
              <w:t>ProjectType</w:t>
            </w:r>
            <w:r>
              <w:t xml:space="preserve"> = 1, the latest </w:t>
            </w:r>
            <w:r w:rsidRPr="003C4035">
              <w:rPr>
                <w:i/>
                <w:iCs/>
              </w:rPr>
              <w:t>BedNightDate</w:t>
            </w:r>
            <w:r>
              <w:t xml:space="preserve"> for the enrollment on or before </w:t>
            </w:r>
            <w:r w:rsidRPr="00DE4A2E">
              <w:rPr>
                <w:rFonts w:cstheme="minorHAnsi"/>
                <w:u w:val="single"/>
              </w:rPr>
              <w:t>ReportEnd</w:t>
            </w:r>
          </w:p>
        </w:tc>
      </w:tr>
      <w:tr w:rsidR="00C3527B" w14:paraId="77521E1A" w14:textId="77777777" w:rsidTr="10B9F996">
        <w:trPr>
          <w:cantSplit/>
          <w:trHeight w:val="216"/>
        </w:trPr>
        <w:tc>
          <w:tcPr>
            <w:tcW w:w="2335" w:type="dxa"/>
          </w:tcPr>
          <w:p w14:paraId="62AC4E37" w14:textId="77777777" w:rsidR="00C3527B" w:rsidRPr="00DE4A2E" w:rsidRDefault="00C3527B" w:rsidP="0084349D">
            <w:pPr>
              <w:pStyle w:val="NoSpacing"/>
              <w:rPr>
                <w:bCs/>
              </w:rPr>
            </w:pPr>
            <w:r w:rsidRPr="00DE4A2E">
              <w:rPr>
                <w:bCs/>
              </w:rPr>
              <w:t>EntryAge</w:t>
            </w:r>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10B9F996">
        <w:trPr>
          <w:cantSplit/>
          <w:trHeight w:val="216"/>
        </w:trPr>
        <w:tc>
          <w:tcPr>
            <w:tcW w:w="2335" w:type="dxa"/>
          </w:tcPr>
          <w:p w14:paraId="117BCEDA" w14:textId="191210B8" w:rsidR="00586BBE" w:rsidRPr="00DE4A2E" w:rsidRDefault="00586BBE" w:rsidP="0084349D">
            <w:pPr>
              <w:pStyle w:val="NoSpacing"/>
              <w:rPr>
                <w:bCs/>
              </w:rPr>
            </w:pPr>
            <w:r w:rsidRPr="00DE4A2E">
              <w:rPr>
                <w:bCs/>
              </w:rPr>
              <w:t>ActiveAge</w:t>
            </w:r>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r w:rsidR="00CF5DB8" w:rsidRPr="00CF5DB8">
              <w:rPr>
                <w:b/>
                <w:bCs/>
              </w:rPr>
              <w:t>EntryAge</w:t>
            </w:r>
          </w:p>
        </w:tc>
      </w:tr>
      <w:tr w:rsidR="0094130A" w14:paraId="01AC26A5" w14:textId="77777777" w:rsidTr="10B9F996">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r w:rsidR="00C83CEA" w:rsidRPr="00E62535">
              <w:rPr>
                <w:b/>
                <w:bCs/>
              </w:rPr>
              <w:t>CohortStart</w:t>
            </w:r>
            <w:r w:rsidR="00C83CEA">
              <w:t xml:space="preserve"> and </w:t>
            </w:r>
            <w:r w:rsidR="00C83CEA" w:rsidRPr="00E62535">
              <w:rPr>
                <w:b/>
                <w:bCs/>
              </w:rPr>
              <w:t>CohortEnd</w:t>
            </w:r>
            <w:r w:rsidR="00C83CEA">
              <w:t xml:space="preserve"> for </w:t>
            </w:r>
            <w:r w:rsidR="00E62535">
              <w:t xml:space="preserve">exit cohort -1, </w:t>
            </w:r>
            <w:r>
              <w:t xml:space="preserve">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rsidR="00E62535">
              <w:t xml:space="preserve">For all other enrollments, </w:t>
            </w:r>
            <w:r w:rsidR="002C33C8">
              <w:t xml:space="preserve">this will be the same as </w:t>
            </w:r>
            <w:r w:rsidR="002C33C8" w:rsidRPr="002C33C8">
              <w:rPr>
                <w:b/>
                <w:bCs/>
              </w:rPr>
              <w:t>EntryAge</w:t>
            </w:r>
          </w:p>
        </w:tc>
      </w:tr>
      <w:tr w:rsidR="00586BBE" w14:paraId="48A9220E" w14:textId="77777777" w:rsidTr="10B9F996">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r w:rsidRPr="00E62535">
              <w:rPr>
                <w:b/>
                <w:bCs/>
              </w:rPr>
              <w:t>CohortStart</w:t>
            </w:r>
            <w:r>
              <w:t xml:space="preserve"> and </w:t>
            </w:r>
            <w:r w:rsidRPr="00E62535">
              <w:rPr>
                <w:b/>
                <w:bCs/>
              </w:rPr>
              <w:t>CohortEnd</w:t>
            </w:r>
            <w:r>
              <w:t xml:space="preserve"> for exit cohort -2, 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t xml:space="preserve">For all other enrollments, this will be the same as </w:t>
            </w:r>
            <w:r w:rsidRPr="002C33C8">
              <w:rPr>
                <w:b/>
                <w:bCs/>
              </w:rPr>
              <w:t>EntryAge</w:t>
            </w:r>
          </w:p>
        </w:tc>
      </w:tr>
      <w:tr w:rsidR="00C3527B" w14:paraId="1443F90D" w14:textId="77777777" w:rsidTr="10B9F996">
        <w:trPr>
          <w:cantSplit/>
          <w:trHeight w:val="216"/>
        </w:trPr>
        <w:tc>
          <w:tcPr>
            <w:tcW w:w="2335" w:type="dxa"/>
          </w:tcPr>
          <w:p w14:paraId="2459B399" w14:textId="77777777" w:rsidR="00C3527B" w:rsidRPr="00C032F4" w:rsidRDefault="00C3527B" w:rsidP="0084349D">
            <w:pPr>
              <w:pStyle w:val="NoSpacing"/>
              <w:rPr>
                <w:b/>
              </w:rPr>
            </w:pPr>
            <w:r>
              <w:rPr>
                <w:b/>
              </w:rPr>
              <w:t>DisabilityStatus</w:t>
            </w:r>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10B9F996">
        <w:trPr>
          <w:cantSplit/>
          <w:trHeight w:val="216"/>
        </w:trPr>
        <w:tc>
          <w:tcPr>
            <w:tcW w:w="2335" w:type="dxa"/>
          </w:tcPr>
          <w:p w14:paraId="0EB6288A" w14:textId="77777777" w:rsidR="00C3527B" w:rsidRPr="00C032F4" w:rsidRDefault="00C3527B" w:rsidP="0084349D">
            <w:pPr>
              <w:pStyle w:val="NoSpacing"/>
              <w:rPr>
                <w:b/>
              </w:rPr>
            </w:pPr>
            <w:r>
              <w:rPr>
                <w:b/>
              </w:rPr>
              <w:t>DVStatus</w:t>
            </w:r>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10B9F996">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8D7426" w14:paraId="32509FB2" w14:textId="77777777" w:rsidTr="10B9F996">
        <w:trPr>
          <w:cantSplit/>
          <w:trHeight w:val="216"/>
        </w:trPr>
        <w:tc>
          <w:tcPr>
            <w:tcW w:w="2335" w:type="dxa"/>
          </w:tcPr>
          <w:p w14:paraId="7F60CD28" w14:textId="1E0023B2" w:rsidR="008D7426" w:rsidRPr="009E23F8" w:rsidRDefault="008D7426" w:rsidP="008D7426">
            <w:pPr>
              <w:pStyle w:val="NoSpacing"/>
              <w:rPr>
                <w:bCs/>
              </w:rPr>
            </w:pPr>
            <w:r>
              <w:rPr>
                <w:bCs/>
              </w:rPr>
              <w:t>AHAR</w:t>
            </w:r>
          </w:p>
        </w:tc>
        <w:tc>
          <w:tcPr>
            <w:tcW w:w="7020" w:type="dxa"/>
          </w:tcPr>
          <w:p w14:paraId="3FAB866B" w14:textId="539CD4F6" w:rsidR="008D7426" w:rsidRDefault="444CD1D6" w:rsidP="008D7426">
            <w:pPr>
              <w:pStyle w:val="NoSpacing"/>
            </w:pPr>
            <w:r>
              <w:t xml:space="preserve">Identifies the subset of active enrollments that meet the criteria for inclusion in AHAR reporting / have at least one </w:t>
            </w:r>
            <w:r w:rsidR="0C0A7B85">
              <w:t>bed night</w:t>
            </w:r>
            <w:r>
              <w:t xml:space="preserve"> in the report period</w:t>
            </w:r>
          </w:p>
        </w:tc>
      </w:tr>
      <w:tr w:rsidR="008D7426" w14:paraId="0014FDE3" w14:textId="77777777" w:rsidTr="10B9F996">
        <w:trPr>
          <w:cantSplit/>
          <w:trHeight w:val="216"/>
        </w:trPr>
        <w:tc>
          <w:tcPr>
            <w:tcW w:w="2335" w:type="dxa"/>
          </w:tcPr>
          <w:p w14:paraId="30D7AF70" w14:textId="405C8A8A" w:rsidR="008D7426" w:rsidRDefault="008D7426" w:rsidP="008D7426">
            <w:pPr>
              <w:pStyle w:val="NoSpacing"/>
              <w:rPr>
                <w:bCs/>
              </w:rPr>
            </w:pPr>
            <w:r>
              <w:rPr>
                <w:bCs/>
              </w:rPr>
              <w:t>PITOctober</w:t>
            </w:r>
          </w:p>
        </w:tc>
        <w:tc>
          <w:tcPr>
            <w:tcW w:w="7020" w:type="dxa"/>
          </w:tcPr>
          <w:p w14:paraId="5D722C29" w14:textId="23B7642F" w:rsidR="008D7426" w:rsidRDefault="444CD1D6" w:rsidP="008D7426">
            <w:pPr>
              <w:pStyle w:val="NoSpacing"/>
            </w:pPr>
            <w:r>
              <w:t xml:space="preserve">Identifies the subset of AHAR enrollments with a </w:t>
            </w:r>
            <w:r w:rsidR="673741C9">
              <w:t>bed night</w:t>
            </w:r>
            <w:r>
              <w:t xml:space="preserve"> on January 31 (if within the report period)</w:t>
            </w:r>
          </w:p>
        </w:tc>
      </w:tr>
      <w:tr w:rsidR="008D7426" w14:paraId="55F43EC1" w14:textId="77777777" w:rsidTr="10B9F996">
        <w:trPr>
          <w:cantSplit/>
          <w:trHeight w:val="216"/>
        </w:trPr>
        <w:tc>
          <w:tcPr>
            <w:tcW w:w="2335" w:type="dxa"/>
          </w:tcPr>
          <w:p w14:paraId="47886739" w14:textId="16185924" w:rsidR="008D7426" w:rsidRDefault="008D7426" w:rsidP="008D7426">
            <w:pPr>
              <w:pStyle w:val="NoSpacing"/>
              <w:rPr>
                <w:bCs/>
              </w:rPr>
            </w:pPr>
            <w:r>
              <w:rPr>
                <w:bCs/>
              </w:rPr>
              <w:t>PITJanuary</w:t>
            </w:r>
          </w:p>
        </w:tc>
        <w:tc>
          <w:tcPr>
            <w:tcW w:w="7020" w:type="dxa"/>
          </w:tcPr>
          <w:p w14:paraId="56ECCFFF" w14:textId="3FC8CC11" w:rsidR="008D7426" w:rsidRDefault="444CD1D6" w:rsidP="008D7426">
            <w:pPr>
              <w:pStyle w:val="NoSpacing"/>
            </w:pPr>
            <w:r>
              <w:t xml:space="preserve">Identifies the subset of AHAR enrollments with a </w:t>
            </w:r>
            <w:r w:rsidR="6792EF8A">
              <w:t>bed night</w:t>
            </w:r>
            <w:r>
              <w:t xml:space="preserve"> on April 30 (if within the report period)</w:t>
            </w:r>
          </w:p>
        </w:tc>
      </w:tr>
      <w:tr w:rsidR="008D7426" w14:paraId="15F0CE43" w14:textId="77777777" w:rsidTr="10B9F996">
        <w:trPr>
          <w:cantSplit/>
          <w:trHeight w:val="216"/>
        </w:trPr>
        <w:tc>
          <w:tcPr>
            <w:tcW w:w="2335" w:type="dxa"/>
          </w:tcPr>
          <w:p w14:paraId="57CD8DD8" w14:textId="522596E3" w:rsidR="008D7426" w:rsidRDefault="008D7426" w:rsidP="008D7426">
            <w:pPr>
              <w:pStyle w:val="NoSpacing"/>
              <w:rPr>
                <w:bCs/>
              </w:rPr>
            </w:pPr>
            <w:r>
              <w:rPr>
                <w:bCs/>
              </w:rPr>
              <w:t>PITApril</w:t>
            </w:r>
          </w:p>
        </w:tc>
        <w:tc>
          <w:tcPr>
            <w:tcW w:w="7020" w:type="dxa"/>
          </w:tcPr>
          <w:p w14:paraId="03C7756F" w14:textId="2AB4D71A" w:rsidR="008D7426" w:rsidRDefault="444CD1D6" w:rsidP="008D7426">
            <w:pPr>
              <w:pStyle w:val="NoSpacing"/>
            </w:pPr>
            <w:r>
              <w:t xml:space="preserve">Identifies the subset of AHAR enrollments with a </w:t>
            </w:r>
            <w:r w:rsidR="740F31D3">
              <w:t>bed night</w:t>
            </w:r>
            <w:r>
              <w:t xml:space="preserve"> on July 31 (if within the report period)</w:t>
            </w:r>
          </w:p>
        </w:tc>
      </w:tr>
      <w:tr w:rsidR="008D7426" w14:paraId="47800DFD" w14:textId="77777777" w:rsidTr="10B9F996">
        <w:trPr>
          <w:cantSplit/>
          <w:trHeight w:val="216"/>
        </w:trPr>
        <w:tc>
          <w:tcPr>
            <w:tcW w:w="2335" w:type="dxa"/>
          </w:tcPr>
          <w:p w14:paraId="59DD9174" w14:textId="16A57E67" w:rsidR="008D7426" w:rsidRDefault="008D7426" w:rsidP="008D7426">
            <w:pPr>
              <w:pStyle w:val="NoSpacing"/>
              <w:rPr>
                <w:bCs/>
              </w:rPr>
            </w:pPr>
            <w:r>
              <w:rPr>
                <w:bCs/>
              </w:rPr>
              <w:lastRenderedPageBreak/>
              <w:t>PITJuly</w:t>
            </w:r>
          </w:p>
        </w:tc>
        <w:tc>
          <w:tcPr>
            <w:tcW w:w="7020" w:type="dxa"/>
          </w:tcPr>
          <w:p w14:paraId="242200A9" w14:textId="6DF6E2C2" w:rsidR="008D7426" w:rsidRDefault="444CD1D6" w:rsidP="008D7426">
            <w:pPr>
              <w:pStyle w:val="NoSpacing"/>
            </w:pPr>
            <w:r>
              <w:t xml:space="preserve">Identifies the subset of AHAR enrollments with a </w:t>
            </w:r>
            <w:r w:rsidR="740F31D3">
              <w:t>bed night</w:t>
            </w:r>
            <w:r>
              <w:t xml:space="preserve"> on October 31 (if within the report period)</w:t>
            </w:r>
          </w:p>
        </w:tc>
      </w:tr>
      <w:tr w:rsidR="008D7426" w14:paraId="46086466" w14:textId="77777777" w:rsidTr="10B9F996">
        <w:trPr>
          <w:cantSplit/>
          <w:trHeight w:val="216"/>
        </w:trPr>
        <w:tc>
          <w:tcPr>
            <w:tcW w:w="2335" w:type="dxa"/>
          </w:tcPr>
          <w:p w14:paraId="48E8A8F8" w14:textId="2A944BD7" w:rsidR="008D7426" w:rsidRPr="009E23F8" w:rsidRDefault="008D7426" w:rsidP="008D7426">
            <w:pPr>
              <w:pStyle w:val="NoSpacing"/>
              <w:rPr>
                <w:bCs/>
              </w:rPr>
            </w:pPr>
            <w:r w:rsidRPr="009E23F8">
              <w:rPr>
                <w:bCs/>
              </w:rPr>
              <w:t>CH</w:t>
            </w:r>
          </w:p>
        </w:tc>
        <w:tc>
          <w:tcPr>
            <w:tcW w:w="7020" w:type="dxa"/>
          </w:tcPr>
          <w:p w14:paraId="20A71CCB" w14:textId="4B99E4B6" w:rsidR="008D7426" w:rsidRDefault="008D7426" w:rsidP="008D7426">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An enrollment should be included in tlsa_Enrollment if:</w:t>
      </w:r>
    </w:p>
    <w:p w14:paraId="6CF7869B" w14:textId="77777777" w:rsidR="00C3527B" w:rsidRDefault="00C3527B" w:rsidP="00777E3F">
      <w:pPr>
        <w:pStyle w:val="ListParagraph"/>
        <w:numPr>
          <w:ilvl w:val="0"/>
          <w:numId w:val="27"/>
        </w:numPr>
      </w:pPr>
      <w:r w:rsidRPr="49FCFE86">
        <w:rPr>
          <w:i/>
          <w:iCs/>
        </w:rPr>
        <w:t>HouseholdID</w:t>
      </w:r>
      <w:r>
        <w:t xml:space="preserve"> meets the selection criteria for inclusion in tlsa_HHID (HHID)</w:t>
      </w:r>
    </w:p>
    <w:p w14:paraId="6EF3CBA9" w14:textId="77777777" w:rsidR="00C3527B" w:rsidRDefault="00C3527B" w:rsidP="00777E3F">
      <w:pPr>
        <w:pStyle w:val="ListParagraph"/>
        <w:numPr>
          <w:ilvl w:val="0"/>
          <w:numId w:val="27"/>
        </w:numPr>
      </w:pPr>
      <w:r>
        <w:t>Enrollment.</w:t>
      </w:r>
      <w:r w:rsidRPr="49FCFE86">
        <w:rPr>
          <w:i/>
          <w:iCs/>
        </w:rPr>
        <w:t xml:space="preserve">RelationshipToHoH </w:t>
      </w:r>
      <w:r>
        <w:t>in (1,2,3,4,5)</w:t>
      </w:r>
    </w:p>
    <w:p w14:paraId="19D90D34" w14:textId="7AB88EFC" w:rsidR="00C3527B" w:rsidRDefault="00C3527B" w:rsidP="00777E3F">
      <w:pPr>
        <w:pStyle w:val="ListParagraph"/>
        <w:numPr>
          <w:ilvl w:val="0"/>
          <w:numId w:val="27"/>
        </w:numPr>
      </w:pPr>
      <w:r>
        <w:t>Enrollment.</w:t>
      </w:r>
      <w:r w:rsidRPr="49FCFE86">
        <w:rPr>
          <w:i/>
          <w:iCs/>
        </w:rPr>
        <w:t>EntryDate</w:t>
      </w:r>
      <w:r>
        <w:t xml:space="preserve"> </w:t>
      </w:r>
      <w:r w:rsidR="00CD6954">
        <w:t>&lt;</w:t>
      </w:r>
      <w:r w:rsidR="002A3D6C">
        <w:t>=</w:t>
      </w:r>
      <w:r w:rsidR="00CD6954">
        <w:t xml:space="preserve"> </w:t>
      </w:r>
      <w:r w:rsidRPr="49FCFE86">
        <w:rPr>
          <w:u w:val="single"/>
        </w:rPr>
        <w:t>ReportEnd</w:t>
      </w:r>
      <w:r w:rsidR="005A642F">
        <w:t xml:space="preserve"> </w:t>
      </w:r>
    </w:p>
    <w:p w14:paraId="36DC52A4" w14:textId="72C1FEBA" w:rsidR="00C3527B" w:rsidRPr="002F0D32" w:rsidRDefault="00C3527B" w:rsidP="00777E3F">
      <w:pPr>
        <w:pStyle w:val="ListParagraph"/>
        <w:numPr>
          <w:ilvl w:val="0"/>
          <w:numId w:val="27"/>
        </w:numPr>
        <w:rPr>
          <w:u w:val="single"/>
        </w:rPr>
      </w:pPr>
      <w:r>
        <w:t>Exit.</w:t>
      </w:r>
      <w:r w:rsidRPr="49FCFE86">
        <w:rPr>
          <w:i/>
          <w:iCs/>
        </w:rPr>
        <w:t>ExitDate</w:t>
      </w:r>
      <w:r>
        <w:t xml:space="preserve"> is </w:t>
      </w:r>
      <w:r w:rsidR="00143E83">
        <w:t>NULL</w:t>
      </w:r>
      <w:r>
        <w:t xml:space="preserve"> or </w:t>
      </w:r>
    </w:p>
    <w:p w14:paraId="3D5B33BF" w14:textId="119DE5AC" w:rsidR="00C3527B" w:rsidRPr="008705FF" w:rsidRDefault="00C3527B" w:rsidP="00777E3F">
      <w:pPr>
        <w:pStyle w:val="ListParagraph"/>
        <w:numPr>
          <w:ilvl w:val="1"/>
          <w:numId w:val="27"/>
        </w:numPr>
      </w:pPr>
      <w:r w:rsidRPr="007B5290">
        <w:t>Exit</w:t>
      </w:r>
      <w:r w:rsidRPr="002A3591">
        <w:rPr>
          <w:i/>
          <w:iCs/>
        </w:rPr>
        <w:t>.</w:t>
      </w:r>
      <w:r w:rsidRPr="008705FF">
        <w:rPr>
          <w:i/>
          <w:iCs/>
        </w:rPr>
        <w:t>ExitDate</w:t>
      </w:r>
      <w:r w:rsidRPr="008705FF">
        <w:t xml:space="preserve"> &gt;= </w:t>
      </w:r>
      <w:r w:rsidR="005A6BF7">
        <w:rPr>
          <w:u w:val="single"/>
        </w:rPr>
        <w:t>LookbackDate</w:t>
      </w:r>
      <w:r w:rsidRPr="007B5290">
        <w:t>;</w:t>
      </w:r>
      <w:r w:rsidRPr="002A3591">
        <w:t xml:space="preserve"> and </w:t>
      </w:r>
    </w:p>
    <w:p w14:paraId="19E32131" w14:textId="76C24AF3" w:rsidR="00CD6954" w:rsidRPr="00CD6954" w:rsidRDefault="00C3527B" w:rsidP="00777E3F">
      <w:pPr>
        <w:pStyle w:val="ListParagraph"/>
        <w:numPr>
          <w:ilvl w:val="1"/>
          <w:numId w:val="27"/>
        </w:numPr>
      </w:pPr>
      <w:r>
        <w:t>Exit</w:t>
      </w:r>
      <w:r>
        <w:rPr>
          <w:i/>
          <w:iCs/>
        </w:rPr>
        <w:t>.</w:t>
      </w:r>
      <w:r w:rsidRPr="002F0D32">
        <w:rPr>
          <w:i/>
          <w:iCs/>
        </w:rPr>
        <w:t>ExitDate</w:t>
      </w:r>
      <w:r>
        <w:t xml:space="preserve"> &gt; Enrollment</w:t>
      </w:r>
      <w:r w:rsidRPr="002F0D32">
        <w:t>.</w:t>
      </w:r>
      <w:r w:rsidRPr="002F0D32">
        <w:rPr>
          <w:i/>
          <w:iCs/>
        </w:rPr>
        <w:t>EntryDate</w:t>
      </w:r>
      <w:r w:rsidR="00CD6954">
        <w:t xml:space="preserve">; </w:t>
      </w:r>
      <w:r w:rsidR="00770CD2">
        <w:t>and</w:t>
      </w:r>
    </w:p>
    <w:p w14:paraId="6EDCFBE1" w14:textId="21D320F0" w:rsidR="00C3527B" w:rsidRPr="00785FFB" w:rsidRDefault="00CD6954" w:rsidP="00777E3F">
      <w:pPr>
        <w:pStyle w:val="ListParagraph"/>
        <w:numPr>
          <w:ilvl w:val="1"/>
          <w:numId w:val="27"/>
        </w:numPr>
        <w:rPr>
          <w:u w:val="single"/>
        </w:rPr>
      </w:pPr>
      <w:r>
        <w:t>Exit.</w:t>
      </w:r>
      <w:r w:rsidRPr="10B9F996">
        <w:rPr>
          <w:i/>
          <w:iCs/>
        </w:rPr>
        <w:t xml:space="preserve">ExitDate </w:t>
      </w:r>
      <w:r>
        <w:t xml:space="preserve">&gt; </w:t>
      </w:r>
      <w:r w:rsidR="6BC3643D">
        <w:t>tlsa_</w:t>
      </w:r>
      <w:r>
        <w:t>HHID.</w:t>
      </w:r>
      <w:r w:rsidRPr="10B9F996">
        <w:rPr>
          <w:i/>
          <w:iCs/>
        </w:rPr>
        <w:t>EntryDate</w:t>
      </w:r>
      <w:r w:rsidR="004873DC">
        <w:t xml:space="preserve">. </w:t>
      </w:r>
    </w:p>
    <w:p w14:paraId="077CEF0F" w14:textId="06E3AA55" w:rsidR="002A3D6C" w:rsidRDefault="002A3D6C" w:rsidP="00777E3F">
      <w:pPr>
        <w:pStyle w:val="ListParagraph"/>
        <w:numPr>
          <w:ilvl w:val="0"/>
          <w:numId w:val="27"/>
        </w:numPr>
      </w:pPr>
      <w:r>
        <w:t>If tlsa_HHID.</w:t>
      </w:r>
      <w:r w:rsidR="00EB6127" w:rsidRPr="49FCFE86">
        <w:rPr>
          <w:b/>
          <w:bCs/>
        </w:rPr>
        <w:t>LSAProjectType</w:t>
      </w:r>
      <w:r w:rsidR="00EB6127">
        <w:t xml:space="preserve"> </w:t>
      </w:r>
      <w:r>
        <w:t xml:space="preserve">= 1, there is at least one </w:t>
      </w:r>
      <w:r w:rsidRPr="49FCFE86">
        <w:rPr>
          <w:i/>
          <w:iCs/>
        </w:rPr>
        <w:t>BedNightDate</w:t>
      </w:r>
      <w:r>
        <w:t xml:space="preserve"> Services.</w:t>
      </w:r>
      <w:r w:rsidRPr="49FCFE86">
        <w:rPr>
          <w:i/>
          <w:iCs/>
        </w:rPr>
        <w:t>RecordType</w:t>
      </w:r>
      <w:r>
        <w:t xml:space="preserve"> = 200) record for the enrollment where </w:t>
      </w:r>
      <w:r w:rsidRPr="49FCFE86">
        <w:rPr>
          <w:i/>
          <w:iCs/>
        </w:rPr>
        <w:t xml:space="preserve">DateProvided </w:t>
      </w:r>
      <w:r>
        <w:t>is:</w:t>
      </w:r>
    </w:p>
    <w:p w14:paraId="5EEBCF11" w14:textId="7180B9B8" w:rsidR="002A3D6C" w:rsidRDefault="00161F0B" w:rsidP="00777E3F">
      <w:pPr>
        <w:pStyle w:val="ListParagraph"/>
        <w:numPr>
          <w:ilvl w:val="1"/>
          <w:numId w:val="27"/>
        </w:numPr>
      </w:pPr>
      <w:r>
        <w:t>Between</w:t>
      </w:r>
      <w:r w:rsidR="002A3D6C" w:rsidRPr="00A6067F">
        <w:t xml:space="preserve"> </w:t>
      </w:r>
      <w:r w:rsidR="005A6BF7">
        <w:rPr>
          <w:u w:val="single"/>
        </w:rPr>
        <w:t>LookbackDate</w:t>
      </w:r>
      <w:r>
        <w:t xml:space="preserve"> and the earlier of Enrollment.</w:t>
      </w:r>
      <w:r w:rsidRPr="00161F0B">
        <w:rPr>
          <w:i/>
          <w:iCs/>
        </w:rPr>
        <w:t>ExitDate</w:t>
      </w:r>
      <w:r>
        <w:t xml:space="preserve"> or </w:t>
      </w:r>
      <w:r w:rsidRPr="00161F0B">
        <w:rPr>
          <w:u w:val="single"/>
        </w:rPr>
        <w:t>ReportEnd</w:t>
      </w:r>
      <w:r w:rsidR="002A3D6C">
        <w:t>;</w:t>
      </w:r>
      <w:r w:rsidR="002A3D6C" w:rsidRPr="00A6067F">
        <w:t xml:space="preserve"> and </w:t>
      </w:r>
    </w:p>
    <w:p w14:paraId="177396FF" w14:textId="77777777" w:rsidR="002A3D6C" w:rsidRDefault="002A3D6C" w:rsidP="00777E3F">
      <w:pPr>
        <w:pStyle w:val="ListParagraph"/>
        <w:numPr>
          <w:ilvl w:val="1"/>
          <w:numId w:val="27"/>
        </w:numPr>
      </w:pPr>
      <w:r w:rsidRPr="00845520">
        <w:t xml:space="preserve">On or after </w:t>
      </w:r>
      <w:r>
        <w:t>Enrollment.</w:t>
      </w:r>
      <w:r w:rsidRPr="00845520">
        <w:rPr>
          <w:i/>
          <w:iCs/>
        </w:rPr>
        <w:t>EntryDate</w:t>
      </w:r>
      <w:r>
        <w:t xml:space="preserve">; and </w:t>
      </w:r>
    </w:p>
    <w:p w14:paraId="4874639E" w14:textId="77777777" w:rsidR="002A3D6C" w:rsidRDefault="002A3D6C" w:rsidP="00777E3F">
      <w:pPr>
        <w:pStyle w:val="ListParagraph"/>
        <w:numPr>
          <w:ilvl w:val="1"/>
          <w:numId w:val="27"/>
        </w:numPr>
      </w:pPr>
      <w:r>
        <w:t>On or after tlsa_HHID.</w:t>
      </w:r>
      <w:r>
        <w:rPr>
          <w:b/>
          <w:bCs/>
        </w:rPr>
        <w:t>EntryDate</w:t>
      </w:r>
      <w:r>
        <w:t>; and</w:t>
      </w:r>
    </w:p>
    <w:p w14:paraId="3EC43047" w14:textId="51F36176" w:rsidR="002A3D6C" w:rsidRPr="00982618" w:rsidRDefault="002A3D6C" w:rsidP="00777E3F">
      <w:pPr>
        <w:pStyle w:val="ListParagraph"/>
        <w:numPr>
          <w:ilvl w:val="1"/>
          <w:numId w:val="27"/>
        </w:numPr>
      </w:pPr>
      <w:r>
        <w:t>On or before tlsa_HHID.</w:t>
      </w:r>
      <w:r>
        <w:rPr>
          <w:b/>
          <w:bCs/>
        </w:rPr>
        <w:t>ExitD</w:t>
      </w:r>
      <w:r w:rsidRPr="001A0862">
        <w:rPr>
          <w:b/>
          <w:bCs/>
        </w:rPr>
        <w:t>ate</w:t>
      </w:r>
      <w:r>
        <w:rPr>
          <w:b/>
          <w:bCs/>
        </w:rPr>
        <w:t xml:space="preserve"> </w:t>
      </w:r>
      <w:r>
        <w:t>(if it is not NULL)</w:t>
      </w:r>
    </w:p>
    <w:p w14:paraId="58AD265C" w14:textId="05A58E90" w:rsidR="00CD6954" w:rsidRDefault="00CD6954" w:rsidP="00C3527B">
      <w:pPr>
        <w:pStyle w:val="Heading4"/>
      </w:pPr>
      <w:r>
        <w:t>EntryDate</w:t>
      </w:r>
    </w:p>
    <w:p w14:paraId="720F3722" w14:textId="2A4448AE" w:rsidR="00862D0A" w:rsidRDefault="00862D0A" w:rsidP="00862D0A">
      <w:r>
        <w:t>For night by night enrollments (</w:t>
      </w:r>
      <w:r w:rsidR="00EB6127">
        <w:t>tlsa_HHID</w:t>
      </w:r>
      <w:r w:rsidR="00EB6127" w:rsidRPr="006F51AA">
        <w:t>.</w:t>
      </w:r>
      <w:r w:rsidR="00EB6127">
        <w:rPr>
          <w:b/>
          <w:bCs/>
        </w:rPr>
        <w:t>LSAProjectType</w:t>
      </w:r>
      <w:r w:rsidR="00EB6127">
        <w:t xml:space="preserve"> = 1</w:t>
      </w:r>
      <w:r>
        <w:t xml:space="preserve">), </w:t>
      </w:r>
      <w:r w:rsidRPr="00845520">
        <w:rPr>
          <w:b/>
          <w:bCs/>
        </w:rPr>
        <w:t>EntryDate</w:t>
      </w:r>
      <w:r>
        <w:t xml:space="preserve"> is set to the earliest </w:t>
      </w:r>
      <w:r w:rsidRPr="00845520">
        <w:rPr>
          <w:i/>
          <w:iCs/>
        </w:rPr>
        <w:t>BedNightDate</w:t>
      </w:r>
      <w:r>
        <w:rPr>
          <w:i/>
          <w:iCs/>
        </w:rPr>
        <w:t xml:space="preserve"> </w:t>
      </w:r>
      <w:r>
        <w:t>for the enrollment that is consistent with the record selection criteria.</w:t>
      </w:r>
    </w:p>
    <w:p w14:paraId="4CC306D1" w14:textId="77777777" w:rsidR="00862D0A" w:rsidRDefault="00862D0A" w:rsidP="00862D0A">
      <w:r>
        <w:t>For all other enrollments, tlsa_Enrollment.</w:t>
      </w:r>
      <w:r w:rsidRPr="001A0862">
        <w:rPr>
          <w:b/>
          <w:bCs/>
        </w:rPr>
        <w:t>EntryDate</w:t>
      </w:r>
      <w:r>
        <w:t xml:space="preserve"> should be set to the later of:</w:t>
      </w:r>
    </w:p>
    <w:p w14:paraId="70E95651" w14:textId="77777777" w:rsidR="00862D0A" w:rsidRDefault="00862D0A" w:rsidP="00777E3F">
      <w:pPr>
        <w:pStyle w:val="ListParagraph"/>
        <w:numPr>
          <w:ilvl w:val="0"/>
          <w:numId w:val="67"/>
        </w:numPr>
      </w:pPr>
      <w:r>
        <w:t>hmis_Enrollment.</w:t>
      </w:r>
      <w:r w:rsidRPr="001A0862">
        <w:rPr>
          <w:i/>
          <w:iCs/>
        </w:rPr>
        <w:t>EntryDate</w:t>
      </w:r>
      <w:r>
        <w:t xml:space="preserve">; or </w:t>
      </w:r>
    </w:p>
    <w:p w14:paraId="42A14BD3" w14:textId="77777777" w:rsidR="00862D0A" w:rsidRPr="00CD6954" w:rsidRDefault="00862D0A" w:rsidP="00777E3F">
      <w:pPr>
        <w:pStyle w:val="ListParagraph"/>
        <w:numPr>
          <w:ilvl w:val="0"/>
          <w:numId w:val="67"/>
        </w:numPr>
      </w:pPr>
      <w:r>
        <w:t>tlsa_HHID.</w:t>
      </w:r>
      <w:r w:rsidRPr="00B0703E">
        <w:rPr>
          <w:b/>
          <w:bCs/>
        </w:rPr>
        <w:t>EntryDate</w:t>
      </w:r>
      <w:r>
        <w:t>.</w:t>
      </w:r>
    </w:p>
    <w:p w14:paraId="2EB7CA3F" w14:textId="6A479F0A" w:rsidR="00C3527B" w:rsidRPr="006A3016" w:rsidRDefault="00C3527B" w:rsidP="00C3527B">
      <w:pPr>
        <w:pStyle w:val="Heading4"/>
      </w:pPr>
      <w:r w:rsidRPr="0088191A">
        <w:t>MoveInDate</w:t>
      </w:r>
    </w:p>
    <w:p w14:paraId="5BD68EC1" w14:textId="16EAFCB2" w:rsidR="00C3527B" w:rsidRDefault="00C3527B" w:rsidP="00C3527B">
      <w:pPr>
        <w:pStyle w:val="NoSpacing"/>
      </w:pPr>
      <w:r>
        <w:t xml:space="preserve">All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777E3F">
      <w:pPr>
        <w:pStyle w:val="ListParagraph"/>
        <w:numPr>
          <w:ilvl w:val="0"/>
          <w:numId w:val="30"/>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777E3F">
      <w:pPr>
        <w:pStyle w:val="ListParagraph"/>
        <w:numPr>
          <w:ilvl w:val="0"/>
          <w:numId w:val="30"/>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777E3F">
      <w:pPr>
        <w:pStyle w:val="ListParagraph"/>
        <w:numPr>
          <w:ilvl w:val="0"/>
          <w:numId w:val="30"/>
        </w:numPr>
      </w:pPr>
      <w:r>
        <w:t xml:space="preserve">If a household member exits the project on the date that the head of household moves in to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r>
              <w:t>HHID.</w:t>
            </w:r>
            <w:r w:rsidRPr="002F0D32">
              <w:rPr>
                <w:b/>
                <w:bCs w:val="0"/>
              </w:rPr>
              <w:t>MoveInDate</w:t>
            </w:r>
            <w:r>
              <w:t xml:space="preserve"> &lt; Enrollment.</w:t>
            </w:r>
            <w:r w:rsidRPr="00C223AB">
              <w:rPr>
                <w:bCs w:val="0"/>
                <w:i/>
                <w:iCs/>
              </w:rPr>
              <w:t>EntryDate</w:t>
            </w:r>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Enrollment.</w:t>
            </w:r>
            <w:r w:rsidRPr="00C223AB">
              <w:rPr>
                <w:bCs/>
                <w:i/>
                <w:iCs/>
              </w:rPr>
              <w:t>EntryDate</w:t>
            </w:r>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r>
              <w:t>HHID.</w:t>
            </w:r>
            <w:r w:rsidRPr="002F0D32">
              <w:rPr>
                <w:b/>
                <w:bCs w:val="0"/>
              </w:rPr>
              <w:t>MoveInDate</w:t>
            </w:r>
            <w:r>
              <w:t xml:space="preserve"> &gt; Exit.</w:t>
            </w:r>
            <w:r w:rsidRPr="00C223AB">
              <w:rPr>
                <w:bCs w:val="0"/>
                <w:i/>
                <w:iCs/>
              </w:rPr>
              <w:t>E</w:t>
            </w:r>
            <w:r>
              <w:rPr>
                <w:bCs w:val="0"/>
                <w:i/>
                <w:iCs/>
              </w:rPr>
              <w:t>xit</w:t>
            </w:r>
            <w:r w:rsidRPr="00C223AB">
              <w:rPr>
                <w:bCs w:val="0"/>
                <w:i/>
                <w:iCs/>
              </w:rPr>
              <w:t>Date</w:t>
            </w:r>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r>
              <w:lastRenderedPageBreak/>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&gt; Exit.</w:t>
            </w:r>
            <w:r w:rsidRPr="002F0D32">
              <w:rPr>
                <w:i/>
                <w:iCs/>
              </w:rPr>
              <w:t>ExitDate</w:t>
            </w:r>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HHID</w:t>
            </w:r>
            <w:r>
              <w:rPr>
                <w:bCs/>
              </w:rPr>
              <w:t>.</w:t>
            </w:r>
            <w:r w:rsidRPr="002F0D32">
              <w:rPr>
                <w:b/>
              </w:rPr>
              <w:t>MoveInDate</w:t>
            </w:r>
          </w:p>
        </w:tc>
      </w:tr>
    </w:tbl>
    <w:p w14:paraId="70886522" w14:textId="77777777" w:rsidR="002B78E9" w:rsidRPr="006A3016" w:rsidRDefault="002B78E9" w:rsidP="002B78E9">
      <w:pPr>
        <w:pStyle w:val="Heading4"/>
      </w:pPr>
      <w:r w:rsidRPr="0088191A">
        <w:t>Last Bed Night for Night-by-Night Shelter Enrollments</w:t>
      </w:r>
    </w:p>
    <w:p w14:paraId="3B9CAAE9" w14:textId="134732EE" w:rsidR="002B78E9" w:rsidRPr="002F0D32" w:rsidRDefault="002B78E9" w:rsidP="002B78E9">
      <w:r>
        <w:t xml:space="preserve">Where </w:t>
      </w:r>
      <w:r w:rsidR="00BB219F">
        <w:t>tlsa_HHID.</w:t>
      </w:r>
      <w:r w:rsidR="00BB219F" w:rsidRPr="10B9F996">
        <w:rPr>
          <w:b/>
          <w:bCs/>
        </w:rPr>
        <w:t>LSAProjectType</w:t>
      </w:r>
      <w:r w:rsidR="00BB219F">
        <w:t xml:space="preserve"> = 1</w:t>
      </w:r>
      <w:r>
        <w:t xml:space="preserve">, </w:t>
      </w:r>
      <w:r w:rsidR="2705E6F0" w:rsidRPr="10B9F996">
        <w:rPr>
          <w:b/>
          <w:bCs/>
        </w:rPr>
        <w:t>LastBedNight</w:t>
      </w:r>
      <w:r>
        <w:t xml:space="preserve"> refers to the most recent record (hmis_Services.</w:t>
      </w:r>
      <w:r w:rsidRPr="10B9F996">
        <w:rPr>
          <w:i/>
          <w:iCs/>
        </w:rPr>
        <w:t>RecordType</w:t>
      </w:r>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1C0E62B" w:rsidR="00770CD2" w:rsidRDefault="00C3527B" w:rsidP="00C3527B">
      <w:pPr>
        <w:pStyle w:val="NoSpacing"/>
      </w:pPr>
      <w:r>
        <w:t xml:space="preserve">All requirements for </w:t>
      </w:r>
      <w:r>
        <w:rPr>
          <w:i/>
          <w:iCs/>
        </w:rPr>
        <w:t>ExitDate</w:t>
      </w:r>
      <w:r>
        <w:t xml:space="preserve"> that apply to the active household apply to household members</w:t>
      </w:r>
      <w:r w:rsidR="004873DC">
        <w:t xml:space="preserve">. </w:t>
      </w:r>
      <w:r>
        <w:t>In addition, no household member’s enrollment may continue past the head of household’s actual or effective exit date (</w:t>
      </w:r>
      <w:r w:rsidR="00147F22">
        <w:t>tlsa_</w:t>
      </w:r>
      <w:r>
        <w:t>HHID.</w:t>
      </w:r>
      <w:r w:rsidRPr="008A4A59">
        <w:rPr>
          <w:b/>
          <w:bCs/>
        </w:rPr>
        <w:t>ExitDate</w:t>
      </w:r>
      <w:r>
        <w:t>).</w:t>
      </w:r>
    </w:p>
    <w:p w14:paraId="215A69DA" w14:textId="19E4BC77" w:rsidR="00C3527B" w:rsidRPr="002F0D32" w:rsidRDefault="00D3743B" w:rsidP="00C3527B">
      <w:r>
        <w:t>For all project types other than night-by-night ES, i</w:t>
      </w:r>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26319410" w14:textId="3948BA44"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388C4651" w:rsidR="00C3527B" w:rsidRDefault="00C3527B" w:rsidP="0084349D">
            <w:pPr>
              <w:pStyle w:val="NoSpacing"/>
            </w:pPr>
            <w:r w:rsidRPr="10B9F996">
              <w:rPr>
                <w:i/>
                <w:iCs/>
              </w:rPr>
              <w:t>ExitDate</w:t>
            </w:r>
            <w:r>
              <w:t xml:space="preserve"> &gt; </w:t>
            </w:r>
            <w:r w:rsidR="5FFC7CDF">
              <w:t>tlsa_</w:t>
            </w:r>
            <w:r>
              <w:t>HHID.</w:t>
            </w:r>
            <w:r w:rsidRPr="10B9F996">
              <w:rPr>
                <w:b/>
              </w:rPr>
              <w:t>ExitDate</w:t>
            </w:r>
            <w:r>
              <w:t xml:space="preserve"> </w:t>
            </w:r>
          </w:p>
        </w:tc>
        <w:tc>
          <w:tcPr>
            <w:tcW w:w="2515" w:type="dxa"/>
          </w:tcPr>
          <w:p w14:paraId="092D3407" w14:textId="0C1A64AC" w:rsidR="00C3527B" w:rsidRPr="00B678E4" w:rsidRDefault="0D05C210" w:rsidP="10B9F996">
            <w:pPr>
              <w:pStyle w:val="NoSpacing"/>
              <w:cnfStyle w:val="000000100000" w:firstRow="0" w:lastRow="0" w:firstColumn="0" w:lastColumn="0" w:oddVBand="0" w:evenVBand="0" w:oddHBand="1" w:evenHBand="0" w:firstRowFirstColumn="0" w:firstRowLastColumn="0" w:lastRowFirstColumn="0" w:lastRowLastColumn="0"/>
              <w:rPr>
                <w:i/>
                <w:iCs/>
              </w:rPr>
            </w:pPr>
            <w:r>
              <w:t>tlsa_</w:t>
            </w:r>
            <w:r w:rsidR="00C3527B">
              <w:t>HHID.</w:t>
            </w:r>
            <w:r w:rsidR="00C3527B" w:rsidRPr="10B9F996">
              <w:rPr>
                <w:b/>
                <w:bCs/>
              </w:rPr>
              <w:t>ExitDate</w:t>
            </w:r>
            <w:r w:rsidR="00C3527B">
              <w:t xml:space="preserve"> </w:t>
            </w:r>
          </w:p>
        </w:tc>
      </w:tr>
      <w:tr w:rsidR="00C3527B" w14:paraId="0AE99C83" w14:textId="5112909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38FD5C60" w:rsidR="00C3527B" w:rsidRDefault="00C3527B" w:rsidP="0084349D">
            <w:pPr>
              <w:pStyle w:val="NoSpacing"/>
            </w:pPr>
            <w:r w:rsidRPr="10B9F996">
              <w:rPr>
                <w:i/>
                <w:iCs/>
              </w:rPr>
              <w:t>ExitDate</w:t>
            </w:r>
            <w:r>
              <w:t xml:space="preserve"> is </w:t>
            </w:r>
            <w:r w:rsidR="00143E83">
              <w:t>NULL</w:t>
            </w:r>
            <w:r>
              <w:t xml:space="preserve"> and </w:t>
            </w:r>
            <w:r w:rsidR="36C8A0D6">
              <w:t>tlsa_</w:t>
            </w:r>
            <w:r>
              <w:t>HHID.</w:t>
            </w:r>
            <w:r w:rsidRPr="10B9F996">
              <w:rPr>
                <w:b/>
              </w:rPr>
              <w:t>ExitDate</w:t>
            </w:r>
            <w:r>
              <w:t xml:space="preserve"> is not </w:t>
            </w:r>
            <w:r w:rsidR="00143E83">
              <w:t>NULL</w:t>
            </w:r>
            <w:r>
              <w:t xml:space="preserve"> </w:t>
            </w:r>
          </w:p>
        </w:tc>
        <w:tc>
          <w:tcPr>
            <w:tcW w:w="2515" w:type="dxa"/>
          </w:tcPr>
          <w:p w14:paraId="310AEB17" w14:textId="68D13562" w:rsidR="00C3527B" w:rsidRPr="00B678E4" w:rsidRDefault="49DB3EF4" w:rsidP="10B9F996">
            <w:pPr>
              <w:pStyle w:val="NoSpacing"/>
              <w:cnfStyle w:val="000000010000" w:firstRow="0" w:lastRow="0" w:firstColumn="0" w:lastColumn="0" w:oddVBand="0" w:evenVBand="0" w:oddHBand="0" w:evenHBand="1" w:firstRowFirstColumn="0" w:firstRowLastColumn="0" w:lastRowFirstColumn="0" w:lastRowLastColumn="0"/>
              <w:rPr>
                <w:i/>
                <w:iCs/>
              </w:rPr>
            </w:pPr>
            <w:r>
              <w:t>tlsa_</w:t>
            </w:r>
            <w:r w:rsidR="00C3527B">
              <w:t>HHID.</w:t>
            </w:r>
            <w:r w:rsidR="00C3527B" w:rsidRPr="10B9F996">
              <w:rPr>
                <w:b/>
                <w:bCs/>
              </w:rPr>
              <w:t>ExitDate</w:t>
            </w:r>
            <w:r w:rsidR="00C3527B">
              <w:t xml:space="preserve"> </w:t>
            </w:r>
          </w:p>
        </w:tc>
      </w:tr>
      <w:tr w:rsidR="00B54629" w14:paraId="6B610013"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30339F">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30339F">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23D6B640" w:rsidR="00D3743B" w:rsidRDefault="00D3743B" w:rsidP="00D3743B">
      <w:r>
        <w:t xml:space="preserve">For night by night ES enrollments </w:t>
      </w:r>
      <w:r w:rsidR="00BB219F">
        <w:t>(tlsa_HHID.</w:t>
      </w:r>
      <w:r w:rsidR="00BB219F" w:rsidRPr="0748C06F">
        <w:rPr>
          <w:b/>
          <w:bCs/>
        </w:rPr>
        <w:t>LSAProjectType</w:t>
      </w:r>
      <w:r w:rsidR="00BB219F">
        <w:t xml:space="preserve"> = </w:t>
      </w:r>
      <w:r w:rsidR="0F3E6061">
        <w:t>1)</w:t>
      </w:r>
      <w:r>
        <w:t xml:space="preserve">, </w:t>
      </w:r>
      <w:r w:rsidRPr="0748C06F">
        <w:rPr>
          <w:b/>
          <w:bCs/>
        </w:rPr>
        <w:t>ExitDate</w:t>
      </w:r>
      <w:r>
        <w:t xml:space="preserve"> is set to NULL if:</w:t>
      </w:r>
    </w:p>
    <w:p w14:paraId="60CFDF3E" w14:textId="5EC02F93" w:rsidR="00D3743B" w:rsidRDefault="00D3743B" w:rsidP="00777E3F">
      <w:pPr>
        <w:pStyle w:val="ListParagraph"/>
        <w:numPr>
          <w:ilvl w:val="0"/>
          <w:numId w:val="73"/>
        </w:numPr>
      </w:pPr>
      <w:r>
        <w:t>hmis_Enrollment.</w:t>
      </w:r>
      <w:r w:rsidRPr="009F5967">
        <w:rPr>
          <w:i/>
          <w:iCs/>
        </w:rPr>
        <w:t>ExitDate</w:t>
      </w:r>
      <w:r>
        <w:t xml:space="preserve"> is NULL; and</w:t>
      </w:r>
    </w:p>
    <w:p w14:paraId="21B43048" w14:textId="77777777" w:rsidR="00D3743B" w:rsidRDefault="00D3743B" w:rsidP="00777E3F">
      <w:pPr>
        <w:pStyle w:val="ListParagraph"/>
        <w:numPr>
          <w:ilvl w:val="0"/>
          <w:numId w:val="73"/>
        </w:numPr>
      </w:pPr>
      <w:r>
        <w:t>tlsa_HHID.</w:t>
      </w:r>
      <w:r w:rsidRPr="009F5967">
        <w:rPr>
          <w:b/>
          <w:bCs/>
        </w:rPr>
        <w:t>ExitDate</w:t>
      </w:r>
      <w:r>
        <w:t xml:space="preserve"> is NULL; and</w:t>
      </w:r>
    </w:p>
    <w:p w14:paraId="18ACFD12" w14:textId="7FB06922" w:rsidR="00D3743B" w:rsidRDefault="00D3743B" w:rsidP="00777E3F">
      <w:pPr>
        <w:pStyle w:val="ListParagraph"/>
        <w:numPr>
          <w:ilvl w:val="0"/>
          <w:numId w:val="73"/>
        </w:numPr>
      </w:pPr>
      <w:r w:rsidRPr="10B9F996">
        <w:rPr>
          <w:b/>
          <w:bCs/>
        </w:rPr>
        <w:t>[</w:t>
      </w:r>
      <w:r w:rsidR="2705E6F0" w:rsidRPr="10B9F996">
        <w:rPr>
          <w:b/>
          <w:bCs/>
        </w:rPr>
        <w:t>LastBedNight</w:t>
      </w:r>
      <w:r>
        <w:t xml:space="preserve"> + 90 days] &gt; </w:t>
      </w:r>
      <w:r w:rsidRPr="10B9F996">
        <w:rPr>
          <w:u w:val="single"/>
        </w:rPr>
        <w:t>ReportEnd</w:t>
      </w:r>
      <w:r>
        <w:t>.</w:t>
      </w:r>
    </w:p>
    <w:p w14:paraId="3F7556E2" w14:textId="614778B8" w:rsidR="00D3743B" w:rsidRDefault="00D3743B" w:rsidP="00D3743B">
      <w:r>
        <w:t xml:space="preserve">Otherwise, </w:t>
      </w:r>
      <w:r w:rsidRPr="10B9F996">
        <w:rPr>
          <w:b/>
          <w:bCs/>
        </w:rPr>
        <w:t>ExitDate</w:t>
      </w:r>
      <w:r>
        <w:t xml:space="preserve"> = [</w:t>
      </w:r>
      <w:r w:rsidR="1BF6A15C" w:rsidRPr="10B9F996">
        <w:rPr>
          <w:b/>
          <w:bCs/>
        </w:rPr>
        <w:t>LastBedNight</w:t>
      </w:r>
      <w:r w:rsidRPr="10B9F996">
        <w:rPr>
          <w:i/>
          <w:iCs/>
        </w:rPr>
        <w:t xml:space="preserve"> </w:t>
      </w:r>
      <w:r>
        <w:t>+ 1 day].</w:t>
      </w:r>
    </w:p>
    <w:p w14:paraId="0C68FD51" w14:textId="5E3C6C5A" w:rsidR="00C3527B" w:rsidRDefault="00C3527B" w:rsidP="00C3527B">
      <w:pPr>
        <w:pStyle w:val="Heading4"/>
      </w:pPr>
      <w:r>
        <w:t>DisabilityStatus</w:t>
      </w:r>
    </w:p>
    <w:p w14:paraId="32CACFB6" w14:textId="54417DA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(e.g, Households with a Disabled Adult or Head of Household) </w:t>
      </w:r>
      <w:r>
        <w:t>, a preliminary enrollment-level value is included in tlsa_Enrollment</w:t>
      </w:r>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56FD550C"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C9447E" w:rsidR="00C3527B" w:rsidRDefault="00C3527B" w:rsidP="0084349D">
            <w:pPr>
              <w:pStyle w:val="NoSpacing"/>
            </w:pPr>
            <w:r>
              <w:t>Enrollment DisablingCondition Value</w:t>
            </w:r>
          </w:p>
        </w:tc>
        <w:tc>
          <w:tcPr>
            <w:tcW w:w="2515" w:type="dxa"/>
          </w:tcPr>
          <w:p w14:paraId="7B150B2C" w14:textId="11B7E5F3"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DisabilityStatus</w:t>
            </w:r>
          </w:p>
        </w:tc>
      </w:tr>
      <w:tr w:rsidR="00C3527B" w14:paraId="04F22029" w14:textId="356F8DE6"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5BF59E39" w:rsidR="00C3527B" w:rsidRDefault="00C3527B" w:rsidP="0084349D">
            <w:pPr>
              <w:pStyle w:val="NoSpacing"/>
            </w:pPr>
            <w:r>
              <w:t xml:space="preserve">0 </w:t>
            </w:r>
          </w:p>
        </w:tc>
        <w:tc>
          <w:tcPr>
            <w:tcW w:w="2515" w:type="dxa"/>
          </w:tcPr>
          <w:p w14:paraId="0A4B4711" w14:textId="0D37EC43"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5B214DEB"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00F059AC" w:rsidR="00C3527B" w:rsidRPr="003667D4" w:rsidRDefault="00C3527B" w:rsidP="0084349D">
            <w:pPr>
              <w:pStyle w:val="NoSpacing"/>
            </w:pPr>
            <w:r>
              <w:t>1</w:t>
            </w:r>
          </w:p>
        </w:tc>
        <w:tc>
          <w:tcPr>
            <w:tcW w:w="2515" w:type="dxa"/>
          </w:tcPr>
          <w:p w14:paraId="4045EB9E" w14:textId="455B5038"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42D784A9"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37CCC039" w:rsidR="00C3527B" w:rsidRPr="002F0D32" w:rsidRDefault="00C3527B" w:rsidP="0084349D">
            <w:pPr>
              <w:pStyle w:val="NoSpacing"/>
            </w:pPr>
            <w:r>
              <w:t>(any other)</w:t>
            </w:r>
          </w:p>
        </w:tc>
        <w:tc>
          <w:tcPr>
            <w:tcW w:w="2515" w:type="dxa"/>
          </w:tcPr>
          <w:p w14:paraId="006977C3" w14:textId="5980F22D"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r>
        <w:t>DVStatus</w:t>
      </w:r>
    </w:p>
    <w:p w14:paraId="6D09BCB0" w14:textId="16C5557B" w:rsidR="00E815DD" w:rsidRDefault="00E815DD" w:rsidP="00E815DD">
      <w:r>
        <w:t>Because it is relevant and used repeatedly in subsequent steps both for demographic reporting and for identification of people and households who are part of specific populations of interest (e.g, Households Fleeing Domestic Violence</w:t>
      </w:r>
      <w:r w:rsidR="53C5A9D4">
        <w:t>),</w:t>
      </w:r>
      <w:r>
        <w:t xml:space="preserve"> a preliminary enrollment-level value is included in tlsa_Enrollment</w:t>
      </w:r>
      <w:r w:rsidR="004873DC">
        <w:t xml:space="preserve">. </w:t>
      </w:r>
    </w:p>
    <w:p w14:paraId="2F19AF66" w14:textId="61721A0E" w:rsidR="0009759C" w:rsidRDefault="00C3527B" w:rsidP="00C3527B">
      <w:r>
        <w:t xml:space="preserve">It is the minimum DVStatus value in the table below based on </w:t>
      </w:r>
      <w:r w:rsidRPr="10B9F996">
        <w:rPr>
          <w:i/>
          <w:iCs/>
        </w:rPr>
        <w:t>DomesticViolence</w:t>
      </w:r>
      <w:r w:rsidR="0C7F80D6" w:rsidRPr="10B9F996">
        <w:rPr>
          <w:i/>
          <w:iCs/>
        </w:rPr>
        <w:t>Survivor</w:t>
      </w:r>
      <w:r>
        <w:t xml:space="preserve"> and </w:t>
      </w:r>
      <w:r w:rsidRPr="10B9F996">
        <w:rPr>
          <w:i/>
          <w:iCs/>
        </w:rPr>
        <w:t>CurrentlyFleeing</w:t>
      </w:r>
      <w:r>
        <w:t xml:space="preserve"> values for any record associated with the enrollment and dated</w:t>
      </w:r>
      <w:r w:rsidR="004A3DAA">
        <w:t>:</w:t>
      </w:r>
    </w:p>
    <w:p w14:paraId="00750DD2" w14:textId="7261B78F" w:rsidR="00C3527B" w:rsidRDefault="0009759C" w:rsidP="00777E3F">
      <w:pPr>
        <w:pStyle w:val="ListParagraph"/>
        <w:numPr>
          <w:ilvl w:val="0"/>
          <w:numId w:val="48"/>
        </w:numPr>
      </w:pPr>
      <w:r>
        <w:t xml:space="preserve">On or before </w:t>
      </w:r>
      <w:r w:rsidR="00C3527B" w:rsidRPr="000743E4">
        <w:rPr>
          <w:u w:val="single"/>
        </w:rPr>
        <w:t>ReportEnd</w:t>
      </w:r>
      <w:r w:rsidR="002B1B8B">
        <w:t>;</w:t>
      </w:r>
      <w:r>
        <w:t xml:space="preserve"> and</w:t>
      </w:r>
    </w:p>
    <w:p w14:paraId="3611A1A0" w14:textId="2D6C7C80" w:rsidR="00B7732E" w:rsidRDefault="00B7732E" w:rsidP="00777E3F">
      <w:pPr>
        <w:pStyle w:val="ListParagraph"/>
        <w:numPr>
          <w:ilvl w:val="0"/>
          <w:numId w:val="48"/>
        </w:numPr>
      </w:pPr>
      <w:r>
        <w:t xml:space="preserve">On or after </w:t>
      </w:r>
      <w:r w:rsidR="00183840">
        <w:t>tlsa</w:t>
      </w:r>
      <w:r w:rsidR="008168FF">
        <w:t>_Enrollment.</w:t>
      </w:r>
      <w:r w:rsidR="008168FF" w:rsidRPr="00190224">
        <w:rPr>
          <w:b/>
          <w:bCs/>
        </w:rPr>
        <w:t>EntryDate</w:t>
      </w:r>
      <w:r w:rsidR="008168FF">
        <w:rPr>
          <w:i/>
          <w:iCs/>
        </w:rPr>
        <w:t xml:space="preserve">; </w:t>
      </w:r>
      <w:r w:rsidR="008168FF">
        <w:t>and</w:t>
      </w:r>
    </w:p>
    <w:p w14:paraId="6E316745" w14:textId="511AB1AD" w:rsidR="0009759C" w:rsidRDefault="000743E4" w:rsidP="00777E3F">
      <w:pPr>
        <w:pStyle w:val="ListParagraph"/>
        <w:numPr>
          <w:ilvl w:val="0"/>
          <w:numId w:val="48"/>
        </w:numPr>
      </w:pPr>
      <w:r>
        <w:lastRenderedPageBreak/>
        <w:t>On or before tlsa_Enrollment.</w:t>
      </w:r>
      <w:r w:rsidRPr="000743E4">
        <w:rPr>
          <w:b/>
          <w:bCs/>
        </w:rPr>
        <w:t>ExitDate</w:t>
      </w:r>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15E82D2" w:rsidR="00C3527B" w:rsidRPr="004838FC" w:rsidRDefault="00C3527B" w:rsidP="0084349D">
            <w:pPr>
              <w:pStyle w:val="NoSpacing"/>
            </w:pPr>
            <w:r w:rsidRPr="004838FC">
              <w:t>DomesticViolence</w:t>
            </w:r>
            <w:r w:rsidR="61DD28F4" w:rsidRPr="004838FC">
              <w:t>Survivor</w:t>
            </w:r>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CurrentlyFleeing</w:t>
            </w:r>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DVStatus</w:t>
            </w:r>
          </w:p>
        </w:tc>
      </w:tr>
      <w:tr w:rsidR="00C3527B" w14:paraId="3D12260E"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0100BDB0" w:rsidR="0037225B" w:rsidRDefault="00252C43" w:rsidP="00252C43">
      <w:pPr>
        <w:pStyle w:val="Heading2"/>
      </w:pPr>
      <w:bookmarkStart w:id="795" w:name="_Toc31197113"/>
      <w:bookmarkStart w:id="796" w:name="_Toc31197114"/>
      <w:bookmarkStart w:id="797" w:name="_Toc31197115"/>
      <w:bookmarkStart w:id="798" w:name="_Toc31197116"/>
      <w:bookmarkStart w:id="799" w:name="_Toc31197117"/>
      <w:bookmarkStart w:id="800" w:name="_Toc31197118"/>
      <w:bookmarkStart w:id="801" w:name="_Toc29188000"/>
      <w:bookmarkStart w:id="802" w:name="_Toc31197119"/>
      <w:bookmarkStart w:id="803" w:name="_Enrollment_Ages_(tlsa_Enrollment)"/>
      <w:bookmarkStart w:id="804" w:name="_Toc37849750"/>
      <w:bookmarkStart w:id="805" w:name="_Toc175057061"/>
      <w:bookmarkStart w:id="806" w:name="_Toc499543982"/>
      <w:bookmarkEnd w:id="795"/>
      <w:bookmarkEnd w:id="796"/>
      <w:bookmarkEnd w:id="797"/>
      <w:bookmarkEnd w:id="798"/>
      <w:bookmarkEnd w:id="799"/>
      <w:bookmarkEnd w:id="800"/>
      <w:bookmarkEnd w:id="801"/>
      <w:bookmarkEnd w:id="802"/>
      <w:bookmarkEnd w:id="803"/>
      <w:r>
        <w:t>Enrollment Ages</w:t>
      </w:r>
      <w:r w:rsidR="00E14928">
        <w:t xml:space="preserve"> (tlsa_Enrollment)</w:t>
      </w:r>
      <w:bookmarkEnd w:id="804"/>
      <w:bookmarkEnd w:id="805"/>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7"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SmeHgUAAIkXAAAOAAAAZHJzL2Uyb0RvYy54bWzsWNtu2zgQfV9g/4HQ+8a6WJZsxCkS2ykK&#10;tLsF0t13WqJkbSRSS9KR06/f4VCSL0lzax1ssM2DQYrUcGZ45syJTt9tqpLcMKkKwaeOd+I6hPFE&#10;pAXPp86fXy5/ix2iNOUpLQVnU+eWKefd2a+/nDb1hPliJcqUSQJGuJo09dRZaV1PBgOVrFhF1Ymo&#10;GYfFTMiKapjKfJBK2oD1qhz4rjsaNEKmtRQJUwqezu2ic4b2s4wl+o8sU0yTcuqAbxp/Jf4uze/g&#10;7JROcknrVZG0btAXeFHRgsOhvak51ZSsZXHHVFUkUiiR6ZNEVAORZUXCMAaIxnMPonkvxbrGWPJJ&#10;k9d9miC1B3l6sdnk95v3sr6qP0vrPQw/iuRaQV4GTZ1PdtfNPLebybL5JFK4T7rWAgPfZLIyJiAk&#10;ssH83vb5ZRtNEngYut54FIUOSWAt9ofxKLQXkKzglsxrnhvE4wgwAxs8F7YEfrdjsWtka8IsD+jE&#10;Ho8uty4aCLT+2iGE8lmSIp06gUM4rcB7TDAJjI3DYM1V/qhkfDOqLjGeH7t+H9O4C/npSTEGvN5A&#10;/GBSoNDUFkvq+7B0taI1Q4gqg5U2wR74YjN8DvjAPWRos4zbOrwpCzbCxWxFec7OpRTNitEUvPIw&#10;iKbeecFMFED1UfQ9J+F+NEQA9CCik1oq/Z6JipjB1MlK0YB/Us9Fsq4Y1wh4evNRaQu+br/BvxJl&#10;kV4WZYkTmS9npSQ3FOjncrYI56P2ava2lZw0U2cUhC5a3ltTeybCCy/uvN3bVhUaeLQsKigs1/yZ&#10;c+jE5HLBUxxrWpR2DKGW3CwzZMg2ji67phbURG+WGyyWUdRd3FKkt5B8KSyLAuvDYCXkV4c0wKBT&#10;R/2zppI5pPzA4QIN3XYD2Q2W3YDyBF6dOomWDrGTmbbEvK5lka/Atofp4MKAKCsw2cY16wcSFGLZ&#10;Onx8UI/ugjoYY6KNV4D+V4Z1NA7wbuAeW27c4RGANVbcE2D9gQN2OC2vtJA0N9VMJ89G9+JiHi1s&#10;zR4UwZPRPfPj8Py10Y1cuUXVfxHd2672WkiP7iIdiavF+YxbuZBseCsXegZHrv9yW0NzRTAAFvRs&#10;w5FJTFcoUujyeMeAWp72S9DycQnbPQSM9WTPMZMnsn7oRTHQjhUPQexiBWzLYxR4cI4RH34U2pM6&#10;5XCH9JO1vGHpTHAOGlLIYFsVpjzytO1vNP0bosqqElQjsDwJO+6FusMaQnWy2yC4MN0BGfnByjAK&#10;mPXNI722ZFiuKxBetqG0HA+PjFDAHoOP4GjUz+ZtPH6vU4CmbBvCPc2BaLw6LQtoxyVQOfSliqVA&#10;6QzkvRnZjvdo+7AcbTab6wNufi3owgXfUR6jXfAen6TD2B33EnY4ittC2CHpAEBqYBhEYUeZnX7u&#10;oHKoPT7RnDNdJPNCXW+xaG+je8cgc++u98TD/HJxcYkNwwBkV6Y8iMNd/RFejC/mqNkPTTyIqidi&#10;Zis5UAEb4BxFcui3IjjG92EZeaslyONjOYr8IXQDy6ihF2O73DKq5439nlKtGgFkPIbl/7PgiHrB&#10;eBRsvx057QMHHjJ1X/cgpl8qMkCl/3CRQbKyqP/q/iFpP3F47p7cGIUhtpltcezJjU7XfqM2fsqN&#10;Nyk3/OE9KPb6Ev8OGAOrIow7CbujlaEt4JKVDm0reLZWjlykbsvs94IXzjEipdOUP5Fr9FX7FeWY&#10;Qhn/34Pvvajd22/T5oPy7hyF9fYL+tm/AAAA//8DAFBLAwQUAAYACAAAACEAC1nLy9wAAAAFAQAA&#10;DwAAAGRycy9kb3ducmV2LnhtbEyPQUvDQBCF74L/YRnBm92kUjUxm1KKeipCW0G8TZNpEpqdDdlt&#10;kv57Ry96eTC8x3vfZMvJtmqg3jeODcSzCBRx4cqGKwMf+9e7J1A+IJfYOiYDF/KwzK+vMkxLN/KW&#10;hl2olJSwT9FAHUKXau2Lmiz6meuIxTu63mKQs6902eMo5bbV8yh60BYbloUaO1rXVJx2Z2vgbcRx&#10;dR+/DJvTcX352i/ePzcxGXN7M62eQQWawl8YfvAFHXJhOrgzl161BuSR8KviPSbRAtRBQvMkAZ1n&#10;+j99/g0AAP//AwBQSwECLQAUAAYACAAAACEAtoM4kv4AAADhAQAAEwAAAAAAAAAAAAAAAAAAAAAA&#10;W0NvbnRlbnRfVHlwZXNdLnhtbFBLAQItABQABgAIAAAAIQA4/SH/1gAAAJQBAAALAAAAAAAAAAAA&#10;AAAAAC8BAABfcmVscy8ucmVsc1BLAQItABQABgAIAAAAIQCrcSmeHgUAAIkXAAAOAAAAAAAAAAAA&#10;AAAAAC4CAABkcnMvZTJvRG9jLnhtbFBLAQItABQABgAIAAAAIQALWcvL3AAAAAUBAAAPAAAAAAAA&#10;AAAAAAAAAHgHAABkcnMvZG93bnJldi54bWxQSwUGAAAAAAQABADzAAAAgQgAAAAA&#10;">
                <v:group id="Group 3" o:spid="_x0000_s1148"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49"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0"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r>
                            <w:t>tlsa_</w:t>
                          </w:r>
                          <w:r w:rsidRPr="007F4F13">
                            <w:t>CohortDates</w:t>
                          </w:r>
                        </w:p>
                      </w:txbxContent>
                    </v:textbox>
                  </v:shape>
                </v:group>
                <v:shape id="AutoShape 6" o:spid="_x0000_s1151"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2"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3"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r>
                          <w:t>tlsa_</w:t>
                        </w:r>
                        <w:r w:rsidRPr="007F4F13">
                          <w:t>Enrollment</w:t>
                        </w:r>
                      </w:p>
                    </w:txbxContent>
                  </v:textbox>
                </v:shape>
                <v:shape id="AutoShape 9" o:spid="_x0000_s1154"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5"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r w:rsidR="00D14E4F">
        <w:t>tlsa</w:t>
      </w:r>
      <w:r>
        <w:t>_</w:t>
      </w:r>
      <w:r w:rsidR="00D14E4F">
        <w:t>CohortDates</w:t>
      </w:r>
      <w:r>
        <w:t xml:space="preserve"> and hmis_Client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r>
              <w:rPr>
                <w:b/>
                <w:bCs/>
              </w:rPr>
              <w:t>t</w:t>
            </w:r>
            <w:r w:rsidR="00E14928" w:rsidRPr="00C9484F">
              <w:rPr>
                <w:b/>
                <w:bCs/>
              </w:rPr>
              <w:t>lsa_</w:t>
            </w:r>
            <w:r>
              <w:rPr>
                <w:b/>
                <w:bCs/>
              </w:rPr>
              <w:t>CohortDates</w:t>
            </w:r>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r>
              <w:t>CohortStart</w:t>
            </w:r>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r>
              <w:t>CohortEnd</w:t>
            </w:r>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r>
              <w:rPr>
                <w:b/>
                <w:bCs/>
              </w:rPr>
              <w:t>EntryAge</w:t>
            </w:r>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r>
              <w:rPr>
                <w:b/>
                <w:bCs/>
              </w:rPr>
              <w:t>ActiveAge</w:t>
            </w:r>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lastRenderedPageBreak/>
        <w:t>Logic</w:t>
      </w:r>
    </w:p>
    <w:p w14:paraId="216FDB34" w14:textId="77777777" w:rsidR="000C38C1" w:rsidRDefault="000C38C1" w:rsidP="00DE4A2E">
      <w:pPr>
        <w:pStyle w:val="Heading4"/>
      </w:pPr>
      <w:r>
        <w:t>EntryAge</w:t>
      </w:r>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r w:rsidR="0084349D" w:rsidRPr="00DE4A2E">
        <w:rPr>
          <w:i/>
          <w:iCs/>
        </w:rPr>
        <w:t>DOBDataQuality</w:t>
      </w:r>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r w:rsidRPr="49FCFE86">
        <w:rPr>
          <w:i/>
          <w:iCs/>
        </w:rPr>
        <w:t>DOBDataQuality</w:t>
      </w:r>
      <w:r>
        <w:t xml:space="preserve"> is anything other than ‘Full DOB reported’ (1) or ‘Approximate or partial DOB reported’ (2);</w:t>
      </w:r>
    </w:p>
    <w:p w14:paraId="0208E658" w14:textId="77777777" w:rsidR="00E14928" w:rsidRPr="00A6067F" w:rsidRDefault="00E14928" w:rsidP="00E14928">
      <w:pPr>
        <w:pStyle w:val="ListParagraph"/>
      </w:pPr>
      <w:r w:rsidRPr="49FCFE86">
        <w:rPr>
          <w:i/>
          <w:iCs/>
        </w:rPr>
        <w:t>DOB</w:t>
      </w:r>
      <w:r>
        <w:t xml:space="preserve"> is missing or set to a system default; </w:t>
      </w:r>
    </w:p>
    <w:p w14:paraId="2A797A70" w14:textId="77777777" w:rsidR="00E14928" w:rsidRPr="00A6067F" w:rsidRDefault="00E14928" w:rsidP="00E14928">
      <w:pPr>
        <w:pStyle w:val="ListParagraph"/>
      </w:pPr>
      <w:r>
        <w:t xml:space="preserve">The calculation would result in an age over 105 years old; </w:t>
      </w:r>
    </w:p>
    <w:p w14:paraId="115AE493" w14:textId="77777777" w:rsidR="00E14928" w:rsidRPr="00A6067F" w:rsidRDefault="00E14928" w:rsidP="00E14928">
      <w:pPr>
        <w:pStyle w:val="ListParagraph"/>
      </w:pPr>
      <w:r w:rsidRPr="49FCFE86">
        <w:rPr>
          <w:i/>
          <w:iCs/>
        </w:rPr>
        <w:t>DOB</w:t>
      </w:r>
      <w:r>
        <w:t xml:space="preserve"> is later than </w:t>
      </w:r>
      <w:r w:rsidRPr="49FCFE86">
        <w:rPr>
          <w:i/>
          <w:iCs/>
        </w:rPr>
        <w:t xml:space="preserve">EntryDate </w:t>
      </w:r>
      <w:r>
        <w:t>for the enrollment; or</w:t>
      </w:r>
    </w:p>
    <w:p w14:paraId="66FF8343" w14:textId="77777777" w:rsidR="00E14928" w:rsidRPr="006F51AA" w:rsidRDefault="00E14928" w:rsidP="00E14928">
      <w:pPr>
        <w:pStyle w:val="ListParagraph"/>
      </w:pPr>
      <w:r w:rsidRPr="49FCFE86">
        <w:rPr>
          <w:i/>
          <w:iCs/>
        </w:rPr>
        <w:t xml:space="preserve">RelationshipToHoH </w:t>
      </w:r>
      <w:r>
        <w:t xml:space="preserve">= 1 and </w:t>
      </w:r>
      <w:r w:rsidRPr="49FCFE86">
        <w:rPr>
          <w:i/>
          <w:iCs/>
        </w:rPr>
        <w:t>DOB</w:t>
      </w:r>
      <w:r>
        <w:t xml:space="preserve"> = </w:t>
      </w:r>
      <w:r w:rsidRPr="49FCFE86">
        <w:rPr>
          <w:i/>
          <w:iCs/>
        </w:rPr>
        <w:t xml:space="preserve">EntryDate </w:t>
      </w:r>
      <w:r>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r w:rsidRPr="00655B0F">
        <w:rPr>
          <w:i/>
        </w:rPr>
        <w:t>DOBDataQuality,</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r w:rsidR="000C38C1" w:rsidRPr="00DE4A2E">
        <w:rPr>
          <w:rFonts w:eastAsia="Times New Roman" w:cstheme="minorHAnsi"/>
          <w:b/>
          <w:bCs/>
        </w:rPr>
        <w:t>EntryAge</w:t>
      </w:r>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r w:rsidRPr="00E646C1">
              <w:t>AgeGroup</w:t>
            </w:r>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51CD962B" w:rsidR="00E14928" w:rsidRPr="006472A5" w:rsidRDefault="00F940B6" w:rsidP="0084349D">
            <w:pPr>
              <w:pStyle w:val="NoSpacing"/>
            </w:pPr>
            <w:r>
              <w:t>Data not provided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39C5385" w:rsidR="00E14928" w:rsidRPr="00577A54" w:rsidRDefault="00E14928" w:rsidP="0084349D">
            <w:pPr>
              <w:pStyle w:val="NoSpacing"/>
            </w:pPr>
            <w:commentRangeStart w:id="807"/>
            <w:del w:id="808" w:author="Molly McEvilley" w:date="2024-08-20T09:19:00Z" w16du:dateUtc="2024-08-20T13:19:00Z">
              <w:r w:rsidRPr="00577A54" w:rsidDel="009F1B44">
                <w:delText>5</w:delText>
              </w:r>
            </w:del>
            <w:ins w:id="809" w:author="Molly McEvilley" w:date="2024-08-20T09:19:00Z" w16du:dateUtc="2024-08-20T13:19:00Z">
              <w:r w:rsidR="009F1B44">
                <w:t>6</w:t>
              </w:r>
            </w:ins>
            <w:commentRangeEnd w:id="807"/>
            <w:ins w:id="810" w:author="Molly McEvilley" w:date="2024-08-20T09:45:00Z" w16du:dateUtc="2024-08-20T13:45:00Z">
              <w:r w:rsidR="002D48DE">
                <w:rPr>
                  <w:rStyle w:val="CommentReference"/>
                  <w:rFonts w:eastAsiaTheme="minorHAnsi"/>
                </w:rPr>
                <w:commentReference w:id="807"/>
              </w:r>
            </w:ins>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67F76B27" w:rsidR="00E14928" w:rsidRPr="00577A54" w:rsidRDefault="00E14928" w:rsidP="0084349D">
            <w:pPr>
              <w:pStyle w:val="NoSpacing"/>
            </w:pPr>
            <w:del w:id="811" w:author="Molly McEvilley" w:date="2024-08-20T09:19:00Z" w16du:dateUtc="2024-08-20T13:19:00Z">
              <w:r w:rsidRPr="00577A54" w:rsidDel="009F1B44">
                <w:delText>6</w:delText>
              </w:r>
            </w:del>
            <w:ins w:id="812" w:author="Molly McEvilley" w:date="2024-08-20T09:19:00Z" w16du:dateUtc="2024-08-20T13:19:00Z">
              <w:r w:rsidR="009F1B44">
                <w:t>7</w:t>
              </w:r>
            </w:ins>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656F9700" w:rsidR="00E14928" w:rsidRPr="00577A54" w:rsidRDefault="00E14928" w:rsidP="0084349D">
            <w:pPr>
              <w:pStyle w:val="NoSpacing"/>
            </w:pPr>
            <w:del w:id="813" w:author="Molly McEvilley" w:date="2024-08-20T09:19:00Z" w16du:dateUtc="2024-08-20T13:19:00Z">
              <w:r w:rsidRPr="00577A54" w:rsidDel="009F1B44">
                <w:delText>7</w:delText>
              </w:r>
            </w:del>
            <w:ins w:id="814" w:author="Molly McEvilley" w:date="2024-08-20T09:19:00Z" w16du:dateUtc="2024-08-20T13:19:00Z">
              <w:r w:rsidR="009F1B44">
                <w:t>8</w:t>
              </w:r>
            </w:ins>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04B9110C" w:rsidR="00E14928" w:rsidRPr="00577A54" w:rsidRDefault="00E14928" w:rsidP="0084349D">
            <w:pPr>
              <w:pStyle w:val="NoSpacing"/>
            </w:pPr>
            <w:del w:id="815" w:author="Molly McEvilley" w:date="2024-08-20T09:19:00Z" w16du:dateUtc="2024-08-20T13:19:00Z">
              <w:r w:rsidRPr="00577A54" w:rsidDel="009F1B44">
                <w:delText>8</w:delText>
              </w:r>
            </w:del>
            <w:ins w:id="816" w:author="Molly McEvilley" w:date="2024-08-20T09:19:00Z" w16du:dateUtc="2024-08-20T13:19:00Z">
              <w:r w:rsidR="009F1B44">
                <w:t>9</w:t>
              </w:r>
            </w:ins>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608908C7" w:rsidR="00E14928" w:rsidRPr="00577A54" w:rsidRDefault="00E14928" w:rsidP="0084349D">
            <w:pPr>
              <w:pStyle w:val="NoSpacing"/>
            </w:pPr>
            <w:del w:id="817" w:author="Molly McEvilley" w:date="2024-08-20T09:19:00Z" w16du:dateUtc="2024-08-20T13:19:00Z">
              <w:r w:rsidRPr="00577A54" w:rsidDel="009F1B44">
                <w:delText>9</w:delText>
              </w:r>
            </w:del>
            <w:ins w:id="818" w:author="Molly McEvilley" w:date="2024-08-20T09:19:00Z" w16du:dateUtc="2024-08-20T13:19:00Z">
              <w:r w:rsidR="009F1B44">
                <w:t>10</w:t>
              </w:r>
            </w:ins>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6D3C61B6" w:rsidR="00E14928" w:rsidRPr="00577A54" w:rsidRDefault="00E14928" w:rsidP="0084349D">
            <w:pPr>
              <w:pStyle w:val="NoSpacing"/>
            </w:pPr>
            <w:del w:id="819" w:author="Molly McEvilley" w:date="2024-08-20T09:19:00Z" w16du:dateUtc="2024-08-20T13:19:00Z">
              <w:r w:rsidRPr="00577A54" w:rsidDel="009F1B44">
                <w:delText>10</w:delText>
              </w:r>
            </w:del>
            <w:ins w:id="820" w:author="Molly McEvilley" w:date="2024-08-20T09:19:00Z" w16du:dateUtc="2024-08-20T13:19:00Z">
              <w:r w:rsidR="009F1B44">
                <w:t>11</w:t>
              </w:r>
            </w:ins>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382E82E3" w:rsidR="00E14928" w:rsidRPr="00577A54" w:rsidRDefault="00E14928" w:rsidP="0084349D">
            <w:pPr>
              <w:pStyle w:val="NoSpacing"/>
            </w:pPr>
            <w:del w:id="821" w:author="Molly McEvilley" w:date="2024-08-20T09:19:00Z" w16du:dateUtc="2024-08-20T13:19:00Z">
              <w:r w:rsidRPr="00577A54" w:rsidDel="009F1B44">
                <w:delText>11</w:delText>
              </w:r>
            </w:del>
            <w:ins w:id="822" w:author="Molly McEvilley" w:date="2024-08-20T09:19:00Z" w16du:dateUtc="2024-08-20T13:19:00Z">
              <w:r w:rsidR="009F1B44">
                <w:t>12</w:t>
              </w:r>
            </w:ins>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4E828895" w:rsidR="00E14928" w:rsidRPr="00577A54" w:rsidRDefault="00E14928" w:rsidP="0084349D">
            <w:pPr>
              <w:pStyle w:val="NoSpacing"/>
            </w:pPr>
            <w:del w:id="823" w:author="Molly McEvilley" w:date="2024-08-20T09:20:00Z" w16du:dateUtc="2024-08-20T13:20:00Z">
              <w:r w:rsidRPr="00577A54" w:rsidDel="00584749">
                <w:delText>12</w:delText>
              </w:r>
            </w:del>
            <w:ins w:id="824" w:author="Molly McEvilley" w:date="2024-08-20T09:20:00Z" w16du:dateUtc="2024-08-20T13:20:00Z">
              <w:r w:rsidR="00584749">
                <w:t>13</w:t>
              </w:r>
            </w:ins>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39961CB6" w:rsidR="00E14928" w:rsidRPr="00577A54" w:rsidRDefault="00E14928" w:rsidP="0084349D">
            <w:pPr>
              <w:pStyle w:val="NoSpacing"/>
            </w:pPr>
            <w:del w:id="825" w:author="Molly McEvilley" w:date="2024-08-20T09:20:00Z" w16du:dateUtc="2024-08-20T13:20:00Z">
              <w:r w:rsidRPr="00577A54" w:rsidDel="00584749">
                <w:delText>13</w:delText>
              </w:r>
            </w:del>
            <w:ins w:id="826" w:author="Molly McEvilley" w:date="2024-08-20T09:20:00Z" w16du:dateUtc="2024-08-20T13:20:00Z">
              <w:r w:rsidR="00584749">
                <w:t>14</w:t>
              </w:r>
            </w:ins>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4BA9B792" w:rsidR="00E14928" w:rsidRPr="00577A54" w:rsidRDefault="00E14928" w:rsidP="0084349D">
            <w:pPr>
              <w:pStyle w:val="NoSpacing"/>
            </w:pPr>
            <w:del w:id="827" w:author="Molly McEvilley" w:date="2024-08-20T09:20:00Z" w16du:dateUtc="2024-08-20T13:20:00Z">
              <w:r w:rsidRPr="00577A54" w:rsidDel="00584749">
                <w:delText>14</w:delText>
              </w:r>
            </w:del>
            <w:ins w:id="828" w:author="Molly McEvilley" w:date="2024-08-20T09:20:00Z" w16du:dateUtc="2024-08-20T13:20:00Z">
              <w:r w:rsidR="00584749">
                <w:t>15</w:t>
              </w:r>
            </w:ins>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34E93A36" w:rsidR="00E14928" w:rsidRPr="00577A54" w:rsidRDefault="00E14928" w:rsidP="0084349D">
            <w:pPr>
              <w:pStyle w:val="NoSpacing"/>
            </w:pPr>
            <w:del w:id="829" w:author="Molly McEvilley" w:date="2024-08-20T09:20:00Z" w16du:dateUtc="2024-08-20T13:20:00Z">
              <w:r w:rsidRPr="00577A54" w:rsidDel="00584749">
                <w:delText>15</w:delText>
              </w:r>
            </w:del>
            <w:ins w:id="830" w:author="Molly McEvilley" w:date="2024-08-20T09:20:00Z" w16du:dateUtc="2024-08-20T13:20:00Z">
              <w:r w:rsidR="00584749">
                <w:t>16</w:t>
              </w:r>
            </w:ins>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2F917FAA" w:rsidR="00E14928" w:rsidRPr="00577A54" w:rsidRDefault="00E14928" w:rsidP="0084349D">
            <w:pPr>
              <w:pStyle w:val="NoSpacing"/>
            </w:pPr>
            <w:r w:rsidRPr="00577A54">
              <w:t>1</w:t>
            </w:r>
            <w:ins w:id="831" w:author="Molly McEvilley" w:date="2024-08-20T09:20:00Z" w16du:dateUtc="2024-08-20T13:20:00Z">
              <w:r w:rsidR="00584749">
                <w:t>7</w:t>
              </w:r>
            </w:ins>
            <w:del w:id="832" w:author="Molly McEvilley" w:date="2024-08-20T09:20:00Z" w16du:dateUtc="2024-08-20T13:20:00Z">
              <w:r w:rsidRPr="00577A54" w:rsidDel="00584749">
                <w:delText>6</w:delText>
              </w:r>
            </w:del>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CE2A52E" w:rsidR="00E55A08" w:rsidRDefault="00E55A08" w:rsidP="000C38C1">
      <w:pPr>
        <w:pStyle w:val="Heading4"/>
      </w:pPr>
      <w:r>
        <w:t xml:space="preserve">Once </w:t>
      </w:r>
      <w:r w:rsidRPr="00BE38B8">
        <w:rPr>
          <w:b/>
          <w:bCs/>
        </w:rPr>
        <w:t>EntryAge</w:t>
      </w:r>
      <w:r>
        <w:t xml:space="preserve"> is set, an additional adjustment may be required</w:t>
      </w:r>
      <w:r w:rsidR="00BE38B8">
        <w:t xml:space="preserve"> so that the date of birth (or lack thereof) used to calculate age is consistent across all enrollments</w:t>
      </w:r>
      <w:r w:rsidR="009B4418">
        <w:t xml:space="preserve">. </w:t>
      </w:r>
      <w:r>
        <w:t xml:space="preserve">For any given </w:t>
      </w:r>
      <w:r w:rsidRPr="00BE38B8">
        <w:rPr>
          <w:b/>
          <w:bCs/>
        </w:rPr>
        <w:t>PersonalID</w:t>
      </w:r>
      <w:r>
        <w:t xml:space="preserve">, if there is any enrollment in tlsa_Enrollment where </w:t>
      </w:r>
      <w:r w:rsidRPr="00BE38B8">
        <w:rPr>
          <w:b/>
          <w:bCs/>
        </w:rPr>
        <w:t>EntryAge</w:t>
      </w:r>
      <w:r>
        <w:t xml:space="preserve"> = 99, </w:t>
      </w:r>
      <w:r w:rsidRPr="00BE38B8">
        <w:rPr>
          <w:b/>
          <w:bCs/>
        </w:rPr>
        <w:t>EntryAge</w:t>
      </w:r>
      <w:r>
        <w:t xml:space="preserve"> for all enrollments should be set to 99.</w:t>
      </w:r>
    </w:p>
    <w:p w14:paraId="6A63B1F5" w14:textId="1CDED9A7" w:rsidR="00E14928" w:rsidRDefault="000C38C1" w:rsidP="000C38C1">
      <w:pPr>
        <w:pStyle w:val="Heading4"/>
      </w:pPr>
      <w:r>
        <w:t>ActiveAge</w:t>
      </w:r>
    </w:p>
    <w:p w14:paraId="1EBD61DB" w14:textId="0F8CAA4D" w:rsidR="004C5745" w:rsidRDefault="007774FB" w:rsidP="00DE4A2E">
      <w:r w:rsidRPr="00D30450">
        <w:rPr>
          <w:b/>
          <w:bCs/>
        </w:rPr>
        <w:t>ActiveAge</w:t>
      </w:r>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r w:rsidR="00814A9C" w:rsidRPr="00DE4A2E">
        <w:rPr>
          <w:b/>
          <w:bCs/>
        </w:rPr>
        <w:t>EntryAge</w:t>
      </w:r>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r>
        <w:rPr>
          <w:b/>
          <w:bCs/>
        </w:rPr>
        <w:t>EntryAge</w:t>
      </w:r>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r w:rsidRPr="00DE4A2E">
              <w:rPr>
                <w:rFonts w:cstheme="minorHAnsi"/>
              </w:rPr>
              <w:t>AgeGroup</w:t>
            </w:r>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r w:rsidRPr="004E2CD6">
              <w:rPr>
                <w:rFonts w:cstheme="minorHAnsi"/>
                <w:b/>
                <w:bCs/>
              </w:rPr>
              <w:t>EntryAge</w:t>
            </w:r>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lastRenderedPageBreak/>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r w:rsidRPr="00DE4A2E">
              <w:rPr>
                <w:rFonts w:cstheme="minorHAnsi"/>
                <w:b/>
                <w:bCs/>
              </w:rPr>
              <w:t>EntryAge</w:t>
            </w:r>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r w:rsidRPr="00DE4A2E">
              <w:rPr>
                <w:rFonts w:cstheme="minorHAnsi"/>
                <w:b/>
                <w:bCs/>
                <w:iCs/>
              </w:rPr>
              <w:t>EntryAge</w:t>
            </w:r>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r w:rsidRPr="00DE4A2E">
              <w:rPr>
                <w:rFonts w:cstheme="minorHAnsi"/>
                <w:b/>
                <w:bCs/>
              </w:rPr>
              <w:t>EntryAge</w:t>
            </w:r>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1CED8644" w:rsidR="000C38C1" w:rsidRPr="00577A54" w:rsidRDefault="00C52536" w:rsidP="000C38C1">
            <w:pPr>
              <w:pStyle w:val="NoSpacing"/>
            </w:pPr>
            <w:ins w:id="833" w:author="Jules Brown" w:date="2024-08-20T11:40:00Z" w16du:dateUtc="2024-08-20T16:40:00Z">
              <w:r>
                <w:t>6</w:t>
              </w:r>
            </w:ins>
            <w:del w:id="834" w:author="Jules Brown" w:date="2024-08-20T11:40:00Z" w16du:dateUtc="2024-08-20T16:40:00Z">
              <w:r w:rsidR="000C38C1" w:rsidRPr="00577A54" w:rsidDel="00C52536">
                <w:delText>5</w:delText>
              </w:r>
            </w:del>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6EAC25D5" w:rsidR="000C38C1" w:rsidRPr="00577A54" w:rsidRDefault="00C52536" w:rsidP="000C38C1">
            <w:pPr>
              <w:pStyle w:val="NoSpacing"/>
            </w:pPr>
            <w:ins w:id="835" w:author="Jules Brown" w:date="2024-08-20T11:40:00Z" w16du:dateUtc="2024-08-20T16:40:00Z">
              <w:r>
                <w:t>7</w:t>
              </w:r>
            </w:ins>
            <w:del w:id="836" w:author="Jules Brown" w:date="2024-08-20T11:40:00Z" w16du:dateUtc="2024-08-20T16:40:00Z">
              <w:r w:rsidR="000C38C1" w:rsidRPr="00577A54" w:rsidDel="00C52536">
                <w:delText>6</w:delText>
              </w:r>
            </w:del>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4BC9C3CA" w:rsidR="000C38C1" w:rsidRPr="00577A54" w:rsidRDefault="00C52536" w:rsidP="000C38C1">
            <w:pPr>
              <w:pStyle w:val="NoSpacing"/>
            </w:pPr>
            <w:ins w:id="837" w:author="Jules Brown" w:date="2024-08-20T11:40:00Z" w16du:dateUtc="2024-08-20T16:40:00Z">
              <w:r>
                <w:t>8</w:t>
              </w:r>
            </w:ins>
            <w:del w:id="838" w:author="Jules Brown" w:date="2024-08-20T11:40:00Z" w16du:dateUtc="2024-08-20T16:40:00Z">
              <w:r w:rsidR="000C38C1" w:rsidRPr="00577A54" w:rsidDel="00C52536">
                <w:delText>7</w:delText>
              </w:r>
            </w:del>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B6DD2E2" w:rsidR="000C38C1" w:rsidRPr="00577A54" w:rsidRDefault="00C52536" w:rsidP="000C38C1">
            <w:pPr>
              <w:pStyle w:val="NoSpacing"/>
            </w:pPr>
            <w:ins w:id="839" w:author="Jules Brown" w:date="2024-08-20T11:40:00Z" w16du:dateUtc="2024-08-20T16:40:00Z">
              <w:r>
                <w:t>9</w:t>
              </w:r>
            </w:ins>
            <w:del w:id="840" w:author="Jules Brown" w:date="2024-08-20T11:40:00Z" w16du:dateUtc="2024-08-20T16:40:00Z">
              <w:r w:rsidR="000C38C1" w:rsidRPr="00577A54" w:rsidDel="00C52536">
                <w:delText>8</w:delText>
              </w:r>
            </w:del>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2AF7364D" w:rsidR="000C38C1" w:rsidRPr="00577A54" w:rsidRDefault="00C52536" w:rsidP="000C38C1">
            <w:pPr>
              <w:pStyle w:val="NoSpacing"/>
            </w:pPr>
            <w:ins w:id="841" w:author="Jules Brown" w:date="2024-08-20T11:40:00Z" w16du:dateUtc="2024-08-20T16:40:00Z">
              <w:r>
                <w:t>10</w:t>
              </w:r>
            </w:ins>
            <w:del w:id="842" w:author="Jules Brown" w:date="2024-08-20T11:40:00Z" w16du:dateUtc="2024-08-20T16:40:00Z">
              <w:r w:rsidR="000C38C1" w:rsidRPr="00577A54" w:rsidDel="00C52536">
                <w:delText>9</w:delText>
              </w:r>
            </w:del>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18D63139" w:rsidR="000C38C1" w:rsidRPr="00577A54" w:rsidRDefault="000C38C1" w:rsidP="000C38C1">
            <w:pPr>
              <w:pStyle w:val="NoSpacing"/>
            </w:pPr>
            <w:r w:rsidRPr="00577A54">
              <w:t>1</w:t>
            </w:r>
            <w:ins w:id="843" w:author="Jules Brown" w:date="2024-08-20T11:40:00Z" w16du:dateUtc="2024-08-20T16:40:00Z">
              <w:r w:rsidR="00C52536">
                <w:t>1</w:t>
              </w:r>
            </w:ins>
            <w:del w:id="844" w:author="Jules Brown" w:date="2024-08-20T11:40:00Z" w16du:dateUtc="2024-08-20T16:40:00Z">
              <w:r w:rsidRPr="00577A54" w:rsidDel="00C52536">
                <w:delText>0</w:delText>
              </w:r>
            </w:del>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5D4DA2D5" w:rsidR="000C38C1" w:rsidRPr="00577A54" w:rsidRDefault="000C38C1" w:rsidP="000C38C1">
            <w:pPr>
              <w:pStyle w:val="NoSpacing"/>
            </w:pPr>
            <w:r w:rsidRPr="00577A54">
              <w:t>1</w:t>
            </w:r>
            <w:ins w:id="845" w:author="Jules Brown" w:date="2024-08-20T11:40:00Z" w16du:dateUtc="2024-08-20T16:40:00Z">
              <w:r w:rsidR="00C52536">
                <w:t>2</w:t>
              </w:r>
            </w:ins>
            <w:del w:id="846" w:author="Jules Brown" w:date="2024-08-20T11:40:00Z" w16du:dateUtc="2024-08-20T16:40:00Z">
              <w:r w:rsidRPr="00577A54" w:rsidDel="00C52536">
                <w:delText>1</w:delText>
              </w:r>
            </w:del>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0FCDFC8D" w:rsidR="000C38C1" w:rsidRPr="00577A54" w:rsidRDefault="000C38C1" w:rsidP="000C38C1">
            <w:pPr>
              <w:pStyle w:val="NoSpacing"/>
            </w:pPr>
            <w:r w:rsidRPr="00577A54">
              <w:t>1</w:t>
            </w:r>
            <w:ins w:id="847" w:author="Jules Brown" w:date="2024-08-20T11:40:00Z" w16du:dateUtc="2024-08-20T16:40:00Z">
              <w:r w:rsidR="00C52536">
                <w:t>3</w:t>
              </w:r>
            </w:ins>
            <w:del w:id="848" w:author="Jules Brown" w:date="2024-08-20T11:40:00Z" w16du:dateUtc="2024-08-20T16:40:00Z">
              <w:r w:rsidRPr="00577A54" w:rsidDel="00C52536">
                <w:delText>2</w:delText>
              </w:r>
            </w:del>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5D502109" w:rsidR="000C38C1" w:rsidRPr="00577A54" w:rsidRDefault="000C38C1" w:rsidP="000C38C1">
            <w:pPr>
              <w:pStyle w:val="NoSpacing"/>
            </w:pPr>
            <w:r w:rsidRPr="00577A54">
              <w:t>1</w:t>
            </w:r>
            <w:ins w:id="849" w:author="Jules Brown" w:date="2024-08-20T11:40:00Z" w16du:dateUtc="2024-08-20T16:40:00Z">
              <w:r w:rsidR="00C52536">
                <w:t>4</w:t>
              </w:r>
            </w:ins>
            <w:del w:id="850" w:author="Jules Brown" w:date="2024-08-20T11:40:00Z" w16du:dateUtc="2024-08-20T16:40:00Z">
              <w:r w:rsidRPr="00577A54" w:rsidDel="00C52536">
                <w:delText>3</w:delText>
              </w:r>
            </w:del>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r w:rsidRPr="00DE4A2E">
        <w:rPr>
          <w:b/>
          <w:bCs/>
        </w:rPr>
        <w:t>ActiveAge</w:t>
      </w:r>
      <w:r>
        <w:t xml:space="preserve">, </w:t>
      </w:r>
      <w:r w:rsidR="00761913">
        <w:t xml:space="preserve">they will </w:t>
      </w:r>
      <w:r>
        <w:t xml:space="preserve">differ from </w:t>
      </w:r>
      <w:r w:rsidRPr="00DE4A2E">
        <w:rPr>
          <w:b/>
          <w:bCs/>
        </w:rPr>
        <w:t>EntryAge</w:t>
      </w:r>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r w:rsidR="00B63971" w:rsidRPr="00DE4A2E">
        <w:rPr>
          <w:b/>
          <w:bCs/>
        </w:rPr>
        <w:t>CohortStart</w:t>
      </w:r>
      <w:r w:rsidR="00B63971">
        <w:rPr>
          <w:b/>
          <w:bCs/>
        </w:rPr>
        <w:t xml:space="preserve"> </w:t>
      </w:r>
      <w:r w:rsidR="00B63971" w:rsidRPr="00B63971">
        <w:t>and</w:t>
      </w:r>
      <w:r w:rsidR="00B63971">
        <w:rPr>
          <w:b/>
          <w:bCs/>
        </w:rPr>
        <w:t xml:space="preserve"> CohortEnd</w:t>
      </w:r>
      <w:r w:rsidR="00B63971">
        <w:t xml:space="preserve"> )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r w:rsidR="00105422" w:rsidRPr="00105422">
        <w:rPr>
          <w:b/>
          <w:bCs/>
        </w:rPr>
        <w:t>EntryAge</w:t>
      </w:r>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r w:rsidRPr="008705FF">
              <w:rPr>
                <w:rFonts w:cstheme="minorHAnsi"/>
              </w:rPr>
              <w:t>AgeGroup</w:t>
            </w:r>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r w:rsidRPr="004F3BD5">
              <w:rPr>
                <w:rFonts w:cstheme="minorHAnsi"/>
                <w:b/>
                <w:bCs/>
              </w:rPr>
              <w:t>CohortStart</w:t>
            </w:r>
            <w:r>
              <w:rPr>
                <w:rFonts w:cstheme="minorHAnsi"/>
              </w:rPr>
              <w:t xml:space="preserve"> </w:t>
            </w:r>
            <w:r w:rsidR="008964B0">
              <w:rPr>
                <w:rFonts w:cstheme="minorHAnsi"/>
              </w:rPr>
              <w:t xml:space="preserve">and </w:t>
            </w:r>
            <w:r w:rsidR="008964B0" w:rsidRPr="00FE5696">
              <w:rPr>
                <w:rFonts w:cstheme="minorHAnsi"/>
                <w:b/>
                <w:bCs/>
              </w:rPr>
              <w:t>CohortEnd</w:t>
            </w:r>
          </w:p>
        </w:tc>
        <w:tc>
          <w:tcPr>
            <w:tcW w:w="960" w:type="pct"/>
          </w:tcPr>
          <w:p w14:paraId="0CE92C68" w14:textId="688D8F1E" w:rsidR="00B63971" w:rsidRPr="000A52A1" w:rsidRDefault="00FE6FFE" w:rsidP="00F93C8F">
            <w:pPr>
              <w:pStyle w:val="NoSpacing"/>
              <w:rPr>
                <w:rFonts w:cstheme="minorHAnsi"/>
                <w:b/>
                <w:bCs/>
              </w:rPr>
            </w:pPr>
            <w:r w:rsidRPr="000A52A1">
              <w:rPr>
                <w:rFonts w:cstheme="minorHAnsi"/>
                <w:b/>
                <w:bCs/>
              </w:rPr>
              <w:t>EntryAge</w:t>
            </w:r>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CohortStart </w:t>
            </w:r>
            <w:r w:rsidRPr="00CE5FB2">
              <w:rPr>
                <w:rFonts w:cstheme="minorHAnsi"/>
              </w:rPr>
              <w:t>and</w:t>
            </w:r>
            <w:r>
              <w:rPr>
                <w:rFonts w:cstheme="minorHAnsi"/>
                <w:b/>
                <w:bCs/>
              </w:rPr>
              <w:t xml:space="preserve"> CohortEnd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r w:rsidR="000C38C1">
              <w:rPr>
                <w:rFonts w:cstheme="minorHAnsi"/>
                <w:b/>
                <w:bCs/>
                <w:iCs/>
              </w:rPr>
              <w:t>CohortStart</w:t>
            </w:r>
          </w:p>
        </w:tc>
        <w:tc>
          <w:tcPr>
            <w:tcW w:w="960" w:type="pct"/>
          </w:tcPr>
          <w:p w14:paraId="357A660D" w14:textId="100E738D" w:rsidR="000C38C1" w:rsidRPr="008705FF" w:rsidRDefault="000C38C1" w:rsidP="00F93C8F">
            <w:pPr>
              <w:pStyle w:val="NoSpacing"/>
              <w:rPr>
                <w:rFonts w:cstheme="minorHAnsi"/>
                <w:b/>
                <w:bCs/>
              </w:rPr>
            </w:pPr>
            <w:r w:rsidRPr="008705FF">
              <w:rPr>
                <w:rFonts w:cstheme="minorHAnsi"/>
                <w:b/>
                <w:bCs/>
              </w:rPr>
              <w:t>EntryAge</w:t>
            </w:r>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r w:rsidRPr="008705FF">
              <w:rPr>
                <w:rFonts w:cstheme="minorHAnsi"/>
                <w:b/>
                <w:bCs/>
                <w:iCs/>
              </w:rPr>
              <w:t>EntryAge</w:t>
            </w:r>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r w:rsidRPr="008705FF">
              <w:rPr>
                <w:rFonts w:cstheme="minorHAnsi"/>
                <w:b/>
                <w:bCs/>
              </w:rPr>
              <w:t>EntryAge</w:t>
            </w:r>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r>
              <w:rPr>
                <w:rFonts w:cstheme="minorHAnsi"/>
                <w:b/>
                <w:bCs/>
                <w:iCs/>
              </w:rPr>
              <w:t>CohortStart</w:t>
            </w:r>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r>
              <w:rPr>
                <w:rFonts w:cstheme="minorHAnsi"/>
                <w:b/>
                <w:bCs/>
                <w:iCs/>
              </w:rPr>
              <w:t>CohortStart</w:t>
            </w:r>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246C346A" w:rsidR="000C38C1" w:rsidRPr="00577A54" w:rsidRDefault="000C38C1" w:rsidP="00F93C8F">
            <w:pPr>
              <w:pStyle w:val="NoSpacing"/>
            </w:pPr>
            <w:del w:id="851" w:author="Jules Brown" w:date="2024-08-20T11:40:00Z" w16du:dateUtc="2024-08-20T16:40:00Z">
              <w:r w:rsidRPr="00577A54" w:rsidDel="00EA1A74">
                <w:delText>5</w:delText>
              </w:r>
            </w:del>
            <w:ins w:id="852" w:author="Jules Brown" w:date="2024-08-20T11:40:00Z" w16du:dateUtc="2024-08-20T16:40:00Z">
              <w:r w:rsidR="00EA1A74">
                <w:t>6</w:t>
              </w:r>
            </w:ins>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49F31144" w:rsidR="000C38C1" w:rsidRPr="00577A54" w:rsidRDefault="00EA1A74" w:rsidP="00F93C8F">
            <w:pPr>
              <w:pStyle w:val="NoSpacing"/>
            </w:pPr>
            <w:ins w:id="853" w:author="Jules Brown" w:date="2024-08-20T11:40:00Z" w16du:dateUtc="2024-08-20T16:40:00Z">
              <w:r>
                <w:t>7</w:t>
              </w:r>
            </w:ins>
            <w:del w:id="854" w:author="Jules Brown" w:date="2024-08-20T11:40:00Z" w16du:dateUtc="2024-08-20T16:40:00Z">
              <w:r w:rsidR="000C38C1" w:rsidRPr="00577A54" w:rsidDel="00EA1A74">
                <w:delText>6</w:delText>
              </w:r>
            </w:del>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527C2334" w:rsidR="000C38C1" w:rsidRPr="00577A54" w:rsidRDefault="00EA1A74" w:rsidP="00F93C8F">
            <w:pPr>
              <w:pStyle w:val="NoSpacing"/>
            </w:pPr>
            <w:ins w:id="855" w:author="Jules Brown" w:date="2024-08-20T11:40:00Z" w16du:dateUtc="2024-08-20T16:40:00Z">
              <w:r>
                <w:t>8</w:t>
              </w:r>
            </w:ins>
            <w:del w:id="856" w:author="Jules Brown" w:date="2024-08-20T11:40:00Z" w16du:dateUtc="2024-08-20T16:40:00Z">
              <w:r w:rsidR="000C38C1" w:rsidRPr="00577A54" w:rsidDel="00EA1A74">
                <w:delText>7</w:delText>
              </w:r>
            </w:del>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r>
              <w:rPr>
                <w:rFonts w:cstheme="minorHAnsi"/>
                <w:b/>
                <w:bCs/>
                <w:iCs/>
              </w:rPr>
              <w:t>CohortStart</w:t>
            </w:r>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5E3AA83B" w:rsidR="000C38C1" w:rsidRPr="00577A54" w:rsidRDefault="00EA1A74" w:rsidP="00F93C8F">
            <w:pPr>
              <w:pStyle w:val="NoSpacing"/>
            </w:pPr>
            <w:ins w:id="857" w:author="Jules Brown" w:date="2024-08-20T11:40:00Z" w16du:dateUtc="2024-08-20T16:40:00Z">
              <w:r>
                <w:t>9</w:t>
              </w:r>
            </w:ins>
            <w:del w:id="858" w:author="Jules Brown" w:date="2024-08-20T11:40:00Z" w16du:dateUtc="2024-08-20T16:40:00Z">
              <w:r w:rsidR="000C38C1" w:rsidRPr="00577A54" w:rsidDel="00EA1A74">
                <w:delText>8</w:delText>
              </w:r>
            </w:del>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r>
              <w:rPr>
                <w:rFonts w:cstheme="minorHAnsi"/>
                <w:b/>
                <w:bCs/>
                <w:iCs/>
              </w:rPr>
              <w:t>CohortStart</w:t>
            </w:r>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6A07719E" w:rsidR="000C38C1" w:rsidRPr="00577A54" w:rsidRDefault="00EA1A74" w:rsidP="00F93C8F">
            <w:pPr>
              <w:pStyle w:val="NoSpacing"/>
            </w:pPr>
            <w:ins w:id="859" w:author="Jules Brown" w:date="2024-08-20T11:40:00Z" w16du:dateUtc="2024-08-20T16:40:00Z">
              <w:r>
                <w:t>10</w:t>
              </w:r>
            </w:ins>
            <w:del w:id="860" w:author="Jules Brown" w:date="2024-08-20T11:40:00Z" w16du:dateUtc="2024-08-20T16:40:00Z">
              <w:r w:rsidR="000C38C1" w:rsidRPr="00577A54" w:rsidDel="00EA1A74">
                <w:delText>9</w:delText>
              </w:r>
            </w:del>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r>
              <w:rPr>
                <w:rFonts w:cstheme="minorHAnsi"/>
                <w:b/>
                <w:bCs/>
                <w:iCs/>
              </w:rPr>
              <w:t>CohortStart</w:t>
            </w:r>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2BF70193" w:rsidR="000C38C1" w:rsidRPr="00577A54" w:rsidRDefault="000C38C1" w:rsidP="00F93C8F">
            <w:pPr>
              <w:pStyle w:val="NoSpacing"/>
            </w:pPr>
            <w:r w:rsidRPr="00577A54">
              <w:t>1</w:t>
            </w:r>
            <w:ins w:id="861" w:author="Jules Brown" w:date="2024-08-20T11:40:00Z" w16du:dateUtc="2024-08-20T16:40:00Z">
              <w:r w:rsidR="00EA1A74">
                <w:t>1</w:t>
              </w:r>
            </w:ins>
            <w:del w:id="862" w:author="Jules Brown" w:date="2024-08-20T11:40:00Z" w16du:dateUtc="2024-08-20T16:40:00Z">
              <w:r w:rsidRPr="00577A54" w:rsidDel="00EA1A74">
                <w:delText>0</w:delText>
              </w:r>
            </w:del>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r>
              <w:rPr>
                <w:rFonts w:cstheme="minorHAnsi"/>
                <w:b/>
                <w:bCs/>
                <w:iCs/>
              </w:rPr>
              <w:t>CohortStart</w:t>
            </w:r>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1C71C4BF" w:rsidR="000C38C1" w:rsidRPr="00577A54" w:rsidRDefault="000C38C1" w:rsidP="00F93C8F">
            <w:pPr>
              <w:pStyle w:val="NoSpacing"/>
            </w:pPr>
            <w:r w:rsidRPr="00577A54">
              <w:t>1</w:t>
            </w:r>
            <w:ins w:id="863" w:author="Jules Brown" w:date="2024-08-20T11:40:00Z" w16du:dateUtc="2024-08-20T16:40:00Z">
              <w:r w:rsidR="00EA1A74">
                <w:t>2</w:t>
              </w:r>
            </w:ins>
            <w:del w:id="864" w:author="Jules Brown" w:date="2024-08-20T11:40:00Z" w16du:dateUtc="2024-08-20T16:40:00Z">
              <w:r w:rsidRPr="00577A54" w:rsidDel="00EA1A74">
                <w:delText>1</w:delText>
              </w:r>
            </w:del>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r>
              <w:rPr>
                <w:rFonts w:cstheme="minorHAnsi"/>
                <w:b/>
                <w:bCs/>
                <w:iCs/>
              </w:rPr>
              <w:t>CohortStart</w:t>
            </w:r>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2FA69433" w:rsidR="000C38C1" w:rsidRPr="00577A54" w:rsidRDefault="000C38C1" w:rsidP="00F93C8F">
            <w:pPr>
              <w:pStyle w:val="NoSpacing"/>
            </w:pPr>
            <w:r w:rsidRPr="00577A54">
              <w:t>1</w:t>
            </w:r>
            <w:ins w:id="865" w:author="Jules Brown" w:date="2024-08-20T11:40:00Z" w16du:dateUtc="2024-08-20T16:40:00Z">
              <w:r w:rsidR="00EA1A74">
                <w:t>3</w:t>
              </w:r>
            </w:ins>
            <w:del w:id="866" w:author="Jules Brown" w:date="2024-08-20T11:40:00Z" w16du:dateUtc="2024-08-20T16:40:00Z">
              <w:r w:rsidRPr="00577A54" w:rsidDel="00EA1A74">
                <w:delText>2</w:delText>
              </w:r>
            </w:del>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r>
              <w:rPr>
                <w:rFonts w:cstheme="minorHAnsi"/>
                <w:b/>
                <w:bCs/>
                <w:iCs/>
              </w:rPr>
              <w:t>CohortStart</w:t>
            </w:r>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1635922A" w:rsidR="000C38C1" w:rsidRPr="00577A54" w:rsidRDefault="000C38C1" w:rsidP="00F93C8F">
            <w:pPr>
              <w:pStyle w:val="NoSpacing"/>
            </w:pPr>
            <w:r w:rsidRPr="00577A54">
              <w:t>1</w:t>
            </w:r>
            <w:ins w:id="867" w:author="Jules Brown" w:date="2024-08-20T11:40:00Z" w16du:dateUtc="2024-08-20T16:40:00Z">
              <w:r w:rsidR="00EA1A74">
                <w:t>4</w:t>
              </w:r>
            </w:ins>
            <w:del w:id="868" w:author="Jules Brown" w:date="2024-08-20T11:40:00Z" w16du:dateUtc="2024-08-20T16:40:00Z">
              <w:r w:rsidRPr="00577A54" w:rsidDel="00EA1A74">
                <w:delText>3</w:delText>
              </w:r>
            </w:del>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869" w:name="_Household_Types_(tlsa_HHID)"/>
      <w:bookmarkStart w:id="870" w:name="_Toc37849751"/>
      <w:bookmarkStart w:id="871" w:name="_Toc175057062"/>
      <w:bookmarkEnd w:id="869"/>
      <w:r>
        <w:t>Household Types</w:t>
      </w:r>
      <w:r w:rsidR="00E14928">
        <w:t xml:space="preserve"> (tlsa_HHID)</w:t>
      </w:r>
      <w:bookmarkEnd w:id="870"/>
      <w:bookmarkEnd w:id="871"/>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6"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kJmmQQAADQSAAAOAAAAZHJzL2Uyb0RvYy54bWzsWNty2zYQfe9M/wGD91q8SaQ4pjOO7LiZ&#10;SdvMOP0AiAQvNQmwAGTK+foubrpYdTJxM64fogcNQIKLxcHuwVmcv9kOPbqnQnacFTg8CzCirORV&#10;x5oC//np3S8ZRlIRVpGeM1rgByrxm4uffzqfxpxGvOV9RQUCI0zm01jgVqkxn81k2dKByDM+UgYv&#10;ay4GoqArmlklyATWh34WBcFiNnFRjYKXVEp4emVf4gtjv65pqf6oa0kV6gsMvinzL8z/Wv/PLs5J&#10;3ggytl3p3CDP8GIgHYNJd6auiCJoI7oTU0NXCi55rc5KPsx4XXclNWuA1YTBo9XcCL4ZzVqafGrG&#10;HUwA7SOcnm22/P3+Roy340dhvYfmB17eScBlNo1Nfvhe9xs7GK2n33gF+0k2ipuFb2sxaBOwJLQ1&#10;+D7s8KVbhUp4GMdpBpuGUQnvlmGSQNtsQNnCLunPwjBK0ijECAZAezkPYz/i+sBIsjehX89Ibqc3&#10;LjsXdQhATMk9bPK/wXbbkpGa3ZAalo8CdVWB0yTJFmEWYcTIAIBcAiBmJEoWS+2c9gKGe4ilxRcx&#10;vmoJa+ilEHxqKanAu9As5ugD3ZGwO18FPAyTxSKIHXJxlHrkPPhhuAzASw19lCYG1h1uJB+FVDeU&#10;D0g3Clz3fAL/hHrPFBWM9LeKC9Lo5ZOc3H+QysLuP9OPJe+76l3X96YjmvWqF+ieQOJdv71Kr+3i&#10;Hg3rGZoKvIjngbH8tIlVlM0vvdNHw4YOPER9NxQ4C/TPBoyG9JpVJrwU6XrbhhX3TPtHDTe4dXiQ&#10;7Wap7Xprt9a4rF+uefUAeyC45Q/gO2i0XHzGaALuKLD8e0MExah/z2AfNdH4hvCNtW8QVsKnBS6V&#10;wMh2VspS0mYUXdOC7dDAwbiOprozYO/9MKlpQls77HLSNk/iEgLCxqXhEpQEiY3J48zWvPW9Mv84&#10;heMgXJopAXKXwJDWEbilAzFNM4MxyZ9ggDiI08huaNl6BtAGXCR7A7tI/v8YADjplAEyi/YLMcAh&#10;dx4gtwc++8EA38YAJvb2mfc6GeDlTrn5aYzHS0O4GqMXOeWiJEsg+Y0+iOdJ6Oj+R4znzz3lzKn6&#10;umN8z+r2iH4pVbc4jfckSJ/mdC2KjjJBd56Wb6juu/FXf9o75RyG8SJNlqcS2Id4lPjjU0to7czu&#10;9DvRcT2t1VtByjuq9tJN65+mcqcVqf7CqB56qHpAq6EYTBrZCjaNzjPWD2Ue41rjGV31RfWmKzi6&#10;k4DVnZU0/WaAwsHKQpe68Eirf6MUzSOY2tR/+msz/ZHeg5rIybrnS7xv1HPxYp5CKFhN5zpW17mO&#10;1Xau4/Wd+h7q7uW4Pf23WD/ULytmi8Ryy1yRuCtiTMHz6WGE+sfpOalWW3ZYIAF+XaUrPKvmKKse&#10;DQBS3w/wWWTn/HIW6XDe584yBMHojockyOZuOqc9ofCB4lJLTx9pvm71Ie4KIKkE0VJ8xRmDSwQu&#10;bPg+Ufq86pxAymyMEh3Umz0UKVBxDbSCYoXClY1uWQr5amFks8ZzHHCwYTtzNWHS1F2j6LuPw74Z&#10;tb/sufgHAAD//wMAUEsDBBQABgAIAAAAIQAvdfHJ3AAAAAUBAAAPAAAAZHJzL2Rvd25yZXYueG1s&#10;TI9PS8NAEMXvgt9hGcGb3aR/RNJsSinqqQi2gvQ2TaZJaHY2ZLdJ+u0dvdjLwOM93vxeuhpto3rq&#10;fO3YQDyJQBHnrqi5NPC1f3t6AeUDcoGNYzJwJQ+r7P4uxaRwA39SvwulkhL2CRqoQmgTrX1ekUU/&#10;cS2xeCfXWQwiu1IXHQ5Sbhs9jaJnbbFm+VBhS5uK8vPuYg28DzisZ/Frvz2fNtfDfvHxvY3JmMeH&#10;cb0EFWgM/2H4xRd0yITp6C5ceNUYkCHh74q3mE1FHiU0n0egs1Tf0mc/AAAA//8DAFBLAQItABQA&#10;BgAIAAAAIQC2gziS/gAAAOEBAAATAAAAAAAAAAAAAAAAAAAAAABbQ29udGVudF9UeXBlc10ueG1s&#10;UEsBAi0AFAAGAAgAAAAhADj9If/WAAAAlAEAAAsAAAAAAAAAAAAAAAAALwEAAF9yZWxzLy5yZWxz&#10;UEsBAi0AFAAGAAgAAAAhAKIKQmaZBAAANBIAAA4AAAAAAAAAAAAAAAAALgIAAGRycy9lMm9Eb2Mu&#10;eG1sUEsBAi0AFAAGAAgAAAAhAC918cncAAAABQEAAA8AAAAAAAAAAAAAAAAA8wYAAGRycy9kb3du&#10;cmV2LnhtbFBLBQYAAAAABAAEAPMAAAD8BwAAAAA=&#10;">
                <v:shape id="AutoShape 469" o:spid="_x0000_s115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r>
                          <w:t>tlsa_HHID</w:t>
                        </w:r>
                      </w:p>
                    </w:txbxContent>
                  </v:textbox>
                </v:shape>
                <v:group id="Group 404" o:spid="_x0000_s1158"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r>
                            <w:t>tlsa_Enrollment</w:t>
                          </w:r>
                        </w:p>
                      </w:txbxContent>
                    </v:textbox>
                  </v:shape>
                  <v:shape id="AutoShape 390" o:spid="_x0000_s1160"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r>
                            <w:t>tlsa_CohortDates</w:t>
                          </w:r>
                        </w:p>
                      </w:txbxContent>
                    </v:textbox>
                  </v:shape>
                </v:group>
                <v:shape id="AutoShape 407" o:spid="_x0000_s1161"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r w:rsidR="00B54629">
        <w:t>tlsa</w:t>
      </w:r>
      <w:r>
        <w:t xml:space="preserve">_Enrollment </w:t>
      </w:r>
      <w:r w:rsidRPr="00F305F3">
        <w:rPr>
          <w:b/>
          <w:bCs/>
        </w:rPr>
        <w:t>EntryAge</w:t>
      </w:r>
      <w:r>
        <w:t xml:space="preserve">, </w:t>
      </w:r>
      <w:r w:rsidRPr="00F305F3">
        <w:rPr>
          <w:b/>
          <w:bCs/>
        </w:rPr>
        <w:t>ActiveAge</w:t>
      </w:r>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tlsa_HHID </w:t>
      </w:r>
      <w:r w:rsidRPr="00DE4A2E">
        <w:rPr>
          <w:b/>
          <w:bCs/>
        </w:rPr>
        <w:t>Entry</w:t>
      </w:r>
      <w:r w:rsidRPr="00FA73AC">
        <w:rPr>
          <w:b/>
          <w:bCs/>
        </w:rPr>
        <w:t>HHType</w:t>
      </w:r>
      <w:r>
        <w:rPr>
          <w:b/>
          <w:bCs/>
        </w:rPr>
        <w:t xml:space="preserve">, ActiveHHType,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lastRenderedPageBreak/>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r>
              <w:t>EntryAge</w:t>
            </w:r>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r>
              <w:t>ActiveAge</w:t>
            </w:r>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r>
              <w:rPr>
                <w:b/>
                <w:bCs/>
              </w:rPr>
              <w:t>t</w:t>
            </w:r>
            <w:r w:rsidRPr="00C9484F">
              <w:rPr>
                <w:b/>
                <w:bCs/>
              </w:rPr>
              <w:t>lsa_</w:t>
            </w:r>
            <w:r>
              <w:rPr>
                <w:b/>
                <w:bCs/>
              </w:rPr>
              <w:t>CohortDates</w:t>
            </w:r>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r>
              <w:t>CohortStart</w:t>
            </w:r>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r>
              <w:t>CohortEnd</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r>
              <w:rPr>
                <w:b/>
                <w:bCs/>
              </w:rPr>
              <w:t>EntryHHType</w:t>
            </w:r>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r>
              <w:rPr>
                <w:b/>
                <w:bCs/>
              </w:rPr>
              <w:t>ActiveHHType</w:t>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s in tlsa_Enrollment</w:t>
      </w:r>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7359" w:type="dxa"/>
        <w:tblLook w:val="04A0" w:firstRow="1" w:lastRow="0" w:firstColumn="1" w:lastColumn="0" w:noHBand="0" w:noVBand="1"/>
      </w:tblPr>
      <w:tblGrid>
        <w:gridCol w:w="1570"/>
        <w:gridCol w:w="1570"/>
        <w:gridCol w:w="4219"/>
      </w:tblGrid>
      <w:tr w:rsidR="00215946" w:rsidRPr="003F5FB3" w14:paraId="04E2A6A3"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14A2EDEB" w14:textId="77777777" w:rsidR="00215946" w:rsidRPr="003F5FB3" w:rsidRDefault="00215946" w:rsidP="00F93C8F">
            <w:pPr>
              <w:pStyle w:val="NoSpacing"/>
            </w:pPr>
            <w:r w:rsidRPr="003F5FB3">
              <w:t>Age Status</w:t>
            </w:r>
          </w:p>
        </w:tc>
        <w:tc>
          <w:tcPr>
            <w:tcW w:w="0"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685"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61F75AA" w14:textId="77777777" w:rsidR="00215946" w:rsidRPr="003F5FB3" w:rsidRDefault="00215946" w:rsidP="00F93C8F">
            <w:pPr>
              <w:pStyle w:val="NoSpacing"/>
            </w:pPr>
            <w:r>
              <w:t>Adult</w:t>
            </w:r>
          </w:p>
        </w:tc>
        <w:tc>
          <w:tcPr>
            <w:tcW w:w="0"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685"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749AE155" w14:textId="77777777" w:rsidR="00215946" w:rsidRPr="003F5FB3" w:rsidRDefault="00215946" w:rsidP="00F93C8F">
            <w:pPr>
              <w:pStyle w:val="NoSpacing"/>
            </w:pPr>
            <w:r>
              <w:t>Child</w:t>
            </w:r>
          </w:p>
        </w:tc>
        <w:tc>
          <w:tcPr>
            <w:tcW w:w="0"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685"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57A45C7" w14:textId="77777777" w:rsidR="00215946" w:rsidRPr="003F5FB3" w:rsidRDefault="00215946" w:rsidP="00F93C8F">
            <w:pPr>
              <w:pStyle w:val="NoSpacing"/>
            </w:pPr>
            <w:r>
              <w:t>Unknown</w:t>
            </w:r>
          </w:p>
        </w:tc>
        <w:tc>
          <w:tcPr>
            <w:tcW w:w="0"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685"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r>
        <w:t>EntryHHType</w:t>
      </w:r>
    </w:p>
    <w:p w14:paraId="560B0A8A" w14:textId="2E5C608B" w:rsidR="00650324" w:rsidRDefault="00650324" w:rsidP="00215946">
      <w:r>
        <w:t xml:space="preserve">Calculate for tlsa_HHID based on </w:t>
      </w:r>
      <w:r w:rsidRPr="00DE4A2E">
        <w:rPr>
          <w:b/>
          <w:bCs/>
        </w:rPr>
        <w:t>EntryAge</w:t>
      </w:r>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r w:rsidRPr="003011EF">
        <w:rPr>
          <w:b/>
          <w:bCs/>
        </w:rPr>
        <w:t>EntryHHType</w:t>
      </w:r>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r>
        <w:lastRenderedPageBreak/>
        <w:t>ActiveHHType</w:t>
      </w:r>
    </w:p>
    <w:p w14:paraId="04DD039B" w14:textId="74CE1353" w:rsidR="002D64A5" w:rsidRDefault="00F2295C" w:rsidP="00650324">
      <w:r>
        <w:t>If tlsa_HHID</w:t>
      </w:r>
      <w:r w:rsidR="0026549F">
        <w:t>.</w:t>
      </w:r>
      <w:r w:rsidR="00967E10" w:rsidRPr="002D64A5">
        <w:rPr>
          <w:b/>
          <w:bCs/>
        </w:rPr>
        <w:t>EntryDate</w:t>
      </w:r>
      <w:r w:rsidR="00967E10">
        <w:t xml:space="preserve"> </w:t>
      </w:r>
      <w:r w:rsidR="00CB26F7">
        <w:t>is &gt;</w:t>
      </w:r>
      <w:r w:rsidR="002A2D59">
        <w:t>=</w:t>
      </w:r>
      <w:r w:rsidR="00CB26F7">
        <w:t xml:space="preserve"> </w:t>
      </w:r>
      <w:r w:rsidR="00CB26F7" w:rsidRPr="002D64A5">
        <w:rPr>
          <w:u w:val="single"/>
        </w:rPr>
        <w:t>ReportStart</w:t>
      </w:r>
      <w:r w:rsidR="00CB26F7">
        <w:t xml:space="preserve"> or tlsa_</w:t>
      </w:r>
      <w:r w:rsidR="005E73D1">
        <w:t>HHID.</w:t>
      </w:r>
      <w:r w:rsidR="005E73D1" w:rsidRPr="002D64A5">
        <w:rPr>
          <w:b/>
          <w:bCs/>
        </w:rPr>
        <w:t>ExitDate</w:t>
      </w:r>
      <w:r w:rsidR="005E73D1">
        <w:t xml:space="preserve"> &lt; </w:t>
      </w:r>
      <w:r w:rsidR="00F749E3" w:rsidRPr="002D64A5">
        <w:rPr>
          <w:u w:val="single"/>
        </w:rPr>
        <w:t>ReportStart</w:t>
      </w:r>
      <w:r w:rsidR="00F749E3">
        <w:t xml:space="preserve">, </w:t>
      </w:r>
      <w:r w:rsidR="002D64A5" w:rsidRPr="002D64A5">
        <w:rPr>
          <w:b/>
          <w:bCs/>
        </w:rPr>
        <w:t>ActiveHHType</w:t>
      </w:r>
      <w:r w:rsidR="002D64A5">
        <w:t xml:space="preserve"> = </w:t>
      </w:r>
      <w:r w:rsidR="002D64A5" w:rsidRPr="002D64A5">
        <w:rPr>
          <w:b/>
          <w:bCs/>
        </w:rPr>
        <w:t>EntryHHType</w:t>
      </w:r>
      <w:r w:rsidR="002D64A5">
        <w:t>.</w:t>
      </w:r>
    </w:p>
    <w:p w14:paraId="27DDA775" w14:textId="3CAFB0BB" w:rsidR="00650324" w:rsidRDefault="00707FC9" w:rsidP="0031564E">
      <w:r>
        <w:t xml:space="preserve">For all </w:t>
      </w:r>
      <w:r w:rsidR="0098314F">
        <w:t xml:space="preserve">other households, </w:t>
      </w:r>
      <w:r w:rsidR="003A01F2" w:rsidRPr="001B3656">
        <w:rPr>
          <w:b/>
          <w:bCs/>
        </w:rPr>
        <w:t>ActiveHHType</w:t>
      </w:r>
      <w:r w:rsidR="003A01F2">
        <w:t xml:space="preserve"> is based on </w:t>
      </w:r>
      <w:r w:rsidR="001B3656" w:rsidRPr="001B3656">
        <w:rPr>
          <w:b/>
          <w:bCs/>
        </w:rPr>
        <w:t>ActiveAge</w:t>
      </w:r>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r w:rsidRPr="00524A69">
        <w:rPr>
          <w:b/>
          <w:bCs/>
        </w:rPr>
        <w:t>ActiveHHType</w:t>
      </w:r>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003A0E17">
          <w:rPr>
            <w:rStyle w:val="Hyperlink"/>
          </w:rPr>
          <w:t>5.1 Get Active and AHAR HouseholdIDs</w:t>
        </w:r>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t>If tlsa_HHID.</w:t>
      </w:r>
      <w:r w:rsidRPr="10B9F996">
        <w:rPr>
          <w:b/>
          <w:bCs/>
        </w:rPr>
        <w:t>EntryDate</w:t>
      </w:r>
      <w:r>
        <w:t xml:space="preserve"> is &gt;= </w:t>
      </w:r>
      <w:r w:rsidR="00870694" w:rsidRPr="10B9F996">
        <w:rPr>
          <w:b/>
          <w:bCs/>
        </w:rPr>
        <w:t>CohortStart</w:t>
      </w:r>
      <w:r>
        <w:t xml:space="preserve"> or tlsa_HHID.</w:t>
      </w:r>
      <w:r w:rsidRPr="10B9F996">
        <w:rPr>
          <w:b/>
          <w:bCs/>
        </w:rPr>
        <w:t>ExitDate</w:t>
      </w:r>
      <w:r>
        <w:t xml:space="preserve"> &lt; </w:t>
      </w:r>
      <w:r w:rsidR="00400E4D" w:rsidRPr="10B9F996">
        <w:rPr>
          <w:b/>
          <w:bCs/>
        </w:rPr>
        <w:t>CohortStart</w:t>
      </w:r>
      <w:r>
        <w:t xml:space="preserve">, </w:t>
      </w:r>
      <w:r w:rsidR="00400E4D" w:rsidRPr="10B9F996">
        <w:rPr>
          <w:b/>
          <w:bCs/>
        </w:rPr>
        <w:t>Exit(1 or 2)</w:t>
      </w:r>
      <w:r w:rsidRPr="10B9F996">
        <w:rPr>
          <w:b/>
          <w:bCs/>
        </w:rPr>
        <w:t>HHType</w:t>
      </w:r>
      <w:r>
        <w:t xml:space="preserve"> = </w:t>
      </w:r>
      <w:r w:rsidRPr="10B9F996">
        <w:rPr>
          <w:b/>
          <w:bCs/>
        </w:rPr>
        <w:t>EntryHHType</w:t>
      </w:r>
      <w:r>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tlsa_Enrollment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777E3F">
      <w:pPr>
        <w:pStyle w:val="ListParagraph"/>
        <w:numPr>
          <w:ilvl w:val="0"/>
          <w:numId w:val="41"/>
        </w:numPr>
        <w:spacing w:before="0" w:after="160" w:line="259" w:lineRule="auto"/>
        <w:rPr>
          <w:rFonts w:cs="Open Sans"/>
          <w:b/>
          <w:sz w:val="26"/>
          <w:szCs w:val="32"/>
        </w:rPr>
      </w:pPr>
      <w:r>
        <w:t>Where tlsa_Enrollment.</w:t>
      </w:r>
      <w:r w:rsidRPr="00645339">
        <w:rPr>
          <w:b/>
          <w:bCs/>
        </w:rPr>
        <w:t>ExitDate</w:t>
      </w:r>
      <w:r>
        <w:t xml:space="preserve"> is between </w:t>
      </w:r>
      <w:r w:rsidRPr="00645339">
        <w:rPr>
          <w:b/>
          <w:bCs/>
        </w:rPr>
        <w:t>CohortSt</w:t>
      </w:r>
      <w:r w:rsidRPr="00A731FB">
        <w:rPr>
          <w:b/>
          <w:bCs/>
        </w:rPr>
        <w:t>art</w:t>
      </w:r>
      <w:r>
        <w:t xml:space="preserve"> and </w:t>
      </w:r>
      <w:r w:rsidRPr="00645339">
        <w:rPr>
          <w:b/>
          <w:bCs/>
        </w:rPr>
        <w:t>CohortEnd</w:t>
      </w:r>
      <w:r>
        <w:t xml:space="preserve"> </w:t>
      </w:r>
      <w:r w:rsidR="009E5B16">
        <w:br w:type="page"/>
      </w:r>
    </w:p>
    <w:p w14:paraId="75582FAC" w14:textId="2F65264F" w:rsidR="008E455B" w:rsidRPr="00C52062" w:rsidRDefault="0034621F" w:rsidP="005904C6">
      <w:pPr>
        <w:pStyle w:val="Heading1"/>
      </w:pPr>
      <w:bookmarkStart w:id="872" w:name="_Toc37849752"/>
      <w:bookmarkStart w:id="873" w:name="_Toc175057063"/>
      <w:r>
        <w:lastRenderedPageBreak/>
        <w:t xml:space="preserve">HMIS Business Logic: </w:t>
      </w:r>
      <w:bookmarkStart w:id="874" w:name="_HDX_2.0_HMIS"/>
      <w:bookmarkStart w:id="875" w:name="_LSAReport.csv"/>
      <w:bookmarkStart w:id="876" w:name="_LSAPerson.csv"/>
      <w:bookmarkStart w:id="877" w:name="_LSAExit.csv"/>
      <w:bookmarkStart w:id="878" w:name="_HMIS_Business_Logic"/>
      <w:bookmarkEnd w:id="806"/>
      <w:bookmarkEnd w:id="874"/>
      <w:bookmarkEnd w:id="875"/>
      <w:bookmarkEnd w:id="876"/>
      <w:bookmarkEnd w:id="877"/>
      <w:bookmarkEnd w:id="878"/>
      <w:r w:rsidR="000365D7">
        <w:t>Project Descriptor Data for Export</w:t>
      </w:r>
      <w:bookmarkEnd w:id="872"/>
      <w:bookmarkEnd w:id="873"/>
    </w:p>
    <w:p w14:paraId="4C881045" w14:textId="11FF6F60" w:rsidR="004A469A" w:rsidRDefault="004A469A" w:rsidP="0088191A">
      <w:pPr>
        <w:pStyle w:val="Heading2"/>
      </w:pPr>
      <w:bookmarkStart w:id="879" w:name="_Report_Metadata_for"/>
      <w:bookmarkStart w:id="880" w:name="_Get_Relevant_Project"/>
      <w:bookmarkStart w:id="881" w:name="_Get_Relevant_Project_1"/>
      <w:bookmarkStart w:id="882" w:name="_Get_Project.csv_Records"/>
      <w:bookmarkStart w:id="883" w:name="_Toc510893840"/>
      <w:bookmarkStart w:id="884" w:name="_Toc37849753"/>
      <w:bookmarkStart w:id="885" w:name="_Toc175057064"/>
      <w:bookmarkEnd w:id="879"/>
      <w:bookmarkEnd w:id="880"/>
      <w:bookmarkEnd w:id="881"/>
      <w:bookmarkEnd w:id="882"/>
      <w:r w:rsidRPr="006C26B8">
        <w:t>Get Project</w:t>
      </w:r>
      <w:r w:rsidR="00487413">
        <w:t>.csv</w:t>
      </w:r>
      <w:r w:rsidRPr="006C26B8">
        <w:t xml:space="preserve"> Records / lsa_Project</w:t>
      </w:r>
      <w:bookmarkEnd w:id="883"/>
      <w:bookmarkEnd w:id="884"/>
      <w:bookmarkEnd w:id="885"/>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3"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gkgBgYAAIwhAAAOAAAAZHJzL2Uyb0RvYy54bWzsWttu4zYQfS/QfxD03lh3S8Y6i42dpAV2&#10;2wV223dGomw1EqlSdOz06zu86eJLsps4boMmAQzSlIbkzJnhmaHfvd9UpXWHWVNQMrXdM8e2MElp&#10;VpDF1P7969VPsW01HJEMlZTgqX2PG/v9+Y8/vFvXE+zRJS0zzCwQQprJup7aS87ryWjUpEtcoeaM&#10;1pjAYE5ZhTh02WKUMbQG6VU58hwnGq0py2pGU9w08O1cDdrnUn6e45T/lucN5lY5tWFtXH4y+Xkj&#10;Pkfn79BkwVC9LFK9DPSEVVSoIDBpK2qOOLJWrNgRVRUpow3N+VlKqxHN8yLFcg+wG9fZ2s01o6ta&#10;7mUxWS/qVk2g2i09PVls+uvdNau/1J+ZWj00P9L0tgG9jNb1YtIfF/2Feti6WX+iGdgTrTiVG9/k&#10;rBIiYEvWRur3vtUv3nArhS+Dcex4MZghhbHEC8JIGyBdgpXEa67jx+PItS14wHXd8XgcKxOly8u+&#10;kE6EGB6hiZpeLlkvUUAAMNV0amuep7YvS1RjaY1GqOUzs4psao+DII5gqbZFUAUK+QAKkU9agROI&#10;xYlVwONGxY3Sr0XobInIAn9gjK6XGGWwOlduZvCC6DRgnUcV7jrjIIp8rTnPSRI5O5oY5btu4sAq&#10;heq92JWDrd7QpGYNv8a0skRjauclXcP6GJ/TdFVhwqWN0d3Hhit9m+eFyRtaFtlVUZaywxY3s5JZ&#10;dwg87mp2Gc4jbaLBYyWx1lM78kNHSh6MNQMR4YUb+/tEVAWH0FEW1dSOHfEnHkIToctLksk2R0Wp&#10;2rDVkohhLIOC3ofRrrIS39xstE2FKDF4Q7N7UD6jKnBAoIPGkrK/bWsNQWNqN3+tEMO2Vf5CwIAi&#10;wpgGM40b00AkhVendsqZbanOjKtYtKpZsViCbFeqg1ABo7yQyu7WIX1SYlqsTjujau4A0jOAlEHE&#10;8n0NxqFLi4B1LJd3nTAMI5h323dbBPotAsH5JSzQpOf6B17vXN8FAb3ooUHxb7s++Nyu63sGQSdx&#10;/TAad4qPg1jOvtf1/ciVEfUbXP8TWhDMi3ReNLdPc//51eXF1VibaeDi3+z+4UVyMQ/3iYCzUXv5&#10;MTxeTtF52pE9nh/D3093mAX7EC1jsNDQyRHteZHzAKLHb4gWDGH7DJPx9Q3Rip6F+xAtI9N+RAuS&#10;MxgRncM8zMrLov7DnN6aAj96HnpB7zQzLMnwaEOwNCErcc4vGEpvcY+KCT6zyPTpg7I/bSuvSkhf&#10;gHtZvucq/gmRXvI2SZONVPEmoYKzSZ70YDgWqRhuKV12qyhKuaogA1A0TzMv+ErQeMn85FcwtUzk&#10;xNty+sEZcIwA/p38zI/CcWQ4mu4onqY7iqvpjuFrryx6wwZ3+ciRsf6zwPoB1Edjp81DehmcYYFv&#10;qH82bXktqO/S8cfzlbFBrclXEsWgXzJfGdQaYj+SU/ZoM9QqIJ0RGXPshbv5yuD1JHF2ShUuCNAp&#10;txHQ8u5ON+boPlWpAipyu/Gh5b8nYXcHNGdChNCbVrwIxZr9HzgZ/+elijawf2dQOGmp4nSpS7IL&#10;bj+QdbUBnQNi8mJ1uD64ocbp6MCxH9zfnoyTFYIiU73q8T/BUrvSneB0A4I1qKNdzsT/vkT6QfLX&#10;L8Ull+J/n4gXLMVJBQnbvQi+j0DtukCuMrAThXEPHHg7jPtBv+w0I6qon26ILuq3RWdZoP56X0O9&#10;WvoGAIfPNqRf0AZHKjKoyMu0H85Ekm09ACmVfGBQtFZzPi1ZcsOWNnpAEvXCjNv4SQJLktVrPzEF&#10;oQNHQrpidzibUULg/ocyv6tebWdMgsS2KVNoisivM2WyuDQoZwXcK5RQk4YCe4UzqE1juJoTLRUv&#10;Hq2DK08zKTDg+bTABpvsArtffXoesIH+vBCwBbi63L8PZ8dNNDncA2fPkZtrmWEX0XXu/wbn1wzn&#10;9iKmuxn0A30ZI4upz4PzIAzvi9PgTk+L0wM4R0nwUHQO4S5eRWdT+DkQmhvOkLjpaoOzqiYduFn8&#10;T5eoXjLeSlIBV/6S4OmfJ4jfFPT70O7/iOL8HwAAAP//AwBQSwMEFAAGAAgAAAAhAAA2aKjcAAAA&#10;BQEAAA8AAABkcnMvZG93bnJldi54bWxMj0FLw0AQhe+C/2EZwZvdpJoqMZtSinoqQltBvE2TaRKa&#10;nQ3ZbZL+e0cvehl4vMeb72XLybZqoN43jg3EswgUceHKhisDH/vXuydQPiCX2DomAxfysMyvrzJM&#10;SzfyloZdqJSUsE/RQB1Cl2rti5os+pnriMU7ut5iENlXuuxxlHLb6nkULbTFhuVDjR2taypOu7M1&#10;8DbiuLqPX4bN6bi+fO2T989NTMbc3kyrZ1CBpvAXhh98QYdcmA7uzKVXrQEZEn6veI/JXGYcJPSQ&#10;LEDnmf5Pn38DAAD//wMAUEsBAi0AFAAGAAgAAAAhALaDOJL+AAAA4QEAABMAAAAAAAAAAAAAAAAA&#10;AAAAAFtDb250ZW50X1R5cGVzXS54bWxQSwECLQAUAAYACAAAACEAOP0h/9YAAACUAQAACwAAAAAA&#10;AAAAAAAAAAAvAQAAX3JlbHMvLnJlbHNQSwECLQAUAAYACAAAACEAg9IJIAYGAACMIQAADgAAAAAA&#10;AAAAAAAAAAAuAgAAZHJzL2Uyb0RvYy54bWxQSwECLQAUAAYACAAAACEAADZoqNwAAAAFAQAADwAA&#10;AAAAAAAAAAAAAABgCAAAZHJzL2Rvd25yZXYueG1sUEsFBgAAAAAEAAQA8wAAAGkJAAAAAA==&#10;">
                <v:shape id="AutoShape 404" o:spid="_x0000_s1164"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5"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6"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7"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8"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9"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0"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1"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2"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r>
                            <w:t>LSAScope = 2 ProjectIDs</w:t>
                          </w:r>
                        </w:p>
                      </w:txbxContent>
                    </v:textbox>
                  </v:shape>
                </v:group>
                <v:shape id="AutoShape 342" o:spid="_x0000_s1173"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4"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5"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References to lsa_Project.</w:t>
      </w:r>
      <w:r w:rsidRPr="00DE4A2E">
        <w:rPr>
          <w:b/>
          <w:bCs/>
        </w:rPr>
        <w:t>ProjectID</w:t>
      </w:r>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805"/>
        <w:gridCol w:w="6460"/>
      </w:tblGrid>
      <w:tr w:rsidR="00996DA4" w:rsidRPr="005F4836" w14:paraId="2974C24B"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460"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000799DF" w14:textId="77777777" w:rsidR="00996DA4" w:rsidRDefault="00996DA4" w:rsidP="00996DA4">
            <w:pPr>
              <w:pStyle w:val="NoSpacing"/>
            </w:pPr>
            <w:r>
              <w:t>ProjectID</w:t>
            </w:r>
          </w:p>
        </w:tc>
        <w:tc>
          <w:tcPr>
            <w:tcW w:w="6460"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7ECC5D" w14:textId="77777777" w:rsidR="006042B0" w:rsidRPr="009C3437" w:rsidRDefault="006042B0" w:rsidP="00312D88">
            <w:pPr>
              <w:pStyle w:val="NoSpacing"/>
            </w:pPr>
            <w:r>
              <w:t>OrganizationID</w:t>
            </w:r>
          </w:p>
        </w:tc>
        <w:tc>
          <w:tcPr>
            <w:tcW w:w="6460"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5BD14BE2" w14:textId="77777777" w:rsidR="006042B0" w:rsidRDefault="006042B0" w:rsidP="00312D88">
            <w:pPr>
              <w:pStyle w:val="NoSpacing"/>
            </w:pPr>
            <w:r>
              <w:t>ProjectName</w:t>
            </w:r>
          </w:p>
        </w:tc>
        <w:tc>
          <w:tcPr>
            <w:tcW w:w="6460" w:type="dxa"/>
            <w:shd w:val="clear" w:color="auto" w:fill="auto"/>
          </w:tcPr>
          <w:p w14:paraId="6E9D2773" w14:textId="1CD41EF7"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705FCB">
              <w:t>200</w:t>
            </w:r>
            <w:r w:rsidR="00705FCB" w:rsidRPr="006F51AA">
              <w:t xml:space="preserve"> </w:t>
            </w:r>
            <w:r w:rsidRPr="006F51AA">
              <w:t>characters</w:t>
            </w:r>
          </w:p>
        </w:tc>
      </w:tr>
      <w:tr w:rsidR="006042B0" w:rsidRPr="009C3437" w14:paraId="7BC2173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4E8F351F" w14:textId="77777777" w:rsidR="006042B0" w:rsidRDefault="006042B0" w:rsidP="00312D88">
            <w:pPr>
              <w:pStyle w:val="NoSpacing"/>
            </w:pPr>
            <w:r>
              <w:t>ProjectCommonName</w:t>
            </w:r>
          </w:p>
        </w:tc>
        <w:tc>
          <w:tcPr>
            <w:tcW w:w="6460"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3F07050E" w14:textId="77777777" w:rsidR="006042B0" w:rsidRDefault="006042B0" w:rsidP="00312D88">
            <w:pPr>
              <w:pStyle w:val="NoSpacing"/>
            </w:pPr>
            <w:r>
              <w:t>OperatingStartDate</w:t>
            </w:r>
          </w:p>
        </w:tc>
        <w:tc>
          <w:tcPr>
            <w:tcW w:w="6460"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9D3112D" w14:textId="77777777" w:rsidR="006042B0" w:rsidRDefault="006042B0" w:rsidP="00312D88">
            <w:pPr>
              <w:pStyle w:val="NoSpacing"/>
            </w:pPr>
            <w:r>
              <w:t>OperatingEndDate</w:t>
            </w:r>
          </w:p>
        </w:tc>
        <w:tc>
          <w:tcPr>
            <w:tcW w:w="6460" w:type="dxa"/>
          </w:tcPr>
          <w:p w14:paraId="02439CD2" w14:textId="58D3F1B0"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commentRangeStart w:id="886"/>
            <w:r>
              <w:t xml:space="preserve">If not </w:t>
            </w:r>
            <w:r w:rsidR="00143E83">
              <w:t>NULL</w:t>
            </w:r>
            <w:r>
              <w:t xml:space="preserve">, date must be </w:t>
            </w:r>
            <w:r w:rsidR="004C5AEF">
              <w:t>&gt;</w:t>
            </w:r>
            <w:del w:id="887" w:author="Molly McEvilley" w:date="2024-09-25T15:47:00Z" w16du:dateUtc="2024-09-25T19:47:00Z">
              <w:r w:rsidR="004C5AEF" w:rsidDel="00451787">
                <w:delText>=</w:delText>
              </w:r>
            </w:del>
            <w:r w:rsidR="004C5AEF">
              <w:t xml:space="preserve"> </w:t>
            </w:r>
            <w:r w:rsidR="005A6BF7">
              <w:rPr>
                <w:rFonts w:cstheme="minorHAnsi"/>
                <w:u w:val="single"/>
              </w:rPr>
              <w:t>LookbackDate</w:t>
            </w:r>
            <w:commentRangeEnd w:id="886"/>
            <w:r w:rsidR="00451787">
              <w:rPr>
                <w:rStyle w:val="CommentReference"/>
                <w:rFonts w:eastAsiaTheme="minorHAnsi"/>
              </w:rPr>
              <w:commentReference w:id="886"/>
            </w:r>
          </w:p>
        </w:tc>
      </w:tr>
      <w:tr w:rsidR="006042B0" w:rsidRPr="009C3437" w14:paraId="53DB36F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7B07FC18" w14:textId="77777777" w:rsidR="006042B0" w:rsidRDefault="006042B0" w:rsidP="00312D88">
            <w:pPr>
              <w:pStyle w:val="NoSpacing"/>
            </w:pPr>
            <w:r>
              <w:t>ContinuumProject</w:t>
            </w:r>
          </w:p>
        </w:tc>
        <w:tc>
          <w:tcPr>
            <w:tcW w:w="6460"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5B6DF03" w14:textId="77777777" w:rsidR="006042B0" w:rsidRDefault="006042B0" w:rsidP="00312D88">
            <w:pPr>
              <w:pStyle w:val="NoSpacing"/>
            </w:pPr>
            <w:r>
              <w:t>ProjectType</w:t>
            </w:r>
          </w:p>
        </w:tc>
        <w:tc>
          <w:tcPr>
            <w:tcW w:w="6460" w:type="dxa"/>
          </w:tcPr>
          <w:p w14:paraId="2169B185" w14:textId="622D6D88" w:rsidR="006042B0" w:rsidRPr="009C3437" w:rsidRDefault="25D7A648" w:rsidP="00312D88">
            <w:pPr>
              <w:pStyle w:val="NoSpacing"/>
              <w:cnfStyle w:val="000000010000" w:firstRow="0" w:lastRow="0" w:firstColumn="0" w:lastColumn="0" w:oddVBand="0" w:evenVBand="0" w:oddHBand="0" w:evenHBand="1" w:firstRowFirstColumn="0" w:firstRowLastColumn="0" w:lastRowFirstColumn="0" w:lastRowLastColumn="0"/>
            </w:pPr>
            <w:r>
              <w:t>Must be in (</w:t>
            </w:r>
            <w:r w:rsidR="7ED22C97">
              <w:t>0,</w:t>
            </w:r>
            <w:r>
              <w:t>1,2,3,8,</w:t>
            </w:r>
            <w:r w:rsidR="6EFD91DB">
              <w:t>9,10,13)</w:t>
            </w:r>
          </w:p>
        </w:tc>
      </w:tr>
      <w:tr w:rsidR="006042B0" w14:paraId="35E1715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21342F3A" w14:textId="77777777" w:rsidR="006042B0" w:rsidRPr="00881E3B" w:rsidRDefault="006042B0" w:rsidP="00312D88">
            <w:pPr>
              <w:pStyle w:val="NoSpacing"/>
            </w:pPr>
            <w:r>
              <w:t>HousingType</w:t>
            </w:r>
          </w:p>
        </w:tc>
        <w:tc>
          <w:tcPr>
            <w:tcW w:w="6460" w:type="dxa"/>
            <w:shd w:val="clear" w:color="auto" w:fill="auto"/>
          </w:tcPr>
          <w:p w14:paraId="2E19FBE6" w14:textId="678FE48F" w:rsidR="006042B0" w:rsidRPr="000072CF" w:rsidRDefault="0F8A274E"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w:t>
            </w:r>
            <w:r w:rsidR="004B56D7">
              <w:t xml:space="preserve">unless </w:t>
            </w:r>
            <w:r w:rsidR="004B56D7" w:rsidRPr="00C0251C">
              <w:rPr>
                <w:i/>
                <w:iCs/>
              </w:rPr>
              <w:t>RRHSubType</w:t>
            </w:r>
            <w:r w:rsidR="004B56D7">
              <w:t xml:space="preserve"> = 1</w:t>
            </w:r>
          </w:p>
        </w:tc>
      </w:tr>
      <w:tr w:rsidR="00705FCB" w14:paraId="6C23E817"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3835479" w14:textId="27397009" w:rsidR="00705FCB" w:rsidRDefault="00705FCB" w:rsidP="00312D88">
            <w:pPr>
              <w:pStyle w:val="NoSpacing"/>
            </w:pPr>
            <w:r>
              <w:t>RRHSubType</w:t>
            </w:r>
          </w:p>
        </w:tc>
        <w:tc>
          <w:tcPr>
            <w:tcW w:w="6460" w:type="dxa"/>
          </w:tcPr>
          <w:p w14:paraId="604C59F5" w14:textId="3B065002" w:rsidR="00705FCB" w:rsidRDefault="00124EF4"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NULL unless </w:t>
            </w:r>
            <w:r w:rsidRPr="00C0251C">
              <w:rPr>
                <w:i/>
                <w:iCs/>
              </w:rPr>
              <w:t>ProjectType</w:t>
            </w:r>
            <w:r>
              <w:t xml:space="preserve"> = 13; </w:t>
            </w:r>
            <w:r w:rsidR="000C3F1B">
              <w:t>otherwise</w:t>
            </w:r>
            <w:r>
              <w:t>, must be in (1,2)</w:t>
            </w:r>
          </w:p>
        </w:tc>
      </w:tr>
      <w:tr w:rsidR="006042B0" w14:paraId="4C401B26"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4EBEC927" w14:textId="77777777" w:rsidR="006042B0" w:rsidRPr="00881E3B" w:rsidRDefault="006042B0" w:rsidP="00312D88">
            <w:pPr>
              <w:pStyle w:val="NoSpacing"/>
            </w:pPr>
            <w:r w:rsidRPr="00881E3B">
              <w:t>ResidentialAffiliation</w:t>
            </w:r>
          </w:p>
        </w:tc>
        <w:tc>
          <w:tcPr>
            <w:tcW w:w="0" w:type="dxa"/>
            <w:shd w:val="clear" w:color="auto" w:fill="auto"/>
          </w:tcPr>
          <w:p w14:paraId="3458C310" w14:textId="1016ECC3" w:rsidR="006042B0" w:rsidRDefault="000373F6"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w:t>
            </w:r>
            <w:r w:rsidR="00143E83">
              <w:t>NULL</w:t>
            </w:r>
            <w:r w:rsidR="00D20702">
              <w:t xml:space="preserve"> unless </w:t>
            </w:r>
            <w:r w:rsidR="00D20702" w:rsidRPr="00C0251C">
              <w:rPr>
                <w:i/>
                <w:iCs/>
              </w:rPr>
              <w:t>RRHSubType</w:t>
            </w:r>
            <w:r w:rsidR="00D20702">
              <w:t xml:space="preserve"> = 1</w:t>
            </w:r>
            <w:r w:rsidR="004A53E7">
              <w:t xml:space="preserve">; </w:t>
            </w:r>
            <w:r w:rsidR="000C3F1B">
              <w:t>otherwise</w:t>
            </w:r>
            <w:r w:rsidR="004A53E7">
              <w:t xml:space="preserve">, </w:t>
            </w:r>
            <w:r w:rsidR="0085D324">
              <w:t>must</w:t>
            </w:r>
            <w:r w:rsidR="004A53E7">
              <w:t xml:space="preserve"> be in (0,1)</w:t>
            </w:r>
          </w:p>
        </w:tc>
      </w:tr>
      <w:tr w:rsidR="00707BD2" w14:paraId="6F6008A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DB2203C" w14:textId="77777777" w:rsidR="00707BD2" w:rsidRDefault="00707BD2" w:rsidP="00707BD2">
            <w:pPr>
              <w:pStyle w:val="NoSpacing"/>
            </w:pPr>
            <w:r w:rsidRPr="00837AD8">
              <w:t>TargetPopulation</w:t>
            </w:r>
          </w:p>
        </w:tc>
        <w:tc>
          <w:tcPr>
            <w:tcW w:w="6460" w:type="dxa"/>
          </w:tcPr>
          <w:p w14:paraId="78805C40" w14:textId="37081C2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bookmarkStart w:id="888" w:name="_Toc499543985"/>
      </w:tr>
      <w:tr w:rsidR="00D81F80" w14:paraId="0D71F985"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2D36581" w14:textId="583B44E9" w:rsidR="00D81F80" w:rsidRPr="00837AD8" w:rsidRDefault="00D81F80" w:rsidP="00707BD2">
            <w:pPr>
              <w:pStyle w:val="NoSpacing"/>
            </w:pPr>
            <w:r w:rsidRPr="00D81F80">
              <w:t>HOPWAMedAssistedLivingFac</w:t>
            </w:r>
          </w:p>
        </w:tc>
        <w:tc>
          <w:tcPr>
            <w:tcW w:w="0" w:type="dxa"/>
            <w:shd w:val="clear" w:color="auto" w:fill="auto"/>
          </w:tcPr>
          <w:p w14:paraId="72E9C686" w14:textId="48D2F12C" w:rsidR="00D81F80" w:rsidRPr="004D559D" w:rsidRDefault="00D81F80" w:rsidP="00707BD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07BD2" w:rsidRPr="003F2FD5" w14:paraId="1440B7B3"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7271F63B" w14:textId="77777777" w:rsidR="00707BD2" w:rsidRPr="003F2FD5" w:rsidRDefault="00707BD2" w:rsidP="00707BD2">
            <w:pPr>
              <w:pStyle w:val="NoSpacing"/>
            </w:pPr>
            <w:r w:rsidRPr="003F2FD5">
              <w:t>PITCount</w:t>
            </w:r>
          </w:p>
        </w:tc>
        <w:tc>
          <w:tcPr>
            <w:tcW w:w="6460" w:type="dxa"/>
          </w:tcPr>
          <w:p w14:paraId="042ED8D3" w14:textId="26E56DEC"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del w:id="889" w:author="Molly McEvilley" w:date="2024-08-21T09:41:00Z" w16du:dateUtc="2024-08-21T13:41:00Z">
              <w:r w:rsidDel="00F255AD">
                <w:delText>n/a – will not be imported</w:delText>
              </w:r>
            </w:del>
            <w:ins w:id="890" w:author="Molly McEvilley" w:date="2024-08-21T09:41:00Z" w16du:dateUtc="2024-08-21T13:41:00Z">
              <w:r w:rsidR="00F255AD">
                <w:t>(See below)</w:t>
              </w:r>
            </w:ins>
          </w:p>
        </w:tc>
      </w:tr>
      <w:tr w:rsidR="00707BD2" w:rsidRPr="009C3437" w14:paraId="3A10C608"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DE2DCAF" w14:textId="77777777" w:rsidR="00707BD2" w:rsidRDefault="00707BD2" w:rsidP="00707BD2">
            <w:pPr>
              <w:pStyle w:val="NoSpacing"/>
            </w:pPr>
            <w:r>
              <w:t>DateCreated</w:t>
            </w:r>
          </w:p>
        </w:tc>
        <w:tc>
          <w:tcPr>
            <w:tcW w:w="0"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5B921D7" w14:textId="77777777" w:rsidR="00707BD2" w:rsidRDefault="00707BD2" w:rsidP="00707BD2">
            <w:pPr>
              <w:pStyle w:val="NoSpacing"/>
            </w:pPr>
            <w:r>
              <w:lastRenderedPageBreak/>
              <w:t>DateUpdated</w:t>
            </w:r>
          </w:p>
        </w:tc>
        <w:tc>
          <w:tcPr>
            <w:tcW w:w="6460"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6C7A47" w:rsidRPr="009C3437" w14:paraId="5CEEEBA2"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1B9444C" w14:textId="77777777" w:rsidR="006C7A47" w:rsidRDefault="006C7A47" w:rsidP="0030339F">
            <w:pPr>
              <w:pStyle w:val="NoSpacing"/>
            </w:pPr>
            <w:r>
              <w:t>UserID</w:t>
            </w:r>
          </w:p>
        </w:tc>
        <w:tc>
          <w:tcPr>
            <w:tcW w:w="0" w:type="dxa"/>
            <w:shd w:val="clear" w:color="auto" w:fill="auto"/>
          </w:tcPr>
          <w:p w14:paraId="6B7E0767" w14:textId="77777777" w:rsidR="006C7A47" w:rsidRPr="009C3437" w:rsidRDefault="006C7A47" w:rsidP="0030339F">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6815A0" w:rsidRPr="009C3437" w14:paraId="323B69F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90561A" w14:textId="77777777" w:rsidR="006815A0" w:rsidRDefault="006815A0" w:rsidP="0030339F">
            <w:pPr>
              <w:pStyle w:val="NoSpacing"/>
            </w:pPr>
            <w:r w:rsidRPr="004A469A">
              <w:t>DateDeleted</w:t>
            </w:r>
          </w:p>
        </w:tc>
        <w:tc>
          <w:tcPr>
            <w:tcW w:w="6460" w:type="dxa"/>
          </w:tcPr>
          <w:p w14:paraId="3444108B" w14:textId="77777777" w:rsidR="006815A0" w:rsidRPr="009C3437" w:rsidRDefault="006815A0" w:rsidP="0030339F">
            <w:pPr>
              <w:pStyle w:val="NoSpacing"/>
              <w:cnfStyle w:val="000000010000" w:firstRow="0" w:lastRow="0" w:firstColumn="0" w:lastColumn="0" w:oddVBand="0" w:evenVBand="0" w:oddHBand="0" w:evenHBand="1" w:firstRowFirstColumn="0" w:firstRowLastColumn="0" w:lastRowFirstColumn="0" w:lastRowLastColumn="0"/>
            </w:pPr>
            <w:r>
              <w:t>NULL</w:t>
            </w:r>
          </w:p>
        </w:tc>
      </w:tr>
      <w:tr w:rsidR="00707BD2" w:rsidRPr="009C3437" w14:paraId="69DB5371"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3077245" w14:textId="77777777" w:rsidR="00707BD2" w:rsidRDefault="00707BD2" w:rsidP="00707BD2">
            <w:pPr>
              <w:pStyle w:val="NoSpacing"/>
            </w:pPr>
            <w:r>
              <w:t>ExportID</w:t>
            </w:r>
          </w:p>
        </w:tc>
        <w:tc>
          <w:tcPr>
            <w:tcW w:w="0"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377EBCAD" w:rsidR="00A57F38" w:rsidRDefault="00F97B9E" w:rsidP="00A57F38">
      <w:commentRangeStart w:id="891"/>
      <w:r>
        <w:t xml:space="preserve">When the </w:t>
      </w:r>
      <w:del w:id="892" w:author="Molly McEvilley" w:date="2024-10-03T10:06:00Z" w16du:dateUtc="2024-10-03T14:06:00Z">
        <w:r w:rsidDel="00704CD5">
          <w:delText xml:space="preserve">LSA is being generated for </w:delText>
        </w:r>
        <w:r w:rsidR="00E228EA" w:rsidDel="00704CD5">
          <w:delText xml:space="preserve">all relevant projects </w:delText>
        </w:r>
        <w:r w:rsidDel="00704CD5">
          <w:delText>systemwide</w:delText>
        </w:r>
      </w:del>
      <w:ins w:id="893" w:author="Molly McEvilley" w:date="2024-10-03T10:05:00Z" w16du:dateUtc="2024-10-03T14:05:00Z">
        <w:r w:rsidR="002A5C97">
          <w:t xml:space="preserve">LSAScope </w:t>
        </w:r>
        <w:r w:rsidR="00BA6FD0">
          <w:t>is Systemwide (1) or HIC (3)</w:t>
        </w:r>
      </w:ins>
      <w:r w:rsidR="00E228EA">
        <w:t>, e</w:t>
      </w:r>
      <w:r w:rsidR="007066A4">
        <w:t xml:space="preserve">xport records for </w:t>
      </w:r>
      <w:r w:rsidR="00D92CD1">
        <w:t>projects where</w:t>
      </w:r>
      <w:commentRangeEnd w:id="891"/>
      <w:r w:rsidR="008E2D42">
        <w:rPr>
          <w:rStyle w:val="CommentReference"/>
        </w:rPr>
        <w:commentReference w:id="891"/>
      </w:r>
      <w:r w:rsidR="00D92CD1">
        <w:t>:</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7BB434C7" w:rsidR="00FF46B8" w:rsidRPr="008A7F66" w:rsidRDefault="00FF46B8" w:rsidP="00FF46B8">
      <w:pPr>
        <w:pStyle w:val="ListParagraph"/>
        <w:numPr>
          <w:ilvl w:val="1"/>
          <w:numId w:val="4"/>
        </w:numPr>
      </w:pPr>
      <w:r w:rsidRPr="008A7F66">
        <w:rPr>
          <w:i/>
          <w:iCs/>
        </w:rPr>
        <w:t xml:space="preserve">OperatingEndDate </w:t>
      </w:r>
      <w:commentRangeStart w:id="894"/>
      <w:r w:rsidRPr="008A7F66">
        <w:t>&gt;</w:t>
      </w:r>
      <w:del w:id="895" w:author="Molly McEvilley" w:date="2024-09-25T15:45:00Z" w16du:dateUtc="2024-09-25T19:45:00Z">
        <w:r w:rsidRPr="008A7F66" w:rsidDel="00AF4381">
          <w:delText>=</w:delText>
        </w:r>
      </w:del>
      <w:r w:rsidRPr="008A7F66">
        <w:t xml:space="preserve"> </w:t>
      </w:r>
      <w:r w:rsidR="005A6BF7">
        <w:rPr>
          <w:u w:val="single"/>
        </w:rPr>
        <w:t>LookbackDate</w:t>
      </w:r>
      <w:r w:rsidRPr="008A7F66">
        <w:t xml:space="preserve"> </w:t>
      </w:r>
      <w:commentRangeEnd w:id="894"/>
      <w:r w:rsidR="004E3E6B">
        <w:rPr>
          <w:rStyle w:val="CommentReference"/>
          <w:rFonts w:eastAsiaTheme="minorHAnsi" w:cstheme="minorBidi"/>
        </w:rPr>
        <w:commentReference w:id="894"/>
      </w:r>
      <w:r w:rsidRPr="008A7F66">
        <w:t>and &gt;</w:t>
      </w:r>
      <w:r w:rsidR="00493BDF" w:rsidRPr="008A7F66">
        <w:t xml:space="preserve"> </w:t>
      </w:r>
      <w:r w:rsidRPr="008A7F66">
        <w:rPr>
          <w:i/>
          <w:iCs/>
        </w:rPr>
        <w:t>OperatingStartDate</w:t>
      </w:r>
      <w:r w:rsidRPr="008A7F66">
        <w:t xml:space="preserve"> </w:t>
      </w:r>
    </w:p>
    <w:p w14:paraId="79A6EB97" w14:textId="77777777" w:rsidR="006623E2" w:rsidRDefault="00226539" w:rsidP="00672757">
      <w:pPr>
        <w:pStyle w:val="ListParagraph"/>
        <w:numPr>
          <w:ilvl w:val="0"/>
          <w:numId w:val="4"/>
        </w:numPr>
        <w:spacing w:after="0" w:line="264" w:lineRule="auto"/>
      </w:pPr>
      <w:r w:rsidRPr="0060237C">
        <w:rPr>
          <w:i/>
        </w:rPr>
        <w:t>ContinuumProject</w:t>
      </w:r>
      <w:r>
        <w:t xml:space="preserve"> = </w:t>
      </w:r>
      <w:r w:rsidR="00E75B7F">
        <w:t>Yes (1)</w:t>
      </w:r>
    </w:p>
    <w:p w14:paraId="13A90B86" w14:textId="77777777" w:rsidR="00AE659A" w:rsidRDefault="00AE659A" w:rsidP="00672757">
      <w:pPr>
        <w:pStyle w:val="ListParagraph"/>
        <w:numPr>
          <w:ilvl w:val="0"/>
          <w:numId w:val="4"/>
        </w:numPr>
        <w:spacing w:after="0" w:line="264" w:lineRule="auto"/>
      </w:pPr>
      <w:r>
        <w:t>ProjectCoC.</w:t>
      </w:r>
      <w:r w:rsidRPr="0060237C">
        <w:rPr>
          <w:i/>
        </w:rPr>
        <w:t>CoCCode</w:t>
      </w:r>
      <w:r>
        <w:t xml:space="preserve"> = </w:t>
      </w:r>
      <w:r w:rsidR="00307598" w:rsidRPr="00C51FE1">
        <w:rPr>
          <w:u w:val="single"/>
        </w:rPr>
        <w:t>ReportCoC</w:t>
      </w:r>
      <w:r w:rsidR="00307598">
        <w:t xml:space="preserve"> </w:t>
      </w:r>
    </w:p>
    <w:p w14:paraId="1ABD3C0B" w14:textId="70197373" w:rsidR="00B02C0D" w:rsidRDefault="00226539" w:rsidP="00B02C0D">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w:t>
      </w:r>
      <w:r w:rsidR="00DE32C3">
        <w:t xml:space="preserve">0 or </w:t>
      </w:r>
      <w:r w:rsidR="00CA7EE1">
        <w:t>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628575EB" w:rsidR="0098513A" w:rsidRDefault="0098513A" w:rsidP="0098513A">
      <w:pPr>
        <w:spacing w:after="0"/>
      </w:pPr>
      <w:r>
        <w:t>All project records that meet the criteria above should be included</w:t>
      </w:r>
      <w:r w:rsidR="004873DC">
        <w:t xml:space="preserve">. </w:t>
      </w:r>
    </w:p>
    <w:p w14:paraId="797EE2EA" w14:textId="6F44B2AE"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ins w:id="896" w:author="Molly McEvilley" w:date="2024-10-03T09:58:00Z" w16du:dateUtc="2024-10-03T13:58:00Z">
        <w:r w:rsidR="00127EC8">
          <w:t>With the exception of</w:t>
        </w:r>
        <w:r w:rsidR="000D3DC1">
          <w:t xml:space="preserve"> counts of active clients </w:t>
        </w:r>
      </w:ins>
      <w:ins w:id="897" w:author="Molly McEvilley" w:date="2024-10-03T09:59:00Z" w16du:dateUtc="2024-10-03T13:59:00Z">
        <w:r w:rsidR="00AC7589">
          <w:t xml:space="preserve">in Section 9.6 </w:t>
        </w:r>
        <w:r w:rsidR="000D3DC1">
          <w:t xml:space="preserve">when </w:t>
        </w:r>
        <w:r w:rsidR="000D3DC1" w:rsidRPr="00AC7589">
          <w:rPr>
            <w:b/>
            <w:bCs/>
            <w:rPrChange w:id="898" w:author="Molly McEvilley" w:date="2024-10-03T09:59:00Z" w16du:dateUtc="2024-10-03T13:59:00Z">
              <w:rPr/>
            </w:rPrChange>
          </w:rPr>
          <w:t>LSAScope</w:t>
        </w:r>
        <w:r w:rsidR="000D3DC1">
          <w:t xml:space="preserve"> = 3</w:t>
        </w:r>
        <w:r w:rsidR="00AC7589">
          <w:t xml:space="preserve"> (HIC), t</w:t>
        </w:r>
      </w:ins>
      <w:del w:id="899" w:author="Molly McEvilley" w:date="2024-10-03T09:59:00Z" w16du:dateUtc="2024-10-03T13:59:00Z">
        <w:r w:rsidR="00FB6964" w:rsidDel="00AC7589">
          <w:delText>T</w:delText>
        </w:r>
      </w:del>
      <w:r w:rsidR="00FB6964">
        <w:t xml:space="preserve">his is the only context in which data associated with </w:t>
      </w:r>
      <w:ins w:id="900" w:author="Molly McEvilley" w:date="2024-10-03T10:01:00Z" w16du:dateUtc="2024-10-03T14:01:00Z">
        <w:r w:rsidR="00931DA7">
          <w:t xml:space="preserve">ProjectTypes 9 and 10 </w:t>
        </w:r>
      </w:ins>
      <w:del w:id="901" w:author="Molly McEvilley" w:date="2024-10-03T10:01:00Z" w16du:dateUtc="2024-10-03T14:01:00Z">
        <w:r w:rsidR="00FB6964" w:rsidDel="00931DA7">
          <w:delText xml:space="preserve">projects </w:delText>
        </w:r>
      </w:del>
      <w:del w:id="902" w:author="Molly McEvilley" w:date="2024-10-03T10:00:00Z" w16du:dateUtc="2024-10-03T14:00:00Z">
        <w:r w:rsidR="00FB6964" w:rsidDel="000D6891">
          <w:delText xml:space="preserve">of these types </w:delText>
        </w:r>
      </w:del>
      <w:r w:rsidR="00FB6964">
        <w:t>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6ED955F3" w:rsidR="00610FE1" w:rsidRDefault="00610FE1" w:rsidP="00610FE1">
      <w:pPr>
        <w:pStyle w:val="ListParagraph"/>
        <w:numPr>
          <w:ilvl w:val="1"/>
          <w:numId w:val="4"/>
        </w:numPr>
      </w:pPr>
      <w:commentRangeStart w:id="903"/>
      <w:r>
        <w:rPr>
          <w:i/>
          <w:iCs/>
        </w:rPr>
        <w:t xml:space="preserve">OperatingEndDate </w:t>
      </w:r>
      <w:r>
        <w:t>&gt;</w:t>
      </w:r>
      <w:del w:id="904" w:author="Molly McEvilley" w:date="2024-09-25T15:45:00Z" w16du:dateUtc="2024-09-25T19:45:00Z">
        <w:r w:rsidDel="00AF4381">
          <w:delText>=</w:delText>
        </w:r>
      </w:del>
      <w:r>
        <w:t xml:space="preserve"> </w:t>
      </w:r>
      <w:r w:rsidR="005A6BF7">
        <w:rPr>
          <w:u w:val="single"/>
        </w:rPr>
        <w:t>LookbackDate</w:t>
      </w:r>
      <w:r>
        <w:t xml:space="preserve"> </w:t>
      </w:r>
      <w:commentRangeEnd w:id="903"/>
      <w:r w:rsidR="000E59A2">
        <w:rPr>
          <w:rStyle w:val="CommentReference"/>
          <w:rFonts w:eastAsiaTheme="minorHAnsi" w:cstheme="minorBidi"/>
        </w:rPr>
        <w:commentReference w:id="903"/>
      </w:r>
      <w:r>
        <w:t xml:space="preserve">and &gt; </w:t>
      </w:r>
      <w:r>
        <w:rPr>
          <w:i/>
          <w:iCs/>
        </w:rPr>
        <w:t>OperatingStartDate</w:t>
      </w:r>
      <w:r>
        <w:t xml:space="preserve"> </w:t>
      </w:r>
    </w:p>
    <w:p w14:paraId="491CCD00" w14:textId="77777777" w:rsidR="007A65FE" w:rsidRDefault="007A65FE" w:rsidP="00672757">
      <w:pPr>
        <w:pStyle w:val="ListParagraph"/>
        <w:numPr>
          <w:ilvl w:val="0"/>
          <w:numId w:val="4"/>
        </w:numPr>
      </w:pPr>
      <w:r>
        <w:t>ProjectCoC.</w:t>
      </w:r>
      <w:r w:rsidRPr="0060237C">
        <w:rPr>
          <w:i/>
        </w:rPr>
        <w:t>CoCCode</w:t>
      </w:r>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r w:rsidR="008B29F3">
        <w:t xml:space="preserve">user-selected </w:t>
      </w:r>
      <w:r w:rsidR="007552CB" w:rsidRPr="00C51FE1">
        <w:rPr>
          <w:i/>
        </w:rPr>
        <w:t>ProjectID</w:t>
      </w:r>
      <w:r w:rsidR="007552CB">
        <w:t>s</w:t>
      </w:r>
      <w:r w:rsidR="00F318EF">
        <w:t>]</w:t>
      </w:r>
      <w:r w:rsidR="00C6509A">
        <w:t xml:space="preserve"> </w:t>
      </w:r>
    </w:p>
    <w:p w14:paraId="346F5CAE" w14:textId="3ABEE8CA" w:rsidR="00FD3E53" w:rsidRPr="00F36BA3" w:rsidRDefault="00FD3E53" w:rsidP="00672757">
      <w:pPr>
        <w:pStyle w:val="ListParagraph"/>
        <w:numPr>
          <w:ilvl w:val="1"/>
          <w:numId w:val="4"/>
        </w:numPr>
        <w:ind w:left="1080"/>
      </w:pPr>
      <w:commentRangeStart w:id="905"/>
      <w:r w:rsidRPr="00F36BA3">
        <w:t xml:space="preserve">Section </w:t>
      </w:r>
      <w:del w:id="906" w:author="Molly McEvilley" w:date="2024-09-01T08:42:00Z" w16du:dateUtc="2024-09-01T12:42:00Z">
        <w:r w:rsidRPr="00F36BA3" w:rsidDel="006B76B3">
          <w:delText>2</w:delText>
        </w:r>
      </w:del>
      <w:ins w:id="907" w:author="Molly McEvilley" w:date="2024-09-01T08:42:00Z" w16du:dateUtc="2024-09-01T12:42:00Z">
        <w:r w:rsidR="006B76B3">
          <w:t>3</w:t>
        </w:r>
      </w:ins>
      <w:r w:rsidRPr="00F36BA3">
        <w:t xml:space="preserve">.1 </w:t>
      </w:r>
      <w:commentRangeEnd w:id="905"/>
      <w:r w:rsidR="00991476">
        <w:rPr>
          <w:rStyle w:val="CommentReference"/>
          <w:rFonts w:eastAsiaTheme="minorHAnsi" w:cstheme="minorBidi"/>
        </w:rPr>
        <w:commentReference w:id="905"/>
      </w:r>
      <w:r w:rsidRPr="00F36BA3">
        <w:t xml:space="preserve">requires that the projects available to a user for selection </w:t>
      </w:r>
      <w:r w:rsidR="0098513A">
        <w:t xml:space="preserve">when entering report parameters </w:t>
      </w:r>
      <w:r w:rsidRPr="00F36BA3">
        <w:t xml:space="preserve">must be limited to </w:t>
      </w:r>
      <w:r w:rsidRPr="0098513A">
        <w:rPr>
          <w:i/>
        </w:rPr>
        <w:t>ProjectType</w:t>
      </w:r>
      <w:r w:rsidRPr="00F36BA3">
        <w:t>s ES (</w:t>
      </w:r>
      <w:r w:rsidR="00CF5282">
        <w:t xml:space="preserve">0 or </w:t>
      </w:r>
      <w:r w:rsidRPr="00F36BA3">
        <w:t xml:space="preserve">1), SH (8), TH (2), RRH (13), and PSH (3), so records for other project types are never included when </w:t>
      </w:r>
      <w:r w:rsidRPr="00312D88">
        <w:rPr>
          <w:b/>
          <w:bCs/>
        </w:rPr>
        <w:t>LSAScope</w:t>
      </w:r>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r w:rsidRPr="00DC6F91">
        <w:rPr>
          <w:i/>
          <w:iCs/>
        </w:rPr>
        <w:t>HousingType</w:t>
      </w:r>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5DEA7F2E" w:rsidR="006623E2" w:rsidRDefault="00793815">
      <w:pPr>
        <w:rPr>
          <w:ins w:id="908" w:author="Molly McEvilley" w:date="2024-08-21T09:41:00Z" w16du:dateUtc="2024-08-21T13:41:00Z"/>
        </w:rPr>
      </w:pPr>
      <w:r w:rsidRPr="00B6325C">
        <w:rPr>
          <w:b/>
        </w:rPr>
        <w:t>ProjectCommonName</w:t>
      </w:r>
      <w:r>
        <w:t xml:space="preserve">, </w:t>
      </w:r>
      <w:r w:rsidRPr="00B6325C">
        <w:rPr>
          <w:b/>
        </w:rPr>
        <w:t>PITCount</w:t>
      </w:r>
      <w:r>
        <w:t xml:space="preserve">, and </w:t>
      </w:r>
      <w:r w:rsidRPr="00B6325C">
        <w:rPr>
          <w:b/>
        </w:rPr>
        <w:t>UserID</w:t>
      </w:r>
      <w:r>
        <w:t xml:space="preserve"> may be exported as </w:t>
      </w:r>
      <w:r w:rsidR="00143E83">
        <w:t>NULL</w:t>
      </w:r>
      <w:ins w:id="909" w:author="Molly McEvilley" w:date="2024-08-21T09:56:00Z" w16du:dateUtc="2024-08-21T13:56:00Z">
        <w:r w:rsidR="009F5B0C">
          <w:t>.</w:t>
        </w:r>
      </w:ins>
      <w:del w:id="910" w:author="Molly McEvilley" w:date="2024-08-21T09:57:00Z" w16du:dateUtc="2024-08-21T13:57:00Z">
        <w:r w:rsidDel="009F5B0C">
          <w:delText xml:space="preserve">; </w:delText>
        </w:r>
        <w:r w:rsidR="004B42EE" w:rsidDel="009F5B0C">
          <w:delText>regardless of their values</w:delText>
        </w:r>
      </w:del>
      <w:del w:id="911" w:author="Molly McEvilley" w:date="2024-08-21T09:41:00Z" w16du:dateUtc="2024-08-21T13:41:00Z">
        <w:r w:rsidR="004B42EE" w:rsidDel="00ED24FF">
          <w:delText>, they will not be imported into the HDX</w:delText>
        </w:r>
        <w:r w:rsidR="00A26CE6" w:rsidDel="00ED24FF">
          <w:delText xml:space="preserve"> 2.0</w:delText>
        </w:r>
      </w:del>
      <w:del w:id="912" w:author="Molly McEvilley" w:date="2024-09-25T15:47:00Z" w16du:dateUtc="2024-09-25T19:47:00Z">
        <w:r w:rsidR="004B42EE" w:rsidDel="007F69F6">
          <w:delText>.</w:delText>
        </w:r>
      </w:del>
    </w:p>
    <w:p w14:paraId="785EE89A" w14:textId="272DCE0D" w:rsidR="00ED24FF" w:rsidRDefault="00ED24FF" w:rsidP="00ED24FF">
      <w:pPr>
        <w:pStyle w:val="Heading4"/>
        <w:rPr>
          <w:ins w:id="913" w:author="Molly McEvilley" w:date="2024-08-21T09:42:00Z" w16du:dateUtc="2024-08-21T13:42:00Z"/>
        </w:rPr>
      </w:pPr>
      <w:ins w:id="914" w:author="Molly McEvilley" w:date="2024-08-21T09:41:00Z" w16du:dateUtc="2024-08-21T13:41:00Z">
        <w:r>
          <w:t>PIT</w:t>
        </w:r>
      </w:ins>
      <w:ins w:id="915" w:author="Molly McEvilley" w:date="2024-08-21T09:42:00Z" w16du:dateUtc="2024-08-21T13:42:00Z">
        <w:r>
          <w:t>Count</w:t>
        </w:r>
      </w:ins>
    </w:p>
    <w:p w14:paraId="5B107DA0" w14:textId="1E681282" w:rsidR="00A6301F" w:rsidRDefault="00E069B4" w:rsidP="007611EF">
      <w:pPr>
        <w:rPr>
          <w:ins w:id="916" w:author="Molly McEvilley" w:date="2024-08-21T09:47:00Z" w16du:dateUtc="2024-08-21T13:47:00Z"/>
        </w:rPr>
      </w:pPr>
      <w:ins w:id="917" w:author="Molly McEvilley" w:date="2024-08-21T09:43:00Z" w16du:dateUtc="2024-08-21T13:43:00Z">
        <w:r>
          <w:t xml:space="preserve">There is no requirement for an HMIS to collect </w:t>
        </w:r>
        <w:r w:rsidR="00DB1863">
          <w:t>point-in-time counts for non-participating projects</w:t>
        </w:r>
      </w:ins>
      <w:ins w:id="918" w:author="Molly McEvilley" w:date="2024-08-21T09:45:00Z" w16du:dateUtc="2024-08-21T13:45:00Z">
        <w:r w:rsidR="006910FE">
          <w:t>, nor is there an HMIS data element defined for this purpose</w:t>
        </w:r>
      </w:ins>
      <w:ins w:id="919" w:author="Molly McEvilley" w:date="2024-08-21T09:43:00Z" w16du:dateUtc="2024-08-21T13:43:00Z">
        <w:r w:rsidR="00DB1863">
          <w:t xml:space="preserve">. As such, </w:t>
        </w:r>
      </w:ins>
      <w:ins w:id="920" w:author="Molly McEvilley" w:date="2024-08-21T10:03:00Z" w16du:dateUtc="2024-08-21T14:03:00Z">
        <w:r w:rsidR="00667C19">
          <w:t xml:space="preserve">users generally enter </w:t>
        </w:r>
        <w:r w:rsidR="002057CA">
          <w:t xml:space="preserve">these counts </w:t>
        </w:r>
        <w:r w:rsidR="00667C19">
          <w:t>directly into the H</w:t>
        </w:r>
      </w:ins>
      <w:ins w:id="921" w:author="Molly McEvilley" w:date="2024-08-21T10:04:00Z" w16du:dateUtc="2024-08-21T14:04:00Z">
        <w:r w:rsidR="00667C19">
          <w:t>DX for the HIC</w:t>
        </w:r>
        <w:r w:rsidR="00036B91">
          <w:t xml:space="preserve"> and</w:t>
        </w:r>
      </w:ins>
      <w:ins w:id="922" w:author="Molly McEvilley" w:date="2024-08-21T10:05:00Z" w16du:dateUtc="2024-08-21T14:05:00Z">
        <w:r w:rsidR="007713A7">
          <w:t>, as noted above,</w:t>
        </w:r>
      </w:ins>
      <w:ins w:id="923" w:author="Molly McEvilley" w:date="2024-08-21T10:04:00Z" w16du:dateUtc="2024-08-21T14:04:00Z">
        <w:r w:rsidR="00036B91">
          <w:t xml:space="preserve"> the value of t</w:t>
        </w:r>
      </w:ins>
      <w:ins w:id="924" w:author="Molly McEvilley" w:date="2024-08-21T09:43:00Z" w16du:dateUtc="2024-08-21T13:43:00Z">
        <w:r w:rsidR="00DB1863">
          <w:t>hi</w:t>
        </w:r>
      </w:ins>
      <w:ins w:id="925" w:author="Molly McEvilley" w:date="2024-08-21T09:44:00Z" w16du:dateUtc="2024-08-21T13:44:00Z">
        <w:r w:rsidR="00DB1863">
          <w:t xml:space="preserve">s column may </w:t>
        </w:r>
      </w:ins>
      <w:ins w:id="926" w:author="Molly McEvilley" w:date="2024-08-21T09:46:00Z" w16du:dateUtc="2024-08-21T13:46:00Z">
        <w:r w:rsidR="002E1FE7">
          <w:t>always be NULL</w:t>
        </w:r>
      </w:ins>
      <w:ins w:id="927" w:author="Molly McEvilley" w:date="2024-08-21T10:01:00Z" w16du:dateUtc="2024-08-21T14:01:00Z">
        <w:r w:rsidR="00F80B6C">
          <w:t>.</w:t>
        </w:r>
      </w:ins>
    </w:p>
    <w:p w14:paraId="65439915" w14:textId="1CAB2328" w:rsidR="00ED24FF" w:rsidRPr="00ED24FF" w:rsidRDefault="00F80B6C" w:rsidP="007611EF">
      <w:ins w:id="928" w:author="Molly McEvilley" w:date="2024-08-21T10:02:00Z" w16du:dateUtc="2024-08-21T14:02:00Z">
        <w:r>
          <w:lastRenderedPageBreak/>
          <w:t>However, i</w:t>
        </w:r>
      </w:ins>
      <w:ins w:id="929" w:author="Molly McEvilley" w:date="2024-08-21T09:46:00Z" w16du:dateUtc="2024-08-21T13:46:00Z">
        <w:r w:rsidR="00607D08">
          <w:t xml:space="preserve">n systems that do </w:t>
        </w:r>
      </w:ins>
      <w:ins w:id="930" w:author="Molly McEvilley" w:date="2024-08-21T09:47:00Z" w16du:dateUtc="2024-08-21T13:47:00Z">
        <w:r w:rsidR="00607D08">
          <w:t xml:space="preserve">allow </w:t>
        </w:r>
        <w:r w:rsidR="00A6301F">
          <w:t xml:space="preserve">manual entry of point-in-time counts for non-participating projects, </w:t>
        </w:r>
      </w:ins>
      <w:ins w:id="931" w:author="Molly McEvilley" w:date="2024-08-21T10:00:00Z" w16du:dateUtc="2024-08-21T14:00:00Z">
        <w:r w:rsidR="00021382">
          <w:t>if the</w:t>
        </w:r>
      </w:ins>
      <w:ins w:id="932" w:author="Molly McEvilley" w:date="2024-08-21T09:47:00Z" w16du:dateUtc="2024-08-21T13:47:00Z">
        <w:r w:rsidR="00A6301F">
          <w:t xml:space="preserve"> </w:t>
        </w:r>
        <w:r w:rsidR="00A6301F" w:rsidRPr="00B8415A">
          <w:rPr>
            <w:b/>
            <w:bCs/>
          </w:rPr>
          <w:t>PITCount</w:t>
        </w:r>
        <w:r w:rsidR="00A6301F">
          <w:t xml:space="preserve"> column </w:t>
        </w:r>
      </w:ins>
      <w:ins w:id="933" w:author="Molly McEvilley" w:date="2024-08-21T10:00:00Z" w16du:dateUtc="2024-08-21T14:00:00Z">
        <w:r w:rsidR="00021382">
          <w:t xml:space="preserve">includes a value, </w:t>
        </w:r>
      </w:ins>
      <w:ins w:id="934" w:author="Molly McEvilley" w:date="2024-08-21T09:59:00Z" w16du:dateUtc="2024-08-21T13:59:00Z">
        <w:r w:rsidR="00791251">
          <w:t xml:space="preserve">the </w:t>
        </w:r>
      </w:ins>
      <w:ins w:id="935" w:author="Molly McEvilley" w:date="2024-08-21T09:50:00Z" w16du:dateUtc="2024-08-21T13:50:00Z">
        <w:r w:rsidR="00D52841">
          <w:t xml:space="preserve">HDX </w:t>
        </w:r>
      </w:ins>
      <w:ins w:id="936" w:author="Molly McEvilley" w:date="2024-08-21T09:49:00Z" w16du:dateUtc="2024-08-21T13:49:00Z">
        <w:r w:rsidR="00951C95">
          <w:t xml:space="preserve">will </w:t>
        </w:r>
      </w:ins>
      <w:ins w:id="937" w:author="Molly McEvilley" w:date="2024-08-21T09:50:00Z" w16du:dateUtc="2024-08-21T13:50:00Z">
        <w:r w:rsidR="00D52841">
          <w:t xml:space="preserve">incorporate </w:t>
        </w:r>
      </w:ins>
      <w:ins w:id="938" w:author="Molly McEvilley" w:date="2024-08-21T10:05:00Z" w16du:dateUtc="2024-08-21T14:05:00Z">
        <w:r w:rsidR="0079210B">
          <w:t xml:space="preserve">it </w:t>
        </w:r>
      </w:ins>
      <w:ins w:id="939" w:author="Molly McEvilley" w:date="2024-08-21T09:50:00Z" w16du:dateUtc="2024-08-21T13:50:00Z">
        <w:r w:rsidR="00DE4BDE">
          <w:t>i</w:t>
        </w:r>
      </w:ins>
      <w:ins w:id="940" w:author="Molly McEvilley" w:date="2024-08-21T10:00:00Z" w16du:dateUtc="2024-08-21T14:00:00Z">
        <w:r w:rsidR="001E2B06">
          <w:t xml:space="preserve">nto the </w:t>
        </w:r>
      </w:ins>
      <w:ins w:id="941" w:author="Molly McEvilley" w:date="2024-08-21T09:59:00Z" w16du:dateUtc="2024-08-21T13:59:00Z">
        <w:r w:rsidR="00791251">
          <w:t>HIC</w:t>
        </w:r>
      </w:ins>
      <w:ins w:id="942" w:author="Molly McEvilley" w:date="2024-08-21T10:01:00Z" w16du:dateUtc="2024-08-21T14:01:00Z">
        <w:r w:rsidR="001E2B06">
          <w:t xml:space="preserve">. </w:t>
        </w:r>
      </w:ins>
    </w:p>
    <w:p w14:paraId="3017432E" w14:textId="25E48EB5" w:rsidR="004A469A" w:rsidRDefault="00043B56" w:rsidP="0088191A">
      <w:pPr>
        <w:pStyle w:val="Heading2"/>
      </w:pPr>
      <w:bookmarkStart w:id="943" w:name="_Toc29188011"/>
      <w:bookmarkStart w:id="944" w:name="_Toc29188013"/>
      <w:bookmarkStart w:id="945" w:name="_Get_Organization.csv_Records"/>
      <w:bookmarkStart w:id="946" w:name="_Toc37849754"/>
      <w:bookmarkStart w:id="947" w:name="_Toc175057065"/>
      <w:bookmarkEnd w:id="943"/>
      <w:bookmarkEnd w:id="944"/>
      <w:bookmarkEnd w:id="945"/>
      <w:r>
        <w:t xml:space="preserve">Get </w:t>
      </w:r>
      <w:r w:rsidR="004A469A">
        <w:t>Organization.csv Records / lsa_Organization</w:t>
      </w:r>
      <w:bookmarkEnd w:id="946"/>
      <w:bookmarkEnd w:id="947"/>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74485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74485755" o:spid="_x0000_s1176"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CHtMgQAAGcQAAAOAAAAZHJzL2Uyb0RvYy54bWzsWF2PmzgUfV+p/8HyeydAgEA0TNVJJqOV&#10;2t1Knf0BjjEfLdjUdkLSX7/XNiST+Wir2W6kSs0DMti+XJ97fHzI5Ztd26Atk6oWPMP+hYcR41Tk&#10;NS8z/M/d6nWCkdKE56QRnGV4zxR+c/Xqj8u+m7NAVKLJmUQQhKt532W40rqbTyaKVqwl6kJ0jENn&#10;IWRLNNzKcpJL0kP0tpkEnhdPeiHzTgrKlIKnS9eJr2z8omBU/10UimnUZBhy0/Yq7XVtrpOrSzIv&#10;Jemqmg5pkBdk0ZKaw0sPoZZEE7SR9aNQbU2lUKLQF1S0E1EUNWV2DbAa33uwmlspNp1dSznvy+4A&#10;E0D7AKcXh6V/bW9l97H7IF320Hwn6GcFuEz6rpzf7zf3pRuM1v17kUM9yUYLu/BdIVsTApaEdhbf&#10;/QFfttOIwsMw9pM0hTJQ6JvG0SweCkArqJKZ5nvTOI19jGCA76V+moauRLS6OQZJg2MI0z0hc/d6&#10;m/KQoqEAcEodYVP/DbaPFemYrYYysHyQqM4zPAvDJJpFMUactADIWwDEjkShb3IzScDoEWHl4EVc&#10;LCrCS/ZWStFXjOSQnB0PS7g3wdwoKM538fa9KIh9gPYhcCP2fpB4R9iSE9jIvJNK3zLRItPIcNGI&#10;HvKT+j0pOdM1Xdbqsy0z2b5T2kE+zjFVV6Kp81XdNPZGlutFI9GWwKZbrm6uV7PhdSfDGo76DMfT&#10;yLORT/rU/RDRdXq9jJ4KAfuD55ANmRsIb4a2JnXj2kCMhptuZqVgSH0E1RVH79Y7V8l0rNda5HvA&#10;XAonFyBv0KiE/IpRD1KRYfVlQyTDqPmTQ92MrowNOTbWY4NwClMzrDFyzYV2+rPpZF1WENm36+fC&#10;UKeoLbomRZeF3YeWx+cl9OwJQgcjQGch9IkSBGFktweUctAB308SSNJISTALpwM9RhkayfmQ0EtB&#10;Ny3j+mVkXi1uomX8FBN/mMyr6NpPxmxPON/WGo7Cpm4znHjmZ97zU5id2FBHTv1kZlMtfy1ugyd5&#10;JNa2JAais3B75gcxHBlOrH9z2/D8haqdHE7Z/0W1fzlup09w23qogdsL7qwe3fHB6h28iLUtd/sO&#10;XMyJFXFTzPwftCJhkoSwxxy7p0lg99ZRuaezeHAiVpcO7u2RDaEbuWX5QnAOPl7I6VG0DWHKfNjF&#10;JP8EjrFoG3Du4DlQNIonRLZ+xTrE8UQwU7kwXsXK6zeFe68OPga+OXLR38HpA8c+URo64OS3P5tW&#10;s2nBETvPMyg3PDK21tqgcaXKhrQJnYj/N50M0rYoWtZgGRvwHeCbWpZDIgw+ukzLObLveh23Rcxg&#10;U03wxmf1FOD2H+uu9XVn5GYchT6w7zluRkkUOlMxVuwZR6G0JMa+HdjpXNwz/vg34Q6Es99o8DVr&#10;98Dw5W0+l+/fW4Ie/x+4+hcAAP//AwBQSwMEFAAGAAgAAAAhADxu4aHdAAAABAEAAA8AAABkcnMv&#10;ZG93bnJldi54bWxMj0FrwkAQhe+F/odlCt7qJlpNSbMRkbYnKVQF6W3MjkkwOxuyaxL/fbe9tJeB&#10;x3u89022Gk0jeupcbVlBPI1AEBdW11wqOOzfHp9BOI+ssbFMCm7kYJXf32WYajvwJ/U7X4pQwi5F&#10;BZX3bSqlKyoy6Ka2JQ7e2XYGfZBdKXWHQyg3jZxF0VIarDksVNjSpqLisrsaBe8DDut5/NpvL+fN&#10;7Wu/+DhuY1Jq8jCuX0B4Gv1fGH7wAzrkgelkr6ydaBSER/zvDV4yS55AnBQskiXIPJP/4fNvAAAA&#10;//8DAFBLAQItABQABgAIAAAAIQC2gziS/gAAAOEBAAATAAAAAAAAAAAAAAAAAAAAAABbQ29udGVu&#10;dF9UeXBlc10ueG1sUEsBAi0AFAAGAAgAAAAhADj9If/WAAAAlAEAAAsAAAAAAAAAAAAAAAAALwEA&#10;AF9yZWxzLy5yZWxzUEsBAi0AFAAGAAgAAAAhAGlEIe0yBAAAZxAAAA4AAAAAAAAAAAAAAAAALgIA&#10;AGRycy9lMm9Eb2MueG1sUEsBAi0AFAAGAAgAAAAhADxu4aHdAAAABAEAAA8AAAAAAAAAAAAAAAAA&#10;jAYAAGRycy9kb3ducmV2LnhtbFBLBQYAAAAABAAEAPMAAACWBwAAAAA=&#10;">
                <v:shape id="AutoShape 41" o:spid="_x0000_s1177"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8"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79"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0"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1"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r w:rsidRPr="00BB238D">
              <w:t>OrganizationID</w:t>
            </w:r>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r>
              <w:t>OrganizationID</w:t>
            </w:r>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r w:rsidRPr="004A469A">
              <w:t>OrganizationName</w:t>
            </w:r>
          </w:p>
        </w:tc>
        <w:tc>
          <w:tcPr>
            <w:tcW w:w="6696" w:type="dxa"/>
          </w:tcPr>
          <w:p w14:paraId="1DE63998" w14:textId="3509A6E4"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Truncate HMIS value in export if &gt;</w:t>
            </w:r>
            <w:r w:rsidR="64D7ABA6">
              <w:t>200</w:t>
            </w:r>
            <w:r>
              <w:t xml:space="preserve"> characters </w:t>
            </w:r>
          </w:p>
        </w:tc>
      </w:tr>
      <w:tr w:rsidR="00BB238D" w:rsidRPr="009C3437" w14:paraId="4E32259B"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r w:rsidRPr="00AC4B8C">
              <w:t>VictimServiceProvider</w:t>
            </w:r>
          </w:p>
        </w:tc>
        <w:tc>
          <w:tcPr>
            <w:tcW w:w="6696" w:type="dxa"/>
            <w:shd w:val="clear" w:color="auto" w:fill="auto"/>
          </w:tcPr>
          <w:p w14:paraId="6B2A3B4F" w14:textId="2271253A" w:rsidR="00BB238D" w:rsidRPr="009C3437" w:rsidRDefault="00506715" w:rsidP="00BB238D">
            <w:pPr>
              <w:pStyle w:val="NoSpacing"/>
              <w:cnfStyle w:val="000000100000" w:firstRow="0" w:lastRow="0" w:firstColumn="0" w:lastColumn="0" w:oddVBand="0" w:evenVBand="0" w:oddHBand="1" w:evenHBand="0" w:firstRowFirstColumn="0" w:firstRowLastColumn="0" w:lastRowFirstColumn="0" w:lastRowLastColumn="0"/>
            </w:pPr>
            <w:r>
              <w:t>Must be in (0,1)</w:t>
            </w:r>
            <w:r w:rsidR="00D007B4">
              <w:t xml:space="preserve"> – there must be a valid response in this column</w:t>
            </w:r>
          </w:p>
        </w:tc>
      </w:tr>
      <w:tr w:rsidR="00BB238D" w:rsidRPr="009C3437" w14:paraId="4FA07EF7"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r w:rsidRPr="002D2B2B">
              <w:t>OrganizationCommonName</w:t>
            </w:r>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5F4836">
              <w:rPr>
                <w:b/>
                <w:bCs/>
              </w:rPr>
              <w:t>ReportID</w:t>
            </w:r>
          </w:p>
        </w:tc>
      </w:tr>
    </w:tbl>
    <w:p w14:paraId="2D913DB5" w14:textId="77777777" w:rsidR="004A469A" w:rsidRPr="006C26B8" w:rsidRDefault="004A469A" w:rsidP="006A3016">
      <w:pPr>
        <w:pStyle w:val="Heading3"/>
      </w:pPr>
      <w:r w:rsidRPr="006C26B8">
        <w:t>Logic</w:t>
      </w:r>
    </w:p>
    <w:p w14:paraId="5B32F218" w14:textId="77777777" w:rsidR="002D5FDD" w:rsidRDefault="002D5FDD" w:rsidP="004A469A">
      <w:r>
        <w:t>Export all Organization records where:</w:t>
      </w:r>
    </w:p>
    <w:p w14:paraId="08899F40" w14:textId="310BF8A5" w:rsidR="002D5FDD" w:rsidRDefault="002D5FDD" w:rsidP="002D5FDD">
      <w:pPr>
        <w:pStyle w:val="ListParagraph"/>
        <w:numPr>
          <w:ilvl w:val="0"/>
          <w:numId w:val="4"/>
        </w:numPr>
      </w:pPr>
      <w:r>
        <w:t>OrganizationID = lsa_Project.</w:t>
      </w:r>
      <w:r>
        <w:rPr>
          <w:b/>
          <w:bCs/>
        </w:rPr>
        <w:t>Organization</w:t>
      </w:r>
      <w:r w:rsidRPr="006E6892">
        <w:rPr>
          <w:b/>
          <w:bCs/>
        </w:rPr>
        <w:t>ID</w:t>
      </w:r>
    </w:p>
    <w:p w14:paraId="5D147144" w14:textId="33E8B50D" w:rsidR="002D5FDD" w:rsidRPr="00577A54" w:rsidRDefault="002D5FDD" w:rsidP="004A469A">
      <w:r>
        <w:t>Validation for Organization.csv will require</w:t>
      </w:r>
      <w:r w:rsidR="00012D36">
        <w:t xml:space="preserve"> exactly </w:t>
      </w:r>
      <w:r w:rsidR="004A469A" w:rsidRPr="00577A54">
        <w:t xml:space="preserve">one record for every </w:t>
      </w:r>
      <w:r w:rsidR="004A469A" w:rsidRPr="005D0E7C">
        <w:rPr>
          <w:i/>
        </w:rPr>
        <w:t>OrganizationID</w:t>
      </w:r>
      <w:r w:rsidR="004A469A" w:rsidRPr="00577A54">
        <w:t xml:space="preserve"> included in Project.csv</w:t>
      </w:r>
      <w:r w:rsidR="009B4418">
        <w:t xml:space="preserve">. </w:t>
      </w:r>
      <w:r>
        <w:t xml:space="preserve">CoCs will be required to make corrections in HMIS </w:t>
      </w:r>
      <w:r w:rsidR="001E3A66">
        <w:t>if</w:t>
      </w:r>
      <w:r>
        <w:t xml:space="preserve"> this is not the case.</w:t>
      </w:r>
    </w:p>
    <w:p w14:paraId="50F3433E" w14:textId="77777777" w:rsidR="00F3640F" w:rsidRPr="00A6584A" w:rsidRDefault="00F3640F" w:rsidP="00F3640F">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r w:rsidRPr="0021216F">
        <w:rPr>
          <w:b/>
        </w:rPr>
        <w:t>OrganizationCommonName</w:t>
      </w:r>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948" w:name="_Get_Funder.csv_Records"/>
      <w:bookmarkStart w:id="949" w:name="_Toc510893841"/>
      <w:bookmarkStart w:id="950" w:name="_Toc37849755"/>
      <w:bookmarkStart w:id="951" w:name="_Toc175057066"/>
      <w:bookmarkEnd w:id="948"/>
      <w:r w:rsidRPr="006C26B8">
        <w:lastRenderedPageBreak/>
        <w:t>Get Funder.csv Records / lsa_Funder</w:t>
      </w:r>
      <w:bookmarkEnd w:id="949"/>
      <w:bookmarkEnd w:id="950"/>
      <w:bookmarkEnd w:id="951"/>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2"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ye29AQAAOQXAAAOAAAAZHJzL2Uyb0RvYy54bWzsWNtu4zYQfS/QfyD03liSdbMRZ7Gxk6DA&#10;brvAXt5piZLVSKRK0pHTr+9wKMlWLt00m3UviB8MUqRG5OHhzJw5fbOrK3LDpCoFXzjeiesQxlOR&#10;lbxYOJ8/Xf6UOERpyjNaCc4Wzi1TzpuzH384bZs588VGVBmTBIxwNW+bhbPRuplPJirdsJqqE9Ew&#10;DoO5kDXV0JXFJJO0Bet1NfFdN5q0QmaNFClTCp6u7KBzhvbznKX61zxXTJNq4cDaNP5L/F+b/8nZ&#10;KZ0XkjabMu2WQZ+xipqWHD46mFpRTclWlvdM1WUqhRK5PklFPRF5XqYM9wC78dw7u7mSYtvgXop5&#10;WzQDTADtHZyebTb95eZKNh+bD9KuHprvRHqtAJdJ2xTzw3HTL+xksm7fiwzOk261wI3vclkbE7Al&#10;skN8bwd82U6TFB4GceL6CRxDCmNR6EPXHkC6gVMyr3nuNJpFnkNggue5gR+G/YyLAyPBYCIxwxM6&#10;t5/HJXdLNBQATqk9bOrbYPu4oQ3D01AGlg+SlNnCiYMgCePIdwinNQDyFgDBmSTwcHdmFTC9h1hZ&#10;fAkXyw3lBXsrpWg3jGawOg83M3rBdBSczlcB99zYT2K4bRa5yAsQGjrvwfe8JIktbn4cTEe40Xkj&#10;lb5ioiamsXDySrSwPqlXIt3WjGs8Y3rzTmmLdz/fHLkSVZldllWFHVmsl5UkNxRu3OXyIlxF3adG&#10;0ypOWuDANHTR8mhMjUyE517Sr3Y0rS41uI6qrBdO4pqf+Q6dGywveIZtTcvKtoEiFTfDDJ1Ct48e&#10;XcsVvVvv8EwT35gyg2uR3QL4UljHAY4OGhsh/3BIC05j4ajft1Qyh1Q/czhA42H6huwb675BeQqv&#10;LpxUS4fYzlJbX7RtZFlswLaHcHBhaJSXCPZ+HXgnkdPHJff0IXIjWc3ajkLuMJj5gO6j5Aa3Al7D&#10;+JVpFI6dwuPkfk8LznSZrkp1/TyCry4vzi/jbyJ4eD47X6GXA46OCA7ev+PxS3Aa79CeSy/Maf0S&#10;jO7CiyE3Rp6xiwWnb10shkVwr90tHQcpE4JfKog9Go0Gn+q7s452EM5m1gH9nWDmgYF9PBzz9p8L&#10;ZmGP9GEwG/hzlPs+jb0IlnE3DRiAHwWzoLuAfQ7SB6fXYJZBbER0vtvF/88Fs+ghcg8YHYfchzlu&#10;4gYYSl8ztedkahg4/93k3vvx42ZtkOzflyQDXkD0JbeqL93xTvUNqgQVzKfbBgRNR06llzt+qHjA&#10;O5cZSDaMC0Bent2ZAFkjTsAwDSBgpmi/aTpPVDXBzA1BXNlAEEY+Jlv7uxImEWgek/f5RktYcfJI&#10;HEi38oZlS8E5lAWEnO5TPiMMiqyDi2a/QUzP6woKAaBiSNhrC8jPUAGh4OxjjHmVC6N+UHH8pa4x&#10;RQ02iKPs2ib71bYGLW0FU6dh4JERxKih+k1hScS8jZ9/eqJINB6jliXIzQqkCuiummUgWRhUbEzL&#10;gvZVeWS1kJlsjg+E9XHpDMd8n86oLUfUovPn0RnCwneiM8mrsvnSS7uuPgK1jSQBid4RO57Fd4gd&#10;gZ63xPaCaS8PXoltrlun6v8vxJ49RGxkw4sQu3fDmOI85KeBZsj8UfXpKX76EWJHcewPFbw4BNmO&#10;nrFP3UMv7MpQATSs73nl9ZF4jbkIlJIxhnRlb1OrPuyjg98X58/+BAAA//8DAFBLAwQUAAYACAAA&#10;ACEAvoKoz9sAAAAFAQAADwAAAGRycy9kb3ducmV2LnhtbEyPQUvDQBCF74L/YRnBm92kUpWYTSlF&#10;PRXBVhBv0+w0Cc3Ohuw2Sf+9oxd7GWZ4jzffy5eTa9VAfWg8G0hnCSji0tuGKwOfu9e7J1AhIlts&#10;PZOBMwVYFtdXOWbWj/xBwzZWSkI4ZGigjrHLtA5lTQ7DzHfEoh187zDK2Vfa9jhKuGv1PEketMOG&#10;5UONHa1rKo/bkzPwNuK4uk9fhs3xsD5/7xbvX5uUjLm9mVbPoCJN8d8Mv/iCDoUw7f2JbVCtASkS&#10;/6Zoj4u51NiLKZFFF7m+pC9+AAAA//8DAFBLAQItABQABgAIAAAAIQC2gziS/gAAAOEBAAATAAAA&#10;AAAAAAAAAAAAAAAAAABbQ29udGVudF9UeXBlc10ueG1sUEsBAi0AFAAGAAgAAAAhADj9If/WAAAA&#10;lAEAAAsAAAAAAAAAAAAAAAAALwEAAF9yZWxzLy5yZWxzUEsBAi0AFAAGAAgAAAAhANfLJ7b0BAAA&#10;5BcAAA4AAAAAAAAAAAAAAAAALgIAAGRycy9lMm9Eb2MueG1sUEsBAi0AFAAGAAgAAAAhAL6CqM/b&#10;AAAABQEAAA8AAAAAAAAAAAAAAAAATgcAAGRycy9kb3ducmV2LnhtbFBLBQYAAAAABAAEAPMAAABW&#10;CAAAAAA=&#10;">
                <v:shape id="AutoShape 410" o:spid="_x0000_s1183"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4"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5"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6"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7"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8"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9"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0"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pPr>
      <w:r w:rsidRPr="006A3016">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r w:rsidRPr="004A469A">
              <w:t>FunderID</w:t>
            </w:r>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r>
              <w:t>OtherFunder</w:t>
            </w:r>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r w:rsidRPr="002D2B2B">
              <w:t>GrantID</w:t>
            </w:r>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5F4836">
              <w:rPr>
                <w:b/>
                <w:bCs/>
              </w:rPr>
              <w:t>ReportID</w:t>
            </w:r>
          </w:p>
        </w:tc>
      </w:tr>
    </w:tbl>
    <w:p w14:paraId="32408D91" w14:textId="77777777" w:rsidR="004A469A" w:rsidRPr="006C26B8" w:rsidRDefault="004A469A" w:rsidP="006A3016">
      <w:pPr>
        <w:pStyle w:val="Heading3"/>
      </w:pPr>
      <w:r w:rsidRPr="006C26B8">
        <w:t>Logic</w:t>
      </w:r>
    </w:p>
    <w:p w14:paraId="65709527" w14:textId="20BFD066" w:rsidR="00A00B52" w:rsidRDefault="00012D36" w:rsidP="00A00B52">
      <w:bookmarkStart w:id="952" w:name="_Hlk78889503"/>
      <w:r>
        <w:t xml:space="preserve">Export </w:t>
      </w:r>
      <w:r w:rsidR="001C589D">
        <w:t xml:space="preserve">all Funder </w:t>
      </w:r>
      <w:r>
        <w:t xml:space="preserve">records </w:t>
      </w:r>
      <w:r w:rsidR="00A00B52">
        <w:t>where:</w:t>
      </w:r>
    </w:p>
    <w:p w14:paraId="0DCABDB2" w14:textId="77777777" w:rsidR="002D5FDD" w:rsidRDefault="002D5FDD" w:rsidP="002D5FDD">
      <w:pPr>
        <w:pStyle w:val="ListParagraph"/>
      </w:pPr>
      <w:r>
        <w:t>ProjectID = lsa_Project.</w:t>
      </w:r>
      <w:r w:rsidRPr="006E6892">
        <w:rPr>
          <w:b/>
          <w:bCs/>
        </w:rPr>
        <w:t>ProjectID</w:t>
      </w:r>
      <w:r>
        <w:t xml:space="preserve">; </w:t>
      </w:r>
    </w:p>
    <w:p w14:paraId="298698E9" w14:textId="757F3EC0" w:rsidR="00666BB0" w:rsidRPr="00896BD3" w:rsidRDefault="00666BB0" w:rsidP="0060237C">
      <w:pPr>
        <w:pStyle w:val="ListParagraph"/>
      </w:pPr>
      <w:r w:rsidRPr="49FCFE86">
        <w:rPr>
          <w:i/>
          <w:iCs/>
        </w:rPr>
        <w:t>EndDate</w:t>
      </w:r>
      <w:r>
        <w:t xml:space="preserve"> is </w:t>
      </w:r>
      <w:r w:rsidR="00143E83">
        <w:t>NULL</w:t>
      </w:r>
      <w:r>
        <w:t xml:space="preserve"> or </w:t>
      </w:r>
      <w:r w:rsidR="002D2109">
        <w:t>(</w:t>
      </w:r>
      <w:r w:rsidR="00381E03" w:rsidRPr="49FCFE86">
        <w:rPr>
          <w:i/>
          <w:iCs/>
        </w:rPr>
        <w:t>EndDate</w:t>
      </w:r>
      <w:r w:rsidR="00381E03">
        <w:t xml:space="preserve"> </w:t>
      </w:r>
      <w:r>
        <w:t xml:space="preserve">&gt;= </w:t>
      </w:r>
      <w:r w:rsidRPr="49FCFE86">
        <w:rPr>
          <w:u w:val="single"/>
        </w:rPr>
        <w:t>ReportStart</w:t>
      </w:r>
      <w:r>
        <w:t xml:space="preserve"> </w:t>
      </w:r>
      <w:r w:rsidR="0052427C">
        <w:t xml:space="preserve">and </w:t>
      </w:r>
      <w:r w:rsidR="0052427C" w:rsidRPr="49FCFE86">
        <w:rPr>
          <w:i/>
          <w:iCs/>
        </w:rPr>
        <w:t>EndDate</w:t>
      </w:r>
      <w:r w:rsidR="0052427C">
        <w:t xml:space="preserve"> &gt; </w:t>
      </w:r>
      <w:r w:rsidR="0052427C" w:rsidRPr="49FCFE86">
        <w:rPr>
          <w:i/>
          <w:iCs/>
        </w:rPr>
        <w:t>StartDate</w:t>
      </w:r>
      <w:r w:rsidR="0052427C">
        <w:t>)</w:t>
      </w:r>
    </w:p>
    <w:bookmarkEnd w:id="952"/>
    <w:p w14:paraId="7F509F93" w14:textId="53F1492B" w:rsidR="001C589D" w:rsidRDefault="001C589D" w:rsidP="001C589D">
      <w:r>
        <w:t xml:space="preserve">Validation for Funder.csv includes the requirements that there must be at least one Funder record for every </w:t>
      </w:r>
      <w:r w:rsidRPr="0060237C">
        <w:rPr>
          <w:b/>
        </w:rPr>
        <w:t>ProjectID</w:t>
      </w:r>
      <w:r>
        <w:t xml:space="preserve"> included in Project.csv that is active during the report period (i.e., where </w:t>
      </w:r>
      <w:commentRangeStart w:id="953"/>
      <w:r>
        <w:t>Project.</w:t>
      </w:r>
      <w:r w:rsidRPr="00793A81">
        <w:rPr>
          <w:b/>
          <w:bCs/>
        </w:rPr>
        <w:t>OperatingEndDate</w:t>
      </w:r>
      <w:r>
        <w:t xml:space="preserve"> &gt;</w:t>
      </w:r>
      <w:del w:id="954" w:author="Molly McEvilley" w:date="2024-09-25T15:45:00Z" w16du:dateUtc="2024-09-25T19:45:00Z">
        <w:r w:rsidDel="003C50F8">
          <w:delText>=</w:delText>
        </w:r>
      </w:del>
      <w:r>
        <w:t xml:space="preserve"> </w:t>
      </w:r>
      <w:commentRangeEnd w:id="953"/>
      <w:r w:rsidR="001E0C69">
        <w:rPr>
          <w:rStyle w:val="CommentReference"/>
        </w:rPr>
        <w:commentReference w:id="953"/>
      </w:r>
      <w:r w:rsidRPr="00793A81">
        <w:rPr>
          <w:u w:val="single"/>
        </w:rPr>
        <w:t>ReportStart</w:t>
      </w:r>
      <w:r>
        <w:t xml:space="preserve"> or Project.</w:t>
      </w:r>
      <w:r w:rsidRPr="00947F08">
        <w:rPr>
          <w:b/>
          <w:bCs/>
        </w:rPr>
        <w:t>OperatingEndDate</w:t>
      </w:r>
      <w:r>
        <w:t xml:space="preserve"> is NULL)</w:t>
      </w:r>
      <w:r w:rsidR="009B4418">
        <w:t xml:space="preserve">. </w:t>
      </w:r>
    </w:p>
    <w:p w14:paraId="5306C2D0" w14:textId="5265FBD9" w:rsidR="001C589D" w:rsidRDefault="001C589D" w:rsidP="001C589D">
      <w:pPr>
        <w:pStyle w:val="ListParagraph"/>
        <w:numPr>
          <w:ilvl w:val="0"/>
          <w:numId w:val="100"/>
        </w:numPr>
      </w:pPr>
      <w:r>
        <w:t>If there are no Funder records that meet the criteria for inclusion for a</w:t>
      </w:r>
      <w:r w:rsidR="00E96FE1">
        <w:t>ny</w:t>
      </w:r>
      <w:r>
        <w:t xml:space="preserve"> </w:t>
      </w:r>
      <w:r w:rsidR="00E96FE1">
        <w:t xml:space="preserve">given </w:t>
      </w:r>
      <w:r w:rsidR="0048445E">
        <w:t xml:space="preserve">project </w:t>
      </w:r>
      <w:r w:rsidR="00E96FE1">
        <w:t>that is</w:t>
      </w:r>
      <w:r>
        <w:t xml:space="preserve"> active during the report period, CoCs will be required to create them</w:t>
      </w:r>
      <w:r w:rsidR="009B4418">
        <w:t xml:space="preserve">. </w:t>
      </w:r>
    </w:p>
    <w:p w14:paraId="456C7B81" w14:textId="76D19E58" w:rsidR="001C589D" w:rsidRDefault="001C589D" w:rsidP="001C589D">
      <w:pPr>
        <w:pStyle w:val="ListParagraph"/>
        <w:numPr>
          <w:ilvl w:val="0"/>
          <w:numId w:val="100"/>
        </w:numPr>
      </w:pPr>
      <w:r>
        <w:lastRenderedPageBreak/>
        <w:t xml:space="preserve">If there are Funder records active during the report period for inactive projects, CoCs will be required to </w:t>
      </w:r>
      <w:r w:rsidR="0048445E">
        <w:t xml:space="preserve">enter an </w:t>
      </w:r>
      <w:r w:rsidR="00712F2C">
        <w:t>end date</w:t>
      </w:r>
      <w:r w:rsidR="0048445E">
        <w:t xml:space="preserve"> for those records that is consistent with Project.</w:t>
      </w:r>
      <w:r w:rsidR="0048445E" w:rsidRPr="00C0251C">
        <w:rPr>
          <w:b/>
          <w:bCs/>
        </w:rPr>
        <w:t>OperatingEndDate</w:t>
      </w:r>
      <w:r w:rsidR="009B4418">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with LSAReport.</w:t>
      </w:r>
      <w:r w:rsidRPr="00B6325C">
        <w:rPr>
          <w:b/>
        </w:rPr>
        <w:t>ReportID</w:t>
      </w:r>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r w:rsidRPr="00B6325C">
        <w:rPr>
          <w:b/>
        </w:rPr>
        <w:t>GrantID</w:t>
      </w:r>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955" w:name="_Toc510893842"/>
    </w:p>
    <w:p w14:paraId="629DE690" w14:textId="0044626A" w:rsidR="007945B2" w:rsidRDefault="007945B2" w:rsidP="0088191A">
      <w:pPr>
        <w:pStyle w:val="Heading2"/>
      </w:pPr>
      <w:bookmarkStart w:id="956" w:name="_Get_Inventory.csv_Records"/>
      <w:bookmarkStart w:id="957" w:name="_Get_ProjectCoC_.csv"/>
      <w:bookmarkStart w:id="958" w:name="_Toc37849756"/>
      <w:bookmarkStart w:id="959" w:name="_Toc175057067"/>
      <w:bookmarkEnd w:id="956"/>
      <w:bookmarkEnd w:id="957"/>
      <w:r>
        <w:t>Get ProjectCoC.csv Records / lsa_ProjectCoC</w:t>
      </w:r>
      <w:bookmarkEnd w:id="958"/>
      <w:bookmarkEnd w:id="959"/>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1"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GJC+QQAAK0XAAAOAAAAZHJzL2Uyb0RvYy54bWzsWNty2zYQfe9M/wHD91okxZs0ljOxZHk6&#10;k7SZSdp3iAQp1iTAApAp5+u7WF4kSrETX6LerAcNQIDgYvfg7B6cv9mWBbllUuWCzyznzLYI47FI&#10;cp7NrN8+LX+KLKI05QktBGcz644p683Fjz+c19WUuWItioRJAotwNa2rmbXWupqORipes5KqM1Ex&#10;DoOpkCXV0JXZKJG0htXLYuTadjCqhUwqKWKmFDxdNIPWBa6fpizWv6apYpoUMwts0/gv8X9l/kcX&#10;53SaSVqt87g1gz7BipLmHD7aL7WgmpKNzI+WKvNYCiVSfRaLciTSNI8Z7gF249gHu7mWYlPhXrJp&#10;nVW9m8C1B3568rLxL7fXsvpYfZCN9dB8J+IbBX4Z1VU23R83/ayZTFb1e5FAPOlGC9z4NpWlWQK2&#10;RLbo37vev2yrSQwPvTCy3QjCEMNY4LvQbQIQryFK5jXHHgeTwLEITHAcZ2KPx92Mq71FvH6JyAyP&#10;6LT5PJrcmmggAJhSO7ep57nt45pWDKOhjFs+SJInMyv0vMgPQzCZ0xIc8hYcgjOJ50yMccYKmN65&#10;WDX+JVzM15Rn7K2Uol4zmoB1Dm5m8ILpKIjOVx3u2KEbhXDa0HOuPXH9xnOd8x0nisLGby4YPfAb&#10;nVZS6WsmSmIaMystRA32Sb0Q8aZkXGOM6e07pRt/d/NNyJUo8mSZFwV2ZLaaF5LcUjhxy/mVvwja&#10;Tw2mFZzUgIGxb+PKgzE1WMK/dCIEAUR5MK3MNVBHkZczK7LNr9mv8eUVT8BMOtU0L5o2vFxw84gh&#10;KbT76LzbRElvV1uMaYQmm8GVSO7A+VI0xAFEB421kJ8tUgNpzCz154ZKZpHiZw4BNAzTNWTXWHUN&#10;ymN4dWbFWlqk6cx1w0WbSubZGtZ20B1cGBilOTp7ZweeScT0acHtfgHcLrrb2HYScPveBL7YgdsL&#10;8NxDNFtScIBW4AgaXhkH/pAU7gf3e5pxpvN4kaubpwF8sby6XIbPArh/Oblc4Fk9BDiwf4vjl8A0&#10;WrnD0gtjWr8Eotv0YsCNmWdIseMOhZgWieciXR4mKZOCXyqJ3ZuNdrCzJy3sIJ21mHxMMnOAqHf5&#10;cIjbvy+ZQXo9Smaua1B+svM+Dp3APy4DescPklmXHroapEtOr8ksgdyIqPpuB/9fl8wAVcfgRgSd&#10;Dtx7Na7rRk5LHK/gNlXb4yq1vsT+51ZqOx4/bdUWfAnoWPe3QJ/zRvXFW96qvl6VoIL5dFeBoMEs&#10;C6W3nm/5vuKBJJEnINlagcZ4cjABqkacgIkDnICVYvNN0/lGVeNNbB9WalWNZ+MGdoWfH0EpiHWf&#10;E02+kgfijbxlyVxwDtcCQo53JZ8RBlnS8gJN/oCcnpYFXASAiiF+py0AmaiAEKNdjjGvcmHUDyqO&#10;B3WNudRgvThKbppiv9iUoKUbwdRqGHhkBDFqKHxkSsPubfz8QAk9WCgSjWHUMge5WYBUAd1VsgQk&#10;C4MbG9P6xkPXnDAz2YQPhPVp4Qza9Zi3sW4eQItOnwZnSAvfCc4kLfLq907atfcjju1FkdfLdded&#10;YH2+A3YAev4V2A8poP8KsAEEx8DubyBAXT+Ppzsa7ojziKeB7BD5g9unR/N0EIYgyFqePoaz7/jt&#10;5VPHZ/cU60pLaq5CeppuSPKeq6f/LfNiUQF3wpgM2vtrc+m830em3t2yX/wFAAD//wMAUEsDBBQA&#10;BgAIAAAAIQC+gqjP2wAAAAUBAAAPAAAAZHJzL2Rvd25yZXYueG1sTI9BS8NAEIXvgv9hGcGb3aRS&#10;lZhNKUU9FcFWEG/T7DQJzc6G7DZJ/72jF3sZZniPN9/Ll5Nr1UB9aDwbSGcJKOLS24YrA5+717sn&#10;UCEiW2w9k4EzBVgW11c5ZtaP/EHDNlZKQjhkaKCOscu0DmVNDsPMd8SiHXzvMMrZV9r2OEq4a/U8&#10;SR60w4blQ40drWsqj9uTM/A24ri6T1+GzfGwPn/vFu9fm5SMub2ZVs+gIk3x3wy/+IIOhTDt/Ylt&#10;UK0BKRL/pmiPi7nU2IspkUUXub6kL34AAAD//wMAUEsBAi0AFAAGAAgAAAAhALaDOJL+AAAA4QEA&#10;ABMAAAAAAAAAAAAAAAAAAAAAAFtDb250ZW50X1R5cGVzXS54bWxQSwECLQAUAAYACAAAACEAOP0h&#10;/9YAAACUAQAACwAAAAAAAAAAAAAAAAAvAQAAX3JlbHMvLnJlbHNQSwECLQAUAAYACAAAACEACXRi&#10;QvkEAACtFwAADgAAAAAAAAAAAAAAAAAuAgAAZHJzL2Uyb0RvYy54bWxQSwECLQAUAAYACAAAACEA&#10;voKoz9sAAAAFAQAADwAAAAAAAAAAAAAAAABTBwAAZHJzL2Rvd25yZXYueG1sUEsFBgAAAAAEAAQA&#10;8wAAAFsIAAAAAA==&#10;">
                <v:shape id="AutoShape 419" o:spid="_x0000_s1192"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3"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4"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5"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6"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7"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8"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9"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ProjectCoC data </w:t>
      </w:r>
      <w:r w:rsidR="00F71669">
        <w:t>to:</w:t>
      </w:r>
    </w:p>
    <w:p w14:paraId="51E74D93" w14:textId="21DF007E" w:rsidR="00F71669" w:rsidRDefault="00F71669" w:rsidP="00777E3F">
      <w:pPr>
        <w:pStyle w:val="ListParagraph"/>
        <w:numPr>
          <w:ilvl w:val="0"/>
          <w:numId w:val="19"/>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777E3F">
      <w:pPr>
        <w:pStyle w:val="ListParagraph"/>
        <w:numPr>
          <w:ilvl w:val="0"/>
          <w:numId w:val="19"/>
        </w:numPr>
      </w:pPr>
      <w:r>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r>
              <w:t>ProjectCoCID</w:t>
            </w:r>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79AA8C1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1C9861EE" w:rsidRPr="49FCFE86">
              <w:rPr>
                <w:i/>
                <w:iCs/>
              </w:rPr>
              <w:t>Geocode</w:t>
            </w:r>
            <w:r w:rsidR="1C9861EE">
              <w:t xml:space="preserve"> has a data type of string and must be exported as such / padded with double</w:t>
            </w:r>
            <w:r w:rsidR="5D27A295">
              <w:t xml:space="preserve"> </w:t>
            </w:r>
            <w:r w:rsidR="1C9861EE">
              <w:t>quotes so that leading zeroes are not omitted.</w:t>
            </w:r>
          </w:p>
        </w:tc>
      </w:tr>
      <w:tr w:rsidR="00FC2D23" w:rsidRPr="009C3437" w14:paraId="1CCF440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1ECCCFDB"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1C9861EE">
              <w:t xml:space="preserve">Note that </w:t>
            </w:r>
            <w:r w:rsidR="1C9861EE" w:rsidRPr="49FCFE86">
              <w:rPr>
                <w:i/>
                <w:iCs/>
              </w:rPr>
              <w:t>ZIP</w:t>
            </w:r>
            <w:r w:rsidR="1C9861EE">
              <w:t xml:space="preserve"> has a data type of string and must be exported as such / padded with double</w:t>
            </w:r>
            <w:r w:rsidR="423AD29B">
              <w:t xml:space="preserve"> </w:t>
            </w:r>
            <w:r w:rsidR="1C9861EE">
              <w:t>quotes so that leading zeroes are not omitted</w:t>
            </w:r>
            <w:r w:rsidR="004873DC">
              <w:t xml:space="preserve">. </w:t>
            </w:r>
            <w:r w:rsidR="1C9861EE">
              <w:t>If ZIP codes are collected with a four-digit suffix, only the first five digits should be exported.</w:t>
            </w:r>
          </w:p>
        </w:tc>
      </w:tr>
      <w:tr w:rsidR="00FC2D23" w:rsidRPr="009C3437" w14:paraId="740E9FD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r>
              <w:t>GeographyType</w:t>
            </w:r>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lastRenderedPageBreak/>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6B4F91">
              <w:rPr>
                <w:b/>
                <w:bCs/>
              </w:rPr>
              <w:t>ReportID</w:t>
            </w:r>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r w:rsidR="00E33D12">
        <w:t>ProjectCoC</w:t>
      </w:r>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r>
        <w:rPr>
          <w:i/>
          <w:iCs/>
        </w:rPr>
        <w:t>GeographyType</w:t>
      </w:r>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960" w:name="_Get_Inventory.csv_Records_1"/>
      <w:bookmarkStart w:id="961" w:name="_Toc37849757"/>
      <w:bookmarkStart w:id="962" w:name="_Toc175057068"/>
      <w:bookmarkEnd w:id="960"/>
      <w:r w:rsidRPr="006C26B8">
        <w:t>Get Inventory.csv Records / lsa_Inventory</w:t>
      </w:r>
      <w:bookmarkEnd w:id="955"/>
      <w:bookmarkEnd w:id="961"/>
      <w:bookmarkEnd w:id="962"/>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0"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rsEEQUAAK0XAAAOAAAAZHJzL2Uyb0RvYy54bWzsWN9v2zYQfh+w/4HQ+2L9tmzEKRo7CQa0&#10;W4F2e6clStYikRpJx87++h1PomzZTZtmrrFh8YNBShR5/Pjx7r67fLOtK/LApCoFnznehesQxlOR&#10;lbyYOb99uv0pcYjSlGe0EpzNnEemnDdXP/5wuWmmzBcrUWVMEpiEq+mmmTkrrZvpaKTSFaupuhAN&#10;4/AyF7KmGrqyGGWSbmD2uhr5rhuPNkJmjRQpUwqeLtqXzhXOn+cs1b/muWKaVDMHbNP4L/F/af5H&#10;V5d0WkjarMq0M4O+wIqalhwW7adaUE3JWpZHU9VlKoUSub5IRT0SeV6mDPcAu/Hcg93cSbFucC/F&#10;dFM0PUwA7QFOL542/eXhTjYfmw+ytR6a70R6rwCX0aYppvvvTb9oB5Pl5r3I4DzpWgvc+DaXtZkC&#10;tkS2iO9jjy/bapLCw3CcuH4Cx5DCuzjyodseQLqCUzKfeW4QT2LPITDA8wIvTsZ2xM3eJGE/RWJe&#10;j+i0XR5N7kw0FABOqR1s6p/B9nFFG4anoQwsHyQps5kzDsMkMhshnNYAyFsABEeS0EfjjBUw3EKs&#10;WnwJF/MV5QV7K6XYrBjNwDoPNzP4wHQUnM5XAffcsZ+M4ba1yAWRxdaC73kJgInQ++MwGOBGp41U&#10;+o6JmpjGzMkrsQH7pF6IdF0zrvGM6cM7pVu87Xhz5EpUZXZbVhV2ZLGcV5I8ULhxt/ObaBF3Sw2G&#10;VZxsgANB5OLMg3dqMEV07SXW2sGwutTgOqqynjmJa35mHTo1WN7wDNuallXbBopU3Lxm6BS6fVh0&#10;W67o7XKLZzrBqczLpcgeAXwpWscBjg4aKyH/csgGnMbMUX+uqWQOqX7mcIDGw9iGtI2lbVCewqcz&#10;J9XSIW1nrltftG5kWaxgbg/h4MLQKC8R7J0deCeR0+clN9zHY3JPDNzGtrOQOwonPqDbkdvzkRFw&#10;mp1T8MCtgJXGrwRxhD6jdwpPk/s9LTjTZboo1f3LCL64vbm+tcsN2PlsgkfXk+tF9Lk7At6/4/Ep&#10;OI3OZcelE3Nan4LRXXgxtMLIM3SxvmUhhkUSBt0tHQYpE4JPFcSejEY72rmTjnYQzvBG0Om3BDPP&#10;d8HZ2Hj4bwlmgUV6L5gFPX/Oct+DsRdH9r7v0oAe+EEwC7vbY3MQG5xeg1k2cya+ddSvwcxkapA7&#10;HgWzoMfoPOTez3GjcHwYzAbktrnPK7lNHnyYqSE63y2qnSRT24mS82Zt4D6Pid7jBUSf81b1pVve&#10;qb5elaCC+fTYgKBBvw9Jvp5v+b7igSBRZiDZLHl5djAAAiMOwLsFIGCm2K5pOs9UNeHEjSDyd4mf&#10;G3VB1gaCKIlB85i8z0smX7kq6Vo+sGwuOIeygJDBLuUzwqDIOrho9geYntcVFAJAxZDIagvIKFEB&#10;oeC0McZ8yoVRP6g4vpj2maIG68VRdt8m+9W6Bi3dCqZOw8AjI4hRQ+EjWBpLIuZrXH6Qa34xUSQa&#10;j1HLEuRmBVIFdFfNMpAsDCo2pgWGP0ceteHDDDbHB8L6vHSOP0dnjPwDakH+9SI6Q1j4TnQmeVU2&#10;v1tp19VHPDdMkrCX6+EESI4EssSOQc/3xG6vkK1yHAmaV2L/l4kNRZljP42C8CTEtm4Yrwoo5iM/&#10;DfoDmT+oPn2zn47HYx+Wav30MZ0jD1Q5+mnrz57IZ5SW1JRCejfdOsknSk//W8+LSQXUhNF1d/Vr&#10;U3Te76On3lXZr/4GAAD//wMAUEsDBBQABgAIAAAAIQC+gqjP2wAAAAUBAAAPAAAAZHJzL2Rvd25y&#10;ZXYueG1sTI9BS8NAEIXvgv9hGcGb3aRSlZhNKUU9FcFWEG/T7DQJzc6G7DZJ/72jF3sZZniPN9/L&#10;l5Nr1UB9aDwbSGcJKOLS24YrA5+717snUCEiW2w9k4EzBVgW11c5ZtaP/EHDNlZKQjhkaKCOscu0&#10;DmVNDsPMd8SiHXzvMMrZV9r2OEq4a/U8SR60w4blQ40drWsqj9uTM/A24ri6T1+GzfGwPn/vFu9f&#10;m5SMub2ZVs+gIk3x3wy/+IIOhTDt/YltUK0BKRL/pmiPi7nU2IspkUUXub6kL34AAAD//wMAUEsB&#10;Ai0AFAAGAAgAAAAhALaDOJL+AAAA4QEAABMAAAAAAAAAAAAAAAAAAAAAAFtDb250ZW50X1R5cGVz&#10;XS54bWxQSwECLQAUAAYACAAAACEAOP0h/9YAAACUAQAACwAAAAAAAAAAAAAAAAAvAQAAX3JlbHMv&#10;LnJlbHNQSwECLQAUAAYACAAAACEAaQ67BBEFAACtFwAADgAAAAAAAAAAAAAAAAAuAgAAZHJzL2Uy&#10;b0RvYy54bWxQSwECLQAUAAYACAAAACEAvoKoz9sAAAAFAQAADwAAAAAAAAAAAAAAAABrBwAAZHJz&#10;L2Rvd25yZXYueG1sUEsFBgAAAAAEAAQA8wAAAHMIAAAAAA==&#10;">
                <v:shape id="AutoShape 428" o:spid="_x0000_s1201"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2"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3"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4"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5"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6"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7"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8"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BE5415" w:rsidRPr="00DE4A2E" w14:paraId="0D30F089" w14:textId="77777777" w:rsidTr="00DE4A2E">
        <w:tc>
          <w:tcPr>
            <w:tcW w:w="9355" w:type="dxa"/>
          </w:tcPr>
          <w:p w14:paraId="6980CC77" w14:textId="3C9FADE2" w:rsidR="00BE5415" w:rsidRPr="00DE4A2E" w:rsidRDefault="00BE5415" w:rsidP="00DE4A2E">
            <w:pPr>
              <w:pStyle w:val="NoSpacing"/>
            </w:pPr>
            <w:r>
              <w:t>ProjectType</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324ED050"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r w:rsidR="5044A14B">
              <w:t>in</w:t>
            </w:r>
            <w:r w:rsidR="32865CCE">
              <w:t xml:space="preserve"> </w:t>
            </w:r>
            <w:r w:rsidR="5538A0EB">
              <w:t>(0,</w:t>
            </w:r>
            <w:r w:rsidR="32865CCE">
              <w:t>1</w:t>
            </w:r>
            <w:r w:rsidR="673C030A">
              <w:t>)</w:t>
            </w:r>
            <w:r w:rsidR="32865CCE">
              <w:t>; otherwise, in (1,2,3)</w:t>
            </w:r>
          </w:p>
        </w:tc>
      </w:tr>
      <w:tr w:rsidR="0090327F" w:rsidRPr="009C3437" w14:paraId="4C5245F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lastRenderedPageBreak/>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r w:rsidRPr="004A469A">
              <w:t>BedInventory</w:t>
            </w:r>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r>
              <w:t>CHVetBedInventory</w:t>
            </w:r>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r>
              <w:t>YouthVetBedInventory</w:t>
            </w:r>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r w:rsidRPr="004A469A">
              <w:t>VetBedInventory</w:t>
            </w:r>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r>
              <w:t>CHYouthBedInventory</w:t>
            </w:r>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r w:rsidRPr="004A469A">
              <w:t>YouthBedInventory</w:t>
            </w:r>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r>
              <w:t>CHBedInventory</w:t>
            </w:r>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r>
              <w:t>OtherBedInventory</w:t>
            </w:r>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r>
              <w:t>ESBedType</w:t>
            </w:r>
          </w:p>
        </w:tc>
        <w:tc>
          <w:tcPr>
            <w:tcW w:w="6696" w:type="dxa"/>
            <w:shd w:val="clear" w:color="auto" w:fill="auto"/>
          </w:tcPr>
          <w:p w14:paraId="119B173E" w14:textId="149A590B"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r w:rsidR="1829FC53">
              <w:t>in (0,1)</w:t>
            </w:r>
            <w:r w:rsidR="32865CCE">
              <w:t>; otherwise, in (1,2,3)</w:t>
            </w:r>
          </w:p>
        </w:tc>
      </w:tr>
      <w:tr w:rsidR="00707BD2" w:rsidRPr="009C3437" w14:paraId="0FAB48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t>The</w:t>
      </w:r>
      <w:r>
        <w:t xml:space="preserve"> HMIS CSV allows NULL values for</w:t>
      </w:r>
      <w:r w:rsidRPr="00322465">
        <w:t xml:space="preserve"> </w:t>
      </w:r>
      <w:r w:rsidRPr="00542141">
        <w:rPr>
          <w:i/>
          <w:iCs/>
        </w:rPr>
        <w:t>CHVetBedInventory</w:t>
      </w:r>
      <w:r>
        <w:t xml:space="preserve">, </w:t>
      </w:r>
      <w:r w:rsidRPr="00542141">
        <w:rPr>
          <w:i/>
          <w:iCs/>
        </w:rPr>
        <w:t>YouthVetBedInventory</w:t>
      </w:r>
      <w:r>
        <w:t xml:space="preserve">, </w:t>
      </w:r>
      <w:r w:rsidRPr="00542141">
        <w:rPr>
          <w:i/>
          <w:iCs/>
        </w:rPr>
        <w:t>VetBedInventory</w:t>
      </w:r>
      <w:r>
        <w:t xml:space="preserve">, </w:t>
      </w:r>
      <w:r w:rsidRPr="00542141">
        <w:rPr>
          <w:i/>
          <w:iCs/>
        </w:rPr>
        <w:t>CHYouthBedInventory</w:t>
      </w:r>
      <w:r>
        <w:t xml:space="preserve">, </w:t>
      </w:r>
      <w:r w:rsidRPr="00542141">
        <w:rPr>
          <w:i/>
          <w:iCs/>
        </w:rPr>
        <w:t>YouthBedInventory</w:t>
      </w:r>
      <w:r>
        <w:t xml:space="preserve">, </w:t>
      </w:r>
      <w:r w:rsidRPr="00542141">
        <w:rPr>
          <w:i/>
          <w:iCs/>
        </w:rPr>
        <w:t>CHBedInventory</w:t>
      </w:r>
      <w:r>
        <w:t xml:space="preserve">, and </w:t>
      </w:r>
      <w:r w:rsidRPr="00542141">
        <w:rPr>
          <w:i/>
          <w:iCs/>
        </w:rPr>
        <w:t>OtherBedInventory</w:t>
      </w:r>
      <w:r>
        <w:t>. They are mandatory for the LSA and upload validation will fail if those columns do not have valid non-NULL values.</w:t>
      </w:r>
      <w:r w:rsidRPr="00BA75F7">
        <w:t xml:space="preserve"> </w:t>
      </w:r>
      <w:r>
        <w:t>If the project does not have beds in a given category, the value should be 0.</w:t>
      </w:r>
    </w:p>
    <w:p w14:paraId="195E1FC2" w14:textId="44A16B5A"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r w:rsidRPr="00845520">
        <w:rPr>
          <w:i/>
          <w:iCs/>
        </w:rPr>
        <w:t>BedInventory</w:t>
      </w:r>
      <w:r>
        <w:t xml:space="preserve"> must be equal to the sum of those columns</w:t>
      </w:r>
      <w:r w:rsidR="009B4418">
        <w:t xml:space="preserve">. </w:t>
      </w:r>
      <w:r w:rsidR="000C03E8">
        <w:t xml:space="preserve">For projects with no beds dedicated for CH, youth, or veteran populations, </w:t>
      </w:r>
      <w:r w:rsidR="000C03E8" w:rsidRPr="000C03E8">
        <w:rPr>
          <w:i/>
          <w:iCs/>
        </w:rPr>
        <w:t>BedInventory</w:t>
      </w:r>
      <w:r w:rsidR="000C03E8">
        <w:t xml:space="preserve"> = </w:t>
      </w:r>
      <w:r w:rsidR="000C03E8" w:rsidRPr="000C03E8">
        <w:rPr>
          <w:i/>
          <w:iCs/>
        </w:rPr>
        <w:t>OtherBedInventory</w:t>
      </w:r>
      <w:r w:rsidR="000C03E8">
        <w:t xml:space="preserve">. </w:t>
      </w:r>
    </w:p>
    <w:p w14:paraId="3812D662" w14:textId="77777777" w:rsidR="00712F2C" w:rsidRDefault="006E3792" w:rsidP="00800C8C">
      <w:r>
        <w:t xml:space="preserve">Export all </w:t>
      </w:r>
      <w:r w:rsidR="00712F2C">
        <w:t>Inventory records where:</w:t>
      </w:r>
    </w:p>
    <w:p w14:paraId="655AA2FE" w14:textId="77777777" w:rsidR="002D5FDD" w:rsidRDefault="002D5FDD" w:rsidP="002D5FDD">
      <w:pPr>
        <w:pStyle w:val="ListParagraph"/>
        <w:numPr>
          <w:ilvl w:val="0"/>
          <w:numId w:val="4"/>
        </w:numPr>
      </w:pPr>
      <w:r>
        <w:t>ProjectID = lsa_Project.</w:t>
      </w:r>
      <w:r w:rsidRPr="006E6892">
        <w:rPr>
          <w:b/>
          <w:bCs/>
        </w:rPr>
        <w:t>ProjectID</w:t>
      </w:r>
      <w:r>
        <w:t xml:space="preserve">; </w:t>
      </w:r>
    </w:p>
    <w:p w14:paraId="1E588703" w14:textId="7C840E34" w:rsidR="00712F2C" w:rsidRDefault="00712F2C" w:rsidP="00672757">
      <w:pPr>
        <w:pStyle w:val="ListParagraph"/>
        <w:numPr>
          <w:ilvl w:val="0"/>
          <w:numId w:val="4"/>
        </w:numPr>
        <w:spacing w:before="0" w:after="0" w:line="240" w:lineRule="auto"/>
      </w:pPr>
      <w:r>
        <w:t>Project.</w:t>
      </w:r>
      <w:r w:rsidRPr="00C0251C">
        <w:rPr>
          <w:b/>
          <w:bCs/>
        </w:rPr>
        <w:t>ProjectType</w:t>
      </w:r>
      <w:r>
        <w:t xml:space="preserve"> &lt;&gt; 13 or Project.</w:t>
      </w:r>
      <w:r w:rsidRPr="00C0251C">
        <w:rPr>
          <w:b/>
          <w:bCs/>
        </w:rPr>
        <w:t>RRHSubType</w:t>
      </w:r>
      <w:r>
        <w:t xml:space="preserve"> = 2; </w:t>
      </w:r>
    </w:p>
    <w:p w14:paraId="152C404A" w14:textId="013E5868" w:rsidR="00BB096C" w:rsidRDefault="00941F75" w:rsidP="00672757">
      <w:pPr>
        <w:pStyle w:val="ListParagraph"/>
        <w:numPr>
          <w:ilvl w:val="0"/>
          <w:numId w:val="4"/>
        </w:numPr>
        <w:spacing w:before="0" w:after="0" w:line="240" w:lineRule="auto"/>
      </w:pPr>
      <w:r>
        <w:t>Inventory.</w:t>
      </w:r>
      <w:r w:rsidR="00BB096C">
        <w:rPr>
          <w:i/>
        </w:rPr>
        <w:t xml:space="preserve">CoCCode = </w:t>
      </w:r>
      <w:r w:rsidR="00BB096C" w:rsidRPr="00A6584A">
        <w:rPr>
          <w:u w:val="single"/>
        </w:rPr>
        <w:t>ReportCoC</w:t>
      </w:r>
      <w:r>
        <w:t>; and</w:t>
      </w:r>
    </w:p>
    <w:p w14:paraId="5256ACF7" w14:textId="4163DD71"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793A81">
        <w:rPr>
          <w:u w:val="single"/>
        </w:rPr>
        <w:t>ReportStart</w:t>
      </w:r>
      <w:r w:rsidR="00800C8C" w:rsidRPr="00BA75F7">
        <w:t xml:space="preserve"> </w:t>
      </w:r>
      <w:r w:rsidR="00DF5077">
        <w:t xml:space="preserve">and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091BC562" w14:textId="19CE96F8" w:rsidR="00712F2C" w:rsidRDefault="00712F2C" w:rsidP="00712F2C">
      <w:r>
        <w:t xml:space="preserve">Validation for </w:t>
      </w:r>
      <w:r w:rsidR="00995FB2">
        <w:t>Inventory</w:t>
      </w:r>
      <w:r>
        <w:t xml:space="preserve">.csv </w:t>
      </w:r>
      <w:r w:rsidR="00995FB2">
        <w:t xml:space="preserve">will require </w:t>
      </w:r>
      <w:r>
        <w:t xml:space="preserve">at least one </w:t>
      </w:r>
      <w:r w:rsidR="00995FB2">
        <w:t>Inventory</w:t>
      </w:r>
      <w:r>
        <w:t xml:space="preserve"> record for every </w:t>
      </w:r>
      <w:r w:rsidR="00995FB2">
        <w:t xml:space="preserve">non-RRH-SO </w:t>
      </w:r>
      <w:r w:rsidRPr="0060237C">
        <w:rPr>
          <w:b/>
        </w:rPr>
        <w:t>ProjectID</w:t>
      </w:r>
      <w:r>
        <w:t xml:space="preserve"> included in Project.csv that is active during the report period (i.e., </w:t>
      </w:r>
      <w:commentRangeStart w:id="963"/>
      <w:r>
        <w:t>where Project.</w:t>
      </w:r>
      <w:r w:rsidRPr="00793A81">
        <w:rPr>
          <w:b/>
          <w:bCs/>
        </w:rPr>
        <w:t>OperatingEndDate</w:t>
      </w:r>
      <w:r>
        <w:t xml:space="preserve"> &gt;= </w:t>
      </w:r>
      <w:r w:rsidRPr="00793A81">
        <w:rPr>
          <w:u w:val="single"/>
        </w:rPr>
        <w:t>ReportStart</w:t>
      </w:r>
      <w:r>
        <w:t xml:space="preserve"> </w:t>
      </w:r>
      <w:commentRangeEnd w:id="963"/>
      <w:r w:rsidR="00817898">
        <w:rPr>
          <w:rStyle w:val="CommentReference"/>
        </w:rPr>
        <w:commentReference w:id="963"/>
      </w:r>
      <w:r>
        <w:t>or Project.</w:t>
      </w:r>
      <w:r w:rsidRPr="00947F08">
        <w:rPr>
          <w:b/>
          <w:bCs/>
        </w:rPr>
        <w:t>OperatingEndDate</w:t>
      </w:r>
      <w:r>
        <w:t xml:space="preserve"> is NULL)</w:t>
      </w:r>
      <w:r w:rsidR="009B4418">
        <w:t xml:space="preserve">. </w:t>
      </w:r>
    </w:p>
    <w:p w14:paraId="096FF5F4" w14:textId="2766779E" w:rsidR="00712F2C" w:rsidRDefault="00712F2C" w:rsidP="00712F2C">
      <w:pPr>
        <w:pStyle w:val="ListParagraph"/>
        <w:numPr>
          <w:ilvl w:val="0"/>
          <w:numId w:val="100"/>
        </w:numPr>
      </w:pPr>
      <w:r>
        <w:t xml:space="preserve">If there are no </w:t>
      </w:r>
      <w:r w:rsidR="00995FB2">
        <w:t>Inventory</w:t>
      </w:r>
      <w:r>
        <w:t xml:space="preserve"> records that meet the criteria for inclusion for any given project that is active during the report period, </w:t>
      </w:r>
      <w:r w:rsidR="008437BA">
        <w:t>CoCs must enter them into HMIS and re-run the LSA</w:t>
      </w:r>
      <w:r w:rsidR="009B4418">
        <w:t xml:space="preserve">. </w:t>
      </w:r>
    </w:p>
    <w:p w14:paraId="273B51B5" w14:textId="17C23987" w:rsidR="00712F2C" w:rsidRDefault="00712F2C" w:rsidP="00712F2C">
      <w:pPr>
        <w:pStyle w:val="ListParagraph"/>
        <w:numPr>
          <w:ilvl w:val="0"/>
          <w:numId w:val="100"/>
        </w:numPr>
      </w:pPr>
      <w:r>
        <w:t xml:space="preserve">If there are </w:t>
      </w:r>
      <w:r w:rsidR="00995FB2">
        <w:t xml:space="preserve">Inventory </w:t>
      </w:r>
      <w:r>
        <w:t>records active during the report period for inactive projects, CoCs will be required to enter an end date for those records that is consistent with Project.</w:t>
      </w:r>
      <w:r w:rsidRPr="006E6892">
        <w:rPr>
          <w:b/>
          <w:bCs/>
        </w:rPr>
        <w:t>OperatingEndDate</w:t>
      </w:r>
      <w:r w:rsidR="009B4418">
        <w:t xml:space="preserve">. </w:t>
      </w:r>
    </w:p>
    <w:p w14:paraId="5A4A89CB" w14:textId="407F32A6" w:rsidR="00800C8C" w:rsidRPr="00A6584A" w:rsidRDefault="00800C8C" w:rsidP="00800C8C">
      <w:r>
        <w:lastRenderedPageBreak/>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3DE5C9F0" w14:textId="33126827" w:rsidR="00783E45" w:rsidRDefault="00783E45" w:rsidP="00783E45">
      <w:pPr>
        <w:pStyle w:val="Heading2"/>
      </w:pPr>
      <w:bookmarkStart w:id="964" w:name="_Toc29188023"/>
      <w:bookmarkStart w:id="965" w:name="_Toc29188024"/>
      <w:bookmarkStart w:id="966" w:name="_Toc29188025"/>
      <w:bookmarkStart w:id="967" w:name="_Toc29188082"/>
      <w:bookmarkStart w:id="968" w:name="_Toc29188083"/>
      <w:bookmarkStart w:id="969" w:name="_Toc29188084"/>
      <w:bookmarkStart w:id="970" w:name="_Toc29188085"/>
      <w:bookmarkStart w:id="971" w:name="_Toc29188086"/>
      <w:bookmarkStart w:id="972" w:name="_Get_Active_HouseholdIDs"/>
      <w:bookmarkStart w:id="973" w:name="_Get_HMISParticipation.csv_Records"/>
      <w:bookmarkStart w:id="974" w:name="_Toc175057069"/>
      <w:bookmarkEnd w:id="888"/>
      <w:bookmarkEnd w:id="964"/>
      <w:bookmarkEnd w:id="965"/>
      <w:bookmarkEnd w:id="966"/>
      <w:bookmarkEnd w:id="967"/>
      <w:bookmarkEnd w:id="968"/>
      <w:bookmarkEnd w:id="969"/>
      <w:bookmarkEnd w:id="970"/>
      <w:bookmarkEnd w:id="971"/>
      <w:bookmarkEnd w:id="972"/>
      <w:bookmarkEnd w:id="973"/>
      <w:r w:rsidRPr="006C26B8">
        <w:t xml:space="preserve">Get </w:t>
      </w:r>
      <w:r w:rsidR="000C48FC">
        <w:t>HMISParticipation</w:t>
      </w:r>
      <w:r w:rsidRPr="006C26B8">
        <w:t>.csv Records / lsa_</w:t>
      </w:r>
      <w:r w:rsidR="000C48FC">
        <w:t>HMISParticipation</w:t>
      </w:r>
      <w:bookmarkEnd w:id="974"/>
    </w:p>
    <w:p w14:paraId="3380D295"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2D8291F" wp14:editId="6503BF0B">
                <wp:extent cx="5624486" cy="652880"/>
                <wp:effectExtent l="0" t="0" r="14605" b="13970"/>
                <wp:docPr id="1401831729" name="Group 1401831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4486" cy="652880"/>
                          <a:chOff x="1036961" y="1131687"/>
                          <a:chExt cx="49829" cy="6529"/>
                        </a:xfrm>
                      </wpg:grpSpPr>
                      <wps:wsp>
                        <wps:cNvPr id="1703009371" name="AutoShape 428"/>
                        <wps:cNvSpPr>
                          <a:spLocks noChangeArrowheads="1"/>
                        </wps:cNvSpPr>
                        <wps:spPr bwMode="auto">
                          <a:xfrm>
                            <a:off x="1072876" y="1133580"/>
                            <a:ext cx="13914"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968FFE" w14:textId="24391070" w:rsidR="00783E45" w:rsidRDefault="00783E45" w:rsidP="00783E45">
                              <w:pPr>
                                <w:pStyle w:val="Style3"/>
                              </w:pPr>
                              <w:r>
                                <w:t>lsa_</w:t>
                              </w:r>
                              <w:r w:rsidR="00941321">
                                <w:t>HMISParticipation</w:t>
                              </w:r>
                            </w:p>
                          </w:txbxContent>
                        </wps:txbx>
                        <wps:bodyPr rot="0" vert="horz" wrap="square" lIns="0" tIns="0" rIns="0" bIns="0" anchor="ctr" anchorCtr="0" upright="1">
                          <a:noAutofit/>
                        </wps:bodyPr>
                      </wps:wsp>
                      <wps:wsp>
                        <wps:cNvPr id="397769496"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7A3A31" w14:textId="25EFC56C" w:rsidR="00783E45" w:rsidRDefault="00783E45" w:rsidP="00783E45">
                              <w:pPr>
                                <w:pStyle w:val="Style3"/>
                              </w:pPr>
                              <w:r>
                                <w:t>hmis_</w:t>
                              </w:r>
                              <w:r w:rsidR="00941321">
                                <w:t>HMISParticipation</w:t>
                              </w:r>
                            </w:p>
                          </w:txbxContent>
                        </wps:txbx>
                        <wps:bodyPr rot="0" vert="horz" wrap="square" lIns="0" tIns="0" rIns="0" bIns="0" anchor="t" anchorCtr="0" upright="1">
                          <a:noAutofit/>
                        </wps:bodyPr>
                      </wps:wsp>
                      <wpg:grpSp>
                        <wpg:cNvPr id="257129291" name="Group 430"/>
                        <wpg:cNvGrpSpPr>
                          <a:grpSpLocks/>
                        </wpg:cNvGrpSpPr>
                        <wpg:grpSpPr bwMode="auto">
                          <a:xfrm>
                            <a:off x="1036961" y="1131687"/>
                            <a:ext cx="12091" cy="6529"/>
                            <a:chOff x="1036961" y="1131687"/>
                            <a:chExt cx="12090" cy="6528"/>
                          </a:xfrm>
                        </wpg:grpSpPr>
                        <wps:wsp>
                          <wps:cNvPr id="182185167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44A38"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353913578"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A73D7E8"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60216099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45733856"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22981173"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2D8291F" id="Group 1401831729" o:spid="_x0000_s1209" style="width:442.85pt;height:51.4pt;mso-position-horizontal-relative:char;mso-position-vertical-relative:line" coordorigin="10369,11316" coordsize="49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8dECwUAAPcWAAAOAAAAZHJzL2Uyb0RvYy54bWzsWFtv2zYUfh+w/0DofbEoiboYcYomToIB&#10;7Vag3d5piZK1SKRG0bGzX7/Do4vrxG6yLPFWtAFiUKJIHn78zuXj6ZtNXZFbodtSyZlDT1yHCJmq&#10;rJTFzPnt09VPsUNaw2XGKyXFzLkTrfPm7McfTtfNVHhqqapMaAKTyHa6bmbO0phmOpm06VLUvD1R&#10;jZDQmStdcwOPuphkmq9h9rqaeK4bTtZKZ41WqWhbeDvvOp0znD/PRWp+zfNWGFLNHLDN4K/G34X9&#10;nZyd8mmhebMs094M/gwral5KWHScas4NJytdPpiqLlOtWpWbk1TVE5XnZSpwD7Ab6t7bzbVWqwb3&#10;UkzXRTPCBNDew+nZ06a/3F7r5mPzQXfWQ/OdSm9awGWyborp5/32ueg+Jov1e5XBefKVUbjxTa5r&#10;OwVsiWwQ37sRX7ExJIWXLPSCIA4dkkJfyLw47g8gXcIp2WHU9cMkpA6BDyj1aRhH3RGly8t+kiCJ&#10;vWScIrHdEz7tlkeTexMtBYBT7Ra29t/B9nHJG4Gn0VpYPmhSZmBl5Pqum/gRGC15DZC8BUjwWxJ4&#10;sTXP2gEDBpDbDmEi1cWSy0K81Vqtl4JnYB/F7ewMsA8tnM+jkFM38uII0O2w89mA7gA/9RMadMh5&#10;UeDvIMenjW7NtVA1sY2Zk1dqDfZpM1fpqhbS4Cnz23et6RAfvreH3qqqzK7KqsIHXSwuKk1uOfjc&#10;1cUlm4f9UjufVZKsgQU+c3Hmnb52Zwp2TuPB2p3P6tJA8KjKeubErv2z6/CpxfJSZtg2vKy6NpCk&#10;krZbYFjo9zGg252S2Sw2eKpJYKeynQuV3QH4WnWhA0IdNJZK/+WQNYSNmdP+ueJaOKT6WcIB2hgz&#10;NPTQWAwNLlMYOnNSox3SPVyYLhqtGl0WS5ibIhxSWRrlJYK9tQO9Ell9JHr7SRSFSZAArR6yG53P&#10;GncUdrMg8QDent3UQ0rAcfZxgXqxCz5oQ4sfMgwbY1w4zO73vJDClOm8bG+ex/D51eX51bDcDj2f&#10;zHB2npzP2T4ngQTQE/klSI1LbMn0wqQ2L0HpPsNYdmPy6aOsxyLqJV4yBllMjSTw0eXvJyqbhl8q&#10;kR3MSFveudasPqWhS/DpP0lo1HMT4PWQE3sa/HcJLfZozGgY+Xtc3scEdTSXh6wassHlt8XACD2N&#10;oT5A5CChYch+gst/mwkNc/Cr+f5XlNAYVEE+i0CXPEhovjdk/aMktJ1SlwXgcFiy7Gf3UAANdfZQ&#10;fn0v17KZk2D+/X+ze6tNjlS60dD14D+BWnYP1ZFPfSC/kJ38Szeyl3+jOEEh8+muAV2zo026IXb8&#10;E7VJkLjMG0K577I+UQ5kZ3EIHmlzII2TR7iervStyC6UlCDvlfa3dZst74us3y3P/oC8nNcVCHrQ&#10;IoQNCgFyBOoYFI6DH9mhUlkNg074xdrNXk6IUeJkN13JXq1q0MSd7OmVCLyywhaVEL6CpfFqw47G&#10;5XcKxi9We8TgKRhdgmisQHCAeqpFBsJDwM2LbYHhMP+jIqdTNPZje3wgkI/FxyRgke/HbJ+W8EfB&#10;BaH3lfhI8qpsfh8UVn9RQd0gjgPgXqcrggRYuhOGQ5DVIzOx73CN8Z2ZXyczfc9LYkr3l7yjano9&#10;ZtrgM/IxjCIPAtchPjIK4hYj5RBRDpQErdHcXimMgbILUweucL7Z2Id5GW5XMXj2N8H2+vbzZ4yV&#10;2/vqs78BAAD//wMAUEsDBBQABgAIAAAAIQAuPXWe3AAAAAUBAAAPAAAAZHJzL2Rvd25yZXYueG1s&#10;TI9BS8NAEIXvgv9hGcGb3aRSDWk2pRT1VARbQXqbJtMkNDsbstsk/feOXvTyYHiP977JVpNt1UC9&#10;bxwbiGcRKOLClQ1XBj73rw8JKB+QS2wdk4EreVjltzcZpqUb+YOGXaiUlLBP0UAdQpdq7YuaLPqZ&#10;64jFO7neYpCzr3TZ4yjlttXzKHrSFhuWhRo72tRUnHcXa+BtxHH9GL8M2/Npcz3sF+9f25iMub+b&#10;1ktQgabwF4YffEGHXJiO7sKlV60BeST8qnhJsngGdZRQNE9A55n+T59/AwAA//8DAFBLAQItABQA&#10;BgAIAAAAIQC2gziS/gAAAOEBAAATAAAAAAAAAAAAAAAAAAAAAABbQ29udGVudF9UeXBlc10ueG1s&#10;UEsBAi0AFAAGAAgAAAAhADj9If/WAAAAlAEAAAsAAAAAAAAAAAAAAAAALwEAAF9yZWxzLy5yZWxz&#10;UEsBAi0AFAAGAAgAAAAhAHY/x0QLBQAA9xYAAA4AAAAAAAAAAAAAAAAALgIAAGRycy9lMm9Eb2Mu&#10;eG1sUEsBAi0AFAAGAAgAAAAhAC49dZ7cAAAABQEAAA8AAAAAAAAAAAAAAAAAZQcAAGRycy9kb3du&#10;cmV2LnhtbFBLBQYAAAAABAAEAPMAAABuCAAAAAA=&#10;">
                <v:shape id="AutoShape 428" o:spid="_x0000_s1210" type="#_x0000_t114" style="position:absolute;left:10728;top:11335;width:13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TxQAAAOMAAAAPAAAAZHJzL2Rvd25yZXYueG1sRE9Pa8Iw&#10;FL8L+w7hDbxp4gTrOqOIIHjxUHVjx0fzlpY1L6WJtn57Mxh4fL//b7UZXCNu1IXas4bZVIEgLr2p&#10;2Wq4nPeTJYgQkQ02nknDnQJs1i+jFebG91zQ7RStSCEcctRQxdjmUoayIodh6lvixP34zmFMZ2el&#10;6bBP4a6Rb0otpMOaU0OFLe0qKn9PV6fhk5eWizDs+Cu7yPhdWLU99lqPX4ftB4hIQ3yK/90Hk+Zn&#10;aq7U+zybwd9PCQC5fgAAAP//AwBQSwECLQAUAAYACAAAACEA2+H2y+4AAACFAQAAEwAAAAAAAAAA&#10;AAAAAAAAAAAAW0NvbnRlbnRfVHlwZXNdLnhtbFBLAQItABQABgAIAAAAIQBa9CxbvwAAABUBAAAL&#10;AAAAAAAAAAAAAAAAAB8BAABfcmVscy8ucmVsc1BLAQItABQABgAIAAAAIQDcKLPTxQAAAOMAAAAP&#10;AAAAAAAAAAAAAAAAAAcCAABkcnMvZG93bnJldi54bWxQSwUGAAAAAAMAAwC3AAAA+QIAAAAA&#10;" fillcolor="#fce5d6" strokecolor="#f5b183" strokeweight=".5pt">
                  <v:shadow color="black" opacity="0" offset="0,0"/>
                  <v:textbox inset="0,0,0,0">
                    <w:txbxContent>
                      <w:p w14:paraId="36968FFE" w14:textId="24391070" w:rsidR="00783E45" w:rsidRDefault="00783E45" w:rsidP="00783E45">
                        <w:pPr>
                          <w:pStyle w:val="Style3"/>
                        </w:pPr>
                        <w:r>
                          <w:t>lsa_</w:t>
                        </w:r>
                        <w:r w:rsidR="00941321">
                          <w:t>HMISParticipation</w:t>
                        </w:r>
                      </w:p>
                    </w:txbxContent>
                  </v:textbox>
                </v:shape>
                <v:shape id="AutoShape 429" o:spid="_x0000_s1211"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1rzAAAAOIAAAAPAAAAZHJzL2Rvd25yZXYueG1sRI/dasJA&#10;FITvBd9hOYI3Ujf+xSZ1FREKRWhtbW1vD9nTJJg9G7JbjW/vFgQvh5n5hlmsWlOJEzWutKxgNIxA&#10;EGdWl5wr+Pp8fngE4TyyxsoyKbiQg9Wy21lgqu2ZP+i097kIEHYpKii8r1MpXVaQQTe0NXHwfm1j&#10;0AfZ5FI3eA5wU8lxFMXSYMlhocCaNgVlx/2fUfC9nY1+LsnbYbfZmslhYNev0/xdqX6vXT+B8NT6&#10;e/jWftEKJsl8HifTJIb/S+EOyOUVAAD//wMAUEsBAi0AFAAGAAgAAAAhANvh9svuAAAAhQEAABMA&#10;AAAAAAAAAAAAAAAAAAAAAFtDb250ZW50X1R5cGVzXS54bWxQSwECLQAUAAYACAAAACEAWvQsW78A&#10;AAAVAQAACwAAAAAAAAAAAAAAAAAfAQAAX3JlbHMvLnJlbHNQSwECLQAUAAYACAAAACEAmw8ta8wA&#10;AADiAAAADwAAAAAAAAAAAAAAAAAHAgAAZHJzL2Rvd25yZXYueG1sUEsFBgAAAAADAAMAtwAAAAAD&#10;AAAAAA==&#10;" fillcolor="#dfebf7" strokecolor="#5b9bd5" strokeweight=".5pt">
                  <v:shadow color="black" opacity="0" offset="0,0"/>
                  <v:textbox inset="0,0,0,0">
                    <w:txbxContent>
                      <w:p w14:paraId="3F7A3A31" w14:textId="25EFC56C" w:rsidR="00783E45" w:rsidRDefault="00783E45" w:rsidP="00783E45">
                        <w:pPr>
                          <w:pStyle w:val="Style3"/>
                        </w:pPr>
                        <w:r>
                          <w:t>hmis_</w:t>
                        </w:r>
                        <w:r w:rsidR="00941321">
                          <w:t>HMISParticipation</w:t>
                        </w:r>
                      </w:p>
                    </w:txbxContent>
                  </v:textbox>
                </v:shape>
                <v:group id="Group 430" o:spid="_x0000_s1212"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vWywAAAOIAAAAPAAAAZHJzL2Rvd25yZXYueG1sRI9Ba8JA&#10;FITvhf6H5RW86WYjtjV1FRGVHqRQLZTeHtlnEsy+Ddk1if++WxB6HGbmG2axGmwtOmp95ViDmiQg&#10;iHNnKi40fJ1241cQPiAbrB2Thht5WC0fHxaYGdfzJ3XHUIgIYZ+hhjKEJpPS5yVZ9BPXEEfv7FqL&#10;Icq2kKbFPsJtLdMkeZYWK44LJTa0KSm/HK9Ww77Hfj1V2+5wOW9uP6fZx/dBkdajp2H9BiLQEP7D&#10;9/a70ZDOXlQ6T+cK/i7FOyCXvwAAAP//AwBQSwECLQAUAAYACAAAACEA2+H2y+4AAACFAQAAEwAA&#10;AAAAAAAAAAAAAAAAAAAAW0NvbnRlbnRfVHlwZXNdLnhtbFBLAQItABQABgAIAAAAIQBa9CxbvwAA&#10;ABUBAAALAAAAAAAAAAAAAAAAAB8BAABfcmVscy8ucmVsc1BLAQItABQABgAIAAAAIQA4EcvWywAA&#10;AOIAAAAPAAAAAAAAAAAAAAAAAAcCAABkcnMvZG93bnJldi54bWxQSwUGAAAAAAMAAwC3AAAA/wIA&#10;AAAA&#10;">
                  <v:shape id="AutoShape 431" o:spid="_x0000_s1213"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TlxQAAAOMAAAAPAAAAZHJzL2Rvd25yZXYueG1sRE/NisIw&#10;EL4v+A5hBG9rWmW1VKOIsLAXD3VVPA7NmBabSWmirW+/WVjY43z/s94OthFP6nztWEE6TUAQl07X&#10;bBScvj/fMxA+IGtsHJOCF3nYbkZva8y167mg5zEYEUPY56igCqHNpfRlRRb91LXEkbu5zmKIZ2ek&#10;7rCP4baRsyRZSIs1x4YKW9pXVN6PD6vgzJnhwg97vixPMlwLk+wOvVKT8bBbgQg0hH/xn/tLx/nZ&#10;LM0+0sVyDr8/RQDk5gcAAP//AwBQSwECLQAUAAYACAAAACEA2+H2y+4AAACFAQAAEwAAAAAAAAAA&#10;AAAAAAAAAAAAW0NvbnRlbnRfVHlwZXNdLnhtbFBLAQItABQABgAIAAAAIQBa9CxbvwAAABUBAAAL&#10;AAAAAAAAAAAAAAAAAB8BAABfcmVscy8ucmVsc1BLAQItABQABgAIAAAAIQBymxTlxQAAAOMAAAAP&#10;AAAAAAAAAAAAAAAAAAcCAABkcnMvZG93bnJldi54bWxQSwUGAAAAAAMAAwC3AAAA+QIAAAAA&#10;" fillcolor="#fce5d6" strokecolor="#f5b183" strokeweight=".5pt">
                    <v:shadow color="black" opacity="0" offset="0,0"/>
                    <v:textbox inset="0,0,0,0">
                      <w:txbxContent>
                        <w:p w14:paraId="49544A38" w14:textId="77777777" w:rsidR="00783E45" w:rsidRDefault="00783E45" w:rsidP="00783E45">
                          <w:pPr>
                            <w:pStyle w:val="Style3"/>
                          </w:pPr>
                          <w:r>
                            <w:t>lsa_Report</w:t>
                          </w:r>
                        </w:p>
                      </w:txbxContent>
                    </v:textbox>
                  </v:shape>
                  <v:shape id="AutoShape 432" o:spid="_x0000_s1214"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PWxQAAAOIAAAAPAAAAZHJzL2Rvd25yZXYueG1sRE/LisIw&#10;FN0P+A/hCu7GVIujVqOIMOBmFvWFy0tzTYvNTWkytv69WQzM8nDe621va/Gk1leOFUzGCQjiwumK&#10;jYLz6ftzAcIHZI21Y1LwIg/bzeBjjZl2Hef0PAYjYgj7DBWUITSZlL4oyaIfu4Y4cnfXWgwRtkbq&#10;FrsYbms5TZIvabHi2FBiQ/uSisfx1yq48MJw7vs9X+dnGW65SXY/nVKjYb9bgQjUh3/xn/ugFaSz&#10;dDlJZ/O4OV6Kd0Bu3gAAAP//AwBQSwECLQAUAAYACAAAACEA2+H2y+4AAACFAQAAEwAAAAAAAAAA&#10;AAAAAAAAAAAAW0NvbnRlbnRfVHlwZXNdLnhtbFBLAQItABQABgAIAAAAIQBa9CxbvwAAABUBAAAL&#10;AAAAAAAAAAAAAAAAAB8BAABfcmVscy8ucmVsc1BLAQItABQABgAIAAAAIQCVZyPWxQAAAOIAAAAP&#10;AAAAAAAAAAAAAAAAAAcCAABkcnMvZG93bnJldi54bWxQSwUGAAAAAAMAAwC3AAAA+QIAAAAA&#10;" fillcolor="#fce5d6" strokecolor="#f5b183" strokeweight=".5pt">
                    <v:shadow color="black" opacity="0" offset="0,0"/>
                    <v:textbox inset="0,0,0,0">
                      <w:txbxContent>
                        <w:p w14:paraId="1A73D7E8" w14:textId="77777777" w:rsidR="00783E45" w:rsidRDefault="00783E45" w:rsidP="00783E45">
                          <w:pPr>
                            <w:pStyle w:val="Style3"/>
                          </w:pPr>
                          <w:r>
                            <w:t>lsa_Project</w:t>
                          </w:r>
                        </w:p>
                      </w:txbxContent>
                    </v:textbox>
                  </v:shape>
                </v:group>
                <v:shape id="AutoShape 433" o:spid="_x0000_s1215"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y4ywAAAOMAAAAPAAAAZHJzL2Rvd25yZXYueG1sRE/BagIx&#10;EL0L/Ycwhd40WxGpW6OUrtbqoVBbeh42s9mlm8mSxHX9+6YgeHiHmTfvvXnL9WBb0ZMPjWMFj5MM&#10;BHHpdMNGwffXdvwEIkRkja1jUnChAOvV3WiJuXZn/qT+GI1IJhxyVFDH2OVShrImi2HiOuLEVc5b&#10;jGn0RmqP52RuWznNsrm02HBKqLGj15rK3+PJKij8YdZ4sy9Ob5u9KexHtfvpK6Ue7oeXZxCRhng7&#10;vqrfdXp/nk0TFosZ/HdKC5CrPwAAAP//AwBQSwECLQAUAAYACAAAACEA2+H2y+4AAACFAQAAEwAA&#10;AAAAAAAAAAAAAAAAAAAAW0NvbnRlbnRfVHlwZXNdLnhtbFBLAQItABQABgAIAAAAIQBa9CxbvwAA&#10;ABUBAAALAAAAAAAAAAAAAAAAAB8BAABfcmVscy8ucmVsc1BLAQItABQABgAIAAAAIQA9oYy4ywAA&#10;AOMAAAAPAAAAAAAAAAAAAAAAAAcCAABkcnMvZG93bnJldi54bWxQSwUGAAAAAAMAAwC3AAAA/wIA&#10;AAAA&#10;" adj="10800" strokecolor="black [0]" strokeweight=".5pt">
                  <v:stroke endarrow="block"/>
                  <v:shadow color="black [0]"/>
                </v:shape>
                <v:shape id="AutoShape 434" o:spid="_x0000_s1216"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oiygAAAOMAAAAPAAAAZHJzL2Rvd25yZXYueG1sRI/NTsMw&#10;EITvSLyDtUjcqENK/9K6FYoUCfXWFnHexts4Il6H2LSGp68rIXHcndn5ZlebaDtxpsG3jhU8jzIQ&#10;xLXTLTcK3g/V0xyED8gaO8ek4Ic8bNb3dysstLvwjs770IgUwr5ABSaEvpDS14Ys+pHriZN2coPF&#10;kMahkXrASwq3ncyzbCottpwIBnsqDdWf+2+buC6W7Exe8Uf1OzuEcpsf45dSjw/xdQkiUAz/5r/r&#10;N53qL14ms/F4PpnC7ae0ALm+AgAA//8DAFBLAQItABQABgAIAAAAIQDb4fbL7gAAAIUBAAATAAAA&#10;AAAAAAAAAAAAAAAAAABbQ29udGVudF9UeXBlc10ueG1sUEsBAi0AFAAGAAgAAAAhAFr0LFu/AAAA&#10;FQEAAAsAAAAAAAAAAAAAAAAAHwEAAF9yZWxzLy5yZWxzUEsBAi0AFAAGAAgAAAAhANF1aiLKAAAA&#10;4wAAAA8AAAAAAAAAAAAAAAAABwIAAGRycy9kb3ducmV2LnhtbFBLBQYAAAAAAwADALcAAAD+AgAA&#10;AAA=&#10;" adj="10800" strokecolor="black [0]" strokeweight=".5pt">
                  <v:stroke endarrow="block"/>
                  <v:shadow color="black [0]"/>
                </v:shape>
                <v:shape id="AutoShape 435" o:spid="_x0000_s1217"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LygAAAOMAAAAPAAAAZHJzL2Rvd25yZXYueG1sRE9La8JA&#10;EL4X+h+WKfRSdJMIGqOrlILQBx6MIuQ2ZMckmJ0N2a1J++u7hUKP871nvR1NK27Uu8aygngagSAu&#10;rW64UnA67iYpCOeRNbaWScEXOdhu7u/WmGk78IFuua9ECGGXoYLa+y6T0pU1GXRT2xEH7mJ7gz6c&#10;fSV1j0MIN61MomguDTYcGmrs6KWm8pp/GgXpkI/74lR8n5927x/z5q0sqotT6vFhfF6B8DT6f/Gf&#10;+1WH+bMkWaZxvJjB708BALn5AQAA//8DAFBLAQItABQABgAIAAAAIQDb4fbL7gAAAIUBAAATAAAA&#10;AAAAAAAAAAAAAAAAAABbQ29udGVudF9UeXBlc10ueG1sUEsBAi0AFAAGAAgAAAAhAFr0LFu/AAAA&#10;FQEAAAsAAAAAAAAAAAAAAAAAHwEAAF9yZWxzLy5yZWxzUEsBAi0AFAAGAAgAAAAhACN74kvKAAAA&#10;4wAAAA8AAAAAAAAAAAAAAAAABwIAAGRycy9kb3ducmV2LnhtbFBLBQYAAAAAAwADALcAAAD+AgAA&#10;AAA=&#10;" strokecolor="black [0]" strokeweight=".5pt">
                  <v:stroke endarrow="block"/>
                  <v:shadow color="black [0]"/>
                </v:shape>
                <w10:anchorlock/>
              </v:group>
            </w:pict>
          </mc:Fallback>
        </mc:AlternateContent>
      </w:r>
    </w:p>
    <w:p w14:paraId="701B6229" w14:textId="09D5B4A0" w:rsidR="00783E45" w:rsidRDefault="00783E45" w:rsidP="00783E45">
      <w:r>
        <w:t>Records exported to</w:t>
      </w:r>
      <w:r w:rsidRPr="000E32D5">
        <w:t xml:space="preserve"> </w:t>
      </w:r>
      <w:r w:rsidR="000C48FC">
        <w:t>HMISParticipation</w:t>
      </w:r>
      <w:r>
        <w:t xml:space="preserve">.csv are included in the LSA output and uploaded to HDX 2.0. </w:t>
      </w:r>
    </w:p>
    <w:p w14:paraId="6591BC66" w14:textId="7BE5DFDC" w:rsidR="00783E45" w:rsidRPr="000E32D5" w:rsidDel="0033279C" w:rsidRDefault="00783E45" w:rsidP="00783E45">
      <w:pPr>
        <w:rPr>
          <w:del w:id="975" w:author="Molly McEvilley" w:date="2024-08-21T09:12:00Z" w16du:dateUtc="2024-08-21T13:12:00Z"/>
        </w:rPr>
      </w:pPr>
      <w:del w:id="976" w:author="Molly McEvilley" w:date="2024-08-21T09:12:00Z" w16du:dateUtc="2024-08-21T13:12:00Z">
        <w:r w:rsidDel="0033279C">
          <w:delText xml:space="preserve">LSA </w:delText>
        </w:r>
        <w:r w:rsidR="00694008" w:rsidDel="0033279C">
          <w:delText>project-level data quality reporting</w:delText>
        </w:r>
        <w:r w:rsidR="004D3EA5" w:rsidDel="0033279C">
          <w:delText xml:space="preserve"> </w:delText>
        </w:r>
        <w:r w:rsidR="00694008" w:rsidDel="0033279C">
          <w:delText>includes counts of enrollments that overlap periods of time in which a project is not participating in HMIS</w:delText>
        </w:r>
        <w:r w:rsidR="004D3EA5" w:rsidDel="0033279C">
          <w:delText>; the data is otherwise not relevant to LSA logic.</w:delText>
        </w:r>
      </w:del>
    </w:p>
    <w:p w14:paraId="22F5787D" w14:textId="77777777" w:rsidR="00783E45" w:rsidRDefault="00783E45" w:rsidP="00783E45">
      <w:pPr>
        <w:pStyle w:val="Heading3"/>
      </w:pPr>
      <w:r w:rsidRPr="006C26B8">
        <w:t>Relevant Data</w:t>
      </w:r>
    </w:p>
    <w:p w14:paraId="3E1C084F"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0C826808" w14:textId="77777777">
        <w:tc>
          <w:tcPr>
            <w:tcW w:w="9355" w:type="dxa"/>
            <w:shd w:val="clear" w:color="auto" w:fill="FDE9D9" w:themeFill="accent6" w:themeFillTint="33"/>
          </w:tcPr>
          <w:p w14:paraId="5477A1AE" w14:textId="77777777" w:rsidR="00783E45" w:rsidRPr="006B4F91" w:rsidRDefault="00783E45">
            <w:pPr>
              <w:pStyle w:val="NoSpacing"/>
              <w:rPr>
                <w:b/>
                <w:bCs/>
              </w:rPr>
            </w:pPr>
            <w:r w:rsidRPr="006B4F91">
              <w:rPr>
                <w:b/>
                <w:bCs/>
              </w:rPr>
              <w:t>lsa_</w:t>
            </w:r>
            <w:r>
              <w:rPr>
                <w:b/>
                <w:bCs/>
              </w:rPr>
              <w:t>Report</w:t>
            </w:r>
          </w:p>
        </w:tc>
      </w:tr>
      <w:tr w:rsidR="00783E45" w:rsidRPr="00DE4A2E" w14:paraId="2FCB3F09" w14:textId="77777777">
        <w:tc>
          <w:tcPr>
            <w:tcW w:w="9355" w:type="dxa"/>
          </w:tcPr>
          <w:p w14:paraId="01DDA9E4" w14:textId="77777777" w:rsidR="00783E45" w:rsidRPr="00DE4A2E" w:rsidRDefault="00783E45">
            <w:pPr>
              <w:pStyle w:val="NoSpacing"/>
            </w:pPr>
            <w:r w:rsidRPr="00DE4A2E">
              <w:t>ReportStart</w:t>
            </w:r>
          </w:p>
        </w:tc>
      </w:tr>
      <w:tr w:rsidR="00783E45" w:rsidRPr="00DE4A2E" w14:paraId="1CA17E5B" w14:textId="77777777">
        <w:tc>
          <w:tcPr>
            <w:tcW w:w="9355" w:type="dxa"/>
          </w:tcPr>
          <w:p w14:paraId="233E0062" w14:textId="77777777" w:rsidR="00783E45" w:rsidRPr="00DE4A2E" w:rsidRDefault="00783E45">
            <w:pPr>
              <w:pStyle w:val="NoSpacing"/>
            </w:pPr>
            <w:r w:rsidRPr="00DE4A2E">
              <w:rPr>
                <w:rFonts w:cstheme="minorHAnsi"/>
              </w:rPr>
              <w:t>ReportEnd</w:t>
            </w:r>
          </w:p>
        </w:tc>
      </w:tr>
      <w:tr w:rsidR="00783E45" w:rsidRPr="00DE4A2E" w14:paraId="12BBABC8" w14:textId="77777777">
        <w:tc>
          <w:tcPr>
            <w:tcW w:w="9355" w:type="dxa"/>
          </w:tcPr>
          <w:p w14:paraId="7A7918DC" w14:textId="77777777" w:rsidR="00783E45" w:rsidRPr="00DE4A2E" w:rsidRDefault="00783E45">
            <w:pPr>
              <w:pStyle w:val="NoSpacing"/>
            </w:pPr>
            <w:r w:rsidRPr="00DE4A2E">
              <w:t>ReportCoC</w:t>
            </w:r>
          </w:p>
        </w:tc>
      </w:tr>
      <w:tr w:rsidR="00783E45" w:rsidRPr="006B4F91" w14:paraId="28285836" w14:textId="77777777">
        <w:tc>
          <w:tcPr>
            <w:tcW w:w="9355" w:type="dxa"/>
            <w:shd w:val="clear" w:color="auto" w:fill="FDE9D9" w:themeFill="accent6" w:themeFillTint="33"/>
          </w:tcPr>
          <w:p w14:paraId="44B9D4DF" w14:textId="77777777" w:rsidR="00783E45" w:rsidRPr="006B4F91" w:rsidRDefault="00783E45">
            <w:pPr>
              <w:pStyle w:val="NoSpacing"/>
              <w:rPr>
                <w:b/>
                <w:bCs/>
              </w:rPr>
            </w:pPr>
            <w:r w:rsidRPr="006B4F91">
              <w:rPr>
                <w:b/>
                <w:bCs/>
              </w:rPr>
              <w:t>lsa_Project</w:t>
            </w:r>
          </w:p>
        </w:tc>
      </w:tr>
      <w:tr w:rsidR="00783E45" w:rsidRPr="00DE4A2E" w14:paraId="06477DA1" w14:textId="77777777">
        <w:tc>
          <w:tcPr>
            <w:tcW w:w="9355" w:type="dxa"/>
          </w:tcPr>
          <w:p w14:paraId="2ECCEA5B" w14:textId="77777777" w:rsidR="00783E45" w:rsidRPr="00DE4A2E" w:rsidRDefault="00783E45">
            <w:pPr>
              <w:pStyle w:val="NoSpacing"/>
            </w:pPr>
            <w:r w:rsidRPr="00DE4A2E">
              <w:t>ProjectID</w:t>
            </w:r>
          </w:p>
        </w:tc>
      </w:tr>
      <w:tr w:rsidR="00783E45" w:rsidRPr="00DE4A2E" w14:paraId="6593F551" w14:textId="77777777">
        <w:tc>
          <w:tcPr>
            <w:tcW w:w="9355" w:type="dxa"/>
          </w:tcPr>
          <w:p w14:paraId="7FAB316C" w14:textId="77777777" w:rsidR="00783E45" w:rsidRPr="00DE4A2E" w:rsidRDefault="00783E45">
            <w:pPr>
              <w:pStyle w:val="NoSpacing"/>
            </w:pPr>
            <w:r>
              <w:t>ProjectType</w:t>
            </w:r>
          </w:p>
        </w:tc>
      </w:tr>
      <w:tr w:rsidR="00AB3AC4" w:rsidRPr="00DE4A2E" w14:paraId="6716932C" w14:textId="77777777">
        <w:tc>
          <w:tcPr>
            <w:tcW w:w="9355" w:type="dxa"/>
          </w:tcPr>
          <w:p w14:paraId="060ACAE6" w14:textId="2AF4971C" w:rsidR="00AB3AC4" w:rsidRDefault="00AB3AC4">
            <w:pPr>
              <w:pStyle w:val="NoSpacing"/>
            </w:pPr>
            <w:r>
              <w:t>OperatingStartDate</w:t>
            </w:r>
          </w:p>
        </w:tc>
      </w:tr>
      <w:tr w:rsidR="00AB3AC4" w:rsidRPr="00DE4A2E" w14:paraId="79002943" w14:textId="77777777">
        <w:tc>
          <w:tcPr>
            <w:tcW w:w="9355" w:type="dxa"/>
          </w:tcPr>
          <w:p w14:paraId="01E994DA" w14:textId="60F7F2C4" w:rsidR="00AB3AC4" w:rsidRDefault="00AB3AC4">
            <w:pPr>
              <w:pStyle w:val="NoSpacing"/>
            </w:pPr>
            <w:r>
              <w:t>OperatingEndDate</w:t>
            </w:r>
          </w:p>
        </w:tc>
      </w:tr>
      <w:tr w:rsidR="00783E45" w:rsidRPr="006B4F91" w14:paraId="73D32532" w14:textId="77777777">
        <w:tc>
          <w:tcPr>
            <w:tcW w:w="9355" w:type="dxa"/>
            <w:shd w:val="clear" w:color="auto" w:fill="EEECE1" w:themeFill="background2"/>
          </w:tcPr>
          <w:p w14:paraId="783712A4" w14:textId="0040E39E" w:rsidR="00783E45" w:rsidRPr="006B4F91" w:rsidRDefault="00783E45">
            <w:pPr>
              <w:pStyle w:val="NoSpacing"/>
              <w:rPr>
                <w:b/>
                <w:bCs/>
              </w:rPr>
            </w:pPr>
            <w:r w:rsidRPr="006B4F91">
              <w:rPr>
                <w:b/>
                <w:bCs/>
              </w:rPr>
              <w:t>hmis_</w:t>
            </w:r>
            <w:r w:rsidR="00A9503A">
              <w:rPr>
                <w:b/>
                <w:bCs/>
              </w:rPr>
              <w:t>HMISParticipation</w:t>
            </w:r>
          </w:p>
        </w:tc>
      </w:tr>
      <w:tr w:rsidR="00783E45" w:rsidRPr="004416C8" w14:paraId="690C49E5" w14:textId="77777777">
        <w:tc>
          <w:tcPr>
            <w:tcW w:w="9355" w:type="dxa"/>
          </w:tcPr>
          <w:p w14:paraId="0646E6AE" w14:textId="77777777" w:rsidR="00783E45" w:rsidRPr="00C03C03" w:rsidRDefault="00783E45">
            <w:pPr>
              <w:pStyle w:val="NoSpacing"/>
            </w:pPr>
            <w:r w:rsidRPr="00C03C03">
              <w:t>(all columns – see below)</w:t>
            </w:r>
          </w:p>
        </w:tc>
      </w:tr>
    </w:tbl>
    <w:p w14:paraId="177BC83C" w14:textId="77777777" w:rsidR="00783E45" w:rsidRDefault="00783E45" w:rsidP="00783E45">
      <w:pPr>
        <w:pStyle w:val="Heading4"/>
      </w:pPr>
      <w:r w:rsidRPr="006A3016">
        <w:t>Target</w:t>
      </w:r>
    </w:p>
    <w:p w14:paraId="02BD6ACF" w14:textId="241C8F80" w:rsidR="00783E45" w:rsidRPr="00493BDF" w:rsidRDefault="00783E45" w:rsidP="00783E45">
      <w:r>
        <w:t xml:space="preserve">HDX 2.0 validation of </w:t>
      </w:r>
      <w:r w:rsidR="000D06E1">
        <w:t>HMISParticipation</w:t>
      </w:r>
      <w:r>
        <w:t xml:space="preserve">.csv is </w:t>
      </w:r>
      <w:r w:rsidR="000D06E1">
        <w:t xml:space="preserve">generally </w:t>
      </w:r>
      <w:r>
        <w:t>consistent with the HMIS CSV specifications; differences are noted in the column descriptions below.</w:t>
      </w:r>
    </w:p>
    <w:tbl>
      <w:tblPr>
        <w:tblStyle w:val="Style1"/>
        <w:tblW w:w="9355" w:type="dxa"/>
        <w:tblLook w:val="04A0" w:firstRow="1" w:lastRow="0" w:firstColumn="1" w:lastColumn="0" w:noHBand="0" w:noVBand="1"/>
      </w:tblPr>
      <w:tblGrid>
        <w:gridCol w:w="3235"/>
        <w:gridCol w:w="6120"/>
      </w:tblGrid>
      <w:tr w:rsidR="00783E45" w:rsidRPr="006B4F91" w14:paraId="3212106B"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shd w:val="clear" w:color="auto" w:fill="76923C" w:themeFill="accent3" w:themeFillShade="BF"/>
          </w:tcPr>
          <w:p w14:paraId="37B745D7" w14:textId="344F1312" w:rsidR="00783E45" w:rsidRPr="006B4F91" w:rsidRDefault="00783E45">
            <w:pPr>
              <w:pStyle w:val="NoSpacing"/>
              <w:rPr>
                <w:color w:val="FFFFFF" w:themeColor="background1"/>
              </w:rPr>
            </w:pPr>
            <w:r w:rsidRPr="006B4F91">
              <w:rPr>
                <w:color w:val="FFFFFF" w:themeColor="background1"/>
              </w:rPr>
              <w:t>lsa_</w:t>
            </w:r>
            <w:r w:rsidR="000D06E1">
              <w:rPr>
                <w:color w:val="FFFFFF" w:themeColor="background1"/>
              </w:rPr>
              <w:t>HMISParticipation</w:t>
            </w:r>
          </w:p>
        </w:tc>
        <w:tc>
          <w:tcPr>
            <w:tcW w:w="6120" w:type="dxa"/>
            <w:shd w:val="clear" w:color="auto" w:fill="76923C" w:themeFill="accent3" w:themeFillShade="BF"/>
          </w:tcPr>
          <w:p w14:paraId="0CFF1D41"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D06E1" w:rsidRPr="009C3437" w14:paraId="67B3728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A0CAF7C" w14:textId="264BF7B7" w:rsidR="000D06E1" w:rsidRPr="009C3437" w:rsidRDefault="00D82DCA" w:rsidP="000D06E1">
            <w:pPr>
              <w:pStyle w:val="NoSpacing"/>
            </w:pPr>
            <w:r>
              <w:t>HMIS</w:t>
            </w:r>
            <w:r w:rsidR="000D06E1">
              <w:t>ParticipationID</w:t>
            </w:r>
          </w:p>
        </w:tc>
        <w:tc>
          <w:tcPr>
            <w:tcW w:w="6120" w:type="dxa"/>
          </w:tcPr>
          <w:p w14:paraId="53B52759"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0D06E1" w:rsidRPr="009C3437" w14:paraId="362E22B9"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A3E504E" w14:textId="43FB22DF" w:rsidR="000D06E1" w:rsidRDefault="000D06E1" w:rsidP="000D06E1">
            <w:pPr>
              <w:pStyle w:val="NoSpacing"/>
            </w:pPr>
            <w:r>
              <w:t>ProjectID</w:t>
            </w:r>
          </w:p>
        </w:tc>
        <w:tc>
          <w:tcPr>
            <w:tcW w:w="6120" w:type="dxa"/>
          </w:tcPr>
          <w:p w14:paraId="739BAC4E" w14:textId="77777777"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0D06E1" w:rsidRPr="009C3437" w14:paraId="7590DFBB"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2F6ECC0" w14:textId="009814A5" w:rsidR="000D06E1" w:rsidRDefault="000D06E1" w:rsidP="000D06E1">
            <w:pPr>
              <w:pStyle w:val="NoSpacing"/>
            </w:pPr>
            <w:r>
              <w:t>HMISParticipationType</w:t>
            </w:r>
          </w:p>
        </w:tc>
        <w:tc>
          <w:tcPr>
            <w:tcW w:w="6120" w:type="dxa"/>
          </w:tcPr>
          <w:p w14:paraId="75E5378C"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0D06E1" w:rsidRPr="009C3437" w14:paraId="0E177C3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305A7E4" w14:textId="1EBCA8C0" w:rsidR="000D06E1" w:rsidRDefault="000D06E1" w:rsidP="000D06E1">
            <w:pPr>
              <w:pStyle w:val="NoSpacing"/>
            </w:pPr>
            <w:r>
              <w:t>HMISParticipationStatusStartDate</w:t>
            </w:r>
          </w:p>
        </w:tc>
        <w:tc>
          <w:tcPr>
            <w:tcW w:w="6120" w:type="dxa"/>
          </w:tcPr>
          <w:p w14:paraId="3B06C745" w14:textId="799F68AC"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02D927F2"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604C470" w14:textId="63F3B7DA" w:rsidR="000D06E1" w:rsidRDefault="000D06E1" w:rsidP="000D06E1">
            <w:pPr>
              <w:pStyle w:val="NoSpacing"/>
            </w:pPr>
            <w:r>
              <w:t>HMISParticipationStatusEndDate</w:t>
            </w:r>
          </w:p>
        </w:tc>
        <w:tc>
          <w:tcPr>
            <w:tcW w:w="6120" w:type="dxa"/>
          </w:tcPr>
          <w:p w14:paraId="6FF0C597"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0D06E1" w:rsidRPr="009C3437" w14:paraId="65CABD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3B48F5" w14:textId="77777777" w:rsidR="000D06E1" w:rsidRPr="004A469A" w:rsidRDefault="000D06E1" w:rsidP="000D06E1">
            <w:pPr>
              <w:pStyle w:val="NoSpacing"/>
            </w:pPr>
            <w:r w:rsidRPr="004A469A">
              <w:t>DateCreated</w:t>
            </w:r>
          </w:p>
        </w:tc>
        <w:tc>
          <w:tcPr>
            <w:tcW w:w="6120" w:type="dxa"/>
          </w:tcPr>
          <w:p w14:paraId="316AB5B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5B1B0D20"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DD38C12" w14:textId="77777777" w:rsidR="000D06E1" w:rsidRPr="004A469A" w:rsidRDefault="000D06E1" w:rsidP="000D06E1">
            <w:pPr>
              <w:pStyle w:val="NoSpacing"/>
            </w:pPr>
            <w:r w:rsidRPr="004A469A">
              <w:t>DateUpdated</w:t>
            </w:r>
          </w:p>
        </w:tc>
        <w:tc>
          <w:tcPr>
            <w:tcW w:w="6120" w:type="dxa"/>
          </w:tcPr>
          <w:p w14:paraId="27B16276"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0D06E1" w:rsidRPr="009C3437" w14:paraId="322716BD"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7D370AC" w14:textId="77777777" w:rsidR="000D06E1" w:rsidRPr="004A469A" w:rsidRDefault="000D06E1" w:rsidP="000D06E1">
            <w:pPr>
              <w:pStyle w:val="NoSpacing"/>
            </w:pPr>
            <w:r w:rsidRPr="002D2B2B">
              <w:t>UserID</w:t>
            </w:r>
          </w:p>
        </w:tc>
        <w:tc>
          <w:tcPr>
            <w:tcW w:w="6120" w:type="dxa"/>
          </w:tcPr>
          <w:p w14:paraId="45964D7A"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0D06E1" w:rsidRPr="009C3437" w14:paraId="6A5D4F6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0A02D33" w14:textId="77777777" w:rsidR="000D06E1" w:rsidRPr="004A469A" w:rsidRDefault="000D06E1" w:rsidP="000D06E1">
            <w:pPr>
              <w:pStyle w:val="NoSpacing"/>
            </w:pPr>
            <w:r w:rsidRPr="004A469A">
              <w:t>DateDeleted</w:t>
            </w:r>
          </w:p>
        </w:tc>
        <w:tc>
          <w:tcPr>
            <w:tcW w:w="6120" w:type="dxa"/>
          </w:tcPr>
          <w:p w14:paraId="3BF2BD84"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NULL</w:t>
            </w:r>
          </w:p>
        </w:tc>
      </w:tr>
      <w:tr w:rsidR="000D06E1" w:rsidRPr="009C3437" w14:paraId="423AB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8BD5767" w14:textId="77777777" w:rsidR="000D06E1" w:rsidRPr="004A469A" w:rsidRDefault="000D06E1" w:rsidP="000D06E1">
            <w:pPr>
              <w:pStyle w:val="NoSpacing"/>
            </w:pPr>
            <w:r w:rsidRPr="004A469A">
              <w:t>ExportID</w:t>
            </w:r>
          </w:p>
        </w:tc>
        <w:tc>
          <w:tcPr>
            <w:tcW w:w="6120" w:type="dxa"/>
          </w:tcPr>
          <w:p w14:paraId="32CECA7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16A344E" w14:textId="77777777" w:rsidR="00783E45" w:rsidRDefault="00783E45" w:rsidP="00783E45">
      <w:pPr>
        <w:pStyle w:val="Heading3"/>
      </w:pPr>
      <w:r w:rsidRPr="006C26B8">
        <w:t>Logic</w:t>
      </w:r>
    </w:p>
    <w:p w14:paraId="54A771A4" w14:textId="23CFAE13" w:rsidR="002D5FDD" w:rsidRDefault="000C48FC" w:rsidP="00783E45">
      <w:r>
        <w:t>Export all HMISParticipation records</w:t>
      </w:r>
      <w:r w:rsidR="003C7F7C">
        <w:t xml:space="preserve"> </w:t>
      </w:r>
      <w:r w:rsidR="002D5FDD">
        <w:t>where:</w:t>
      </w:r>
    </w:p>
    <w:p w14:paraId="21D2E6D9" w14:textId="77777777" w:rsidR="002D5FDD" w:rsidRDefault="002D5FDD" w:rsidP="002D5FDD">
      <w:pPr>
        <w:pStyle w:val="ListParagraph"/>
        <w:numPr>
          <w:ilvl w:val="0"/>
          <w:numId w:val="90"/>
        </w:numPr>
      </w:pPr>
      <w:r>
        <w:t>ProjectID = lsa_Project.</w:t>
      </w:r>
      <w:r w:rsidRPr="006E6892">
        <w:rPr>
          <w:b/>
          <w:bCs/>
        </w:rPr>
        <w:t>ProjectID</w:t>
      </w:r>
      <w:r>
        <w:t xml:space="preserve">; </w:t>
      </w:r>
    </w:p>
    <w:p w14:paraId="5FCD3C86" w14:textId="5E784208" w:rsidR="002D5FDD" w:rsidRPr="006E6892" w:rsidRDefault="002D5FDD" w:rsidP="002D5FDD">
      <w:pPr>
        <w:pStyle w:val="ListParagraph"/>
        <w:numPr>
          <w:ilvl w:val="0"/>
          <w:numId w:val="90"/>
        </w:numPr>
      </w:pPr>
      <w:r>
        <w:t>Project.</w:t>
      </w:r>
      <w:r w:rsidRPr="00277F30">
        <w:rPr>
          <w:b/>
          <w:bCs/>
        </w:rPr>
        <w:t>OperatingEndDate</w:t>
      </w:r>
      <w:r>
        <w:t xml:space="preserve"> is null or </w:t>
      </w:r>
      <w:commentRangeStart w:id="977"/>
      <w:r w:rsidRPr="00277F30">
        <w:rPr>
          <w:b/>
          <w:bCs/>
        </w:rPr>
        <w:t>OperatingEndDate</w:t>
      </w:r>
      <w:r>
        <w:t xml:space="preserve"> &gt;</w:t>
      </w:r>
      <w:del w:id="978" w:author="Molly McEvilley" w:date="2024-09-25T15:54:00Z" w16du:dateUtc="2024-09-25T19:54:00Z">
        <w:r w:rsidDel="00FD3FA5">
          <w:delText>=</w:delText>
        </w:r>
      </w:del>
      <w:r>
        <w:t xml:space="preserve"> </w:t>
      </w:r>
      <w:r w:rsidRPr="00277F30">
        <w:rPr>
          <w:u w:val="single"/>
        </w:rPr>
        <w:t>ReportStart</w:t>
      </w:r>
      <w:commentRangeEnd w:id="977"/>
      <w:r w:rsidR="00FD3FA5">
        <w:rPr>
          <w:rStyle w:val="CommentReference"/>
          <w:rFonts w:eastAsiaTheme="minorHAnsi" w:cstheme="minorBidi"/>
        </w:rPr>
        <w:commentReference w:id="977"/>
      </w:r>
    </w:p>
    <w:p w14:paraId="252C9B41" w14:textId="61818219" w:rsidR="00AB3AC4" w:rsidRDefault="00AB3AC4" w:rsidP="00C0251C">
      <w:r>
        <w:lastRenderedPageBreak/>
        <w:t xml:space="preserve">Validation for HMISParticipation.csv </w:t>
      </w:r>
      <w:r w:rsidR="00F654C3">
        <w:t xml:space="preserve">will require </w:t>
      </w:r>
      <w:r>
        <w:t xml:space="preserve">that </w:t>
      </w:r>
      <w:r w:rsidR="00F654C3">
        <w:t>HMIS participation status is documented for – at a minimum – all dates in the report period on which the project was operational</w:t>
      </w:r>
      <w:r w:rsidR="009B4418">
        <w:t xml:space="preserve">. </w:t>
      </w:r>
      <w:r w:rsidR="002D5FDD">
        <w:t xml:space="preserve">If these records do not exist, </w:t>
      </w:r>
      <w:r>
        <w:t xml:space="preserve">CoCs </w:t>
      </w:r>
      <w:r w:rsidR="0045239B">
        <w:t>must enter them in HMIS and re-run the LSA</w:t>
      </w:r>
      <w:r w:rsidR="009B4418">
        <w:t xml:space="preserve">. </w:t>
      </w:r>
    </w:p>
    <w:p w14:paraId="16E8161A" w14:textId="77777777" w:rsidR="002D5FDD" w:rsidRPr="00A6584A" w:rsidRDefault="002D5FDD" w:rsidP="002D5FDD">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21A64600" w14:textId="77777777" w:rsidR="00783E45" w:rsidRDefault="00783E45" w:rsidP="00783E45">
      <w:r>
        <w:rPr>
          <w:i/>
        </w:rPr>
        <w:t xml:space="preserve">UserID </w:t>
      </w:r>
      <w:r>
        <w:t>may be exported as NULL; regardless of its value, it will not be imported into the HDX 2.0.</w:t>
      </w:r>
    </w:p>
    <w:p w14:paraId="536EC659" w14:textId="751D3E2D" w:rsidR="00783E45" w:rsidRDefault="00783E45" w:rsidP="00783E45">
      <w:pPr>
        <w:pStyle w:val="Heading2"/>
      </w:pPr>
      <w:bookmarkStart w:id="979" w:name="_Get_Affiliation.csv_Records"/>
      <w:bookmarkStart w:id="980" w:name="_Toc175057070"/>
      <w:bookmarkEnd w:id="979"/>
      <w:r w:rsidRPr="006C26B8">
        <w:t xml:space="preserve">Get </w:t>
      </w:r>
      <w:r w:rsidR="000C48FC">
        <w:t>Affiliation</w:t>
      </w:r>
      <w:r w:rsidRPr="006C26B8">
        <w:t>.csv Records / lsa_</w:t>
      </w:r>
      <w:r w:rsidR="000C48FC">
        <w:t>Affiliation</w:t>
      </w:r>
      <w:bookmarkEnd w:id="980"/>
    </w:p>
    <w:p w14:paraId="5BBC18C6"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501415B" wp14:editId="1C3502D2">
                <wp:extent cx="4780280" cy="652780"/>
                <wp:effectExtent l="0" t="0" r="20320" b="13970"/>
                <wp:docPr id="994896426" name="Group 994896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60575369"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2053D6" w14:textId="7A8AE8F0" w:rsidR="00783E45" w:rsidRDefault="00783E45" w:rsidP="00783E45">
                              <w:pPr>
                                <w:pStyle w:val="Style3"/>
                              </w:pPr>
                              <w:r>
                                <w:t>lsa_</w:t>
                              </w:r>
                              <w:r w:rsidR="00941321">
                                <w:t>Affiliation</w:t>
                              </w:r>
                            </w:p>
                          </w:txbxContent>
                        </wps:txbx>
                        <wps:bodyPr rot="0" vert="horz" wrap="square" lIns="0" tIns="0" rIns="0" bIns="0" anchor="ctr" anchorCtr="0" upright="1">
                          <a:noAutofit/>
                        </wps:bodyPr>
                      </wps:wsp>
                      <wps:wsp>
                        <wps:cNvPr id="305704712"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68888F" w14:textId="1CFF8B91" w:rsidR="00783E45" w:rsidRDefault="00783E45" w:rsidP="00783E45">
                              <w:pPr>
                                <w:pStyle w:val="Style3"/>
                              </w:pPr>
                              <w:r>
                                <w:t>hmis_</w:t>
                              </w:r>
                              <w:r w:rsidR="00941321">
                                <w:t>Affiliation</w:t>
                              </w:r>
                            </w:p>
                          </w:txbxContent>
                        </wps:txbx>
                        <wps:bodyPr rot="0" vert="horz" wrap="square" lIns="0" tIns="0" rIns="0" bIns="0" anchor="t" anchorCtr="0" upright="1">
                          <a:noAutofit/>
                        </wps:bodyPr>
                      </wps:wsp>
                      <wpg:grpSp>
                        <wpg:cNvPr id="1925771734" name="Group 430"/>
                        <wpg:cNvGrpSpPr>
                          <a:grpSpLocks/>
                        </wpg:cNvGrpSpPr>
                        <wpg:grpSpPr bwMode="auto">
                          <a:xfrm>
                            <a:off x="1036961" y="1131687"/>
                            <a:ext cx="12091" cy="6529"/>
                            <a:chOff x="1036961" y="1131687"/>
                            <a:chExt cx="12090" cy="6528"/>
                          </a:xfrm>
                        </wpg:grpSpPr>
                        <wps:wsp>
                          <wps:cNvPr id="416102848"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97A832"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1464786022"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719386"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08582826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772703658"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05513421"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501415B" id="Group 994896426" o:spid="_x0000_s1218"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6obAgUAAPcWAAAOAAAAZHJzL2Uyb0RvYy54bWzsWF1v2zYUfR+w/0DofbGobxtxisZOggHt&#10;VqDd3mmJkrVIpEbSsbNfv8urD0dJ3GZZnGFo/GBQEkVdHh7ecw9P3+3qitxwpUsp5g49cR3CRSqz&#10;UhRz57cvlz8lDtGGiYxVUvC5c8u18+7sxx9Ot82Me3Itq4wrAoMIPds2c2dtTDObTHS65jXTJ7Lh&#10;Ah7mUtXMwKUqJpliWxi9riae60aTrVRZo2TKtYa7y/ahc4bj5zlPza95rrkh1dyB2Az+K/xf2f/J&#10;2SmbFYo16zLtwmDPiKJmpYCPDkMtmWFko8oHQ9VlqqSWuTlJZT2ReV6mHOcAs6HuvdlcKblpcC7F&#10;bFs0A0wA7T2cnj1s+svNlWo+N59UGz00P8j0WgMuk21TzO4+t9dF25msth9lBuvJNkbixHe5qu0Q&#10;MCWyQ3xvB3z5zpAUbgZx4noJLEMKz6LQg8t2AdI1rJJ9jbp+NI2oQ6ADpT6NkrjvcXFnkGAYIrGP&#10;J2zWfh5D7kK0FABO6T1s+t/B9nnNGo6roS0snxQpM5iGG8YhBO0QwWoA5D0Agj1J4GFwNgro3kOs&#10;W3yJkIs1EwV/r5TcrjnLIDqKkxm9YC80rM43Aadu7CUx7LYWOT/sse3BpzQBMBF6Lw78EW5s1iht&#10;rrisiW3MnbySW4hPmaVMNzUXBteY3XzQpsW772+XXMuqzC7LqsILVawWlSI3DHbc5eIiXEbdp0bd&#10;KkG2AJ4fujjy6JkeDRGe06SPdtStLg2kjqqs507i2p/9DptZLC9Ehm3DyqptA0UqYR9zTArdPHp0&#10;W66Y3WqHazodFm4ls1sAX8k2cUCig8Zaqr8csoWkMXf0nxumuEOqnwUsoM0wfUP1jVXfYCKFV+dO&#10;apRD2ouFaXPRplFlsYaxKcIhpKVRXiLYNsg2DtyTyOlXIrcP5HaDmHqPsXtq8R6RFahwNHaHwdQD&#10;eDt2Uw8pAcvZZQUKeQXShk0sfhRi0hiywmF2f2SF4KZMl6W+fh7Dl5cX55f950b0fDLDw/Pp+TJ8&#10;bJNA+u+I/BKkHtbrKKQ2L0HpTl8srVB6uhxLp14YxzT2Ie+3WRaVkQQ+7vn7OmVV+KV07KAg7Ynn&#10;TjvigaIhxmz2T/SMeu50L4n/uZ4FNKIg0gEoyQNB81GgXm3L+zGNwn7L70uBAfmRoAXdBurrkF6g&#10;3gQts2VVt1F6JfluFY0GEVShkes9Jmm+96qSNip1wyC+L2kjfvcl0Bu/bTl8r2CjoP1dMXIUcXuR&#10;im1vTl6peqNuEiZe4kWDbN4xJz4SqsvlC9H6v3QnOv83+BP0Ml9uG7A2I3vSvmLff6I9CaZuCJuu&#10;K+DcsJPKPpuHSQSSY+s3mky/QfZ0o254tpBCgL+Xyt+XbrbCL7JOuVj2ByhzXlfg6MGOkLA3CVAZ&#10;opVB59gLhX1VSGtj0Dp8tXyzpxN8cDnZdVu1V5saTHHrfDozAress0UzhLfg03i2Yd/Gz49qxq8W&#10;fMTgKhhVgm+swHOAgap5Bt6Dw9GLbUHgT/E57Raxne3ygUN+LT7GsReDwQ8frS1QwI/LR5JXZfN7&#10;b7K6kwrqBgmWOy0zgymwFBnQMzMCZz0wE58ddhZvzPxfMjNxw5D6gQfp4mHRi9bsuMS0uWegYwTb&#10;BAI5RMeQgr3FRNknlAMlgTaK2UOFIU+2WerAIc53m/pQluF0FXNndxJsj2/vXmOq3J9Xn/0NAAD/&#10;/wMAUEsDBBQABgAIAAAAIQC+gqjP2wAAAAUBAAAPAAAAZHJzL2Rvd25yZXYueG1sTI9BS8NAEIXv&#10;gv9hGcGb3aRSlZhNKUU9FcFWEG/T7DQJzc6G7DZJ/72jF3sZZniPN9/Ll5Nr1UB9aDwbSGcJKOLS&#10;24YrA5+717snUCEiW2w9k4EzBVgW11c5ZtaP/EHDNlZKQjhkaKCOscu0DmVNDsPMd8SiHXzvMMrZ&#10;V9r2OEq4a/U8SR60w4blQ40drWsqj9uTM/A24ri6T1+GzfGwPn/vFu9fm5SMub2ZVs+gIk3x3wy/&#10;+IIOhTDt/YltUK0BKRL/pmiPi7nU2IspkUUXub6kL34AAAD//wMAUEsBAi0AFAAGAAgAAAAhALaD&#10;OJL+AAAA4QEAABMAAAAAAAAAAAAAAAAAAAAAAFtDb250ZW50X1R5cGVzXS54bWxQSwECLQAUAAYA&#10;CAAAACEAOP0h/9YAAACUAQAACwAAAAAAAAAAAAAAAAAvAQAAX3JlbHMvLnJlbHNQSwECLQAUAAYA&#10;CAAAACEAHCuqGwIFAAD3FgAADgAAAAAAAAAAAAAAAAAuAgAAZHJzL2Uyb0RvYy54bWxQSwECLQAU&#10;AAYACAAAACEAvoKoz9sAAAAFAQAADwAAAAAAAAAAAAAAAABcBwAAZHJzL2Rvd25yZXYueG1sUEsF&#10;BgAAAAAEAAQA8wAAAGQIAAAAAA==&#10;">
                <v:shape id="AutoShape 428" o:spid="_x0000_s1219"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yAAAAOEAAAAPAAAAZHJzL2Rvd25yZXYueG1sRI/NasMw&#10;EITvhb6D2EJvjdSUOIkTJYRAoZcenD9yXKyNbGqtjKXEzttHhUKPw8x8wyzXg2vEjbpQe9bwPlIg&#10;iEtvarYaDvvPtxmIEJENNp5Jw50CrFfPT0vMje+5oNsuWpEgHHLUUMXY5lKGsiKHYeRb4uRdfOcw&#10;JtlZaTrsE9w1cqxUJh3WnBYqbGlbUfmzuzoNR55ZLsKw5dP0IOO5sGrz3Wv9+jJsFiAiDfE//Nf+&#10;MhoyNZlOPrI5/D5Kb0CuHgAAAP//AwBQSwECLQAUAAYACAAAACEA2+H2y+4AAACFAQAAEwAAAAAA&#10;AAAAAAAAAAAAAAAAW0NvbnRlbnRfVHlwZXNdLnhtbFBLAQItABQABgAIAAAAIQBa9CxbvwAAABUB&#10;AAALAAAAAAAAAAAAAAAAAB8BAABfcmVscy8ucmVsc1BLAQItABQABgAIAAAAIQD+mSr/yAAAAOEA&#10;AAAPAAAAAAAAAAAAAAAAAAcCAABkcnMvZG93bnJldi54bWxQSwUGAAAAAAMAAwC3AAAA/AIAAAAA&#10;" fillcolor="#fce5d6" strokecolor="#f5b183" strokeweight=".5pt">
                  <v:shadow color="black" opacity="0" offset="0,0"/>
                  <v:textbox inset="0,0,0,0">
                    <w:txbxContent>
                      <w:p w14:paraId="772053D6" w14:textId="7A8AE8F0" w:rsidR="00783E45" w:rsidRDefault="00783E45" w:rsidP="00783E45">
                        <w:pPr>
                          <w:pStyle w:val="Style3"/>
                        </w:pPr>
                        <w:r>
                          <w:t>lsa_</w:t>
                        </w:r>
                        <w:r w:rsidR="00941321">
                          <w:t>Affiliation</w:t>
                        </w:r>
                      </w:p>
                    </w:txbxContent>
                  </v:textbox>
                </v:shape>
                <v:shape id="AutoShape 429" o:spid="_x0000_s1220"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E6zAAAAOIAAAAPAAAAZHJzL2Rvd25yZXYueG1sRI9La8Mw&#10;EITvhf4HsYVeQiI5z9aNEkKgUAJp82yvi7W1Ta2VsdTE+fdVINDjMDPfMNN5aytxosaXjjUkPQWC&#10;OHOm5FzDYf/afQLhA7LByjFpuJCH+ez+boqpcWfe0mkXchEh7FPUUIRQp1L6rCCLvudq4uh9u8Zi&#10;iLLJpWnwHOG2kn2lxtJiyXGhwJqWBWU/u1+r4XM1Sr4uz+/Hj+XKDo4dt1gP843Wjw/t4gVEoDb8&#10;h2/tN6NhoEYTNZwkfbheindAzv4AAAD//wMAUEsBAi0AFAAGAAgAAAAhANvh9svuAAAAhQEAABMA&#10;AAAAAAAAAAAAAAAAAAAAAFtDb250ZW50X1R5cGVzXS54bWxQSwECLQAUAAYACAAAACEAWvQsW78A&#10;AAAVAQAACwAAAAAAAAAAAAAAAAAfAQAAX3JlbHMvLnJlbHNQSwECLQAUAAYACAAAACEA5C9BOswA&#10;AADiAAAADwAAAAAAAAAAAAAAAAAHAgAAZHJzL2Rvd25yZXYueG1sUEsFBgAAAAADAAMAtwAAAAAD&#10;AAAAAA==&#10;" fillcolor="#dfebf7" strokecolor="#5b9bd5" strokeweight=".5pt">
                  <v:shadow color="black" opacity="0" offset="0,0"/>
                  <v:textbox inset="0,0,0,0">
                    <w:txbxContent>
                      <w:p w14:paraId="7B68888F" w14:textId="1CFF8B91" w:rsidR="00783E45" w:rsidRDefault="00783E45" w:rsidP="00783E45">
                        <w:pPr>
                          <w:pStyle w:val="Style3"/>
                        </w:pPr>
                        <w:r>
                          <w:t>hmis_</w:t>
                        </w:r>
                        <w:r w:rsidR="00941321">
                          <w:t>Affiliation</w:t>
                        </w:r>
                      </w:p>
                    </w:txbxContent>
                  </v:textbox>
                </v:shape>
                <v:group id="Group 430" o:spid="_x0000_s1221"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VayQAAAOMAAAAPAAAAZHJzL2Rvd25yZXYueG1sRE/NasJA&#10;EL4X+g7LFHrTTbQ2Gl1FpC0epFAVxNuQHZNgdjZkt0l8e1co9Djf/yxWvalES40rLSuIhxEI4szq&#10;knMFx8PnYArCeWSNlWVScCMHq+Xz0wJTbTv+oXbvcxFC2KWooPC+TqV0WUEG3dDWxIG72MagD2eT&#10;S91gF8JNJUdR9C4NlhwaCqxpU1B23f8aBV8ddutx/NHurpfN7XyYfJ92MSn1+tKv5yA89f5f/Ofe&#10;6jB/NpokSZyM3+DxUwBALu8AAAD//wMAUEsBAi0AFAAGAAgAAAAhANvh9svuAAAAhQEAABMAAAAA&#10;AAAAAAAAAAAAAAAAAFtDb250ZW50X1R5cGVzXS54bWxQSwECLQAUAAYACAAAACEAWvQsW78AAAAV&#10;AQAACwAAAAAAAAAAAAAAAAAfAQAAX3JlbHMvLnJlbHNQSwECLQAUAAYACAAAACEAYqV1WskAAADj&#10;AAAADwAAAAAAAAAAAAAAAAAHAgAAZHJzL2Rvd25yZXYueG1sUEsFBgAAAAADAAMAtwAAAP0CAAAA&#10;AA==&#10;">
                  <v:shape id="AutoShape 431" o:spid="_x0000_s1222"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EbBxQAAAOIAAAAPAAAAZHJzL2Rvd25yZXYueG1sRE/LisIw&#10;FN0L8w/hCrPTpCJaOkYRYcDNLOpjmOWluZMWm5vSRFv/3iwGZnk4781udK14UB8azxqyuQJBXHnT&#10;sNVwOX/OchAhIhtsPZOGJwXYbd8mGyyMH7ikxylakUI4FKihjrErpAxVTQ7D3HfEifv1vcOYYG+l&#10;6XFI4a6VC6VW0mHDqaHGjg41VbfT3Wm4cm65DOOBv9cXGX9Kq/Zfg9bv03H/ASLSGP/Ff+6j0bDM&#10;Vpla5Mu0OV1Kd0BuXwAAAP//AwBQSwECLQAUAAYACAAAACEA2+H2y+4AAACFAQAAEwAAAAAAAAAA&#10;AAAAAAAAAAAAW0NvbnRlbnRfVHlwZXNdLnhtbFBLAQItABQABgAIAAAAIQBa9CxbvwAAABUBAAAL&#10;AAAAAAAAAAAAAAAAAB8BAABfcmVscy8ucmVsc1BLAQItABQABgAIAAAAIQBxtEbBxQAAAOIAAAAP&#10;AAAAAAAAAAAAAAAAAAcCAABkcnMvZG93bnJldi54bWxQSwUGAAAAAAMAAwC3AAAA+QIAAAAA&#10;" fillcolor="#fce5d6" strokecolor="#f5b183" strokeweight=".5pt">
                    <v:shadow color="black" opacity="0" offset="0,0"/>
                    <v:textbox inset="0,0,0,0">
                      <w:txbxContent>
                        <w:p w14:paraId="1997A832" w14:textId="77777777" w:rsidR="00783E45" w:rsidRDefault="00783E45" w:rsidP="00783E45">
                          <w:pPr>
                            <w:pStyle w:val="Style3"/>
                          </w:pPr>
                          <w:r>
                            <w:t>lsa_Report</w:t>
                          </w:r>
                        </w:p>
                      </w:txbxContent>
                    </v:textbox>
                  </v:shape>
                  <v:shape id="AutoShape 432" o:spid="_x0000_s1223"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ERxQAAAOMAAAAPAAAAZHJzL2Rvd25yZXYueG1sRE87a8Mw&#10;EN4L/Q/iAt0aKSY4xo0SQqDQpYPzouNhXWQT62QsNXb/fVUoZLzvfevt5DpxpyG0njUs5goEce1N&#10;y1bD6fj+WoAIEdlg55k0/FCA7eb5aY2l8SNXdD9EK1IIhxI1NDH2pZShbshhmPueOHFXPziM6Rys&#10;NAOOKdx1MlMqlw5bTg0N9rRvqL4dvp2GMxeWqzDt+bI6yfhVWbX7HLV+mU27NxCRpvgQ/7s/TJq/&#10;zJerIldZBn8/JQDk5hcAAP//AwBQSwECLQAUAAYACAAAACEA2+H2y+4AAACFAQAAEwAAAAAAAAAA&#10;AAAAAAAAAAAAW0NvbnRlbnRfVHlwZXNdLnhtbFBLAQItABQABgAIAAAAIQBa9CxbvwAAABUBAAAL&#10;AAAAAAAAAAAAAAAAAB8BAABfcmVscy8ucmVsc1BLAQItABQABgAIAAAAIQDAADERxQAAAOMAAAAP&#10;AAAAAAAAAAAAAAAAAAcCAABkcnMvZG93bnJldi54bWxQSwUGAAAAAAMAAwC3AAAA+QIAAAAA&#10;" fillcolor="#fce5d6" strokecolor="#f5b183" strokeweight=".5pt">
                    <v:shadow color="black" opacity="0" offset="0,0"/>
                    <v:textbox inset="0,0,0,0">
                      <w:txbxContent>
                        <w:p w14:paraId="58719386" w14:textId="77777777" w:rsidR="00783E45" w:rsidRDefault="00783E45" w:rsidP="00783E45">
                          <w:pPr>
                            <w:pStyle w:val="Style3"/>
                          </w:pPr>
                          <w:r>
                            <w:t>lsa_Project</w:t>
                          </w:r>
                        </w:p>
                      </w:txbxContent>
                    </v:textbox>
                  </v:shape>
                </v:group>
                <v:shape id="AutoShape 433" o:spid="_x0000_s1224"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WbGyAAAAOMAAAAPAAAAZHJzL2Rvd25yZXYueG1sRE/dS8Mw&#10;EH8X9j+EE3xzqWWOUpcNWf3Y9iA4xeejuabF5lKSrKv/vRkIPt7v+1abyfZiJB86xwru5hkI4trp&#10;jo2Cz4/n2wJEiMgae8ek4IcCbNazqxWW2p35ncZjNCKFcChRQRvjUEoZ6pYshrkbiBPXOG8xptMb&#10;qT2eU7jtZZ5lS2mx49TQ4kDblurv48kqqPxh0Xmzr04vT3tT2bfm9WtslLq5nh4fQESa4r/4z73T&#10;aX5W3Bd5kS8XcPkpASDXvwAAAP//AwBQSwECLQAUAAYACAAAACEA2+H2y+4AAACFAQAAEwAAAAAA&#10;AAAAAAAAAAAAAAAAW0NvbnRlbnRfVHlwZXNdLnhtbFBLAQItABQABgAIAAAAIQBa9CxbvwAAABUB&#10;AAALAAAAAAAAAAAAAAAAAB8BAABfcmVscy8ucmVsc1BLAQItABQABgAIAAAAIQAMwWbGyAAAAOMA&#10;AAAPAAAAAAAAAAAAAAAAAAcCAABkcnMvZG93bnJldi54bWxQSwUGAAAAAAMAAwC3AAAA/AIAAAAA&#10;" adj="10800" strokecolor="black [0]" strokeweight=".5pt">
                  <v:stroke endarrow="block"/>
                  <v:shadow color="black [0]"/>
                </v:shape>
                <v:shape id="AutoShape 434" o:spid="_x0000_s1225"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IhyxwAAAOMAAAAPAAAAZHJzL2Rvd25yZXYueG1sRI9NT8Mw&#10;DIbvSPyHyEi7sZROrKgsm6ZKlRA3NsTZNKapaJyuCVvg1+MDEkfb78fjzS77UZ1pjkNgA3fLAhRx&#10;F+zAvYHXY3v7AComZItjYDLwTRF22+urDdY2XPiFzofUKwnhWKMBl9JUax07Rx7jMkzEcvsIs8ck&#10;49xrO+NFwv2oy6JYa48DS4PDiRpH3efhy0tvyA0HV7b81v5Ux9Q8l+/5ZMziJu8fQSXK6V/8536y&#10;gl9VZVWs1vcCLT/JAvT2FwAA//8DAFBLAQItABQABgAIAAAAIQDb4fbL7gAAAIUBAAATAAAAAAAA&#10;AAAAAAAAAAAAAABbQ29udGVudF9UeXBlc10ueG1sUEsBAi0AFAAGAAgAAAAhAFr0LFu/AAAAFQEA&#10;AAsAAAAAAAAAAAAAAAAAHwEAAF9yZWxzLy5yZWxzUEsBAi0AFAAGAAgAAAAhABeAiHLHAAAA4wAA&#10;AA8AAAAAAAAAAAAAAAAABwIAAGRycy9kb3ducmV2LnhtbFBLBQYAAAAAAwADALcAAAD7AgAAAAA=&#10;" adj="10800" strokecolor="black [0]" strokeweight=".5pt">
                  <v:stroke endarrow="block"/>
                  <v:shadow color="black [0]"/>
                </v:shape>
                <v:shape id="AutoShape 435" o:spid="_x0000_s1226"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8StywAAAOIAAAAPAAAAZHJzL2Rvd25yZXYueG1sRI9Ba8JA&#10;FITvQv/D8oRepG5iq0h0lVIQWosHUxFye2SfSTD7NmS3Jvrr3ULB4zDzzTDLdW9qcaHWVZYVxOMI&#10;BHFudcWFgsPP5mUOwnlkjbVlUnAlB+vV02CJibYd7+mS+kKEEnYJKii9bxIpXV6SQTe2DXHwTrY1&#10;6INsC6lb7EK5qeUkimbSYMVhocSGPkrKz+mvUTDv0n6XHbLbcbTZfs+qrzwrTk6p52H/vgDhqfeP&#10;8D/9qQMXTafx69skhr9L4Q7I1R0AAP//AwBQSwECLQAUAAYACAAAACEA2+H2y+4AAACFAQAAEwAA&#10;AAAAAAAAAAAAAAAAAAAAW0NvbnRlbnRfVHlwZXNdLnhtbFBLAQItABQABgAIAAAAIQBa9CxbvwAA&#10;ABUBAAALAAAAAAAAAAAAAAAAAB8BAABfcmVscy8ucmVsc1BLAQItABQABgAIAAAAIQDy88StywAA&#10;AOIAAAAPAAAAAAAAAAAAAAAAAAcCAABkcnMvZG93bnJldi54bWxQSwUGAAAAAAMAAwC3AAAA/wIA&#10;AAAA&#10;" strokecolor="black [0]" strokeweight=".5pt">
                  <v:stroke endarrow="block"/>
                  <v:shadow color="black [0]"/>
                </v:shape>
                <w10:anchorlock/>
              </v:group>
            </w:pict>
          </mc:Fallback>
        </mc:AlternateContent>
      </w:r>
    </w:p>
    <w:p w14:paraId="5A0F58F7" w14:textId="77777777" w:rsidR="00783E45" w:rsidRDefault="00783E45" w:rsidP="00783E45">
      <w:r>
        <w:t>Records exported to</w:t>
      </w:r>
      <w:r w:rsidRPr="000E32D5">
        <w:t xml:space="preserve"> Inventory</w:t>
      </w:r>
      <w:r>
        <w:t xml:space="preserve">.csv are included in the LSA output and uploaded to HDX 2.0. </w:t>
      </w:r>
    </w:p>
    <w:p w14:paraId="19D4F14C" w14:textId="77777777" w:rsidR="00783E45" w:rsidRPr="000E32D5" w:rsidRDefault="00783E45" w:rsidP="00783E45">
      <w:r>
        <w:t xml:space="preserve">LSA business logic does not utilize </w:t>
      </w:r>
      <w:r w:rsidRPr="000E32D5">
        <w:t>Inventory</w:t>
      </w:r>
      <w:r>
        <w:t xml:space="preserve"> data beyond the export of records.</w:t>
      </w:r>
    </w:p>
    <w:p w14:paraId="1939A3DD" w14:textId="77777777" w:rsidR="00783E45" w:rsidRDefault="00783E45" w:rsidP="00783E45">
      <w:pPr>
        <w:pStyle w:val="Heading3"/>
      </w:pPr>
      <w:r w:rsidRPr="006C26B8">
        <w:t>Relevant Data</w:t>
      </w:r>
    </w:p>
    <w:p w14:paraId="5350120D"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18BBAF6D" w14:textId="77777777">
        <w:tc>
          <w:tcPr>
            <w:tcW w:w="9355" w:type="dxa"/>
            <w:shd w:val="clear" w:color="auto" w:fill="FDE9D9" w:themeFill="accent6" w:themeFillTint="33"/>
          </w:tcPr>
          <w:p w14:paraId="41D1627A" w14:textId="77777777" w:rsidR="00783E45" w:rsidRPr="006B4F91" w:rsidRDefault="00783E45">
            <w:pPr>
              <w:pStyle w:val="NoSpacing"/>
              <w:rPr>
                <w:b/>
                <w:bCs/>
              </w:rPr>
            </w:pPr>
            <w:r w:rsidRPr="006B4F91">
              <w:rPr>
                <w:b/>
                <w:bCs/>
              </w:rPr>
              <w:t>lsa_</w:t>
            </w:r>
            <w:r>
              <w:rPr>
                <w:b/>
                <w:bCs/>
              </w:rPr>
              <w:t>Report</w:t>
            </w:r>
          </w:p>
        </w:tc>
      </w:tr>
      <w:tr w:rsidR="00783E45" w:rsidRPr="00DE4A2E" w14:paraId="4FFA3CA7" w14:textId="77777777">
        <w:tc>
          <w:tcPr>
            <w:tcW w:w="9355" w:type="dxa"/>
          </w:tcPr>
          <w:p w14:paraId="7345988D" w14:textId="77777777" w:rsidR="00783E45" w:rsidRPr="00DE4A2E" w:rsidRDefault="00783E45">
            <w:pPr>
              <w:pStyle w:val="NoSpacing"/>
            </w:pPr>
            <w:r w:rsidRPr="00DE4A2E">
              <w:t>ReportStart</w:t>
            </w:r>
          </w:p>
        </w:tc>
      </w:tr>
      <w:tr w:rsidR="00783E45" w:rsidRPr="00DE4A2E" w14:paraId="6521464F" w14:textId="77777777">
        <w:tc>
          <w:tcPr>
            <w:tcW w:w="9355" w:type="dxa"/>
          </w:tcPr>
          <w:p w14:paraId="4DF5AE01" w14:textId="77777777" w:rsidR="00783E45" w:rsidRPr="00DE4A2E" w:rsidRDefault="00783E45">
            <w:pPr>
              <w:pStyle w:val="NoSpacing"/>
            </w:pPr>
            <w:r w:rsidRPr="00DE4A2E">
              <w:rPr>
                <w:rFonts w:cstheme="minorHAnsi"/>
              </w:rPr>
              <w:t>ReportEnd</w:t>
            </w:r>
          </w:p>
        </w:tc>
      </w:tr>
      <w:tr w:rsidR="00783E45" w:rsidRPr="00DE4A2E" w14:paraId="53DB6E32" w14:textId="77777777">
        <w:tc>
          <w:tcPr>
            <w:tcW w:w="9355" w:type="dxa"/>
          </w:tcPr>
          <w:p w14:paraId="48933EC2" w14:textId="77777777" w:rsidR="00783E45" w:rsidRPr="00DE4A2E" w:rsidRDefault="00783E45">
            <w:pPr>
              <w:pStyle w:val="NoSpacing"/>
            </w:pPr>
            <w:r w:rsidRPr="00DE4A2E">
              <w:t>ReportCoC</w:t>
            </w:r>
          </w:p>
        </w:tc>
      </w:tr>
      <w:tr w:rsidR="00783E45" w:rsidRPr="006B4F91" w14:paraId="5ED55B7C" w14:textId="77777777">
        <w:tc>
          <w:tcPr>
            <w:tcW w:w="9355" w:type="dxa"/>
            <w:shd w:val="clear" w:color="auto" w:fill="FDE9D9" w:themeFill="accent6" w:themeFillTint="33"/>
          </w:tcPr>
          <w:p w14:paraId="241F4636" w14:textId="77777777" w:rsidR="00783E45" w:rsidRPr="006B4F91" w:rsidRDefault="00783E45">
            <w:pPr>
              <w:pStyle w:val="NoSpacing"/>
              <w:rPr>
                <w:b/>
                <w:bCs/>
              </w:rPr>
            </w:pPr>
            <w:r w:rsidRPr="006B4F91">
              <w:rPr>
                <w:b/>
                <w:bCs/>
              </w:rPr>
              <w:t>lsa_Project</w:t>
            </w:r>
          </w:p>
        </w:tc>
      </w:tr>
      <w:tr w:rsidR="00783E45" w:rsidRPr="00DE4A2E" w14:paraId="7F8CF487" w14:textId="77777777">
        <w:tc>
          <w:tcPr>
            <w:tcW w:w="9355" w:type="dxa"/>
          </w:tcPr>
          <w:p w14:paraId="3A238408" w14:textId="77777777" w:rsidR="00783E45" w:rsidRPr="00DE4A2E" w:rsidRDefault="00783E45">
            <w:pPr>
              <w:pStyle w:val="NoSpacing"/>
            </w:pPr>
            <w:r w:rsidRPr="00DE4A2E">
              <w:t>ProjectID</w:t>
            </w:r>
          </w:p>
        </w:tc>
      </w:tr>
      <w:tr w:rsidR="00783E45" w:rsidRPr="00DE4A2E" w14:paraId="27C2B9BD" w14:textId="77777777">
        <w:tc>
          <w:tcPr>
            <w:tcW w:w="9355" w:type="dxa"/>
          </w:tcPr>
          <w:p w14:paraId="5D8DE623" w14:textId="77777777" w:rsidR="00783E45" w:rsidRPr="00DE4A2E" w:rsidRDefault="00783E45">
            <w:pPr>
              <w:pStyle w:val="NoSpacing"/>
            </w:pPr>
            <w:r>
              <w:t>ProjectType</w:t>
            </w:r>
          </w:p>
        </w:tc>
      </w:tr>
      <w:tr w:rsidR="00F20C37" w:rsidRPr="00DE4A2E" w14:paraId="3EAFC06E" w14:textId="77777777">
        <w:tc>
          <w:tcPr>
            <w:tcW w:w="9355" w:type="dxa"/>
          </w:tcPr>
          <w:p w14:paraId="7218DBA8" w14:textId="4DCD3877" w:rsidR="00F20C37" w:rsidRDefault="00F20C37">
            <w:pPr>
              <w:pStyle w:val="NoSpacing"/>
            </w:pPr>
            <w:r>
              <w:t>RRHSubType</w:t>
            </w:r>
          </w:p>
        </w:tc>
      </w:tr>
      <w:tr w:rsidR="00F20C37" w:rsidRPr="00DE4A2E" w14:paraId="2E622175" w14:textId="77777777">
        <w:tc>
          <w:tcPr>
            <w:tcW w:w="9355" w:type="dxa"/>
          </w:tcPr>
          <w:p w14:paraId="5100FFCC" w14:textId="489D2512" w:rsidR="00F20C37" w:rsidRDefault="00F20C37">
            <w:pPr>
              <w:pStyle w:val="NoSpacing"/>
            </w:pPr>
            <w:r>
              <w:t>ResidentialAffiliation</w:t>
            </w:r>
          </w:p>
        </w:tc>
      </w:tr>
      <w:tr w:rsidR="00F20C37" w:rsidRPr="00DE4A2E" w14:paraId="7B161447" w14:textId="77777777">
        <w:tc>
          <w:tcPr>
            <w:tcW w:w="9355" w:type="dxa"/>
          </w:tcPr>
          <w:p w14:paraId="29BAB748" w14:textId="2A99E725" w:rsidR="00F20C37" w:rsidRDefault="00F20C37">
            <w:pPr>
              <w:pStyle w:val="NoSpacing"/>
            </w:pPr>
            <w:r>
              <w:t>OperatingEndDate</w:t>
            </w:r>
          </w:p>
        </w:tc>
      </w:tr>
      <w:tr w:rsidR="00783E45" w:rsidRPr="006B4F91" w14:paraId="12FC0C61" w14:textId="77777777">
        <w:tc>
          <w:tcPr>
            <w:tcW w:w="9355" w:type="dxa"/>
            <w:shd w:val="clear" w:color="auto" w:fill="EEECE1" w:themeFill="background2"/>
          </w:tcPr>
          <w:p w14:paraId="745C4626" w14:textId="7D94A313" w:rsidR="00783E45" w:rsidRPr="006B4F91" w:rsidRDefault="00783E45">
            <w:pPr>
              <w:pStyle w:val="NoSpacing"/>
              <w:rPr>
                <w:b/>
                <w:bCs/>
              </w:rPr>
            </w:pPr>
            <w:r w:rsidRPr="006B4F91">
              <w:rPr>
                <w:b/>
                <w:bCs/>
              </w:rPr>
              <w:t>hmis_</w:t>
            </w:r>
            <w:r w:rsidR="00DC5C0F">
              <w:rPr>
                <w:b/>
                <w:bCs/>
              </w:rPr>
              <w:t>Affiliation</w:t>
            </w:r>
          </w:p>
        </w:tc>
      </w:tr>
      <w:tr w:rsidR="00783E45" w:rsidRPr="004416C8" w14:paraId="70DBA8F5" w14:textId="77777777">
        <w:tc>
          <w:tcPr>
            <w:tcW w:w="9355" w:type="dxa"/>
          </w:tcPr>
          <w:p w14:paraId="6A73A05B" w14:textId="77777777" w:rsidR="00783E45" w:rsidRPr="00C03C03" w:rsidRDefault="00783E45">
            <w:pPr>
              <w:pStyle w:val="NoSpacing"/>
            </w:pPr>
            <w:r w:rsidRPr="00C03C03">
              <w:t>(all columns – see below)</w:t>
            </w:r>
          </w:p>
        </w:tc>
      </w:tr>
    </w:tbl>
    <w:p w14:paraId="35EDC068" w14:textId="77777777" w:rsidR="00783E45" w:rsidRDefault="00783E45" w:rsidP="00783E45">
      <w:pPr>
        <w:pStyle w:val="Heading4"/>
      </w:pPr>
      <w:r w:rsidRPr="006A3016">
        <w:t>Target</w:t>
      </w:r>
    </w:p>
    <w:p w14:paraId="7CFB23EE" w14:textId="3C3A226E" w:rsidR="00783E45" w:rsidRPr="00493BDF" w:rsidRDefault="00783E45" w:rsidP="00783E45">
      <w:r>
        <w:t xml:space="preserve">HDX 2.0 validation of </w:t>
      </w:r>
      <w:r w:rsidR="00705FCB">
        <w:t>Affiliation</w:t>
      </w:r>
      <w:r>
        <w:t>.csv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783E45" w:rsidRPr="006B4F91" w14:paraId="35DB41D1"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99E4C9C" w14:textId="1C785C2F" w:rsidR="00783E45" w:rsidRPr="006B4F91" w:rsidRDefault="00783E45">
            <w:pPr>
              <w:pStyle w:val="NoSpacing"/>
              <w:rPr>
                <w:color w:val="FFFFFF" w:themeColor="background1"/>
              </w:rPr>
            </w:pPr>
            <w:r w:rsidRPr="006B4F91">
              <w:rPr>
                <w:color w:val="FFFFFF" w:themeColor="background1"/>
              </w:rPr>
              <w:t>lsa_</w:t>
            </w:r>
            <w:r w:rsidR="00705FCB">
              <w:rPr>
                <w:color w:val="FFFFFF" w:themeColor="background1"/>
              </w:rPr>
              <w:t>Affiliation</w:t>
            </w:r>
          </w:p>
        </w:tc>
        <w:tc>
          <w:tcPr>
            <w:tcW w:w="6696" w:type="dxa"/>
            <w:shd w:val="clear" w:color="auto" w:fill="76923C" w:themeFill="accent3" w:themeFillShade="BF"/>
          </w:tcPr>
          <w:p w14:paraId="58EDCCEB"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372E2" w:rsidRPr="009C3437" w14:paraId="7543756A"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778BEBA" w14:textId="51F427FA" w:rsidR="007372E2" w:rsidRPr="009C3437" w:rsidRDefault="007372E2" w:rsidP="007372E2">
            <w:pPr>
              <w:pStyle w:val="NoSpacing"/>
            </w:pPr>
            <w:r>
              <w:t>AffiliationID</w:t>
            </w:r>
          </w:p>
        </w:tc>
        <w:tc>
          <w:tcPr>
            <w:tcW w:w="0" w:type="dxa"/>
            <w:shd w:val="clear" w:color="auto" w:fill="auto"/>
          </w:tcPr>
          <w:p w14:paraId="2E39AA35" w14:textId="77777777" w:rsidR="007372E2" w:rsidRPr="009C3437" w:rsidRDefault="007372E2" w:rsidP="007372E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372E2" w:rsidRPr="009C3437" w14:paraId="3F547CB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7FC4C42" w14:textId="26D9336C" w:rsidR="007372E2" w:rsidRDefault="007372E2" w:rsidP="007372E2">
            <w:pPr>
              <w:pStyle w:val="NoSpacing"/>
            </w:pPr>
            <w:r>
              <w:t>ProjectID</w:t>
            </w:r>
          </w:p>
        </w:tc>
        <w:tc>
          <w:tcPr>
            <w:tcW w:w="6696" w:type="dxa"/>
          </w:tcPr>
          <w:p w14:paraId="6506576A" w14:textId="648373E8" w:rsidR="007372E2" w:rsidRPr="00D6044F" w:rsidRDefault="005B0431" w:rsidP="007372E2">
            <w:pPr>
              <w:pStyle w:val="NoSpacing"/>
              <w:cnfStyle w:val="000000010000" w:firstRow="0" w:lastRow="0" w:firstColumn="0" w:lastColumn="0" w:oddVBand="0" w:evenVBand="0" w:oddHBand="0" w:evenHBand="1" w:firstRowFirstColumn="0" w:firstRowLastColumn="0" w:lastRowFirstColumn="0" w:lastRowLastColumn="0"/>
            </w:pPr>
            <w:r>
              <w:t xml:space="preserve">Must </w:t>
            </w:r>
            <w:r w:rsidR="006F166C">
              <w:t xml:space="preserve">match a </w:t>
            </w:r>
            <w:r w:rsidR="006F166C" w:rsidRPr="00277F30">
              <w:rPr>
                <w:i/>
                <w:iCs/>
              </w:rPr>
              <w:t>ProjectID</w:t>
            </w:r>
            <w:r w:rsidR="006F166C">
              <w:t xml:space="preserve"> in Project.csv where</w:t>
            </w:r>
            <w:r w:rsidR="0031206F">
              <w:t xml:space="preserve"> </w:t>
            </w:r>
            <w:r w:rsidR="006F166C" w:rsidRPr="00277F30">
              <w:rPr>
                <w:i/>
                <w:iCs/>
              </w:rPr>
              <w:t>RRHSubType</w:t>
            </w:r>
            <w:r w:rsidR="006F166C">
              <w:t xml:space="preserve"> = 1</w:t>
            </w:r>
            <w:r w:rsidR="00661C0E">
              <w:t xml:space="preserve"> and </w:t>
            </w:r>
            <w:r w:rsidR="00D6044F">
              <w:rPr>
                <w:i/>
                <w:iCs/>
              </w:rPr>
              <w:t xml:space="preserve">ResidentialAffiliation </w:t>
            </w:r>
            <w:r w:rsidR="00D6044F">
              <w:t>= 1</w:t>
            </w:r>
          </w:p>
        </w:tc>
      </w:tr>
      <w:tr w:rsidR="007372E2" w:rsidRPr="009C3437" w14:paraId="0F2BCD8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7422279" w14:textId="28FA3EEB" w:rsidR="007372E2" w:rsidRDefault="007372E2" w:rsidP="007372E2">
            <w:pPr>
              <w:pStyle w:val="NoSpacing"/>
            </w:pPr>
            <w:r>
              <w:t>ResProjectID</w:t>
            </w:r>
          </w:p>
        </w:tc>
        <w:tc>
          <w:tcPr>
            <w:tcW w:w="0" w:type="dxa"/>
            <w:shd w:val="clear" w:color="auto" w:fill="auto"/>
          </w:tcPr>
          <w:p w14:paraId="2F313E32" w14:textId="5191B905" w:rsidR="0075775A" w:rsidRPr="009C3437" w:rsidRDefault="002D5FDD" w:rsidP="00C0251C">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1916AD8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BB5AC7" w14:textId="77777777" w:rsidR="00783E45" w:rsidRPr="004A469A" w:rsidRDefault="00783E45">
            <w:pPr>
              <w:pStyle w:val="NoSpacing"/>
            </w:pPr>
            <w:r w:rsidRPr="004A469A">
              <w:t>DateCreated</w:t>
            </w:r>
          </w:p>
        </w:tc>
        <w:tc>
          <w:tcPr>
            <w:tcW w:w="6696" w:type="dxa"/>
          </w:tcPr>
          <w:p w14:paraId="58964D0C"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783E45" w:rsidRPr="009C3437" w14:paraId="10F70654"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0B4080" w14:textId="77777777" w:rsidR="00783E45" w:rsidRPr="004A469A" w:rsidRDefault="00783E45">
            <w:pPr>
              <w:pStyle w:val="NoSpacing"/>
            </w:pPr>
            <w:r w:rsidRPr="004A469A">
              <w:t>DateUpdated</w:t>
            </w:r>
          </w:p>
        </w:tc>
        <w:tc>
          <w:tcPr>
            <w:tcW w:w="0" w:type="dxa"/>
            <w:shd w:val="clear" w:color="auto" w:fill="auto"/>
          </w:tcPr>
          <w:p w14:paraId="48B63409"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2E5C61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BA7BCF" w14:textId="77777777" w:rsidR="00783E45" w:rsidRPr="004A469A" w:rsidRDefault="00783E45">
            <w:pPr>
              <w:pStyle w:val="NoSpacing"/>
            </w:pPr>
            <w:r w:rsidRPr="002D2B2B">
              <w:t>UserID</w:t>
            </w:r>
          </w:p>
        </w:tc>
        <w:tc>
          <w:tcPr>
            <w:tcW w:w="6696" w:type="dxa"/>
          </w:tcPr>
          <w:p w14:paraId="602CB659"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83E45" w:rsidRPr="009C3437" w14:paraId="396B379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920DDC6" w14:textId="77777777" w:rsidR="00783E45" w:rsidRPr="004A469A" w:rsidRDefault="00783E45">
            <w:pPr>
              <w:pStyle w:val="NoSpacing"/>
            </w:pPr>
            <w:r w:rsidRPr="004A469A">
              <w:t>DateDeleted</w:t>
            </w:r>
          </w:p>
        </w:tc>
        <w:tc>
          <w:tcPr>
            <w:tcW w:w="0" w:type="dxa"/>
            <w:shd w:val="clear" w:color="auto" w:fill="auto"/>
          </w:tcPr>
          <w:p w14:paraId="6CE8C8C6"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t>NULL</w:t>
            </w:r>
          </w:p>
        </w:tc>
      </w:tr>
      <w:tr w:rsidR="00783E45" w:rsidRPr="009C3437" w14:paraId="32FFE6C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1403F72" w14:textId="77777777" w:rsidR="00783E45" w:rsidRPr="004A469A" w:rsidRDefault="00783E45">
            <w:pPr>
              <w:pStyle w:val="NoSpacing"/>
            </w:pPr>
            <w:r w:rsidRPr="004A469A">
              <w:t>ExportID</w:t>
            </w:r>
          </w:p>
        </w:tc>
        <w:tc>
          <w:tcPr>
            <w:tcW w:w="6696" w:type="dxa"/>
          </w:tcPr>
          <w:p w14:paraId="78CEDCF7"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1E45C55A" w14:textId="77777777" w:rsidR="00783E45" w:rsidRDefault="00783E45" w:rsidP="00783E45">
      <w:pPr>
        <w:pStyle w:val="Heading3"/>
      </w:pPr>
      <w:r w:rsidRPr="006C26B8">
        <w:lastRenderedPageBreak/>
        <w:t>Logic</w:t>
      </w:r>
    </w:p>
    <w:p w14:paraId="37533166" w14:textId="09647CB4" w:rsidR="007372E2" w:rsidRDefault="002D5FDD" w:rsidP="00783E45">
      <w:r>
        <w:t xml:space="preserve">Export all Affiliation records where:  </w:t>
      </w:r>
    </w:p>
    <w:p w14:paraId="2683D7A2" w14:textId="77777777" w:rsidR="002D5FDD" w:rsidRDefault="002D5FDD" w:rsidP="00777E3F">
      <w:pPr>
        <w:pStyle w:val="ListParagraph"/>
        <w:numPr>
          <w:ilvl w:val="0"/>
          <w:numId w:val="90"/>
        </w:numPr>
      </w:pPr>
      <w:r>
        <w:t>ProjectID = lsa_Project.</w:t>
      </w:r>
      <w:r w:rsidRPr="00C0251C">
        <w:rPr>
          <w:b/>
          <w:bCs/>
        </w:rPr>
        <w:t>ProjectID</w:t>
      </w:r>
      <w:r>
        <w:t xml:space="preserve">; </w:t>
      </w:r>
    </w:p>
    <w:p w14:paraId="0CCB621F" w14:textId="4C279B76" w:rsidR="007372E2" w:rsidRDefault="00BF3F05" w:rsidP="00777E3F">
      <w:pPr>
        <w:pStyle w:val="ListParagraph"/>
        <w:numPr>
          <w:ilvl w:val="0"/>
          <w:numId w:val="90"/>
        </w:numPr>
      </w:pPr>
      <w:r>
        <w:t>Project.</w:t>
      </w:r>
      <w:r>
        <w:rPr>
          <w:b/>
          <w:bCs/>
        </w:rPr>
        <w:t xml:space="preserve">RRHSubType </w:t>
      </w:r>
      <w:r w:rsidRPr="004E50C5">
        <w:t xml:space="preserve">= </w:t>
      </w:r>
      <w:r w:rsidR="004E50C5" w:rsidRPr="004E50C5">
        <w:t>1</w:t>
      </w:r>
      <w:r w:rsidR="009507E5">
        <w:t>; and</w:t>
      </w:r>
    </w:p>
    <w:p w14:paraId="1C909793" w14:textId="4D763E21" w:rsidR="004E50C5" w:rsidRDefault="004E50C5" w:rsidP="00777E3F">
      <w:pPr>
        <w:pStyle w:val="ListParagraph"/>
        <w:numPr>
          <w:ilvl w:val="0"/>
          <w:numId w:val="90"/>
        </w:numPr>
      </w:pPr>
      <w:r>
        <w:t>Project.</w:t>
      </w:r>
      <w:r w:rsidR="009507E5" w:rsidRPr="00277F30">
        <w:rPr>
          <w:b/>
          <w:bCs/>
        </w:rPr>
        <w:t>ResidentialAffiliation</w:t>
      </w:r>
      <w:r w:rsidR="009507E5">
        <w:t xml:space="preserve"> = 1</w:t>
      </w:r>
      <w:r w:rsidR="0046289C">
        <w:t>; and</w:t>
      </w:r>
    </w:p>
    <w:p w14:paraId="27F038CB" w14:textId="72B59939" w:rsidR="0046289C" w:rsidRPr="00C0251C" w:rsidRDefault="0046289C" w:rsidP="00777E3F">
      <w:pPr>
        <w:pStyle w:val="ListParagraph"/>
        <w:numPr>
          <w:ilvl w:val="0"/>
          <w:numId w:val="90"/>
        </w:numPr>
      </w:pPr>
      <w:r>
        <w:t>Project.</w:t>
      </w:r>
      <w:r w:rsidRPr="00277F30">
        <w:rPr>
          <w:b/>
          <w:bCs/>
        </w:rPr>
        <w:t>OperatingEndDate</w:t>
      </w:r>
      <w:r>
        <w:t xml:space="preserve"> is null or </w:t>
      </w:r>
      <w:commentRangeStart w:id="981"/>
      <w:r w:rsidRPr="00277F30">
        <w:rPr>
          <w:b/>
          <w:bCs/>
        </w:rPr>
        <w:t>OperatingEndDate</w:t>
      </w:r>
      <w:r>
        <w:t xml:space="preserve"> &gt;</w:t>
      </w:r>
      <w:del w:id="982" w:author="Molly McEvilley" w:date="2024-09-25T15:55:00Z" w16du:dateUtc="2024-09-25T19:55:00Z">
        <w:r w:rsidDel="005725CA">
          <w:delText>=</w:delText>
        </w:r>
      </w:del>
      <w:r>
        <w:t xml:space="preserve"> </w:t>
      </w:r>
      <w:r w:rsidRPr="00277F30">
        <w:rPr>
          <w:u w:val="single"/>
        </w:rPr>
        <w:t>ReportStart</w:t>
      </w:r>
      <w:commentRangeEnd w:id="981"/>
      <w:r w:rsidR="005725CA">
        <w:rPr>
          <w:rStyle w:val="CommentReference"/>
          <w:rFonts w:eastAsiaTheme="minorHAnsi" w:cstheme="minorBidi"/>
        </w:rPr>
        <w:commentReference w:id="981"/>
      </w:r>
    </w:p>
    <w:p w14:paraId="3D9A2F96" w14:textId="304B1230" w:rsidR="002D5FDD" w:rsidRDefault="002D5FDD" w:rsidP="00C0251C">
      <w:r>
        <w:t xml:space="preserve">Validation for Affiliation.csv </w:t>
      </w:r>
      <w:r w:rsidR="00100D72">
        <w:t>requires</w:t>
      </w:r>
      <w:r>
        <w:t xml:space="preserve"> at least one record for every RRH-SO project identified as having a residential affiliation in Project.csv</w:t>
      </w:r>
      <w:r w:rsidR="009B4418">
        <w:t xml:space="preserve">. </w:t>
      </w:r>
      <w:r>
        <w:t>If these records do not exist, CoCs</w:t>
      </w:r>
      <w:r w:rsidR="00112B9B">
        <w:t xml:space="preserve"> must enter them in HMIS and re-run the LSA</w:t>
      </w:r>
      <w:r w:rsidR="009B4418">
        <w:t xml:space="preserve">. </w:t>
      </w:r>
    </w:p>
    <w:p w14:paraId="60812678" w14:textId="77777777" w:rsidR="00783E45" w:rsidRPr="00A6584A" w:rsidRDefault="00783E45" w:rsidP="00783E45">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55ADBB8F" w14:textId="77777777" w:rsidR="00783E45" w:rsidRDefault="00783E45" w:rsidP="00783E45">
      <w:r>
        <w:rPr>
          <w:i/>
        </w:rPr>
        <w:t xml:space="preserve">UserID </w:t>
      </w:r>
      <w:r>
        <w:t>may be exported as NULL; regardless of its value, it will not be imported into the HDX 2.0.</w:t>
      </w:r>
    </w:p>
    <w:p w14:paraId="7C43535F" w14:textId="77777777" w:rsidR="00715CF5" w:rsidRDefault="00715CF5">
      <w:pPr>
        <w:spacing w:before="0" w:after="160" w:line="259" w:lineRule="auto"/>
        <w:rPr>
          <w:rFonts w:eastAsia="Times New Roman" w:cs="Open Sans"/>
          <w:b/>
          <w:sz w:val="26"/>
          <w:szCs w:val="32"/>
          <w:highlight w:val="lightGray"/>
        </w:rPr>
      </w:pPr>
      <w:r>
        <w:rPr>
          <w:highlight w:val="lightGray"/>
        </w:rPr>
        <w:br w:type="page"/>
      </w:r>
    </w:p>
    <w:p w14:paraId="6AA20C2D" w14:textId="1A6C1ADF" w:rsidR="00E158FC" w:rsidRDefault="00365473" w:rsidP="007B5290">
      <w:pPr>
        <w:pStyle w:val="Heading1"/>
      </w:pPr>
      <w:bookmarkStart w:id="983" w:name="_HMIS_Business_Logic:_1"/>
      <w:bookmarkStart w:id="984" w:name="_Toc37849758"/>
      <w:bookmarkStart w:id="985" w:name="_Toc175057071"/>
      <w:bookmarkEnd w:id="983"/>
      <w:r>
        <w:lastRenderedPageBreak/>
        <w:t>HMIS Business Logic:</w:t>
      </w:r>
      <w:r w:rsidR="005A642F">
        <w:t xml:space="preserve"> </w:t>
      </w:r>
      <w:r w:rsidR="00E158FC">
        <w:t>LSAPerson</w:t>
      </w:r>
      <w:bookmarkEnd w:id="984"/>
      <w:bookmarkEnd w:id="985"/>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1500A46C"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64B20113" w:rsidR="00715CF5" w:rsidRPr="00291CD4" w:rsidRDefault="00715CF5" w:rsidP="00DC3219">
            <w:pPr>
              <w:pStyle w:val="NoSpacing"/>
            </w:pPr>
            <w:r w:rsidRPr="00192F86">
              <w:t>2</w:t>
            </w:r>
          </w:p>
        </w:tc>
        <w:tc>
          <w:tcPr>
            <w:tcW w:w="1980" w:type="dxa"/>
            <w:noWrap/>
            <w:hideMark/>
          </w:tcPr>
          <w:p w14:paraId="3FF385CE" w14:textId="01515D65"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1C3AC0BC"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6257072B"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110ED28F" w:rsidR="000F1498" w:rsidRPr="00291CD4" w:rsidRDefault="000F1498" w:rsidP="000F1498">
            <w:pPr>
              <w:pStyle w:val="NoSpacing"/>
            </w:pPr>
            <w:r w:rsidRPr="00192F86">
              <w:t>3</w:t>
            </w:r>
          </w:p>
        </w:tc>
        <w:tc>
          <w:tcPr>
            <w:tcW w:w="1980" w:type="dxa"/>
            <w:noWrap/>
            <w:hideMark/>
          </w:tcPr>
          <w:p w14:paraId="07A019EB" w14:textId="350E08CF"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r w:rsidR="00C653C6">
              <w:rPr>
                <w:b/>
                <w:bCs/>
              </w:rPr>
              <w:t>Ethnicity</w:t>
            </w:r>
          </w:p>
        </w:tc>
        <w:tc>
          <w:tcPr>
            <w:tcW w:w="6750" w:type="dxa"/>
          </w:tcPr>
          <w:p w14:paraId="240F00BF" w14:textId="2879C3BE"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0CCF7AF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12CA67F" w14:textId="324FA806" w:rsidR="0002252C" w:rsidRPr="00291CD4" w:rsidRDefault="0002252C" w:rsidP="0002252C">
            <w:pPr>
              <w:pStyle w:val="NoSpacing"/>
            </w:pPr>
            <w:r w:rsidRPr="0055258B">
              <w:t>4</w:t>
            </w:r>
          </w:p>
        </w:tc>
        <w:tc>
          <w:tcPr>
            <w:tcW w:w="0" w:type="dxa"/>
            <w:noWrap/>
            <w:hideMark/>
          </w:tcPr>
          <w:p w14:paraId="28FC13A8"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VetStatus</w:t>
            </w:r>
          </w:p>
        </w:tc>
        <w:tc>
          <w:tcPr>
            <w:tcW w:w="0" w:type="dxa"/>
          </w:tcPr>
          <w:p w14:paraId="698ACC60" w14:textId="2F74B49B"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36C4688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EAE4B07" w14:textId="34EDC998" w:rsidR="0002252C" w:rsidRPr="00291CD4" w:rsidRDefault="0002252C" w:rsidP="0002252C">
            <w:pPr>
              <w:pStyle w:val="NoSpacing"/>
            </w:pPr>
            <w:r w:rsidRPr="0055258B">
              <w:t>5</w:t>
            </w:r>
          </w:p>
        </w:tc>
        <w:tc>
          <w:tcPr>
            <w:tcW w:w="0" w:type="dxa"/>
            <w:noWrap/>
            <w:hideMark/>
          </w:tcPr>
          <w:p w14:paraId="4F80FC7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DisabilityStatus</w:t>
            </w:r>
          </w:p>
        </w:tc>
        <w:tc>
          <w:tcPr>
            <w:tcW w:w="0" w:type="dxa"/>
          </w:tcPr>
          <w:p w14:paraId="226278E3" w14:textId="476CD94A"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05A2AC6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EA77CE" w14:textId="215B96C6" w:rsidR="0002252C" w:rsidRPr="00291CD4" w:rsidRDefault="0002252C" w:rsidP="0002252C">
            <w:pPr>
              <w:pStyle w:val="NoSpacing"/>
            </w:pPr>
            <w:r w:rsidRPr="0055258B">
              <w:t>6</w:t>
            </w:r>
          </w:p>
        </w:tc>
        <w:tc>
          <w:tcPr>
            <w:tcW w:w="0" w:type="dxa"/>
            <w:noWrap/>
            <w:hideMark/>
          </w:tcPr>
          <w:p w14:paraId="6902EA3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w:t>
            </w:r>
          </w:p>
        </w:tc>
        <w:tc>
          <w:tcPr>
            <w:tcW w:w="0" w:type="dxa"/>
          </w:tcPr>
          <w:p w14:paraId="2FE0D5D1" w14:textId="143553AC" w:rsidR="0002252C"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5F777A7B" w14:textId="7E132E0C"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02252C" w:rsidRPr="00D23CF2" w14:paraId="22EBE1B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CBDD971" w14:textId="51B3F981" w:rsidR="0002252C" w:rsidRPr="00291CD4" w:rsidRDefault="0002252C" w:rsidP="0002252C">
            <w:pPr>
              <w:pStyle w:val="NoSpacing"/>
            </w:pPr>
            <w:r w:rsidRPr="0055258B">
              <w:t>7</w:t>
            </w:r>
          </w:p>
        </w:tc>
        <w:tc>
          <w:tcPr>
            <w:tcW w:w="0" w:type="dxa"/>
            <w:noWrap/>
            <w:hideMark/>
          </w:tcPr>
          <w:p w14:paraId="2A4BA9F4"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CHTimeStatus</w:t>
            </w:r>
          </w:p>
        </w:tc>
        <w:tc>
          <w:tcPr>
            <w:tcW w:w="0" w:type="dxa"/>
          </w:tcPr>
          <w:p w14:paraId="10E5D8A5" w14:textId="77777777" w:rsidR="0002252C"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02252C" w:rsidRPr="00D23CF2" w14:paraId="56058DEE"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E3E6452" w14:textId="00779FF6" w:rsidR="0002252C" w:rsidRPr="00291CD4" w:rsidRDefault="0002252C" w:rsidP="0002252C">
            <w:pPr>
              <w:pStyle w:val="NoSpacing"/>
            </w:pPr>
            <w:r w:rsidRPr="0055258B">
              <w:t>8</w:t>
            </w:r>
          </w:p>
        </w:tc>
        <w:tc>
          <w:tcPr>
            <w:tcW w:w="0" w:type="dxa"/>
            <w:noWrap/>
            <w:hideMark/>
          </w:tcPr>
          <w:p w14:paraId="4A9B84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DVStatus</w:t>
            </w:r>
          </w:p>
        </w:tc>
        <w:tc>
          <w:tcPr>
            <w:tcW w:w="0" w:type="dxa"/>
          </w:tcPr>
          <w:p w14:paraId="4B45F645" w14:textId="6E3D0C2F"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02252C" w:rsidRPr="00D23CF2" w14:paraId="5232624E"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22CDA3" w14:textId="08404888" w:rsidR="0002252C" w:rsidRPr="00291CD4" w:rsidRDefault="0002252C" w:rsidP="0002252C">
            <w:pPr>
              <w:pStyle w:val="NoSpacing"/>
            </w:pPr>
            <w:r w:rsidRPr="0055258B">
              <w:t>9</w:t>
            </w:r>
          </w:p>
        </w:tc>
        <w:tc>
          <w:tcPr>
            <w:tcW w:w="0" w:type="dxa"/>
            <w:noWrap/>
            <w:hideMark/>
          </w:tcPr>
          <w:p w14:paraId="0837A875"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ESTAgeMin</w:t>
            </w:r>
          </w:p>
        </w:tc>
        <w:tc>
          <w:tcPr>
            <w:tcW w:w="0" w:type="dxa"/>
          </w:tcPr>
          <w:p w14:paraId="5A46337F" w14:textId="08DC6F7C"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420DB90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1F23C00" w14:textId="0BAD8C5A" w:rsidR="0002252C" w:rsidRPr="00291CD4" w:rsidRDefault="0002252C" w:rsidP="0002252C">
            <w:pPr>
              <w:pStyle w:val="NoSpacing"/>
            </w:pPr>
            <w:r w:rsidRPr="0055258B">
              <w:t>10</w:t>
            </w:r>
          </w:p>
        </w:tc>
        <w:tc>
          <w:tcPr>
            <w:tcW w:w="0" w:type="dxa"/>
            <w:noWrap/>
            <w:hideMark/>
          </w:tcPr>
          <w:p w14:paraId="74F4BA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ESTAgeMax</w:t>
            </w:r>
          </w:p>
        </w:tc>
        <w:tc>
          <w:tcPr>
            <w:tcW w:w="0" w:type="dxa"/>
          </w:tcPr>
          <w:p w14:paraId="6BB2B66F" w14:textId="193CD43A"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791A02" w:rsidRPr="00D23CF2" w14:paraId="7EDCFD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38059B9" w14:textId="4DA68428" w:rsidR="00791A02" w:rsidRPr="00291CD4" w:rsidRDefault="00791A02" w:rsidP="00791A02">
            <w:pPr>
              <w:pStyle w:val="NoSpacing"/>
            </w:pPr>
            <w:r w:rsidRPr="0055258B">
              <w:t>11</w:t>
            </w:r>
          </w:p>
        </w:tc>
        <w:tc>
          <w:tcPr>
            <w:tcW w:w="0" w:type="dxa"/>
            <w:noWrap/>
            <w:hideMark/>
          </w:tcPr>
          <w:p w14:paraId="0DFEE4AD"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HHTypeEST</w:t>
            </w:r>
          </w:p>
        </w:tc>
        <w:tc>
          <w:tcPr>
            <w:tcW w:w="0" w:type="dxa"/>
          </w:tcPr>
          <w:p w14:paraId="06978BDB" w14:textId="217B6B8B"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1020F43B"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EEB0AB5" w14:textId="16D988FE" w:rsidR="00791A02" w:rsidRPr="00291CD4" w:rsidRDefault="00791A02" w:rsidP="00791A02">
            <w:pPr>
              <w:pStyle w:val="NoSpacing"/>
            </w:pPr>
            <w:r w:rsidRPr="0055258B">
              <w:t>12</w:t>
            </w:r>
          </w:p>
        </w:tc>
        <w:tc>
          <w:tcPr>
            <w:tcW w:w="0" w:type="dxa"/>
            <w:noWrap/>
            <w:hideMark/>
          </w:tcPr>
          <w:p w14:paraId="1A06B8F8" w14:textId="77777777" w:rsidR="00791A02" w:rsidRPr="000D5A2E" w:rsidRDefault="00791A02" w:rsidP="00791A02">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HoHEST</w:t>
            </w:r>
          </w:p>
        </w:tc>
        <w:tc>
          <w:tcPr>
            <w:tcW w:w="0" w:type="dxa"/>
          </w:tcPr>
          <w:p w14:paraId="0EF2B546" w14:textId="093305BE" w:rsidR="00791A02" w:rsidRPr="00A6616E" w:rsidRDefault="00791A02" w:rsidP="00791A02">
            <w:pPr>
              <w:pStyle w:val="NoSpacing"/>
              <w:cnfStyle w:val="000000010000" w:firstRow="0" w:lastRow="0" w:firstColumn="0" w:lastColumn="0" w:oddVBand="0" w:evenVBand="0" w:oddHBand="0" w:evenHBand="1"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4B08398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B463EF1" w14:textId="05700286" w:rsidR="00791A02" w:rsidRPr="00291CD4" w:rsidRDefault="00791A02" w:rsidP="00791A02">
            <w:pPr>
              <w:pStyle w:val="NoSpacing"/>
            </w:pPr>
            <w:r w:rsidRPr="0055258B">
              <w:t>13</w:t>
            </w:r>
          </w:p>
        </w:tc>
        <w:tc>
          <w:tcPr>
            <w:tcW w:w="0" w:type="dxa"/>
            <w:noWrap/>
            <w:hideMark/>
          </w:tcPr>
          <w:p w14:paraId="30E996A4"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AdultEST</w:t>
            </w:r>
          </w:p>
        </w:tc>
        <w:tc>
          <w:tcPr>
            <w:tcW w:w="0" w:type="dxa"/>
          </w:tcPr>
          <w:p w14:paraId="0C44EB6C" w14:textId="47D7CD0C"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02252C" w:rsidRPr="00D23CF2" w14:paraId="1F1A24E4" w14:textId="77777777" w:rsidTr="00BA18C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497278C" w14:textId="6F03E436" w:rsidR="0002252C" w:rsidRPr="00292D37" w:rsidRDefault="0002252C" w:rsidP="0002252C">
            <w:pPr>
              <w:pStyle w:val="NoSpacing"/>
            </w:pPr>
            <w:r w:rsidRPr="0055258B">
              <w:t>14</w:t>
            </w:r>
          </w:p>
        </w:tc>
        <w:tc>
          <w:tcPr>
            <w:tcW w:w="1980" w:type="dxa"/>
            <w:noWrap/>
          </w:tcPr>
          <w:p w14:paraId="35D4E4A6" w14:textId="4CDE1BFD"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Pr>
                <w:b/>
                <w:bCs/>
              </w:rPr>
              <w:t>AHARAdultEST</w:t>
            </w:r>
          </w:p>
        </w:tc>
        <w:tc>
          <w:tcPr>
            <w:tcW w:w="6750" w:type="dxa"/>
          </w:tcPr>
          <w:p w14:paraId="43549663" w14:textId="4619576D" w:rsidR="0002252C" w:rsidRDefault="00884191"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4" w:history="1">
              <w:r>
                <w:rPr>
                  <w:rStyle w:val="Hyperlink"/>
                </w:rPr>
                <w:t>5.13 Project Group and Population Household Types</w:t>
              </w:r>
            </w:hyperlink>
          </w:p>
        </w:tc>
      </w:tr>
      <w:tr w:rsidR="00EE2F61" w:rsidRPr="00D23CF2" w14:paraId="082DB69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159462E3" w14:textId="3CE22CB0" w:rsidR="00437DD6" w:rsidRPr="00291CD4" w:rsidRDefault="00437DD6" w:rsidP="00437DD6">
            <w:pPr>
              <w:pStyle w:val="NoSpacing"/>
            </w:pPr>
            <w:r w:rsidRPr="0055258B">
              <w:t>15</w:t>
            </w:r>
          </w:p>
        </w:tc>
        <w:tc>
          <w:tcPr>
            <w:tcW w:w="0" w:type="dxa"/>
            <w:noWrap/>
            <w:hideMark/>
          </w:tcPr>
          <w:p w14:paraId="78A26CB0"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HHChronicEST</w:t>
            </w:r>
          </w:p>
        </w:tc>
        <w:tc>
          <w:tcPr>
            <w:tcW w:w="0" w:type="dxa"/>
          </w:tcPr>
          <w:p w14:paraId="03C67B24" w14:textId="299FFF1C"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64FA2B2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703EC12" w14:textId="7A0A9E26" w:rsidR="00437DD6" w:rsidRPr="00291CD4" w:rsidRDefault="00437DD6" w:rsidP="00437DD6">
            <w:pPr>
              <w:pStyle w:val="NoSpacing"/>
            </w:pPr>
            <w:r w:rsidRPr="0055258B">
              <w:t>16</w:t>
            </w:r>
          </w:p>
        </w:tc>
        <w:tc>
          <w:tcPr>
            <w:tcW w:w="0" w:type="dxa"/>
            <w:noWrap/>
            <w:hideMark/>
          </w:tcPr>
          <w:p w14:paraId="1C846AF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HHVetEST</w:t>
            </w:r>
          </w:p>
        </w:tc>
        <w:tc>
          <w:tcPr>
            <w:tcW w:w="0" w:type="dxa"/>
          </w:tcPr>
          <w:p w14:paraId="4B931785" w14:textId="78E724F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5AADD82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C57195D" w14:textId="5681872C" w:rsidR="00437DD6" w:rsidRPr="00291CD4" w:rsidRDefault="00437DD6" w:rsidP="00437DD6">
            <w:pPr>
              <w:pStyle w:val="NoSpacing"/>
            </w:pPr>
            <w:r w:rsidRPr="0055258B">
              <w:t>17</w:t>
            </w:r>
          </w:p>
        </w:tc>
        <w:tc>
          <w:tcPr>
            <w:tcW w:w="0" w:type="dxa"/>
            <w:noWrap/>
            <w:hideMark/>
          </w:tcPr>
          <w:p w14:paraId="6474F194"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HHDisabilityEST</w:t>
            </w:r>
          </w:p>
        </w:tc>
        <w:tc>
          <w:tcPr>
            <w:tcW w:w="0" w:type="dxa"/>
          </w:tcPr>
          <w:p w14:paraId="32EA1ED6" w14:textId="39644F24"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219D67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A4B076B" w14:textId="583CFBE2" w:rsidR="00437DD6" w:rsidRPr="00291CD4" w:rsidRDefault="00437DD6" w:rsidP="00437DD6">
            <w:pPr>
              <w:pStyle w:val="NoSpacing"/>
            </w:pPr>
            <w:r w:rsidRPr="0055258B">
              <w:t>18</w:t>
            </w:r>
          </w:p>
        </w:tc>
        <w:tc>
          <w:tcPr>
            <w:tcW w:w="0" w:type="dxa"/>
            <w:noWrap/>
            <w:hideMark/>
          </w:tcPr>
          <w:p w14:paraId="0B68823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HHFleeingDVEST</w:t>
            </w:r>
          </w:p>
        </w:tc>
        <w:tc>
          <w:tcPr>
            <w:tcW w:w="0" w:type="dxa"/>
          </w:tcPr>
          <w:p w14:paraId="53F964D0" w14:textId="17146BB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02252C" w:rsidRPr="00D23CF2" w14:paraId="78FD487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A09D64" w14:textId="05747A90" w:rsidR="0002252C" w:rsidRPr="00291CD4" w:rsidRDefault="0002252C" w:rsidP="0002252C">
            <w:pPr>
              <w:pStyle w:val="NoSpacing"/>
            </w:pPr>
            <w:r w:rsidRPr="0055258B">
              <w:t>19</w:t>
            </w:r>
          </w:p>
        </w:tc>
        <w:tc>
          <w:tcPr>
            <w:tcW w:w="0" w:type="dxa"/>
            <w:noWrap/>
            <w:hideMark/>
          </w:tcPr>
          <w:p w14:paraId="62C2CADC"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HHAdultAgeAOEST</w:t>
            </w:r>
          </w:p>
        </w:tc>
        <w:tc>
          <w:tcPr>
            <w:tcW w:w="0" w:type="dxa"/>
          </w:tcPr>
          <w:p w14:paraId="5B236C44" w14:textId="5667BDFC" w:rsidR="0002252C" w:rsidRPr="00A6616E" w:rsidRDefault="00BF1B5F"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02252C" w:rsidRPr="00D23CF2" w14:paraId="77812341"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D2D0CF" w14:textId="64F05824" w:rsidR="0002252C" w:rsidRPr="00291CD4" w:rsidRDefault="0002252C" w:rsidP="0002252C">
            <w:pPr>
              <w:pStyle w:val="NoSpacing"/>
            </w:pPr>
            <w:r w:rsidRPr="0055258B">
              <w:t>20</w:t>
            </w:r>
          </w:p>
        </w:tc>
        <w:tc>
          <w:tcPr>
            <w:tcW w:w="0" w:type="dxa"/>
            <w:noWrap/>
            <w:hideMark/>
          </w:tcPr>
          <w:p w14:paraId="5DA1502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HHAdultAgeACEST</w:t>
            </w:r>
          </w:p>
        </w:tc>
        <w:tc>
          <w:tcPr>
            <w:tcW w:w="0" w:type="dxa"/>
          </w:tcPr>
          <w:p w14:paraId="19B2B2C6" w14:textId="38C2D496" w:rsidR="0002252C" w:rsidRPr="00A6616E" w:rsidRDefault="00BF1B5F"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437DD6" w:rsidRPr="00D23CF2" w14:paraId="248685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30325FD6" w14:textId="25624800" w:rsidR="00437DD6" w:rsidRPr="00291CD4" w:rsidRDefault="00437DD6" w:rsidP="00437DD6">
            <w:pPr>
              <w:pStyle w:val="NoSpacing"/>
            </w:pPr>
            <w:r w:rsidRPr="0055258B">
              <w:t>21</w:t>
            </w:r>
          </w:p>
        </w:tc>
        <w:tc>
          <w:tcPr>
            <w:tcW w:w="0" w:type="dxa"/>
            <w:noWrap/>
            <w:hideMark/>
          </w:tcPr>
          <w:p w14:paraId="17936BE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HHParentEST</w:t>
            </w:r>
          </w:p>
        </w:tc>
        <w:tc>
          <w:tcPr>
            <w:tcW w:w="0" w:type="dxa"/>
          </w:tcPr>
          <w:p w14:paraId="197E7CCD" w14:textId="3A1F08B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36CDB76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7B1400F" w14:textId="539D545A" w:rsidR="00437DD6" w:rsidRPr="00291CD4" w:rsidRDefault="00437DD6" w:rsidP="00437DD6">
            <w:pPr>
              <w:pStyle w:val="NoSpacing"/>
            </w:pPr>
            <w:r w:rsidRPr="0055258B">
              <w:t>22</w:t>
            </w:r>
          </w:p>
        </w:tc>
        <w:tc>
          <w:tcPr>
            <w:tcW w:w="0" w:type="dxa"/>
            <w:noWrap/>
            <w:hideMark/>
          </w:tcPr>
          <w:p w14:paraId="45F35850"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0" w:type="dxa"/>
          </w:tcPr>
          <w:p w14:paraId="6173E965" w14:textId="2C7DD41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5EA88E79"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D020A52" w14:textId="723F1FBE" w:rsidR="00437DD6" w:rsidRPr="00291CD4" w:rsidRDefault="00437DD6" w:rsidP="00437DD6">
            <w:pPr>
              <w:pStyle w:val="NoSpacing"/>
            </w:pPr>
            <w:r w:rsidRPr="0055258B">
              <w:t>23</w:t>
            </w:r>
          </w:p>
        </w:tc>
        <w:tc>
          <w:tcPr>
            <w:tcW w:w="0" w:type="dxa"/>
            <w:noWrap/>
            <w:hideMark/>
          </w:tcPr>
          <w:p w14:paraId="225290BB"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0" w:type="dxa"/>
          </w:tcPr>
          <w:p w14:paraId="54871E77" w14:textId="0F2A3346"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4FE637E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36EB098" w14:textId="60FDAE50" w:rsidR="00437DD6" w:rsidRPr="00291CD4" w:rsidRDefault="00437DD6" w:rsidP="00437DD6">
            <w:pPr>
              <w:pStyle w:val="NoSpacing"/>
            </w:pPr>
            <w:r w:rsidRPr="0055258B">
              <w:t>24</w:t>
            </w:r>
          </w:p>
        </w:tc>
        <w:tc>
          <w:tcPr>
            <w:tcW w:w="0" w:type="dxa"/>
            <w:noWrap/>
            <w:hideMark/>
          </w:tcPr>
          <w:p w14:paraId="48797BA1" w14:textId="681B9EE9"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AHARHoHEST</w:t>
            </w:r>
          </w:p>
        </w:tc>
        <w:tc>
          <w:tcPr>
            <w:tcW w:w="0" w:type="dxa"/>
          </w:tcPr>
          <w:p w14:paraId="7788A31B" w14:textId="68B34806"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02252C"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40DEF941" w:rsidR="0002252C" w:rsidRPr="00291CD4" w:rsidRDefault="0002252C" w:rsidP="0002252C">
            <w:pPr>
              <w:pStyle w:val="NoSpacing"/>
            </w:pPr>
            <w:r w:rsidRPr="0055258B">
              <w:t>25</w:t>
            </w:r>
          </w:p>
        </w:tc>
        <w:tc>
          <w:tcPr>
            <w:tcW w:w="1980" w:type="dxa"/>
            <w:noWrap/>
          </w:tcPr>
          <w:p w14:paraId="5EA3094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RRHAgeMin</w:t>
            </w:r>
          </w:p>
        </w:tc>
        <w:tc>
          <w:tcPr>
            <w:tcW w:w="6750" w:type="dxa"/>
          </w:tcPr>
          <w:p w14:paraId="2FA7EE8B" w14:textId="1E228CA8"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2E7ABA56" w:rsidR="0002252C" w:rsidRPr="00291CD4" w:rsidRDefault="0002252C" w:rsidP="0002252C">
            <w:pPr>
              <w:pStyle w:val="NoSpacing"/>
            </w:pPr>
            <w:r w:rsidRPr="0055258B">
              <w:t>26</w:t>
            </w:r>
          </w:p>
        </w:tc>
        <w:tc>
          <w:tcPr>
            <w:tcW w:w="1980" w:type="dxa"/>
            <w:noWrap/>
          </w:tcPr>
          <w:p w14:paraId="64B82F95"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RRHAgeMax</w:t>
            </w:r>
          </w:p>
        </w:tc>
        <w:tc>
          <w:tcPr>
            <w:tcW w:w="6750" w:type="dxa"/>
          </w:tcPr>
          <w:p w14:paraId="09066131" w14:textId="22628A1E"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39596442" w:rsidR="0002252C" w:rsidRPr="00291CD4" w:rsidRDefault="0002252C" w:rsidP="0002252C">
            <w:pPr>
              <w:pStyle w:val="NoSpacing"/>
            </w:pPr>
            <w:r w:rsidRPr="0055258B">
              <w:t>27</w:t>
            </w:r>
          </w:p>
        </w:tc>
        <w:tc>
          <w:tcPr>
            <w:tcW w:w="1980" w:type="dxa"/>
            <w:noWrap/>
          </w:tcPr>
          <w:p w14:paraId="1CA4F7A3"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HHTypeRRH</w:t>
            </w:r>
          </w:p>
        </w:tc>
        <w:tc>
          <w:tcPr>
            <w:tcW w:w="6750" w:type="dxa"/>
          </w:tcPr>
          <w:p w14:paraId="7FBCE1D5" w14:textId="76325D11"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 HHTypeEST/RRH/PSH/ES/SH/TH</w:t>
              </w:r>
            </w:hyperlink>
          </w:p>
        </w:tc>
      </w:tr>
      <w:tr w:rsidR="00437DD6"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05294C77" w:rsidR="00437DD6" w:rsidRPr="00291CD4" w:rsidRDefault="00437DD6" w:rsidP="00437DD6">
            <w:pPr>
              <w:pStyle w:val="NoSpacing"/>
            </w:pPr>
            <w:r w:rsidRPr="0055258B">
              <w:t>28</w:t>
            </w:r>
          </w:p>
        </w:tc>
        <w:tc>
          <w:tcPr>
            <w:tcW w:w="1980" w:type="dxa"/>
            <w:noWrap/>
          </w:tcPr>
          <w:p w14:paraId="4DD47EA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3CF4FA0C"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1D29665E" w:rsidR="00437DD6" w:rsidRPr="00291CD4" w:rsidRDefault="00437DD6" w:rsidP="00437DD6">
            <w:pPr>
              <w:pStyle w:val="NoSpacing"/>
            </w:pPr>
            <w:r w:rsidRPr="0055258B">
              <w:t>29</w:t>
            </w:r>
          </w:p>
        </w:tc>
        <w:tc>
          <w:tcPr>
            <w:tcW w:w="1980" w:type="dxa"/>
            <w:noWrap/>
          </w:tcPr>
          <w:p w14:paraId="58BF359E"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AdultRRH</w:t>
            </w:r>
          </w:p>
        </w:tc>
        <w:tc>
          <w:tcPr>
            <w:tcW w:w="6750" w:type="dxa"/>
          </w:tcPr>
          <w:p w14:paraId="3A78E22A" w14:textId="00B821F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DA31A9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8921CB6" w14:textId="045657D5" w:rsidR="00437DD6" w:rsidRPr="00292D37" w:rsidRDefault="00437DD6" w:rsidP="00437DD6">
            <w:pPr>
              <w:pStyle w:val="NoSpacing"/>
            </w:pPr>
            <w:r w:rsidRPr="00CA3B8E">
              <w:t>30</w:t>
            </w:r>
          </w:p>
        </w:tc>
        <w:tc>
          <w:tcPr>
            <w:tcW w:w="1980" w:type="dxa"/>
            <w:noWrap/>
          </w:tcPr>
          <w:p w14:paraId="68643A92" w14:textId="6623D062" w:rsidR="00437DD6" w:rsidRPr="00BF497D"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277F30">
              <w:rPr>
                <w:b/>
                <w:bCs/>
              </w:rPr>
              <w:t>AHARAdultRRH</w:t>
            </w:r>
          </w:p>
        </w:tc>
        <w:tc>
          <w:tcPr>
            <w:tcW w:w="6750" w:type="dxa"/>
          </w:tcPr>
          <w:p w14:paraId="6827E5AD" w14:textId="5344BF6B" w:rsidR="00437DD6"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552640" w:rsidRPr="00D23CF2" w14:paraId="4E1DD64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32FADC57" w:rsidR="00437DD6" w:rsidRPr="00291CD4" w:rsidRDefault="00437DD6" w:rsidP="00437DD6">
            <w:pPr>
              <w:pStyle w:val="NoSpacing"/>
            </w:pPr>
            <w:r w:rsidRPr="00CA3B8E">
              <w:t>31</w:t>
            </w:r>
          </w:p>
        </w:tc>
        <w:tc>
          <w:tcPr>
            <w:tcW w:w="1980" w:type="dxa"/>
            <w:noWrap/>
          </w:tcPr>
          <w:p w14:paraId="326432F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HHChronicRRH</w:t>
            </w:r>
          </w:p>
        </w:tc>
        <w:tc>
          <w:tcPr>
            <w:tcW w:w="6750" w:type="dxa"/>
          </w:tcPr>
          <w:p w14:paraId="22E68F1C" w14:textId="6B18C877"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2799DF6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30CF7498" w:rsidR="00437DD6" w:rsidRPr="00291CD4" w:rsidRDefault="00437DD6" w:rsidP="00437DD6">
            <w:pPr>
              <w:pStyle w:val="NoSpacing"/>
            </w:pPr>
            <w:r w:rsidRPr="00CA3B8E">
              <w:t>32</w:t>
            </w:r>
          </w:p>
        </w:tc>
        <w:tc>
          <w:tcPr>
            <w:tcW w:w="1980" w:type="dxa"/>
            <w:noWrap/>
          </w:tcPr>
          <w:p w14:paraId="0AB7C0D8"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HHVetRRH</w:t>
            </w:r>
          </w:p>
        </w:tc>
        <w:tc>
          <w:tcPr>
            <w:tcW w:w="6750" w:type="dxa"/>
          </w:tcPr>
          <w:p w14:paraId="7C501746" w14:textId="4F33100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C90D7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4FA2192" w:rsidR="00437DD6" w:rsidRPr="00291CD4" w:rsidRDefault="00437DD6" w:rsidP="00437DD6">
            <w:pPr>
              <w:pStyle w:val="NoSpacing"/>
            </w:pPr>
            <w:r w:rsidRPr="00CA3B8E">
              <w:t>33</w:t>
            </w:r>
          </w:p>
        </w:tc>
        <w:tc>
          <w:tcPr>
            <w:tcW w:w="1980" w:type="dxa"/>
            <w:noWrap/>
          </w:tcPr>
          <w:p w14:paraId="1231581A"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HHDisabilityRRH</w:t>
            </w:r>
          </w:p>
        </w:tc>
        <w:tc>
          <w:tcPr>
            <w:tcW w:w="6750" w:type="dxa"/>
          </w:tcPr>
          <w:p w14:paraId="482F605E" w14:textId="4F004D70"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7D78026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59A7B440" w:rsidR="00437DD6" w:rsidRPr="00291CD4" w:rsidRDefault="00437DD6" w:rsidP="00437DD6">
            <w:pPr>
              <w:pStyle w:val="NoSpacing"/>
            </w:pPr>
            <w:r w:rsidRPr="00CA3B8E">
              <w:t>34</w:t>
            </w:r>
          </w:p>
        </w:tc>
        <w:tc>
          <w:tcPr>
            <w:tcW w:w="1980" w:type="dxa"/>
            <w:noWrap/>
          </w:tcPr>
          <w:p w14:paraId="35007BE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HHFleeingDVRRH</w:t>
            </w:r>
          </w:p>
        </w:tc>
        <w:tc>
          <w:tcPr>
            <w:tcW w:w="6750" w:type="dxa"/>
          </w:tcPr>
          <w:p w14:paraId="6AF6145C" w14:textId="0E5CB59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BF1B5F" w:rsidRPr="00D23CF2" w14:paraId="3254EDF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15B0027B" w:rsidR="00BF1B5F" w:rsidRPr="00291CD4" w:rsidRDefault="00BF1B5F" w:rsidP="00BF1B5F">
            <w:pPr>
              <w:pStyle w:val="NoSpacing"/>
            </w:pPr>
            <w:r w:rsidRPr="00CA3B8E">
              <w:t>35</w:t>
            </w:r>
          </w:p>
        </w:tc>
        <w:tc>
          <w:tcPr>
            <w:tcW w:w="1980" w:type="dxa"/>
            <w:noWrap/>
          </w:tcPr>
          <w:p w14:paraId="284733D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HHAdultAgeAORRH</w:t>
            </w:r>
          </w:p>
        </w:tc>
        <w:tc>
          <w:tcPr>
            <w:tcW w:w="6750" w:type="dxa"/>
          </w:tcPr>
          <w:p w14:paraId="702764DA" w14:textId="3538F503"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BF1B5F" w:rsidRPr="00D23CF2" w14:paraId="63AAEBC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651C33DA" w:rsidR="00BF1B5F" w:rsidRPr="00291CD4" w:rsidRDefault="00BF1B5F" w:rsidP="00BF1B5F">
            <w:pPr>
              <w:pStyle w:val="NoSpacing"/>
            </w:pPr>
            <w:r w:rsidRPr="00CA3B8E">
              <w:t>36</w:t>
            </w:r>
          </w:p>
        </w:tc>
        <w:tc>
          <w:tcPr>
            <w:tcW w:w="1980" w:type="dxa"/>
            <w:noWrap/>
          </w:tcPr>
          <w:p w14:paraId="4828C12D"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HHAdultAgeACRRH</w:t>
            </w:r>
          </w:p>
        </w:tc>
        <w:tc>
          <w:tcPr>
            <w:tcW w:w="6750" w:type="dxa"/>
          </w:tcPr>
          <w:p w14:paraId="18753625" w14:textId="2AAA247C"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46372E" w:rsidRPr="00D23CF2" w14:paraId="6E9E8DD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5C4673E6" w:rsidR="0046372E" w:rsidRPr="00291CD4" w:rsidRDefault="0046372E" w:rsidP="0046372E">
            <w:pPr>
              <w:pStyle w:val="NoSpacing"/>
            </w:pPr>
            <w:r w:rsidRPr="00CA3B8E">
              <w:t>37</w:t>
            </w:r>
          </w:p>
        </w:tc>
        <w:tc>
          <w:tcPr>
            <w:tcW w:w="1980" w:type="dxa"/>
            <w:noWrap/>
          </w:tcPr>
          <w:p w14:paraId="70E066BC"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HHParentRRH</w:t>
            </w:r>
          </w:p>
        </w:tc>
        <w:tc>
          <w:tcPr>
            <w:tcW w:w="6750" w:type="dxa"/>
          </w:tcPr>
          <w:p w14:paraId="78FBCAC3" w14:textId="6A2A159E"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3026BA3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6B8C466E" w:rsidR="0046372E" w:rsidRPr="00291CD4" w:rsidRDefault="0046372E" w:rsidP="0046372E">
            <w:pPr>
              <w:pStyle w:val="NoSpacing"/>
            </w:pPr>
            <w:r w:rsidRPr="00CA3B8E">
              <w:t>38</w:t>
            </w:r>
          </w:p>
        </w:tc>
        <w:tc>
          <w:tcPr>
            <w:tcW w:w="1980" w:type="dxa"/>
            <w:noWrap/>
          </w:tcPr>
          <w:p w14:paraId="5CA27AB3"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AC3PlusRRH</w:t>
            </w:r>
          </w:p>
        </w:tc>
        <w:tc>
          <w:tcPr>
            <w:tcW w:w="6750" w:type="dxa"/>
          </w:tcPr>
          <w:p w14:paraId="1210F8D5" w14:textId="51114E5F"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7EA79018"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1FF88322" w:rsidR="0046372E" w:rsidRPr="00291CD4" w:rsidRDefault="0046372E" w:rsidP="0046372E">
            <w:pPr>
              <w:pStyle w:val="NoSpacing"/>
            </w:pPr>
            <w:r w:rsidRPr="00CA3B8E">
              <w:t>39</w:t>
            </w:r>
          </w:p>
        </w:tc>
        <w:tc>
          <w:tcPr>
            <w:tcW w:w="1980" w:type="dxa"/>
            <w:noWrap/>
          </w:tcPr>
          <w:p w14:paraId="4FFF6AE7"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AHARRRH</w:t>
            </w:r>
          </w:p>
        </w:tc>
        <w:tc>
          <w:tcPr>
            <w:tcW w:w="6750" w:type="dxa"/>
          </w:tcPr>
          <w:p w14:paraId="14B4FF01" w14:textId="64A3D04C"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2E6D3AE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B7AE6FF" w:rsidR="0046372E" w:rsidRPr="00291CD4" w:rsidRDefault="0046372E" w:rsidP="0046372E">
            <w:pPr>
              <w:pStyle w:val="NoSpacing"/>
            </w:pPr>
            <w:r w:rsidRPr="00CA3B8E">
              <w:t>40</w:t>
            </w:r>
          </w:p>
        </w:tc>
        <w:tc>
          <w:tcPr>
            <w:tcW w:w="1980" w:type="dxa"/>
            <w:noWrap/>
          </w:tcPr>
          <w:p w14:paraId="7A999AA8"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AHARHoHRRH</w:t>
            </w:r>
          </w:p>
        </w:tc>
        <w:tc>
          <w:tcPr>
            <w:tcW w:w="6750" w:type="dxa"/>
          </w:tcPr>
          <w:p w14:paraId="71CF07DA" w14:textId="5E85CFF5"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D12D4E" w:rsidRPr="00D23CF2" w14:paraId="191F8C5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4E87CBDC" w:rsidR="00D12D4E" w:rsidRPr="00291CD4" w:rsidRDefault="00D12D4E" w:rsidP="00D12D4E">
            <w:pPr>
              <w:pStyle w:val="NoSpacing"/>
            </w:pPr>
            <w:r w:rsidRPr="00CA3B8E">
              <w:lastRenderedPageBreak/>
              <w:t>41</w:t>
            </w:r>
          </w:p>
        </w:tc>
        <w:tc>
          <w:tcPr>
            <w:tcW w:w="1980" w:type="dxa"/>
            <w:noWrap/>
          </w:tcPr>
          <w:p w14:paraId="575B4245"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PSHAgeMin</w:t>
            </w:r>
          </w:p>
        </w:tc>
        <w:tc>
          <w:tcPr>
            <w:tcW w:w="6750" w:type="dxa"/>
          </w:tcPr>
          <w:p w14:paraId="630A31A6" w14:textId="279A0BC5"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D12D4E" w:rsidRPr="00D23CF2" w14:paraId="0AEB935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5BC25483" w:rsidR="00D12D4E" w:rsidRPr="00291CD4" w:rsidRDefault="00D12D4E" w:rsidP="00D12D4E">
            <w:pPr>
              <w:pStyle w:val="NoSpacing"/>
            </w:pPr>
            <w:r w:rsidRPr="00CA3B8E">
              <w:t>42</w:t>
            </w:r>
          </w:p>
        </w:tc>
        <w:tc>
          <w:tcPr>
            <w:tcW w:w="1980" w:type="dxa"/>
            <w:noWrap/>
          </w:tcPr>
          <w:p w14:paraId="1CF18462" w14:textId="77777777"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PSHAgeMax</w:t>
            </w:r>
          </w:p>
        </w:tc>
        <w:tc>
          <w:tcPr>
            <w:tcW w:w="6750" w:type="dxa"/>
          </w:tcPr>
          <w:p w14:paraId="78706550" w14:textId="7C6CDAF6" w:rsidR="00D12D4E" w:rsidRPr="00A6616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46372E" w:rsidRPr="00D23CF2" w14:paraId="5CCCEA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18F8DD" w:rsidR="0046372E" w:rsidRPr="00291CD4" w:rsidRDefault="0046372E" w:rsidP="0046372E">
            <w:pPr>
              <w:pStyle w:val="NoSpacing"/>
            </w:pPr>
            <w:r w:rsidRPr="00CA3B8E">
              <w:t>43</w:t>
            </w:r>
          </w:p>
        </w:tc>
        <w:tc>
          <w:tcPr>
            <w:tcW w:w="1980" w:type="dxa"/>
            <w:noWrap/>
          </w:tcPr>
          <w:p w14:paraId="1C861585"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HHTypePSH</w:t>
            </w:r>
          </w:p>
        </w:tc>
        <w:tc>
          <w:tcPr>
            <w:tcW w:w="6750" w:type="dxa"/>
          </w:tcPr>
          <w:p w14:paraId="5EF44A22" w14:textId="4B973BB6"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EAA7BC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03DA8BE3" w:rsidR="0046372E" w:rsidRPr="00291CD4" w:rsidRDefault="0046372E" w:rsidP="0046372E">
            <w:pPr>
              <w:pStyle w:val="NoSpacing"/>
            </w:pPr>
            <w:r w:rsidRPr="00CA3B8E">
              <w:t>44</w:t>
            </w:r>
          </w:p>
        </w:tc>
        <w:tc>
          <w:tcPr>
            <w:tcW w:w="1980" w:type="dxa"/>
            <w:noWrap/>
          </w:tcPr>
          <w:p w14:paraId="59A8D56F"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HoHPSH</w:t>
            </w:r>
          </w:p>
        </w:tc>
        <w:tc>
          <w:tcPr>
            <w:tcW w:w="6750" w:type="dxa"/>
          </w:tcPr>
          <w:p w14:paraId="3D10F597" w14:textId="007DB6B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72E802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1D79612" w:rsidR="0046372E" w:rsidRPr="00291CD4" w:rsidRDefault="0046372E" w:rsidP="0046372E">
            <w:pPr>
              <w:pStyle w:val="NoSpacing"/>
            </w:pPr>
            <w:r w:rsidRPr="00CA3B8E">
              <w:t>45</w:t>
            </w:r>
          </w:p>
        </w:tc>
        <w:tc>
          <w:tcPr>
            <w:tcW w:w="1980" w:type="dxa"/>
            <w:noWrap/>
          </w:tcPr>
          <w:p w14:paraId="29167F86"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AdultPSH</w:t>
            </w:r>
          </w:p>
        </w:tc>
        <w:tc>
          <w:tcPr>
            <w:tcW w:w="6750" w:type="dxa"/>
          </w:tcPr>
          <w:p w14:paraId="5F27066E" w14:textId="36D38E32"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F55F9F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D4E4E21" w14:textId="46DE9CCD" w:rsidR="0046372E" w:rsidRPr="00292D37" w:rsidRDefault="0046372E" w:rsidP="0046372E">
            <w:pPr>
              <w:pStyle w:val="NoSpacing"/>
            </w:pPr>
            <w:r w:rsidRPr="00CA3B8E">
              <w:t>46</w:t>
            </w:r>
          </w:p>
        </w:tc>
        <w:tc>
          <w:tcPr>
            <w:tcW w:w="0" w:type="dxa"/>
            <w:noWrap/>
            <w:vAlign w:val="bottom"/>
          </w:tcPr>
          <w:p w14:paraId="30180EDF" w14:textId="7EA821F4" w:rsidR="0046372E" w:rsidRPr="000D5A2E" w:rsidRDefault="0046372E" w:rsidP="00996078">
            <w:pPr>
              <w:pStyle w:val="NoSpacing"/>
              <w:cnfStyle w:val="000000010000" w:firstRow="0" w:lastRow="0" w:firstColumn="0" w:lastColumn="0" w:oddVBand="0" w:evenVBand="0" w:oddHBand="0" w:evenHBand="1" w:firstRowFirstColumn="0" w:firstRowLastColumn="0" w:lastRowFirstColumn="0" w:lastRowLastColumn="0"/>
              <w:rPr>
                <w:b/>
                <w:bCs/>
              </w:rPr>
            </w:pPr>
            <w:r>
              <w:rPr>
                <w:b/>
                <w:bCs/>
              </w:rPr>
              <w:t>AHAR</w:t>
            </w:r>
            <w:r w:rsidRPr="000D5A2E">
              <w:rPr>
                <w:b/>
                <w:bCs/>
              </w:rPr>
              <w:t>AdultPSH</w:t>
            </w:r>
          </w:p>
        </w:tc>
        <w:tc>
          <w:tcPr>
            <w:tcW w:w="0" w:type="dxa"/>
          </w:tcPr>
          <w:p w14:paraId="25FF5469" w14:textId="045F79E5"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57EC2" w:rsidRPr="00D23CF2" w14:paraId="541E62F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6D02F3FF" w:rsidR="0046372E" w:rsidRPr="00291CD4" w:rsidRDefault="0046372E" w:rsidP="0046372E">
            <w:pPr>
              <w:pStyle w:val="NoSpacing"/>
            </w:pPr>
            <w:r w:rsidRPr="00CA3B8E">
              <w:t>47</w:t>
            </w:r>
          </w:p>
        </w:tc>
        <w:tc>
          <w:tcPr>
            <w:tcW w:w="1980" w:type="dxa"/>
            <w:noWrap/>
          </w:tcPr>
          <w:p w14:paraId="7C211D43"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HHChronicPSH</w:t>
            </w:r>
          </w:p>
        </w:tc>
        <w:tc>
          <w:tcPr>
            <w:tcW w:w="6750" w:type="dxa"/>
          </w:tcPr>
          <w:p w14:paraId="65F294DE" w14:textId="6989EB64"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6B183A69" w:rsidR="0046372E" w:rsidRPr="00291CD4" w:rsidRDefault="0046372E" w:rsidP="0046372E">
            <w:pPr>
              <w:pStyle w:val="NoSpacing"/>
            </w:pPr>
            <w:r w:rsidRPr="00CA3B8E">
              <w:t>48</w:t>
            </w:r>
          </w:p>
        </w:tc>
        <w:tc>
          <w:tcPr>
            <w:tcW w:w="1980" w:type="dxa"/>
            <w:noWrap/>
          </w:tcPr>
          <w:p w14:paraId="215369E6"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HHVetPSH</w:t>
            </w:r>
          </w:p>
        </w:tc>
        <w:tc>
          <w:tcPr>
            <w:tcW w:w="6750" w:type="dxa"/>
          </w:tcPr>
          <w:p w14:paraId="14A2F168" w14:textId="1CBC010E"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38141C3" w:rsidR="0046372E" w:rsidRPr="00291CD4" w:rsidRDefault="0046372E" w:rsidP="0046372E">
            <w:pPr>
              <w:pStyle w:val="NoSpacing"/>
            </w:pPr>
            <w:r w:rsidRPr="00CA3B8E">
              <w:t>49</w:t>
            </w:r>
          </w:p>
        </w:tc>
        <w:tc>
          <w:tcPr>
            <w:tcW w:w="1980" w:type="dxa"/>
            <w:noWrap/>
          </w:tcPr>
          <w:p w14:paraId="755FB198"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HHDisabilityPSH</w:t>
            </w:r>
          </w:p>
        </w:tc>
        <w:tc>
          <w:tcPr>
            <w:tcW w:w="6750" w:type="dxa"/>
          </w:tcPr>
          <w:p w14:paraId="20DA62FD" w14:textId="28B218D7"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536FCA78" w:rsidR="0046372E" w:rsidRPr="00291CD4" w:rsidRDefault="0046372E" w:rsidP="0046372E">
            <w:pPr>
              <w:pStyle w:val="NoSpacing"/>
            </w:pPr>
            <w:r w:rsidRPr="00CA3B8E">
              <w:t>50</w:t>
            </w:r>
          </w:p>
        </w:tc>
        <w:tc>
          <w:tcPr>
            <w:tcW w:w="1980" w:type="dxa"/>
            <w:noWrap/>
          </w:tcPr>
          <w:p w14:paraId="1EA8FB82"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HHFleeingDVPSH</w:t>
            </w:r>
          </w:p>
        </w:tc>
        <w:tc>
          <w:tcPr>
            <w:tcW w:w="6750" w:type="dxa"/>
          </w:tcPr>
          <w:p w14:paraId="58B39104" w14:textId="5A4B847C"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BF1B5F"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1E267386" w:rsidR="00BF1B5F" w:rsidRPr="00291CD4" w:rsidRDefault="00BF1B5F" w:rsidP="00BF1B5F">
            <w:pPr>
              <w:pStyle w:val="NoSpacing"/>
            </w:pPr>
            <w:r w:rsidRPr="00CA3B8E">
              <w:t>51</w:t>
            </w:r>
          </w:p>
        </w:tc>
        <w:tc>
          <w:tcPr>
            <w:tcW w:w="1980" w:type="dxa"/>
            <w:noWrap/>
          </w:tcPr>
          <w:p w14:paraId="61ED37B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HHAdultAgeAOPSH</w:t>
            </w:r>
          </w:p>
        </w:tc>
        <w:tc>
          <w:tcPr>
            <w:tcW w:w="6750" w:type="dxa"/>
          </w:tcPr>
          <w:p w14:paraId="0DFD4293" w14:textId="49651482"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BF1B5F"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45D08E93" w:rsidR="00BF1B5F" w:rsidRPr="00291CD4" w:rsidRDefault="00BF1B5F" w:rsidP="00BF1B5F">
            <w:pPr>
              <w:pStyle w:val="NoSpacing"/>
            </w:pPr>
            <w:r w:rsidRPr="00CA3B8E">
              <w:t>52</w:t>
            </w:r>
          </w:p>
        </w:tc>
        <w:tc>
          <w:tcPr>
            <w:tcW w:w="1980" w:type="dxa"/>
            <w:noWrap/>
          </w:tcPr>
          <w:p w14:paraId="64EFAD4F"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HHAdultAgeACPSH</w:t>
            </w:r>
          </w:p>
        </w:tc>
        <w:tc>
          <w:tcPr>
            <w:tcW w:w="6750" w:type="dxa"/>
          </w:tcPr>
          <w:p w14:paraId="63DEFC44" w14:textId="12E2F754"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46372E"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28371793" w:rsidR="0046372E" w:rsidRPr="00291CD4" w:rsidRDefault="0046372E" w:rsidP="0046372E">
            <w:pPr>
              <w:pStyle w:val="NoSpacing"/>
            </w:pPr>
            <w:r w:rsidRPr="00CA3B8E">
              <w:t>53</w:t>
            </w:r>
          </w:p>
        </w:tc>
        <w:tc>
          <w:tcPr>
            <w:tcW w:w="1980" w:type="dxa"/>
            <w:noWrap/>
          </w:tcPr>
          <w:p w14:paraId="352AA4DE"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HHParentPSH</w:t>
            </w:r>
          </w:p>
        </w:tc>
        <w:tc>
          <w:tcPr>
            <w:tcW w:w="6750" w:type="dxa"/>
          </w:tcPr>
          <w:p w14:paraId="6653D491" w14:textId="19B4A9D0"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42E34B02" w:rsidR="0046372E" w:rsidRPr="00291CD4" w:rsidRDefault="0046372E" w:rsidP="0046372E">
            <w:pPr>
              <w:pStyle w:val="NoSpacing"/>
            </w:pPr>
            <w:r w:rsidRPr="00CA3B8E">
              <w:t>54</w:t>
            </w:r>
          </w:p>
        </w:tc>
        <w:tc>
          <w:tcPr>
            <w:tcW w:w="1980" w:type="dxa"/>
            <w:noWrap/>
          </w:tcPr>
          <w:p w14:paraId="3F09819E"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25AAFA3E" w14:textId="779A79E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C43C5C5" w:rsidR="0046372E" w:rsidRPr="00291CD4" w:rsidRDefault="0046372E" w:rsidP="0046372E">
            <w:pPr>
              <w:pStyle w:val="NoSpacing"/>
            </w:pPr>
            <w:r w:rsidRPr="00CA3B8E">
              <w:t>55</w:t>
            </w:r>
          </w:p>
        </w:tc>
        <w:tc>
          <w:tcPr>
            <w:tcW w:w="1980" w:type="dxa"/>
            <w:noWrap/>
          </w:tcPr>
          <w:p w14:paraId="04C7C592"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5B94713F"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68C96609" w:rsidR="0046372E" w:rsidRPr="00291CD4" w:rsidRDefault="0046372E" w:rsidP="0046372E">
            <w:pPr>
              <w:pStyle w:val="NoSpacing"/>
            </w:pPr>
            <w:r w:rsidRPr="00CA3B8E">
              <w:t>56</w:t>
            </w:r>
          </w:p>
        </w:tc>
        <w:tc>
          <w:tcPr>
            <w:tcW w:w="1980" w:type="dxa"/>
            <w:noWrap/>
          </w:tcPr>
          <w:p w14:paraId="4EE14DBD"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AHARHoHPSH</w:t>
            </w:r>
          </w:p>
        </w:tc>
        <w:tc>
          <w:tcPr>
            <w:tcW w:w="6750" w:type="dxa"/>
          </w:tcPr>
          <w:p w14:paraId="34703888" w14:textId="1DFDC108"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D12D4E" w:rsidRPr="00D23CF2" w14:paraId="5AAFF29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FF12D01" w14:textId="199195CB" w:rsidR="00D12D4E" w:rsidRPr="00192F86" w:rsidDel="00B2258A" w:rsidRDefault="00D12D4E" w:rsidP="00D12D4E">
            <w:pPr>
              <w:pStyle w:val="NoSpacing"/>
            </w:pPr>
            <w:r w:rsidRPr="00CA3B8E">
              <w:t>57</w:t>
            </w:r>
          </w:p>
        </w:tc>
        <w:tc>
          <w:tcPr>
            <w:tcW w:w="1980" w:type="dxa"/>
            <w:noWrap/>
          </w:tcPr>
          <w:p w14:paraId="72586869" w14:textId="3A0BB26A"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RRHSOAgeMin</w:t>
            </w:r>
          </w:p>
        </w:tc>
        <w:tc>
          <w:tcPr>
            <w:tcW w:w="6750" w:type="dxa"/>
          </w:tcPr>
          <w:p w14:paraId="44AA774F" w14:textId="5CE43CC4"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D12D4E" w:rsidRPr="00D23CF2" w14:paraId="1D1D9D9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D88438" w14:textId="19C83AF5" w:rsidR="00D12D4E" w:rsidRPr="00192F86" w:rsidDel="00B2258A" w:rsidRDefault="00D12D4E" w:rsidP="00D12D4E">
            <w:pPr>
              <w:pStyle w:val="NoSpacing"/>
            </w:pPr>
            <w:r w:rsidRPr="00CA3B8E">
              <w:t>58</w:t>
            </w:r>
          </w:p>
        </w:tc>
        <w:tc>
          <w:tcPr>
            <w:tcW w:w="1980" w:type="dxa"/>
            <w:noWrap/>
          </w:tcPr>
          <w:p w14:paraId="2055121E" w14:textId="7CD3568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RRHSOAgeMax</w:t>
            </w:r>
          </w:p>
        </w:tc>
        <w:tc>
          <w:tcPr>
            <w:tcW w:w="6750" w:type="dxa"/>
          </w:tcPr>
          <w:p w14:paraId="7AA4BE18" w14:textId="3AFC14C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46372E" w:rsidRPr="00D23CF2" w14:paraId="5C6DB2F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F92AE14" w14:textId="2D798272" w:rsidR="0046372E" w:rsidRPr="00192F86" w:rsidDel="00B2258A" w:rsidRDefault="0046372E" w:rsidP="0046372E">
            <w:pPr>
              <w:pStyle w:val="NoSpacing"/>
            </w:pPr>
            <w:r w:rsidRPr="00CA3B8E">
              <w:t>59</w:t>
            </w:r>
          </w:p>
        </w:tc>
        <w:tc>
          <w:tcPr>
            <w:tcW w:w="1980" w:type="dxa"/>
            <w:noWrap/>
          </w:tcPr>
          <w:p w14:paraId="092CE97F" w14:textId="51C78F6C" w:rsidR="0046372E" w:rsidRPr="000D5A2E" w:rsidRDefault="00021E1D"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rPr>
              <w:t>HHTypeRRHSONoMI</w:t>
            </w:r>
          </w:p>
        </w:tc>
        <w:tc>
          <w:tcPr>
            <w:tcW w:w="6750" w:type="dxa"/>
          </w:tcPr>
          <w:p w14:paraId="1B065168" w14:textId="6D29306D"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5E4379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36812B" w14:textId="4DD8A3F6" w:rsidR="0046372E" w:rsidRPr="00192F86" w:rsidDel="00B2258A" w:rsidRDefault="0046372E" w:rsidP="0046372E">
            <w:pPr>
              <w:pStyle w:val="NoSpacing"/>
            </w:pPr>
            <w:r w:rsidRPr="00CA3B8E">
              <w:t>60</w:t>
            </w:r>
          </w:p>
        </w:tc>
        <w:tc>
          <w:tcPr>
            <w:tcW w:w="1980" w:type="dxa"/>
            <w:noWrap/>
          </w:tcPr>
          <w:p w14:paraId="31063E57" w14:textId="591F963B" w:rsidR="0046372E" w:rsidRPr="000D5A2E" w:rsidRDefault="00021E1D" w:rsidP="0046372E">
            <w:pPr>
              <w:pStyle w:val="NoSpacing"/>
              <w:cnfStyle w:val="000000010000" w:firstRow="0" w:lastRow="0" w:firstColumn="0" w:lastColumn="0" w:oddVBand="0" w:evenVBand="0" w:oddHBand="0" w:evenHBand="1" w:firstRowFirstColumn="0" w:firstRowLastColumn="0" w:lastRowFirstColumn="0" w:lastRowLastColumn="0"/>
              <w:rPr>
                <w:b/>
                <w:bCs/>
              </w:rPr>
            </w:pPr>
            <w:r>
              <w:rPr>
                <w:b/>
              </w:rPr>
              <w:t>HHTypeRRHSOMI</w:t>
            </w:r>
          </w:p>
        </w:tc>
        <w:tc>
          <w:tcPr>
            <w:tcW w:w="6750" w:type="dxa"/>
          </w:tcPr>
          <w:p w14:paraId="579262C6" w14:textId="6033C3DA"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BF8EAB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37116A6" w14:textId="0B009A58" w:rsidR="0046372E" w:rsidRPr="00192F86" w:rsidDel="00B2258A" w:rsidRDefault="0046372E" w:rsidP="0046372E">
            <w:pPr>
              <w:pStyle w:val="NoSpacing"/>
            </w:pPr>
            <w:r w:rsidRPr="00CA3B8E">
              <w:t>61</w:t>
            </w:r>
          </w:p>
        </w:tc>
        <w:tc>
          <w:tcPr>
            <w:tcW w:w="1980" w:type="dxa"/>
            <w:noWrap/>
          </w:tcPr>
          <w:p w14:paraId="547ECF98" w14:textId="0FE5979B"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HHTypeES</w:t>
            </w:r>
          </w:p>
        </w:tc>
        <w:tc>
          <w:tcPr>
            <w:tcW w:w="6750" w:type="dxa"/>
          </w:tcPr>
          <w:p w14:paraId="1FEEECA3" w14:textId="3BB2E8C1"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51433D1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13FE117" w14:textId="454E5480" w:rsidR="0046372E" w:rsidRPr="00192F86" w:rsidDel="00B2258A" w:rsidRDefault="0046372E" w:rsidP="0046372E">
            <w:pPr>
              <w:pStyle w:val="NoSpacing"/>
            </w:pPr>
            <w:r w:rsidRPr="00CA3B8E">
              <w:t>62</w:t>
            </w:r>
          </w:p>
        </w:tc>
        <w:tc>
          <w:tcPr>
            <w:tcW w:w="1980" w:type="dxa"/>
            <w:noWrap/>
          </w:tcPr>
          <w:p w14:paraId="4AAB07D8" w14:textId="6A9C2210"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HHTypeSH</w:t>
            </w:r>
          </w:p>
        </w:tc>
        <w:tc>
          <w:tcPr>
            <w:tcW w:w="6750" w:type="dxa"/>
          </w:tcPr>
          <w:p w14:paraId="1E58D72B" w14:textId="12274D12"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7CCF7A4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7FC3E98" w14:textId="232B635D" w:rsidR="0046372E" w:rsidRPr="00192F86" w:rsidDel="00B2258A" w:rsidRDefault="0046372E" w:rsidP="0046372E">
            <w:pPr>
              <w:pStyle w:val="NoSpacing"/>
            </w:pPr>
            <w:r w:rsidRPr="00CA3B8E">
              <w:t>63</w:t>
            </w:r>
          </w:p>
        </w:tc>
        <w:tc>
          <w:tcPr>
            <w:tcW w:w="1980" w:type="dxa"/>
            <w:noWrap/>
          </w:tcPr>
          <w:p w14:paraId="02FA415D" w14:textId="299FC422"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HHTypeTH</w:t>
            </w:r>
          </w:p>
        </w:tc>
        <w:tc>
          <w:tcPr>
            <w:tcW w:w="6750" w:type="dxa"/>
          </w:tcPr>
          <w:p w14:paraId="55AA2EBA" w14:textId="52EF9C1A"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D12D4E" w:rsidRPr="00D23CF2" w14:paraId="78E8C77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BB99491" w14:textId="6CAD3086" w:rsidR="00D12D4E" w:rsidRPr="00192F86" w:rsidDel="00B2258A" w:rsidRDefault="00D12D4E" w:rsidP="00D12D4E">
            <w:pPr>
              <w:pStyle w:val="NoSpacing"/>
            </w:pPr>
            <w:r w:rsidRPr="00CA3B8E">
              <w:t>64</w:t>
            </w:r>
          </w:p>
        </w:tc>
        <w:tc>
          <w:tcPr>
            <w:tcW w:w="1980" w:type="dxa"/>
            <w:noWrap/>
          </w:tcPr>
          <w:p w14:paraId="798578CE" w14:textId="43C55AD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HIV</w:t>
            </w:r>
          </w:p>
        </w:tc>
        <w:tc>
          <w:tcPr>
            <w:tcW w:w="6750" w:type="dxa"/>
          </w:tcPr>
          <w:p w14:paraId="107879E4" w14:textId="45C34C7B"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D12D4E" w:rsidRPr="00D23CF2" w14:paraId="6D0FC4E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78331A2" w14:textId="5CB00537" w:rsidR="00D12D4E" w:rsidRPr="00192F86" w:rsidDel="00B2258A" w:rsidRDefault="00D12D4E" w:rsidP="00D12D4E">
            <w:pPr>
              <w:pStyle w:val="NoSpacing"/>
            </w:pPr>
            <w:r w:rsidRPr="00CA3B8E">
              <w:t>65</w:t>
            </w:r>
          </w:p>
        </w:tc>
        <w:tc>
          <w:tcPr>
            <w:tcW w:w="1980" w:type="dxa"/>
            <w:noWrap/>
          </w:tcPr>
          <w:p w14:paraId="3F13E35A" w14:textId="5E0DCC72"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SMI</w:t>
            </w:r>
          </w:p>
        </w:tc>
        <w:tc>
          <w:tcPr>
            <w:tcW w:w="6750" w:type="dxa"/>
          </w:tcPr>
          <w:p w14:paraId="7905C2D1" w14:textId="42BFE577"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D12D4E" w:rsidRPr="00D23CF2" w14:paraId="73245A1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BA0552F" w14:textId="077AF998" w:rsidR="00D12D4E" w:rsidRPr="00192F86" w:rsidDel="00B2258A" w:rsidRDefault="00D12D4E" w:rsidP="00D12D4E">
            <w:pPr>
              <w:pStyle w:val="NoSpacing"/>
            </w:pPr>
            <w:r w:rsidRPr="00CA3B8E">
              <w:t>66</w:t>
            </w:r>
          </w:p>
        </w:tc>
        <w:tc>
          <w:tcPr>
            <w:tcW w:w="1980" w:type="dxa"/>
            <w:noWrap/>
          </w:tcPr>
          <w:p w14:paraId="70F0B7E6" w14:textId="2DDAF02C"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SUD</w:t>
            </w:r>
          </w:p>
        </w:tc>
        <w:tc>
          <w:tcPr>
            <w:tcW w:w="6750" w:type="dxa"/>
          </w:tcPr>
          <w:p w14:paraId="5DCBEBDD" w14:textId="46C8120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EE2F61" w:rsidRPr="00D23CF2" w14:paraId="7F9C382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2AE318F7" w:rsidR="00D12D4E" w:rsidRPr="00291CD4" w:rsidRDefault="00D12D4E" w:rsidP="00D12D4E">
            <w:pPr>
              <w:pStyle w:val="NoSpacing"/>
            </w:pPr>
            <w:r w:rsidRPr="00CA3B8E">
              <w:t>67</w:t>
            </w:r>
          </w:p>
        </w:tc>
        <w:tc>
          <w:tcPr>
            <w:tcW w:w="1980" w:type="dxa"/>
            <w:noWrap/>
          </w:tcPr>
          <w:p w14:paraId="27E18A9B"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4D94F467" w:rsidR="00BC4291" w:rsidRDefault="00073AE1" w:rsidP="0088191A">
      <w:pPr>
        <w:pStyle w:val="Heading2"/>
      </w:pPr>
      <w:bookmarkStart w:id="986" w:name="_Get_Active_HouseholdIDs_1"/>
      <w:bookmarkStart w:id="987" w:name="_Identify_Active_and"/>
      <w:bookmarkStart w:id="988" w:name="_Toc37849759"/>
      <w:bookmarkStart w:id="989" w:name="_Toc175057072"/>
      <w:bookmarkEnd w:id="986"/>
      <w:bookmarkEnd w:id="987"/>
      <w:r>
        <w:t>Identify</w:t>
      </w:r>
      <w:r w:rsidRPr="00C52062">
        <w:t xml:space="preserve"> </w:t>
      </w:r>
      <w:r w:rsidR="00BC4291" w:rsidRPr="00C52062">
        <w:t xml:space="preserve">Active </w:t>
      </w:r>
      <w:r>
        <w:t xml:space="preserve">and AHAR </w:t>
      </w:r>
      <w:r w:rsidR="00BC4291" w:rsidRPr="00C52062">
        <w:t>Household</w:t>
      </w:r>
      <w:r w:rsidR="00BC4291">
        <w:t>ID</w:t>
      </w:r>
      <w:r w:rsidR="00BC4291" w:rsidRPr="00C52062">
        <w:t>s</w:t>
      </w:r>
      <w:bookmarkEnd w:id="988"/>
      <w:bookmarkEnd w:id="989"/>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661C1FCA">
                <wp:extent cx="5071110" cy="652826"/>
                <wp:effectExtent l="0" t="0" r="15240" b="1397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26"/>
                          <a:chOff x="1142836" y="1130803"/>
                          <a:chExt cx="50711" cy="6528"/>
                        </a:xfrm>
                      </wpg:grpSpPr>
                      <wps:wsp>
                        <wps:cNvPr id="74485312" name="AutoShape 384"/>
                        <wps:cNvCnPr>
                          <a:cxnSpLocks noChangeShapeType="1"/>
                          <a:stCxn id="74485565" idx="3"/>
                        </wps:cNvCnPr>
                        <wps:spPr bwMode="auto">
                          <a:xfrm>
                            <a:off x="1174592" y="1134148"/>
                            <a:ext cx="7239" cy="1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74485565" idx="1"/>
                        </wps:cNvCnPr>
                        <wps:spPr bwMode="auto">
                          <a:xfrm>
                            <a:off x="1154740" y="1132159"/>
                            <a:ext cx="7048" cy="198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74485565" idx="1"/>
                        </wps:cNvCnPr>
                        <wps:spPr bwMode="auto">
                          <a:xfrm flipV="1">
                            <a:off x="1154740" y="1134148"/>
                            <a:ext cx="7048" cy="182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r>
                                <w:t>tlsa_HHID</w:t>
                              </w:r>
                            </w:p>
                          </w:txbxContent>
                        </wps:txbx>
                        <wps:bodyPr rot="0" vert="horz" wrap="square" lIns="0" tIns="0" rIns="0" bIns="0" anchor="ctr" anchorCtr="0" upright="1">
                          <a:noAutofit/>
                        </wps:bodyPr>
                      </wps:wsp>
                      <wps:wsp>
                        <wps:cNvPr id="74485565" name="AutoShape 390"/>
                        <wps:cNvSpPr>
                          <a:spLocks noChangeArrowheads="1"/>
                        </wps:cNvSpPr>
                        <wps:spPr bwMode="auto">
                          <a:xfrm>
                            <a:off x="1161788" y="1132742"/>
                            <a:ext cx="12804"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8D32CA0" id="Group 241" o:spid="_x0000_s1227" style="width:399.3pt;height:51.4pt;mso-position-horizontal-relative:char;mso-position-vertical-relative:line" coordorigin="11428,11308"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iMc7AQAANMXAAAOAAAAZHJzL2Uyb0RvYy54bWzsWFtv2zYUfh+w/0DwfbGoiy0LUYrUuaBA&#10;twVI13daomStEqlRdOzs1+/wIsuOc2nT1M2A+MGgeDkkz/m+w488frduanTDZFcJnmJy5GHEeCby&#10;ipcp/uvTxW8xRp2iPKe14CzFt6zD705+/eV41SbMFwtR50wiMMK7ZNWmeKFUm4xGXbZgDe2ORMs4&#10;NBZCNlTBpyxHuaQrsN7UI9/zxqOVkHkrRca6DmrPbCM+MfaLgmXqz6LomEJ1imFtyvxL8z/X/6OT&#10;Y5qUkraLKnPLoM9YRUMrDpNuTJ1RRdFSVnummiqTohOFOspEMxJFUWXM7AF2Q7w7u7mUYtmavZTJ&#10;qmw3bgLX3vHTs81mf9xcyva6vZJ29VD8KLIvHfhltGrLZLtdf5e2M5qvfhc5xJMulTAbXxey0SZg&#10;S2ht/Hu78S9bK5RBZeRNCCEQhgzaxpEf+2MbgGwBUdLDCAn9OBhjBB0ICbzYC/oe59tGBhO6eUQT&#10;O71ZsluihgBgqhvc1n2f264XtGUmGp12y5VEVZ7iSRjGUUB8jDhtwCGn4BDTEwVxqBenVwHdZ9y6&#10;OFtz52LExWxBeclM90+3LYwmdredmq35YD4aRxi+wD/GG7DLLZP6o4P4PRkSQiZhNIWFWt+GJIzt&#10;bH14Jn4wtY6F7Wy7lSat7NQlEw3ShRRnS3nD8pngHAgmZGAQQG8+dsqgKHe+oPnfBKOiqYFSN7RG&#10;kQc/Z9n1htD1tvVQLi6quoa5aVJztAKUBJFnrHeirnLdqNtMemCzWiIwm+L8CzF96mUDqLR1jtpQ&#10;paFluvVTb0Yb5OwYBsLx3Ey/YDQ/d2VFqxrKSJkYKVlB1GqG9foalmNUM8h9umSdVnO9RmayD7hE&#10;V/ZBsnCYi/z2Svb1AFFd7bhli3v4Cnp8mZyAIj3VXX7q7PNS/H2QiD1YCJkCNzdM1uuhyQM89uPJ&#10;1HBB9+h5rA0AGF0qmDjf/Wweh72ft3lsspQjXZ8qO5snNyQ+lVKsNGggyxgW9yy1A3oAfAVLtzPg&#10;lufucbwP6XTHbwOZHFGLWqwgyUh1JrJlw7gamKrhN/Q3rNqhmCznG4JdzM6jM+MFGLJDmEdZumMi&#10;ek9im77umGgqBRKgrpoUxzpBOObeQ0C75CfppdbztUmeBABmeNIllnJICqsAQLFAYSHkv8BiOP1T&#10;3P2zpBI4XX/gEEEtFfqC7AvzvkB5BkMhDSqJkf2YKSsqlq2sygXYthmJC42jotokAbsOlxEc8w93&#10;SsExsn9KGer9FHQH/hjUgMkcb+jWxw6w61vQbeikI/d60T0oMnv0HUqPgYTcR7rROw7p36PHAgLH&#10;xKDH4Kzn+QOCbecosHN+w1EQhZMQUpEVbD6JprtkmXgg4cwJSqaxaQMA9UK8l1Vvki3FP0iyHSxx&#10;+6DL9+FsIv4icN65XrwonFFRV+3n/jh0l0NCdoB9z01kAHbs70rDQbK8Aft/D+wovE9vT40mcMD+&#10;8Xo7JuMQCOCS7Hjs7uDbisTdU/z4qYvxRm9/4CBqOa2v4XpMS/1sQBNz5bWnfJ+cH5fd5+/PJue9&#10;wn+e7J75cXR6cNm9efh4vcJEw+swYsS83uxl7wODfEwmMWgFB/JJaC5GkOndoxrxYw+oqC/jbyB/&#10;7Olm627p3mBevfqGl2Nzs3Cv3Pppevvb3EWHt/iT/wAAAP//AwBQSwMEFAAGAAgAAAAhANOBnWbc&#10;AAAABQEAAA8AAABkcnMvZG93bnJldi54bWxMj0FLw0AQhe+C/2EZwZvdpGKNMZtSinoqQltBvE2T&#10;aRKanQ3ZbZL+e0cvenkwvMd732TLybZqoN43jg3EswgUceHKhisDH/vXuwSUD8glto7JwIU8LPPr&#10;qwzT0o28pWEXKiUl7FM0UIfQpVr7oiaLfuY6YvGOrrcY5OwrXfY4Srlt9TyKFtpiw7JQY0frmorT&#10;7mwNvI04ru7jl2FzOq4vX/uH989NTMbc3kyrZ1CBpvAXhh98QYdcmA7uzKVXrQF5JPyqeI9PyQLU&#10;QULRPAGdZ/o/ff4NAAD//wMAUEsBAi0AFAAGAAgAAAAhALaDOJL+AAAA4QEAABMAAAAAAAAAAAAA&#10;AAAAAAAAAFtDb250ZW50X1R5cGVzXS54bWxQSwECLQAUAAYACAAAACEAOP0h/9YAAACUAQAACwAA&#10;AAAAAAAAAAAAAAAvAQAAX3JlbHMvLnJlbHNQSwECLQAUAAYACAAAACEA1l4jHOwEAADTFwAADgAA&#10;AAAAAAAAAAAAAAAuAgAAZHJzL2Uyb0RvYy54bWxQSwECLQAUAAYACAAAACEA04GdZtwAAAAFAQAA&#10;DwAAAAAAAAAAAAAAAABGBwAAZHJzL2Rvd25yZXYueG1sUEsFBgAAAAAEAAQA8wAAAE8IAAAAAA==&#10;">
                <v:shape id="AutoShape 384" o:spid="_x0000_s1228" type="#_x0000_t38" style="position:absolute;left:11745;top:11341;width:7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29"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30"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31"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32" type="#_x0000_t38" style="position:absolute;left:11547;top:11321;width:70;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33" type="#_x0000_t38" style="position:absolute;left:11547;top:11341;width:70;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34"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r>
                          <w:t>tlsa_HHID</w:t>
                        </w:r>
                      </w:p>
                    </w:txbxContent>
                  </v:textbox>
                </v:shape>
                <v:shape id="AutoShape 390" o:spid="_x0000_s1235" type="#_x0000_t113" style="position:absolute;left:11617;top:1132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r>
                          <w:t>tlsa_HHID</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1AE6AF55" w:rsidR="00152843" w:rsidRDefault="00B35D6E" w:rsidP="00152843">
      <w:r>
        <w:t>It uses</w:t>
      </w:r>
      <w:r w:rsidR="0060467F">
        <w:t xml:space="preserve"> data in lsa_Report and lsa_Project as parameters</w:t>
      </w:r>
      <w:r>
        <w:t xml:space="preserve"> applied to </w:t>
      </w:r>
      <w:r w:rsidR="00BB33B1">
        <w:t>tlsa_HHID</w:t>
      </w:r>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r w:rsidRPr="00C032F4">
              <w:rPr>
                <w:b/>
                <w:bCs/>
              </w:rPr>
              <w:t>lsa_</w:t>
            </w:r>
            <w:r>
              <w:rPr>
                <w:b/>
                <w:bCs/>
              </w:rPr>
              <w:t>Report</w:t>
            </w:r>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lastRenderedPageBreak/>
              <w:t>ReportStart</w:t>
            </w:r>
          </w:p>
        </w:tc>
      </w:tr>
      <w:tr w:rsidR="00C816DB" w14:paraId="4F2106CD" w14:textId="77777777" w:rsidTr="002C279F">
        <w:trPr>
          <w:cantSplit/>
          <w:trHeight w:val="216"/>
        </w:trPr>
        <w:tc>
          <w:tcPr>
            <w:tcW w:w="9355" w:type="dxa"/>
          </w:tcPr>
          <w:p w14:paraId="3DD929AF" w14:textId="43D520BB" w:rsidR="00C816DB" w:rsidRPr="00ED69A0" w:rsidRDefault="00C816DB" w:rsidP="002C279F">
            <w:pPr>
              <w:pStyle w:val="NoSpacing"/>
            </w:pPr>
            <w:r w:rsidRPr="00D17E3C">
              <w:rPr>
                <w:rFonts w:cstheme="minorHAnsi"/>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r>
              <w:t>ReportCoC</w:t>
            </w:r>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54E43795" w:rsidR="00073AE1" w:rsidRDefault="00BD5EDD" w:rsidP="009446A1">
            <w:pPr>
              <w:pStyle w:val="NoSpacing"/>
            </w:pPr>
            <w:r>
              <w:t>LSAProjectType</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748C06F">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748C06F">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1 identifies HouseholdIDs included in the active cohort</w:t>
            </w:r>
          </w:p>
        </w:tc>
      </w:tr>
      <w:tr w:rsidR="00073AE1" w14:paraId="28F00281" w14:textId="77777777" w:rsidTr="0748C06F">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1D342499" w:rsidR="00073AE1" w:rsidRDefault="75446EE5" w:rsidP="0748C06F">
            <w:pPr>
              <w:pStyle w:val="NoSpacing"/>
              <w:tabs>
                <w:tab w:val="left" w:pos="4845"/>
              </w:tabs>
            </w:pPr>
            <w:r w:rsidRPr="0748C06F">
              <w:t xml:space="preserve">1 identifies the subset of HouseholdIDs in the active cohort where the head of household’s enrollment includes at least one </w:t>
            </w:r>
            <w:r w:rsidR="77538E21" w:rsidRPr="0748C06F">
              <w:t>bed night</w:t>
            </w:r>
            <w:r w:rsidRPr="0748C06F">
              <w:t xml:space="preserve"> during the report period</w:t>
            </w:r>
          </w:p>
        </w:tc>
      </w:tr>
    </w:tbl>
    <w:p w14:paraId="4BB2DCB8" w14:textId="409E5FC9" w:rsidR="009D02F1" w:rsidRDefault="009D02F1" w:rsidP="006A3016">
      <w:pPr>
        <w:pStyle w:val="Heading3"/>
      </w:pPr>
      <w:r>
        <w:t>Logic</w:t>
      </w:r>
    </w:p>
    <w:p w14:paraId="729DF809" w14:textId="08C2002F" w:rsidR="004B5987" w:rsidRPr="006A3016" w:rsidRDefault="00073AE1">
      <w:pPr>
        <w:pStyle w:val="Heading4"/>
      </w:pPr>
      <w:r>
        <w:t>Active</w:t>
      </w:r>
    </w:p>
    <w:p w14:paraId="27CA57DC" w14:textId="3D07B5C1" w:rsidR="003812F4" w:rsidRDefault="00073AE1" w:rsidP="0748C06F">
      <w:pPr>
        <w:rPr>
          <w:rFonts w:eastAsia="Times New Roman"/>
        </w:rPr>
      </w:pPr>
      <w:r w:rsidRPr="0748C06F">
        <w:rPr>
          <w:rFonts w:eastAsia="Times New Roman"/>
        </w:rPr>
        <w:t xml:space="preserve">Set </w:t>
      </w:r>
      <w:r w:rsidRPr="0748C06F">
        <w:rPr>
          <w:rFonts w:eastAsia="Times New Roman"/>
          <w:b/>
          <w:bCs/>
        </w:rPr>
        <w:t xml:space="preserve">Active </w:t>
      </w:r>
      <w:r w:rsidRPr="0748C06F">
        <w:rPr>
          <w:rFonts w:eastAsia="Times New Roman"/>
        </w:rPr>
        <w:t>= 1 for</w:t>
      </w:r>
      <w:r w:rsidR="009D02F1" w:rsidRPr="0748C06F">
        <w:rPr>
          <w:rFonts w:eastAsia="Times New Roman"/>
        </w:rPr>
        <w:t xml:space="preserve"> </w:t>
      </w:r>
      <w:r w:rsidR="00BB33B1" w:rsidRPr="0748C06F">
        <w:rPr>
          <w:rFonts w:eastAsia="Times New Roman"/>
        </w:rPr>
        <w:t>tlsa_HHID</w:t>
      </w:r>
      <w:r w:rsidR="00BB6796" w:rsidRPr="0748C06F">
        <w:rPr>
          <w:rFonts w:eastAsia="Times New Roman"/>
        </w:rPr>
        <w:t>.</w:t>
      </w:r>
      <w:r w:rsidR="00BB6796" w:rsidRPr="0748C06F">
        <w:rPr>
          <w:rFonts w:eastAsia="Times New Roman"/>
          <w:b/>
          <w:bCs/>
        </w:rPr>
        <w:t>HouseholdID</w:t>
      </w:r>
      <w:r w:rsidR="00BB6796" w:rsidRPr="0748C06F">
        <w:rPr>
          <w:rFonts w:eastAsia="Times New Roman"/>
        </w:rPr>
        <w:t xml:space="preserve">s </w:t>
      </w:r>
      <w:r w:rsidR="4C9871F0" w:rsidRPr="0748C06F">
        <w:rPr>
          <w:rFonts w:eastAsia="Times New Roman"/>
        </w:rPr>
        <w:t>where:</w:t>
      </w:r>
    </w:p>
    <w:p w14:paraId="3B7FDBB0" w14:textId="4EEEC857" w:rsidR="00CA5114" w:rsidRPr="002F0D32" w:rsidRDefault="008F6BF3" w:rsidP="00777E3F">
      <w:pPr>
        <w:pStyle w:val="ListParagraph"/>
        <w:numPr>
          <w:ilvl w:val="0"/>
          <w:numId w:val="27"/>
        </w:numPr>
      </w:pPr>
      <w:r>
        <w:t xml:space="preserve">There is a record for the </w:t>
      </w:r>
      <w:r w:rsidRPr="49FCFE86">
        <w:rPr>
          <w:b/>
          <w:bCs/>
        </w:rPr>
        <w:t>ProjectID</w:t>
      </w:r>
      <w:r>
        <w:t xml:space="preserve"> in </w:t>
      </w:r>
      <w:r w:rsidR="00456FB9">
        <w:t>lsa_Project</w:t>
      </w:r>
      <w:r>
        <w:t>; and</w:t>
      </w:r>
    </w:p>
    <w:p w14:paraId="3D56ED9D" w14:textId="2DE8C630" w:rsidR="00CA5114" w:rsidRDefault="00740041" w:rsidP="00777E3F">
      <w:pPr>
        <w:pStyle w:val="ListParagraph"/>
        <w:numPr>
          <w:ilvl w:val="0"/>
          <w:numId w:val="27"/>
        </w:numPr>
      </w:pPr>
      <w:r w:rsidRPr="49FCFE86">
        <w:rPr>
          <w:b/>
          <w:bCs/>
        </w:rPr>
        <w:t>EntryDate</w:t>
      </w:r>
      <w:r w:rsidR="00CA5114">
        <w:t xml:space="preserve"> &lt;= </w:t>
      </w:r>
      <w:r w:rsidR="008F6BF3" w:rsidRPr="49FCFE86">
        <w:rPr>
          <w:u w:val="single"/>
        </w:rPr>
        <w:t>ReportEnd; and</w:t>
      </w:r>
    </w:p>
    <w:p w14:paraId="3F30B508" w14:textId="1D2D2DE9" w:rsidR="00073AE1" w:rsidRDefault="00CA5114" w:rsidP="00073AE1">
      <w:pPr>
        <w:pStyle w:val="Heading4"/>
      </w:pPr>
      <w:r w:rsidRPr="49FCFE86">
        <w:rPr>
          <w:b/>
          <w:bCs/>
        </w:rPr>
        <w:t>ExitDate</w:t>
      </w:r>
      <w:r>
        <w:t xml:space="preserve"> is </w:t>
      </w:r>
      <w:r w:rsidR="00143E83">
        <w:t>NULL</w:t>
      </w:r>
      <w:r>
        <w:t xml:space="preserve"> or</w:t>
      </w:r>
      <w:r w:rsidR="00740041" w:rsidRPr="49FCFE86">
        <w:rPr>
          <w:i/>
          <w:iCs/>
        </w:rPr>
        <w:t xml:space="preserve"> </w:t>
      </w:r>
      <w:r w:rsidRPr="49FCFE86">
        <w:rPr>
          <w:b/>
          <w:bCs/>
        </w:rPr>
        <w:t>ExitDate</w:t>
      </w:r>
      <w:r>
        <w:t xml:space="preserve"> &gt;= </w:t>
      </w:r>
      <w:r w:rsidRPr="49FCFE86">
        <w:rPr>
          <w:u w:val="single"/>
        </w:rPr>
        <w:t>ReportStart</w:t>
      </w:r>
      <w:r w:rsidR="00073AE1">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r>
        <w:rPr>
          <w:rFonts w:eastAsia="Times New Roman" w:cstheme="minorHAnsi"/>
        </w:rPr>
        <w:t>tlsa_HHID.</w:t>
      </w:r>
      <w:r w:rsidRPr="00DE4A2E">
        <w:rPr>
          <w:rFonts w:eastAsia="Times New Roman" w:cstheme="minorHAnsi"/>
          <w:b/>
          <w:bCs/>
        </w:rPr>
        <w:t>HouseholdID</w:t>
      </w:r>
      <w:r>
        <w:rPr>
          <w:rFonts w:eastAsia="Times New Roman" w:cstheme="minorHAnsi"/>
        </w:rPr>
        <w:t xml:space="preserve">s where: </w:t>
      </w:r>
    </w:p>
    <w:p w14:paraId="2335A6B3" w14:textId="77777777" w:rsidR="00073AE1" w:rsidRDefault="00073AE1" w:rsidP="00777E3F">
      <w:pPr>
        <w:pStyle w:val="ListParagraph"/>
        <w:numPr>
          <w:ilvl w:val="0"/>
          <w:numId w:val="27"/>
        </w:numPr>
      </w:pPr>
      <w:r w:rsidRPr="49FCFE86">
        <w:rPr>
          <w:b/>
          <w:bCs/>
        </w:rPr>
        <w:t>Active</w:t>
      </w:r>
      <w:r>
        <w:t xml:space="preserve"> = 1; and:</w:t>
      </w:r>
    </w:p>
    <w:p w14:paraId="5C48DBFF" w14:textId="77777777" w:rsidR="00073AE1" w:rsidRPr="00150833" w:rsidRDefault="00073AE1" w:rsidP="00777E3F">
      <w:pPr>
        <w:pStyle w:val="ListParagraph"/>
        <w:numPr>
          <w:ilvl w:val="0"/>
          <w:numId w:val="27"/>
        </w:numPr>
      </w:pPr>
      <w:r w:rsidRPr="49FCFE86">
        <w:rPr>
          <w:b/>
          <w:bCs/>
        </w:rPr>
        <w:t xml:space="preserve">ExitDate </w:t>
      </w:r>
      <w:r>
        <w:t xml:space="preserve">&gt; </w:t>
      </w:r>
      <w:r w:rsidRPr="49FCFE86">
        <w:rPr>
          <w:u w:val="single"/>
        </w:rPr>
        <w:t>ReportStart</w:t>
      </w:r>
      <w:r>
        <w:t xml:space="preserve"> or </w:t>
      </w:r>
      <w:r w:rsidRPr="49FCFE86">
        <w:rPr>
          <w:b/>
          <w:bCs/>
        </w:rPr>
        <w:t>ExitDate</w:t>
      </w:r>
      <w:r>
        <w:t xml:space="preserve"> is NULL; and</w:t>
      </w:r>
    </w:p>
    <w:p w14:paraId="722C9D9A" w14:textId="527FC959" w:rsidR="00073AE1" w:rsidRDefault="00795C20" w:rsidP="00777E3F">
      <w:pPr>
        <w:pStyle w:val="ListParagraph"/>
        <w:numPr>
          <w:ilvl w:val="1"/>
          <w:numId w:val="27"/>
        </w:numPr>
      </w:pPr>
      <w:r>
        <w:rPr>
          <w:b/>
          <w:bCs/>
        </w:rPr>
        <w:t>LSA</w:t>
      </w:r>
      <w:r w:rsidR="00073AE1" w:rsidRPr="00845520">
        <w:rPr>
          <w:b/>
          <w:bCs/>
        </w:rPr>
        <w:t>ProjectType</w:t>
      </w:r>
      <w:r w:rsidR="00073AE1">
        <w:t xml:space="preserve"> in (</w:t>
      </w:r>
      <w:r>
        <w:t>0,</w:t>
      </w:r>
      <w:r w:rsidR="00073AE1">
        <w:t>1,2,8); or</w:t>
      </w:r>
    </w:p>
    <w:p w14:paraId="574FEEA9" w14:textId="00CDAED2" w:rsidR="00073AE1" w:rsidRDefault="00795C20" w:rsidP="00777E3F">
      <w:pPr>
        <w:pStyle w:val="ListParagraph"/>
        <w:numPr>
          <w:ilvl w:val="1"/>
          <w:numId w:val="27"/>
        </w:numPr>
      </w:pPr>
      <w:r w:rsidRPr="49FCFE86">
        <w:rPr>
          <w:b/>
          <w:bCs/>
        </w:rPr>
        <w:t xml:space="preserve">LSAProjectType </w:t>
      </w:r>
      <w:r w:rsidR="00073AE1">
        <w:t>in (3,13) and</w:t>
      </w:r>
      <w:r w:rsidR="00073AE1" w:rsidRPr="49FCFE86">
        <w:rPr>
          <w:b/>
          <w:bCs/>
        </w:rPr>
        <w:t xml:space="preserve"> MoveInDate </w:t>
      </w:r>
      <w:r w:rsidR="00073AE1">
        <w:t>is not NULL</w:t>
      </w:r>
    </w:p>
    <w:p w14:paraId="508DED65" w14:textId="4953B514" w:rsidR="00920D91" w:rsidRDefault="009E0AAB" w:rsidP="00920D91">
      <w:r>
        <w:t xml:space="preserve">(Note:  </w:t>
      </w:r>
      <w:r w:rsidR="00E74FE8">
        <w:t>RRH-SO projects are considered non-residential and enrollments are excluded from the AHAR</w:t>
      </w:r>
      <w:r>
        <w:t>.)</w:t>
      </w:r>
    </w:p>
    <w:p w14:paraId="1E1A5677" w14:textId="31874A46" w:rsidR="001437DE" w:rsidRDefault="00073AE1" w:rsidP="0088191A">
      <w:pPr>
        <w:pStyle w:val="Heading2"/>
      </w:pPr>
      <w:bookmarkStart w:id="990" w:name="_Toc29163943"/>
      <w:bookmarkStart w:id="991" w:name="_Toc29188088"/>
      <w:bookmarkStart w:id="992" w:name="_Toc29188093"/>
      <w:bookmarkStart w:id="993" w:name="_Toc29188094"/>
      <w:bookmarkStart w:id="994" w:name="_Resolve_Data_Conflicts"/>
      <w:bookmarkStart w:id="995" w:name="_Toc175057073"/>
      <w:bookmarkStart w:id="996" w:name="_Toc37849760"/>
      <w:bookmarkEnd w:id="990"/>
      <w:bookmarkEnd w:id="991"/>
      <w:bookmarkEnd w:id="992"/>
      <w:bookmarkEnd w:id="993"/>
      <w:bookmarkEnd w:id="994"/>
      <w:r>
        <w:t xml:space="preserve">Identify </w:t>
      </w:r>
      <w:r w:rsidR="008670BD">
        <w:t>Activ</w:t>
      </w:r>
      <w:r w:rsidR="001437DE" w:rsidRPr="00C52062">
        <w:t xml:space="preserve">e </w:t>
      </w:r>
      <w:r>
        <w:t xml:space="preserve">and AHAR </w:t>
      </w:r>
      <w:r w:rsidR="001437DE" w:rsidRPr="00C52062">
        <w:t>Enrollments</w:t>
      </w:r>
      <w:bookmarkEnd w:id="995"/>
      <w:r w:rsidR="001437DE">
        <w:t xml:space="preserve"> </w:t>
      </w:r>
      <w:bookmarkEnd w:id="996"/>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36"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a8QMQQAAN8QAAAOAAAAZHJzL2Uyb0RvYy54bWzsWNtu4zYQfS/QfyD4vrFkW5YsRFlkbSdY&#10;YNsGyLbvtERduhSpkrTl9Os7JCXZyqXZpthgF0geDIocjoZnDs+Mcv7+UDO0p1JVgifYP/MwojwV&#10;WcWLBP/++epdhJHShGeECU4TfEcVfn/x80/nbRPTqSgFy6hE4ISruG0SXGrdxJOJSktaE3UmGsph&#10;MReyJhoeZTHJJGnBe80mU89bTFohs0aKlCoFs2u3iC+s/zynqf4tzxXViCUYYtP2V9rfrfmdXJyT&#10;uJCkKau0C4O8IIqaVBxeOrhaE03QTlYPXNVVKoUSuT5LRT0ReV6l1J4BTuN7905zLcWusWcp4rZo&#10;BpgA2ns4vdht+uv+Wja3zY100cPwk0i/KMBl0jZFfLpungtnjLbtLyKDfJKdFvbgh1zWxgUcCR0s&#10;vncDvvSgUQqTMz8MpjNgRApri3AxCwOXgLSELJltvjeLomCBERj4/gw2+L3F5sSJf3Rhlickdq+3&#10;IXchGgoAp9QRNvX/YLstSUNtNpSB5UaiKktwOJ9HC4gUI05qAOQSALGWaD4LTXAmCjBfcQdxeuAd&#10;xIiLVUl4Qa3557sGdnenVXp14KfuAZEqMwja445cmgcF+Xs2Jb4XeGGw7LGdB3PrjcR9esLlPHDA&#10;Tr2lzcwALIkbqfQ1FTUygwSnO7mn2UpwDldMyJnlANl/UtryKOvQINmfkKu8ZnCp9oShwIO/LmWd&#10;Nbyj9222cnFVMWavJeOoBZ7MAs96V4JVmVk0ZlYg6IpJBG4TnH3xrQ3b1cBLN9ddbpgy5LJm/auH&#10;3ZY7I8dw5XhmX19Skm26sSYVgzHSNktaVpA3RrGJr6YZRoyC+pmRYyPjJkZq9QcgMZN9mhwhtiK7&#10;u5H9PJD0ddk6f4ytkQl+RC0Sv4yt4UvZinJWNX+Ya2Dw66TE8DY68naxAAWBSE94G/W89ZfTeZeC&#10;Xo96br3xNsE/PG9BBh+o7Hxxwtu+kClXxQaJvZRStOZCQw2wGmvvI8iy29Bfzq/Q0CfqU6+hvr/0&#10;oBaYAjcNncA+LaI5Ey2UAKnXIt3VlOujihppGAvjSKWULLaD+F2tNsHaogBbRmb/qqAjF8EHP3LF&#10;5Z6LutLQoLGqTnBkxLtT1UfE0YX8rPTpw/ZgS5vvDZlzcoikcP0Z9JMwKIX8GxQWerMEq792RILe&#10;so8cMmgauX4g+8G2HxCewlYoUVpi5B5W2rV8u0ZWRQm+ncBwYap1Xg0C7eLo1PrVVRlk8yG7T3uI&#10;12D38th9hcDlsdKO2f2M1A7s/siBQpywW2gUSGFaKBLb4v9fSL75sA437ureY+hXk3w1jYLLVyf5&#10;kMA3kptGGfrPhyQ/bT2+PcmDKPSgA3KfGME06pruRyXc7/nyRD/xRvIM1NQbEvj9ktx+G8JXtC2s&#10;3Re/+Uw/fbbKf/y/xMU/AAAA//8DAFBLAwQUAAYACAAAACEA8h3irdoAAAAFAQAADwAAAGRycy9k&#10;b3ducmV2LnhtbEyPQUvDQBCF74L/YRnBm92NkiIxm1KKeiqCrSDepsk0Cc3Ohuw2Sf+9oxe9DDze&#10;48338tXsOjXSEFrPFpKFAUVc+qrl2sLH/uXuEVSIyBV2nsnChQKsiuurHLPKT/xO4y7WSko4ZGih&#10;ibHPtA5lQw7DwvfE4h394DCKHGpdDThJuev0vTFL7bBl+dBgT5uGytPu7Cy8TjitH5LncXs6bi5f&#10;+/Ttc5uQtbc38/oJVKQ5/oXhB1/QoRCmgz9zFVRnQYbE3yteaozIg4TMMgVd5Po/ffENAAD//wMA&#10;UEsBAi0AFAAGAAgAAAAhALaDOJL+AAAA4QEAABMAAAAAAAAAAAAAAAAAAAAAAFtDb250ZW50X1R5&#10;cGVzXS54bWxQSwECLQAUAAYACAAAACEAOP0h/9YAAACUAQAACwAAAAAAAAAAAAAAAAAvAQAAX3Jl&#10;bHMvLnJlbHNQSwECLQAUAAYACAAAACEAhomvEDEEAADfEAAADgAAAAAAAAAAAAAAAAAuAgAAZHJz&#10;L2Uyb0RvYy54bWxQSwECLQAUAAYACAAAACEA8h3irdoAAAAFAQAADwAAAAAAAAAAAAAAAACLBgAA&#10;ZHJzL2Rvd25yZXYueG1sUEsFBgAAAAAEAAQA8wAAAJIHAAAAAA==&#10;">
                <v:shape id="AutoShape 437" o:spid="_x0000_s1237"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38"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39"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r>
                          <w:t>lsa_Report</w:t>
                        </w:r>
                      </w:p>
                    </w:txbxContent>
                  </v:textbox>
                </v:shape>
                <v:shape id="AutoShape 447" o:spid="_x0000_s1240"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r>
                          <w:t>tlsa_HHID</w:t>
                        </w:r>
                      </w:p>
                    </w:txbxContent>
                  </v:textbox>
                </v:shape>
                <v:shape id="AutoShape 448" o:spid="_x0000_s1241"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lastRenderedPageBreak/>
        <w:t xml:space="preserve">It uses data in lsa_Report and </w:t>
      </w:r>
      <w:r w:rsidR="000E4E91">
        <w:t>tlsa</w:t>
      </w:r>
      <w:r>
        <w:t xml:space="preserve">_HHID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997"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997"/>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tlsa_Enrollment where</w:t>
      </w:r>
      <w:r w:rsidR="00736B2E">
        <w:t>:</w:t>
      </w:r>
    </w:p>
    <w:p w14:paraId="3C0CBEF9" w14:textId="02F21112" w:rsidR="00482327" w:rsidRDefault="00C47588" w:rsidP="00777E3F">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w:t>
      </w:r>
      <w:r w:rsidR="00FC65E4">
        <w:t>_HHID</w:t>
      </w:r>
      <w:r w:rsidR="00535ED2">
        <w:t xml:space="preserve"> (HHID)</w:t>
      </w:r>
      <w:r>
        <w:t xml:space="preserve"> where </w:t>
      </w:r>
      <w:r w:rsidRPr="49FCFE86">
        <w:rPr>
          <w:b/>
          <w:bCs/>
        </w:rPr>
        <w:t>Active</w:t>
      </w:r>
      <w:r>
        <w:t xml:space="preserve"> = 1</w:t>
      </w:r>
    </w:p>
    <w:p w14:paraId="3820A144" w14:textId="3A223F6C" w:rsidR="00482327" w:rsidRDefault="00482327" w:rsidP="00777E3F">
      <w:pPr>
        <w:pStyle w:val="ListParagraph"/>
        <w:numPr>
          <w:ilvl w:val="0"/>
          <w:numId w:val="27"/>
        </w:numPr>
        <w:rPr>
          <w:u w:val="single"/>
        </w:rPr>
      </w:pPr>
      <w:r w:rsidRPr="49FCFE86">
        <w:rPr>
          <w:b/>
          <w:bCs/>
        </w:rPr>
        <w:t>ExitDate</w:t>
      </w:r>
      <w:r>
        <w:t xml:space="preserve"> is </w:t>
      </w:r>
      <w:r w:rsidR="00143E83">
        <w:t>NULL</w:t>
      </w:r>
      <w:r>
        <w:t xml:space="preserve"> or </w:t>
      </w:r>
      <w:r w:rsidR="00DA481E" w:rsidRPr="49FCFE86">
        <w:rPr>
          <w:b/>
          <w:bCs/>
        </w:rPr>
        <w:t>ExitDate</w:t>
      </w:r>
      <w:r w:rsidR="00DA481E">
        <w:t xml:space="preserve"> </w:t>
      </w:r>
      <w:r>
        <w:t xml:space="preserve">&gt;= </w:t>
      </w:r>
      <w:r w:rsidRPr="49FCFE86">
        <w:rPr>
          <w:u w:val="single"/>
        </w:rPr>
        <w:t>ReportStart</w:t>
      </w:r>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tlsa_Enrollment where:</w:t>
      </w:r>
    </w:p>
    <w:p w14:paraId="7E2C0B0B" w14:textId="77777777" w:rsidR="00D6011B" w:rsidRDefault="00D6011B" w:rsidP="00777E3F">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tlsa_HHID where </w:t>
      </w:r>
      <w:r w:rsidRPr="49FCFE86">
        <w:rPr>
          <w:b/>
          <w:bCs/>
        </w:rPr>
        <w:t>AHAR</w:t>
      </w:r>
      <w:r>
        <w:t xml:space="preserve"> = 1</w:t>
      </w:r>
    </w:p>
    <w:p w14:paraId="7AB0A425" w14:textId="77777777" w:rsidR="00D6011B" w:rsidRDefault="00D6011B" w:rsidP="00777E3F">
      <w:pPr>
        <w:pStyle w:val="ListParagraph"/>
        <w:numPr>
          <w:ilvl w:val="0"/>
          <w:numId w:val="27"/>
        </w:numPr>
      </w:pPr>
      <w:r w:rsidRPr="49FCFE86">
        <w:rPr>
          <w:b/>
          <w:bCs/>
        </w:rPr>
        <w:t>EntryDate</w:t>
      </w:r>
      <w:r>
        <w:t xml:space="preserve"> &lt;= </w:t>
      </w:r>
      <w:r w:rsidRPr="49FCFE86">
        <w:rPr>
          <w:u w:val="single"/>
        </w:rPr>
        <w:t>ReportEnd</w:t>
      </w:r>
    </w:p>
    <w:p w14:paraId="65962915" w14:textId="77777777" w:rsidR="00D6011B" w:rsidRDefault="00D6011B" w:rsidP="00777E3F">
      <w:pPr>
        <w:pStyle w:val="ListParagraph"/>
        <w:numPr>
          <w:ilvl w:val="0"/>
          <w:numId w:val="27"/>
        </w:numPr>
        <w:rPr>
          <w:u w:val="single"/>
        </w:rPr>
      </w:pPr>
      <w:r w:rsidRPr="49FCFE86">
        <w:rPr>
          <w:b/>
          <w:bCs/>
        </w:rPr>
        <w:t>ExitDate</w:t>
      </w:r>
      <w:r>
        <w:t xml:space="preserve"> is NULL or </w:t>
      </w:r>
      <w:r w:rsidRPr="49FCFE86">
        <w:rPr>
          <w:b/>
          <w:bCs/>
        </w:rPr>
        <w:t>ExitDate</w:t>
      </w:r>
      <w:r>
        <w:t xml:space="preserve"> &gt; </w:t>
      </w:r>
      <w:r w:rsidRPr="49FCFE86">
        <w:rPr>
          <w:u w:val="single"/>
        </w:rPr>
        <w:t>ReportStart</w:t>
      </w:r>
    </w:p>
    <w:p w14:paraId="129818C4" w14:textId="59E261D5" w:rsidR="006B026B" w:rsidRDefault="00D6011B" w:rsidP="00777E3F">
      <w:pPr>
        <w:pStyle w:val="ListParagraph"/>
        <w:numPr>
          <w:ilvl w:val="0"/>
          <w:numId w:val="27"/>
        </w:numPr>
      </w:pPr>
      <w:r>
        <w:t xml:space="preserve">If </w:t>
      </w:r>
      <w:r w:rsidR="000B7DCA" w:rsidRPr="49FCFE86">
        <w:rPr>
          <w:b/>
          <w:bCs/>
        </w:rPr>
        <w:t>LSAProjectType</w:t>
      </w:r>
      <w:r>
        <w:t xml:space="preserve"> in (3,13), </w:t>
      </w:r>
      <w:r w:rsidRPr="49FCFE86">
        <w:rPr>
          <w:b/>
          <w:bCs/>
        </w:rPr>
        <w:t>MoveInDate</w:t>
      </w:r>
      <w:r>
        <w:t xml:space="preserve"> &lt;= </w:t>
      </w:r>
      <w:r w:rsidRPr="49FCFE86">
        <w:rPr>
          <w:u w:val="single"/>
        </w:rPr>
        <w:t>ReportEnd</w:t>
      </w:r>
      <w:r>
        <w:t xml:space="preserve"> (do not count people not in housing)</w:t>
      </w:r>
    </w:p>
    <w:p w14:paraId="21EDFFE0" w14:textId="4C8EA6CE" w:rsidR="006B026B" w:rsidRDefault="005C3FEA" w:rsidP="005C3FEA">
      <w:r>
        <w:t>(Note:  RRH-SO projects are considered non-residential and enrollments are excluded from the AHAR.)</w:t>
      </w:r>
    </w:p>
    <w:p w14:paraId="61171B20" w14:textId="69918C71" w:rsidR="008E455B" w:rsidRDefault="0098647E" w:rsidP="0088191A">
      <w:pPr>
        <w:pStyle w:val="Heading2"/>
      </w:pPr>
      <w:bookmarkStart w:id="998" w:name="_Toc29188096"/>
      <w:bookmarkStart w:id="999" w:name="_Toc31197136"/>
      <w:bookmarkStart w:id="1000" w:name="_Toc29188097"/>
      <w:bookmarkStart w:id="1001" w:name="_Toc31197137"/>
      <w:bookmarkStart w:id="1002" w:name="_Toc29188098"/>
      <w:bookmarkStart w:id="1003" w:name="_Toc31197138"/>
      <w:bookmarkStart w:id="1004" w:name="_Toc29188099"/>
      <w:bookmarkStart w:id="1005" w:name="_Toc31197139"/>
      <w:bookmarkStart w:id="1006" w:name="_Toc29188100"/>
      <w:bookmarkStart w:id="1007" w:name="_Toc31197140"/>
      <w:bookmarkStart w:id="1008" w:name="_Toc29188101"/>
      <w:bookmarkStart w:id="1009" w:name="_Toc31197141"/>
      <w:bookmarkStart w:id="1010" w:name="_Toc29188102"/>
      <w:bookmarkStart w:id="1011" w:name="_Toc31197142"/>
      <w:bookmarkStart w:id="1012" w:name="_Set_Age_Group"/>
      <w:bookmarkStart w:id="1013" w:name="_Toc29188104"/>
      <w:bookmarkStart w:id="1014" w:name="_Toc31197144"/>
      <w:bookmarkStart w:id="1015" w:name="_Set_Household_Type"/>
      <w:bookmarkStart w:id="1016" w:name="_Get_Active_Clients"/>
      <w:bookmarkStart w:id="1017" w:name="_Toc499543989"/>
      <w:bookmarkStart w:id="1018" w:name="_Toc37849761"/>
      <w:bookmarkStart w:id="1019" w:name="_Toc175057074"/>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r w:rsidRPr="00C52062">
        <w:t xml:space="preserve">Get Active Clients </w:t>
      </w:r>
      <w:bookmarkEnd w:id="1017"/>
      <w:r w:rsidR="00801317">
        <w:t>for LSAPerson</w:t>
      </w:r>
      <w:bookmarkEnd w:id="1018"/>
      <w:bookmarkEnd w:id="1019"/>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42"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ZOubQMAAOkKAAAOAAAAZHJzL2Uyb0RvYy54bWzsVttu2zAMfR+wfxD0vjqOc6tRd+jSrhiw&#10;G9DtAxRZvmCy5FFKne7rR0m207TrVnRAX7Y8BJRF0eTh8RFPXu8aSa4FmFqrjMZHE0qE4jqvVZnR&#10;r1/evlpRYixTOZNaiYzeCENfn758cdK1qZjqSstcAMEgyqRdm9HK2jaNIsMr0TBzpFuhcLPQ0DCL&#10;SyijHFiH0RsZTSeTRdRpyFvQXBiDT8/DJj318YtCcPupKIywRGYUc7P+H/z/xv1HpycsLYG1Vc37&#10;NNgTsmhYrfClY6hzZhnZQn0vVFNz0EYX9ojrJtJFUXPha8Bq4smdai5Bb1tfS5l2ZTvChNDewenJ&#10;YfnH60tor9rPELJH873m3wziEnVtmd7ed+syOJNN90Hn2E+2tdoXviugcSGwJLLz+N6M+IqdJRwf&#10;JtPFZDmdU8Jxb7qcJdO+AbzCLrljcTxNZkvkDDrEMZqzRWgRry5uBZntQ7jtiKXh9T7lPkVHAeSU&#10;2cNm/g62q4q1wnfDOFg+A6nzjM4TShRrEIozhML7kNli5dJy70fHAVwTkCVKryumSnEGoLtKsBzz&#10;in0ZBwfcwmBf/gj1g5gNsMfxarUcEZsdIMbSFoy9FLohzshoIXWH+YF9p6wAxeSV1cBKVzhL2fV7&#10;YwPgwzH32GhZ529rKf0Cys1aArlm+MldvDlfXoTi7rhJRbqMLpL5xEd+OMR6upqfJX3SB25NjRkS&#10;WTcZXU3czzmx1EF6oXJvW1bLYCNHpHLbwqtCX8cAcmiW3W12vqnx5NjFcrsbnd9gE0AH6UCpQ6PS&#10;8IOSDmUjo+b7loGgRL5T2EinMYMBg7EZDKY4Hs0ot0BJWKxtUKNtC3VZYezY46G0o1NRe7T3efiv&#10;0rP6ueiNn9p9eo/oPAu9Z7P4GEXjriT8p3f6VHrH/lPZ0+rfpTfy6h69lyM6SO+1Clcj36n+ahwF&#10;3Iv9l5sWtf9Av8ORQVoeod/JPFmMBF+gXAchGwi+WiUoK+7O9ImNt9097TYWmBORtVYKJx8NQUse&#10;UG2lnWR7mfytGLtRTIyKnn8LQeW2wQkgqHwvvPjIXeNe+IdM/SDnTvtb+kC+cbjpVfoXik2sx9VC&#10;jVelRHnFy6IROcqswDnTWZj4YzQ96Ldzdg3BccBbfp7yAfrZzw1st9feaz+hnv4EAAD//wMAUEsD&#10;BBQABgAIAAAAIQBQSSws3AAAAAQBAAAPAAAAZHJzL2Rvd25yZXYueG1sTI9BS8NAEIXvBf/DMoK3&#10;dpOmEYnZlFK0pyLYCuJtmp0modnZkN0m6b939aKXgcd7vPdNvp5MKwbqXWNZQbyIQBCXVjdcKfg4&#10;vs6fQDiPrLG1TApu5GBd3M1yzLQd+Z2Gg69EKGGXoYLa+y6T0pU1GXQL2xEH72x7gz7IvpK6xzGU&#10;m1Yuo+hRGmw4LNTY0bam8nK4GgW7EcdNEr8M+8t5e/s6pm+f+5iUerifNs8gPE3+Lww/+AEdisB0&#10;slfWTrQKwiP+9wYvjZMUxEnBKlmCLHL5H774BgAA//8DAFBLAQItABQABgAIAAAAIQC2gziS/gAA&#10;AOEBAAATAAAAAAAAAAAAAAAAAAAAAABbQ29udGVudF9UeXBlc10ueG1sUEsBAi0AFAAGAAgAAAAh&#10;ADj9If/WAAAAlAEAAAsAAAAAAAAAAAAAAAAALwEAAF9yZWxzLy5yZWxzUEsBAi0AFAAGAAgAAAAh&#10;ADAdk65tAwAA6QoAAA4AAAAAAAAAAAAAAAAALgIAAGRycy9lMm9Eb2MueG1sUEsBAi0AFAAGAAgA&#10;AAAhAFBJLCzcAAAABAEAAA8AAAAAAAAAAAAAAAAAxwUAAGRycy9kb3ducmV2LnhtbFBLBQYAAAAA&#10;BAAEAPMAAADQBgAAAAA=&#10;">
                <v:shape id="AutoShape 468" o:spid="_x0000_s1243"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r>
                          <w:t>tlsa_Enrollment</w:t>
                        </w:r>
                      </w:p>
                    </w:txbxContent>
                  </v:textbox>
                </v:shape>
                <v:shape id="AutoShape 469" o:spid="_x0000_s1244"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r>
                          <w:t>tlsa_Person</w:t>
                        </w:r>
                      </w:p>
                    </w:txbxContent>
                  </v:textbox>
                </v:shape>
                <v:shape id="AutoShape 470" o:spid="_x0000_s1245"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697C4EA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 xml:space="preserve">It is a client-level version of the aggregate LSAPerson data and is used to set values for each LSA reporting category </w:t>
      </w:r>
      <w:r w:rsidRPr="00A6067F">
        <w:lastRenderedPageBreak/>
        <w:t>–</w:t>
      </w:r>
      <w:r w:rsidR="00C91919">
        <w:t xml:space="preserve"> </w:t>
      </w:r>
      <w:r w:rsidRPr="0060237C">
        <w:rPr>
          <w:b/>
        </w:rPr>
        <w:t>Gender</w:t>
      </w:r>
      <w:r w:rsidRPr="00A6067F">
        <w:t xml:space="preserve">, </w:t>
      </w:r>
      <w:r w:rsidR="00E74FE8">
        <w:rPr>
          <w:b/>
        </w:rPr>
        <w:t>RaceEthnicity</w:t>
      </w:r>
      <w:r w:rsidRPr="00A6067F">
        <w:t>, etc</w:t>
      </w:r>
      <w:r w:rsidR="004873DC">
        <w:t xml:space="preserve">. </w:t>
      </w:r>
      <w:r w:rsidRPr="00A6067F">
        <w:t>– for each client</w:t>
      </w:r>
      <w:r w:rsidR="004873DC">
        <w:t xml:space="preserve">. </w:t>
      </w:r>
      <w:r w:rsidRPr="00A6067F">
        <w:t xml:space="preserve">It includes all columns from LSAPerson.csv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748C06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r w:rsidR="00C91919">
              <w:rPr>
                <w:rFonts w:cstheme="minorHAnsi"/>
              </w:rPr>
              <w:t>tlsa</w:t>
            </w:r>
            <w:r w:rsidRPr="00A6067F">
              <w:rPr>
                <w:rFonts w:cstheme="minorHAnsi"/>
              </w:rPr>
              <w:t>_Enrollment</w:t>
            </w:r>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r w:rsidRPr="003C176F">
              <w:rPr>
                <w:rFonts w:cstheme="minorHAnsi"/>
                <w:b/>
                <w:bCs/>
              </w:rPr>
              <w:t>RowTotal</w:t>
            </w:r>
            <w:r>
              <w:rPr>
                <w:rFonts w:cstheme="minorHAnsi"/>
              </w:rPr>
              <w:t xml:space="preserve"> column of LSAPerson.</w:t>
            </w:r>
          </w:p>
        </w:tc>
      </w:tr>
      <w:tr w:rsidR="00AD2181" w:rsidRPr="00107D01" w14:paraId="3E0FA27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r w:rsidRPr="00C9484F">
              <w:rPr>
                <w:b w:val="0"/>
                <w:bCs w:val="0"/>
              </w:rPr>
              <w:t>CHStart</w:t>
            </w:r>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r w:rsidRPr="00655B0F">
              <w:rPr>
                <w:b/>
              </w:rPr>
              <w:t>LastActive</w:t>
            </w:r>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r w:rsidRPr="00C9484F">
              <w:rPr>
                <w:b w:val="0"/>
                <w:bCs w:val="0"/>
              </w:rPr>
              <w:t xml:space="preserve">LastActive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3D4EE52C"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0FD2D2" w14:textId="287117B3" w:rsidR="00AD2181" w:rsidRPr="00C9484F" w:rsidRDefault="00AD2181" w:rsidP="00A97C36">
            <w:pPr>
              <w:pStyle w:val="NoSpacing"/>
              <w:rPr>
                <w:b w:val="0"/>
                <w:bCs w:val="0"/>
              </w:rPr>
            </w:pPr>
            <w:r w:rsidRPr="00C9484F">
              <w:rPr>
                <w:b w:val="0"/>
                <w:bCs w:val="0"/>
              </w:rPr>
              <w:t>Gender</w:t>
            </w:r>
          </w:p>
        </w:tc>
        <w:tc>
          <w:tcPr>
            <w:tcW w:w="7045" w:type="dxa"/>
          </w:tcPr>
          <w:p w14:paraId="5E179EAD" w14:textId="19431DC8"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w:t>
            </w:r>
            <w:r w:rsidR="00A3039C">
              <w:t>for all persons</w:t>
            </w:r>
          </w:p>
          <w:p w14:paraId="4B2F2B43" w14:textId="573592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00E53DDD"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31A40DBA" w:rsidR="00AD2181" w:rsidRPr="00C9484F" w:rsidRDefault="00AD2181" w:rsidP="00A97C36">
            <w:pPr>
              <w:pStyle w:val="NoSpacing"/>
              <w:rPr>
                <w:b w:val="0"/>
                <w:bCs w:val="0"/>
              </w:rPr>
            </w:pPr>
            <w:r w:rsidRPr="00C9484F">
              <w:rPr>
                <w:b w:val="0"/>
                <w:bCs w:val="0"/>
              </w:rPr>
              <w:t>Race</w:t>
            </w:r>
            <w:r w:rsidR="003800A7">
              <w:rPr>
                <w:b w:val="0"/>
                <w:bCs w:val="0"/>
              </w:rPr>
              <w:t>Ethnicity</w:t>
            </w:r>
          </w:p>
        </w:tc>
        <w:tc>
          <w:tcPr>
            <w:tcW w:w="7045" w:type="dxa"/>
          </w:tcPr>
          <w:p w14:paraId="7F68A755" w14:textId="3EDA4DEF"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Race </w:t>
            </w:r>
            <w:r w:rsidR="00DA5378">
              <w:t xml:space="preserve">and Ethnicity </w:t>
            </w:r>
            <w:r w:rsidR="00A3039C">
              <w:t>all persons</w:t>
            </w:r>
            <w:r w:rsidRPr="003C176F">
              <w:t xml:space="preserve"> </w:t>
            </w:r>
          </w:p>
          <w:p w14:paraId="6CE85E1D" w14:textId="45559F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D076E4A" w14:textId="77777777" w:rsidR="00AD2181" w:rsidRPr="00C9484F" w:rsidRDefault="00AD2181" w:rsidP="00A97C36">
            <w:pPr>
              <w:pStyle w:val="NoSpacing"/>
              <w:rPr>
                <w:b w:val="0"/>
                <w:bCs w:val="0"/>
              </w:rPr>
            </w:pPr>
            <w:r w:rsidRPr="00C9484F">
              <w:rPr>
                <w:b w:val="0"/>
                <w:bCs w:val="0"/>
              </w:rPr>
              <w:t>DisabilityStatus</w:t>
            </w:r>
          </w:p>
        </w:tc>
        <w:tc>
          <w:tcPr>
            <w:tcW w:w="7045" w:type="dxa"/>
          </w:tcPr>
          <w:p w14:paraId="611EDCD4" w14:textId="79AED176"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lastRenderedPageBreak/>
              <w:t>CHTime</w:t>
            </w:r>
          </w:p>
        </w:tc>
        <w:tc>
          <w:tcPr>
            <w:tcW w:w="7045" w:type="dxa"/>
          </w:tcPr>
          <w:p w14:paraId="7A16EDE5" w14:textId="0BB3B49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Pr="00734287">
              <w:t xml:space="preserve">housed in </w:t>
            </w:r>
            <w:r w:rsidR="003D419D">
              <w:t>continuum TH/</w:t>
            </w:r>
            <w:r w:rsidRPr="00734287">
              <w:t>RRH/PSH</w:t>
            </w:r>
            <w:r w:rsidR="003D419D">
              <w:t xml:space="preserve"> projects</w:t>
            </w:r>
            <w:r w:rsidRPr="00734287">
              <w:t>, but otherwise includes:</w:t>
            </w:r>
          </w:p>
          <w:p w14:paraId="5CB15484"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Bed-night dates in night-by-night shelters; and</w:t>
            </w:r>
          </w:p>
          <w:p w14:paraId="2E2A5766"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any RRH/PSH </w:t>
            </w:r>
            <w:r w:rsidRPr="00C04C3E">
              <w:rPr>
                <w:i/>
                <w:iCs/>
              </w:rPr>
              <w:t>EntryDate</w:t>
            </w:r>
            <w:r w:rsidRPr="00FE2511">
              <w:t xml:space="preserve"> and the earlier of </w:t>
            </w:r>
            <w:r w:rsidRPr="00C04C3E">
              <w:rPr>
                <w:i/>
                <w:iCs/>
              </w:rPr>
              <w:t>MoveInDate</w:t>
            </w:r>
            <w:r w:rsidRPr="00FE2511">
              <w:t xml:space="preserve"> or </w:t>
            </w:r>
            <w:r w:rsidRPr="00C04C3E">
              <w:rPr>
                <w:i/>
                <w:iCs/>
              </w:rPr>
              <w:t>ExitDate</w:t>
            </w:r>
            <w:r w:rsidRPr="00FE2511">
              <w:t xml:space="preserve"> when </w:t>
            </w:r>
            <w:r w:rsidRPr="00277F30">
              <w:rPr>
                <w:i/>
                <w:iCs/>
              </w:rPr>
              <w:t>LivingSituation</w:t>
            </w:r>
            <w:r w:rsidRPr="00FE2511">
              <w:t xml:space="preserve"> is ES/SH/Street; or</w:t>
            </w:r>
          </w:p>
          <w:p w14:paraId="0B2954A9" w14:textId="77777777" w:rsidR="00AD2181" w:rsidRPr="003C176F"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FD44491" w14:textId="77777777" w:rsidR="00AD2181" w:rsidRPr="0073635D" w:rsidRDefault="00AD2181" w:rsidP="00A97C36">
            <w:pPr>
              <w:pStyle w:val="NoSpacing"/>
              <w:rPr>
                <w:b w:val="0"/>
                <w:bCs w:val="0"/>
              </w:rPr>
            </w:pPr>
            <w:r w:rsidRPr="0073635D">
              <w:rPr>
                <w:b w:val="0"/>
                <w:bCs w:val="0"/>
              </w:rPr>
              <w:t>CHTimeStatus</w:t>
            </w:r>
          </w:p>
        </w:tc>
        <w:tc>
          <w:tcPr>
            <w:tcW w:w="7045" w:type="dxa"/>
          </w:tcPr>
          <w:p w14:paraId="5D57285E" w14:textId="0823BCE8" w:rsidR="00AD2181" w:rsidRDefault="00AD2181" w:rsidP="00A97C36">
            <w:pPr>
              <w:spacing w:before="0" w:after="0"/>
              <w:cnfStyle w:val="000000010000" w:firstRow="0" w:lastRow="0" w:firstColumn="0" w:lastColumn="0" w:oddVBand="0" w:evenVBand="0" w:oddHBand="0" w:evenHBand="1"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xml:space="preserve">), specifies whether the </w:t>
            </w:r>
            <w:r w:rsidR="00E925A9">
              <w:t>date ranges are consistent with</w:t>
            </w:r>
            <w:r w:rsidRPr="00FE2511">
              <w:t xml:space="preserve">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010000" w:firstRow="0" w:lastRow="0" w:firstColumn="0" w:lastColumn="0" w:oddVBand="0" w:evenVBand="0" w:oddHBand="0" w:evenHBand="1"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r w:rsidRPr="0073635D">
              <w:rPr>
                <w:b w:val="0"/>
                <w:bCs w:val="0"/>
              </w:rPr>
              <w:t>DVStatus</w:t>
            </w:r>
          </w:p>
        </w:tc>
        <w:tc>
          <w:tcPr>
            <w:tcW w:w="7045" w:type="dxa"/>
          </w:tcPr>
          <w:p w14:paraId="09BAB53E"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FE2511">
              <w:t>DV Status for adults and heads of household based on records of 4.11 Domestic Violence for all active enrollments; not applicable (value = -1) for non-HoH children</w:t>
            </w:r>
          </w:p>
          <w:p w14:paraId="5AC7C837" w14:textId="1672683D"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181646E"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ESTAgeMin</w:t>
            </w:r>
          </w:p>
        </w:tc>
        <w:tc>
          <w:tcPr>
            <w:tcW w:w="7045" w:type="dxa"/>
          </w:tcPr>
          <w:p w14:paraId="2BF67F8B" w14:textId="6BD537DC"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ESTAgeMax</w:t>
            </w:r>
          </w:p>
        </w:tc>
        <w:tc>
          <w:tcPr>
            <w:tcW w:w="7045" w:type="dxa"/>
          </w:tcPr>
          <w:p w14:paraId="327D023F" w14:textId="77777777"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A744C8F" w14:textId="77777777" w:rsidR="00AD2181" w:rsidRPr="0073635D" w:rsidRDefault="00AD2181" w:rsidP="00A97C36">
            <w:pPr>
              <w:pStyle w:val="NoSpacing"/>
              <w:rPr>
                <w:rFonts w:cstheme="minorHAnsi"/>
                <w:b w:val="0"/>
                <w:bCs w:val="0"/>
              </w:rPr>
            </w:pPr>
            <w:r w:rsidRPr="0073635D">
              <w:rPr>
                <w:rFonts w:cstheme="minorHAnsi"/>
                <w:b w:val="0"/>
                <w:bCs w:val="0"/>
              </w:rPr>
              <w:t>HHTypeEST</w:t>
            </w:r>
          </w:p>
        </w:tc>
        <w:tc>
          <w:tcPr>
            <w:tcW w:w="7045" w:type="dxa"/>
          </w:tcPr>
          <w:p w14:paraId="4AA9D627" w14:textId="102943F2" w:rsidR="00AD2181" w:rsidRPr="00107D01"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Household type(s) </w:t>
            </w:r>
            <w:r w:rsidR="00B71733">
              <w:rPr>
                <w:rFonts w:cstheme="minorHAnsi"/>
              </w:rPr>
              <w:t>for active ES/SH/TH enrollments</w:t>
            </w:r>
            <w:r w:rsidR="00AD2181">
              <w:rPr>
                <w:rFonts w:cstheme="minorHAnsi"/>
              </w:rPr>
              <w:t>.</w:t>
            </w:r>
          </w:p>
        </w:tc>
      </w:tr>
      <w:tr w:rsidR="00AD2181" w:rsidRPr="00107D01" w14:paraId="0AB9116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661B5099" w:rsidR="00AD2181" w:rsidRPr="00107D01"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 xml:space="preserve">Household type(s) </w:t>
            </w:r>
            <w:r w:rsidR="00B71733">
              <w:rPr>
                <w:rFonts w:cstheme="minorHAnsi"/>
              </w:rPr>
              <w:t>for active ES/SH/TH enrollments</w:t>
            </w:r>
            <w:r w:rsidR="00AD2181">
              <w:rPr>
                <w:rFonts w:cstheme="minorHAnsi"/>
              </w:rPr>
              <w:t xml:space="preserve"> as a head of household</w:t>
            </w:r>
          </w:p>
        </w:tc>
      </w:tr>
      <w:tr w:rsidR="00F46EE4" w:rsidRPr="00107D01" w14:paraId="7F0607F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8DC6CDC" w14:textId="77777777" w:rsidR="00F46EE4" w:rsidRPr="0073635D" w:rsidRDefault="00F46EE4" w:rsidP="00F46EE4">
            <w:pPr>
              <w:pStyle w:val="NoSpacing"/>
              <w:rPr>
                <w:b w:val="0"/>
                <w:bCs w:val="0"/>
              </w:rPr>
            </w:pPr>
            <w:r w:rsidRPr="0073635D">
              <w:rPr>
                <w:b w:val="0"/>
                <w:bCs w:val="0"/>
              </w:rPr>
              <w:t>AdultEST</w:t>
            </w:r>
          </w:p>
        </w:tc>
        <w:tc>
          <w:tcPr>
            <w:tcW w:w="7045" w:type="dxa"/>
          </w:tcPr>
          <w:p w14:paraId="3B491DB9" w14:textId="28F1F075" w:rsidR="00F46EE4" w:rsidRPr="00107D01" w:rsidRDefault="009B4418"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Household type(s) </w:t>
            </w:r>
            <w:r w:rsidR="00CE1F07">
              <w:t xml:space="preserve">for active enrollments </w:t>
            </w:r>
            <w:r w:rsidR="00F46EE4" w:rsidRPr="00F85254">
              <w:t>in ES/SH/TH projects as an adult.</w:t>
            </w:r>
          </w:p>
        </w:tc>
      </w:tr>
      <w:tr w:rsidR="00F46EE4" w:rsidRPr="00107D01" w14:paraId="68F8D8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r w:rsidRPr="00F46EE4">
              <w:rPr>
                <w:b w:val="0"/>
                <w:bCs w:val="0"/>
              </w:rPr>
              <w:t>AHARAdultEST</w:t>
            </w:r>
          </w:p>
        </w:tc>
        <w:tc>
          <w:tcPr>
            <w:tcW w:w="7045" w:type="dxa"/>
          </w:tcPr>
          <w:p w14:paraId="2D88823B" w14:textId="34FCBBB0" w:rsidR="00F46EE4"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Household type(s) </w:t>
            </w:r>
            <w:r w:rsidR="3143FA95">
              <w:t xml:space="preserve"> in which adults had at least one ES/SH/TH </w:t>
            </w:r>
            <w:r w:rsidR="21DB359F">
              <w:t>bed night</w:t>
            </w:r>
            <w:r w:rsidR="3143FA95">
              <w:t xml:space="preserve"> in the report period.</w:t>
            </w:r>
          </w:p>
        </w:tc>
      </w:tr>
      <w:tr w:rsidR="00AD2181" w:rsidRPr="00107D01" w14:paraId="513AF13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HHChronicEST</w:t>
            </w:r>
          </w:p>
        </w:tc>
        <w:tc>
          <w:tcPr>
            <w:tcW w:w="7045" w:type="dxa"/>
          </w:tcPr>
          <w:p w14:paraId="4B9293BF" w14:textId="00C8872F"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HHVetEST</w:t>
            </w:r>
          </w:p>
        </w:tc>
        <w:tc>
          <w:tcPr>
            <w:tcW w:w="7045" w:type="dxa"/>
          </w:tcPr>
          <w:p w14:paraId="4A4F5198" w14:textId="41B316FE"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HHDisabilityEST</w:t>
            </w:r>
          </w:p>
        </w:tc>
        <w:tc>
          <w:tcPr>
            <w:tcW w:w="7045" w:type="dxa"/>
          </w:tcPr>
          <w:p w14:paraId="21A17677" w14:textId="3F7BC0E3"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HHFleeingDVEST</w:t>
            </w:r>
          </w:p>
        </w:tc>
        <w:tc>
          <w:tcPr>
            <w:tcW w:w="7045" w:type="dxa"/>
          </w:tcPr>
          <w:p w14:paraId="45CC7D02" w14:textId="6198CF10"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HHAdultAgeAOEST</w:t>
            </w:r>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HHAdultAgeACEST</w:t>
            </w:r>
          </w:p>
        </w:tc>
        <w:tc>
          <w:tcPr>
            <w:tcW w:w="7045" w:type="dxa"/>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HHParentEST</w:t>
            </w:r>
          </w:p>
        </w:tc>
        <w:tc>
          <w:tcPr>
            <w:tcW w:w="7045" w:type="dxa"/>
          </w:tcPr>
          <w:p w14:paraId="1E42D1E3" w14:textId="184FA5E4"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AC3PlusEST</w:t>
            </w:r>
          </w:p>
        </w:tc>
        <w:tc>
          <w:tcPr>
            <w:tcW w:w="7045" w:type="dxa"/>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49B00457"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327FC">
              <w:rPr>
                <w:rFonts w:cstheme="minorHAnsi"/>
              </w:rPr>
              <w:t>ES/SH/TH</w:t>
            </w:r>
            <w:r w:rsidR="00AD2181" w:rsidRPr="00DB4FDE">
              <w:rPr>
                <w:rFonts w:cstheme="minorHAnsi"/>
              </w:rPr>
              <w:t>.</w:t>
            </w:r>
          </w:p>
        </w:tc>
      </w:tr>
      <w:tr w:rsidR="00AD2181" w:rsidRPr="00107D01" w14:paraId="52E48CB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AHARHoHEST</w:t>
            </w:r>
          </w:p>
        </w:tc>
        <w:tc>
          <w:tcPr>
            <w:tcW w:w="7045" w:type="dxa"/>
          </w:tcPr>
          <w:p w14:paraId="646A08E8" w14:textId="18470098" w:rsidR="00AD2181" w:rsidRPr="007327FC"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71BE6">
              <w:rPr>
                <w:rFonts w:cstheme="minorHAnsi"/>
              </w:rPr>
              <w:t>ES/SH/TH</w:t>
            </w:r>
            <w:r w:rsidR="00AD2181" w:rsidRPr="000C6C12">
              <w:rPr>
                <w:rFonts w:cstheme="minorHAnsi"/>
              </w:rPr>
              <w:t xml:space="preserve"> as head of household.</w:t>
            </w:r>
          </w:p>
        </w:tc>
      </w:tr>
      <w:tr w:rsidR="00AD2181" w:rsidRPr="00107D01" w14:paraId="1F34A40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RRHAgeMin</w:t>
            </w:r>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RRHAgeMax</w:t>
            </w:r>
          </w:p>
        </w:tc>
        <w:tc>
          <w:tcPr>
            <w:tcW w:w="7045" w:type="dxa"/>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r w:rsidRPr="0073635D">
              <w:rPr>
                <w:rFonts w:cstheme="minorHAnsi"/>
                <w:b w:val="0"/>
                <w:bCs w:val="0"/>
              </w:rPr>
              <w:t>HHTypeRRH</w:t>
            </w:r>
          </w:p>
        </w:tc>
        <w:tc>
          <w:tcPr>
            <w:tcW w:w="7045" w:type="dxa"/>
          </w:tcPr>
          <w:p w14:paraId="22A34422" w14:textId="2618BD19" w:rsidR="00AD2181" w:rsidRPr="000D5A2E"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in which the person was served in an RRH project.</w:t>
            </w:r>
          </w:p>
        </w:tc>
      </w:tr>
      <w:tr w:rsidR="00AD2181" w:rsidRPr="00107D01" w14:paraId="57AC650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tcPr>
          <w:p w14:paraId="1E12F0CB" w14:textId="1E1B315D" w:rsidR="00AD2181" w:rsidRPr="000D5A2E"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 xml:space="preserve">in which the person was </w:t>
            </w:r>
            <w:r w:rsidR="00AD2181" w:rsidRPr="000C6C12">
              <w:rPr>
                <w:rFonts w:cstheme="minorHAnsi"/>
              </w:rPr>
              <w:t>served in an RRH project as a head of household</w:t>
            </w:r>
          </w:p>
        </w:tc>
      </w:tr>
      <w:tr w:rsidR="00FE16F4" w:rsidRPr="00107D01" w14:paraId="62297AB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FE16F4" w:rsidRPr="0073635D" w:rsidRDefault="00FE16F4" w:rsidP="00FE16F4">
            <w:pPr>
              <w:pStyle w:val="NoSpacing"/>
              <w:rPr>
                <w:rFonts w:cstheme="minorHAnsi"/>
                <w:b w:val="0"/>
                <w:bCs w:val="0"/>
              </w:rPr>
            </w:pPr>
            <w:r w:rsidRPr="0073635D">
              <w:rPr>
                <w:rFonts w:cstheme="minorHAnsi"/>
                <w:b w:val="0"/>
                <w:bCs w:val="0"/>
              </w:rPr>
              <w:t>AdultRRH</w:t>
            </w:r>
          </w:p>
        </w:tc>
        <w:tc>
          <w:tcPr>
            <w:tcW w:w="7045" w:type="dxa"/>
          </w:tcPr>
          <w:p w14:paraId="752D33CF" w14:textId="36DA30D8" w:rsidR="00FE16F4" w:rsidRPr="000D5A2E" w:rsidRDefault="009B4418"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FE16F4" w:rsidRPr="00F85254">
              <w:t xml:space="preserve">in </w:t>
            </w:r>
            <w:r w:rsidR="00FE16F4">
              <w:t>RRH</w:t>
            </w:r>
            <w:r w:rsidR="00FE16F4" w:rsidRPr="00F85254">
              <w:t xml:space="preserve"> projects as an adult.</w:t>
            </w:r>
          </w:p>
        </w:tc>
      </w:tr>
      <w:tr w:rsidR="00FE16F4" w:rsidRPr="00107D01" w14:paraId="0BE5934C"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r w:rsidRPr="00FE16F4">
              <w:rPr>
                <w:rFonts w:cstheme="minorHAnsi"/>
                <w:b w:val="0"/>
                <w:bCs w:val="0"/>
              </w:rPr>
              <w:t>AHARAdultRRH</w:t>
            </w:r>
          </w:p>
        </w:tc>
        <w:tc>
          <w:tcPr>
            <w:tcW w:w="7045" w:type="dxa"/>
          </w:tcPr>
          <w:p w14:paraId="1642633B" w14:textId="44D8A866" w:rsidR="00FE16F4" w:rsidRPr="00771BE6"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Household type(s) </w:t>
            </w:r>
            <w:r w:rsidR="00FE16F4">
              <w:t xml:space="preserve"> in which adults had at least one RRH </w:t>
            </w:r>
            <w:r w:rsidR="0F88BADB">
              <w:t>bed night</w:t>
            </w:r>
            <w:r w:rsidR="00FE16F4">
              <w:t xml:space="preserve"> in the report period.</w:t>
            </w:r>
          </w:p>
        </w:tc>
      </w:tr>
      <w:tr w:rsidR="00AD2181" w:rsidRPr="00107D01" w14:paraId="277EEBC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C55BBAF"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HHChronicRRH</w:t>
            </w:r>
          </w:p>
        </w:tc>
        <w:tc>
          <w:tcPr>
            <w:tcW w:w="7045" w:type="dxa"/>
          </w:tcPr>
          <w:p w14:paraId="300E166C" w14:textId="7B218A2A"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r w:rsidRPr="0073635D">
              <w:rPr>
                <w:rFonts w:cstheme="minorHAnsi"/>
                <w:b w:val="0"/>
                <w:bCs w:val="0"/>
                <w:color w:val="000000"/>
              </w:rPr>
              <w:t>HHVetRRH</w:t>
            </w:r>
          </w:p>
        </w:tc>
        <w:tc>
          <w:tcPr>
            <w:tcW w:w="7045" w:type="dxa"/>
          </w:tcPr>
          <w:p w14:paraId="7AD89196" w14:textId="30FC21C3"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F7FE5"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HHDisabilityRRH</w:t>
            </w:r>
          </w:p>
        </w:tc>
        <w:tc>
          <w:tcPr>
            <w:tcW w:w="7045" w:type="dxa"/>
          </w:tcPr>
          <w:p w14:paraId="67AA53A6" w14:textId="6DF61FD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w:t>
            </w:r>
            <w:r w:rsidR="00C04C3E">
              <w:rPr>
                <w:rFonts w:cstheme="minorHAnsi"/>
              </w:rPr>
              <w:t>household type(s) in</w:t>
            </w:r>
            <w:r w:rsidRPr="000C6C12">
              <w:rPr>
                <w:rFonts w:cstheme="minorHAnsi"/>
              </w:rPr>
              <w:t xml:space="preserve">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HHFleeingDVRRH</w:t>
            </w:r>
          </w:p>
        </w:tc>
        <w:tc>
          <w:tcPr>
            <w:tcW w:w="7045" w:type="dxa"/>
          </w:tcPr>
          <w:p w14:paraId="116A80F8" w14:textId="5E02AB5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EB9AC65"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HHAdultAgeAORRH</w:t>
            </w:r>
          </w:p>
        </w:tc>
        <w:tc>
          <w:tcPr>
            <w:tcW w:w="7045" w:type="dxa"/>
          </w:tcPr>
          <w:p w14:paraId="2417729D"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HHAdultAgeACRRH</w:t>
            </w:r>
          </w:p>
        </w:tc>
        <w:tc>
          <w:tcPr>
            <w:tcW w:w="7045" w:type="dxa"/>
          </w:tcPr>
          <w:p w14:paraId="1458163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07BC54E"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HHParentRRH</w:t>
            </w:r>
          </w:p>
        </w:tc>
        <w:tc>
          <w:tcPr>
            <w:tcW w:w="7045" w:type="dxa"/>
          </w:tcPr>
          <w:p w14:paraId="474D0153" w14:textId="2E4B7F00"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tcPr>
          <w:p w14:paraId="63D94A5A" w14:textId="28FA2056"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DB4FDE">
              <w:rPr>
                <w:rFonts w:cstheme="minorHAnsi"/>
              </w:rPr>
              <w:t>RRH</w:t>
            </w:r>
            <w:r w:rsidR="00AD2181" w:rsidRPr="00FB484D">
              <w:rPr>
                <w:rFonts w:cstheme="minorHAnsi"/>
              </w:rPr>
              <w:t>.</w:t>
            </w:r>
          </w:p>
        </w:tc>
      </w:tr>
      <w:tr w:rsidR="00AD2181" w:rsidRPr="00107D01" w14:paraId="4594342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AHARHoHRRH</w:t>
            </w:r>
          </w:p>
        </w:tc>
        <w:tc>
          <w:tcPr>
            <w:tcW w:w="7045" w:type="dxa"/>
          </w:tcPr>
          <w:p w14:paraId="055FC1A3" w14:textId="7997D606" w:rsidR="00AD2181" w:rsidRPr="00FB484D"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71BE6">
              <w:rPr>
                <w:rFonts w:cstheme="minorHAnsi"/>
              </w:rPr>
              <w:t xml:space="preserve"> RRH</w:t>
            </w:r>
            <w:r w:rsidR="00AD2181" w:rsidRPr="00DB4FDE">
              <w:rPr>
                <w:rFonts w:cstheme="minorHAnsi"/>
              </w:rPr>
              <w:t xml:space="preserve"> as head of household.</w:t>
            </w:r>
          </w:p>
        </w:tc>
      </w:tr>
      <w:tr w:rsidR="00AD2181" w:rsidRPr="00107D01" w14:paraId="73168AF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020B56"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PSHAgeMin</w:t>
            </w:r>
          </w:p>
        </w:tc>
        <w:tc>
          <w:tcPr>
            <w:tcW w:w="7045" w:type="dxa"/>
          </w:tcPr>
          <w:p w14:paraId="1979DCC1"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PSHAgeMax</w:t>
            </w:r>
          </w:p>
        </w:tc>
        <w:tc>
          <w:tcPr>
            <w:tcW w:w="7045" w:type="dxa"/>
          </w:tcPr>
          <w:p w14:paraId="7E0C5274"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5CC1EF5" w14:textId="77777777" w:rsidR="00AD2181" w:rsidRPr="0073635D" w:rsidRDefault="00AD2181" w:rsidP="00A97C36">
            <w:pPr>
              <w:pStyle w:val="NoSpacing"/>
              <w:rPr>
                <w:rFonts w:cstheme="minorHAnsi"/>
                <w:b w:val="0"/>
                <w:bCs w:val="0"/>
              </w:rPr>
            </w:pPr>
            <w:r w:rsidRPr="0073635D">
              <w:rPr>
                <w:rFonts w:cstheme="minorHAnsi"/>
                <w:b w:val="0"/>
                <w:bCs w:val="0"/>
              </w:rPr>
              <w:t>HHTypePSH</w:t>
            </w:r>
          </w:p>
        </w:tc>
        <w:tc>
          <w:tcPr>
            <w:tcW w:w="7045" w:type="dxa"/>
          </w:tcPr>
          <w:p w14:paraId="72CC5CB1" w14:textId="724477C7" w:rsidR="00AD2181" w:rsidRPr="000D5A2E"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10370E">
              <w:rPr>
                <w:rFonts w:cstheme="minorHAnsi"/>
              </w:rPr>
              <w:t>for PSH enrollments.</w:t>
            </w:r>
          </w:p>
        </w:tc>
      </w:tr>
      <w:tr w:rsidR="00AD2181" w:rsidRPr="00107D01" w14:paraId="09130B2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5E8E144D" w:rsidR="00AD2181" w:rsidRPr="000D5A2E"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 xml:space="preserve">in which the person was </w:t>
            </w:r>
            <w:r w:rsidR="00AD2181" w:rsidRPr="000C6C12">
              <w:rPr>
                <w:rFonts w:cstheme="minorHAnsi"/>
              </w:rPr>
              <w:t>served in an PSH project as a head of household</w:t>
            </w:r>
          </w:p>
        </w:tc>
      </w:tr>
      <w:tr w:rsidR="00FE16F4" w:rsidRPr="00107D01" w14:paraId="556A19D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9FB4D4" w14:textId="77777777" w:rsidR="00FE16F4" w:rsidRPr="0073635D" w:rsidRDefault="00FE16F4" w:rsidP="00FE16F4">
            <w:pPr>
              <w:pStyle w:val="NoSpacing"/>
              <w:rPr>
                <w:rFonts w:cstheme="minorHAnsi"/>
                <w:b w:val="0"/>
                <w:bCs w:val="0"/>
              </w:rPr>
            </w:pPr>
            <w:r w:rsidRPr="0073635D">
              <w:rPr>
                <w:rFonts w:cstheme="minorHAnsi"/>
                <w:b w:val="0"/>
                <w:bCs w:val="0"/>
              </w:rPr>
              <w:t>AdultPSH</w:t>
            </w:r>
          </w:p>
        </w:tc>
        <w:tc>
          <w:tcPr>
            <w:tcW w:w="7045" w:type="dxa"/>
          </w:tcPr>
          <w:p w14:paraId="1BE904CE" w14:textId="3AB4D305" w:rsidR="00FE16F4" w:rsidRPr="000D5A2E" w:rsidRDefault="009B4418"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FE16F4" w:rsidRPr="00F85254">
              <w:t xml:space="preserve">in </w:t>
            </w:r>
            <w:r w:rsidR="004C06C9">
              <w:t>PSH</w:t>
            </w:r>
            <w:r w:rsidR="004C06C9" w:rsidRPr="00F85254">
              <w:t xml:space="preserve"> </w:t>
            </w:r>
            <w:r w:rsidR="00FE16F4" w:rsidRPr="00F85254">
              <w:t>projects as an adult.</w:t>
            </w:r>
          </w:p>
        </w:tc>
      </w:tr>
      <w:tr w:rsidR="00FE16F4" w:rsidRPr="00107D01" w14:paraId="0000343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r w:rsidRPr="00FE16F4">
              <w:rPr>
                <w:rFonts w:cstheme="minorHAnsi"/>
                <w:b w:val="0"/>
                <w:bCs w:val="0"/>
              </w:rPr>
              <w:t>AHARAdultPSH</w:t>
            </w:r>
          </w:p>
        </w:tc>
        <w:tc>
          <w:tcPr>
            <w:tcW w:w="7045" w:type="dxa"/>
          </w:tcPr>
          <w:p w14:paraId="395B5608" w14:textId="285C21A5" w:rsidR="00FE16F4" w:rsidRPr="00771BE6"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Household type(s) </w:t>
            </w:r>
            <w:r w:rsidR="00FE16F4">
              <w:t xml:space="preserve"> in which adults had at least one PSH </w:t>
            </w:r>
            <w:r w:rsidR="2B4F2282">
              <w:t>bed night</w:t>
            </w:r>
            <w:r w:rsidR="00FE16F4">
              <w:t xml:space="preserve"> in the report period.</w:t>
            </w:r>
          </w:p>
        </w:tc>
      </w:tr>
      <w:tr w:rsidR="00AD2181" w:rsidRPr="00107D01" w14:paraId="26EBA0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HHChronicPSH</w:t>
            </w:r>
          </w:p>
        </w:tc>
        <w:tc>
          <w:tcPr>
            <w:tcW w:w="7045" w:type="dxa"/>
          </w:tcPr>
          <w:p w14:paraId="60368726" w14:textId="5DD4EBA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HHVetPSH</w:t>
            </w:r>
          </w:p>
        </w:tc>
        <w:tc>
          <w:tcPr>
            <w:tcW w:w="7045" w:type="dxa"/>
          </w:tcPr>
          <w:p w14:paraId="37C8C3A6" w14:textId="51C15456"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HHDisabilityPSH</w:t>
            </w:r>
          </w:p>
        </w:tc>
        <w:tc>
          <w:tcPr>
            <w:tcW w:w="7045" w:type="dxa"/>
          </w:tcPr>
          <w:p w14:paraId="539285F8" w14:textId="5CE4D8B2"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w:t>
            </w:r>
            <w:r w:rsidR="00C04C3E">
              <w:rPr>
                <w:rFonts w:cstheme="minorHAnsi"/>
              </w:rPr>
              <w:t>household type(s) in</w:t>
            </w:r>
            <w:r w:rsidRPr="000C6C12">
              <w:rPr>
                <w:rFonts w:cstheme="minorHAnsi"/>
              </w:rPr>
              <w:t xml:space="preserve">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HHFleeingDVPSH</w:t>
            </w:r>
          </w:p>
        </w:tc>
        <w:tc>
          <w:tcPr>
            <w:tcW w:w="7045" w:type="dxa"/>
          </w:tcPr>
          <w:p w14:paraId="0765D4B9" w14:textId="65344D9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HHAdultAgeAOPSH</w:t>
            </w:r>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HHAdultAgeACPSH</w:t>
            </w:r>
          </w:p>
        </w:tc>
        <w:tc>
          <w:tcPr>
            <w:tcW w:w="7045" w:type="dxa"/>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HHParentPSH</w:t>
            </w:r>
          </w:p>
        </w:tc>
        <w:tc>
          <w:tcPr>
            <w:tcW w:w="7045" w:type="dxa"/>
          </w:tcPr>
          <w:p w14:paraId="318A5D41" w14:textId="32F307E6"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139EC869"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327FC">
              <w:rPr>
                <w:rFonts w:cstheme="minorHAnsi"/>
              </w:rPr>
              <w:t xml:space="preserve"> </w:t>
            </w:r>
            <w:r w:rsidR="00AD2181" w:rsidRPr="00DB4FDE">
              <w:rPr>
                <w:rFonts w:cstheme="minorHAnsi"/>
              </w:rPr>
              <w:t>PSH</w:t>
            </w:r>
            <w:r w:rsidR="00AD2181" w:rsidRPr="00FB484D">
              <w:rPr>
                <w:rFonts w:cstheme="minorHAnsi"/>
              </w:rPr>
              <w:t>.</w:t>
            </w:r>
          </w:p>
        </w:tc>
      </w:tr>
      <w:tr w:rsidR="00AD2181" w:rsidRPr="00107D01" w14:paraId="63CA5C0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r w:rsidRPr="004C54E1">
              <w:rPr>
                <w:rFonts w:cstheme="minorHAnsi"/>
                <w:b w:val="0"/>
                <w:bCs w:val="0"/>
              </w:rPr>
              <w:t>AHARHoHPSH</w:t>
            </w:r>
          </w:p>
        </w:tc>
        <w:tc>
          <w:tcPr>
            <w:tcW w:w="7045" w:type="dxa"/>
          </w:tcPr>
          <w:p w14:paraId="76EFACF0" w14:textId="07377593" w:rsidR="00AD2181" w:rsidRPr="00FB484D"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327FC">
              <w:rPr>
                <w:rFonts w:cstheme="minorHAnsi"/>
              </w:rPr>
              <w:t xml:space="preserve"> PSH</w:t>
            </w:r>
            <w:r w:rsidR="00AD2181" w:rsidRPr="00FB484D">
              <w:rPr>
                <w:rFonts w:cstheme="minorHAnsi"/>
              </w:rPr>
              <w:t xml:space="preserve"> as head of household.</w:t>
            </w:r>
          </w:p>
        </w:tc>
      </w:tr>
      <w:tr w:rsidR="00DA5378" w:rsidRPr="00107D01" w14:paraId="4B9FE5A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2CFF17" w14:textId="7E1A55AF" w:rsidR="00DA5378" w:rsidRPr="004C54E1" w:rsidRDefault="00DA5378" w:rsidP="00DA5378">
            <w:pPr>
              <w:pStyle w:val="NoSpacing"/>
              <w:rPr>
                <w:rFonts w:cstheme="minorHAnsi"/>
              </w:rPr>
            </w:pPr>
            <w:r>
              <w:rPr>
                <w:b w:val="0"/>
                <w:bCs w:val="0"/>
              </w:rPr>
              <w:t>RRHSOAgeMin</w:t>
            </w:r>
          </w:p>
        </w:tc>
        <w:tc>
          <w:tcPr>
            <w:tcW w:w="7045" w:type="dxa"/>
          </w:tcPr>
          <w:p w14:paraId="3D42ED8C" w14:textId="63A643D4"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minimum age at the later of ReportStart and EntryDate for any RRH-SO enrollment.</w:t>
            </w:r>
          </w:p>
        </w:tc>
      </w:tr>
      <w:tr w:rsidR="00DA5378" w:rsidRPr="00107D01" w14:paraId="3A5DA64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C0D919" w14:textId="26379988" w:rsidR="00DA5378" w:rsidRPr="004C54E1" w:rsidRDefault="00DA5378" w:rsidP="00DA5378">
            <w:pPr>
              <w:pStyle w:val="NoSpacing"/>
              <w:rPr>
                <w:rFonts w:cstheme="minorHAnsi"/>
              </w:rPr>
            </w:pPr>
            <w:r>
              <w:rPr>
                <w:b w:val="0"/>
                <w:bCs w:val="0"/>
              </w:rPr>
              <w:t>RRHSOAgeMax</w:t>
            </w:r>
          </w:p>
        </w:tc>
        <w:tc>
          <w:tcPr>
            <w:tcW w:w="7045" w:type="dxa"/>
          </w:tcPr>
          <w:p w14:paraId="1B5581B4" w14:textId="1625165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The maximum age at the later of ReportStart and EntryDate for any RRH-SO enrollment.</w:t>
            </w:r>
          </w:p>
        </w:tc>
      </w:tr>
      <w:tr w:rsidR="00DA5378" w:rsidRPr="00107D01" w14:paraId="107B6A7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F842C4" w14:textId="0789C70F" w:rsidR="00DA5378" w:rsidRPr="004C54E1" w:rsidRDefault="00E4640E" w:rsidP="00DA5378">
            <w:pPr>
              <w:pStyle w:val="NoSpacing"/>
              <w:rPr>
                <w:rFonts w:cstheme="minorHAnsi"/>
              </w:rPr>
            </w:pPr>
            <w:r w:rsidRPr="00E4640E">
              <w:rPr>
                <w:b w:val="0"/>
                <w:bCs w:val="0"/>
              </w:rPr>
              <w:t>HHTypeRRHSONoMI</w:t>
            </w:r>
          </w:p>
        </w:tc>
        <w:tc>
          <w:tcPr>
            <w:tcW w:w="7045" w:type="dxa"/>
          </w:tcPr>
          <w:p w14:paraId="61262C39" w14:textId="05203ABE"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RRH-SO projects with no move-in date</w:t>
            </w:r>
          </w:p>
        </w:tc>
      </w:tr>
      <w:tr w:rsidR="00DA5378" w:rsidRPr="00107D01" w14:paraId="48F55A6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F0BDAF" w14:textId="2B02D831" w:rsidR="00DA5378" w:rsidRPr="004C54E1" w:rsidRDefault="00E4640E" w:rsidP="00DA5378">
            <w:pPr>
              <w:pStyle w:val="NoSpacing"/>
              <w:rPr>
                <w:rFonts w:cstheme="minorHAnsi"/>
              </w:rPr>
            </w:pPr>
            <w:r w:rsidRPr="00E4640E">
              <w:rPr>
                <w:b w:val="0"/>
                <w:bCs w:val="0"/>
              </w:rPr>
              <w:t>HHTypeRRHSOMI</w:t>
            </w:r>
          </w:p>
        </w:tc>
        <w:tc>
          <w:tcPr>
            <w:tcW w:w="7045" w:type="dxa"/>
          </w:tcPr>
          <w:p w14:paraId="77A9D24A" w14:textId="2C498B59" w:rsidR="00DA5378" w:rsidRPr="00771BE6" w:rsidRDefault="009B441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t xml:space="preserve">Household type(s) </w:t>
            </w:r>
            <w:r w:rsidR="00CE1F07">
              <w:t xml:space="preserve">for active enrollments </w:t>
            </w:r>
            <w:r w:rsidR="00DA5378" w:rsidRPr="00B243D4">
              <w:t>in RRH-SO projects with a move-in date</w:t>
            </w:r>
          </w:p>
        </w:tc>
      </w:tr>
      <w:tr w:rsidR="00DA5378" w:rsidRPr="00107D01" w14:paraId="1B0BC66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130387E" w14:textId="62ED06E0" w:rsidR="00DA5378" w:rsidRPr="004C54E1" w:rsidRDefault="00DA5378" w:rsidP="00DA5378">
            <w:pPr>
              <w:pStyle w:val="NoSpacing"/>
              <w:rPr>
                <w:rFonts w:cstheme="minorHAnsi"/>
              </w:rPr>
            </w:pPr>
            <w:r>
              <w:rPr>
                <w:b w:val="0"/>
                <w:bCs w:val="0"/>
              </w:rPr>
              <w:t>HHTypeES</w:t>
            </w:r>
          </w:p>
        </w:tc>
        <w:tc>
          <w:tcPr>
            <w:tcW w:w="7045" w:type="dxa"/>
          </w:tcPr>
          <w:p w14:paraId="51F40FB7" w14:textId="18F7EBFE"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ES projects.</w:t>
            </w:r>
          </w:p>
        </w:tc>
      </w:tr>
      <w:tr w:rsidR="00DA5378" w:rsidRPr="00107D01" w14:paraId="697A69F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AF70F" w14:textId="04BFE91C" w:rsidR="00DA5378" w:rsidRPr="004C54E1" w:rsidRDefault="00DA5378" w:rsidP="00DA5378">
            <w:pPr>
              <w:pStyle w:val="NoSpacing"/>
              <w:rPr>
                <w:rFonts w:cstheme="minorHAnsi"/>
              </w:rPr>
            </w:pPr>
            <w:r>
              <w:rPr>
                <w:b w:val="0"/>
                <w:bCs w:val="0"/>
              </w:rPr>
              <w:t>HHTypeSH</w:t>
            </w:r>
          </w:p>
        </w:tc>
        <w:tc>
          <w:tcPr>
            <w:tcW w:w="7045" w:type="dxa"/>
          </w:tcPr>
          <w:p w14:paraId="39B4D5CA" w14:textId="7F735D3E" w:rsidR="00DA5378" w:rsidRPr="00771BE6" w:rsidRDefault="009B441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t xml:space="preserve">Household type(s) </w:t>
            </w:r>
            <w:r w:rsidR="00CE1F07">
              <w:t xml:space="preserve">for active enrollments </w:t>
            </w:r>
            <w:r w:rsidR="00DA5378" w:rsidRPr="00B243D4">
              <w:t>in SH projects.</w:t>
            </w:r>
          </w:p>
        </w:tc>
      </w:tr>
      <w:tr w:rsidR="00DA5378" w:rsidRPr="00107D01" w14:paraId="771A77B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1F1C7B9" w14:textId="3397ECDD" w:rsidR="00DA5378" w:rsidRPr="004C54E1" w:rsidRDefault="00DA5378" w:rsidP="00DA5378">
            <w:pPr>
              <w:pStyle w:val="NoSpacing"/>
              <w:rPr>
                <w:rFonts w:cstheme="minorHAnsi"/>
              </w:rPr>
            </w:pPr>
            <w:r>
              <w:rPr>
                <w:b w:val="0"/>
                <w:bCs w:val="0"/>
              </w:rPr>
              <w:t>HHTypeTH</w:t>
            </w:r>
          </w:p>
        </w:tc>
        <w:tc>
          <w:tcPr>
            <w:tcW w:w="7045" w:type="dxa"/>
          </w:tcPr>
          <w:p w14:paraId="3387AD92" w14:textId="62D388CC"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TH projects.</w:t>
            </w:r>
          </w:p>
        </w:tc>
      </w:tr>
      <w:tr w:rsidR="00DA5378" w:rsidRPr="00107D01" w14:paraId="5D326D6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860634" w14:textId="0D8EDBFF" w:rsidR="00DA5378" w:rsidRPr="004C54E1" w:rsidRDefault="00DA5378" w:rsidP="00DA5378">
            <w:pPr>
              <w:pStyle w:val="NoSpacing"/>
              <w:rPr>
                <w:rFonts w:cstheme="minorHAnsi"/>
              </w:rPr>
            </w:pPr>
            <w:r>
              <w:rPr>
                <w:b w:val="0"/>
                <w:bCs w:val="0"/>
              </w:rPr>
              <w:t>HIV</w:t>
            </w:r>
          </w:p>
        </w:tc>
        <w:tc>
          <w:tcPr>
            <w:tcW w:w="7045" w:type="dxa"/>
          </w:tcPr>
          <w:p w14:paraId="25A8F101" w14:textId="6D51747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Population identifier for adults with HIV or AIDS and active in residence during the report period</w:t>
            </w:r>
          </w:p>
        </w:tc>
      </w:tr>
      <w:tr w:rsidR="00DA5378" w:rsidRPr="00107D01" w14:paraId="4818655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60DBE52" w14:textId="1080988B" w:rsidR="00DA5378" w:rsidRPr="004C54E1" w:rsidRDefault="00DA5378" w:rsidP="00DA5378">
            <w:pPr>
              <w:pStyle w:val="NoSpacing"/>
              <w:rPr>
                <w:rFonts w:cstheme="minorHAnsi"/>
              </w:rPr>
            </w:pPr>
            <w:r>
              <w:rPr>
                <w:b w:val="0"/>
                <w:bCs w:val="0"/>
              </w:rPr>
              <w:t>SMI</w:t>
            </w:r>
          </w:p>
        </w:tc>
        <w:tc>
          <w:tcPr>
            <w:tcW w:w="7045" w:type="dxa"/>
          </w:tcPr>
          <w:p w14:paraId="084B340C" w14:textId="74D1725A"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Population identifier for adults with Serious Mental Illness and active in residence during the report period</w:t>
            </w:r>
          </w:p>
        </w:tc>
      </w:tr>
      <w:tr w:rsidR="00DA5378" w:rsidRPr="00107D01" w14:paraId="08911B9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46338C" w14:textId="3CD8EDCB" w:rsidR="00DA5378" w:rsidRPr="004C54E1" w:rsidRDefault="00DA5378" w:rsidP="00DA5378">
            <w:pPr>
              <w:pStyle w:val="NoSpacing"/>
              <w:rPr>
                <w:rFonts w:cstheme="minorHAnsi"/>
              </w:rPr>
            </w:pPr>
            <w:r>
              <w:rPr>
                <w:b w:val="0"/>
                <w:bCs w:val="0"/>
              </w:rPr>
              <w:t>SUD</w:t>
            </w:r>
          </w:p>
        </w:tc>
        <w:tc>
          <w:tcPr>
            <w:tcW w:w="7045" w:type="dxa"/>
          </w:tcPr>
          <w:p w14:paraId="50347C4B" w14:textId="57696728"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 xml:space="preserve">Population identifier for adults with a </w:t>
            </w:r>
            <w:r w:rsidR="004C06C9" w:rsidRPr="00B243D4">
              <w:t>substance use disorder</w:t>
            </w:r>
            <w:r w:rsidRPr="00B243D4">
              <w:t xml:space="preserve"> and active in residence during the report period</w:t>
            </w:r>
          </w:p>
        </w:tc>
      </w:tr>
      <w:tr w:rsidR="002E3329" w:rsidRPr="00107D01" w14:paraId="19FCA60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09CCF08" w14:textId="5E2556BB" w:rsidR="002E3329" w:rsidRPr="005F1522" w:rsidRDefault="008C6215" w:rsidP="00A97C36">
            <w:pPr>
              <w:pStyle w:val="NoSpacing"/>
              <w:rPr>
                <w:rFonts w:cstheme="minorHAnsi"/>
                <w:b w:val="0"/>
                <w:bCs w:val="0"/>
              </w:rPr>
            </w:pPr>
            <w:r w:rsidRPr="008C6215">
              <w:rPr>
                <w:rFonts w:cstheme="minorHAnsi"/>
              </w:rPr>
              <w:t>SSNValid</w:t>
            </w:r>
          </w:p>
        </w:tc>
        <w:tc>
          <w:tcPr>
            <w:tcW w:w="7045" w:type="dxa"/>
          </w:tcPr>
          <w:p w14:paraId="7ABF5A6B" w14:textId="18FA048C" w:rsidR="002E3329" w:rsidRPr="00771BE6" w:rsidRDefault="008C6215"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Used for data quality reporting in LSAReport; see </w:t>
            </w:r>
            <w:hyperlink w:anchor="_Data_Quality_:" w:history="1">
              <w:r w:rsidRPr="008C6215">
                <w:rPr>
                  <w:rStyle w:val="Hyperlink"/>
                  <w:rFonts w:eastAsiaTheme="minorHAnsi" w:cstheme="minorHAnsi"/>
                  <w:szCs w:val="22"/>
                </w:rPr>
                <w:t xml:space="preserve">section </w:t>
              </w:r>
              <w:r w:rsidRPr="008C6215">
                <w:rPr>
                  <w:rStyle w:val="Hyperlink"/>
                  <w:rFonts w:cstheme="minorHAnsi"/>
                </w:rPr>
                <w:t>11.6</w:t>
              </w:r>
            </w:hyperlink>
            <w:r>
              <w:rPr>
                <w:rFonts w:cstheme="minorHAnsi"/>
              </w:rPr>
              <w:t>.</w:t>
            </w:r>
          </w:p>
        </w:tc>
      </w:tr>
    </w:tbl>
    <w:p w14:paraId="673F9DE7" w14:textId="435CF4AD" w:rsidR="00A34E26" w:rsidRPr="00C52062" w:rsidRDefault="00A34E26" w:rsidP="006A3016">
      <w:pPr>
        <w:pStyle w:val="Heading3"/>
      </w:pPr>
      <w:r w:rsidRPr="00C52062">
        <w:t>Logic</w:t>
      </w:r>
    </w:p>
    <w:p w14:paraId="0E99A6AD" w14:textId="45583B1F"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r w:rsidR="00984D3A" w:rsidRPr="00984D3A">
        <w:rPr>
          <w:rFonts w:eastAsia="Times New Roman" w:cstheme="minorHAnsi"/>
          <w:b/>
          <w:bCs/>
          <w:szCs w:val="20"/>
        </w:rPr>
        <w:t>RowTotal</w:t>
      </w:r>
      <w:r w:rsidR="00984D3A">
        <w:rPr>
          <w:rFonts w:eastAsia="Times New Roman" w:cstheme="minorHAnsi"/>
          <w:szCs w:val="20"/>
        </w:rPr>
        <w:t xml:space="preserve"> are grouped by the </w:t>
      </w:r>
      <w:r w:rsidR="009F3AE3">
        <w:rPr>
          <w:rFonts w:eastAsia="Times New Roman" w:cstheme="minorHAnsi"/>
          <w:szCs w:val="20"/>
        </w:rPr>
        <w:t>values in all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r w:rsidR="00F52A07" w:rsidRPr="00655B0F">
        <w:rPr>
          <w:b/>
        </w:rPr>
        <w:t>RowTotal</w:t>
      </w:r>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FEE31B8"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1020" w:name="_Toc506721197"/>
      <w:bookmarkStart w:id="1021" w:name="_Toc499543990"/>
      <w:bookmarkStart w:id="1022" w:name="_Hlk510689117"/>
    </w:p>
    <w:bookmarkStart w:id="1023" w:name="_LSAPerson_Demographics"/>
    <w:bookmarkStart w:id="1024" w:name="_Toc37849762"/>
    <w:bookmarkStart w:id="1025" w:name="_Toc175057075"/>
    <w:bookmarkEnd w:id="1023"/>
    <w:p w14:paraId="7C089F01" w14:textId="3A3F2200" w:rsidR="00EC52CD" w:rsidRDefault="0077577D" w:rsidP="0088191A">
      <w:pPr>
        <w:pStyle w:val="Heading2"/>
      </w:pPr>
      <w:r>
        <w:rPr>
          <w:noProof/>
        </w:rPr>
        <w:lastRenderedPageBreak/>
        <mc:AlternateContent>
          <mc:Choice Requires="wps">
            <w:drawing>
              <wp:anchor distT="0" distB="0" distL="114300" distR="114300" simplePos="0" relativeHeight="251650073" behindDoc="0" locked="0" layoutInCell="1" allowOverlap="1" wp14:anchorId="23082C20" wp14:editId="07126080">
                <wp:simplePos x="0" y="0"/>
                <wp:positionH relativeFrom="column">
                  <wp:posOffset>1462088</wp:posOffset>
                </wp:positionH>
                <wp:positionV relativeFrom="paragraph">
                  <wp:posOffset>843362</wp:posOffset>
                </wp:positionV>
                <wp:extent cx="671512" cy="202483"/>
                <wp:effectExtent l="0" t="57150" r="14605" b="26670"/>
                <wp:wrapNone/>
                <wp:docPr id="657890180" name="Connector: Curved 657890180"/>
                <wp:cNvGraphicFramePr/>
                <a:graphic xmlns:a="http://schemas.openxmlformats.org/drawingml/2006/main">
                  <a:graphicData uri="http://schemas.microsoft.com/office/word/2010/wordprocessingShape">
                    <wps:wsp>
                      <wps:cNvCnPr/>
                      <wps:spPr>
                        <a:xfrm flipV="1">
                          <a:off x="0" y="0"/>
                          <a:ext cx="671512" cy="202483"/>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5AD12" id="Connector: Curved 657890180" o:spid="_x0000_s1026" type="#_x0000_t38" style="position:absolute;margin-left:115.15pt;margin-top:66.4pt;width:52.85pt;height:15.95pt;flip:y;z-index:2516500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Y7V1QEAAAoEAAAOAAAAZHJzL2Uyb0RvYy54bWysU8mO3CAQvUfKPyDuaS+TTEZWu+fQk8kl&#10;SkbZ7gwUbSQMCBgvf58Cu93ZFClRLoil3qt6r4r97dRrMoAPypqWVruSEjDcCmVOLf3y+f7FDSUh&#10;MiOYtgZaOkOgt4fnz/aja6C2ndUCPEESE5rRtbSL0TVFEXgHPQs768Dgo7S+ZxGP/lQIz0Zk73VR&#10;l+V1MVovnLccQsDbu+WRHjK/lMDjBykDRKJbirXFvPq8Pqa1OOxZc/LMdYqvZbB/qKJnymDSjeqO&#10;RUaevPqFqlfc22Bl3HHbF1ZKxSFrQDVV+ZOaTx1zkLWgOcFtNoX/R8vfD0fz4NGG0YUmuAefVEzS&#10;90Rq5b5iT7MurJRM2bZ5sw2mSDheXr+uXlU1JRyf6rJ+eXOVbC0WmkTnfIhvwfYkbVrKn/wA4miN&#10;wfZYf5UTsOFdiAvsHJ6g2qQ1WK3EvdI6H9JswFF7MjDsapyqNd0PUZEp/cYIEmeHYxe9YuakYY1M&#10;rMVFcN7FWcOS8SNIogQKW6TnWbzkY5yDieec2mB0gkmsbgOWWdIfgWt8gkKe078Bb4ic2Zq4gXtl&#10;rP9d9otNcok/O7DoThY8WjHnUcjW4MDlJq6fI0309+cMv3zhwzcAAAD//wMAUEsDBBQABgAIAAAA&#10;IQCI3Joz3gAAAAsBAAAPAAAAZHJzL2Rvd25yZXYueG1sTI9BT4QwEIXvJv6HZky8uUVq0CBls9Ho&#10;QY2JSDwXOgtk6ZTQ7oL/3vGkx3nvy5v3iu3qRnHCOQyeNFxvEhBIrbcDdRrqz6erOxAhGrJm9IQa&#10;vjHAtjw/K0xu/UIfeKpiJziEQm409DFOuZSh7dGZsPETEnt7PzsT+Zw7aWezcLgbZZokmXRmIP7Q&#10;mwkfemwP1dFpaPDdV8u+lrvm9dFN7Vf98vx20PryYt3dg4i4xj8YfutzdSi5U+OPZIMYNaQqUYyy&#10;oVLewIRSGa9rWMlubkGWhfy/ofwBAAD//wMAUEsBAi0AFAAGAAgAAAAhALaDOJL+AAAA4QEAABMA&#10;AAAAAAAAAAAAAAAAAAAAAFtDb250ZW50X1R5cGVzXS54bWxQSwECLQAUAAYACAAAACEAOP0h/9YA&#10;AACUAQAACwAAAAAAAAAAAAAAAAAvAQAAX3JlbHMvLnJlbHNQSwECLQAUAAYACAAAACEA+CGO1dUB&#10;AAAKBAAADgAAAAAAAAAAAAAAAAAuAgAAZHJzL2Uyb0RvYy54bWxQSwECLQAUAAYACAAAACEAiNya&#10;M94AAAALAQAADwAAAAAAAAAAAAAAAAAvBAAAZHJzL2Rvd25yZXYueG1sUEsFBgAAAAAEAAQA8wAA&#10;ADoFAAAAAA==&#10;" adj="10800" strokecolor="black [3213]" strokeweight=".5pt">
                <v:stroke endarrow="block" joinstyle="miter"/>
              </v:shape>
            </w:pict>
          </mc:Fallback>
        </mc:AlternateContent>
      </w:r>
      <w:r w:rsidR="00C65A32">
        <w:rPr>
          <w:noProof/>
        </w:rPr>
        <mc:AlternateContent>
          <mc:Choice Requires="wpg">
            <w:drawing>
              <wp:anchor distT="0" distB="0" distL="114300" distR="114300" simplePos="0" relativeHeight="251650071" behindDoc="0" locked="0" layoutInCell="1" allowOverlap="1" wp14:anchorId="6A92E6FB" wp14:editId="4A4AE414">
                <wp:simplePos x="0" y="0"/>
                <wp:positionH relativeFrom="column">
                  <wp:posOffset>276225</wp:posOffset>
                </wp:positionH>
                <wp:positionV relativeFrom="paragraph">
                  <wp:posOffset>255270</wp:posOffset>
                </wp:positionV>
                <wp:extent cx="5279390" cy="1172210"/>
                <wp:effectExtent l="0" t="0" r="16510" b="27940"/>
                <wp:wrapTopAndBottom/>
                <wp:docPr id="1515411559" name="Group 1515411559"/>
                <wp:cNvGraphicFramePr/>
                <a:graphic xmlns:a="http://schemas.openxmlformats.org/drawingml/2006/main">
                  <a:graphicData uri="http://schemas.microsoft.com/office/word/2010/wordprocessingGroup">
                    <wpg:wgp>
                      <wpg:cNvGrpSpPr/>
                      <wpg:grpSpPr>
                        <a:xfrm>
                          <a:off x="0" y="0"/>
                          <a:ext cx="5279390" cy="1172210"/>
                          <a:chOff x="0" y="0"/>
                          <a:chExt cx="5279624" cy="1172817"/>
                        </a:xfrm>
                      </wpg:grpSpPr>
                      <wpg:grpSp>
                        <wpg:cNvPr id="689030172" name="Group 3"/>
                        <wpg:cNvGrpSpPr/>
                        <wpg:grpSpPr>
                          <a:xfrm>
                            <a:off x="0" y="131196"/>
                            <a:ext cx="1188678" cy="795250"/>
                            <a:chOff x="0" y="0"/>
                            <a:chExt cx="1188678" cy="795250"/>
                          </a:xfrm>
                        </wpg:grpSpPr>
                        <wps:wsp>
                          <wps:cNvPr id="1893793036" name="AutoShape 482"/>
                          <wps:cNvSpPr>
                            <a:spLocks noChangeArrowheads="1"/>
                          </wps:cNvSpPr>
                          <wps:spPr bwMode="auto">
                            <a:xfrm>
                              <a:off x="0" y="0"/>
                              <a:ext cx="1188678" cy="27434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5DF551" w14:textId="77777777" w:rsidR="00C65A32" w:rsidRDefault="00C65A32" w:rsidP="00C65A32">
                                <w:pPr>
                                  <w:widowControl w:val="0"/>
                                  <w:spacing w:after="0"/>
                                  <w:jc w:val="center"/>
                                </w:pPr>
                                <w:r>
                                  <w:t>lsa_Report</w:t>
                                </w:r>
                              </w:p>
                            </w:txbxContent>
                          </wps:txbx>
                          <wps:bodyPr rot="0" vert="horz" wrap="square" lIns="0" tIns="0" rIns="0" bIns="0" anchor="t" anchorCtr="0" upright="1">
                            <a:noAutofit/>
                          </wps:bodyPr>
                        </wps:wsp>
                        <wps:wsp>
                          <wps:cNvPr id="1096974279" name="AutoShape 483"/>
                          <wps:cNvSpPr>
                            <a:spLocks noChangeArrowheads="1"/>
                          </wps:cNvSpPr>
                          <wps:spPr bwMode="auto">
                            <a:xfrm>
                              <a:off x="0" y="520810"/>
                              <a:ext cx="1188678" cy="27444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61DCD" w14:textId="77777777" w:rsidR="00C65A32" w:rsidRDefault="00C65A32" w:rsidP="00C65A32">
                                <w:pPr>
                                  <w:pStyle w:val="Style3"/>
                                </w:pPr>
                                <w:r>
                                  <w:t>tlsa_Enrollment</w:t>
                                </w:r>
                              </w:p>
                            </w:txbxContent>
                          </wps:txbx>
                          <wps:bodyPr rot="0" vert="horz" wrap="square" lIns="0" tIns="0" rIns="0" bIns="0" anchor="ctr" anchorCtr="0" upright="1">
                            <a:noAutofit/>
                          </wps:bodyPr>
                        </wps:wsp>
                      </wpg:grpSp>
                      <wps:wsp>
                        <wps:cNvPr id="400688041" name="AutoShape 480"/>
                        <wps:cNvSpPr>
                          <a:spLocks noChangeArrowheads="1"/>
                        </wps:cNvSpPr>
                        <wps:spPr bwMode="auto">
                          <a:xfrm>
                            <a:off x="4090946" y="449248"/>
                            <a:ext cx="1188678" cy="2744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EB6EF3" w14:textId="77777777" w:rsidR="00C65A32" w:rsidRDefault="00C65A32" w:rsidP="00C65A32">
                              <w:pPr>
                                <w:pStyle w:val="Style3"/>
                              </w:pPr>
                              <w:r>
                                <w:t>tlsa_Person</w:t>
                              </w:r>
                            </w:p>
                          </w:txbxContent>
                        </wps:txbx>
                        <wps:bodyPr rot="0" vert="horz" wrap="square" lIns="0" tIns="0" rIns="0" bIns="0" anchor="ctr" anchorCtr="0" upright="1">
                          <a:noAutofit/>
                        </wps:bodyPr>
                      </wps:wsp>
                      <wpg:grpSp>
                        <wpg:cNvPr id="2039066596" name="Group 5"/>
                        <wpg:cNvGrpSpPr/>
                        <wpg:grpSpPr>
                          <a:xfrm>
                            <a:off x="1836751" y="0"/>
                            <a:ext cx="1645920" cy="1172817"/>
                            <a:chOff x="0" y="0"/>
                            <a:chExt cx="1645920" cy="1172817"/>
                          </a:xfrm>
                        </wpg:grpSpPr>
                        <wpg:grpSp>
                          <wpg:cNvPr id="1400863765" name="Group 4"/>
                          <wpg:cNvGrpSpPr/>
                          <wpg:grpSpPr>
                            <a:xfrm>
                              <a:off x="214686" y="107342"/>
                              <a:ext cx="1280160" cy="958132"/>
                              <a:chOff x="0" y="0"/>
                              <a:chExt cx="1280160" cy="958132"/>
                            </a:xfrm>
                          </wpg:grpSpPr>
                          <wps:wsp>
                            <wps:cNvPr id="1955981495" name="AutoShape 473"/>
                            <wps:cNvSpPr>
                              <a:spLocks noChangeArrowheads="1"/>
                            </wps:cNvSpPr>
                            <wps:spPr bwMode="auto">
                              <a:xfrm>
                                <a:off x="0" y="0"/>
                                <a:ext cx="1280160" cy="36512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380027" w14:textId="77777777" w:rsidR="00C65A32" w:rsidRDefault="00C65A32" w:rsidP="00C65A32">
                                  <w:pPr>
                                    <w:pStyle w:val="Style3"/>
                                  </w:pPr>
                                  <w:r>
                                    <w:t>hmis_Client</w:t>
                                  </w:r>
                                </w:p>
                              </w:txbxContent>
                            </wps:txbx>
                            <wps:bodyPr rot="0" vert="horz" wrap="square" lIns="0" tIns="0" rIns="0" bIns="0" anchor="t" anchorCtr="0" upright="1">
                              <a:noAutofit/>
                            </wps:bodyPr>
                          </wps:wsp>
                          <wps:wsp>
                            <wps:cNvPr id="626806673" name="AutoShape 473"/>
                            <wps:cNvSpPr>
                              <a:spLocks noChangeArrowheads="1"/>
                            </wps:cNvSpPr>
                            <wps:spPr bwMode="auto">
                              <a:xfrm>
                                <a:off x="0" y="592372"/>
                                <a:ext cx="128016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EFBEB3" w14:textId="4F4F71B7" w:rsidR="00C65A32" w:rsidRDefault="00C65A32" w:rsidP="00C65A32">
                                  <w:pPr>
                                    <w:pStyle w:val="Style3"/>
                                  </w:pPr>
                                  <w:r>
                                    <w:t>hmis_Disabilities</w:t>
                                  </w:r>
                                </w:p>
                              </w:txbxContent>
                            </wps:txbx>
                            <wps:bodyPr rot="0" vert="horz" wrap="square" lIns="0" tIns="0" rIns="0" bIns="0" anchor="t" anchorCtr="0" upright="1">
                              <a:noAutofit/>
                            </wps:bodyPr>
                          </wps:wsp>
                        </wpg:grpSp>
                        <wps:wsp>
                          <wps:cNvPr id="691997266" name="Right Bracket 2"/>
                          <wps:cNvSpPr/>
                          <wps:spPr>
                            <a:xfrm>
                              <a:off x="1407381" y="0"/>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9892689" name="Right Bracket 2"/>
                          <wps:cNvSpPr/>
                          <wps:spPr>
                            <a:xfrm flipH="1">
                              <a:off x="0" y="3975"/>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29400404" name="Connector: Curved 6"/>
                        <wps:cNvCnPr/>
                        <wps:spPr>
                          <a:xfrm>
                            <a:off x="1208598" y="282271"/>
                            <a:ext cx="706012" cy="3061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9397934" name="Connector: Curved 8"/>
                        <wps:cNvCnPr>
                          <a:endCxn id="400688041" idx="1"/>
                        </wps:cNvCnPr>
                        <wps:spPr>
                          <a:xfrm>
                            <a:off x="3498574" y="585083"/>
                            <a:ext cx="592372" cy="1368"/>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A92E6FB" id="Group 1515411559" o:spid="_x0000_s1246" style="position:absolute;left:0;text-align:left;margin-left:21.75pt;margin-top:20.1pt;width:415.7pt;height:92.3pt;z-index:251650071;mso-position-horizontal-relative:text;mso-position-vertical-relative:text" coordsize="52796,11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13JWgYAAB4gAAAOAAAAZHJzL2Uyb0RvYy54bWzsWVlv2zgQfl9g/4Og961FnZRRp0jspFsg&#10;PdB00WdGomwhEqml6Njpr9/hIdlO5VzdeLtI8+BQEo+Z4cc5Pr5+s64r55qKtuRs4qJXnutQlvG8&#10;ZPOJ+9eXsz+w67SSsJxUnNGJe0Nb983R77+9XjVj6vMFr3IqHJiEteNVM3EXUjbj0ajNFrQm7Sve&#10;UAYfCy5qIuFRzEe5ICuYva5GvufFoxUXeSN4RtsW3s7MR/dIz18UNJMfi6Kl0qkmLsgm9a/Qv5fq&#10;d3T0mozngjSLMrNikCdIUZOSwaL9VDMiibMU5XdT1WUmeMsL+Srj9YgXRZlRrQNog7xb2rwVfNlo&#10;Xebj1bzpzQSmvWWnJ0+bfbh+K5qL5pMAS6yaOdhCPyld1oWo1X+Q0llrk930JqNr6WTwMvKTNEjB&#10;shl8QyjxfWSNmi3A8t+NyxanWyNjP9yMxChR2zHqFh7tiNM/GDFB7k/CKfOJG+PUCzxY2XUYqQFi&#10;2mpOoOZSgx6tIQoQSmODjE5NhDCOE8CyUjNJIz96oJZ7Bu5VEk5Bu9no9sc2+mJBGqrx0yozWIMh&#10;nAawaV4QdxY7Xkqu+zoh9o3d9AAFCwWAtjnn2VXrMD5dEDanx0Lw1YKSHORDes9WzdYA9dDCUOdy&#10;9Z7nsCME5ten4yGI2rGYn4RBqE3dW4yMG9HKt5TXjmpM3KLiK5BLyBnPljVlUi9Frs9baeDU9deq&#10;8KrMz8qq0g9ifjmthHNNwDucTU+jmd52WKrd7lYxZwU4C2DP75kiOkFYA+/2FHUpwc1VZT1xsaf+&#10;DLyUDU9ZDmKSsSRlZdowuGLqFdUOzOrRWVWhuh3L9eVawx8hvQPq3SXPb8DqghsvB14ZGgsuvrnO&#10;CjzcxG3/XhJBXad6x2DnlDvsGqJrXHYNwjIYOnGl65jmVBq3uWxEOV/AzEhbg3GFnqLUtt5IAedY&#10;PQCYjbzPj2ovjdMkBHc0hGrrDbZA+tyojnwPd65w0IsAtMMHQ/sdA/wwUl1ILshcnWkyfjTCT09m&#10;yak5r09F+NTH0fHBEd77pGdBeCbFj2N8E6wOhPcQkh+MvRANwV27F3X+wOs/txMPvdRLQ4glEBnD&#10;MPVDfEfoVKD3OifbRYPOP9/25y8b9L3L+nlBvzcn8z3ICeM4gjRqJymLTHLxqKQMImqcRADz75NP&#10;FIdR6m8lnzaFJOP7ks99I/ssY3OeVQq0V1EExxDHQRJHu4qGT1DUR2GMzTlCXhKE2utBEmDzZeRj&#10;D8VW2TTCKLAd7tV1eOBeVQ+RgqZRlGIUpr3ZtlLQpEf+AbwX2HMAV9sWC+II+Rq4vcX2p6DvyZxR&#10;WWazsr16WpCenZ2enHWF0NPS0OgkPZl1Eu9MAfWkzTb/lczTovyFZ56xH2NwdgBb6+v+WyyDRwyg&#10;GNY1xaDvAEAn4EdMbXRfDH5ZgLbx6ecF9CYsHSjNjFOUpokf94H8syr+nBNBsitg1frM3LpqAJVK&#10;O1X1r0qUDl2WQYJomQR4MJT7AY4CKN0MjQSZrQl/+12uLkKtGHd5WlO8BygxDnEjnW7Jm4oqQSv2&#10;mRZQTwOjZcpaTUDSnhzIr7q6SfdUQwogEfpBlhlQrOXQINtXDTM1/UMH9r31ipzJfmBdMi604rdE&#10;letO1ML0t6V4a3RVat/KKNsmOyuBSjknrfxEBPCfEBUVe/ARfhS7MnG5bbmO4hOG3t/HNqRIVbuW&#10;cQijRKVthnWwXwzzYL+wZT3lQMoAVkA63VT9ZdU1C8Hrr0D9HiuOAz51dMVAMQfkcUaPj3U3IF0b&#10;Is/ZRZN1O62qjy/rr0Q0tv6Q4DU/GD5sCFimr9qPn4X6AOIDpxCEeubj0WfUKaqy+bOzyA7fG6Tm&#10;5GwS0V9HdfCM/zqq/++jevDQijw/hfIx9OAOxNxcTDljcGPFxdiZLsU1zR1NlSiXDfF1yuwlzf74&#10;Cpwj1FW6pPGx7yc6EmxObuLFHoJ7EhVkAy++t6zJtBC9VMGQO1REvHKGhrG2JLYjbxrg/aUo4bqg&#10;ojbXVF3Ayp34Lz4AqwxcGeFwJLkPkAOHngZ3QE7Td1uQ00kLy6drpu8btnhHmy51aliI3pkBBmGK&#10;owRWBwRGOPLMbckGobZ4MWlgEGtZ9ueAv/C5SSefIUHsNlbjU7tHuIQGzO7ccm8/azxvrvWP/gEA&#10;AP//AwBQSwMEFAAGAAgAAAAhALS+tQvhAAAACQEAAA8AAABkcnMvZG93bnJldi54bWxMj0Frg0AQ&#10;he+F/odlCr01q8a01rqGENqeQqBJIeQ20YlK3F1xN2r+faen9vQY3uO9b7LlpFsxUO8aaxSEswAE&#10;mcKWjakUfO8/nhIQzqMpsbWGFNzIwTK/v8swLe1ovmjY+UpwiXEpKqi971IpXVGTRjezHRn2zrbX&#10;6PnsK1n2OHK5bmUUBM9SY2N4ocaO1jUVl91VK/gccVzNw/dhczmvb8f9YnvYhKTU48O0egPhafJ/&#10;YfjFZ3TImelkr6Z0olUQzxecZA0iEOwnL/EriJOCKIoTkHkm/3+Q/wAAAP//AwBQSwECLQAUAAYA&#10;CAAAACEAtoM4kv4AAADhAQAAEwAAAAAAAAAAAAAAAAAAAAAAW0NvbnRlbnRfVHlwZXNdLnhtbFBL&#10;AQItABQABgAIAAAAIQA4/SH/1gAAAJQBAAALAAAAAAAAAAAAAAAAAC8BAABfcmVscy8ucmVsc1BL&#10;AQItABQABgAIAAAAIQAe413JWgYAAB4gAAAOAAAAAAAAAAAAAAAAAC4CAABkcnMvZTJvRG9jLnht&#10;bFBLAQItABQABgAIAAAAIQC0vrUL4QAAAAkBAAAPAAAAAAAAAAAAAAAAALQIAABkcnMvZG93bnJl&#10;di54bWxQSwUGAAAAAAQABADzAAAAwgkAAAAA&#10;">
                <v:group id="Group 3" o:spid="_x0000_s1247" style="position:absolute;top:1311;width:11886;height:7953" coordsize="11886,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UYywAAAOIAAAAPAAAAZHJzL2Rvd25yZXYueG1sRI9Ba8JA&#10;FITvhf6H5RV6090oWpu6ikgVDyJUC6W3R/aZBLNvQ3abxH/vCkKPw8x8w8yXva1ES40vHWtIhgoE&#10;ceZMybmG79NmMAPhA7LByjFpuJKH5eL5aY6pcR1/UXsMuYgQ9ilqKEKoUyl9VpBFP3Q1cfTOrrEY&#10;omxyaRrsItxWcqTUVFosOS4UWNO6oOxy/LMath12q3Hy2e4v5/X19zQ5/OwT0vr1pV99gAjUh//w&#10;o70zGqazdzVWydsI7pfiHZCLGwAAAP//AwBQSwECLQAUAAYACAAAACEA2+H2y+4AAACFAQAAEwAA&#10;AAAAAAAAAAAAAAAAAAAAW0NvbnRlbnRfVHlwZXNdLnhtbFBLAQItABQABgAIAAAAIQBa9CxbvwAA&#10;ABUBAAALAAAAAAAAAAAAAAAAAB8BAABfcmVscy8ucmVsc1BLAQItABQABgAIAAAAIQDxzoUYywAA&#10;AOIAAAAPAAAAAAAAAAAAAAAAAAcCAABkcnMvZG93bnJldi54bWxQSwUGAAAAAAMAAwC3AAAA/wIA&#10;AAAA&#10;">
                  <v:shape id="AutoShape 482" o:spid="_x0000_s1248" type="#_x0000_t114" style="position:absolute;width:1188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AeygAAAOMAAAAPAAAAZHJzL2Rvd25yZXYueG1sRE/NSsNA&#10;EL4LvsMyghdpN200TWO3pQhiFTw0LYXehuw0CWZnQ3ZN4tt3BcHjfP+z2oymET11rrasYDaNQBAX&#10;VtdcKjgeXicpCOeRNTaWScEPOdisb29WmGk78J763JcihLDLUEHlfZtJ6YqKDLqpbYkDd7GdQR/O&#10;rpS6wyGEm0bOoyiRBmsODRW29FJR8ZV/GwWnNjk8nN/y96fe5YP/fCw/FulWqfu7cfsMwtPo/8V/&#10;7p0O89NlvFjGUZzA708BALm+AgAA//8DAFBLAQItABQABgAIAAAAIQDb4fbL7gAAAIUBAAATAAAA&#10;AAAAAAAAAAAAAAAAAABbQ29udGVudF9UeXBlc10ueG1sUEsBAi0AFAAGAAgAAAAhAFr0LFu/AAAA&#10;FQEAAAsAAAAAAAAAAAAAAAAAHwEAAF9yZWxzLy5yZWxzUEsBAi0AFAAGAAgAAAAhAFQ0QB7KAAAA&#10;4wAAAA8AAAAAAAAAAAAAAAAABwIAAGRycy9kb3ducmV2LnhtbFBLBQYAAAAAAwADALcAAAD+AgAA&#10;AAA=&#10;" fillcolor="#fce5d6" strokecolor="#f5b183" strokeweight=".5pt">
                    <v:shadow color="black" opacity="0" offset="0,0"/>
                    <v:textbox inset="0,0,0,0">
                      <w:txbxContent>
                        <w:p w14:paraId="655DF551" w14:textId="77777777" w:rsidR="00C65A32" w:rsidRDefault="00C65A32" w:rsidP="00C65A32">
                          <w:pPr>
                            <w:widowControl w:val="0"/>
                            <w:spacing w:after="0"/>
                            <w:jc w:val="center"/>
                          </w:pPr>
                          <w:r>
                            <w:t>lsa_Report</w:t>
                          </w:r>
                        </w:p>
                      </w:txbxContent>
                    </v:textbox>
                  </v:shape>
                  <v:shape id="AutoShape 483" o:spid="_x0000_s1249" type="#_x0000_t113" style="position:absolute;top:5208;width:11886;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h7xwAAAOMAAAAPAAAAZHJzL2Rvd25yZXYueG1sRE9fS8Mw&#10;EH8f+B3CCb5tqVM6W5cNUctkL8M62OvRnG2wuZQmtvXbL8Jgj/f7f+vtZFsxUO+NYwX3iwQEceW0&#10;4VrB8auYP4HwAVlj65gU/JGH7eZmtsZcu5E/aShDLWII+xwVNCF0uZS+asiiX7iOOHLfrrcY4tnX&#10;Uvc4xnDbymWSpNKi4djQYEevDVU/5a9VUDwc0vc3txvtqRy03J9M4Y5Gqbvb6eUZRKApXMUX94eO&#10;85MszVaPy1UG/z9FAOTmDAAA//8DAFBLAQItABQABgAIAAAAIQDb4fbL7gAAAIUBAAATAAAAAAAA&#10;AAAAAAAAAAAAAABbQ29udGVudF9UeXBlc10ueG1sUEsBAi0AFAAGAAgAAAAhAFr0LFu/AAAAFQEA&#10;AAsAAAAAAAAAAAAAAAAAHwEAAF9yZWxzLy5yZWxzUEsBAi0AFAAGAAgAAAAhAMJWaHvHAAAA4wAA&#10;AA8AAAAAAAAAAAAAAAAABwIAAGRycy9kb3ducmV2LnhtbFBLBQYAAAAAAwADALcAAAD7AgAAAAA=&#10;" fillcolor="#ebd7e1" strokecolor="#c285a3" strokeweight=".5pt">
                    <v:shadow color="black" opacity="0" offset="0,0"/>
                    <v:textbox inset="0,0,0,0">
                      <w:txbxContent>
                        <w:p w14:paraId="60B61DCD" w14:textId="77777777" w:rsidR="00C65A32" w:rsidRDefault="00C65A32" w:rsidP="00C65A32">
                          <w:pPr>
                            <w:pStyle w:val="Style3"/>
                          </w:pPr>
                          <w:r>
                            <w:t>tlsa_Enrollment</w:t>
                          </w:r>
                        </w:p>
                      </w:txbxContent>
                    </v:textbox>
                  </v:shape>
                </v:group>
                <v:shape id="AutoShape 480" o:spid="_x0000_s1250" type="#_x0000_t113" style="position:absolute;left:40909;top:4492;width:11887;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0HuyAAAAOIAAAAPAAAAZHJzL2Rvd25yZXYueG1sRI/NasMw&#10;EITvhbyD2EBujZwfgnGjhJLEpPRS6gZyXaytLWqtjKXYzttHhUKPw8x8w2z3o21ET503jhUs5gkI&#10;4tJpw5WCy1f+nILwAVlj45gU3MnDfjd52mKm3cCf1BehEhHCPkMFdQhtJqUva7Lo564ljt636yyG&#10;KLtK6g6HCLeNXCbJRlo0HBdqbOlQU/lT3KyCfPWxOR3debDXotfy/WpydzFKzabj6wuIQGP4D/+1&#10;37SCdSSmabJewO+leAfk7gEAAP//AwBQSwECLQAUAAYACAAAACEA2+H2y+4AAACFAQAAEwAAAAAA&#10;AAAAAAAAAAAAAAAAW0NvbnRlbnRfVHlwZXNdLnhtbFBLAQItABQABgAIAAAAIQBa9CxbvwAAABUB&#10;AAALAAAAAAAAAAAAAAAAAB8BAABfcmVscy8ucmVsc1BLAQItABQABgAIAAAAIQDBT0HuyAAAAOIA&#10;AAAPAAAAAAAAAAAAAAAAAAcCAABkcnMvZG93bnJldi54bWxQSwUGAAAAAAMAAwC3AAAA/AIAAAAA&#10;" fillcolor="#ebd7e1" strokecolor="#c285a3" strokeweight=".5pt">
                  <v:shadow color="black" opacity="0" offset="0,0"/>
                  <v:textbox inset="0,0,0,0">
                    <w:txbxContent>
                      <w:p w14:paraId="69EB6EF3" w14:textId="77777777" w:rsidR="00C65A32" w:rsidRDefault="00C65A32" w:rsidP="00C65A32">
                        <w:pPr>
                          <w:pStyle w:val="Style3"/>
                        </w:pPr>
                        <w:r>
                          <w:t>tlsa_Person</w:t>
                        </w:r>
                      </w:p>
                    </w:txbxContent>
                  </v:textbox>
                </v:shape>
                <v:group id="Group 5" o:spid="_x0000_s1251" style="position:absolute;left:18367;width:16459;height:11728" coordsize="16459,1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0wywAAAOMAAAAPAAAAZHJzL2Rvd25yZXYueG1sRI9Ba8JA&#10;FITvhf6H5Qne6m4UQ42uItJKD1JQC6W3R/aZBLNvQ3abxH/fFYQeh5n5hlltBluLjlpfOdaQTBQI&#10;4tyZigsNX+f3l1cQPiAbrB2Thht52Kyfn1aYGdfzkbpTKESEsM9QQxlCk0np85Is+olriKN3ca3F&#10;EGVbSNNiH+G2llOlUmmx4rhQYkO7kvLr6ddq2PfYb2fJW3e4Xna3n/P88/uQkNbj0bBdggg0hP/w&#10;o/1hNEzVbKHSdL5I4f4p/gG5/gMAAP//AwBQSwECLQAUAAYACAAAACEA2+H2y+4AAACFAQAAEwAA&#10;AAAAAAAAAAAAAAAAAAAAW0NvbnRlbnRfVHlwZXNdLnhtbFBLAQItABQABgAIAAAAIQBa9CxbvwAA&#10;ABUBAAALAAAAAAAAAAAAAAAAAB8BAABfcmVscy8ucmVsc1BLAQItABQABgAIAAAAIQDz7T0wywAA&#10;AOMAAAAPAAAAAAAAAAAAAAAAAAcCAABkcnMvZG93bnJldi54bWxQSwUGAAAAAAMAAwC3AAAA/wIA&#10;AAAA&#10;">
                  <v:group id="Group 4" o:spid="_x0000_s1252" style="position:absolute;left:2146;top:1073;width:12802;height:9581" coordsize="12801,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w6yQAAAOMAAAAPAAAAZHJzL2Rvd25yZXYueG1sRE9fa8Iw&#10;EH8f7DuEG+xtJtVZpRpFxI09iKAOhm9Hc7bF5lKarK3ffhkM9ni//7dcD7YWHbW+cqwhGSkQxLkz&#10;FRcaPs9vL3MQPiAbrB2Thjt5WK8eH5aYGdfzkbpTKEQMYZ+hhjKEJpPS5yVZ9CPXEEfu6lqLIZ5t&#10;IU2LfQy3tRwrlUqLFceGEhvalpTfTt9Ww3uP/WaS7Lr97bq9X87Tw9c+Ia2fn4bNAkSgIfyL/9wf&#10;Js5/VWqeTmbpFH5/igDI1Q8AAAD//wMAUEsBAi0AFAAGAAgAAAAhANvh9svuAAAAhQEAABMAAAAA&#10;AAAAAAAAAAAAAAAAAFtDb250ZW50X1R5cGVzXS54bWxQSwECLQAUAAYACAAAACEAWvQsW78AAAAV&#10;AQAACwAAAAAAAAAAAAAAAAAfAQAAX3JlbHMvLnJlbHNQSwECLQAUAAYACAAAACEAcCiMOskAAADj&#10;AAAADwAAAAAAAAAAAAAAAAAHAgAAZHJzL2Rvd25yZXYueG1sUEsFBgAAAAADAAMAtwAAAP0CAAAA&#10;AA==&#10;">
                    <v:shape id="AutoShape 473" o:spid="_x0000_s1253" type="#_x0000_t132" style="position:absolute;width:12801;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0jyQAAAOMAAAAPAAAAZHJzL2Rvd25yZXYueG1sRE9fa8Iw&#10;EH8X/A7hBnuRmXazw3ZGEUEQwenc3F6P5tYWm0tpotZvbwYDH+/3/yazztTiTK2rLCuIhxEI4tzq&#10;igsFX5/LpzEI55E11pZJwZUczKb93gQzbS/8Qee9L0QIYZehgtL7JpPS5SUZdEPbEAfu17YGfTjb&#10;QuoWLyHc1PI5il6lwYpDQ4kNLUrKj/uTUfC9TuKfa/p+2C7W5uUwsPPNqNgp9fjQzd9AeOr8Xfzv&#10;XukwP02SdByP0gT+fgoAyOkNAAD//wMAUEsBAi0AFAAGAAgAAAAhANvh9svuAAAAhQEAABMAAAAA&#10;AAAAAAAAAAAAAAAAAFtDb250ZW50X1R5cGVzXS54bWxQSwECLQAUAAYACAAAACEAWvQsW78AAAAV&#10;AQAACwAAAAAAAAAAAAAAAAAfAQAAX3JlbHMvLnJlbHNQSwECLQAUAAYACAAAACEAzl1tI8kAAADj&#10;AAAADwAAAAAAAAAAAAAAAAAHAgAAZHJzL2Rvd25yZXYueG1sUEsFBgAAAAADAAMAtwAAAP0CAAAA&#10;AA==&#10;" fillcolor="#dfebf7" strokecolor="#5b9bd5" strokeweight=".5pt">
                      <v:shadow color="black" opacity="0" offset="0,0"/>
                      <v:textbox inset="0,0,0,0">
                        <w:txbxContent>
                          <w:p w14:paraId="3F380027" w14:textId="77777777" w:rsidR="00C65A32" w:rsidRDefault="00C65A32" w:rsidP="00C65A32">
                            <w:pPr>
                              <w:pStyle w:val="Style3"/>
                            </w:pPr>
                            <w:r>
                              <w:t>hmis_Client</w:t>
                            </w:r>
                          </w:p>
                        </w:txbxContent>
                      </v:textbox>
                    </v:shape>
                    <v:shape id="AutoShape 473" o:spid="_x0000_s1254" type="#_x0000_t132" style="position:absolute;top:5923;width:12801;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JHzAAAAOIAAAAPAAAAZHJzL2Rvd25yZXYueG1sRI9BawIx&#10;FITvQv9DeAUvRbNqTe3WKCIURNBWW9vrY/O6u7h5WTZR13/fFAoeh5n5hpnOW1uJMzW+dKxh0E9A&#10;EGfOlJxr+Px47U1A+IBssHJMGq7kYT6760wxNe7COzrvQy4ihH2KGooQ6lRKnxVk0fddTRy9H9dY&#10;DFE2uTQNXiLcVnKYJEpaLDkuFFjTsqDsuD9ZDV/r8eD7+rw9vC3XdnR4cIvNY/6udfe+XbyACNSG&#10;W/i/vTIa1FBNEqWeRvB3Kd4BOfsFAAD//wMAUEsBAi0AFAAGAAgAAAAhANvh9svuAAAAhQEAABMA&#10;AAAAAAAAAAAAAAAAAAAAAFtDb250ZW50X1R5cGVzXS54bWxQSwECLQAUAAYACAAAACEAWvQsW78A&#10;AAAVAQAACwAAAAAAAAAAAAAAAAAfAQAAX3JlbHMvLnJlbHNQSwECLQAUAAYACAAAACEA6NSyR8wA&#10;AADiAAAADwAAAAAAAAAAAAAAAAAHAgAAZHJzL2Rvd25yZXYueG1sUEsFBgAAAAADAAMAtwAAAAAD&#10;AAAAAA==&#10;" fillcolor="#dfebf7" strokecolor="#5b9bd5" strokeweight=".5pt">
                      <v:shadow color="black" opacity="0" offset="0,0"/>
                      <v:textbox inset="0,0,0,0">
                        <w:txbxContent>
                          <w:p w14:paraId="68EFBEB3" w14:textId="4F4F71B7" w:rsidR="00C65A32" w:rsidRDefault="00C65A32" w:rsidP="00C65A32">
                            <w:pPr>
                              <w:pStyle w:val="Style3"/>
                            </w:pPr>
                            <w:r>
                              <w:t>hmis_Disabilities</w:t>
                            </w:r>
                          </w:p>
                        </w:txbxContent>
                      </v:textbox>
                    </v:shape>
                  </v:group>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2" o:spid="_x0000_s1255" type="#_x0000_t86" style="position:absolute;left:14073;width:2386;height:11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rqeygAAAOIAAAAPAAAAZHJzL2Rvd25yZXYueG1sRI/NbsIw&#10;EITvlXgHa5F6Kw5ITUnAIChNVQ4c+HmAVbzEEfE6it2Qvn1dqRLH0cx8o1muB9uInjpfO1YwnSQg&#10;iEuna64UXM7FyxyED8gaG8ek4Ic8rFejpyXm2t35SP0pVCJC2OeowITQ5lL60pBFP3EtcfSurrMY&#10;ouwqqTu8R7ht5CxJUmmx5rhgsKV3Q+Xt9G0VFIedLrd7vSsOdbKfG99+fvSvSj2Ph80CRKAhPML/&#10;7S+tIM2mWfY2S1P4uxTvgFz9AgAA//8DAFBLAQItABQABgAIAAAAIQDb4fbL7gAAAIUBAAATAAAA&#10;AAAAAAAAAAAAAAAAAABbQ29udGVudF9UeXBlc10ueG1sUEsBAi0AFAAGAAgAAAAhAFr0LFu/AAAA&#10;FQEAAAsAAAAAAAAAAAAAAAAAHwEAAF9yZWxzLy5yZWxzUEsBAi0AFAAGAAgAAAAhADQ2up7KAAAA&#10;4gAAAA8AAAAAAAAAAAAAAAAABwIAAGRycy9kb3ducmV2LnhtbFBLBQYAAAAAAwADALcAAAD+AgAA&#10;AAA=&#10;" adj="367" strokecolor="black [3200]" strokeweight=".25pt">
                    <v:stroke joinstyle="miter"/>
                  </v:shape>
                  <v:shape id="Right Bracket 2" o:spid="_x0000_s1256" type="#_x0000_t86" style="position:absolute;top:39;width:2385;height:1168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aUXyQAAAOIAAAAPAAAAZHJzL2Rvd25yZXYueG1sRI9Ba8JA&#10;FITvQv/D8gq96ca0xCS6SrEUeipo1fNz95kEs29DdtX477sFocdhZr5hFqvBtuJKvW8cK5hOEhDE&#10;2pmGKwW7n89xDsIHZIOtY1JwJw+r5dNogaVxN97QdRsqESHsS1RQh9CVUnpdk0U/cR1x9E6utxii&#10;7CtperxFuG1lmiSZtNhwXKixo3VN+ry9WAVv33ttLh/Zq04P6THZT493XM+Uenke3ucgAg3hP/xo&#10;fxkFRVbkRZrlBfxdindALn8BAAD//wMAUEsBAi0AFAAGAAgAAAAhANvh9svuAAAAhQEAABMAAAAA&#10;AAAAAAAAAAAAAAAAAFtDb250ZW50X1R5cGVzXS54bWxQSwECLQAUAAYACAAAACEAWvQsW78AAAAV&#10;AQAACwAAAAAAAAAAAAAAAAAfAQAAX3JlbHMvLnJlbHNQSwECLQAUAAYACAAAACEAV7GlF8kAAADi&#10;AAAADwAAAAAAAAAAAAAAAAAHAgAAZHJzL2Rvd25yZXYueG1sUEsFBgAAAAADAAMAtwAAAP0CAAAA&#10;AA==&#10;" adj="367" strokecolor="black [3200]" strokeweight=".25pt">
                    <v:stroke joinstyle="miter"/>
                  </v:shape>
                </v:group>
                <v:shape id="Connector: Curved 6" o:spid="_x0000_s1257" type="#_x0000_t38" style="position:absolute;left:12085;top:2822;width:7061;height:306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phrxgAAAOMAAAAPAAAAZHJzL2Rvd25yZXYueG1sRE9fa8Iw&#10;EH8f+B3CCXubyUoR7YwyhcEehGHnBzibW1PWXEoSa/ftzWCwx/v9v81ucr0YKcTOs4bnhQJB3HjT&#10;cavh/Pn2tAIRE7LB3jNp+KEIu+3sYYOV8Tc+0VinVuQQjhVqsCkNlZSxseQwLvxAnLkvHxymfIZW&#10;moC3HO56WSi1lA47zg0WBzpYar7rq9Ow3F8+hnp9bezZjim0F7c6HQutH+fT6wuIRFP6F/+5302e&#10;r4p1qVSpSvj9KQMgt3cAAAD//wMAUEsBAi0AFAAGAAgAAAAhANvh9svuAAAAhQEAABMAAAAAAAAA&#10;AAAAAAAAAAAAAFtDb250ZW50X1R5cGVzXS54bWxQSwECLQAUAAYACAAAACEAWvQsW78AAAAVAQAA&#10;CwAAAAAAAAAAAAAAAAAfAQAAX3JlbHMvLnJlbHNQSwECLQAUAAYACAAAACEA246Ya8YAAADjAAAA&#10;DwAAAAAAAAAAAAAAAAAHAgAAZHJzL2Rvd25yZXYueG1sUEsFBgAAAAADAAMAtwAAAPoCAAAAAA==&#10;" adj="10800" strokecolor="black [3200]" strokeweight=".5pt">
                  <v:stroke endarrow="block" joinstyle="miter"/>
                </v:shape>
                <v:shape id="Connector: Curved 8" o:spid="_x0000_s1258" type="#_x0000_t38" style="position:absolute;left:34985;top:5850;width:5924;height: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V58ygAAAOMAAAAPAAAAZHJzL2Rvd25yZXYueG1sRI9Ra8Iw&#10;FIXfB/6HcIW9zXRVnK1G2QaDPQjDzh9wba5NWXNTkli7f78Iwh4P55zvcDa70XZiIB9axwqeZxkI&#10;4trplhsFx++PpxWIEJE1do5JwS8F2G0nDxsstbvygYYqNiJBOJSowMTYl1KG2pDFMHM9cfLOzluM&#10;SfpGao/XBLedzLNsKS22nBYM9vRuqP6pLlbB8u301VfFpTZHM0TfnOzqsM+VepyOr2sQkcb4H763&#10;P7WCPMuLefFSzBdw+5T+gNz+AQAA//8DAFBLAQItABQABgAIAAAAIQDb4fbL7gAAAIUBAAATAAAA&#10;AAAAAAAAAAAAAAAAAABbQ29udGVudF9UeXBlc10ueG1sUEsBAi0AFAAGAAgAAAAhAFr0LFu/AAAA&#10;FQEAAAsAAAAAAAAAAAAAAAAAHwEAAF9yZWxzLy5yZWxzUEsBAi0AFAAGAAgAAAAhACJtXnzKAAAA&#10;4wAAAA8AAAAAAAAAAAAAAAAABwIAAGRycy9kb3ducmV2LnhtbFBLBQYAAAAAAwADALcAAAD+AgAA&#10;AAA=&#10;" adj="10800" strokecolor="black [3200]" strokeweight=".5pt">
                  <v:stroke endarrow="block" joinstyle="miter"/>
                </v:shape>
                <w10:wrap type="topAndBottom"/>
              </v:group>
            </w:pict>
          </mc:Fallback>
        </mc:AlternateContent>
      </w:r>
      <w:r w:rsidR="003C176F">
        <w:t xml:space="preserve">LSAPerson </w:t>
      </w:r>
      <w:r w:rsidR="00876AFA">
        <w:t>Demographics</w:t>
      </w:r>
      <w:bookmarkEnd w:id="1020"/>
      <w:bookmarkEnd w:id="1021"/>
      <w:bookmarkEnd w:id="1024"/>
      <w:bookmarkEnd w:id="1025"/>
    </w:p>
    <w:p w14:paraId="3B69BF0C" w14:textId="42592909" w:rsidR="00685B11" w:rsidRDefault="00685B11" w:rsidP="00685B11">
      <w:pPr>
        <w:jc w:val="center"/>
      </w:pPr>
    </w:p>
    <w:p w14:paraId="7A69AA3E" w14:textId="2B47DEA8"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1944D36B" w:rsidR="00CF6CA7" w:rsidRPr="00685B11" w:rsidRDefault="00CF6CA7" w:rsidP="00C877A2">
      <w:r>
        <w:t xml:space="preserve">It uses data in lsa_Report and </w:t>
      </w:r>
      <w:r w:rsidR="00C91919">
        <w:t>active tlsa</w:t>
      </w:r>
      <w:r>
        <w:t xml:space="preserve">_Enrollment </w:t>
      </w:r>
      <w:r w:rsidR="00C91919">
        <w:t xml:space="preserve">records </w:t>
      </w:r>
      <w:r>
        <w:t>as parameters applied to hmis_Client</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r>
              <w:t>ActiveAge</w:t>
            </w:r>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r>
              <w:t>DVStatus</w:t>
            </w:r>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277F30">
        <w:trPr>
          <w:cantSplit/>
          <w:trHeight w:val="216"/>
        </w:trPr>
        <w:tc>
          <w:tcPr>
            <w:tcW w:w="9355" w:type="dxa"/>
            <w:tcBorders>
              <w:bottom w:val="single" w:sz="4" w:space="0" w:color="auto"/>
            </w:tcBorders>
            <w:shd w:val="clear" w:color="auto" w:fill="auto"/>
          </w:tcPr>
          <w:p w14:paraId="305EE60F" w14:textId="77777777" w:rsidR="00FD1AE1" w:rsidRPr="00FD1AE1" w:rsidRDefault="00FD1AE1" w:rsidP="00621D1D">
            <w:pPr>
              <w:pStyle w:val="NoSpacing"/>
            </w:pPr>
            <w:r w:rsidRPr="00FD1AE1">
              <w:t>PersonalID</w:t>
            </w:r>
          </w:p>
        </w:tc>
      </w:tr>
      <w:tr w:rsidR="00941F01" w:rsidRPr="00C9484F" w14:paraId="338E824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F7B2D87" w14:textId="0160AC96" w:rsidR="00941F01" w:rsidRPr="00FD1AE1" w:rsidRDefault="00941F01" w:rsidP="00941F01">
            <w:pPr>
              <w:pStyle w:val="NoSpacing"/>
            </w:pPr>
            <w:r>
              <w:t>AmIndAKNative</w:t>
            </w:r>
          </w:p>
        </w:tc>
      </w:tr>
      <w:tr w:rsidR="00941F01" w:rsidRPr="00C9484F" w14:paraId="1BDED72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1B4459A" w14:textId="74C9B5BB" w:rsidR="00941F01" w:rsidRPr="00FD1AE1" w:rsidRDefault="00941F01" w:rsidP="00941F01">
            <w:pPr>
              <w:pStyle w:val="NoSpacing"/>
            </w:pPr>
            <w:r>
              <w:t>Asian</w:t>
            </w:r>
          </w:p>
        </w:tc>
      </w:tr>
      <w:tr w:rsidR="00941F01" w:rsidRPr="00C9484F" w14:paraId="527D1D2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A99346E" w14:textId="794DAC76" w:rsidR="00941F01" w:rsidRPr="00FD1AE1" w:rsidRDefault="00941F01" w:rsidP="00941F01">
            <w:pPr>
              <w:pStyle w:val="NoSpacing"/>
            </w:pPr>
            <w:r>
              <w:t>BlackAfAmerican</w:t>
            </w:r>
          </w:p>
        </w:tc>
      </w:tr>
      <w:tr w:rsidR="00941F01" w:rsidRPr="00C9484F" w14:paraId="092C1CD1"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6698550" w14:textId="33DE150B" w:rsidR="00941F01" w:rsidRPr="00FD1AE1" w:rsidRDefault="00941F01" w:rsidP="00941F01">
            <w:pPr>
              <w:pStyle w:val="NoSpacing"/>
            </w:pPr>
            <w:r>
              <w:t>HispanicLatinaeo</w:t>
            </w:r>
          </w:p>
        </w:tc>
      </w:tr>
      <w:tr w:rsidR="00941F01" w:rsidRPr="00C9484F" w14:paraId="5FF492B4"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349C418" w14:textId="69DA094E" w:rsidR="00941F01" w:rsidRPr="00FD1AE1" w:rsidRDefault="00941F01" w:rsidP="00941F01">
            <w:pPr>
              <w:pStyle w:val="NoSpacing"/>
            </w:pPr>
            <w:r>
              <w:t>MidEastNAfrican</w:t>
            </w:r>
          </w:p>
        </w:tc>
      </w:tr>
      <w:tr w:rsidR="00941F01" w:rsidRPr="00C9484F" w14:paraId="1826E8A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29BA573" w14:textId="6CA3EC05" w:rsidR="00941F01" w:rsidRPr="00FD1AE1" w:rsidRDefault="00941F01" w:rsidP="00941F01">
            <w:pPr>
              <w:pStyle w:val="NoSpacing"/>
            </w:pPr>
            <w:r>
              <w:t>NativeHIPacific</w:t>
            </w:r>
          </w:p>
        </w:tc>
      </w:tr>
      <w:tr w:rsidR="00941F01" w:rsidRPr="00C9484F" w14:paraId="5169BF5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D30BA58" w14:textId="67A2713A" w:rsidR="00941F01" w:rsidRPr="00FD1AE1" w:rsidRDefault="00941F01" w:rsidP="00941F01">
            <w:pPr>
              <w:pStyle w:val="NoSpacing"/>
            </w:pPr>
            <w:r>
              <w:t>White</w:t>
            </w:r>
          </w:p>
        </w:tc>
      </w:tr>
      <w:tr w:rsidR="00941F01" w:rsidRPr="00C9484F" w14:paraId="6746B13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6DCFF9C" w14:textId="5DDEB02F" w:rsidR="00941F01" w:rsidRPr="00FD1AE1" w:rsidRDefault="00941F01" w:rsidP="00941F01">
            <w:pPr>
              <w:pStyle w:val="NoSpacing"/>
            </w:pPr>
            <w:r>
              <w:t>RaceNone</w:t>
            </w:r>
          </w:p>
        </w:tc>
      </w:tr>
      <w:tr w:rsidR="00941F01" w:rsidRPr="00C9484F" w14:paraId="1831C2F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C515B8B" w14:textId="54B5DC64" w:rsidR="00941F01" w:rsidRPr="00FD1AE1" w:rsidRDefault="00941F01" w:rsidP="00941F01">
            <w:pPr>
              <w:pStyle w:val="NoSpacing"/>
            </w:pPr>
            <w:r>
              <w:t>Woman</w:t>
            </w:r>
          </w:p>
        </w:tc>
      </w:tr>
      <w:tr w:rsidR="00941F01" w:rsidRPr="00C9484F" w14:paraId="53526B0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B36E095" w14:textId="5FD4BCD8" w:rsidR="00941F01" w:rsidRPr="00FD1AE1" w:rsidRDefault="00941F01" w:rsidP="00941F01">
            <w:pPr>
              <w:pStyle w:val="NoSpacing"/>
            </w:pPr>
            <w:r>
              <w:t>Man</w:t>
            </w:r>
          </w:p>
        </w:tc>
      </w:tr>
      <w:tr w:rsidR="00941F01" w:rsidRPr="00C9484F" w14:paraId="5AB2047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43E7241" w14:textId="7F5DA679" w:rsidR="00941F01" w:rsidRPr="00FD1AE1" w:rsidRDefault="00941F01" w:rsidP="00941F01">
            <w:pPr>
              <w:pStyle w:val="NoSpacing"/>
            </w:pPr>
            <w:r>
              <w:t>NonBinary</w:t>
            </w:r>
          </w:p>
        </w:tc>
      </w:tr>
      <w:tr w:rsidR="00941F01" w:rsidRPr="00C9484F" w14:paraId="063197E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AF2F86F" w14:textId="46C86166" w:rsidR="00941F01" w:rsidRPr="00FD1AE1" w:rsidRDefault="00941F01" w:rsidP="00941F01">
            <w:pPr>
              <w:pStyle w:val="NoSpacing"/>
            </w:pPr>
            <w:r w:rsidRPr="0011544D">
              <w:t>CulturallySpecific</w:t>
            </w:r>
          </w:p>
        </w:tc>
      </w:tr>
      <w:tr w:rsidR="00941F01" w:rsidRPr="00C9484F" w14:paraId="23C6F24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862DD0D" w14:textId="104D6032" w:rsidR="00941F01" w:rsidRPr="00FD1AE1" w:rsidRDefault="00941F01" w:rsidP="00941F01">
            <w:pPr>
              <w:pStyle w:val="NoSpacing"/>
            </w:pPr>
            <w:r>
              <w:t>Transgender</w:t>
            </w:r>
          </w:p>
        </w:tc>
      </w:tr>
      <w:tr w:rsidR="00941F01" w:rsidRPr="00C9484F" w14:paraId="7116545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D20096D" w14:textId="0370255A" w:rsidR="00941F01" w:rsidRPr="00FD1AE1" w:rsidRDefault="00941F01" w:rsidP="00941F01">
            <w:pPr>
              <w:pStyle w:val="NoSpacing"/>
            </w:pPr>
            <w:r>
              <w:t>Questioning</w:t>
            </w:r>
          </w:p>
        </w:tc>
      </w:tr>
      <w:tr w:rsidR="009375CB" w:rsidRPr="00C9484F" w14:paraId="7F9C4A2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51C0943" w14:textId="5C801052" w:rsidR="009375CB" w:rsidRDefault="009375CB" w:rsidP="009375CB">
            <w:pPr>
              <w:pStyle w:val="NoSpacing"/>
            </w:pPr>
            <w:r w:rsidRPr="0011544D">
              <w:t>DifferentIdentity</w:t>
            </w:r>
          </w:p>
        </w:tc>
      </w:tr>
      <w:tr w:rsidR="009375CB" w:rsidRPr="00C9484F" w14:paraId="7A569EC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5080DACC" w14:textId="37FF03D1" w:rsidR="009375CB" w:rsidRDefault="009375CB" w:rsidP="009375CB">
            <w:pPr>
              <w:pStyle w:val="NoSpacing"/>
            </w:pPr>
            <w:r>
              <w:t>GenderNone</w:t>
            </w:r>
          </w:p>
        </w:tc>
      </w:tr>
      <w:tr w:rsidR="00FD1AE1" w:rsidRPr="006B4F91" w14:paraId="2760030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1E1A0A5" w14:textId="77777777" w:rsidR="00FD1AE1" w:rsidRPr="00FD1AE1" w:rsidRDefault="00FD1AE1" w:rsidP="00621D1D">
            <w:pPr>
              <w:pStyle w:val="NoSpacing"/>
            </w:pPr>
            <w:bookmarkStart w:id="1026" w:name="_Hlk36667540"/>
            <w:r w:rsidRPr="00FD1AE1">
              <w:t>VeteranStatus</w:t>
            </w:r>
          </w:p>
        </w:tc>
      </w:tr>
      <w:tr w:rsidR="00E64FC8" w:rsidRPr="006B4F91" w14:paraId="42D485F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14:paraId="1E1FBE4E" w14:textId="3F31D499" w:rsidR="00E64FC8" w:rsidRPr="00277F30" w:rsidRDefault="00FC4396" w:rsidP="00621D1D">
            <w:pPr>
              <w:pStyle w:val="NoSpacing"/>
              <w:rPr>
                <w:b/>
                <w:bCs/>
              </w:rPr>
            </w:pPr>
            <w:r w:rsidRPr="00277F30">
              <w:rPr>
                <w:b/>
                <w:bCs/>
              </w:rPr>
              <w:t>hmis_Disabilities</w:t>
            </w:r>
          </w:p>
        </w:tc>
      </w:tr>
      <w:tr w:rsidR="00FC4396" w:rsidRPr="006B4F91" w14:paraId="253AEBC2"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D3B410A" w14:textId="56AFCE01" w:rsidR="00FC4396" w:rsidRPr="00FD1AE1" w:rsidRDefault="00FC4396" w:rsidP="00FC4396">
            <w:pPr>
              <w:pStyle w:val="NoSpacing"/>
            </w:pPr>
            <w:r w:rsidRPr="000C125C">
              <w:t>EnrollmentID</w:t>
            </w:r>
          </w:p>
        </w:tc>
      </w:tr>
      <w:tr w:rsidR="00FC4396" w:rsidRPr="006B4F91" w14:paraId="1AFCC6F8"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1094083" w14:textId="6CEEB7E7" w:rsidR="00FC4396" w:rsidRPr="00FD1AE1" w:rsidRDefault="00FC4396" w:rsidP="00FC4396">
            <w:pPr>
              <w:pStyle w:val="NoSpacing"/>
            </w:pPr>
            <w:r w:rsidRPr="000C125C">
              <w:t>InformationDate</w:t>
            </w:r>
          </w:p>
        </w:tc>
      </w:tr>
      <w:tr w:rsidR="00FC4396" w:rsidRPr="006B4F91" w14:paraId="6F1D140C"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70119F67" w14:textId="55C00108" w:rsidR="00FC4396" w:rsidRPr="00FD1AE1" w:rsidRDefault="00FC4396" w:rsidP="00FC4396">
            <w:pPr>
              <w:pStyle w:val="NoSpacing"/>
            </w:pPr>
            <w:r w:rsidRPr="000C125C">
              <w:lastRenderedPageBreak/>
              <w:t>DisabilityType</w:t>
            </w:r>
          </w:p>
        </w:tc>
      </w:tr>
      <w:tr w:rsidR="00FC4396" w:rsidRPr="006B4F91" w14:paraId="1FDAAABA"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6A6E2DA9" w14:textId="59C2E7F6" w:rsidR="00FC4396" w:rsidRPr="00FD1AE1" w:rsidRDefault="00FC4396" w:rsidP="00FC4396">
            <w:pPr>
              <w:pStyle w:val="NoSpacing"/>
            </w:pPr>
            <w:r w:rsidRPr="000C125C">
              <w:t>DisabilityResponse</w:t>
            </w:r>
          </w:p>
        </w:tc>
      </w:tr>
      <w:tr w:rsidR="00FC4396" w:rsidRPr="006B4F91" w14:paraId="704C0C0D"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4078A28" w14:textId="2549ACEC" w:rsidR="00FC4396" w:rsidRPr="00224766" w:rsidRDefault="00FC4396" w:rsidP="00FC4396">
            <w:pPr>
              <w:pStyle w:val="NoSpacing"/>
            </w:pPr>
            <w:r w:rsidRPr="000C125C">
              <w:t>IndefiniteAndImpairs</w:t>
            </w:r>
          </w:p>
        </w:tc>
      </w:tr>
    </w:tbl>
    <w:bookmarkEnd w:id="1026"/>
    <w:p w14:paraId="14233EF6" w14:textId="60FF77C1" w:rsidR="00675CA5" w:rsidRPr="006A3016" w:rsidRDefault="00675CA5" w:rsidP="006A3016">
      <w:pPr>
        <w:pStyle w:val="Heading4"/>
      </w:pPr>
      <w:r w:rsidRPr="0088191A">
        <w:t>Target</w:t>
      </w:r>
    </w:p>
    <w:p w14:paraId="43A2146F" w14:textId="5F187C32" w:rsid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12E1D11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38258811"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220E3A25"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2EA9D1E" w14:textId="507B3788" w:rsidR="0073635D" w:rsidRPr="008671FA" w:rsidRDefault="0073635D" w:rsidP="00621D1D">
            <w:pPr>
              <w:pStyle w:val="NoSpacing"/>
            </w:pPr>
            <w:r w:rsidRPr="008671FA">
              <w:t>HoHAdult</w:t>
            </w:r>
          </w:p>
        </w:tc>
      </w:tr>
      <w:tr w:rsidR="0073635D" w:rsidRPr="00CC3CBF" w14:paraId="3FDBEE4A" w14:textId="36AC0BD6"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3692BEBC" w:rsidR="0073635D" w:rsidRPr="00CC3CBF" w:rsidRDefault="0073635D" w:rsidP="00621D1D">
            <w:pPr>
              <w:pStyle w:val="NoSpacing"/>
            </w:pPr>
            <w:r w:rsidRPr="00CC3CBF">
              <w:t>Gender</w:t>
            </w:r>
          </w:p>
        </w:tc>
      </w:tr>
      <w:tr w:rsidR="0073635D" w:rsidRPr="00CC3CBF" w14:paraId="1F7EDBF5" w14:textId="68AC8F79"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515470" w14:textId="16F8C89E" w:rsidR="0073635D" w:rsidRPr="00CC3CBF" w:rsidRDefault="0073635D" w:rsidP="00621D1D">
            <w:pPr>
              <w:pStyle w:val="NoSpacing"/>
            </w:pPr>
            <w:r w:rsidRPr="00CC3CBF">
              <w:t>Race</w:t>
            </w:r>
            <w:r w:rsidR="00846B73">
              <w:t>Ethnicity</w:t>
            </w:r>
          </w:p>
        </w:tc>
      </w:tr>
      <w:tr w:rsidR="0073635D" w:rsidRPr="00CC3CBF" w14:paraId="7DD7F068" w14:textId="7042CD5F"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9D3E95D" w14:textId="2B5829A8" w:rsidR="0073635D" w:rsidRPr="00CC3CBF" w:rsidRDefault="0073635D" w:rsidP="00621D1D">
            <w:pPr>
              <w:pStyle w:val="NoSpacing"/>
              <w:contextualSpacing/>
              <w:rPr>
                <w:rFonts w:cstheme="minorHAnsi"/>
              </w:rPr>
            </w:pPr>
            <w:r w:rsidRPr="00CC3CBF">
              <w:rPr>
                <w:rFonts w:cstheme="minorHAnsi"/>
              </w:rPr>
              <w:t>VetStatus</w:t>
            </w:r>
          </w:p>
        </w:tc>
      </w:tr>
      <w:tr w:rsidR="0073635D" w:rsidRPr="00107D01" w14:paraId="73E73863" w14:textId="6E3E6C4C" w:rsidTr="0073635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66F20889" w:rsidR="0073635D" w:rsidRPr="008671FA" w:rsidRDefault="0073635D" w:rsidP="00621D1D">
            <w:pPr>
              <w:pStyle w:val="NoSpacing"/>
            </w:pPr>
            <w:r w:rsidRPr="008671FA">
              <w:t>DisabilityStatus</w:t>
            </w:r>
          </w:p>
        </w:tc>
      </w:tr>
      <w:tr w:rsidR="0073635D" w:rsidRPr="00107D01" w14:paraId="0057465F" w14:textId="1982797A"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86B10CD" w14:textId="49D207CF" w:rsidR="0073635D" w:rsidRPr="008671FA" w:rsidRDefault="0073635D" w:rsidP="00621D1D">
            <w:pPr>
              <w:pStyle w:val="NoSpacing"/>
            </w:pPr>
            <w:r w:rsidRPr="008671FA">
              <w:t>DVStatus</w:t>
            </w:r>
          </w:p>
        </w:tc>
      </w:tr>
      <w:tr w:rsidR="00FC4396" w:rsidRPr="00107D01" w14:paraId="402211CE"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CD7714B" w14:textId="51D668E3" w:rsidR="00FC4396" w:rsidRPr="008671FA" w:rsidRDefault="00FC4396" w:rsidP="00621D1D">
            <w:pPr>
              <w:pStyle w:val="NoSpacing"/>
            </w:pPr>
            <w:r>
              <w:t>HIV</w:t>
            </w:r>
          </w:p>
        </w:tc>
      </w:tr>
      <w:tr w:rsidR="00FC4396" w:rsidRPr="00107D01" w14:paraId="35E65EC4" w14:textId="77777777"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4C6B3A3" w14:textId="4DCDE23C" w:rsidR="00FC4396" w:rsidRPr="008671FA" w:rsidRDefault="00FC4396" w:rsidP="00621D1D">
            <w:pPr>
              <w:pStyle w:val="NoSpacing"/>
            </w:pPr>
            <w:r>
              <w:t>SMI</w:t>
            </w:r>
          </w:p>
        </w:tc>
      </w:tr>
      <w:tr w:rsidR="00FC4396" w:rsidRPr="00107D01" w14:paraId="3AF45DA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4192E1FC" w14:textId="4E63BB66" w:rsidR="00FC4396" w:rsidRPr="008671FA" w:rsidRDefault="00FC4396" w:rsidP="00621D1D">
            <w:pPr>
              <w:pStyle w:val="NoSpacing"/>
            </w:pPr>
            <w:r>
              <w:t>SUD</w:t>
            </w:r>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people, but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796CDDA6" w14:textId="170DA746" w:rsidR="00231C2D" w:rsidRDefault="00231C2D" w:rsidP="00231C2D">
      <w:pPr>
        <w:pStyle w:val="Heading4"/>
      </w:pPr>
      <w:r>
        <w:t>Gender</w:t>
      </w:r>
    </w:p>
    <w:p w14:paraId="60801EF1" w14:textId="3D0C5C58" w:rsidR="00231C2D" w:rsidRDefault="00231C2D" w:rsidP="00777E3F">
      <w:pPr>
        <w:pStyle w:val="ListParagraph"/>
        <w:numPr>
          <w:ilvl w:val="0"/>
          <w:numId w:val="88"/>
        </w:numPr>
      </w:pPr>
      <w:r>
        <w:t xml:space="preserve">If </w:t>
      </w:r>
      <w:r>
        <w:rPr>
          <w:i/>
          <w:iCs/>
        </w:rPr>
        <w:t>GenderNone</w:t>
      </w:r>
      <w:r>
        <w:t xml:space="preserve"> is equal to 8 or 9, regardless of any other data, set </w:t>
      </w:r>
      <w:r w:rsidRPr="00231C2D">
        <w:rPr>
          <w:b/>
          <w:bCs/>
        </w:rPr>
        <w:t>Gender</w:t>
      </w:r>
      <w:r>
        <w:t xml:space="preserve"> = 98.</w:t>
      </w:r>
    </w:p>
    <w:p w14:paraId="2E2FE449" w14:textId="0E39D7B3" w:rsidR="00231C2D" w:rsidRDefault="00231C2D" w:rsidP="00777E3F">
      <w:pPr>
        <w:pStyle w:val="ListParagraph"/>
        <w:numPr>
          <w:ilvl w:val="0"/>
          <w:numId w:val="88"/>
        </w:numPr>
      </w:pPr>
      <w:r>
        <w:t xml:space="preserve">If </w:t>
      </w:r>
      <w:r>
        <w:rPr>
          <w:i/>
          <w:iCs/>
        </w:rPr>
        <w:t>GenderNone</w:t>
      </w:r>
      <w:r>
        <w:t xml:space="preserve"> is equal to 99, regardless of any other data, set </w:t>
      </w:r>
      <w:r w:rsidRPr="00231C2D">
        <w:rPr>
          <w:b/>
          <w:bCs/>
        </w:rPr>
        <w:t>Gender</w:t>
      </w:r>
      <w:r>
        <w:t xml:space="preserve"> = 99.</w:t>
      </w:r>
    </w:p>
    <w:p w14:paraId="7E558B19" w14:textId="24DA95D2" w:rsidR="00231C2D" w:rsidRDefault="00231C2D" w:rsidP="00777E3F">
      <w:pPr>
        <w:pStyle w:val="ListParagraph"/>
        <w:numPr>
          <w:ilvl w:val="0"/>
          <w:numId w:val="88"/>
        </w:numPr>
      </w:pPr>
      <w:r>
        <w:t xml:space="preserve">If any of the columns listed below have a value of 1, set </w:t>
      </w:r>
      <w:r w:rsidRPr="00231C2D">
        <w:rPr>
          <w:b/>
          <w:bCs/>
        </w:rPr>
        <w:t>Gender</w:t>
      </w:r>
      <w:r>
        <w:t xml:space="preserve"> to the unique combination of associated LSA values in</w:t>
      </w:r>
      <w:r w:rsidR="007A157D">
        <w:t xml:space="preserve"> the order listed below</w:t>
      </w:r>
      <w:r w:rsidR="009B4418">
        <w:t xml:space="preserve">. </w:t>
      </w:r>
      <w:r>
        <w:t xml:space="preserve">For example, if </w:t>
      </w:r>
      <w:r>
        <w:rPr>
          <w:i/>
          <w:iCs/>
        </w:rPr>
        <w:t>Woman</w:t>
      </w:r>
      <w:r>
        <w:t xml:space="preserve"> = 1 and </w:t>
      </w:r>
      <w:r>
        <w:rPr>
          <w:i/>
          <w:iCs/>
        </w:rPr>
        <w:t>Transgender</w:t>
      </w:r>
      <w:r>
        <w:t xml:space="preserve"> = 1, set </w:t>
      </w:r>
      <w:r w:rsidRPr="00231C2D">
        <w:rPr>
          <w:b/>
          <w:bCs/>
        </w:rPr>
        <w:t>Gender</w:t>
      </w:r>
      <w:r>
        <w:t xml:space="preserve"> to 50.</w:t>
      </w:r>
      <w:r w:rsidR="00235393">
        <w:t xml:space="preserve"> </w:t>
      </w:r>
    </w:p>
    <w:tbl>
      <w:tblPr>
        <w:tblStyle w:val="Style11"/>
        <w:tblW w:w="0" w:type="auto"/>
        <w:tblInd w:w="607" w:type="dxa"/>
        <w:tblLook w:val="04A0" w:firstRow="1" w:lastRow="0" w:firstColumn="1" w:lastColumn="0" w:noHBand="0" w:noVBand="1"/>
      </w:tblPr>
      <w:tblGrid>
        <w:gridCol w:w="2889"/>
        <w:gridCol w:w="2927"/>
      </w:tblGrid>
      <w:tr w:rsidR="00231C2D" w:rsidRPr="00357DD5" w14:paraId="37CB8F2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C64255" w14:textId="77777777" w:rsidR="00231C2D" w:rsidRPr="00C65A32" w:rsidRDefault="00231C2D">
            <w:pPr>
              <w:pStyle w:val="NoSpacing"/>
              <w:rPr>
                <w:rFonts w:cstheme="minorHAnsi"/>
              </w:rPr>
            </w:pPr>
            <w:r w:rsidRPr="00C65A32">
              <w:rPr>
                <w:rFonts w:cstheme="minorHAnsi"/>
              </w:rPr>
              <w:t>HMIS CSV Column</w:t>
            </w:r>
          </w:p>
        </w:tc>
        <w:tc>
          <w:tcPr>
            <w:tcW w:w="2927" w:type="dxa"/>
            <w:vAlign w:val="center"/>
          </w:tcPr>
          <w:p w14:paraId="7AEB8148" w14:textId="77777777" w:rsidR="00231C2D" w:rsidRPr="00C65A32" w:rsidRDefault="00231C2D">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C65A32">
              <w:rPr>
                <w:rFonts w:cstheme="minorHAnsi"/>
              </w:rPr>
              <w:t>LSA Value</w:t>
            </w:r>
          </w:p>
        </w:tc>
      </w:tr>
      <w:tr w:rsidR="00231C2D" w:rsidRPr="00994022" w14:paraId="0E4EAE6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A7E389E" w14:textId="5DD2E4F2" w:rsidR="00231C2D" w:rsidRPr="003D026F" w:rsidRDefault="00231C2D">
            <w:pPr>
              <w:pStyle w:val="NoSpacing"/>
              <w:rPr>
                <w:rFonts w:cstheme="minorHAnsi"/>
              </w:rPr>
            </w:pPr>
            <w:r>
              <w:rPr>
                <w:rFonts w:cstheme="minorHAnsi"/>
              </w:rPr>
              <w:t>Man</w:t>
            </w:r>
          </w:p>
        </w:tc>
        <w:tc>
          <w:tcPr>
            <w:tcW w:w="2927" w:type="dxa"/>
            <w:vAlign w:val="center"/>
          </w:tcPr>
          <w:p w14:paraId="574F0A65" w14:textId="0282BAD0"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r>
      <w:tr w:rsidR="00231C2D" w:rsidRPr="00994022" w14:paraId="4EDAFF5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B85FDA8" w14:textId="021F2919" w:rsidR="00231C2D" w:rsidRPr="003D026F" w:rsidRDefault="00231C2D">
            <w:pPr>
              <w:pStyle w:val="NoSpacing"/>
              <w:rPr>
                <w:rFonts w:cstheme="minorHAnsi"/>
              </w:rPr>
            </w:pPr>
            <w:r>
              <w:rPr>
                <w:rFonts w:cstheme="minorHAnsi"/>
              </w:rPr>
              <w:t>CulturallySpecific</w:t>
            </w:r>
          </w:p>
        </w:tc>
        <w:tc>
          <w:tcPr>
            <w:tcW w:w="2927" w:type="dxa"/>
            <w:vAlign w:val="center"/>
          </w:tcPr>
          <w:p w14:paraId="5E611E79" w14:textId="33E34919"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w:t>
            </w:r>
          </w:p>
        </w:tc>
      </w:tr>
      <w:tr w:rsidR="00231C2D" w:rsidRPr="00994022" w14:paraId="1F72747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4281ADD4" w14:textId="0BF2D5C0" w:rsidR="00231C2D" w:rsidRPr="003D026F" w:rsidRDefault="00231C2D">
            <w:pPr>
              <w:pStyle w:val="NoSpacing"/>
              <w:rPr>
                <w:rFonts w:cstheme="minorHAnsi"/>
              </w:rPr>
            </w:pPr>
            <w:r>
              <w:rPr>
                <w:rFonts w:cstheme="minorHAnsi"/>
              </w:rPr>
              <w:t>DifferentIdentity</w:t>
            </w:r>
          </w:p>
        </w:tc>
        <w:tc>
          <w:tcPr>
            <w:tcW w:w="2927" w:type="dxa"/>
            <w:vAlign w:val="center"/>
          </w:tcPr>
          <w:p w14:paraId="03F66AF9" w14:textId="72F08988"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w:t>
            </w:r>
          </w:p>
        </w:tc>
      </w:tr>
      <w:tr w:rsidR="00231C2D" w:rsidRPr="00994022" w14:paraId="03949207"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4EB31A2" w14:textId="22AD4753" w:rsidR="00231C2D" w:rsidRPr="003D026F" w:rsidRDefault="00231C2D">
            <w:pPr>
              <w:pStyle w:val="NoSpacing"/>
              <w:rPr>
                <w:rFonts w:cstheme="minorHAnsi"/>
              </w:rPr>
            </w:pPr>
            <w:r>
              <w:rPr>
                <w:rFonts w:cstheme="minorHAnsi"/>
              </w:rPr>
              <w:t>NonBinary</w:t>
            </w:r>
          </w:p>
        </w:tc>
        <w:tc>
          <w:tcPr>
            <w:tcW w:w="2927" w:type="dxa"/>
            <w:vAlign w:val="center"/>
          </w:tcPr>
          <w:p w14:paraId="4DDBC800" w14:textId="0345FB2B"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4</w:t>
            </w:r>
          </w:p>
        </w:tc>
      </w:tr>
      <w:tr w:rsidR="00231C2D" w:rsidRPr="00994022" w14:paraId="4E1C68A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5B2CAD7" w14:textId="58733338" w:rsidR="00231C2D" w:rsidRPr="003D026F" w:rsidRDefault="00231C2D">
            <w:pPr>
              <w:pStyle w:val="NoSpacing"/>
              <w:rPr>
                <w:rFonts w:cstheme="minorHAnsi"/>
              </w:rPr>
            </w:pPr>
            <w:r>
              <w:rPr>
                <w:rFonts w:cstheme="minorHAnsi"/>
              </w:rPr>
              <w:t>Transgender</w:t>
            </w:r>
          </w:p>
        </w:tc>
        <w:tc>
          <w:tcPr>
            <w:tcW w:w="2927" w:type="dxa"/>
            <w:vAlign w:val="center"/>
          </w:tcPr>
          <w:p w14:paraId="671C9210" w14:textId="04F647F1"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5</w:t>
            </w:r>
          </w:p>
        </w:tc>
      </w:tr>
      <w:tr w:rsidR="00231C2D" w:rsidRPr="00994022" w14:paraId="5453D7CE"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E867CD" w14:textId="233AA4A2" w:rsidR="00231C2D" w:rsidRPr="003D026F" w:rsidRDefault="00231C2D">
            <w:pPr>
              <w:pStyle w:val="NoSpacing"/>
              <w:rPr>
                <w:rFonts w:cstheme="minorHAnsi"/>
              </w:rPr>
            </w:pPr>
            <w:r>
              <w:rPr>
                <w:rFonts w:cstheme="minorHAnsi"/>
              </w:rPr>
              <w:t>Questioning</w:t>
            </w:r>
          </w:p>
        </w:tc>
        <w:tc>
          <w:tcPr>
            <w:tcW w:w="2927" w:type="dxa"/>
            <w:vAlign w:val="center"/>
          </w:tcPr>
          <w:p w14:paraId="18E2EABB" w14:textId="5DC17477"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6</w:t>
            </w:r>
          </w:p>
        </w:tc>
      </w:tr>
      <w:tr w:rsidR="007A157D" w:rsidRPr="00994022" w14:paraId="1584273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4871C5D" w14:textId="61E3BD4B" w:rsidR="007A157D" w:rsidRDefault="007A157D">
            <w:pPr>
              <w:pStyle w:val="NoSpacing"/>
              <w:rPr>
                <w:rFonts w:cstheme="minorHAnsi"/>
              </w:rPr>
            </w:pPr>
            <w:r w:rsidRPr="007A157D">
              <w:rPr>
                <w:rFonts w:cstheme="minorHAnsi"/>
              </w:rPr>
              <w:t>Woman</w:t>
            </w:r>
          </w:p>
        </w:tc>
        <w:tc>
          <w:tcPr>
            <w:tcW w:w="2927" w:type="dxa"/>
            <w:vAlign w:val="center"/>
          </w:tcPr>
          <w:p w14:paraId="7E581E02" w14:textId="6BA270E9" w:rsidR="007A157D" w:rsidRDefault="007A157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r>
    </w:tbl>
    <w:p w14:paraId="2F8AEBCE" w14:textId="62617E56" w:rsidR="00231C2D" w:rsidRPr="00A6067F" w:rsidRDefault="00231C2D" w:rsidP="00777E3F">
      <w:pPr>
        <w:pStyle w:val="ListParagraph"/>
        <w:numPr>
          <w:ilvl w:val="0"/>
          <w:numId w:val="89"/>
        </w:numPr>
      </w:pPr>
      <w:r>
        <w:t xml:space="preserve">If none of the above apply (i.e., if none of the columns listed are set to 1), set </w:t>
      </w:r>
      <w:r w:rsidRPr="00231C2D">
        <w:rPr>
          <w:b/>
          <w:bCs/>
        </w:rPr>
        <w:t>Gender</w:t>
      </w:r>
      <w:r>
        <w:t xml:space="preserve"> = 99.</w:t>
      </w:r>
    </w:p>
    <w:p w14:paraId="5A545496" w14:textId="69F8A163" w:rsidR="00357DD5" w:rsidRDefault="00357DD5" w:rsidP="00357DD5">
      <w:pPr>
        <w:pStyle w:val="Heading4"/>
      </w:pPr>
      <w:r>
        <w:lastRenderedPageBreak/>
        <w:t>RaceEthnicity</w:t>
      </w:r>
    </w:p>
    <w:p w14:paraId="703DDD0D" w14:textId="5EDD1404" w:rsidR="00357DD5" w:rsidRDefault="00357DD5" w:rsidP="00777E3F">
      <w:pPr>
        <w:pStyle w:val="ListParagraph"/>
        <w:numPr>
          <w:ilvl w:val="0"/>
          <w:numId w:val="88"/>
        </w:numPr>
      </w:pPr>
      <w:r>
        <w:t xml:space="preserve">If </w:t>
      </w:r>
      <w:r w:rsidRPr="00357DD5">
        <w:rPr>
          <w:i/>
          <w:iCs/>
        </w:rPr>
        <w:t>RaceNone</w:t>
      </w:r>
      <w:r>
        <w:t xml:space="preserve"> is equal to 8 or 9, regardless of any other data, set </w:t>
      </w:r>
      <w:r w:rsidRPr="00357DD5">
        <w:rPr>
          <w:b/>
          <w:bCs/>
        </w:rPr>
        <w:t>RaceEthnicity</w:t>
      </w:r>
      <w:r>
        <w:t xml:space="preserve"> = 98.</w:t>
      </w:r>
    </w:p>
    <w:p w14:paraId="10561E68" w14:textId="61048099" w:rsidR="00357DD5" w:rsidRDefault="00357DD5" w:rsidP="00777E3F">
      <w:pPr>
        <w:pStyle w:val="ListParagraph"/>
        <w:numPr>
          <w:ilvl w:val="0"/>
          <w:numId w:val="88"/>
        </w:numPr>
      </w:pPr>
      <w:r>
        <w:t xml:space="preserve">If </w:t>
      </w:r>
      <w:r w:rsidRPr="00357DD5">
        <w:rPr>
          <w:i/>
          <w:iCs/>
        </w:rPr>
        <w:t>RaceNone</w:t>
      </w:r>
      <w:r>
        <w:t xml:space="preserve"> is equal to 99, regardless of any other data, set </w:t>
      </w:r>
      <w:r w:rsidRPr="00357DD5">
        <w:rPr>
          <w:b/>
          <w:bCs/>
        </w:rPr>
        <w:t>RaceEthnicity</w:t>
      </w:r>
      <w:r>
        <w:t xml:space="preserve"> = 99.</w:t>
      </w:r>
    </w:p>
    <w:p w14:paraId="52D937CC" w14:textId="0614CBE7" w:rsidR="00357DD5" w:rsidRDefault="00357DD5" w:rsidP="00777E3F">
      <w:pPr>
        <w:pStyle w:val="ListParagraph"/>
        <w:numPr>
          <w:ilvl w:val="0"/>
          <w:numId w:val="88"/>
        </w:numPr>
      </w:pPr>
      <w:r>
        <w:t xml:space="preserve">If any of the columns listed below have a value of 1, set </w:t>
      </w:r>
      <w:r w:rsidRPr="00357DD5">
        <w:rPr>
          <w:b/>
          <w:bCs/>
        </w:rPr>
        <w:t>RaceEthnicity</w:t>
      </w:r>
      <w:r>
        <w:t xml:space="preserve"> to the unique combination of associated LSA values in numeric order</w:t>
      </w:r>
      <w:r w:rsidR="009B4418">
        <w:t xml:space="preserve">. </w:t>
      </w:r>
      <w:r>
        <w:t xml:space="preserve">For example, if </w:t>
      </w:r>
      <w:r w:rsidRPr="00357DD5">
        <w:rPr>
          <w:i/>
          <w:iCs/>
        </w:rPr>
        <w:t>Asian</w:t>
      </w:r>
      <w:r>
        <w:t xml:space="preserve"> = 1 and </w:t>
      </w:r>
      <w:r w:rsidRPr="00357DD5">
        <w:rPr>
          <w:i/>
          <w:iCs/>
        </w:rPr>
        <w:t>White</w:t>
      </w:r>
      <w:r>
        <w:t xml:space="preserve"> = 1, set </w:t>
      </w:r>
      <w:r w:rsidRPr="00357DD5">
        <w:rPr>
          <w:b/>
          <w:bCs/>
        </w:rPr>
        <w:t>RaceEthnicity</w:t>
      </w:r>
      <w:r>
        <w:t xml:space="preserve"> to 25.</w:t>
      </w:r>
    </w:p>
    <w:tbl>
      <w:tblPr>
        <w:tblStyle w:val="Style11"/>
        <w:tblW w:w="0" w:type="auto"/>
        <w:tblInd w:w="607" w:type="dxa"/>
        <w:tblLook w:val="04A0" w:firstRow="1" w:lastRow="0" w:firstColumn="1" w:lastColumn="0" w:noHBand="0" w:noVBand="1"/>
      </w:tblPr>
      <w:tblGrid>
        <w:gridCol w:w="2889"/>
        <w:gridCol w:w="2927"/>
      </w:tblGrid>
      <w:tr w:rsidR="00357DD5" w:rsidRPr="00357DD5" w14:paraId="24B86F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23E79E7" w14:textId="77777777" w:rsidR="00357DD5" w:rsidRPr="00DA4971" w:rsidRDefault="00357DD5" w:rsidP="00277F30">
            <w:pPr>
              <w:pStyle w:val="NoSpacing"/>
            </w:pPr>
            <w:r w:rsidRPr="00DA4971">
              <w:t>HMIS CSV Column</w:t>
            </w:r>
          </w:p>
        </w:tc>
        <w:tc>
          <w:tcPr>
            <w:tcW w:w="2927" w:type="dxa"/>
            <w:vAlign w:val="center"/>
          </w:tcPr>
          <w:p w14:paraId="61D7893A" w14:textId="77777777" w:rsidR="00357DD5" w:rsidRPr="00DA4971" w:rsidRDefault="00357DD5" w:rsidP="00277F30">
            <w:pPr>
              <w:pStyle w:val="NoSpacing"/>
              <w:cnfStyle w:val="100000000000" w:firstRow="1" w:lastRow="0" w:firstColumn="0" w:lastColumn="0" w:oddVBand="0" w:evenVBand="0" w:oddHBand="0" w:evenHBand="0" w:firstRowFirstColumn="0" w:firstRowLastColumn="0" w:lastRowFirstColumn="0" w:lastRowLastColumn="0"/>
            </w:pPr>
            <w:r w:rsidRPr="00DA4971">
              <w:t>LSA Value</w:t>
            </w:r>
          </w:p>
        </w:tc>
      </w:tr>
      <w:tr w:rsidR="00357DD5" w:rsidRPr="00994022" w14:paraId="3142278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28A3984" w14:textId="77777777" w:rsidR="00357DD5" w:rsidRDefault="00357DD5" w:rsidP="00277F30">
            <w:pPr>
              <w:pStyle w:val="NoSpacing"/>
            </w:pPr>
            <w:r>
              <w:t>AmIndAKNative</w:t>
            </w:r>
          </w:p>
        </w:tc>
        <w:tc>
          <w:tcPr>
            <w:tcW w:w="2927" w:type="dxa"/>
            <w:vAlign w:val="center"/>
          </w:tcPr>
          <w:p w14:paraId="1BCD6255"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t>1</w:t>
            </w:r>
          </w:p>
        </w:tc>
      </w:tr>
      <w:tr w:rsidR="00357DD5" w:rsidRPr="00994022" w14:paraId="3485664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1F2446C" w14:textId="77777777" w:rsidR="00357DD5" w:rsidRPr="00994022" w:rsidRDefault="00357DD5" w:rsidP="00277F30">
            <w:pPr>
              <w:pStyle w:val="NoSpacing"/>
            </w:pPr>
            <w:r>
              <w:t>Asian</w:t>
            </w:r>
          </w:p>
        </w:tc>
        <w:tc>
          <w:tcPr>
            <w:tcW w:w="2927" w:type="dxa"/>
            <w:vAlign w:val="center"/>
          </w:tcPr>
          <w:p w14:paraId="5637C4CA"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pPr>
            <w:r w:rsidRPr="00994022">
              <w:t>2</w:t>
            </w:r>
          </w:p>
        </w:tc>
      </w:tr>
      <w:tr w:rsidR="00357DD5" w:rsidRPr="00994022" w14:paraId="0F7EF74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CB0A287" w14:textId="77777777" w:rsidR="00357DD5" w:rsidRPr="00994022" w:rsidRDefault="00357DD5" w:rsidP="00277F30">
            <w:pPr>
              <w:pStyle w:val="NoSpacing"/>
            </w:pPr>
            <w:r>
              <w:t>BlackAfAmerican</w:t>
            </w:r>
          </w:p>
        </w:tc>
        <w:tc>
          <w:tcPr>
            <w:tcW w:w="2927" w:type="dxa"/>
            <w:vAlign w:val="center"/>
          </w:tcPr>
          <w:p w14:paraId="1F5809DC"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rsidRPr="00994022">
              <w:t>3</w:t>
            </w:r>
          </w:p>
        </w:tc>
      </w:tr>
      <w:tr w:rsidR="00357DD5" w:rsidRPr="00994022" w14:paraId="6AF6703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14E1BED5" w14:textId="77777777" w:rsidR="00357DD5" w:rsidRPr="00994022" w:rsidRDefault="00357DD5" w:rsidP="00277F30">
            <w:pPr>
              <w:pStyle w:val="NoSpacing"/>
            </w:pPr>
            <w:r>
              <w:t>HispanicLatinaeo</w:t>
            </w:r>
          </w:p>
        </w:tc>
        <w:tc>
          <w:tcPr>
            <w:tcW w:w="2927" w:type="dxa"/>
            <w:vAlign w:val="center"/>
          </w:tcPr>
          <w:p w14:paraId="3362A8E7" w14:textId="2F7B2BD5" w:rsidR="00357DD5" w:rsidRPr="00994022" w:rsidRDefault="0065238C" w:rsidP="00277F30">
            <w:pPr>
              <w:pStyle w:val="NoSpacing"/>
              <w:cnfStyle w:val="000000010000" w:firstRow="0" w:lastRow="0" w:firstColumn="0" w:lastColumn="0" w:oddVBand="0" w:evenVBand="0" w:oddHBand="0" w:evenHBand="1" w:firstRowFirstColumn="0" w:firstRowLastColumn="0" w:lastRowFirstColumn="0" w:lastRowLastColumn="0"/>
            </w:pPr>
            <w:r>
              <w:t>6</w:t>
            </w:r>
          </w:p>
        </w:tc>
      </w:tr>
      <w:tr w:rsidR="00357DD5" w:rsidRPr="00994022" w14:paraId="3B01504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B3D01EC" w14:textId="77777777" w:rsidR="00357DD5" w:rsidRPr="00994022" w:rsidRDefault="00357DD5" w:rsidP="00277F30">
            <w:pPr>
              <w:pStyle w:val="NoSpacing"/>
            </w:pPr>
            <w:r>
              <w:t>MidEastNAfrican</w:t>
            </w:r>
          </w:p>
        </w:tc>
        <w:tc>
          <w:tcPr>
            <w:tcW w:w="2927" w:type="dxa"/>
            <w:vAlign w:val="center"/>
          </w:tcPr>
          <w:p w14:paraId="3E7F76E7" w14:textId="234D4B58" w:rsidR="00357DD5" w:rsidRPr="00994022" w:rsidRDefault="0065238C" w:rsidP="00277F30">
            <w:pPr>
              <w:pStyle w:val="NoSpacing"/>
              <w:cnfStyle w:val="000000100000" w:firstRow="0" w:lastRow="0" w:firstColumn="0" w:lastColumn="0" w:oddVBand="0" w:evenVBand="0" w:oddHBand="1" w:evenHBand="0" w:firstRowFirstColumn="0" w:firstRowLastColumn="0" w:lastRowFirstColumn="0" w:lastRowLastColumn="0"/>
            </w:pPr>
            <w:r>
              <w:t>7</w:t>
            </w:r>
          </w:p>
        </w:tc>
      </w:tr>
      <w:tr w:rsidR="00357DD5" w:rsidRPr="00994022" w14:paraId="5E569996"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C71EE97" w14:textId="77777777" w:rsidR="00357DD5" w:rsidRPr="00994022" w:rsidRDefault="00357DD5" w:rsidP="00277F30">
            <w:pPr>
              <w:pStyle w:val="NoSpacing"/>
            </w:pPr>
            <w:r>
              <w:t>NativeHIPacific</w:t>
            </w:r>
          </w:p>
        </w:tc>
        <w:tc>
          <w:tcPr>
            <w:tcW w:w="2927" w:type="dxa"/>
            <w:vAlign w:val="center"/>
          </w:tcPr>
          <w:p w14:paraId="79DAEA2C" w14:textId="675034F3" w:rsidR="00357DD5" w:rsidRPr="00994022" w:rsidRDefault="000A3C9B" w:rsidP="00277F30">
            <w:pPr>
              <w:pStyle w:val="NoSpacing"/>
              <w:cnfStyle w:val="000000010000" w:firstRow="0" w:lastRow="0" w:firstColumn="0" w:lastColumn="0" w:oddVBand="0" w:evenVBand="0" w:oddHBand="0" w:evenHBand="1" w:firstRowFirstColumn="0" w:firstRowLastColumn="0" w:lastRowFirstColumn="0" w:lastRowLastColumn="0"/>
            </w:pPr>
            <w:r>
              <w:t>4</w:t>
            </w:r>
          </w:p>
        </w:tc>
      </w:tr>
      <w:tr w:rsidR="00357DD5" w:rsidRPr="00994022" w14:paraId="7FC7A6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B4EF638" w14:textId="77777777" w:rsidR="00357DD5" w:rsidRPr="00994022" w:rsidRDefault="00357DD5" w:rsidP="00277F30">
            <w:pPr>
              <w:pStyle w:val="NoSpacing"/>
            </w:pPr>
            <w:r>
              <w:t>White</w:t>
            </w:r>
          </w:p>
        </w:tc>
        <w:tc>
          <w:tcPr>
            <w:tcW w:w="2927" w:type="dxa"/>
            <w:vAlign w:val="center"/>
          </w:tcPr>
          <w:p w14:paraId="5F489D4E" w14:textId="0B0C4125" w:rsidR="00357DD5" w:rsidRPr="00994022" w:rsidRDefault="000A3C9B" w:rsidP="00277F30">
            <w:pPr>
              <w:pStyle w:val="NoSpacing"/>
              <w:cnfStyle w:val="000000100000" w:firstRow="0" w:lastRow="0" w:firstColumn="0" w:lastColumn="0" w:oddVBand="0" w:evenVBand="0" w:oddHBand="1" w:evenHBand="0" w:firstRowFirstColumn="0" w:firstRowLastColumn="0" w:lastRowFirstColumn="0" w:lastRowLastColumn="0"/>
            </w:pPr>
            <w:r>
              <w:t>5</w:t>
            </w:r>
          </w:p>
        </w:tc>
      </w:tr>
    </w:tbl>
    <w:p w14:paraId="29571523" w14:textId="6EA76A4E" w:rsidR="00357DD5" w:rsidRPr="00A6067F" w:rsidRDefault="00357DD5" w:rsidP="00777E3F">
      <w:pPr>
        <w:pStyle w:val="ListParagraph"/>
        <w:numPr>
          <w:ilvl w:val="0"/>
          <w:numId w:val="89"/>
        </w:numPr>
      </w:pPr>
      <w:r>
        <w:t xml:space="preserve">If none of the above apply (i.e., if none of the columns listed are set to 1), set </w:t>
      </w:r>
      <w:r w:rsidRPr="00357DD5">
        <w:rPr>
          <w:b/>
          <w:bCs/>
        </w:rPr>
        <w:t>RaceEthnicity</w:t>
      </w:r>
      <w:r>
        <w:t xml:space="preserve"> = 99.</w:t>
      </w:r>
    </w:p>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06AEB323" w:rsidR="00EC52CD" w:rsidRPr="000744FD" w:rsidRDefault="00F940B6" w:rsidP="004C2D38">
            <w:pPr>
              <w:pStyle w:val="NoSpacing"/>
              <w:cnfStyle w:val="000000100000" w:firstRow="0" w:lastRow="0" w:firstColumn="0" w:lastColumn="0" w:oddVBand="0" w:evenVBand="0" w:oddHBand="1" w:evenHBand="0" w:firstRowFirstColumn="0" w:firstRowLastColumn="0" w:lastRowFirstColumn="0" w:lastRowLastColumn="0"/>
            </w:pPr>
            <w:r>
              <w:t>Data not provided</w:t>
            </w:r>
            <w:r w:rsidR="00FC4396">
              <w:t xml:space="preserve"> by client</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1B04E0" w:rsidR="00EC52CD" w:rsidRPr="000744FD" w:rsidRDefault="00CD6807" w:rsidP="004C2D38">
            <w:pPr>
              <w:pStyle w:val="NoSpacing"/>
              <w:cnfStyle w:val="000000010000" w:firstRow="0" w:lastRow="0" w:firstColumn="0" w:lastColumn="0" w:oddVBand="0" w:evenVBand="0" w:oddHBand="0" w:evenHBand="1" w:firstRowFirstColumn="0" w:firstRowLastColumn="0" w:lastRowFirstColumn="0" w:lastRowLastColumn="0"/>
            </w:pPr>
            <w:r>
              <w:t>Client prefers not to answer</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62970A4C" w:rsidR="00EC52CD" w:rsidRPr="000744FD" w:rsidRDefault="00F940B6" w:rsidP="004C2D38">
            <w:pPr>
              <w:pStyle w:val="NoSpacing"/>
              <w:cnfStyle w:val="000000010000" w:firstRow="0" w:lastRow="0" w:firstColumn="0" w:lastColumn="0" w:oddVBand="0" w:evenVBand="0" w:oddHBand="0" w:evenHBand="1" w:firstRowFirstColumn="0" w:firstRowLastColumn="0" w:lastRowFirstColumn="0" w:lastRowLastColumn="0"/>
            </w:pPr>
            <w:r>
              <w:t>Data not provided</w:t>
            </w:r>
            <w:r w:rsidR="00FC4396">
              <w:t xml:space="preserve"> by client</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5772E870" w:rsidR="00EC52CD" w:rsidRPr="000744FD" w:rsidRDefault="00FC4396" w:rsidP="004C2D38">
            <w:pPr>
              <w:pStyle w:val="NoSpacing"/>
              <w:cnfStyle w:val="000000100000" w:firstRow="0" w:lastRow="0" w:firstColumn="0" w:lastColumn="0" w:oddVBand="0" w:evenVBand="0" w:oddHBand="1" w:evenHBand="0" w:firstRowFirstColumn="0" w:firstRowLastColumn="0" w:lastRowFirstColumn="0" w:lastRowLastColumn="0"/>
            </w:pPr>
            <w:r>
              <w:t>Data missing or invalid</w:t>
            </w:r>
          </w:p>
        </w:tc>
      </w:tr>
    </w:tbl>
    <w:p w14:paraId="584FF35C" w14:textId="77777777" w:rsidR="00FA3CC3" w:rsidRDefault="00FA3CC3" w:rsidP="00FA3CC3">
      <w:pPr>
        <w:pStyle w:val="Heading4"/>
      </w:pPr>
      <w:r>
        <w:t>HIV</w:t>
      </w:r>
    </w:p>
    <w:p w14:paraId="0E37F1E8" w14:textId="77777777" w:rsidR="00FA3CC3" w:rsidRDefault="00FA3CC3" w:rsidP="00FA3CC3">
      <w:r>
        <w:t xml:space="preserve">Set </w:t>
      </w:r>
      <w:r>
        <w:rPr>
          <w:b/>
          <w:bCs/>
        </w:rPr>
        <w:t>HIV</w:t>
      </w:r>
      <w:r>
        <w:t xml:space="preserve"> = -1 for:</w:t>
      </w:r>
    </w:p>
    <w:p w14:paraId="134810D3" w14:textId="77777777" w:rsidR="00FA3CC3" w:rsidRDefault="00FA3CC3" w:rsidP="00777E3F">
      <w:pPr>
        <w:pStyle w:val="ListParagraph"/>
        <w:numPr>
          <w:ilvl w:val="0"/>
          <w:numId w:val="86"/>
        </w:numPr>
      </w:pPr>
      <w:r>
        <w:t xml:space="preserve">People not sheltered during the report period (i.e., those with no records in tlsa_Enrollment where </w:t>
      </w:r>
      <w:r w:rsidRPr="000057C1">
        <w:rPr>
          <w:b/>
          <w:bCs/>
        </w:rPr>
        <w:t>AHAR</w:t>
      </w:r>
      <w:r>
        <w:t xml:space="preserve"> = 1); and</w:t>
      </w:r>
    </w:p>
    <w:p w14:paraId="4EBA2354" w14:textId="77777777" w:rsidR="00FA3CC3" w:rsidRDefault="00FA3CC3" w:rsidP="00777E3F">
      <w:pPr>
        <w:pStyle w:val="ListParagraph"/>
        <w:numPr>
          <w:ilvl w:val="0"/>
          <w:numId w:val="86"/>
        </w:numPr>
      </w:pPr>
      <w:r>
        <w:t>People under 18.</w:t>
      </w:r>
    </w:p>
    <w:p w14:paraId="55EA1B97" w14:textId="77777777" w:rsidR="00FA3CC3" w:rsidRPr="002D65E4" w:rsidRDefault="00FA3CC3" w:rsidP="00FA3CC3">
      <w:r>
        <w:t>For any person with at least one enrollment where tlsa_Enrollment.</w:t>
      </w:r>
      <w:r w:rsidRPr="00D43959">
        <w:rPr>
          <w:b/>
          <w:bCs/>
        </w:rPr>
        <w:t>AHAR</w:t>
      </w:r>
      <w:r>
        <w:t xml:space="preserve"> = 1, set </w:t>
      </w:r>
      <w:r w:rsidRPr="00D43959">
        <w:rPr>
          <w:b/>
          <w:bCs/>
        </w:rPr>
        <w:t>SMI</w:t>
      </w:r>
      <w:r>
        <w:t xml:space="preserve"> = 1 if one or more of those enrollments has an associated hmis_Disabilities record where: </w:t>
      </w:r>
    </w:p>
    <w:p w14:paraId="1131540A" w14:textId="77777777" w:rsidR="00FA3CC3" w:rsidRDefault="00FA3CC3" w:rsidP="00777E3F">
      <w:pPr>
        <w:pStyle w:val="ListParagraph"/>
        <w:numPr>
          <w:ilvl w:val="0"/>
          <w:numId w:val="87"/>
        </w:numPr>
      </w:pPr>
      <w:r w:rsidRPr="00D43959">
        <w:rPr>
          <w:i/>
          <w:iCs/>
        </w:rPr>
        <w:t>InformationDate</w:t>
      </w:r>
      <w:r>
        <w:t xml:space="preserve"> &lt;= </w:t>
      </w:r>
      <w:r w:rsidRPr="00D43959">
        <w:rPr>
          <w:u w:val="single"/>
        </w:rPr>
        <w:t>ReportEnd</w:t>
      </w:r>
    </w:p>
    <w:p w14:paraId="2C71B17E" w14:textId="77777777" w:rsidR="00FA3CC3" w:rsidRDefault="00FA3CC3" w:rsidP="00777E3F">
      <w:pPr>
        <w:pStyle w:val="ListParagraph"/>
        <w:numPr>
          <w:ilvl w:val="0"/>
          <w:numId w:val="87"/>
        </w:numPr>
      </w:pPr>
      <w:r w:rsidRPr="00D43959">
        <w:rPr>
          <w:i/>
          <w:iCs/>
        </w:rPr>
        <w:t>DisabilityType</w:t>
      </w:r>
      <w:r>
        <w:t xml:space="preserve"> = 8</w:t>
      </w:r>
    </w:p>
    <w:p w14:paraId="20B2E88C" w14:textId="77777777" w:rsidR="00FA3CC3" w:rsidRDefault="00FA3CC3" w:rsidP="00777E3F">
      <w:pPr>
        <w:pStyle w:val="ListParagraph"/>
        <w:numPr>
          <w:ilvl w:val="0"/>
          <w:numId w:val="87"/>
        </w:numPr>
      </w:pPr>
      <w:r w:rsidRPr="00D43959">
        <w:rPr>
          <w:i/>
          <w:iCs/>
        </w:rPr>
        <w:t xml:space="preserve">DisabilityResponse </w:t>
      </w:r>
      <w:r>
        <w:t>= 1</w:t>
      </w:r>
    </w:p>
    <w:p w14:paraId="0A8FF810" w14:textId="77777777" w:rsidR="00FA3CC3" w:rsidRPr="00E62066" w:rsidRDefault="00FA3CC3" w:rsidP="00FA3CC3">
      <w:r>
        <w:t xml:space="preserve">Set </w:t>
      </w:r>
      <w:r>
        <w:rPr>
          <w:b/>
          <w:bCs/>
        </w:rPr>
        <w:t>HIV</w:t>
      </w:r>
      <w:r>
        <w:t xml:space="preserve"> = 0 for all other adults.</w:t>
      </w:r>
    </w:p>
    <w:p w14:paraId="06205C6B" w14:textId="77777777" w:rsidR="00B93233" w:rsidRDefault="00B93233" w:rsidP="00B93233">
      <w:pPr>
        <w:pStyle w:val="Heading4"/>
      </w:pPr>
      <w:r>
        <w:t>SMI</w:t>
      </w:r>
    </w:p>
    <w:p w14:paraId="22862A86" w14:textId="77777777" w:rsidR="00B93233" w:rsidRDefault="00B93233" w:rsidP="00B93233">
      <w:r>
        <w:t xml:space="preserve">Set </w:t>
      </w:r>
      <w:r w:rsidRPr="00D43959">
        <w:rPr>
          <w:b/>
          <w:bCs/>
        </w:rPr>
        <w:t>SMI</w:t>
      </w:r>
      <w:r>
        <w:t xml:space="preserve"> = -1 for:</w:t>
      </w:r>
    </w:p>
    <w:p w14:paraId="101A0C42" w14:textId="77777777" w:rsidR="00B93233" w:rsidRDefault="00B93233" w:rsidP="00777E3F">
      <w:pPr>
        <w:pStyle w:val="ListParagraph"/>
        <w:numPr>
          <w:ilvl w:val="0"/>
          <w:numId w:val="86"/>
        </w:numPr>
      </w:pPr>
      <w:r>
        <w:t xml:space="preserve">People not sheltered during the report period (i.e., those with no records in tlsa_Enrollment where </w:t>
      </w:r>
      <w:r w:rsidRPr="000057C1">
        <w:rPr>
          <w:b/>
          <w:bCs/>
        </w:rPr>
        <w:t>AHAR</w:t>
      </w:r>
      <w:r>
        <w:t xml:space="preserve"> = 1); and</w:t>
      </w:r>
    </w:p>
    <w:p w14:paraId="5254EE95" w14:textId="77777777" w:rsidR="00B93233" w:rsidRDefault="00B93233" w:rsidP="00777E3F">
      <w:pPr>
        <w:pStyle w:val="ListParagraph"/>
        <w:numPr>
          <w:ilvl w:val="0"/>
          <w:numId w:val="86"/>
        </w:numPr>
      </w:pPr>
      <w:r>
        <w:lastRenderedPageBreak/>
        <w:t>People under 18.</w:t>
      </w:r>
    </w:p>
    <w:p w14:paraId="1F51A339" w14:textId="77777777" w:rsidR="00B93233" w:rsidRPr="002D65E4" w:rsidRDefault="00B93233" w:rsidP="00B93233">
      <w:r>
        <w:t>For any person with at least one enrollment where tlsa_Enrollment.</w:t>
      </w:r>
      <w:r w:rsidRPr="00D43959">
        <w:rPr>
          <w:b/>
          <w:bCs/>
        </w:rPr>
        <w:t>AHAR</w:t>
      </w:r>
      <w:r>
        <w:t xml:space="preserve"> = 1, set </w:t>
      </w:r>
      <w:r w:rsidRPr="00D43959">
        <w:rPr>
          <w:b/>
          <w:bCs/>
        </w:rPr>
        <w:t>SMI</w:t>
      </w:r>
      <w:r>
        <w:t xml:space="preserve"> = 1 if one or more of those enrollments has an associated hmis_Disabilities record where: </w:t>
      </w:r>
    </w:p>
    <w:p w14:paraId="19EF7410" w14:textId="77777777" w:rsidR="00B93233" w:rsidRDefault="00B93233" w:rsidP="00777E3F">
      <w:pPr>
        <w:pStyle w:val="ListParagraph"/>
        <w:numPr>
          <w:ilvl w:val="0"/>
          <w:numId w:val="87"/>
        </w:numPr>
      </w:pPr>
      <w:r w:rsidRPr="00D43959">
        <w:rPr>
          <w:i/>
          <w:iCs/>
        </w:rPr>
        <w:t>InformationDate</w:t>
      </w:r>
      <w:r>
        <w:t xml:space="preserve"> &lt;= </w:t>
      </w:r>
      <w:r w:rsidRPr="00D43959">
        <w:rPr>
          <w:u w:val="single"/>
        </w:rPr>
        <w:t>ReportEnd</w:t>
      </w:r>
    </w:p>
    <w:p w14:paraId="12443FB0" w14:textId="77777777" w:rsidR="00B93233" w:rsidRDefault="00B93233" w:rsidP="00777E3F">
      <w:pPr>
        <w:pStyle w:val="ListParagraph"/>
        <w:numPr>
          <w:ilvl w:val="0"/>
          <w:numId w:val="87"/>
        </w:numPr>
      </w:pPr>
      <w:r w:rsidRPr="00D43959">
        <w:rPr>
          <w:i/>
          <w:iCs/>
        </w:rPr>
        <w:t>DisabilityType</w:t>
      </w:r>
      <w:r>
        <w:t xml:space="preserve"> = 9</w:t>
      </w:r>
    </w:p>
    <w:p w14:paraId="5F4C0D6A" w14:textId="77777777" w:rsidR="00B93233" w:rsidRDefault="00B93233" w:rsidP="00777E3F">
      <w:pPr>
        <w:pStyle w:val="ListParagraph"/>
        <w:numPr>
          <w:ilvl w:val="0"/>
          <w:numId w:val="87"/>
        </w:numPr>
      </w:pPr>
      <w:r w:rsidRPr="00D43959">
        <w:rPr>
          <w:i/>
          <w:iCs/>
        </w:rPr>
        <w:t xml:space="preserve">DisabilityResponse </w:t>
      </w:r>
      <w:r>
        <w:t>= 1</w:t>
      </w:r>
    </w:p>
    <w:p w14:paraId="03AB8A7B" w14:textId="77777777" w:rsidR="00B93233" w:rsidRDefault="00B93233" w:rsidP="00777E3F">
      <w:pPr>
        <w:pStyle w:val="ListParagraph"/>
        <w:numPr>
          <w:ilvl w:val="0"/>
          <w:numId w:val="87"/>
        </w:numPr>
      </w:pPr>
      <w:r w:rsidRPr="00D43959">
        <w:rPr>
          <w:i/>
          <w:iCs/>
        </w:rPr>
        <w:t>IndefiniteAndImpairs</w:t>
      </w:r>
      <w:r>
        <w:t xml:space="preserve"> = 1</w:t>
      </w:r>
    </w:p>
    <w:p w14:paraId="66EC4488" w14:textId="77777777" w:rsidR="00B93233" w:rsidRPr="006F68AD" w:rsidRDefault="00B93233" w:rsidP="00B93233">
      <w:r>
        <w:t xml:space="preserve">Set </w:t>
      </w:r>
      <w:r w:rsidRPr="00D43959">
        <w:rPr>
          <w:b/>
          <w:bCs/>
        </w:rPr>
        <w:t>SMI</w:t>
      </w:r>
      <w:r>
        <w:t xml:space="preserve"> = 0 for all other adults.</w:t>
      </w:r>
    </w:p>
    <w:p w14:paraId="110E09EC" w14:textId="77777777" w:rsidR="00B93233" w:rsidRDefault="00B93233" w:rsidP="00B93233">
      <w:pPr>
        <w:pStyle w:val="Heading4"/>
      </w:pPr>
      <w:r>
        <w:t>SUD</w:t>
      </w:r>
    </w:p>
    <w:p w14:paraId="629F6784" w14:textId="77777777" w:rsidR="00B93233" w:rsidRDefault="00B93233" w:rsidP="00B93233">
      <w:r>
        <w:t xml:space="preserve">Set </w:t>
      </w:r>
      <w:r>
        <w:rPr>
          <w:b/>
          <w:bCs/>
        </w:rPr>
        <w:t>SUD</w:t>
      </w:r>
      <w:r>
        <w:t xml:space="preserve"> = -1 for:</w:t>
      </w:r>
    </w:p>
    <w:p w14:paraId="1853296B" w14:textId="77777777" w:rsidR="00B93233" w:rsidRDefault="00B93233" w:rsidP="00777E3F">
      <w:pPr>
        <w:pStyle w:val="ListParagraph"/>
        <w:numPr>
          <w:ilvl w:val="0"/>
          <w:numId w:val="86"/>
        </w:numPr>
      </w:pPr>
      <w:r>
        <w:t xml:space="preserve">People not sheltered during the report period (i.e., those with no records in tlsa_Enrollment where </w:t>
      </w:r>
      <w:r w:rsidRPr="000057C1">
        <w:rPr>
          <w:b/>
          <w:bCs/>
        </w:rPr>
        <w:t>AHAR</w:t>
      </w:r>
      <w:r>
        <w:t xml:space="preserve"> = 1); and</w:t>
      </w:r>
    </w:p>
    <w:p w14:paraId="4968A804" w14:textId="77777777" w:rsidR="00B93233" w:rsidRDefault="00B93233" w:rsidP="00777E3F">
      <w:pPr>
        <w:pStyle w:val="ListParagraph"/>
        <w:numPr>
          <w:ilvl w:val="0"/>
          <w:numId w:val="86"/>
        </w:numPr>
      </w:pPr>
      <w:r>
        <w:t>People under 18.</w:t>
      </w:r>
    </w:p>
    <w:p w14:paraId="4F02797E" w14:textId="77777777" w:rsidR="00B93233" w:rsidRPr="002D65E4" w:rsidRDefault="00B93233" w:rsidP="00B93233">
      <w:r>
        <w:t>For any person with at least one enrollment where tlsa_Enrollment.</w:t>
      </w:r>
      <w:r w:rsidRPr="00D43959">
        <w:rPr>
          <w:b/>
          <w:bCs/>
        </w:rPr>
        <w:t>AHAR</w:t>
      </w:r>
      <w:r>
        <w:t xml:space="preserve"> = 1, set </w:t>
      </w:r>
      <w:r>
        <w:rPr>
          <w:b/>
          <w:bCs/>
        </w:rPr>
        <w:t>SUD</w:t>
      </w:r>
      <w:r>
        <w:t xml:space="preserve"> = 1 if one or more of those enrollments has an associated hmis_Disabilities record where: </w:t>
      </w:r>
    </w:p>
    <w:p w14:paraId="2CFBC106" w14:textId="77777777" w:rsidR="00B93233" w:rsidRDefault="00B93233" w:rsidP="00777E3F">
      <w:pPr>
        <w:pStyle w:val="ListParagraph"/>
        <w:numPr>
          <w:ilvl w:val="0"/>
          <w:numId w:val="87"/>
        </w:numPr>
      </w:pPr>
      <w:r w:rsidRPr="00D43959">
        <w:rPr>
          <w:i/>
          <w:iCs/>
        </w:rPr>
        <w:t>InformationDate</w:t>
      </w:r>
      <w:r>
        <w:t xml:space="preserve"> &lt;= </w:t>
      </w:r>
      <w:r w:rsidRPr="00D43959">
        <w:rPr>
          <w:u w:val="single"/>
        </w:rPr>
        <w:t>ReportEnd</w:t>
      </w:r>
    </w:p>
    <w:p w14:paraId="5128CC62" w14:textId="77777777" w:rsidR="00B93233" w:rsidRDefault="00B93233" w:rsidP="00777E3F">
      <w:pPr>
        <w:pStyle w:val="ListParagraph"/>
        <w:numPr>
          <w:ilvl w:val="0"/>
          <w:numId w:val="87"/>
        </w:numPr>
      </w:pPr>
      <w:r w:rsidRPr="00D43959">
        <w:rPr>
          <w:i/>
          <w:iCs/>
        </w:rPr>
        <w:t>DisabilityType</w:t>
      </w:r>
      <w:r>
        <w:t xml:space="preserve"> = 10</w:t>
      </w:r>
    </w:p>
    <w:p w14:paraId="2535B733" w14:textId="77777777" w:rsidR="00B93233" w:rsidRDefault="00B93233" w:rsidP="00777E3F">
      <w:pPr>
        <w:pStyle w:val="ListParagraph"/>
        <w:numPr>
          <w:ilvl w:val="0"/>
          <w:numId w:val="87"/>
        </w:numPr>
      </w:pPr>
      <w:r w:rsidRPr="00D43959">
        <w:rPr>
          <w:i/>
          <w:iCs/>
        </w:rPr>
        <w:t xml:space="preserve">DisabilityResponse </w:t>
      </w:r>
      <w:r>
        <w:t>is 1 (Alcohol use disorder), 2 (Drug use disorder), or 3 (Both alcohol and drug use disorders)</w:t>
      </w:r>
    </w:p>
    <w:p w14:paraId="18C1F313" w14:textId="77777777" w:rsidR="00B93233" w:rsidRDefault="00B93233" w:rsidP="00777E3F">
      <w:pPr>
        <w:pStyle w:val="ListParagraph"/>
        <w:numPr>
          <w:ilvl w:val="0"/>
          <w:numId w:val="87"/>
        </w:numPr>
      </w:pPr>
      <w:r w:rsidRPr="00D43959">
        <w:rPr>
          <w:i/>
          <w:iCs/>
        </w:rPr>
        <w:t>IndefiniteAndImpairs</w:t>
      </w:r>
      <w:r>
        <w:t xml:space="preserve"> = 1</w:t>
      </w:r>
    </w:p>
    <w:p w14:paraId="6396E7AF" w14:textId="77777777" w:rsidR="00B93233" w:rsidRPr="006F68AD" w:rsidRDefault="00B93233" w:rsidP="00B93233">
      <w:r>
        <w:t xml:space="preserve">Set </w:t>
      </w:r>
      <w:r>
        <w:rPr>
          <w:b/>
          <w:bCs/>
        </w:rPr>
        <w:t>SUD</w:t>
      </w:r>
      <w:r>
        <w:t xml:space="preserve"> = 0 for all other adults.</w:t>
      </w:r>
    </w:p>
    <w:p w14:paraId="3BB31C77" w14:textId="06513E58" w:rsidR="00EC52CD" w:rsidRPr="006A3016" w:rsidRDefault="002E318E" w:rsidP="006A3016">
      <w:pPr>
        <w:pStyle w:val="Heading4"/>
      </w:pPr>
      <w:r w:rsidRPr="0088191A">
        <w:t>DisabilityStatus</w:t>
      </w:r>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HMIS, but is reported as a person-level characteristic in the LSA</w:t>
      </w:r>
      <w:r w:rsidR="004873DC">
        <w:t xml:space="preserve">. </w:t>
      </w:r>
      <w:r w:rsidR="001F4B38">
        <w:t>S</w:t>
      </w:r>
      <w:r w:rsidR="00014EE4" w:rsidRPr="00577A54">
        <w:t>et the value of</w:t>
      </w:r>
      <w:r w:rsidR="00FF7B75">
        <w:t xml:space="preserve"> tlsa_Person.</w:t>
      </w:r>
      <w:r w:rsidR="002E318E" w:rsidRPr="002E318E">
        <w:rPr>
          <w:b/>
        </w:rPr>
        <w:t>DisabilityStatus</w:t>
      </w:r>
      <w:r w:rsidR="00014EE4" w:rsidRPr="00577A54">
        <w:t xml:space="preserve"> to the first LSA Value in the table below where </w:t>
      </w:r>
      <w:r w:rsidR="00625BC3">
        <w:t>tlsa_Enrollment.</w:t>
      </w:r>
      <w:r w:rsidR="00625BC3" w:rsidRPr="00562B4E">
        <w:rPr>
          <w:b/>
          <w:bCs/>
        </w:rPr>
        <w:t>DisabilityStatus</w:t>
      </w:r>
      <w:r w:rsidR="00625BC3">
        <w:t xml:space="preserve"> for any active enrollment matches. </w:t>
      </w:r>
    </w:p>
    <w:tbl>
      <w:tblPr>
        <w:tblStyle w:val="Style11"/>
        <w:tblW w:w="4955" w:type="pct"/>
        <w:tblLook w:val="0420" w:firstRow="1" w:lastRow="0" w:firstColumn="0" w:lastColumn="0" w:noHBand="0" w:noVBand="1"/>
      </w:tblPr>
      <w:tblGrid>
        <w:gridCol w:w="836"/>
        <w:gridCol w:w="4199"/>
        <w:gridCol w:w="4231"/>
      </w:tblGrid>
      <w:tr w:rsidR="00482C4E" w:rsidRPr="00107D01" w14:paraId="2E6841B3"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451" w:type="pct"/>
          </w:tcPr>
          <w:p w14:paraId="0522C8F4" w14:textId="77777777" w:rsidR="00482C4E" w:rsidRPr="008743AE" w:rsidRDefault="00482C4E" w:rsidP="004C2D38">
            <w:pPr>
              <w:pStyle w:val="NoSpacing"/>
            </w:pPr>
            <w:r w:rsidRPr="008743AE">
              <w:t>Priority</w:t>
            </w:r>
          </w:p>
        </w:tc>
        <w:tc>
          <w:tcPr>
            <w:tcW w:w="2266" w:type="pct"/>
          </w:tcPr>
          <w:p w14:paraId="4689ADF2" w14:textId="6E4C00ED" w:rsidR="00482C4E" w:rsidRPr="00655B0F" w:rsidRDefault="00482C4E" w:rsidP="004C2D38">
            <w:pPr>
              <w:pStyle w:val="NoSpacing"/>
            </w:pPr>
            <w:r>
              <w:t>Criteria</w:t>
            </w:r>
          </w:p>
        </w:tc>
        <w:tc>
          <w:tcPr>
            <w:tcW w:w="2283" w:type="pct"/>
          </w:tcPr>
          <w:p w14:paraId="39AA10B6" w14:textId="03A43AC3" w:rsidR="00482C4E" w:rsidRPr="00107D01" w:rsidRDefault="00482C4E" w:rsidP="004C2D38">
            <w:pPr>
              <w:pStyle w:val="NoSpacing"/>
              <w:rPr>
                <w:rFonts w:ascii="Open Sans" w:hAnsi="Open Sans" w:cs="Open Sans"/>
                <w:b w:val="0"/>
                <w:bCs w:val="0"/>
              </w:rPr>
            </w:pPr>
            <w:r>
              <w:t>tlsa_Person.DisabilityStatus</w:t>
            </w:r>
          </w:p>
        </w:tc>
      </w:tr>
      <w:tr w:rsidR="00482C4E" w:rsidRPr="00107D01" w14:paraId="7B99ADB0"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70AD3961" w14:textId="77777777" w:rsidR="00482C4E" w:rsidRPr="00014EE4" w:rsidRDefault="00482C4E" w:rsidP="00BB1AF4">
            <w:pPr>
              <w:pStyle w:val="NoSpacing"/>
            </w:pPr>
            <w:r w:rsidRPr="00014EE4">
              <w:t>1</w:t>
            </w:r>
          </w:p>
        </w:tc>
        <w:tc>
          <w:tcPr>
            <w:tcW w:w="2266" w:type="pct"/>
          </w:tcPr>
          <w:p w14:paraId="4B8693BB" w14:textId="74CC880B" w:rsidR="00482C4E" w:rsidRPr="00014EE4" w:rsidRDefault="00482C4E" w:rsidP="00BB1AF4">
            <w:pPr>
              <w:pStyle w:val="NoSpacing"/>
            </w:pPr>
            <w:r>
              <w:t>tlsa_Enrollment.</w:t>
            </w:r>
            <w:r w:rsidRPr="00277F30">
              <w:rPr>
                <w:b/>
                <w:bCs/>
              </w:rPr>
              <w:t>DisabilityStatus</w:t>
            </w:r>
            <w:r>
              <w:t xml:space="preserve"> = 1</w:t>
            </w:r>
            <w:r w:rsidRPr="00014EE4">
              <w:t xml:space="preserve"> </w:t>
            </w:r>
          </w:p>
        </w:tc>
        <w:tc>
          <w:tcPr>
            <w:tcW w:w="2283" w:type="pct"/>
          </w:tcPr>
          <w:p w14:paraId="6B8B7261" w14:textId="55035F4C" w:rsidR="00482C4E" w:rsidRPr="00014EE4" w:rsidRDefault="00482C4E" w:rsidP="00BB1AF4">
            <w:pPr>
              <w:pStyle w:val="NoSpacing"/>
            </w:pPr>
            <w:r w:rsidRPr="00014EE4">
              <w:t>1</w:t>
            </w:r>
            <w:r>
              <w:t xml:space="preserve"> (Disabled)</w:t>
            </w:r>
          </w:p>
        </w:tc>
      </w:tr>
      <w:tr w:rsidR="00FA3CC3" w:rsidRPr="00107D01" w14:paraId="7401C178"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D0D9348" w14:textId="1BF90050" w:rsidR="00FA3CC3" w:rsidRPr="00014EE4" w:rsidRDefault="00FA3CC3" w:rsidP="00FA3CC3">
            <w:pPr>
              <w:pStyle w:val="NoSpacing"/>
            </w:pPr>
            <w:r>
              <w:t>2</w:t>
            </w:r>
          </w:p>
        </w:tc>
        <w:tc>
          <w:tcPr>
            <w:tcW w:w="2266" w:type="pct"/>
          </w:tcPr>
          <w:p w14:paraId="7CD7EA9F" w14:textId="45B1BB32" w:rsidR="00FA3CC3" w:rsidRDefault="00FA3CC3" w:rsidP="00FA3CC3">
            <w:pPr>
              <w:pStyle w:val="NoSpacing"/>
            </w:pPr>
            <w:r>
              <w:t>tlsa_Person.</w:t>
            </w:r>
            <w:r w:rsidRPr="00277F30">
              <w:rPr>
                <w:b/>
                <w:bCs/>
              </w:rPr>
              <w:t>HIV</w:t>
            </w:r>
            <w:r>
              <w:t xml:space="preserve"> = 1</w:t>
            </w:r>
          </w:p>
        </w:tc>
        <w:tc>
          <w:tcPr>
            <w:tcW w:w="2283" w:type="pct"/>
          </w:tcPr>
          <w:p w14:paraId="0250E22E" w14:textId="05534B0A" w:rsidR="00FA3CC3" w:rsidRPr="00014EE4" w:rsidRDefault="00FA3CC3" w:rsidP="00FA3CC3">
            <w:pPr>
              <w:pStyle w:val="NoSpacing"/>
            </w:pPr>
            <w:r w:rsidRPr="005D1DE0">
              <w:t>1 (Disabled)</w:t>
            </w:r>
          </w:p>
        </w:tc>
      </w:tr>
      <w:tr w:rsidR="00FA3CC3" w:rsidRPr="00107D01" w14:paraId="7C8D4801" w14:textId="77777777" w:rsidTr="00482C4E">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486BA6FF" w14:textId="2E35CA38" w:rsidR="00FA3CC3" w:rsidRPr="00014EE4" w:rsidRDefault="00FA3CC3" w:rsidP="00FA3CC3">
            <w:pPr>
              <w:pStyle w:val="NoSpacing"/>
            </w:pPr>
            <w:r>
              <w:t>2</w:t>
            </w:r>
          </w:p>
        </w:tc>
        <w:tc>
          <w:tcPr>
            <w:tcW w:w="2266" w:type="pct"/>
          </w:tcPr>
          <w:p w14:paraId="64F25EEC" w14:textId="6930B927" w:rsidR="00FA3CC3" w:rsidRDefault="00FA3CC3" w:rsidP="00FA3CC3">
            <w:pPr>
              <w:pStyle w:val="NoSpacing"/>
            </w:pPr>
            <w:r>
              <w:t>tlsa_Person.</w:t>
            </w:r>
            <w:r>
              <w:rPr>
                <w:b/>
                <w:bCs/>
              </w:rPr>
              <w:t>SMI</w:t>
            </w:r>
            <w:r>
              <w:t xml:space="preserve"> = 1</w:t>
            </w:r>
          </w:p>
        </w:tc>
        <w:tc>
          <w:tcPr>
            <w:tcW w:w="2283" w:type="pct"/>
          </w:tcPr>
          <w:p w14:paraId="41307F37" w14:textId="6772752E" w:rsidR="00FA3CC3" w:rsidRPr="00014EE4" w:rsidRDefault="00FA3CC3" w:rsidP="00FA3CC3">
            <w:pPr>
              <w:pStyle w:val="NoSpacing"/>
            </w:pPr>
            <w:r w:rsidRPr="005D1DE0">
              <w:t>1 (Disabled)</w:t>
            </w:r>
          </w:p>
        </w:tc>
      </w:tr>
      <w:tr w:rsidR="00FA3CC3" w:rsidRPr="00107D01" w14:paraId="009F76B6"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6C409121" w14:textId="64E4FCFF" w:rsidR="00FA3CC3" w:rsidRPr="00014EE4" w:rsidRDefault="00FA3CC3" w:rsidP="00FA3CC3">
            <w:pPr>
              <w:pStyle w:val="NoSpacing"/>
            </w:pPr>
            <w:r>
              <w:t>2</w:t>
            </w:r>
          </w:p>
        </w:tc>
        <w:tc>
          <w:tcPr>
            <w:tcW w:w="2266" w:type="pct"/>
          </w:tcPr>
          <w:p w14:paraId="040C899D" w14:textId="76CD1501" w:rsidR="00FA3CC3" w:rsidRDefault="00FA3CC3" w:rsidP="00FA3CC3">
            <w:pPr>
              <w:pStyle w:val="NoSpacing"/>
            </w:pPr>
            <w:r>
              <w:t>tlsa_Person.</w:t>
            </w:r>
            <w:r>
              <w:rPr>
                <w:b/>
                <w:bCs/>
              </w:rPr>
              <w:t>SUD</w:t>
            </w:r>
            <w:r>
              <w:t xml:space="preserve"> = 1</w:t>
            </w:r>
          </w:p>
        </w:tc>
        <w:tc>
          <w:tcPr>
            <w:tcW w:w="2283" w:type="pct"/>
          </w:tcPr>
          <w:p w14:paraId="700811CA" w14:textId="2D06488B" w:rsidR="00FA3CC3" w:rsidRPr="00014EE4" w:rsidRDefault="00FA3CC3" w:rsidP="00FA3CC3">
            <w:pPr>
              <w:pStyle w:val="NoSpacing"/>
            </w:pPr>
            <w:r w:rsidRPr="005D1DE0">
              <w:t>1 (Disabled)</w:t>
            </w:r>
          </w:p>
        </w:tc>
      </w:tr>
      <w:tr w:rsidR="00FA3CC3" w:rsidRPr="00107D01" w14:paraId="7441FD8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51A94042" w14:textId="658C0940" w:rsidR="00FA3CC3" w:rsidRPr="00014EE4" w:rsidRDefault="00FA3CC3" w:rsidP="00FA3CC3">
            <w:pPr>
              <w:pStyle w:val="NoSpacing"/>
            </w:pPr>
            <w:r>
              <w:t>3</w:t>
            </w:r>
          </w:p>
        </w:tc>
        <w:tc>
          <w:tcPr>
            <w:tcW w:w="2266" w:type="pct"/>
          </w:tcPr>
          <w:p w14:paraId="332C8622" w14:textId="202FED02" w:rsidR="00FA3CC3" w:rsidRPr="00014EE4" w:rsidRDefault="00FA3CC3" w:rsidP="00FA3CC3">
            <w:pPr>
              <w:pStyle w:val="NoSpacing"/>
            </w:pPr>
            <w:r>
              <w:t>tlsa_Enrollment.</w:t>
            </w:r>
            <w:r w:rsidRPr="00D43959">
              <w:rPr>
                <w:b/>
                <w:bCs/>
              </w:rPr>
              <w:t>DisabilityStatus</w:t>
            </w:r>
            <w:r>
              <w:t xml:space="preserve"> = 0</w:t>
            </w:r>
          </w:p>
        </w:tc>
        <w:tc>
          <w:tcPr>
            <w:tcW w:w="2283" w:type="pct"/>
          </w:tcPr>
          <w:p w14:paraId="24E5097F" w14:textId="5CF80D8B" w:rsidR="00FA3CC3" w:rsidRPr="00014EE4" w:rsidRDefault="00FA3CC3" w:rsidP="00FA3CC3">
            <w:pPr>
              <w:pStyle w:val="NoSpacing"/>
            </w:pPr>
            <w:r w:rsidRPr="00014EE4">
              <w:t>0</w:t>
            </w:r>
          </w:p>
        </w:tc>
      </w:tr>
      <w:tr w:rsidR="00FA3CC3" w:rsidRPr="00107D01" w14:paraId="59B7D78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2A8CE30" w14:textId="69A4171A" w:rsidR="00FA3CC3" w:rsidRPr="00014EE4" w:rsidRDefault="00FA3CC3" w:rsidP="00FA3CC3">
            <w:pPr>
              <w:pStyle w:val="NoSpacing"/>
            </w:pPr>
            <w:r>
              <w:t>4</w:t>
            </w:r>
          </w:p>
        </w:tc>
        <w:tc>
          <w:tcPr>
            <w:tcW w:w="2266" w:type="pct"/>
          </w:tcPr>
          <w:p w14:paraId="0F220A92" w14:textId="537EF226" w:rsidR="00FA3CC3" w:rsidRPr="00014EE4" w:rsidRDefault="00FA3CC3" w:rsidP="00FA3CC3">
            <w:pPr>
              <w:pStyle w:val="NoSpacing"/>
            </w:pPr>
            <w:r w:rsidRPr="00014EE4">
              <w:t>(Any other)</w:t>
            </w:r>
          </w:p>
        </w:tc>
        <w:tc>
          <w:tcPr>
            <w:tcW w:w="2283" w:type="pct"/>
          </w:tcPr>
          <w:p w14:paraId="6E2C3151" w14:textId="062D339F" w:rsidR="00FA3CC3" w:rsidRPr="00014EE4" w:rsidRDefault="00FA3CC3" w:rsidP="00FA3CC3">
            <w:pPr>
              <w:pStyle w:val="NoSpacing"/>
            </w:pPr>
            <w:r w:rsidRPr="00014EE4">
              <w:t>99</w:t>
            </w:r>
          </w:p>
        </w:tc>
      </w:tr>
    </w:tbl>
    <w:p w14:paraId="7CD3CD33" w14:textId="5CB8EA0C" w:rsidR="00EC52CD" w:rsidRPr="006A3016" w:rsidRDefault="002E318E" w:rsidP="006A3016">
      <w:pPr>
        <w:pStyle w:val="Heading4"/>
      </w:pPr>
      <w:r w:rsidRPr="0088191A">
        <w:t>DVStatus</w:t>
      </w:r>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5717352F" w:rsidR="00EC52CD" w:rsidRPr="008F77C0" w:rsidRDefault="000308E2" w:rsidP="10B9F996">
      <w:r w:rsidRPr="10B9F996">
        <w:rPr>
          <w:i/>
          <w:iCs/>
        </w:rPr>
        <w:t>DomesticViolence</w:t>
      </w:r>
      <w:r w:rsidR="533FFE22" w:rsidRPr="10B9F996">
        <w:rPr>
          <w:i/>
          <w:iCs/>
        </w:rPr>
        <w:t>Survivor</w:t>
      </w:r>
      <w:r w:rsidR="00F51B9E">
        <w:t xml:space="preserve"> is an enrollment-level data element in </w:t>
      </w:r>
      <w:r w:rsidR="00196C3D">
        <w:t>HMIS but</w:t>
      </w:r>
      <w:r w:rsidR="00F51B9E">
        <w:t xml:space="preserve"> is reported as a person-level characteristic in the LSA</w:t>
      </w:r>
      <w:r w:rsidR="004873DC">
        <w:t xml:space="preserve">. </w:t>
      </w:r>
      <w:r w:rsidR="0006396A">
        <w:t>S</w:t>
      </w:r>
      <w:r w:rsidR="00014EE4">
        <w:t xml:space="preserve">et the value of </w:t>
      </w:r>
      <w:r w:rsidR="00746A56">
        <w:t>of tlsa_Person.</w:t>
      </w:r>
      <w:r w:rsidR="002E318E" w:rsidRPr="10B9F996">
        <w:rPr>
          <w:b/>
          <w:bCs/>
        </w:rPr>
        <w:t>DVStatus</w:t>
      </w:r>
      <w:r w:rsidR="00014EE4">
        <w:t xml:space="preserve"> to the first LSA Value in the table below where </w:t>
      </w:r>
      <w:r w:rsidR="005A0165">
        <w:t>tlsa_Enrollment.</w:t>
      </w:r>
      <w:r w:rsidR="005A0165" w:rsidRPr="10B9F996">
        <w:rPr>
          <w:b/>
          <w:bCs/>
        </w:rPr>
        <w:t>D</w:t>
      </w:r>
      <w:r w:rsidR="002D4267" w:rsidRPr="10B9F996">
        <w:rPr>
          <w:b/>
          <w:bCs/>
        </w:rPr>
        <w:t>V</w:t>
      </w:r>
      <w:r w:rsidR="005A0165" w:rsidRPr="10B9F996">
        <w:rPr>
          <w:b/>
          <w:bCs/>
        </w:rPr>
        <w:t>Status</w:t>
      </w:r>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lastRenderedPageBreak/>
              <w:t>Priority</w:t>
            </w:r>
          </w:p>
        </w:tc>
        <w:tc>
          <w:tcPr>
            <w:tcW w:w="2352" w:type="dxa"/>
          </w:tcPr>
          <w:p w14:paraId="35698639" w14:textId="163B793B" w:rsidR="00DC14C3" w:rsidRPr="008743AE" w:rsidRDefault="002D4267" w:rsidP="00DC14C3">
            <w:pPr>
              <w:pStyle w:val="NoSpacing"/>
            </w:pPr>
            <w:r>
              <w:t>tlsa_Enrollment.</w:t>
            </w:r>
            <w:r w:rsidR="00DC14C3">
              <w:t>DVStatus</w:t>
            </w:r>
          </w:p>
        </w:tc>
        <w:tc>
          <w:tcPr>
            <w:tcW w:w="2303" w:type="dxa"/>
          </w:tcPr>
          <w:p w14:paraId="10BDA145" w14:textId="5429CDC5" w:rsidR="00DC14C3" w:rsidRPr="008743AE" w:rsidRDefault="002D4267" w:rsidP="00DC14C3">
            <w:pPr>
              <w:pStyle w:val="NoSpacing"/>
            </w:pPr>
            <w:r>
              <w:t>tlsa_Person.DVStatus</w:t>
            </w:r>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306025C4" w:rsidR="00DC14C3" w:rsidRPr="00577A54" w:rsidRDefault="00DC14C3" w:rsidP="00DC14C3">
            <w:pPr>
              <w:pStyle w:val="NoSpacing"/>
            </w:pPr>
            <w:r w:rsidRPr="00577A54">
              <w:t xml:space="preserve">DV </w:t>
            </w:r>
            <w:r w:rsidR="00427BFE">
              <w:t>survivor</w:t>
            </w:r>
            <w:r w:rsidRPr="00577A54">
              <w:t>,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39593EF" w:rsidR="00DC14C3" w:rsidRPr="00577A54" w:rsidRDefault="00DC14C3" w:rsidP="00DC14C3">
            <w:pPr>
              <w:pStyle w:val="NoSpacing"/>
            </w:pPr>
            <w:r w:rsidRPr="00577A54">
              <w:t xml:space="preserve">DV </w:t>
            </w:r>
            <w:r w:rsidR="00427BFE">
              <w:t>survivor</w:t>
            </w:r>
            <w:r w:rsidRPr="00577A54">
              <w:t>,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4C593FD2" w:rsidR="00DC14C3" w:rsidRPr="00577A54" w:rsidRDefault="00DC14C3" w:rsidP="00DC14C3">
            <w:pPr>
              <w:pStyle w:val="NoSpacing"/>
            </w:pPr>
            <w:r w:rsidRPr="00577A54">
              <w:t xml:space="preserve">DV </w:t>
            </w:r>
            <w:r w:rsidR="00427BFE">
              <w:t>survivor</w:t>
            </w:r>
            <w:r w:rsidRPr="00577A54">
              <w:t>,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16F228D8" w:rsidR="00DC14C3" w:rsidRPr="00577A54" w:rsidRDefault="00427BFE" w:rsidP="00DC14C3">
            <w:pPr>
              <w:pStyle w:val="NoSpacing"/>
            </w:pPr>
            <w:r>
              <w:t>No history of DV reported</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631599DE" w:rsidR="00DC14C3" w:rsidRPr="00577A54" w:rsidRDefault="00F940B6" w:rsidP="00DC14C3">
            <w:pPr>
              <w:pStyle w:val="NoSpacing"/>
            </w:pPr>
            <w:r>
              <w:t>Data not provided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1027" w:name="_ES/SH/Street_Time_–"/>
      <w:bookmarkStart w:id="1028" w:name="_Toc34144028"/>
      <w:bookmarkStart w:id="1029" w:name="_Toc34144029"/>
      <w:bookmarkStart w:id="1030" w:name="_Toc34144030"/>
      <w:bookmarkStart w:id="1031" w:name="_Toc34144031"/>
      <w:bookmarkStart w:id="1032" w:name="_Toc34144032"/>
      <w:bookmarkStart w:id="1033" w:name="_Toc34144033"/>
      <w:bookmarkStart w:id="1034" w:name="_Time_Spent_in"/>
      <w:bookmarkStart w:id="1035" w:name="_Toc506721198"/>
      <w:bookmarkStart w:id="1036" w:name="_Toc37849763"/>
      <w:bookmarkStart w:id="1037" w:name="_Toc175057076"/>
      <w:bookmarkStart w:id="1038" w:name="_Toc499543992"/>
      <w:bookmarkStart w:id="1039" w:name="_Toc506721201"/>
      <w:bookmarkEnd w:id="1022"/>
      <w:bookmarkEnd w:id="1027"/>
      <w:bookmarkEnd w:id="1028"/>
      <w:bookmarkEnd w:id="1029"/>
      <w:bookmarkEnd w:id="1030"/>
      <w:bookmarkEnd w:id="1031"/>
      <w:bookmarkEnd w:id="1032"/>
      <w:bookmarkEnd w:id="1033"/>
      <w:bookmarkEnd w:id="1034"/>
      <w:r>
        <w:t xml:space="preserve">Time Spent </w:t>
      </w:r>
      <w:r w:rsidR="00CC6B23">
        <w:t>in ES/SH or on the Street</w:t>
      </w:r>
      <w:r w:rsidR="00006148">
        <w:t xml:space="preserve"> </w:t>
      </w:r>
      <w:bookmarkEnd w:id="1035"/>
      <w:r w:rsidR="00EE5EF2">
        <w:t xml:space="preserve">– </w:t>
      </w:r>
      <w:r w:rsidR="00A76144">
        <w:t>LSAPerson</w:t>
      </w:r>
      <w:bookmarkEnd w:id="1036"/>
      <w:bookmarkEnd w:id="1037"/>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777E3F">
      <w:pPr>
        <w:pStyle w:val="ListParagraph"/>
        <w:numPr>
          <w:ilvl w:val="0"/>
          <w:numId w:val="16"/>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r w:rsidRPr="000507A4" w:rsidDel="005D12FE">
        <w:rPr>
          <w:i/>
          <w:iCs/>
        </w:rPr>
        <w:t>”</w:t>
      </w:r>
      <w:r w:rsidRPr="000507A4" w:rsidDel="005D12FE">
        <w:t>;</w:t>
      </w:r>
      <w:r w:rsidRPr="006B4F91" w:rsidDel="005D12FE">
        <w:t xml:space="preserve"> </w:t>
      </w:r>
    </w:p>
    <w:p w14:paraId="59CAFCDB" w14:textId="77777777" w:rsidR="001968D7" w:rsidRPr="006B4F91" w:rsidDel="005D12FE" w:rsidRDefault="001968D7" w:rsidP="00777E3F">
      <w:pPr>
        <w:pStyle w:val="ListParagraph"/>
        <w:numPr>
          <w:ilvl w:val="0"/>
          <w:numId w:val="16"/>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777E3F">
      <w:pPr>
        <w:pStyle w:val="ListParagraph"/>
        <w:numPr>
          <w:ilvl w:val="0"/>
          <w:numId w:val="16"/>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r w:rsidRPr="00DF37FF" w:rsidDel="005D12FE">
        <w:rPr>
          <w:b/>
          <w:bCs/>
        </w:rPr>
        <w:t>DisabilityStatus</w:t>
      </w:r>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r w:rsidRPr="00B678E4">
        <w:rPr>
          <w:b/>
          <w:bCs/>
        </w:rPr>
        <w:t>CHTime</w:t>
      </w:r>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2EAD42EE">
                <wp:extent cx="5719022" cy="3129915"/>
                <wp:effectExtent l="0" t="0" r="186690"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9022" cy="3129915"/>
                          <a:chOff x="1032065" y="1066135"/>
                          <a:chExt cx="57188" cy="31296"/>
                        </a:xfrm>
                      </wpg:grpSpPr>
                      <wps:wsp>
                        <wps:cNvPr id="74485983" name="AutoShape 516"/>
                        <wps:cNvCnPr>
                          <a:cxnSpLocks noChangeShapeType="1"/>
                          <a:stCxn id="74485984" idx="1"/>
                          <a:endCxn id="74485993" idx="1"/>
                        </wps:cNvCnPr>
                        <wps:spPr bwMode="auto">
                          <a:xfrm flipV="1">
                            <a:off x="1064331" y="1068492"/>
                            <a:ext cx="5694" cy="132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2562"/>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7819"/>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730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flipH="1">
                            <a:off x="1078454" y="1069895"/>
                            <a:ext cx="45"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0025" y="1067089"/>
                            <a:ext cx="16949"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Pr="00942690" w:rsidRDefault="00004824" w:rsidP="00A24D36">
                              <w:pPr>
                                <w:pStyle w:val="Style3"/>
                              </w:pPr>
                              <w:r>
                                <w:t>tlsa_Enrollment.</w:t>
                              </w:r>
                              <w:r w:rsidRPr="00277F30">
                                <w:t>CH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0029" y="1087896"/>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0029" y="1072341"/>
                            <a:ext cx="16850"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0029" y="1077593"/>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0029" y="1082744"/>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8454" y="1080299"/>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8454" y="1085450"/>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0029" y="1093047"/>
                            <a:ext cx="16850"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687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002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6784" y="1066135"/>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V="1">
                            <a:off x="1086879" y="1071150"/>
                            <a:ext cx="2374" cy="7796"/>
                          </a:xfrm>
                          <a:prstGeom prst="curvedConnector5">
                            <a:avLst>
                              <a:gd name="adj1" fmla="val -62276"/>
                              <a:gd name="adj2" fmla="val 94254"/>
                              <a:gd name="adj3" fmla="val 371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59" style="width:450.3pt;height:246.45pt;mso-position-horizontal-relative:char;mso-position-vertical-relative:line" coordorigin="10320,10661" coordsize="57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A3rgkAANlSAAAOAAAAZHJzL2Uyb0RvYy54bWzsXFlzm8gafZ+q+x8o3iei2VFFmYplKzNV&#10;s6QqM/cdIyRxg0C3wZYzv35ObywSyJYcyeMEP7hAQt3Qffr0+Tbe/vSwTrX7mBZJnk108sbQtTiL&#10;8nmSLSf6X3/OfvR1rSjDbB6meRZP9C9xof/07j8/vN1uxrGZr/J0HlMNjWTFeLuZ6Kuy3IxHoyJa&#10;xeuweJNv4gxfLnK6Dkuc0uVoTsMtWl+nI9Mw3NE2p/MNzaO4KPDptfhSf8fbXyziqPxjsSjiUksn&#10;Ou6t5P8p/3/L/o/evQ3HSxpuVkkkbyM84S7WYZKh06qp67AMtTua7DW1TiKaF/mifBPl61G+WCRR&#10;zJ8BT0OMnaf5QPO7DX+W5Xi73FTDhKHdGaeTm41+v/9AN582H6m4exz+mkefC4zLaLtZjpvfs/Ol&#10;uFi73f6WzzGf4V2Z8wd/WNA1awKPpD3w8f1SjW/8UGoRPnQ8EhimqWsRvrOIGQTEETMQrTBN7HfE&#10;sEzDdXQNVxDDdYlVXXFTt+IDVaoNl7UwCsfiBvhNy5tkIACqinrgiucN3KdVuIn5fBRsYD5SLZlP&#10;dM+2fSfwLV3LwjWG5D2GhF+pOYTfHLsLXD7NxCBHD5kcZC3Lp6swW8b88j+/bPBrIgakKKcPWbN5&#10;W8cZGyDxfZzN2xcE6L++AMPQ6JOdFJji7lnTFmmy+S9ruTF/GHvbsoiaB98OTNmxmgU3wC2xSSCW&#10;afqtSQjHG1qUH+J8rbGDiR7d0ft4Ps2zDAsypxbvKbz/tSg56uZy5ML5/9DjYp1iCd6HqeYY+JMt&#10;y6sx0apt9tMsnyVpyhdxmmnbie5ajsFbL/I0mbMv2WWcTuJpSjU0O9Hnn8WzpndroFh8JqkAHzEk&#10;8stU19WvOc5aDWOBZnPe/SoO5zfyuAyTFMdayWe0pAnmOI11dn/reK5raQyuZEcCuWnG7jHmbIUh&#10;YR+qGRMQvs3nXz5S9TkAfVlkY573ke2xm5coU/RRNLmD4098o57mAP5+ZvjrQyIJALA9RlCsYtoG&#10;sC/ogHhq0hQfKbRIJKbxoryiYfQ5LvtB2MQgMXwDSBcz9QpBKG78iRDTaC52SOzoOFjl9G+gFrvj&#10;RC/+fxdSYDj9JQOLWq7judhOmye0eXLbPAmzCE1N9FLXxOG0FFvw3YYmyxV6Eusxyxl3LpJqCQjg&#10;y/VwcdxjF9rHPWe6btxXdP6e0nzLCAEjxfla0fFTlgPjArmJEsMhJvYQAf3AMjDmmE9whSRhQgIi&#10;WdjyjECitAf6izTfYruh5W/hMovLJLpOis/1IhBAUcuFs2aLQunytiLQ69nN1YwzAPi4RYgHWbjZ&#10;hHMVXF3zvX23iYOc+kQ4lw+3D3z3JPUWLMD0ZIgztchBjAMBbRwIWOPglULa64C0ySnzRSDtm467&#10;oyvakH5EV3ynkK723gHSATMF9lja5Kz7MpD2fMKJuI+lB0hzY5NNToOlq211gHTgB12Q5jz5IpD2&#10;TMPm8zNA+lEd3YA0ZwE2YQOkgwCSaZ+lrX4b8sxa2vMs46CWHli6g6VrpThAGr7LLkhzT8GLsLTr&#10;WS7vvZOlTd9Q9tpj5uEvWRnTLEw/wVMXLpm/Mxxzx8cxFuLN1bV3I2zfUy3Eqek77zlF7FqI6wR3&#10;qKXJeqL7zEUofXcdLrijzcVaOZ4F4lFJle34Knwg8Pp28DY32yXIn+XVrpzWygjc82rDB8O92sKt&#10;1+qTnTzi1eZexZZDxfNtBx4TEV2A0pLRBeVQsdEf8ySatt2OK9RuZ+lILEoaMt9V5dQWLqyehTL4&#10;qWWE74wRGAamfY1RqTBEYHb81GfQGJ5hmICQgJdnQMmDgRqEjKAJxD1HmC8ECLhtIOS9iEctoxEu&#10;xBCytT4QMsKMLOi2B3Lrsh48BnKgmIPc9/xgV0i7PmJwAuTeAPL+sF4D5JUlNICcgbwr8oJgtCSC&#10;izG5ArlnWjbvvcnkNcgHJj8Qu26AvLKNBpAzkCOut8/k1W53eZB7DhTUjlypQT4w+dNAXtlGA8gZ&#10;yLsCjla1210c5L6JbK0B5O08Jax5WCFHuLZNrvgGTS5T/4KuEKRV7XYA+fOcJNgouA+k10mCRXaa&#10;k6TXNeJD4e/YrkrS2/CRCMT02K2DZ4QNj/JONW1X9fmlM5kwlR1So9qpng1Qhb9egMJo/doAdWwY&#10;mRjQWpLXAB1cd68qxdRlHvw9gNp+leZyEZlgmT4L6QjXne/aO+hieUkyzVRpiCe47q7z6G4dZ41c&#10;U0GdT0uzm01vnGsF5tPS7GbOFUFquui11cQ5gyjVzA0i2Ae6OyKFNvKWMClsl7g4uj0z2OXONroV&#10;Xno2+Crr7vuOFFYTOICcgbwjUmiL+IcE+TNEsFhDXEIoF8VepBCLjF8ggs6tPpUWO1B/sF//gqoe&#10;o4oU+p7LOa1WG65NZCGTg7/Dingof3m15S9AXkdY0UY+U83ezwM2pM+/FNjEfMzUG4D9moHdFUok&#10;lXTblyVMRLYEy2m8ijoWVc2FmhXUr6DdmldRzSV51XQdcTf9OltVczWSlFhby76CwoAwtzvvr3kN&#10;OjxH0WGz3MUwrowZJw08TUuHf41ylyMVyLdfvQXa7oghunV21z66z5AN0ixl9olt7kCdmJ4ls0GI&#10;6bqPpZyyUnnU0NIspnVO3i7cm0gmrnxgQK67crEFxKKJ19lsZk2nUta0LjtY4cXK9i9eZ8t46Tj/&#10;dZUUdOTCcWw4BlRdGPFNVnwiasPkiagPkyevsUYMC6cjLunWWThYOM/TO1iXB/QO+lfOwnMIed8m&#10;nvJSyhpK+BHRIy8fdnzlbOmxfF9c7zSX6IlbyjdRlQ6YdEUW6wT1i/B7MxEKqsbeMRFJnQg1VOeK&#10;XF3h8apzQurMtSOZGFbTN1adC0h3xBFdIRpa7oxwfNIrRFjq4GHmVXEcrlOU1Bdsf1jqMxVS1az7&#10;ru+pzCk/MJHw2hL4UD2Cbh3XecTReCLdkroooFf5DAnZ507IBp47wo4u0qMBh+fjWewAHM9qQ99z&#10;CSrAH68k+Hsw2Ks/eHVJC95N0h/gzdU+198tI+GgUfuNKBDSEbR069SYfQXC7BQJ/KNfBOK7qFxR&#10;0cn6rViqbsW0XWVJwmGp/Aw9Kpa/c+Wol+BYll9xdbcl+a/m0ycaiEdKkO/Bi0I6QpcuNvCvROFs&#10;CR2mcJX7JJRCa9s4LEnEe14qCu95tVRTq3iE7IZFTcuTtqHnCcchBEXPqtoRK06/jwZjWrsbf4Rt&#10;rV7r0+uTDGwTVWsY9LZvE5GJuiEL988uGSTP7rvSQLr8/Yl8bOS7HtkLGpvnnJrrN1K++wcAAP//&#10;AwBQSwMEFAAGAAgAAAAhAGZwe7vcAAAABQEAAA8AAABkcnMvZG93bnJldi54bWxMj09Lw0AQxe+C&#10;32EZwZvdpP7BpNmUUtRTEWwF6W2aTJPQ7GzIbpP02zt60cuD4Q3v/V62nGyrBup949hAPItAEReu&#10;bLgy8Ll7vXsG5QNyia1jMnAhD8v8+irDtHQjf9CwDZWSEPYpGqhD6FKtfVGTRT9zHbF4R9dbDHL2&#10;lS57HCXctnoeRU/aYsPSUGNH65qK0/ZsDbyNOK7u45dhczquL/vd4/vXJiZjbm+m1QJUoCn8PcMP&#10;vqBDLkwHd+bSq9aADAm/Kl4iTaAOBh6SeQI6z/R/+vwbAAD//wMAUEsBAi0AFAAGAAgAAAAhALaD&#10;OJL+AAAA4QEAABMAAAAAAAAAAAAAAAAAAAAAAFtDb250ZW50X1R5cGVzXS54bWxQSwECLQAUAAYA&#10;CAAAACEAOP0h/9YAAACUAQAACwAAAAAAAAAAAAAAAAAvAQAAX3JlbHMvLnJlbHNQSwECLQAUAAYA&#10;CAAAACEAmJbQN64JAADZUgAADgAAAAAAAAAAAAAAAAAuAgAAZHJzL2Uyb0RvYy54bWxQSwECLQAU&#10;AAYACAAAACEAZnB7u9wAAAAFAQAADwAAAAAAAAAAAAAAAAAIDAAAZHJzL2Rvd25yZXYueG1sUEsF&#10;BgAAAAAEAAQA8wAAABENAAAAAA==&#10;">
                <v:shape id="AutoShape 516" o:spid="_x0000_s1260" type="#_x0000_t38" style="position:absolute;left:10643;top:10684;width:57;height:13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61"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62" type="#_x0000_t132" style="position:absolute;left:10512;top:1093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r>
                          <w:t>hmis_Exit</w:t>
                        </w:r>
                      </w:p>
                    </w:txbxContent>
                  </v:textbox>
                </v:shape>
                <v:shape id="AutoShape 520" o:spid="_x0000_s1263" type="#_x0000_t132" style="position:absolute;left:10512;top:10825;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r>
                          <w:t>hmis_Enrollment</w:t>
                        </w:r>
                      </w:p>
                    </w:txbxContent>
                  </v:textbox>
                </v:shape>
                <v:shape id="AutoShape 521" o:spid="_x0000_s1264" type="#_x0000_t132" style="position:absolute;left:10512;top:1087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r>
                          <w:t>hmis_Services</w:t>
                        </w:r>
                      </w:p>
                    </w:txbxContent>
                  </v:textbox>
                </v:shape>
                <v:shape id="AutoShape 522" o:spid="_x0000_s126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r>
                          <w:t>hmis_Project</w:t>
                        </w:r>
                      </w:p>
                    </w:txbxContent>
                  </v:textbox>
                </v:shape>
                <v:shape id="AutoShape 523" o:spid="_x0000_s1266" type="#_x0000_t132" style="position:absolute;left:10512;top:10773;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r>
                          <w:t>hmis_ProjectCoC</w:t>
                        </w:r>
                      </w:p>
                    </w:txbxContent>
                  </v:textbox>
                </v:shape>
                <v:shape id="AutoShape 524" o:spid="_x0000_s126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r>
                          <w:t>tlsa_Person (5.5)</w:t>
                        </w:r>
                      </w:p>
                    </w:txbxContent>
                  </v:textbox>
                </v:shape>
                <v:shape id="AutoShape 525" o:spid="_x0000_s1268" type="#_x0000_t32" style="position:absolute;left:10784;top:10698;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hceyQAAAOEAAAAPAAAAZHJzL2Rvd25yZXYueG1sRI9Ra8Iw&#10;FIXfB/sP4Qq+zVRxXe2MMgaCCGPMFXy9JNe22NyUJNP235vBYI+Hc853OOvtYDtxJR9axwrmswwE&#10;sXam5VpB9b17KkCEiGywc0wKRgqw3Tw+rLE07sZfdD3GWiQIhxIVNDH2pZRBN2QxzFxPnLyz8xZj&#10;kr6WxuMtwW0nF1mWS4stp4UGe3pvSF+OP1ZBTmNRDafdR3UazeX8qXOv84NS08nw9goi0hD/w3/t&#10;vVHwslwWz6vVAn4fpTcgN3cAAAD//wMAUEsBAi0AFAAGAAgAAAAhANvh9svuAAAAhQEAABMAAAAA&#10;AAAAAAAAAAAAAAAAAFtDb250ZW50X1R5cGVzXS54bWxQSwECLQAUAAYACAAAACEAWvQsW78AAAAV&#10;AQAACwAAAAAAAAAAAAAAAAAfAQAAX3JlbHMvLnJlbHNQSwECLQAUAAYACAAAACEA8yIXHskAAADh&#10;AAAADwAAAAAAAAAAAAAAAAAHAgAAZHJzL2Rvd25yZXYueG1sUEsFBgAAAAADAAMAtwAAAP0CAAAA&#10;AA==&#10;" strokecolor="black [0]" strokeweight=".5pt">
                  <v:stroke endarrow="block"/>
                  <v:shadow color="black [0]"/>
                </v:shape>
                <v:shape id="AutoShape 529" o:spid="_x0000_s1269" type="#_x0000_t113" style="position:absolute;left:10700;top:10670;width:16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Pr="00942690" w:rsidRDefault="00004824" w:rsidP="00A24D36">
                        <w:pPr>
                          <w:pStyle w:val="Style3"/>
                        </w:pPr>
                        <w:r>
                          <w:t>tlsa_Enrollment.</w:t>
                        </w:r>
                        <w:r w:rsidRPr="00277F30">
                          <w:t>CH (5.6)</w:t>
                        </w:r>
                      </w:p>
                    </w:txbxContent>
                  </v:textbox>
                </v:shape>
                <v:shape id="AutoShape 530" o:spid="_x0000_s1270" type="#_x0000_t113" style="position:absolute;left:10700;top:10878;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r>
                          <w:t>tlsa_Person (5.10)</w:t>
                        </w:r>
                      </w:p>
                    </w:txbxContent>
                  </v:textbox>
                </v:shape>
                <v:shape id="AutoShape 531" o:spid="_x0000_s1271" type="#_x0000_t113" style="position:absolute;left:10700;top:10723;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r>
                          <w:t>ch_Exclude (5.7)</w:t>
                        </w:r>
                      </w:p>
                    </w:txbxContent>
                  </v:textbox>
                </v:shape>
                <v:shape id="AutoShape 532" o:spid="_x0000_s1272" type="#_x0000_t113" style="position:absolute;left:10700;top:10775;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r>
                          <w:t>ch_Include (5.8)</w:t>
                        </w:r>
                      </w:p>
                    </w:txbxContent>
                  </v:textbox>
                </v:shape>
                <v:shape id="AutoShape 533" o:spid="_x0000_s1273" type="#_x0000_t113" style="position:absolute;left:10700;top:10827;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r>
                          <w:t>ch_Episodes (5.9)</w:t>
                        </w:r>
                      </w:p>
                    </w:txbxContent>
                  </v:textbox>
                </v:shape>
                <v:shape id="AutoShape 534" o:spid="_x0000_s1274" type="#_x0000_t32" style="position:absolute;left:10784;top:10802;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75" type="#_x0000_t32" style="position:absolute;left:10784;top:10854;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7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r>
                          <w:t>lsa_</w:t>
                        </w:r>
                        <w:r w:rsidRPr="00B36AD6">
                          <w:t>Report</w:t>
                        </w:r>
                      </w:p>
                    </w:txbxContent>
                  </v:textbox>
                </v:shape>
                <v:shape id="AutoShape 488" o:spid="_x0000_s127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r>
                          <w:t>tlsa_Enrollment</w:t>
                        </w:r>
                      </w:p>
                    </w:txbxContent>
                  </v:textbox>
                </v:shape>
                <v:shape id="AutoShape 489" o:spid="_x0000_s127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7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8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8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8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83" type="#_x0000_t132" style="position:absolute;left:10700;top:10930;width:16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r>
                          <w:t>tlsa_/hmis_Enrollment</w:t>
                        </w:r>
                      </w:p>
                    </w:txbxContent>
                  </v:textbox>
                </v:shape>
                <v:shape id="AutoShape 624" o:spid="_x0000_s1284" type="#_x0000_t38" style="position:absolute;left:10868;top:10892;width:2;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85" type="#_x0000_t38" style="position:absolute;left:10700;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 id="AutoShape 626" o:spid="_x0000_s1286" type="#_x0000_t86" style="position:absolute;left:10867;top:10661;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87" type="#_x0000_t40" style="position:absolute;left:10868;top:10711;width:24;height:7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G9hyQAAAOEAAAAPAAAAZHJzL2Rvd25yZXYueG1sRI9BawIx&#10;FITvhf6H8ApeSs2uipXVKKWgSA+FrkWvj81zN7h5WZKoa399Uyh4HGbmG2ax6m0rLuSDcawgH2Yg&#10;iCunDdcKvnfrlxmIEJE1to5JwY0CrJaPDwsstLvyF13KWIsE4VCggibGrpAyVA1ZDEPXESfv6LzF&#10;mKSvpfZ4TXDbylGWTaVFw2mhwY7eG6pO5dkq+GG3OfiPuM99aU67Z3Pe9ONPpQZP/dscRKQ+3sP/&#10;7a1W8DqZzKZZnsPfo/QG5PIXAAD//wMAUEsBAi0AFAAGAAgAAAAhANvh9svuAAAAhQEAABMAAAAA&#10;AAAAAAAAAAAAAAAAAFtDb250ZW50X1R5cGVzXS54bWxQSwECLQAUAAYACAAAACEAWvQsW78AAAAV&#10;AQAACwAAAAAAAAAAAAAAAAAfAQAAX3JlbHMvLnJlbHNQSwECLQAUAAYACAAAACEAvBBvYckAAADh&#10;AAAADwAAAAAAAAAAAAAAAAAHAgAAZHJzL2Rvd25yZXYueG1sUEsFBgAAAAADAAMAtwAAAP0CAAAA&#10;AA==&#10;" adj="-13452,20359,802" strokecolor="black [0]" strokeweight=".5pt">
                  <v:stroke endarrow="block"/>
                  <v:shadow color="black [0]"/>
                </v:shape>
                <w10:anchorlock/>
              </v:group>
            </w:pict>
          </mc:Fallback>
        </mc:AlternateContent>
      </w:r>
    </w:p>
    <w:p w14:paraId="79BD9897" w14:textId="115C681E" w:rsidR="00665019" w:rsidRDefault="00875DC0" w:rsidP="00DF37FF">
      <w:r>
        <w:t xml:space="preserve">This section defines how to identify the start </w:t>
      </w:r>
      <w:r w:rsidR="002527CF">
        <w:t>(</w:t>
      </w:r>
      <w:r w:rsidR="002527CF" w:rsidRPr="0748C06F">
        <w:rPr>
          <w:b/>
          <w:bCs/>
        </w:rPr>
        <w:t>CHStart</w:t>
      </w:r>
      <w:r w:rsidR="002527CF">
        <w:t xml:space="preserve">) </w:t>
      </w:r>
      <w:r>
        <w:t xml:space="preserve">and end </w:t>
      </w:r>
      <w:r w:rsidR="002527CF">
        <w:t>(</w:t>
      </w:r>
      <w:r w:rsidR="002527CF" w:rsidRPr="0748C06F">
        <w:rPr>
          <w:b/>
          <w:bCs/>
        </w:rPr>
        <w:t>LastActive</w:t>
      </w:r>
      <w:r w:rsidR="002527CF">
        <w:t xml:space="preserve">) </w:t>
      </w:r>
      <w:r>
        <w:t xml:space="preserve">dates for the </w:t>
      </w:r>
      <w:r w:rsidR="68AE6EB7">
        <w:t>three-year</w:t>
      </w:r>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tlsa_Enrollment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ch_Episode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r w:rsidRPr="00B678E4">
        <w:rPr>
          <w:b/>
          <w:bCs/>
        </w:rPr>
        <w:t>CHTime</w:t>
      </w:r>
      <w:r>
        <w:t xml:space="preserve"> and </w:t>
      </w:r>
      <w:r w:rsidRPr="00B678E4">
        <w:rPr>
          <w:b/>
          <w:bCs/>
        </w:rPr>
        <w:t>CHTimeStatus</w:t>
      </w:r>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10B9F996">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10B9F996">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10B9F996">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10B9F996">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10B9F996">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10B9F996">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10B9F996">
        <w:trPr>
          <w:cantSplit/>
          <w:trHeight w:val="216"/>
        </w:trPr>
        <w:tc>
          <w:tcPr>
            <w:tcW w:w="9355" w:type="dxa"/>
          </w:tcPr>
          <w:p w14:paraId="4250533C" w14:textId="0C8CDEBA" w:rsidR="00C40CB7" w:rsidRPr="005F4836" w:rsidRDefault="0C43D551" w:rsidP="00621D1D">
            <w:pPr>
              <w:pStyle w:val="NoSpacing"/>
            </w:pPr>
            <w:r>
              <w:t>LastBedNight</w:t>
            </w:r>
          </w:p>
        </w:tc>
      </w:tr>
      <w:tr w:rsidR="00A366EB" w:rsidRPr="005F4836" w14:paraId="7A286FA1" w14:textId="77777777" w:rsidTr="10B9F996">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lastRenderedPageBreak/>
              <w:t>tlsa_Person</w:t>
            </w:r>
          </w:p>
        </w:tc>
      </w:tr>
      <w:tr w:rsidR="00A366EB" w:rsidRPr="005F4836" w14:paraId="643B21C9" w14:textId="77777777" w:rsidTr="10B9F996">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r w:rsidRPr="005F4836">
              <w:rPr>
                <w:b/>
                <w:bCs/>
              </w:rPr>
              <w:t>CHStart</w:t>
            </w:r>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r w:rsidRPr="005F4836">
              <w:rPr>
                <w:b/>
                <w:bCs/>
              </w:rPr>
              <w:t>LastActive</w:t>
            </w:r>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r w:rsidR="00CF23C7" w:rsidRPr="00CF23C7" w:rsidDel="005D12FE">
        <w:rPr>
          <w:b/>
        </w:rPr>
        <w:t>CHStart</w:t>
      </w:r>
      <w:r w:rsidRPr="005D0E7C" w:rsidDel="005D12FE">
        <w:rPr>
          <w:i/>
        </w:rPr>
        <w:t xml:space="preserve"> </w:t>
      </w:r>
      <w:r w:rsidRPr="00577A54" w:rsidDel="005D12FE">
        <w:t>and</w:t>
      </w:r>
      <w:r w:rsidRPr="005D0E7C" w:rsidDel="005D12FE">
        <w:rPr>
          <w:i/>
        </w:rPr>
        <w:t xml:space="preserve"> </w:t>
      </w:r>
      <w:r w:rsidR="00CF23C7" w:rsidRPr="00CF23C7" w:rsidDel="005D12FE">
        <w:rPr>
          <w:b/>
        </w:rPr>
        <w:t>LastActive</w:t>
      </w:r>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0F5A9A72" w:rsidR="001F5CD3" w:rsidRDefault="00321109" w:rsidP="00777E3F">
      <w:pPr>
        <w:pStyle w:val="ListParagraph"/>
        <w:numPr>
          <w:ilvl w:val="0"/>
          <w:numId w:val="39"/>
        </w:numPr>
      </w:pPr>
      <w:r>
        <w:t xml:space="preserve">For </w:t>
      </w:r>
      <w:r w:rsidR="00CB433F">
        <w:t>a night-by-night shelter</w:t>
      </w:r>
      <w:r>
        <w:t xml:space="preserve">, </w:t>
      </w:r>
      <w:r w:rsidR="0074688F">
        <w:t xml:space="preserve">the earlier of </w:t>
      </w:r>
      <w:r w:rsidR="0074688F" w:rsidRPr="10B9F996">
        <w:rPr>
          <w:u w:val="single"/>
        </w:rPr>
        <w:t>ReportEnd</w:t>
      </w:r>
      <w:r w:rsidR="0074688F">
        <w:t xml:space="preserve"> or </w:t>
      </w:r>
      <w:r w:rsidR="001F5CD3">
        <w:t>[</w:t>
      </w:r>
      <w:r w:rsidR="2705E6F0" w:rsidRPr="10B9F996">
        <w:rPr>
          <w:b/>
          <w:bCs/>
        </w:rPr>
        <w:t>LastBedNight</w:t>
      </w:r>
      <w:r w:rsidR="0074688F">
        <w:t xml:space="preserve"> + 1 day</w:t>
      </w:r>
      <w:r w:rsidR="001F5CD3">
        <w:t xml:space="preserve">]; </w:t>
      </w:r>
      <w:r w:rsidR="00973BA3">
        <w:t>and</w:t>
      </w:r>
    </w:p>
    <w:p w14:paraId="560D603F" w14:textId="3DAA61A6" w:rsidR="00B914A3" w:rsidRDefault="00321109" w:rsidP="00777E3F">
      <w:pPr>
        <w:pStyle w:val="ListParagraph"/>
        <w:numPr>
          <w:ilvl w:val="0"/>
          <w:numId w:val="39"/>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r w:rsidRPr="00655B0F">
        <w:rPr>
          <w:b/>
        </w:rPr>
        <w:t>LastActive</w:t>
      </w:r>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r w:rsidRPr="00CF23C7">
        <w:rPr>
          <w:b/>
        </w:rPr>
        <w:t>CHStart</w:t>
      </w:r>
      <w:r w:rsidR="00F00B8B" w:rsidRPr="00F00B8B">
        <w:rPr>
          <w:bCs/>
        </w:rPr>
        <w:t xml:space="preserve"> is</w:t>
      </w:r>
      <w:r w:rsidR="00F00B8B">
        <w:rPr>
          <w:b/>
        </w:rPr>
        <w:t xml:space="preserve"> </w:t>
      </w:r>
      <w:r w:rsidR="00006148">
        <w:t>(</w:t>
      </w:r>
      <w:r w:rsidRPr="00CF23C7">
        <w:rPr>
          <w:b/>
        </w:rPr>
        <w:t>LastActive</w:t>
      </w:r>
      <w:r w:rsidR="00006148">
        <w:t xml:space="preserve"> – 3 years) + 1 day</w:t>
      </w:r>
      <w:r w:rsidR="006F463A">
        <w:t>.</w:t>
      </w:r>
    </w:p>
    <w:p w14:paraId="5C3374D7" w14:textId="2BF0C454" w:rsidR="00006148" w:rsidRDefault="00006148" w:rsidP="0088191A">
      <w:pPr>
        <w:pStyle w:val="Heading2"/>
      </w:pPr>
      <w:bookmarkStart w:id="1040" w:name="_Get_Enrollments_Relevant"/>
      <w:bookmarkStart w:id="1041" w:name="_Toc37849764"/>
      <w:bookmarkStart w:id="1042" w:name="_Toc175057077"/>
      <w:bookmarkEnd w:id="1040"/>
      <w:r>
        <w:t xml:space="preserve">Enrollments Relevant to </w:t>
      </w:r>
      <w:r w:rsidR="000146AE">
        <w:t>Counting ES/SH/Street Dates</w:t>
      </w:r>
      <w:bookmarkEnd w:id="1041"/>
      <w:bookmarkEnd w:id="1042"/>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r w:rsidRPr="005F4836">
              <w:t>CHStart</w:t>
            </w:r>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r w:rsidRPr="005F4836">
              <w:t>LastActive</w:t>
            </w:r>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whether or not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44159415" w14:textId="3CCD0469" w:rsidR="0023741C" w:rsidRPr="0030608E" w:rsidRDefault="005903C3" w:rsidP="00777E3F">
      <w:pPr>
        <w:pStyle w:val="ListParagraph"/>
        <w:numPr>
          <w:ilvl w:val="0"/>
          <w:numId w:val="27"/>
        </w:numPr>
      </w:pPr>
      <w:r>
        <w:t>tlsa_Person.</w:t>
      </w:r>
      <w:r w:rsidRPr="49FCFE86">
        <w:rPr>
          <w:b/>
          <w:bCs/>
        </w:rPr>
        <w:t xml:space="preserve">HoHAdult </w:t>
      </w:r>
      <w:r w:rsidR="000D24D0">
        <w:t>&gt; 0 (chronic homelessness is only reported for adults and heads of household)</w:t>
      </w:r>
    </w:p>
    <w:p w14:paraId="1D38A702" w14:textId="0BE0A48E" w:rsidR="00E401C2" w:rsidRPr="009F20B7" w:rsidRDefault="00E401C2" w:rsidP="00777E3F">
      <w:pPr>
        <w:pStyle w:val="ListParagraph"/>
        <w:numPr>
          <w:ilvl w:val="0"/>
          <w:numId w:val="27"/>
        </w:numPr>
      </w:pPr>
      <w:r w:rsidRPr="49FCFE86">
        <w:rPr>
          <w:b/>
          <w:bCs/>
        </w:rPr>
        <w:t>PersonalID</w:t>
      </w:r>
      <w:r w:rsidRPr="49FCFE86">
        <w:rPr>
          <w:i/>
          <w:iCs/>
        </w:rPr>
        <w:t xml:space="preserve"> </w:t>
      </w:r>
      <w:r>
        <w:t xml:space="preserve">= </w:t>
      </w:r>
      <w:r w:rsidR="00D979B0">
        <w:t>tlsa_Person</w:t>
      </w:r>
      <w:r>
        <w:t>.</w:t>
      </w:r>
      <w:r w:rsidRPr="49FCFE86">
        <w:rPr>
          <w:b/>
          <w:bCs/>
        </w:rPr>
        <w:t>PersonalID</w:t>
      </w:r>
    </w:p>
    <w:p w14:paraId="11898004" w14:textId="6C98B544" w:rsidR="00897910" w:rsidRPr="002E5F14" w:rsidRDefault="00897910" w:rsidP="00777E3F">
      <w:pPr>
        <w:pStyle w:val="ListParagraph"/>
        <w:numPr>
          <w:ilvl w:val="0"/>
          <w:numId w:val="27"/>
        </w:numPr>
      </w:pPr>
      <w:r w:rsidRPr="49FCFE86">
        <w:rPr>
          <w:b/>
          <w:bCs/>
        </w:rPr>
        <w:t>EntryDate</w:t>
      </w:r>
      <w:r>
        <w:t xml:space="preserve"> &lt;= </w:t>
      </w:r>
      <w:r w:rsidRPr="49FCFE86">
        <w:rPr>
          <w:b/>
          <w:bCs/>
        </w:rPr>
        <w:t>LastActive</w:t>
      </w:r>
    </w:p>
    <w:p w14:paraId="35BD9961" w14:textId="0A349B9E" w:rsidR="00897910" w:rsidRPr="00DE4A2E" w:rsidRDefault="00897910" w:rsidP="00777E3F">
      <w:pPr>
        <w:pStyle w:val="ListParagraph"/>
        <w:numPr>
          <w:ilvl w:val="0"/>
          <w:numId w:val="27"/>
        </w:numPr>
        <w:rPr>
          <w:u w:val="single"/>
        </w:rPr>
      </w:pPr>
      <w:r w:rsidRPr="49FCFE86">
        <w:rPr>
          <w:b/>
          <w:bCs/>
        </w:rPr>
        <w:lastRenderedPageBreak/>
        <w:t>ExitDate</w:t>
      </w:r>
      <w:r>
        <w:t xml:space="preserve"> is </w:t>
      </w:r>
      <w:r w:rsidR="00143E83">
        <w:t>NULL</w:t>
      </w:r>
      <w:r>
        <w:t xml:space="preserve"> or </w:t>
      </w:r>
      <w:r w:rsidRPr="49FCFE86">
        <w:rPr>
          <w:b/>
          <w:bCs/>
        </w:rPr>
        <w:t>ExitDate</w:t>
      </w:r>
      <w:r>
        <w:t xml:space="preserve"> &gt; </w:t>
      </w:r>
      <w:r w:rsidRPr="49FCFE86">
        <w:rPr>
          <w:b/>
          <w:bCs/>
        </w:rPr>
        <w:t>CHStart</w:t>
      </w:r>
    </w:p>
    <w:p w14:paraId="0C530F2B" w14:textId="12189663" w:rsidR="00006148" w:rsidRDefault="00006148" w:rsidP="0088191A">
      <w:pPr>
        <w:pStyle w:val="Heading2"/>
      </w:pPr>
      <w:bookmarkStart w:id="1043" w:name="_Toc37849765"/>
      <w:bookmarkStart w:id="1044" w:name="_Toc175057078"/>
      <w:r>
        <w:t xml:space="preserve">Get Dates to Exclude from Counts of ES/SH/Street Days </w:t>
      </w:r>
      <w:r w:rsidR="007B705B">
        <w:t>(ch_Exclude)</w:t>
      </w:r>
      <w:bookmarkEnd w:id="1043"/>
      <w:bookmarkEnd w:id="1044"/>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r>
              <w:t>CHStart</w:t>
            </w:r>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r>
              <w:t>LastActive</w:t>
            </w:r>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568D4B37" w:rsidR="00172D43" w:rsidRPr="008F2C7B" w:rsidRDefault="000B7DCA" w:rsidP="00C973DB">
            <w:pPr>
              <w:pStyle w:val="NoSpacing"/>
              <w:rPr>
                <w:i/>
                <w:iCs/>
              </w:rPr>
            </w:pPr>
            <w:r>
              <w:t>LSAProjectType</w:t>
            </w:r>
            <w:r w:rsidRPr="008F2C7B">
              <w:t xml:space="preserv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r w:rsidRPr="005F4836">
              <w:rPr>
                <w:b/>
                <w:bCs/>
              </w:rPr>
              <w:t>PersonalD</w:t>
            </w:r>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r>
              <w:rPr>
                <w:b/>
                <w:bCs/>
              </w:rPr>
              <w:t>E</w:t>
            </w:r>
            <w:r w:rsidR="00F709EC" w:rsidRPr="005F4836">
              <w:rPr>
                <w:b/>
                <w:bCs/>
              </w:rPr>
              <w:t>xcludeDate</w:t>
            </w:r>
          </w:p>
        </w:tc>
        <w:tc>
          <w:tcPr>
            <w:tcW w:w="7015" w:type="dxa"/>
          </w:tcPr>
          <w:p w14:paraId="4E6F4D87" w14:textId="57BDE277" w:rsidR="00F709EC" w:rsidRPr="00DE23AE" w:rsidRDefault="00F709EC" w:rsidP="00294A2C">
            <w:pPr>
              <w:pStyle w:val="NoSpacing"/>
            </w:pPr>
            <w:r>
              <w:rPr>
                <w:rFonts w:cs="Times New Roman"/>
              </w:rPr>
              <w:t xml:space="preserve">Distinct dates between </w:t>
            </w:r>
            <w:r w:rsidR="00C91919">
              <w:rPr>
                <w:rFonts w:cs="Times New Roman"/>
                <w:b/>
              </w:rPr>
              <w:t>CHStart</w:t>
            </w:r>
            <w:r w:rsidR="00294A2C">
              <w:rPr>
                <w:rFonts w:cs="Times New Roman"/>
                <w:i/>
              </w:rPr>
              <w:t xml:space="preserve"> </w:t>
            </w:r>
            <w:r>
              <w:rPr>
                <w:rFonts w:cs="Times New Roman"/>
              </w:rPr>
              <w:t xml:space="preserve">and </w:t>
            </w:r>
            <w:r w:rsidR="00C91919">
              <w:rPr>
                <w:rFonts w:cs="Times New Roman"/>
                <w:b/>
              </w:rPr>
              <w:t>LastActive</w:t>
            </w:r>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80911D1"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r w:rsidR="1B0328E5">
        <w:t>bed night</w:t>
      </w:r>
      <w:r w:rsidR="009A3705">
        <w:t xml:space="preserve">s, and </w:t>
      </w:r>
      <w:r w:rsidR="009A3705" w:rsidRPr="0748C06F">
        <w:rPr>
          <w:i/>
          <w:iCs/>
        </w:rPr>
        <w:t>3.917</w:t>
      </w:r>
      <w:r w:rsidR="007F74F4" w:rsidRPr="0748C06F">
        <w:rPr>
          <w:i/>
          <w:iCs/>
        </w:rPr>
        <w:t xml:space="preserve"> Prior Living Situation</w:t>
      </w:r>
      <w:r w:rsidR="007F74F4">
        <w:t xml:space="preserve"> </w:t>
      </w:r>
      <w:r w:rsidR="00054855">
        <w:t>data</w:t>
      </w:r>
      <w:r w:rsidR="004873DC">
        <w:t xml:space="preserve">. </w:t>
      </w:r>
      <w:r w:rsidR="00C91919">
        <w:t xml:space="preserve">For dates between </w:t>
      </w:r>
      <w:r w:rsidR="00C91919" w:rsidRPr="0748C06F">
        <w:rPr>
          <w:rFonts w:cs="Times New Roman"/>
          <w:b/>
          <w:bCs/>
        </w:rPr>
        <w:t>CHStart</w:t>
      </w:r>
      <w:r w:rsidR="00C91919" w:rsidRPr="0748C06F">
        <w:rPr>
          <w:rFonts w:cs="Times New Roman"/>
          <w:i/>
          <w:iCs/>
        </w:rPr>
        <w:t xml:space="preserve"> </w:t>
      </w:r>
      <w:r w:rsidR="00C91919" w:rsidRPr="0748C06F">
        <w:rPr>
          <w:rFonts w:cs="Times New Roman"/>
        </w:rPr>
        <w:t xml:space="preserve">and </w:t>
      </w:r>
      <w:r w:rsidR="00C91919" w:rsidRPr="0748C06F">
        <w:rPr>
          <w:rFonts w:cs="Times New Roman"/>
          <w:b/>
          <w:bCs/>
        </w:rPr>
        <w:t>LastActive:</w:t>
      </w:r>
      <w:r w:rsidR="00EE2B15">
        <w:t xml:space="preserve"> </w:t>
      </w:r>
    </w:p>
    <w:p w14:paraId="065E67B6" w14:textId="20C28C76"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45E940BC" w:rsidR="00006148" w:rsidRDefault="00006148" w:rsidP="00046859">
      <w:pPr>
        <w:pStyle w:val="ListParagraph"/>
        <w:numPr>
          <w:ilvl w:val="0"/>
          <w:numId w:val="5"/>
        </w:numPr>
      </w:pPr>
      <w:r>
        <w:t xml:space="preserve">For any CH enrollment where </w:t>
      </w:r>
      <w:r w:rsidR="000B7DCA">
        <w:rPr>
          <w:b/>
          <w:bCs/>
        </w:rPr>
        <w:t>LSA</w:t>
      </w:r>
      <w:r w:rsidR="000B7DCA" w:rsidRPr="00845520">
        <w:rPr>
          <w:b/>
          <w:bCs/>
        </w:rPr>
        <w:t>ProjectType</w:t>
      </w:r>
      <w:r w:rsidR="000B7DCA">
        <w:t xml:space="preserve"> </w:t>
      </w:r>
      <w:r w:rsidRPr="0063307E">
        <w:rPr>
          <w:i/>
        </w:rPr>
        <w:t xml:space="preserve">=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1045" w:name="_Toc37849766"/>
      <w:bookmarkStart w:id="1046" w:name="_Toc175057079"/>
      <w:r>
        <w:t xml:space="preserve">Get Dates to Include in Counts of ES/SH/Street Days </w:t>
      </w:r>
      <w:r w:rsidR="007B705B">
        <w:t>(</w:t>
      </w:r>
      <w:r w:rsidR="00E04B04">
        <w:t>ch_Include</w:t>
      </w:r>
      <w:r w:rsidR="007B705B">
        <w:t>)</w:t>
      </w:r>
      <w:bookmarkEnd w:id="1045"/>
      <w:bookmarkEnd w:id="1046"/>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r w:rsidRPr="00AB2970">
              <w:rPr>
                <w:rFonts w:cs="Times New Roman"/>
                <w:bCs/>
              </w:rPr>
              <w:t>CHStart</w:t>
            </w:r>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r>
              <w:t>LastActive</w:t>
            </w:r>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lastRenderedPageBreak/>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31DF92A5" w:rsidR="00172D43" w:rsidRPr="00385BF2" w:rsidRDefault="00385BF2" w:rsidP="00C973DB">
            <w:pPr>
              <w:pStyle w:val="NoSpacing"/>
              <w:rPr>
                <w:i/>
                <w:iCs/>
              </w:rPr>
            </w:pPr>
            <w:r w:rsidRPr="001253B6">
              <w:t>LSAProjectType</w:t>
            </w:r>
            <w:r w:rsidR="00172D43" w:rsidRPr="00385BF2">
              <w:t xml:space="preserve"> </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r w:rsidRPr="003C4035">
              <w:rPr>
                <w:i/>
              </w:rPr>
              <w:t>BedNightDate</w:t>
            </w:r>
            <w:r w:rsidR="0017448B">
              <w:t xml:space="preserve"> (</w:t>
            </w:r>
            <w:r w:rsidR="0017448B" w:rsidRPr="002F0D32">
              <w:rPr>
                <w:i/>
                <w:iCs/>
              </w:rPr>
              <w:t>DateProvided</w:t>
            </w:r>
            <w:r w:rsidR="0017448B">
              <w:t xml:space="preserve"> where </w:t>
            </w:r>
            <w:r w:rsidR="0017448B" w:rsidRPr="002F0D32">
              <w:rPr>
                <w:i/>
                <w:iCs/>
              </w:rPr>
              <w:t>RecordType</w:t>
            </w:r>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r w:rsidRPr="006B4F91">
              <w:rPr>
                <w:b/>
                <w:bCs/>
              </w:rPr>
              <w:t>PersonalD</w:t>
            </w:r>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r>
              <w:rPr>
                <w:b/>
                <w:bCs/>
              </w:rPr>
              <w:t>ESSHStreet</w:t>
            </w:r>
            <w:r w:rsidR="00F709EC">
              <w:rPr>
                <w:b/>
                <w:bCs/>
              </w:rPr>
              <w:t>Date</w:t>
            </w:r>
          </w:p>
        </w:tc>
        <w:tc>
          <w:tcPr>
            <w:tcW w:w="7015" w:type="dxa"/>
          </w:tcPr>
          <w:p w14:paraId="2F6A75EF" w14:textId="607596FE" w:rsidR="00F709EC" w:rsidRPr="00DE23AE" w:rsidRDefault="00F709EC" w:rsidP="00C973DB">
            <w:pPr>
              <w:pStyle w:val="NoSpacing"/>
            </w:pPr>
            <w:r>
              <w:rPr>
                <w:rFonts w:cs="Times New Roman"/>
              </w:rPr>
              <w:t xml:space="preserve">Distinct dates between </w:t>
            </w:r>
            <w:r w:rsidRPr="00CF23C7">
              <w:rPr>
                <w:rFonts w:cs="Times New Roman"/>
                <w:b/>
              </w:rPr>
              <w:t>CHStart</w:t>
            </w:r>
            <w:r>
              <w:rPr>
                <w:rFonts w:cs="Times New Roman"/>
                <w:i/>
              </w:rPr>
              <w:t xml:space="preserve"> </w:t>
            </w:r>
            <w:r>
              <w:rPr>
                <w:rFonts w:cs="Times New Roman"/>
              </w:rPr>
              <w:t xml:space="preserve">and </w:t>
            </w:r>
            <w:r w:rsidRPr="00CF23C7">
              <w:rPr>
                <w:rFonts w:cs="Times New Roman"/>
                <w:b/>
              </w:rPr>
              <w:t>LastActive</w:t>
            </w:r>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r w:rsidRPr="00CF23C7">
        <w:rPr>
          <w:b/>
        </w:rPr>
        <w:t>CHStart</w:t>
      </w:r>
      <w:r>
        <w:rPr>
          <w:i/>
        </w:rPr>
        <w:t xml:space="preserve"> </w:t>
      </w:r>
      <w:r>
        <w:t xml:space="preserve">and </w:t>
      </w:r>
      <w:r w:rsidRPr="00CF23C7">
        <w:rPr>
          <w:b/>
        </w:rPr>
        <w:t>LastActive</w:t>
      </w:r>
      <w:r>
        <w:t xml:space="preserve"> is counted as an </w:t>
      </w:r>
      <w:r>
        <w:rPr>
          <w:b/>
        </w:rPr>
        <w:t>ESSHStreetDate</w:t>
      </w:r>
      <w:r>
        <w:t xml:space="preserve"> based on HMIS data if:</w:t>
      </w:r>
    </w:p>
    <w:p w14:paraId="3041CF67" w14:textId="77777777" w:rsidR="00E04B04" w:rsidRDefault="00E04B04" w:rsidP="00777E3F">
      <w:pPr>
        <w:pStyle w:val="ListParagraph"/>
        <w:numPr>
          <w:ilvl w:val="0"/>
          <w:numId w:val="17"/>
        </w:numPr>
      </w:pPr>
      <w:r>
        <w:t>The date is not excluded because the client was enrolled in a TH project or enrolled and housed in an RRH/PSH project (ch_Exclude.</w:t>
      </w:r>
      <w:r w:rsidRPr="005F4836">
        <w:rPr>
          <w:b/>
          <w:bCs/>
        </w:rPr>
        <w:t>ExcludeDate</w:t>
      </w:r>
      <w:r>
        <w:t xml:space="preserve">); and </w:t>
      </w:r>
    </w:p>
    <w:p w14:paraId="67BE5D4F" w14:textId="49677A63" w:rsidR="00E04B04" w:rsidRDefault="00E04B04" w:rsidP="00777E3F">
      <w:pPr>
        <w:pStyle w:val="ListParagraph"/>
        <w:numPr>
          <w:ilvl w:val="0"/>
          <w:numId w:val="17"/>
        </w:numPr>
      </w:pPr>
      <w:r>
        <w:t xml:space="preserve">The date is consistent with any set of criteria listed below based on </w:t>
      </w:r>
      <w:r w:rsidR="009C008E">
        <w:t>tlsa_E</w:t>
      </w:r>
      <w:r>
        <w:t xml:space="preserve">nrollments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32D07FE2" w:rsidR="00006148" w:rsidRDefault="00385BF2" w:rsidP="00777E3F">
      <w:pPr>
        <w:pStyle w:val="ListParagraph"/>
        <w:numPr>
          <w:ilvl w:val="5"/>
          <w:numId w:val="50"/>
        </w:numPr>
      </w:pPr>
      <w:r>
        <w:rPr>
          <w:b/>
          <w:bCs/>
        </w:rPr>
        <w:t>LSA</w:t>
      </w:r>
      <w:r w:rsidRPr="00845520">
        <w:rPr>
          <w:b/>
          <w:bCs/>
        </w:rPr>
        <w:t>ProjectType</w:t>
      </w:r>
      <w:r w:rsidR="00006148" w:rsidRPr="002F68BE">
        <w:t xml:space="preserve"> </w:t>
      </w:r>
      <w:r>
        <w:t xml:space="preserve">in </w:t>
      </w:r>
      <w:r w:rsidR="00CB4ADD">
        <w:t>(0,8)</w:t>
      </w:r>
      <w:r w:rsidR="00006148" w:rsidRPr="00445256">
        <w:t>; and</w:t>
      </w:r>
    </w:p>
    <w:p w14:paraId="05DD17F3" w14:textId="74E0E381" w:rsidR="00006148" w:rsidRPr="002F68BE" w:rsidRDefault="009366AD" w:rsidP="00777E3F">
      <w:pPr>
        <w:pStyle w:val="ListParagraph"/>
        <w:numPr>
          <w:ilvl w:val="5"/>
          <w:numId w:val="50"/>
        </w:numPr>
        <w:rPr>
          <w:i/>
        </w:rPr>
      </w:pPr>
      <w:r>
        <w:rPr>
          <w:b/>
        </w:rPr>
        <w:t>ESSHStreetDate</w:t>
      </w:r>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r w:rsidR="00BD1A43">
        <w:rPr>
          <w:b/>
        </w:rPr>
        <w:t>CHStart</w:t>
      </w:r>
      <w:r w:rsidR="00C903F7">
        <w:rPr>
          <w:b/>
        </w:rPr>
        <w:t>)</w:t>
      </w:r>
      <w:r w:rsidR="00006148">
        <w:rPr>
          <w:i/>
        </w:rPr>
        <w:t xml:space="preserve">; </w:t>
      </w:r>
      <w:r w:rsidR="00006148" w:rsidRPr="00A6067F">
        <w:t>and</w:t>
      </w:r>
    </w:p>
    <w:p w14:paraId="0DEC7828" w14:textId="3E104BBB" w:rsidR="00006148" w:rsidRPr="00F92C8B" w:rsidRDefault="009366AD" w:rsidP="00777E3F">
      <w:pPr>
        <w:pStyle w:val="ListParagraph"/>
        <w:numPr>
          <w:ilvl w:val="5"/>
          <w:numId w:val="50"/>
        </w:numPr>
      </w:pPr>
      <w:r>
        <w:rPr>
          <w:b/>
        </w:rPr>
        <w:t>ESSHStreetDate</w:t>
      </w:r>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r w:rsidR="00CF23C7" w:rsidRPr="00CF23C7">
        <w:rPr>
          <w:b/>
        </w:rPr>
        <w:t>LastActive</w:t>
      </w:r>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4C7A96BD" w:rsidR="00006148" w:rsidRPr="00BF5535" w:rsidRDefault="00CB4ADD" w:rsidP="00777E3F">
      <w:pPr>
        <w:pStyle w:val="ListParagraph"/>
        <w:numPr>
          <w:ilvl w:val="5"/>
          <w:numId w:val="51"/>
        </w:numPr>
      </w:pPr>
      <w:r>
        <w:rPr>
          <w:b/>
          <w:bCs/>
        </w:rPr>
        <w:t>LSA</w:t>
      </w:r>
      <w:r w:rsidRPr="00845520">
        <w:rPr>
          <w:b/>
          <w:bCs/>
        </w:rPr>
        <w:t>ProjectType</w:t>
      </w:r>
      <w:r>
        <w:t xml:space="preserve"> </w:t>
      </w:r>
      <w:r w:rsidR="00006148" w:rsidRPr="00BF5535">
        <w:t>= 1</w:t>
      </w:r>
      <w:r w:rsidR="00006148" w:rsidRPr="00A6067F">
        <w:t>; and</w:t>
      </w:r>
    </w:p>
    <w:p w14:paraId="7E91D04F" w14:textId="249A5897" w:rsidR="00006148" w:rsidRPr="00562B4E" w:rsidRDefault="009366AD" w:rsidP="00777E3F">
      <w:pPr>
        <w:pStyle w:val="ListParagraph"/>
        <w:numPr>
          <w:ilvl w:val="5"/>
          <w:numId w:val="51"/>
        </w:numPr>
      </w:pPr>
      <w:r>
        <w:rPr>
          <w:b/>
        </w:rPr>
        <w:t>ESSHStreetDate</w:t>
      </w:r>
      <w:r w:rsidR="00006148">
        <w:t xml:space="preserve"> = </w:t>
      </w:r>
      <w:bookmarkStart w:id="1047" w:name="_Hlk42149391"/>
      <w:r w:rsidR="003C4035" w:rsidRPr="003C4035">
        <w:rPr>
          <w:i/>
        </w:rPr>
        <w:t>BedNightDate</w:t>
      </w:r>
      <w:bookmarkEnd w:id="1047"/>
    </w:p>
    <w:p w14:paraId="504559F8" w14:textId="6F4CEBB0" w:rsidR="003B1AEA" w:rsidRPr="00267838" w:rsidRDefault="00BF0431" w:rsidP="00777E3F">
      <w:pPr>
        <w:pStyle w:val="ListParagraph"/>
        <w:numPr>
          <w:ilvl w:val="5"/>
          <w:numId w:val="51"/>
        </w:numPr>
      </w:pPr>
      <w:r w:rsidRPr="003C4035">
        <w:rPr>
          <w:i/>
        </w:rPr>
        <w:t>BedNightDate</w:t>
      </w:r>
      <w:r>
        <w:rPr>
          <w:i/>
        </w:rPr>
        <w:t xml:space="preserve"> </w:t>
      </w:r>
      <w:r>
        <w:rPr>
          <w:iCs/>
        </w:rPr>
        <w:t xml:space="preserve">&gt;= </w:t>
      </w:r>
      <w:r w:rsidR="005A6BF7" w:rsidRPr="005A6BF7">
        <w:rPr>
          <w:iCs/>
          <w:u w:val="words"/>
        </w:rPr>
        <w:t>LookbackDate</w:t>
      </w:r>
    </w:p>
    <w:p w14:paraId="2D173277" w14:textId="57B801FA" w:rsidR="004A087A" w:rsidRPr="00645339" w:rsidRDefault="004A087A" w:rsidP="00777E3F">
      <w:pPr>
        <w:pStyle w:val="ListParagraph"/>
        <w:numPr>
          <w:ilvl w:val="5"/>
          <w:numId w:val="51"/>
        </w:numPr>
      </w:pPr>
      <w:r w:rsidRPr="003C4035">
        <w:rPr>
          <w:i/>
        </w:rPr>
        <w:t>BedNightDate</w:t>
      </w:r>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777E3F">
      <w:pPr>
        <w:pStyle w:val="ListParagraph"/>
        <w:numPr>
          <w:ilvl w:val="5"/>
          <w:numId w:val="51"/>
        </w:numPr>
      </w:pPr>
      <w:r>
        <w:rPr>
          <w:iCs/>
        </w:rPr>
        <w:t>tlsa_Enrollment.</w:t>
      </w:r>
      <w:r w:rsidRPr="005C4382">
        <w:rPr>
          <w:b/>
          <w:bCs/>
          <w:iCs/>
        </w:rPr>
        <w:t>ExitDate</w:t>
      </w:r>
      <w:r>
        <w:rPr>
          <w:iCs/>
        </w:rPr>
        <w:t xml:space="preserve"> is NULL or </w:t>
      </w:r>
      <w:r w:rsidRPr="005C4382">
        <w:rPr>
          <w:i/>
        </w:rPr>
        <w:t>BedNightDate</w:t>
      </w:r>
      <w:r>
        <w:rPr>
          <w:iCs/>
        </w:rPr>
        <w:t xml:space="preserve"> &lt; </w:t>
      </w:r>
      <w:r w:rsidR="005C7A1A">
        <w:rPr>
          <w:iCs/>
        </w:rPr>
        <w:t>tlsa_Enrollment.</w:t>
      </w:r>
      <w:r w:rsidR="005C7A1A" w:rsidRPr="005C4382">
        <w:rPr>
          <w:b/>
          <w:bCs/>
          <w:iCs/>
        </w:rPr>
        <w:t>ExitDate</w:t>
      </w:r>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r w:rsidRPr="009C008E">
        <w:rPr>
          <w:b/>
          <w:bCs/>
          <w:iCs/>
        </w:rPr>
        <w:t>EntryDate</w:t>
      </w:r>
      <w:r>
        <w:t xml:space="preserve"> &gt; </w:t>
      </w:r>
      <w:r w:rsidR="00CF23C7" w:rsidRPr="00CF23C7">
        <w:rPr>
          <w:b/>
        </w:rPr>
        <w:t>CHStart</w:t>
      </w:r>
      <w:r>
        <w:t xml:space="preserve">, </w:t>
      </w:r>
      <w:r w:rsidR="00B5597A">
        <w:rPr>
          <w:bCs/>
        </w:rPr>
        <w:t xml:space="preserve">dates on which the client was on the street on in ES/SH based on 3.917 are included as </w:t>
      </w:r>
      <w:r w:rsidR="00B5597A" w:rsidRPr="0044267F">
        <w:rPr>
          <w:b/>
        </w:rPr>
        <w:t>ESSHStreetDate</w:t>
      </w:r>
      <w:r w:rsidR="00B5597A">
        <w:rPr>
          <w:bCs/>
        </w:rPr>
        <w:t>s if they have not already been excluded or included based on prior criteria.</w:t>
      </w:r>
    </w:p>
    <w:p w14:paraId="6A9AF250" w14:textId="777AF456" w:rsidR="00B5597A" w:rsidRPr="0044267F" w:rsidRDefault="00B5597A" w:rsidP="00777E3F">
      <w:pPr>
        <w:pStyle w:val="ListParagraph"/>
        <w:numPr>
          <w:ilvl w:val="0"/>
          <w:numId w:val="59"/>
        </w:numPr>
        <w:rPr>
          <w:bCs/>
        </w:rPr>
      </w:pPr>
      <w:r w:rsidRPr="0044267F">
        <w:rPr>
          <w:bCs/>
        </w:rPr>
        <w:lastRenderedPageBreak/>
        <w:t xml:space="preserve">An </w:t>
      </w:r>
      <w:r w:rsidRPr="0044267F">
        <w:rPr>
          <w:b/>
        </w:rPr>
        <w:t>ESSHStreetDate</w:t>
      </w:r>
      <w:r w:rsidRPr="0044267F">
        <w:rPr>
          <w:bCs/>
        </w:rPr>
        <w:t xml:space="preserve"> is counted for ES and SH projects (</w:t>
      </w:r>
      <w:r w:rsidR="00CB4ADD">
        <w:rPr>
          <w:b/>
          <w:bCs/>
        </w:rPr>
        <w:t>LSA</w:t>
      </w:r>
      <w:r w:rsidR="00CB4ADD" w:rsidRPr="00845520">
        <w:rPr>
          <w:b/>
          <w:bCs/>
        </w:rPr>
        <w:t>ProjectType</w:t>
      </w:r>
      <w:r w:rsidR="00CB4ADD">
        <w:t xml:space="preserve"> </w:t>
      </w:r>
      <w:r w:rsidRPr="0044267F">
        <w:rPr>
          <w:bCs/>
        </w:rPr>
        <w:t>in (</w:t>
      </w:r>
      <w:r w:rsidR="00CB4ADD">
        <w:rPr>
          <w:bCs/>
        </w:rPr>
        <w:t>0,</w:t>
      </w:r>
      <w:r w:rsidRPr="0044267F">
        <w:rPr>
          <w:bCs/>
        </w:rPr>
        <w:t>1,8)</w:t>
      </w:r>
      <w:r>
        <w:rPr>
          <w:bCs/>
        </w:rPr>
        <w:t>)</w:t>
      </w:r>
      <w:r w:rsidRPr="0044267F">
        <w:rPr>
          <w:bCs/>
        </w:rPr>
        <w:t xml:space="preserve"> if:</w:t>
      </w:r>
    </w:p>
    <w:p w14:paraId="554ED581" w14:textId="1B17F4B9" w:rsidR="00B5597A" w:rsidRDefault="00B5597A" w:rsidP="00777E3F">
      <w:pPr>
        <w:pStyle w:val="ListParagraph"/>
        <w:numPr>
          <w:ilvl w:val="0"/>
          <w:numId w:val="60"/>
        </w:numPr>
      </w:pPr>
      <w:r w:rsidRPr="0044267F">
        <w:rPr>
          <w:i/>
        </w:rPr>
        <w:t>LivingSituation</w:t>
      </w:r>
      <w:r w:rsidRPr="007327FC">
        <w:t xml:space="preserve"> in (</w:t>
      </w:r>
      <w:r w:rsidR="00294686">
        <w:t>10</w:t>
      </w:r>
      <w:r w:rsidRPr="007327FC">
        <w:t>1,</w:t>
      </w:r>
      <w:r w:rsidR="008173F4">
        <w:t>1</w:t>
      </w:r>
      <w:r w:rsidRPr="007327FC">
        <w:t>18,</w:t>
      </w:r>
      <w:r w:rsidR="008173F4">
        <w:t>1</w:t>
      </w:r>
      <w:r w:rsidRPr="007327FC">
        <w:t>16)</w:t>
      </w:r>
      <w:r w:rsidRPr="00DB4FDE">
        <w:t xml:space="preserve">; </w:t>
      </w:r>
      <w:r>
        <w:t>and</w:t>
      </w:r>
    </w:p>
    <w:p w14:paraId="4C61AC06" w14:textId="77777777" w:rsidR="00B5597A" w:rsidRPr="0044267F" w:rsidRDefault="00B5597A" w:rsidP="00777E3F">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5A114D2D" w14:textId="7DEC4BB1" w:rsidR="00B5597A" w:rsidRDefault="00B5597A" w:rsidP="00777E3F">
      <w:pPr>
        <w:pStyle w:val="ListParagraph"/>
        <w:numPr>
          <w:ilvl w:val="0"/>
          <w:numId w:val="62"/>
        </w:numPr>
        <w:rPr>
          <w:bCs/>
        </w:rPr>
      </w:pPr>
      <w:r w:rsidRPr="0044267F">
        <w:rPr>
          <w:bCs/>
        </w:rPr>
        <w:t>For TH, PSH, and RRH projects (</w:t>
      </w:r>
      <w:r w:rsidR="00611385">
        <w:rPr>
          <w:b/>
          <w:bCs/>
        </w:rPr>
        <w:t>LSA</w:t>
      </w:r>
      <w:r w:rsidR="00611385" w:rsidRPr="00845520">
        <w:rPr>
          <w:b/>
          <w:bCs/>
        </w:rPr>
        <w:t>ProjectType</w:t>
      </w:r>
      <w:r w:rsidR="00611385">
        <w:t xml:space="preserve"> </w:t>
      </w:r>
      <w:r w:rsidRPr="0044267F">
        <w:rPr>
          <w:bCs/>
        </w:rPr>
        <w:t>in (2,3,13</w:t>
      </w:r>
      <w:r w:rsidR="00C653C6">
        <w:rPr>
          <w:bCs/>
        </w:rPr>
        <w:t>,15</w:t>
      </w:r>
      <w:r w:rsidRPr="0044267F">
        <w:rPr>
          <w:bCs/>
        </w:rPr>
        <w:t>)</w:t>
      </w:r>
      <w:r>
        <w:rPr>
          <w:bCs/>
        </w:rPr>
        <w:t>)</w:t>
      </w:r>
      <w:r w:rsidRPr="0044267F">
        <w:rPr>
          <w:bCs/>
        </w:rPr>
        <w:t xml:space="preserve">, </w:t>
      </w:r>
      <w:r w:rsidRPr="0044267F">
        <w:rPr>
          <w:b/>
        </w:rPr>
        <w:t>ESSHStreetDate</w:t>
      </w:r>
      <w:r>
        <w:rPr>
          <w:bCs/>
        </w:rPr>
        <w:t>s based on</w:t>
      </w:r>
      <w:r w:rsidRPr="0044267F">
        <w:rPr>
          <w:bCs/>
        </w:rPr>
        <w:t xml:space="preserve"> 3.917 are only counted if:</w:t>
      </w:r>
    </w:p>
    <w:p w14:paraId="64CA9FDF" w14:textId="77777777" w:rsidR="00B5597A" w:rsidRPr="0044267F" w:rsidRDefault="00B5597A" w:rsidP="00777E3F">
      <w:pPr>
        <w:pStyle w:val="ListParagraph"/>
        <w:numPr>
          <w:ilvl w:val="0"/>
          <w:numId w:val="59"/>
        </w:numPr>
        <w:ind w:left="1080"/>
        <w:rPr>
          <w:bCs/>
        </w:rPr>
      </w:pPr>
      <w:r>
        <w:rPr>
          <w:bCs/>
        </w:rPr>
        <w:t>The client was in ES/SH or on the street prior to entry:</w:t>
      </w:r>
    </w:p>
    <w:p w14:paraId="4C6416C3" w14:textId="4EBCCAB7" w:rsidR="00B5597A" w:rsidRPr="00DD4D75" w:rsidRDefault="00B5597A" w:rsidP="00777E3F">
      <w:pPr>
        <w:pStyle w:val="ListParagraph"/>
        <w:numPr>
          <w:ilvl w:val="0"/>
          <w:numId w:val="61"/>
        </w:numPr>
      </w:pPr>
      <w:r w:rsidRPr="007327FC">
        <w:rPr>
          <w:i/>
        </w:rPr>
        <w:t>LivingSituation</w:t>
      </w:r>
      <w:r w:rsidRPr="007327FC">
        <w:t xml:space="preserve"> in (</w:t>
      </w:r>
      <w:r w:rsidR="008173F4">
        <w:t>101,118,116</w:t>
      </w:r>
      <w:r w:rsidRPr="007327FC">
        <w:t>)</w:t>
      </w:r>
      <w:r w:rsidRPr="00DB4FDE">
        <w:t>; or</w:t>
      </w:r>
    </w:p>
    <w:p w14:paraId="36CA0E22" w14:textId="77777777" w:rsidR="00B5597A" w:rsidRPr="00DD4D75" w:rsidRDefault="00B5597A" w:rsidP="00777E3F">
      <w:pPr>
        <w:pStyle w:val="ListParagraph"/>
        <w:numPr>
          <w:ilvl w:val="0"/>
          <w:numId w:val="61"/>
        </w:numPr>
      </w:pPr>
      <w:r w:rsidRPr="007327FC">
        <w:rPr>
          <w:i/>
        </w:rPr>
        <w:t>LengthOfStay</w:t>
      </w:r>
      <w:r w:rsidRPr="007327FC">
        <w:t xml:space="preserve"> in (10, 11) and </w:t>
      </w:r>
      <w:r w:rsidRPr="00DB4FDE">
        <w:rPr>
          <w:i/>
        </w:rPr>
        <w:t>PreviousStreetESSH</w:t>
      </w:r>
      <w:r w:rsidRPr="00DD4D75">
        <w:t xml:space="preserve"> = 1; or</w:t>
      </w:r>
    </w:p>
    <w:p w14:paraId="008CF949" w14:textId="15CAE554" w:rsidR="00B5597A" w:rsidRDefault="00B5597A" w:rsidP="00777E3F">
      <w:pPr>
        <w:pStyle w:val="ListParagraph"/>
        <w:numPr>
          <w:ilvl w:val="0"/>
          <w:numId w:val="61"/>
        </w:numPr>
      </w:pPr>
      <w:r w:rsidRPr="007327FC">
        <w:rPr>
          <w:i/>
        </w:rPr>
        <w:t>LivingSituation</w:t>
      </w:r>
      <w:r w:rsidRPr="007327FC">
        <w:t xml:space="preserve"> in (</w:t>
      </w:r>
      <w:r w:rsidR="00A744E9">
        <w:t>20</w:t>
      </w:r>
      <w:r w:rsidRPr="007327FC">
        <w:t>4,</w:t>
      </w:r>
      <w:r w:rsidR="00A744E9">
        <w:t>20</w:t>
      </w:r>
      <w:r w:rsidRPr="007327FC">
        <w:t>5,</w:t>
      </w:r>
      <w:r w:rsidR="00A744E9">
        <w:t>20</w:t>
      </w:r>
      <w:r w:rsidRPr="007327FC">
        <w:t>6,</w:t>
      </w:r>
      <w:r w:rsidR="00A744E9">
        <w:t>20</w:t>
      </w:r>
      <w:r w:rsidRPr="007327FC">
        <w:t>7,</w:t>
      </w:r>
      <w:r w:rsidR="00A744E9">
        <w:t>2</w:t>
      </w:r>
      <w:r w:rsidRPr="007327FC">
        <w:t>15,</w:t>
      </w:r>
      <w:r w:rsidR="00A744E9">
        <w:t>2</w:t>
      </w:r>
      <w:r>
        <w:t>25</w:t>
      </w:r>
      <w:r w:rsidRPr="007327FC">
        <w:t>)</w:t>
      </w:r>
      <w:r w:rsidRPr="00DB4FDE">
        <w:t xml:space="preserve"> and </w:t>
      </w:r>
      <w:r w:rsidRPr="00DD4D75">
        <w:rPr>
          <w:i/>
        </w:rPr>
        <w:t>LengthOfStay</w:t>
      </w:r>
      <w:r w:rsidRPr="00DD4D75">
        <w:t xml:space="preserve"> in (2,3) and </w:t>
      </w:r>
      <w:r w:rsidRPr="00DD4D75">
        <w:rPr>
          <w:i/>
        </w:rPr>
        <w:t>PreviousStreetESSH</w:t>
      </w:r>
      <w:r w:rsidRPr="00DD4D75">
        <w:t xml:space="preserve"> = 1</w:t>
      </w:r>
    </w:p>
    <w:p w14:paraId="3B440B36" w14:textId="77777777" w:rsidR="00B5597A" w:rsidRDefault="00B5597A" w:rsidP="00777E3F">
      <w:pPr>
        <w:pStyle w:val="ListParagraph"/>
        <w:numPr>
          <w:ilvl w:val="0"/>
          <w:numId w:val="58"/>
        </w:numPr>
      </w:pPr>
      <w:r w:rsidRPr="0044267F">
        <w:rPr>
          <w:b/>
        </w:rPr>
        <w:t>ESSHStreetDate</w:t>
      </w:r>
      <w:r>
        <w:t xml:space="preserve"> </w:t>
      </w:r>
      <w:r w:rsidRPr="002F68BE">
        <w:t xml:space="preserve">&gt;= </w:t>
      </w:r>
      <w:r w:rsidRPr="0044267F">
        <w:rPr>
          <w:i/>
        </w:rPr>
        <w:t>DateToStreetESSH</w:t>
      </w:r>
      <w:r>
        <w:t>; and</w:t>
      </w:r>
    </w:p>
    <w:p w14:paraId="3C6ED81B" w14:textId="0C366F02" w:rsidR="00B5597A" w:rsidRDefault="00611385" w:rsidP="00777E3F">
      <w:pPr>
        <w:pStyle w:val="ListParagraph"/>
        <w:numPr>
          <w:ilvl w:val="1"/>
          <w:numId w:val="63"/>
        </w:numPr>
      </w:pPr>
      <w:r>
        <w:rPr>
          <w:b/>
          <w:bCs/>
        </w:rPr>
        <w:t>LSA</w:t>
      </w:r>
      <w:r w:rsidRPr="00845520">
        <w:rPr>
          <w:b/>
          <w:bCs/>
        </w:rPr>
        <w:t>ProjectType</w:t>
      </w:r>
      <w:r>
        <w:t xml:space="preserve"> </w:t>
      </w:r>
      <w:r w:rsidR="00B5597A">
        <w:t xml:space="preserve">= 2 and </w:t>
      </w:r>
      <w:r w:rsidR="00B5597A" w:rsidRPr="0044267F">
        <w:rPr>
          <w:b/>
        </w:rPr>
        <w:t>ESSHStreetDate</w:t>
      </w:r>
      <w:r w:rsidR="00B5597A">
        <w:t xml:space="preserve"> &lt; </w:t>
      </w:r>
      <w:r w:rsidR="00B5597A" w:rsidRPr="0044267F">
        <w:rPr>
          <w:b/>
          <w:bCs/>
        </w:rPr>
        <w:t>EntryDate</w:t>
      </w:r>
      <w:r w:rsidR="00B5597A">
        <w:t>; or</w:t>
      </w:r>
    </w:p>
    <w:p w14:paraId="03655FAD" w14:textId="28844E28" w:rsidR="00B5597A" w:rsidRDefault="00611385" w:rsidP="00777E3F">
      <w:pPr>
        <w:pStyle w:val="ListParagraph"/>
        <w:numPr>
          <w:ilvl w:val="1"/>
          <w:numId w:val="63"/>
        </w:numPr>
      </w:pPr>
      <w:r>
        <w:rPr>
          <w:b/>
          <w:bCs/>
        </w:rPr>
        <w:t>LSA</w:t>
      </w:r>
      <w:r w:rsidRPr="00845520">
        <w:rPr>
          <w:b/>
          <w:bCs/>
        </w:rPr>
        <w:t>ProjectType</w:t>
      </w:r>
      <w:r>
        <w:t xml:space="preserve"> </w:t>
      </w:r>
      <w:r w:rsidR="00B5597A">
        <w:t>in (3,13</w:t>
      </w:r>
      <w:r w:rsidR="00C653C6">
        <w:t>,15</w:t>
      </w:r>
      <w:r w:rsidR="00B5597A">
        <w:t xml:space="preserve">) and </w:t>
      </w:r>
    </w:p>
    <w:p w14:paraId="6314177C" w14:textId="77777777" w:rsidR="00B5597A" w:rsidRDefault="00B5597A" w:rsidP="00777E3F">
      <w:pPr>
        <w:pStyle w:val="ListParagraph"/>
        <w:numPr>
          <w:ilvl w:val="2"/>
          <w:numId w:val="64"/>
        </w:numPr>
      </w:pPr>
      <w:r w:rsidRPr="0044267F">
        <w:rPr>
          <w:b/>
          <w:bCs/>
        </w:rPr>
        <w:t>ESSHStreetDate</w:t>
      </w:r>
      <w:r>
        <w:t xml:space="preserve"> &lt; </w:t>
      </w:r>
      <w:r>
        <w:rPr>
          <w:b/>
          <w:bCs/>
        </w:rPr>
        <w:t>MoveInDate</w:t>
      </w:r>
      <w:r w:rsidRPr="0044267F">
        <w:t>; or</w:t>
      </w:r>
    </w:p>
    <w:p w14:paraId="14D5CD43" w14:textId="77777777" w:rsidR="00B5597A" w:rsidRPr="0044267F" w:rsidRDefault="00B5597A" w:rsidP="00777E3F">
      <w:pPr>
        <w:pStyle w:val="ListParagraph"/>
        <w:numPr>
          <w:ilvl w:val="2"/>
          <w:numId w:val="64"/>
        </w:numPr>
      </w:pPr>
      <w:r>
        <w:rPr>
          <w:b/>
          <w:bCs/>
        </w:rPr>
        <w:t xml:space="preserve">MoveInDate </w:t>
      </w:r>
      <w:r w:rsidRPr="0044267F">
        <w:t>is NULL and</w:t>
      </w:r>
      <w:r>
        <w:rPr>
          <w:b/>
          <w:bCs/>
        </w:rPr>
        <w:t xml:space="preserve"> ESSHStreetDate &lt; ExitDate</w:t>
      </w:r>
      <w:r w:rsidRPr="0044267F">
        <w:t>; or</w:t>
      </w:r>
      <w:r>
        <w:rPr>
          <w:b/>
          <w:bCs/>
        </w:rPr>
        <w:t xml:space="preserve"> </w:t>
      </w:r>
    </w:p>
    <w:p w14:paraId="69303551" w14:textId="77777777" w:rsidR="00B5597A" w:rsidRDefault="00B5597A" w:rsidP="00777E3F">
      <w:pPr>
        <w:pStyle w:val="ListParagraph"/>
        <w:numPr>
          <w:ilvl w:val="2"/>
          <w:numId w:val="64"/>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ESSHStreetDate &lt;= LastActive</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a </w:t>
      </w:r>
      <w:r w:rsidR="00461B7A">
        <w:t xml:space="preserve">ES/SH/Street </w:t>
      </w:r>
      <w:r>
        <w:t>day.</w:t>
      </w:r>
    </w:p>
    <w:p w14:paraId="75D9857D" w14:textId="6E83F46F" w:rsidR="00006148" w:rsidRPr="00AB373C" w:rsidRDefault="00006148" w:rsidP="00777E3F">
      <w:pPr>
        <w:pStyle w:val="ListParagraph"/>
        <w:numPr>
          <w:ilvl w:val="5"/>
          <w:numId w:val="52"/>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777E3F">
      <w:pPr>
        <w:pStyle w:val="ListParagraph"/>
        <w:numPr>
          <w:ilvl w:val="5"/>
          <w:numId w:val="52"/>
        </w:numPr>
        <w:rPr>
          <w:i/>
        </w:rPr>
      </w:pPr>
      <w:r>
        <w:t>[Date] &lt; [</w:t>
      </w:r>
      <w:r w:rsidR="009366AD">
        <w:rPr>
          <w:b/>
        </w:rPr>
        <w:t>ESSHStreetDate</w:t>
      </w:r>
      <w:r w:rsidRPr="00FF207C">
        <w:rPr>
          <w:i/>
        </w:rPr>
        <w:t>2</w:t>
      </w:r>
      <w:r w:rsidRPr="00A6067F">
        <w:t>]; and</w:t>
      </w:r>
    </w:p>
    <w:p w14:paraId="05DAAF9D" w14:textId="22C14AD8" w:rsidR="00006148" w:rsidRPr="002F68BE" w:rsidRDefault="00006148" w:rsidP="00777E3F">
      <w:pPr>
        <w:pStyle w:val="ListParagraph"/>
        <w:numPr>
          <w:ilvl w:val="5"/>
          <w:numId w:val="52"/>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r w:rsidR="003C4035" w:rsidRPr="003C4035">
        <w:rPr>
          <w:i/>
        </w:rPr>
        <w:t>BedNightDate</w:t>
      </w:r>
      <w:r w:rsidRPr="00027DB7">
        <w:t xml:space="preserve">s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r w:rsidR="009366AD">
        <w:rPr>
          <w:b/>
        </w:rPr>
        <w:t>ESSHStreetDate</w:t>
      </w:r>
      <w:r>
        <w:t xml:space="preserve">s are counted as </w:t>
      </w:r>
      <w:r w:rsidR="00461B7A">
        <w:t>ES/SH/Street dates</w:t>
      </w:r>
      <w:r>
        <w:t xml:space="preserve"> regardless of ch_Exclude dates</w:t>
      </w:r>
      <w:r w:rsidR="004873DC">
        <w:t xml:space="preserve">. </w:t>
      </w:r>
      <w:bookmarkStart w:id="1048" w:name="_Toc506721200"/>
    </w:p>
    <w:p w14:paraId="4E52BCD6" w14:textId="4F2FFADA" w:rsidR="00006148" w:rsidRDefault="00006148" w:rsidP="0088191A">
      <w:pPr>
        <w:pStyle w:val="Heading2"/>
      </w:pPr>
      <w:bookmarkStart w:id="1049" w:name="_Toc37849767"/>
      <w:bookmarkStart w:id="1050" w:name="_Toc175057080"/>
      <w:r>
        <w:t>Get ES/SH/Street Episodes</w:t>
      </w:r>
      <w:r w:rsidR="007B705B">
        <w:t xml:space="preserve"> (ch_Episodes)</w:t>
      </w:r>
      <w:bookmarkEnd w:id="1049"/>
      <w:bookmarkEnd w:id="1050"/>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r w:rsidRPr="005F4836">
              <w:t>ESSHStreetDate</w:t>
            </w:r>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r w:rsidRPr="00970494">
              <w:t>episodeStart</w:t>
            </w:r>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r w:rsidRPr="00970494">
              <w:t>episodeEnd</w:t>
            </w:r>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r w:rsidRPr="00970494">
              <w:t>episodeDays</w:t>
            </w:r>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r w:rsidR="00CF23C7" w:rsidRPr="00CF23C7">
              <w:rPr>
                <w:rFonts w:cs="Times New Roman"/>
                <w:b/>
              </w:rPr>
              <w:t>episodeStart</w:t>
            </w:r>
            <w:r>
              <w:rPr>
                <w:rFonts w:cs="Times New Roman"/>
              </w:rPr>
              <w:t xml:space="preserve"> and </w:t>
            </w:r>
            <w:r w:rsidR="00CF23C7" w:rsidRPr="00CF23C7">
              <w:rPr>
                <w:rFonts w:cs="Times New Roman"/>
                <w:b/>
              </w:rPr>
              <w:t>episodeEnd</w:t>
            </w:r>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777E3F">
      <w:pPr>
        <w:pStyle w:val="ListParagraph"/>
        <w:numPr>
          <w:ilvl w:val="0"/>
          <w:numId w:val="36"/>
        </w:numPr>
      </w:pPr>
      <w:r w:rsidRPr="00B36AD6">
        <w:rPr>
          <w:b/>
        </w:rPr>
        <w:t>episodeStart</w:t>
      </w:r>
      <w:r w:rsidR="00006148" w:rsidRPr="00B36AD6">
        <w:rPr>
          <w:b/>
          <w:i/>
        </w:rPr>
        <w:t xml:space="preserve"> </w:t>
      </w:r>
      <w:r w:rsidR="00006148">
        <w:t xml:space="preserve">is any </w:t>
      </w:r>
      <w:r w:rsidR="009366AD" w:rsidRPr="00B36AD6">
        <w:rPr>
          <w:b/>
        </w:rPr>
        <w:t>ESSHStreetDate</w:t>
      </w:r>
      <w:r w:rsidR="00006148">
        <w:t xml:space="preserve"> where there is no (</w:t>
      </w:r>
      <w:r w:rsidR="009366AD" w:rsidRPr="00B36AD6">
        <w:rPr>
          <w:b/>
        </w:rPr>
        <w:t>ESSHStreetDate</w:t>
      </w:r>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r w:rsidRPr="00CF23C7">
        <w:rPr>
          <w:b/>
        </w:rPr>
        <w:t>episodeEnd</w:t>
      </w:r>
      <w:r w:rsidR="00006148">
        <w:rPr>
          <w:b/>
          <w:i/>
        </w:rPr>
        <w:t xml:space="preserve"> </w:t>
      </w:r>
      <w:r w:rsidR="00006148">
        <w:t xml:space="preserve">is the first </w:t>
      </w:r>
      <w:r w:rsidR="009366AD">
        <w:rPr>
          <w:b/>
        </w:rPr>
        <w:t>ESSHStreetDate</w:t>
      </w:r>
      <w:r w:rsidR="00006148">
        <w:t xml:space="preserve"> after </w:t>
      </w:r>
      <w:r w:rsidRPr="00CF23C7">
        <w:rPr>
          <w:rFonts w:cs="Times New Roman"/>
          <w:b/>
        </w:rPr>
        <w:t>episodeStart</w:t>
      </w:r>
      <w:r w:rsidR="00006148">
        <w:rPr>
          <w:rFonts w:cs="Times New Roman"/>
        </w:rPr>
        <w:t xml:space="preserve"> where (</w:t>
      </w:r>
      <w:r w:rsidR="009366AD">
        <w:rPr>
          <w:b/>
        </w:rPr>
        <w:t>ESSHStreetDate</w:t>
      </w:r>
      <w:r w:rsidR="00006148">
        <w:rPr>
          <w:rFonts w:cs="Times New Roman"/>
        </w:rPr>
        <w:t xml:space="preserve"> + 1 day) does not exist </w:t>
      </w:r>
    </w:p>
    <w:p w14:paraId="26897473" w14:textId="42899A0A" w:rsidR="00006148" w:rsidRDefault="00CF23C7" w:rsidP="00046859">
      <w:pPr>
        <w:pStyle w:val="ListParagraph"/>
        <w:numPr>
          <w:ilvl w:val="0"/>
          <w:numId w:val="6"/>
        </w:numPr>
      </w:pPr>
      <w:r w:rsidRPr="00CF23C7">
        <w:rPr>
          <w:b/>
        </w:rPr>
        <w:t>episodeDays</w:t>
      </w:r>
      <w:r w:rsidR="00006148">
        <w:rPr>
          <w:b/>
          <w:i/>
        </w:rPr>
        <w:t xml:space="preserve"> </w:t>
      </w:r>
      <w:r w:rsidR="00006148">
        <w:t xml:space="preserve">is the </w:t>
      </w:r>
      <w:r w:rsidR="00755128">
        <w:t>[</w:t>
      </w:r>
      <w:r w:rsidR="00006148">
        <w:t xml:space="preserve">number of days between </w:t>
      </w:r>
      <w:r w:rsidRPr="00CF23C7">
        <w:rPr>
          <w:rFonts w:cs="Times New Roman"/>
          <w:b/>
        </w:rPr>
        <w:t>episodeStart</w:t>
      </w:r>
      <w:r w:rsidR="00006148">
        <w:rPr>
          <w:rFonts w:cs="Times New Roman"/>
        </w:rPr>
        <w:t xml:space="preserve"> and </w:t>
      </w:r>
      <w:r w:rsidRPr="00323F4A">
        <w:rPr>
          <w:rFonts w:cs="Times New Roman"/>
          <w:b/>
        </w:rPr>
        <w:t>episodeEnd</w:t>
      </w:r>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1051" w:name="_CHTime_and_CHTimeStatus"/>
      <w:bookmarkStart w:id="1052" w:name="_Toc31197153"/>
      <w:bookmarkStart w:id="1053" w:name="_Toc37849768"/>
      <w:bookmarkStart w:id="1054" w:name="_Toc175057081"/>
      <w:bookmarkEnd w:id="1048"/>
      <w:bookmarkEnd w:id="1051"/>
      <w:r w:rsidRPr="00655B0F">
        <w:t>CHTime</w:t>
      </w:r>
      <w:r>
        <w:t xml:space="preserve"> and </w:t>
      </w:r>
      <w:r w:rsidRPr="005F4836">
        <w:t>CHTimeStatus</w:t>
      </w:r>
      <w:r>
        <w:t xml:space="preserve"> </w:t>
      </w:r>
      <w:r w:rsidR="00E04B04">
        <w:t>–</w:t>
      </w:r>
      <w:r>
        <w:t xml:space="preserve"> LSAPerson</w:t>
      </w:r>
      <w:bookmarkEnd w:id="1052"/>
      <w:bookmarkEnd w:id="1053"/>
      <w:bookmarkEnd w:id="1054"/>
    </w:p>
    <w:p w14:paraId="26164DEB" w14:textId="0767FB6E" w:rsidR="00E04B04" w:rsidRPr="00A013B7" w:rsidRDefault="00E04B04" w:rsidP="00E04B04">
      <w:r>
        <w:t>(Sections 5.</w:t>
      </w:r>
      <w:r w:rsidR="0086751D">
        <w:t>5</w:t>
      </w:r>
      <w:r>
        <w:t>-5.1</w:t>
      </w:r>
      <w:r w:rsidR="0086751D">
        <w:t>0</w:t>
      </w:r>
      <w:r>
        <w:t xml:space="preserve"> outline the logic associated with counting ES/SH/Street dates; this is the </w:t>
      </w:r>
      <w:r w:rsidR="00AE6031">
        <w:t>last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r>
              <w:rPr>
                <w:b/>
                <w:bCs/>
              </w:rPr>
              <w:t>tlsa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r w:rsidRPr="005F4836">
              <w:t>episodeStart</w:t>
            </w:r>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r w:rsidRPr="005F4836">
              <w:t>episodeEnd</w:t>
            </w:r>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r w:rsidRPr="005F4836">
              <w:t>episodeDays</w:t>
            </w:r>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339A29CF" w:rsidR="00DE0E77" w:rsidRPr="00611385" w:rsidRDefault="00611385" w:rsidP="00DE0E77">
            <w:pPr>
              <w:pStyle w:val="NoSpacing"/>
            </w:pPr>
            <w:r w:rsidRPr="001253B6">
              <w:t>LSAProjectType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lastRenderedPageBreak/>
        <w:t>Logic</w:t>
      </w:r>
    </w:p>
    <w:p w14:paraId="5400C105" w14:textId="44390A43" w:rsidR="00DE0E77" w:rsidRPr="00A7544C" w:rsidRDefault="00DE0E77" w:rsidP="00DE0E77">
      <w:r>
        <w:t xml:space="preserve">There are a total of </w:t>
      </w:r>
      <w:r w:rsidR="00E32439">
        <w:t xml:space="preserve">ten </w:t>
      </w:r>
      <w:r>
        <w:t xml:space="preserve">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6872D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w:t>
            </w:r>
            <w:r w:rsidR="00206C7F">
              <w:t>in the year ending on</w:t>
            </w:r>
            <w:r w:rsidRPr="00E6519A">
              <w:t xml:space="preserve"> </w:t>
            </w:r>
            <w:r w:rsidRPr="005F4836">
              <w:rPr>
                <w:b/>
                <w:bCs/>
              </w:rPr>
              <w:t>LastActive</w:t>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r w:rsidRPr="005F4836">
              <w:rPr>
                <w:b/>
                <w:bCs/>
              </w:rPr>
              <w:t>LastActive</w:t>
            </w:r>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ESSHStreet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ESSHStreet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777E3F">
      <w:pPr>
        <w:pStyle w:val="ListParagraph"/>
        <w:widowControl w:val="0"/>
        <w:numPr>
          <w:ilvl w:val="0"/>
          <w:numId w:val="21"/>
        </w:numPr>
        <w:rPr>
          <w:szCs w:val="20"/>
        </w:rPr>
      </w:pPr>
      <w:r w:rsidRPr="005F4836">
        <w:rPr>
          <w:szCs w:val="20"/>
        </w:rPr>
        <w:t xml:space="preserve">Set </w:t>
      </w:r>
      <w:r w:rsidRPr="005F4836">
        <w:rPr>
          <w:b/>
        </w:rPr>
        <w:t>CHTime</w:t>
      </w:r>
      <w:r w:rsidRPr="005F4836">
        <w:rPr>
          <w:i/>
        </w:rPr>
        <w:t xml:space="preserve"> </w:t>
      </w:r>
      <w:r w:rsidRPr="005F4836">
        <w:rPr>
          <w:szCs w:val="20"/>
        </w:rPr>
        <w:t xml:space="preserve">and </w:t>
      </w:r>
      <w:r w:rsidRPr="005F4836">
        <w:rPr>
          <w:b/>
        </w:rPr>
        <w:t>CHTimeStatus</w:t>
      </w:r>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777E3F">
      <w:pPr>
        <w:pStyle w:val="ListParagraph"/>
        <w:widowControl w:val="0"/>
        <w:numPr>
          <w:ilvl w:val="0"/>
          <w:numId w:val="21"/>
        </w:numPr>
        <w:rPr>
          <w:szCs w:val="20"/>
        </w:rPr>
      </w:pPr>
      <w:r w:rsidRPr="005F4836">
        <w:rPr>
          <w:szCs w:val="20"/>
        </w:rPr>
        <w:t xml:space="preserve">Set </w:t>
      </w:r>
      <w:r w:rsidRPr="005F4836">
        <w:rPr>
          <w:b/>
          <w:bCs/>
          <w:szCs w:val="20"/>
        </w:rPr>
        <w:t>CHTime</w:t>
      </w:r>
      <w:r w:rsidRPr="005F4836">
        <w:rPr>
          <w:szCs w:val="20"/>
        </w:rPr>
        <w:t xml:space="preserve"> = 365 and </w:t>
      </w:r>
      <w:r w:rsidRPr="005F4836">
        <w:rPr>
          <w:b/>
          <w:bCs/>
          <w:szCs w:val="20"/>
        </w:rPr>
        <w:t>CHTimeStatus</w:t>
      </w:r>
      <w:r w:rsidRPr="005F4836">
        <w:rPr>
          <w:szCs w:val="20"/>
        </w:rPr>
        <w:t xml:space="preserve"> = 1 </w:t>
      </w:r>
      <w:r>
        <w:rPr>
          <w:szCs w:val="20"/>
        </w:rPr>
        <w:t>when there is a single episode where:</w:t>
      </w:r>
    </w:p>
    <w:p w14:paraId="2B4CEECA" w14:textId="77777777" w:rsidR="00DE0E77" w:rsidRPr="006B4F91" w:rsidRDefault="00DE0E77" w:rsidP="00777E3F">
      <w:pPr>
        <w:pStyle w:val="ListParagraph"/>
        <w:widowControl w:val="0"/>
        <w:numPr>
          <w:ilvl w:val="0"/>
          <w:numId w:val="20"/>
        </w:numPr>
        <w:rPr>
          <w:szCs w:val="20"/>
        </w:rPr>
      </w:pPr>
      <w:r w:rsidRPr="006B4F91">
        <w:rPr>
          <w:szCs w:val="20"/>
        </w:rPr>
        <w:t>ch_Episodes.</w:t>
      </w:r>
      <w:r w:rsidRPr="006B4F91">
        <w:rPr>
          <w:b/>
          <w:bCs/>
          <w:szCs w:val="20"/>
        </w:rPr>
        <w:t>episodeDays</w:t>
      </w:r>
      <w:r w:rsidRPr="006B4F91">
        <w:rPr>
          <w:szCs w:val="20"/>
        </w:rPr>
        <w:t xml:space="preserve"> &gt;= 365; and </w:t>
      </w:r>
    </w:p>
    <w:p w14:paraId="41718304" w14:textId="10AA2687" w:rsidR="00DE0E77" w:rsidRPr="006B4F91" w:rsidRDefault="00DE0E77" w:rsidP="00777E3F">
      <w:pPr>
        <w:pStyle w:val="ListParagraph"/>
        <w:widowControl w:val="0"/>
        <w:numPr>
          <w:ilvl w:val="0"/>
          <w:numId w:val="20"/>
        </w:numPr>
        <w:rPr>
          <w:b/>
        </w:rPr>
      </w:pPr>
      <w:r w:rsidRPr="006B4F91">
        <w:rPr>
          <w:bCs/>
        </w:rPr>
        <w:t>ch_Episodes.</w:t>
      </w:r>
      <w:r w:rsidRPr="006B4F91">
        <w:rPr>
          <w:b/>
        </w:rPr>
        <w:t>episodeEnd</w:t>
      </w:r>
      <w:r>
        <w:t xml:space="preserve"> </w:t>
      </w:r>
      <w:r w:rsidR="009B23F3">
        <w:t xml:space="preserve">&gt; </w:t>
      </w:r>
      <w:r w:rsidRPr="00E6519A">
        <w:t>(</w:t>
      </w:r>
      <w:r w:rsidRPr="006B4F91">
        <w:rPr>
          <w:b/>
        </w:rPr>
        <w:t>LastActive</w:t>
      </w:r>
      <w:r w:rsidRPr="006B4F91">
        <w:rPr>
          <w:i/>
        </w:rPr>
        <w:t xml:space="preserve"> </w:t>
      </w:r>
      <w:r w:rsidRPr="00E6519A">
        <w:t xml:space="preserve">– </w:t>
      </w:r>
      <w:r w:rsidR="009B23F3">
        <w:t xml:space="preserve">1 year) </w:t>
      </w:r>
    </w:p>
    <w:p w14:paraId="3ABBFCCE" w14:textId="77777777" w:rsidR="00DE0E77" w:rsidRPr="00A7544C" w:rsidRDefault="00DE0E77" w:rsidP="00777E3F">
      <w:pPr>
        <w:pStyle w:val="ListParagraph"/>
        <w:widowControl w:val="0"/>
        <w:numPr>
          <w:ilvl w:val="0"/>
          <w:numId w:val="21"/>
        </w:numPr>
        <w:rPr>
          <w:szCs w:val="20"/>
        </w:rPr>
      </w:pPr>
      <w:r w:rsidRPr="00A7544C">
        <w:rPr>
          <w:szCs w:val="20"/>
        </w:rPr>
        <w:t xml:space="preserve">Set </w:t>
      </w:r>
      <w:r w:rsidRPr="00A7544C">
        <w:rPr>
          <w:b/>
          <w:bCs/>
          <w:szCs w:val="20"/>
        </w:rPr>
        <w:t>CHTime</w:t>
      </w:r>
      <w:r w:rsidRPr="00A7544C">
        <w:rPr>
          <w:szCs w:val="20"/>
        </w:rPr>
        <w:t xml:space="preserve"> = 365 </w:t>
      </w:r>
      <w:r>
        <w:rPr>
          <w:szCs w:val="20"/>
        </w:rPr>
        <w:t xml:space="preserve">and </w:t>
      </w:r>
      <w:r w:rsidRPr="00A7544C">
        <w:rPr>
          <w:b/>
          <w:bCs/>
          <w:szCs w:val="20"/>
        </w:rPr>
        <w:t>CHTimeStatus</w:t>
      </w:r>
      <w:r>
        <w:rPr>
          <w:szCs w:val="20"/>
        </w:rPr>
        <w:t xml:space="preserve"> = 2 </w:t>
      </w:r>
      <w:r w:rsidRPr="00A7544C">
        <w:rPr>
          <w:szCs w:val="20"/>
        </w:rPr>
        <w:t>where</w:t>
      </w:r>
      <w:r>
        <w:rPr>
          <w:szCs w:val="20"/>
        </w:rPr>
        <w:t>:</w:t>
      </w:r>
    </w:p>
    <w:p w14:paraId="58DE4832" w14:textId="77777777" w:rsidR="00DE0E77" w:rsidRPr="005F4836" w:rsidRDefault="00DE0E77" w:rsidP="00777E3F">
      <w:pPr>
        <w:pStyle w:val="ListParagraph"/>
        <w:widowControl w:val="0"/>
        <w:numPr>
          <w:ilvl w:val="0"/>
          <w:numId w:val="20"/>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62848C70" w14:textId="77777777" w:rsidR="00DE0E77" w:rsidRPr="005F4836" w:rsidRDefault="00DE0E77" w:rsidP="00777E3F">
      <w:pPr>
        <w:pStyle w:val="ListParagraph"/>
        <w:widowControl w:val="0"/>
        <w:numPr>
          <w:ilvl w:val="0"/>
          <w:numId w:val="20"/>
        </w:numPr>
        <w:rPr>
          <w:b/>
        </w:rPr>
      </w:pPr>
      <w:r>
        <w:rPr>
          <w:bCs/>
        </w:rPr>
        <w:t>[COUNT of ch_</w:t>
      </w:r>
      <w:r w:rsidRPr="006B4F91">
        <w:rPr>
          <w:bCs/>
        </w:rPr>
        <w:t>Episodes</w:t>
      </w:r>
      <w:r>
        <w:rPr>
          <w:bCs/>
        </w:rPr>
        <w:t>] &gt;= 4</w:t>
      </w:r>
    </w:p>
    <w:p w14:paraId="120CA292" w14:textId="77777777" w:rsidR="00DE0E77" w:rsidRPr="00A7544C" w:rsidRDefault="00DE0E77" w:rsidP="00777E3F">
      <w:pPr>
        <w:pStyle w:val="ListParagraph"/>
        <w:numPr>
          <w:ilvl w:val="0"/>
          <w:numId w:val="21"/>
        </w:numPr>
        <w:rPr>
          <w:szCs w:val="20"/>
        </w:rPr>
      </w:pPr>
      <w:r w:rsidRPr="00A7544C">
        <w:rPr>
          <w:szCs w:val="20"/>
        </w:rPr>
        <w:t xml:space="preserve">Set </w:t>
      </w:r>
      <w:r w:rsidRPr="00A7544C">
        <w:rPr>
          <w:b/>
        </w:rPr>
        <w:t>CHTime</w:t>
      </w:r>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r w:rsidRPr="005F4836">
        <w:rPr>
          <w:b/>
        </w:rPr>
        <w:t>CHTimeStatus</w:t>
      </w:r>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777E3F">
      <w:pPr>
        <w:pStyle w:val="ListParagraph"/>
        <w:widowControl w:val="0"/>
        <w:numPr>
          <w:ilvl w:val="0"/>
          <w:numId w:val="20"/>
        </w:numPr>
      </w:pPr>
      <w:r w:rsidRPr="00A7544C">
        <w:rPr>
          <w:b/>
          <w:bCs/>
        </w:rPr>
        <w:t>CHTimeStatus</w:t>
      </w:r>
      <w:r w:rsidRPr="00E17F92">
        <w:t xml:space="preserve"> no</w:t>
      </w:r>
      <w:r w:rsidRPr="00D75C24">
        <w:t>t in (1,2)</w:t>
      </w:r>
    </w:p>
    <w:p w14:paraId="07FE5EA8" w14:textId="77777777" w:rsidR="003B2526" w:rsidRPr="00BB2FE1" w:rsidRDefault="003B2526" w:rsidP="00777E3F">
      <w:pPr>
        <w:pStyle w:val="ListParagraph"/>
        <w:widowControl w:val="0"/>
        <w:numPr>
          <w:ilvl w:val="0"/>
          <w:numId w:val="20"/>
        </w:numPr>
      </w:pPr>
      <w:r>
        <w:t xml:space="preserve">There is an enrollment in tlsa_Enrollment where </w:t>
      </w:r>
      <w:r w:rsidRPr="00BB2FE1">
        <w:rPr>
          <w:b/>
          <w:bCs/>
        </w:rPr>
        <w:t>CH</w:t>
      </w:r>
      <w:r>
        <w:rPr>
          <w:b/>
          <w:bCs/>
        </w:rPr>
        <w:t xml:space="preserve"> </w:t>
      </w:r>
      <w:r w:rsidRPr="00BB2FE1">
        <w:t>= 1 and:</w:t>
      </w:r>
    </w:p>
    <w:p w14:paraId="77138547" w14:textId="1DACC878" w:rsidR="00DE0E77" w:rsidRPr="00D75C24" w:rsidRDefault="00DE0E77" w:rsidP="00777E3F">
      <w:pPr>
        <w:pStyle w:val="ListParagraph"/>
        <w:widowControl w:val="0"/>
        <w:numPr>
          <w:ilvl w:val="1"/>
          <w:numId w:val="20"/>
        </w:numPr>
      </w:pPr>
      <w:r w:rsidRPr="005F4836">
        <w:rPr>
          <w:b/>
          <w:bCs/>
        </w:rPr>
        <w:t>EntryDate</w:t>
      </w:r>
      <w:r w:rsidRPr="00A7544C">
        <w:t xml:space="preserve"> &gt; (</w:t>
      </w:r>
      <w:r w:rsidRPr="00A7544C">
        <w:rPr>
          <w:b/>
          <w:bCs/>
        </w:rPr>
        <w:t>LastActive</w:t>
      </w:r>
      <w:r w:rsidRPr="00A7544C">
        <w:t xml:space="preserve"> – </w:t>
      </w:r>
      <w:r w:rsidR="00FF0F8F">
        <w:t>1 year</w:t>
      </w:r>
      <w:r w:rsidRPr="00E17F92">
        <w:t>)</w:t>
      </w:r>
    </w:p>
    <w:p w14:paraId="42ECDDC5" w14:textId="77777777" w:rsidR="00DE0E77" w:rsidRPr="00E17F92" w:rsidRDefault="00DE0E77" w:rsidP="00777E3F">
      <w:pPr>
        <w:pStyle w:val="ListParagraph"/>
        <w:widowControl w:val="0"/>
        <w:numPr>
          <w:ilvl w:val="1"/>
          <w:numId w:val="20"/>
        </w:numPr>
      </w:pPr>
      <w:r w:rsidRPr="005F4836">
        <w:rPr>
          <w:i/>
          <w:iCs/>
        </w:rPr>
        <w:t>TimesHomelessPastThreeYears</w:t>
      </w:r>
      <w:r w:rsidRPr="00A7544C">
        <w:t xml:space="preserve"> = 4 (Four or more times)</w:t>
      </w:r>
    </w:p>
    <w:p w14:paraId="1404947A" w14:textId="77777777" w:rsidR="00DE0E77" w:rsidRPr="005F4836" w:rsidRDefault="00DE0E77" w:rsidP="00777E3F">
      <w:pPr>
        <w:pStyle w:val="ListParagraph"/>
        <w:widowControl w:val="0"/>
        <w:numPr>
          <w:ilvl w:val="1"/>
          <w:numId w:val="20"/>
        </w:numPr>
      </w:pPr>
      <w:r w:rsidRPr="00D75C24">
        <w:rPr>
          <w:i/>
          <w:iCs/>
        </w:rPr>
        <w:t>MonthsHomelessPastThreeYears</w:t>
      </w:r>
      <w:r w:rsidRPr="00FC29E8">
        <w:t xml:space="preserve"> in </w:t>
      </w:r>
      <w:r w:rsidRPr="005F4836">
        <w:t>(112, 113) (12 or more than 12 months)</w:t>
      </w:r>
    </w:p>
    <w:p w14:paraId="0EC0D1DB" w14:textId="77777777" w:rsidR="00DE0E77" w:rsidRPr="006B4F91" w:rsidRDefault="00DE0E77" w:rsidP="00777E3F">
      <w:pPr>
        <w:pStyle w:val="ListParagraph"/>
        <w:widowControl w:val="0"/>
        <w:numPr>
          <w:ilvl w:val="0"/>
          <w:numId w:val="21"/>
        </w:numPr>
        <w:rPr>
          <w:szCs w:val="20"/>
        </w:rPr>
      </w:pPr>
      <w:r w:rsidRPr="006B4F91">
        <w:rPr>
          <w:szCs w:val="20"/>
        </w:rPr>
        <w:t xml:space="preserve">Set </w:t>
      </w:r>
      <w:r w:rsidRPr="006B4F91">
        <w:rPr>
          <w:b/>
          <w:bCs/>
          <w:szCs w:val="20"/>
        </w:rPr>
        <w:t>CHTime</w:t>
      </w:r>
      <w:r w:rsidRPr="006B4F91">
        <w:rPr>
          <w:szCs w:val="20"/>
        </w:rPr>
        <w:t xml:space="preserve"> = 365 </w:t>
      </w:r>
      <w:r>
        <w:rPr>
          <w:szCs w:val="20"/>
        </w:rPr>
        <w:t xml:space="preserve">and </w:t>
      </w:r>
      <w:r w:rsidRPr="00A7544C">
        <w:rPr>
          <w:b/>
          <w:bCs/>
          <w:szCs w:val="20"/>
        </w:rPr>
        <w:t>CHTimeStatus</w:t>
      </w:r>
      <w:r>
        <w:rPr>
          <w:szCs w:val="20"/>
        </w:rPr>
        <w:t xml:space="preserve"> = 3 </w:t>
      </w:r>
      <w:r w:rsidRPr="006B4F91">
        <w:rPr>
          <w:szCs w:val="20"/>
        </w:rPr>
        <w:t>where</w:t>
      </w:r>
      <w:r>
        <w:rPr>
          <w:szCs w:val="20"/>
        </w:rPr>
        <w:t>:</w:t>
      </w:r>
    </w:p>
    <w:p w14:paraId="163F879E" w14:textId="77777777" w:rsidR="00DE0E77" w:rsidRPr="006B4F91" w:rsidRDefault="00DE0E77" w:rsidP="00777E3F">
      <w:pPr>
        <w:pStyle w:val="ListParagraph"/>
        <w:widowControl w:val="0"/>
        <w:numPr>
          <w:ilvl w:val="0"/>
          <w:numId w:val="20"/>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1E426FB3" w14:textId="77777777" w:rsidR="00DE0E77" w:rsidRPr="006B4F91" w:rsidRDefault="00DE0E77" w:rsidP="00777E3F">
      <w:pPr>
        <w:pStyle w:val="ListParagraph"/>
        <w:widowControl w:val="0"/>
        <w:numPr>
          <w:ilvl w:val="0"/>
          <w:numId w:val="20"/>
        </w:numPr>
        <w:rPr>
          <w:b/>
        </w:rPr>
      </w:pPr>
      <w:r>
        <w:rPr>
          <w:bCs/>
        </w:rPr>
        <w:t xml:space="preserve"> [COUNT of ch_</w:t>
      </w:r>
      <w:r w:rsidRPr="006B4F91">
        <w:rPr>
          <w:bCs/>
        </w:rPr>
        <w:t>Episodes</w:t>
      </w:r>
      <w:r>
        <w:rPr>
          <w:bCs/>
        </w:rPr>
        <w:t>] &lt; 4</w:t>
      </w:r>
    </w:p>
    <w:p w14:paraId="75C3DB73" w14:textId="04EEF003" w:rsidR="00DE0E77" w:rsidRPr="005F4836" w:rsidRDefault="00DE0E77" w:rsidP="00777E3F">
      <w:pPr>
        <w:pStyle w:val="ListParagraph"/>
        <w:widowControl w:val="0"/>
        <w:numPr>
          <w:ilvl w:val="0"/>
          <w:numId w:val="21"/>
        </w:numPr>
        <w:rPr>
          <w:szCs w:val="20"/>
        </w:rPr>
      </w:pPr>
      <w:r w:rsidRPr="00A7544C">
        <w:rPr>
          <w:szCs w:val="20"/>
        </w:rPr>
        <w:lastRenderedPageBreak/>
        <w:t xml:space="preserve">Set </w:t>
      </w:r>
      <w:r w:rsidRPr="00A7544C">
        <w:rPr>
          <w:b/>
          <w:bCs/>
          <w:szCs w:val="20"/>
        </w:rPr>
        <w:t>CHTime = 270</w:t>
      </w:r>
      <w:r w:rsidRPr="005C4382">
        <w:rPr>
          <w:szCs w:val="20"/>
        </w:rPr>
        <w:t xml:space="preserve"> </w:t>
      </w:r>
      <w:r w:rsidR="000F505D" w:rsidRPr="005C4382">
        <w:rPr>
          <w:szCs w:val="20"/>
        </w:rPr>
        <w:t xml:space="preserve">and </w:t>
      </w:r>
      <w:r w:rsidR="008948C7">
        <w:rPr>
          <w:b/>
          <w:bCs/>
          <w:szCs w:val="20"/>
        </w:rPr>
        <w:t>CHTimeStatus</w:t>
      </w:r>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SUM of ch_Episodes.</w:t>
      </w:r>
      <w:r w:rsidRPr="005F4836">
        <w:rPr>
          <w:b/>
          <w:bCs/>
          <w:szCs w:val="20"/>
        </w:rPr>
        <w:t>episodeDays</w:t>
      </w:r>
      <w:r w:rsidRPr="005F4836">
        <w:rPr>
          <w:szCs w:val="20"/>
        </w:rPr>
        <w:t>] between 270 and 364</w:t>
      </w:r>
    </w:p>
    <w:p w14:paraId="75C6B82B" w14:textId="157AD78A" w:rsidR="00DE0E77" w:rsidRDefault="00DE0E77" w:rsidP="00777E3F">
      <w:pPr>
        <w:pStyle w:val="ListParagraph"/>
        <w:widowControl w:val="0"/>
        <w:numPr>
          <w:ilvl w:val="0"/>
          <w:numId w:val="21"/>
        </w:numPr>
        <w:rPr>
          <w:szCs w:val="20"/>
        </w:rPr>
      </w:pPr>
      <w:r w:rsidRPr="005F4836">
        <w:rPr>
          <w:szCs w:val="20"/>
        </w:rPr>
        <w:t xml:space="preserve">Set </w:t>
      </w:r>
      <w:r w:rsidRPr="005F4836">
        <w:rPr>
          <w:b/>
          <w:bCs/>
          <w:szCs w:val="20"/>
        </w:rPr>
        <w:t xml:space="preserve">CHTime = 0 </w:t>
      </w:r>
      <w:r w:rsidR="008948C7" w:rsidRPr="00BE797C">
        <w:rPr>
          <w:szCs w:val="20"/>
        </w:rPr>
        <w:t xml:space="preserve">and </w:t>
      </w:r>
      <w:r w:rsidR="008948C7">
        <w:rPr>
          <w:b/>
          <w:bCs/>
          <w:szCs w:val="20"/>
        </w:rPr>
        <w:t>CHTimeStatus</w:t>
      </w:r>
      <w:r w:rsidR="008948C7" w:rsidRPr="00BE797C">
        <w:rPr>
          <w:szCs w:val="20"/>
        </w:rPr>
        <w:t xml:space="preserve"> = -1 </w:t>
      </w:r>
      <w:r w:rsidRPr="005F4836">
        <w:rPr>
          <w:szCs w:val="20"/>
        </w:rPr>
        <w:t>where [SUM of ch_Episodes.</w:t>
      </w:r>
      <w:r w:rsidRPr="005F4836">
        <w:rPr>
          <w:b/>
          <w:bCs/>
          <w:szCs w:val="20"/>
        </w:rPr>
        <w:t>episodeDays</w:t>
      </w:r>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r w:rsidR="00AC415B" w:rsidRPr="005C4382">
        <w:rPr>
          <w:b/>
          <w:bCs/>
          <w:szCs w:val="20"/>
        </w:rPr>
        <w:t>CHTimeStatus</w:t>
      </w:r>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r w:rsidR="00D51E7B" w:rsidRPr="005C4382">
        <w:rPr>
          <w:b/>
          <w:bCs/>
          <w:szCs w:val="20"/>
        </w:rPr>
        <w:t>CHTimeStatus</w:t>
      </w:r>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777E3F">
      <w:pPr>
        <w:pStyle w:val="ListParagraph"/>
        <w:widowControl w:val="0"/>
        <w:numPr>
          <w:ilvl w:val="0"/>
          <w:numId w:val="49"/>
        </w:numPr>
      </w:pPr>
      <w:r w:rsidRPr="00FD1F07">
        <w:rPr>
          <w:b/>
        </w:rPr>
        <w:t>CHTime</w:t>
      </w:r>
      <w:r>
        <w:t xml:space="preserve"> in (0,270) </w:t>
      </w:r>
      <w:r w:rsidR="0044757A">
        <w:t xml:space="preserve">– </w:t>
      </w:r>
      <w:r w:rsidR="00D543DB">
        <w:t>T</w:t>
      </w:r>
      <w:r w:rsidR="0044757A">
        <w:t xml:space="preserve">he total number of </w:t>
      </w:r>
      <w:r w:rsidR="0044757A" w:rsidRPr="005C4382">
        <w:rPr>
          <w:b/>
          <w:bCs/>
        </w:rPr>
        <w:t>ESSHStreetDate</w:t>
      </w:r>
      <w:r w:rsidR="0044757A">
        <w:t xml:space="preserve">s </w:t>
      </w:r>
      <w:r w:rsidR="00481311">
        <w:t xml:space="preserve">in the three years ending on </w:t>
      </w:r>
      <w:r w:rsidR="00481311" w:rsidRPr="005C4382">
        <w:rPr>
          <w:b/>
          <w:bCs/>
        </w:rPr>
        <w:t>LastActive</w:t>
      </w:r>
      <w:r w:rsidR="00481311">
        <w:t xml:space="preserve"> is less than 365</w:t>
      </w:r>
      <w:r w:rsidR="00BE0F89">
        <w:t>; or</w:t>
      </w:r>
    </w:p>
    <w:p w14:paraId="53FCF3A0" w14:textId="088F832D" w:rsidR="00BE0F89" w:rsidRDefault="00BE0F89" w:rsidP="00777E3F">
      <w:pPr>
        <w:pStyle w:val="ListParagraph"/>
        <w:widowControl w:val="0"/>
        <w:numPr>
          <w:ilvl w:val="0"/>
          <w:numId w:val="49"/>
        </w:numPr>
      </w:pPr>
      <w:r w:rsidRPr="005C4382">
        <w:rPr>
          <w:b/>
          <w:bCs/>
        </w:rPr>
        <w:t>CHTimeStatus</w:t>
      </w:r>
      <w:r>
        <w:t xml:space="preserve"> = 3</w:t>
      </w:r>
      <w:r w:rsidR="00A77E7A">
        <w:t xml:space="preserve"> </w:t>
      </w:r>
      <w:r w:rsidR="007C5DBD">
        <w:t>–</w:t>
      </w:r>
      <w:r w:rsidR="00803B6C">
        <w:t xml:space="preserve"> </w:t>
      </w:r>
      <w:r w:rsidR="009F3F37">
        <w:t xml:space="preserve">The total number of </w:t>
      </w:r>
      <w:r w:rsidR="009F3F37" w:rsidRPr="00BE797C">
        <w:rPr>
          <w:b/>
          <w:bCs/>
        </w:rPr>
        <w:t>ESSHStreetDate</w:t>
      </w:r>
      <w:r w:rsidR="009F3F37">
        <w:t xml:space="preserve">s in the three years ending on </w:t>
      </w:r>
      <w:r w:rsidR="009F3F37" w:rsidRPr="00BE797C">
        <w:rPr>
          <w:b/>
          <w:bCs/>
        </w:rPr>
        <w:t>LastActive</w:t>
      </w:r>
      <w:r w:rsidR="009F3F37">
        <w:t xml:space="preserve"> is at least 365, but </w:t>
      </w:r>
      <w:r w:rsidR="00C378D0">
        <w:t>they occur in fewer than four episodes</w:t>
      </w:r>
      <w:r w:rsidR="00DE3C32">
        <w:t>;</w:t>
      </w:r>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in tlsa_Enrollment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49FCFE86">
        <w:rPr>
          <w:i/>
          <w:iCs/>
        </w:rPr>
        <w:t xml:space="preserve">DateToStreetESSH &gt; </w:t>
      </w:r>
      <w:r w:rsidRPr="49FCFE86">
        <w:rPr>
          <w:b/>
          <w:bCs/>
        </w:rPr>
        <w:t>EntryDate</w:t>
      </w:r>
      <w:r w:rsidRPr="49FCFE86">
        <w:rPr>
          <w:i/>
          <w:iCs/>
        </w:rPr>
        <w:t xml:space="preserve"> </w:t>
      </w:r>
    </w:p>
    <w:p w14:paraId="46B4877B" w14:textId="37CC3D03" w:rsidR="00DE0E77" w:rsidRPr="00104046" w:rsidRDefault="00DE0E77" w:rsidP="00DE0E77">
      <w:pPr>
        <w:pStyle w:val="ListParagraph"/>
        <w:ind w:left="1080"/>
      </w:pPr>
      <w:r w:rsidRPr="49FCFE86">
        <w:rPr>
          <w:i/>
          <w:iCs/>
        </w:rPr>
        <w:t xml:space="preserve">LivingSituation </w:t>
      </w:r>
      <w:r>
        <w:t xml:space="preserve">in (8,9,99) or is </w:t>
      </w:r>
      <w:r w:rsidR="00143E83">
        <w:t>NULL</w:t>
      </w:r>
    </w:p>
    <w:p w14:paraId="16BE42E4" w14:textId="03A67DA7" w:rsidR="00DE0E77" w:rsidRPr="00104046" w:rsidRDefault="00DE0E77" w:rsidP="00DE0E77">
      <w:pPr>
        <w:pStyle w:val="ListParagraph"/>
        <w:ind w:left="1080"/>
      </w:pPr>
      <w:r w:rsidRPr="49FCFE86">
        <w:rPr>
          <w:i/>
          <w:iCs/>
        </w:rPr>
        <w:t xml:space="preserve">LengthOfStay </w:t>
      </w:r>
      <w:r>
        <w:t xml:space="preserve">in (8,9,99) or is </w:t>
      </w:r>
      <w:r w:rsidR="00143E83">
        <w:t>NULL</w:t>
      </w:r>
    </w:p>
    <w:p w14:paraId="5699DDA5" w14:textId="62831669" w:rsidR="00F82A02" w:rsidRDefault="00611385" w:rsidP="00DE0E77">
      <w:pPr>
        <w:pStyle w:val="ListParagraph"/>
        <w:ind w:left="1080"/>
      </w:pPr>
      <w:r w:rsidRPr="49FCFE86">
        <w:rPr>
          <w:b/>
          <w:bCs/>
        </w:rPr>
        <w:t>LSAProjectType</w:t>
      </w:r>
      <w:r>
        <w:t xml:space="preserve"> </w:t>
      </w:r>
      <w:r w:rsidR="00DE0E77">
        <w:t>in (</w:t>
      </w:r>
      <w:r>
        <w:t>0,</w:t>
      </w:r>
      <w:r w:rsidR="00DE0E77">
        <w:t xml:space="preserve">1,8) </w:t>
      </w:r>
      <w:r w:rsidR="00761A75">
        <w:t xml:space="preserve">or </w:t>
      </w:r>
      <w:r w:rsidR="00761A75" w:rsidRPr="49FCFE86">
        <w:rPr>
          <w:i/>
          <w:iCs/>
        </w:rPr>
        <w:t>LivingSituation</w:t>
      </w:r>
      <w:r w:rsidR="00761A75">
        <w:t xml:space="preserve"> in (</w:t>
      </w:r>
      <w:r w:rsidR="00C653C6">
        <w:t>10</w:t>
      </w:r>
      <w:r w:rsidR="00761A75">
        <w:t>1,</w:t>
      </w:r>
      <w:r w:rsidR="00C653C6">
        <w:t>1</w:t>
      </w:r>
      <w:r w:rsidR="00761A75">
        <w:t>16,</w:t>
      </w:r>
      <w:r w:rsidR="00C653C6">
        <w:t>1</w:t>
      </w:r>
      <w:r w:rsidR="00761A75">
        <w:t>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r w:rsidRPr="0060237C">
        <w:rPr>
          <w:i/>
        </w:rPr>
        <w:t>TimesHomelessPastThreeYears</w:t>
      </w:r>
      <w:r>
        <w:t xml:space="preserve"> </w:t>
      </w:r>
      <w:r w:rsidRPr="00104046">
        <w:t xml:space="preserve">in (8,9,99) or is </w:t>
      </w:r>
      <w:r>
        <w:t>NULL</w:t>
      </w:r>
    </w:p>
    <w:p w14:paraId="41D94958" w14:textId="77777777" w:rsidR="00624143" w:rsidRDefault="00624143" w:rsidP="00BD2E81">
      <w:pPr>
        <w:pStyle w:val="ListParagraph"/>
        <w:numPr>
          <w:ilvl w:val="6"/>
          <w:numId w:val="3"/>
        </w:numPr>
      </w:pPr>
      <w:r w:rsidRPr="0060237C">
        <w:rPr>
          <w:i/>
        </w:rPr>
        <w:t>MonthsHomelessPastThreeYears</w:t>
      </w:r>
      <w:r>
        <w:t xml:space="preserve"> </w:t>
      </w:r>
      <w:r w:rsidRPr="00104046">
        <w:t>in (8,9</w:t>
      </w:r>
      <w:r>
        <w:t>,</w:t>
      </w:r>
      <w:r w:rsidRPr="00104046">
        <w:t xml:space="preserve">99) or is </w:t>
      </w:r>
      <w:r>
        <w:t>NULL</w:t>
      </w:r>
    </w:p>
    <w:p w14:paraId="040285D9" w14:textId="3C30D849" w:rsidR="00F82A02" w:rsidRPr="00993D17" w:rsidRDefault="0046667A">
      <w:pPr>
        <w:pStyle w:val="ListParagraph"/>
        <w:ind w:left="1080"/>
        <w:rPr>
          <w:iCs/>
        </w:rPr>
      </w:pPr>
      <w:r w:rsidRPr="49FCFE86">
        <w:rPr>
          <w:b/>
          <w:bCs/>
        </w:rPr>
        <w:t>LSAProjectType</w:t>
      </w:r>
      <w:r>
        <w:t xml:space="preserve"> </w:t>
      </w:r>
      <w:r w:rsidR="00E54828">
        <w:t>is not in (</w:t>
      </w:r>
      <w:r w:rsidR="00611385">
        <w:t>0,</w:t>
      </w:r>
      <w:r w:rsidR="00E54828">
        <w:t xml:space="preserve">1,8) and </w:t>
      </w:r>
    </w:p>
    <w:p w14:paraId="08C8692F" w14:textId="3BB9ABFE" w:rsidR="006C7AF2" w:rsidRDefault="00DE0E77" w:rsidP="00BD2E81">
      <w:pPr>
        <w:pStyle w:val="ListParagraph"/>
        <w:numPr>
          <w:ilvl w:val="6"/>
          <w:numId w:val="3"/>
        </w:numPr>
      </w:pPr>
      <w:r w:rsidRPr="0060237C">
        <w:rPr>
          <w:i/>
        </w:rPr>
        <w:t>LengthOfStay</w:t>
      </w:r>
      <w:r>
        <w:t xml:space="preserve"> in (</w:t>
      </w:r>
      <w:r w:rsidR="001210A8">
        <w:t>2,3</w:t>
      </w:r>
      <w:r>
        <w:t xml:space="preserve">) </w:t>
      </w:r>
      <w:r w:rsidR="000E62A4" w:rsidRPr="00323F4A">
        <w:rPr>
          <w:iCs/>
        </w:rPr>
        <w:t xml:space="preserve">and </w:t>
      </w:r>
      <w:r w:rsidR="000E62A4" w:rsidRPr="0060237C">
        <w:rPr>
          <w:i/>
        </w:rPr>
        <w:t>LivingSituation</w:t>
      </w:r>
      <w:r w:rsidR="000E62A4">
        <w:t xml:space="preserve"> in (</w:t>
      </w:r>
      <w:r w:rsidR="00C653C6">
        <w:t>204,205,206,207,215,225</w:t>
      </w:r>
      <w:r w:rsidR="000E62A4">
        <w:t xml:space="preserve">) </w:t>
      </w:r>
      <w:r>
        <w:t xml:space="preserve">and </w:t>
      </w:r>
    </w:p>
    <w:p w14:paraId="129AC820" w14:textId="6FEB317C" w:rsidR="00CA1551" w:rsidRDefault="00DE0E77" w:rsidP="00BD2E81">
      <w:pPr>
        <w:pStyle w:val="ListParagraph"/>
        <w:numPr>
          <w:ilvl w:val="7"/>
          <w:numId w:val="3"/>
        </w:numPr>
      </w:pPr>
      <w:r w:rsidRPr="0060237C">
        <w:rPr>
          <w:i/>
        </w:rPr>
        <w:t>PreviousStreetESSH</w:t>
      </w:r>
      <w:r>
        <w:t xml:space="preserve"> </w:t>
      </w:r>
      <w:r w:rsidRPr="00A6067F">
        <w:t xml:space="preserve">is </w:t>
      </w:r>
      <w:r w:rsidR="00143E83">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r w:rsidRPr="0060237C">
        <w:rPr>
          <w:i/>
        </w:rPr>
        <w:t>PreviousStreetESSH</w:t>
      </w:r>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r w:rsidRPr="00C22052">
        <w:rPr>
          <w:i/>
        </w:rPr>
        <w:t>TimesHomelessPastThreeYears</w:t>
      </w:r>
      <w:r w:rsidRPr="00C22052">
        <w:t xml:space="preserve"> in (8,9,99) or is NULL</w:t>
      </w:r>
    </w:p>
    <w:p w14:paraId="0BB5386A" w14:textId="77777777" w:rsidR="00C22052" w:rsidRPr="00C22052" w:rsidRDefault="00C22052" w:rsidP="00BD2E81">
      <w:pPr>
        <w:pStyle w:val="ListParagraph"/>
        <w:numPr>
          <w:ilvl w:val="8"/>
          <w:numId w:val="3"/>
        </w:numPr>
      </w:pPr>
      <w:r w:rsidRPr="00C22052">
        <w:rPr>
          <w:i/>
        </w:rPr>
        <w:t>MonthsHomelessPastThreeYears</w:t>
      </w:r>
      <w:r w:rsidRPr="00C22052">
        <w:t xml:space="preserve"> in (8,9,99) or is NULL</w:t>
      </w:r>
    </w:p>
    <w:p w14:paraId="7EE1C7B4" w14:textId="1747D1B9" w:rsidR="000E62A4" w:rsidRDefault="000E62A4" w:rsidP="00BD2E81">
      <w:pPr>
        <w:pStyle w:val="ListParagraph"/>
        <w:numPr>
          <w:ilvl w:val="6"/>
          <w:numId w:val="3"/>
        </w:numPr>
      </w:pPr>
      <w:r w:rsidRPr="0060237C">
        <w:rPr>
          <w:i/>
        </w:rPr>
        <w:t>LengthOfStay</w:t>
      </w:r>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r w:rsidRPr="0060237C">
        <w:rPr>
          <w:i/>
        </w:rPr>
        <w:t>PreviousStreetESSH</w:t>
      </w:r>
      <w:r>
        <w:t xml:space="preserve"> </w:t>
      </w:r>
      <w:r w:rsidRPr="00A6067F">
        <w:t xml:space="preserve">is </w:t>
      </w:r>
      <w:r>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r w:rsidRPr="0060237C">
        <w:rPr>
          <w:i/>
        </w:rPr>
        <w:t>PreviousStreetESSH</w:t>
      </w:r>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r w:rsidRPr="00C22052">
        <w:rPr>
          <w:i/>
        </w:rPr>
        <w:t>TimesHomelessPastThreeYears</w:t>
      </w:r>
      <w:r w:rsidRPr="00C22052">
        <w:t xml:space="preserve"> in (8,9,99) or is NULL</w:t>
      </w:r>
    </w:p>
    <w:p w14:paraId="03FC154E" w14:textId="77777777" w:rsidR="005C023F" w:rsidRPr="00C22052" w:rsidRDefault="005C023F" w:rsidP="00BD2E81">
      <w:pPr>
        <w:pStyle w:val="ListParagraph"/>
        <w:numPr>
          <w:ilvl w:val="8"/>
          <w:numId w:val="3"/>
        </w:numPr>
      </w:pPr>
      <w:r w:rsidRPr="00C22052">
        <w:rPr>
          <w:i/>
        </w:rPr>
        <w:t>MonthsHomelessPastThreeYears</w:t>
      </w:r>
      <w:r w:rsidRPr="00C22052">
        <w:t xml:space="preserve"> in (8,9,99) or is NULL</w:t>
      </w:r>
    </w:p>
    <w:p w14:paraId="71F19074" w14:textId="15817C02" w:rsidR="007B705B" w:rsidRPr="0013060E" w:rsidRDefault="007B705B" w:rsidP="0088191A">
      <w:pPr>
        <w:pStyle w:val="Heading2"/>
        <w:rPr>
          <w:lang w:val="fr-FR"/>
        </w:rPr>
      </w:pPr>
      <w:bookmarkStart w:id="1055" w:name="_EST/RRH/PSHAgeMin_and_EST/RRH/PSHAg"/>
      <w:bookmarkStart w:id="1056" w:name="_Toc37849769"/>
      <w:bookmarkStart w:id="1057" w:name="_Toc175057082"/>
      <w:bookmarkEnd w:id="1055"/>
      <w:r w:rsidRPr="0013060E">
        <w:rPr>
          <w:lang w:val="fr-FR"/>
        </w:rPr>
        <w:t>EST/RRH/PSH</w:t>
      </w:r>
      <w:r w:rsidR="008F1D63">
        <w:rPr>
          <w:lang w:val="fr-FR"/>
        </w:rPr>
        <w:t>/RRHSO</w:t>
      </w:r>
      <w:r w:rsidRPr="0013060E">
        <w:rPr>
          <w:lang w:val="fr-FR"/>
        </w:rPr>
        <w:t>AgeMin and EST/RRH/PSH</w:t>
      </w:r>
      <w:r w:rsidR="008F1D63">
        <w:rPr>
          <w:lang w:val="fr-FR"/>
        </w:rPr>
        <w:t>/RRHSO</w:t>
      </w:r>
      <w:r w:rsidRPr="0013060E">
        <w:rPr>
          <w:lang w:val="fr-FR"/>
        </w:rPr>
        <w:t xml:space="preserve">AgeMax </w:t>
      </w:r>
      <w:r w:rsidR="00597463" w:rsidRPr="0013060E">
        <w:rPr>
          <w:lang w:val="fr-FR"/>
        </w:rPr>
        <w:t>–</w:t>
      </w:r>
      <w:r w:rsidRPr="0013060E">
        <w:rPr>
          <w:lang w:val="fr-FR"/>
        </w:rPr>
        <w:t xml:space="preserve"> LSAPerson</w:t>
      </w:r>
      <w:bookmarkEnd w:id="1056"/>
      <w:bookmarkEnd w:id="1057"/>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8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xiJjwMAADwLAAAOAAAAZHJzL2Uyb0RvYy54bWzsVttu2zgQfV9g/4Hg+0ZX27IQpUidNCjQ&#10;3S2Q7gfQEnVBKVIl6cjZr9/hULJjp9ktskBfWj8YpDgazZwZnjOXb/a9IA9cm07JgkYXISVclqrq&#10;ZFPQvz69+y2jxFgmKyaU5AV95Ia+ufr1l8txyHmsWiUqrgk4kSYfh4K21g55EJiy5T0zF2rgEg5r&#10;pXtmYauboNJsBO+9COIwXAaj0tWgVcmNgac3/pBeof+65qX9s64Nt0QUFGKz+K/xf+v+g6tLljea&#10;DW1XTmGwV0TRs07CRw+ubphlZKe7Z676rtTKqNpelKoPVF13JcccIJsoPMvmTqvdgLk0+dgMB5gA&#10;2jOcXu22/OPhTg/3w0fto4flB1V+NoBLMA5N/vTc7RtvTLbj76qCerKdVZj4vta9cwEpkT3i+3jA&#10;l+8tKeFhEqXZermgpISzeJUm8VSAsoUqudeiKE5X65gSMIjCdZKGmS9R2d4+cbI8unDHAcv95zHk&#10;KUTXAtBT5gib+X+w3bds4FgN42D5qElXFXSVptkyjBJKJOsBkGsABC3JMl674FwUYD5DbDy+RKpN&#10;y2TDr7VWY8tZBdFFmMzJC25joDr/CfiLyM3gR3EWArAz9Ce4sXzQxt5x1RO3KGgt1AjxafteWq4l&#10;E/dWada49FnOHj4Y62GfX3OPjRJd9a4TAje62W6EJg8MLt7t25vVrU/uzExIMhZ0mSxC9Pyyi02c&#10;La6TKegTs76DCIno+oJmofs5I5Y7SG9lhWvLOuHX0ClCumOO3DDlMYPsi2X32z2WNkowZne6VdUj&#10;FEErTyBAeLBolf6bkhHIo6Dmy45pTol4L6GQjmnmhZ4X23nBZAmvFrS0mhK/2VjPSbtBd00LviPE&#10;QyrXTnWHaB/jwLuJvf19mzz9SpMniLeL7bs0eZqkq9VzevjZ5Pmrmzx2F+bYXD96k4M8PWPyIxFA&#10;k2+kF8tyLyexPJA5Ev+nxwF0AKkD2M5u9vJMKLrKaaGnKS6rMwO4ZGhwIgb+m65I3ygGyWqxBk9e&#10;RtNVNrHifE8WWQaK5bQADw4C+kwIjNXMMdJGSQnDlNKemF6QAKkc/yPn/iuzu+mOH+Sh+uydil0P&#10;Q4WXjCleeOQmA1SROVKcDd3bKPwnWgDz0kT5X6F/YrEwVneguwK4GpSn5xVwNofR1a0g8G8RCC8G&#10;ztgVBCYMXOGIhg6mcdLNgE/3aHUceq/+AQAA//8DAFBLAwQUAAYACAAAACEAe9zvGNwAAAAEAQAA&#10;DwAAAGRycy9kb3ducmV2LnhtbEyPQUvDQBCF74L/YRnBm92ktWLTbEop6qkItoL0Nk2mSWh2NmS3&#10;SfrvHb3oZXjDG977Jl2NtlE9db52bCCeRKCIc1fUXBr43L8+PIPyAbnAxjEZuJKHVXZ7k2JSuIE/&#10;qN+FUkkI+wQNVCG0idY+r8iin7iWWLyT6ywGWbtSFx0OEm4bPY2iJ22xZmmosKVNRfl5d7EG3gYc&#10;1rP4pd+eT5vrYT9//9rGZMz93bheggo0hr9j+MEXdMiE6eguXHjVGJBHwu8U73ExX4A6iphNQWep&#10;/g+ffQMAAP//AwBQSwECLQAUAAYACAAAACEAtoM4kv4AAADhAQAAEwAAAAAAAAAAAAAAAAAAAAAA&#10;W0NvbnRlbnRfVHlwZXNdLnhtbFBLAQItABQABgAIAAAAIQA4/SH/1gAAAJQBAAALAAAAAAAAAAAA&#10;AAAAAC8BAABfcmVscy8ucmVsc1BLAQItABQABgAIAAAAIQC5bxiJjwMAADwLAAAOAAAAAAAAAAAA&#10;AAAAAC4CAABkcnMvZTJvRG9jLnhtbFBLAQItABQABgAIAAAAIQB73O8Y3AAAAAQBAAAPAAAAAAAA&#10;AAAAAAAAAOkFAABkcnMvZG93bnJldi54bWxQSwUGAAAAAAQABADzAAAA8gYAAAAA&#10;">
                <v:shape id="AutoShape 629" o:spid="_x0000_s128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r>
                          <w:t>tlsa_Enrollment</w:t>
                        </w:r>
                      </w:p>
                    </w:txbxContent>
                  </v:textbox>
                </v:shape>
                <v:shape id="AutoShape 630" o:spid="_x0000_s129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r>
                          <w:t>tlsa_Person</w:t>
                        </w:r>
                      </w:p>
                    </w:txbxContent>
                  </v:textbox>
                </v:shape>
                <v:shape id="AutoShape 631" o:spid="_x0000_s129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6B77D20F" w:rsidR="001B1FF5" w:rsidRPr="00107D01" w:rsidDel="00597463" w:rsidRDefault="001B1FF5" w:rsidP="00777E3F">
      <w:pPr>
        <w:pStyle w:val="ListParagraph"/>
        <w:numPr>
          <w:ilvl w:val="5"/>
          <w:numId w:val="53"/>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r w:rsidR="001D7F97">
        <w:rPr>
          <w:b/>
          <w:bCs/>
        </w:rPr>
        <w:t>/RRHSO</w:t>
      </w:r>
      <w:r w:rsidDel="00597463">
        <w:t>]</w:t>
      </w:r>
      <w:r w:rsidRPr="005F4836" w:rsidDel="00597463">
        <w:rPr>
          <w:b/>
          <w:bCs/>
        </w:rPr>
        <w:t>AgeMin</w:t>
      </w:r>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001D7F97">
        <w:t>/RRHSO</w:t>
      </w:r>
      <w:r w:rsidDel="00597463">
        <w:t>]</w:t>
      </w:r>
      <w:r w:rsidRPr="00CE392F" w:rsidDel="00597463">
        <w:t xml:space="preserve"> enrollment</w:t>
      </w:r>
      <w:r w:rsidR="004873DC">
        <w:t xml:space="preserve">. </w:t>
      </w:r>
    </w:p>
    <w:p w14:paraId="28334A98" w14:textId="4E9B5621" w:rsidR="001B1FF5" w:rsidDel="00597463" w:rsidRDefault="001B1FF5" w:rsidP="00777E3F">
      <w:pPr>
        <w:pStyle w:val="ListParagraph"/>
        <w:numPr>
          <w:ilvl w:val="5"/>
          <w:numId w:val="53"/>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r w:rsidR="001D7F97">
        <w:rPr>
          <w:b/>
          <w:bCs/>
        </w:rPr>
        <w:t>/</w:t>
      </w:r>
      <w:r w:rsidR="001D7F97" w:rsidRPr="00277F30">
        <w:rPr>
          <w:b/>
          <w:bCs/>
        </w:rPr>
        <w:t>RRHSO</w:t>
      </w:r>
      <w:r w:rsidDel="00597463">
        <w:t>]</w:t>
      </w:r>
      <w:r w:rsidRPr="006B4F91" w:rsidDel="00597463">
        <w:rPr>
          <w:b/>
          <w:bCs/>
        </w:rPr>
        <w:t>Age</w:t>
      </w:r>
      <w:r w:rsidDel="00597463">
        <w:rPr>
          <w:b/>
          <w:bCs/>
        </w:rPr>
        <w:t>Max</w:t>
      </w:r>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001D7F97">
        <w:t>/</w:t>
      </w:r>
      <w:r w:rsidR="001D7F97" w:rsidRPr="001D7F97">
        <w:t xml:space="preserve"> </w:t>
      </w:r>
      <w:r w:rsidR="001D7F97">
        <w:t>RRHSO</w:t>
      </w:r>
      <w:r w:rsidDel="00597463">
        <w:t>]</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600024FC" w:rsidR="00D1392C" w:rsidRPr="00DB472E" w:rsidRDefault="0046667A" w:rsidP="00DC3219">
            <w:pPr>
              <w:pStyle w:val="NoSpacing"/>
            </w:pPr>
            <w:r w:rsidRPr="001253B6">
              <w:t>LSAProjectType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r>
              <w:rPr>
                <w:bCs/>
              </w:rPr>
              <w:t>ActiveAge</w:t>
            </w:r>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r>
              <w:rPr>
                <w:b/>
              </w:rPr>
              <w:t>ESTAgeMin</w:t>
            </w:r>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r>
              <w:rPr>
                <w:b/>
              </w:rPr>
              <w:t>ESTAgeMax</w:t>
            </w:r>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r>
              <w:rPr>
                <w:b/>
              </w:rPr>
              <w:t>RRHAgeMin</w:t>
            </w:r>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r>
              <w:rPr>
                <w:b/>
              </w:rPr>
              <w:t>RRHAgeMax</w:t>
            </w:r>
          </w:p>
        </w:tc>
      </w:tr>
      <w:tr w:rsidR="00431786" w14:paraId="6F05E3AB" w14:textId="77777777" w:rsidTr="007B705B">
        <w:trPr>
          <w:cantSplit/>
          <w:trHeight w:val="216"/>
        </w:trPr>
        <w:tc>
          <w:tcPr>
            <w:tcW w:w="9360" w:type="dxa"/>
          </w:tcPr>
          <w:p w14:paraId="567C062E" w14:textId="25A5CAE3" w:rsidR="00431786" w:rsidRDefault="00431786" w:rsidP="007B705B">
            <w:pPr>
              <w:pStyle w:val="NoSpacing"/>
              <w:rPr>
                <w:b/>
              </w:rPr>
            </w:pPr>
            <w:r>
              <w:rPr>
                <w:b/>
              </w:rPr>
              <w:t>PSHAgeMin</w:t>
            </w:r>
          </w:p>
        </w:tc>
      </w:tr>
      <w:tr w:rsidR="00431786" w14:paraId="512810FB" w14:textId="77777777" w:rsidTr="007B705B">
        <w:trPr>
          <w:cantSplit/>
          <w:trHeight w:val="216"/>
        </w:trPr>
        <w:tc>
          <w:tcPr>
            <w:tcW w:w="9360" w:type="dxa"/>
          </w:tcPr>
          <w:p w14:paraId="5DCE5F3A" w14:textId="16FAD034" w:rsidR="00431786" w:rsidRDefault="00431786" w:rsidP="007B705B">
            <w:pPr>
              <w:pStyle w:val="NoSpacing"/>
              <w:rPr>
                <w:b/>
              </w:rPr>
            </w:pPr>
            <w:r>
              <w:rPr>
                <w:b/>
              </w:rPr>
              <w:t>PSHAgeMax</w:t>
            </w:r>
          </w:p>
        </w:tc>
      </w:tr>
      <w:tr w:rsidR="007B705B" w14:paraId="7072D617" w14:textId="77777777" w:rsidTr="007B705B">
        <w:trPr>
          <w:cantSplit/>
          <w:trHeight w:val="216"/>
        </w:trPr>
        <w:tc>
          <w:tcPr>
            <w:tcW w:w="9360" w:type="dxa"/>
          </w:tcPr>
          <w:p w14:paraId="19F894D8" w14:textId="5D07FD1F" w:rsidR="007B705B" w:rsidRDefault="00431786" w:rsidP="007B705B">
            <w:pPr>
              <w:pStyle w:val="NoSpacing"/>
              <w:rPr>
                <w:b/>
              </w:rPr>
            </w:pPr>
            <w:r>
              <w:rPr>
                <w:b/>
              </w:rPr>
              <w:t>RRHSOAgeMin</w:t>
            </w:r>
          </w:p>
        </w:tc>
      </w:tr>
      <w:tr w:rsidR="007B705B" w:rsidRPr="00431786" w14:paraId="1E0D05AA" w14:textId="77777777" w:rsidTr="007B705B">
        <w:trPr>
          <w:cantSplit/>
          <w:trHeight w:val="216"/>
        </w:trPr>
        <w:tc>
          <w:tcPr>
            <w:tcW w:w="9360" w:type="dxa"/>
          </w:tcPr>
          <w:p w14:paraId="008C3655" w14:textId="168683E7" w:rsidR="007B705B" w:rsidRDefault="00431786" w:rsidP="007B705B">
            <w:pPr>
              <w:pStyle w:val="NoSpacing"/>
              <w:rPr>
                <w:b/>
              </w:rPr>
            </w:pPr>
            <w:r>
              <w:rPr>
                <w:b/>
              </w:rPr>
              <w:t>RRHSOAgeMax</w:t>
            </w:r>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3C112247"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0046667A">
        <w:rPr>
          <w:b/>
          <w:bCs/>
        </w:rPr>
        <w:t>LSA</w:t>
      </w:r>
      <w:r w:rsidR="0046667A" w:rsidRPr="00845520">
        <w:rPr>
          <w:b/>
          <w:bCs/>
        </w:rPr>
        <w:t>ProjectType</w:t>
      </w:r>
      <w:r>
        <w:t xml:space="preserve"> in (</w:t>
      </w:r>
      <w:r w:rsidR="0046667A">
        <w:t>0,</w:t>
      </w:r>
      <w:r>
        <w:t>1,2,8)</w:t>
      </w:r>
      <w:r w:rsidR="00E76171">
        <w:t xml:space="preserve"> –</w:t>
      </w:r>
      <w:r w:rsidR="005A642F">
        <w:t xml:space="preserve"> </w:t>
      </w:r>
      <w:r>
        <w:t xml:space="preserve">set </w:t>
      </w:r>
      <w:r w:rsidRPr="001036B8">
        <w:rPr>
          <w:b/>
          <w:bCs/>
        </w:rPr>
        <w:t>ESTAgeMin</w:t>
      </w:r>
      <w:r>
        <w:t xml:space="preserve"> and </w:t>
      </w:r>
      <w:r w:rsidRPr="00DE4A2E">
        <w:rPr>
          <w:b/>
          <w:bCs/>
        </w:rPr>
        <w:t>ESTAgeMax</w:t>
      </w:r>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7FC7D75D" w:rsidR="007E7D23" w:rsidRDefault="007E7D23" w:rsidP="00777E3F">
      <w:pPr>
        <w:pStyle w:val="ListParagraph"/>
        <w:numPr>
          <w:ilvl w:val="0"/>
          <w:numId w:val="37"/>
        </w:numPr>
      </w:pPr>
      <w:r w:rsidRPr="00DE4A2E">
        <w:rPr>
          <w:b/>
          <w:bCs/>
        </w:rPr>
        <w:t>ESTAgeMin</w:t>
      </w:r>
      <w:r w:rsidR="006314CE">
        <w:t xml:space="preserve"> = the </w:t>
      </w:r>
      <w:r w:rsidR="00D622F9">
        <w:t>smallest</w:t>
      </w:r>
      <w:r w:rsidR="006314CE">
        <w:t xml:space="preserve"> </w:t>
      </w:r>
      <w:r w:rsidR="009C008E">
        <w:rPr>
          <w:b/>
          <w:bCs/>
        </w:rPr>
        <w:t xml:space="preserve">ActiveAge </w:t>
      </w:r>
      <w:r w:rsidR="006314CE">
        <w:t xml:space="preserve">value where </w:t>
      </w:r>
      <w:r w:rsidR="006D6F5B">
        <w:rPr>
          <w:b/>
          <w:bCs/>
        </w:rPr>
        <w:t>LSA</w:t>
      </w:r>
      <w:r w:rsidR="006D6F5B" w:rsidRPr="00845520">
        <w:rPr>
          <w:b/>
          <w:bCs/>
        </w:rPr>
        <w:t>ProjectType</w:t>
      </w:r>
      <w:r w:rsidR="006D6F5B">
        <w:t xml:space="preserve"> </w:t>
      </w:r>
      <w:r w:rsidR="002467E4">
        <w:t>in (</w:t>
      </w:r>
      <w:r w:rsidR="0046667A">
        <w:t>0,</w:t>
      </w:r>
      <w:r w:rsidR="002467E4">
        <w:t>1,2,8)</w:t>
      </w:r>
    </w:p>
    <w:p w14:paraId="5FC7C56E" w14:textId="13E7A473" w:rsidR="007E7D23" w:rsidRDefault="007E7D23" w:rsidP="00777E3F">
      <w:pPr>
        <w:pStyle w:val="ListParagraph"/>
        <w:numPr>
          <w:ilvl w:val="0"/>
          <w:numId w:val="37"/>
        </w:numPr>
      </w:pPr>
      <w:r w:rsidRPr="00DE4A2E">
        <w:rPr>
          <w:b/>
          <w:bCs/>
        </w:rPr>
        <w:t>ESTAgeMax</w:t>
      </w:r>
      <w:r w:rsidR="00D622F9">
        <w:t xml:space="preserve"> = the largest </w:t>
      </w:r>
      <w:r w:rsidR="009C008E">
        <w:rPr>
          <w:b/>
          <w:bCs/>
        </w:rPr>
        <w:t xml:space="preserve">ActiveAge </w:t>
      </w:r>
      <w:r w:rsidR="00D622F9">
        <w:t xml:space="preserve">value where </w:t>
      </w:r>
      <w:r w:rsidR="006D6F5B">
        <w:rPr>
          <w:b/>
          <w:bCs/>
        </w:rPr>
        <w:t>LSA</w:t>
      </w:r>
      <w:r w:rsidR="006D6F5B" w:rsidRPr="00845520">
        <w:rPr>
          <w:b/>
          <w:bCs/>
        </w:rPr>
        <w:t>ProjectType</w:t>
      </w:r>
      <w:r w:rsidR="006D6F5B">
        <w:t xml:space="preserve"> </w:t>
      </w:r>
      <w:r w:rsidR="00D622F9">
        <w:t>in (</w:t>
      </w:r>
      <w:r w:rsidR="0046667A">
        <w:t>0,</w:t>
      </w:r>
      <w:r w:rsidR="00D622F9">
        <w:t>1,2,8)</w:t>
      </w:r>
    </w:p>
    <w:p w14:paraId="391A1159" w14:textId="29F84ECE" w:rsidR="00FA46D4" w:rsidRDefault="00FA46D4" w:rsidP="00FA46D4">
      <w:r>
        <w:t xml:space="preserve">For any client not served in RRH (i.e., there is no active enrollment where </w:t>
      </w:r>
      <w:r w:rsidR="00562D83" w:rsidRPr="00277F30">
        <w:rPr>
          <w:b/>
          <w:bCs/>
        </w:rPr>
        <w:t>LSA</w:t>
      </w:r>
      <w:r w:rsidRPr="009C008E">
        <w:rPr>
          <w:b/>
          <w:bCs/>
        </w:rPr>
        <w:t>ProjectType</w:t>
      </w:r>
      <w:r>
        <w:t xml:space="preserve"> = 13), set </w:t>
      </w:r>
      <w:r>
        <w:rPr>
          <w:b/>
          <w:bCs/>
        </w:rPr>
        <w:t>RRH</w:t>
      </w:r>
      <w:r w:rsidRPr="00A013B7">
        <w:rPr>
          <w:b/>
          <w:bCs/>
        </w:rPr>
        <w:t>AgeMin</w:t>
      </w:r>
      <w:r>
        <w:t xml:space="preserve"> and </w:t>
      </w:r>
      <w:r w:rsidRPr="00DE4A2E">
        <w:rPr>
          <w:b/>
          <w:bCs/>
        </w:rPr>
        <w:t>RRH</w:t>
      </w:r>
      <w:r w:rsidRPr="001036B8">
        <w:rPr>
          <w:b/>
          <w:bCs/>
        </w:rPr>
        <w:t>AgeMax</w:t>
      </w:r>
      <w:r>
        <w:t xml:space="preserve"> to -1</w:t>
      </w:r>
      <w:r w:rsidR="004873DC">
        <w:t xml:space="preserve">. </w:t>
      </w:r>
      <w:r>
        <w:t>Otherwise:</w:t>
      </w:r>
    </w:p>
    <w:p w14:paraId="38185BF9" w14:textId="6F827F47" w:rsidR="00FA46D4" w:rsidRDefault="00FA46D4" w:rsidP="00777E3F">
      <w:pPr>
        <w:pStyle w:val="ListParagraph"/>
        <w:numPr>
          <w:ilvl w:val="0"/>
          <w:numId w:val="37"/>
        </w:numPr>
      </w:pPr>
      <w:r>
        <w:rPr>
          <w:b/>
          <w:bCs/>
        </w:rPr>
        <w:t>RRH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198D34BA" w14:textId="59F33F47" w:rsidR="00FA46D4" w:rsidRDefault="00FA46D4" w:rsidP="00777E3F">
      <w:pPr>
        <w:pStyle w:val="ListParagraph"/>
        <w:numPr>
          <w:ilvl w:val="0"/>
          <w:numId w:val="37"/>
        </w:numPr>
      </w:pPr>
      <w:r>
        <w:rPr>
          <w:b/>
          <w:bCs/>
        </w:rPr>
        <w:t>RRH</w:t>
      </w:r>
      <w:r w:rsidRPr="00A013B7">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r>
        <w:rPr>
          <w:b/>
          <w:bCs/>
        </w:rPr>
        <w:t>PSH</w:t>
      </w:r>
      <w:r w:rsidRPr="00A013B7">
        <w:rPr>
          <w:b/>
          <w:bCs/>
        </w:rPr>
        <w:t>AgeMin</w:t>
      </w:r>
      <w:r>
        <w:t xml:space="preserve"> and </w:t>
      </w:r>
      <w:r>
        <w:rPr>
          <w:b/>
          <w:bCs/>
        </w:rPr>
        <w:t>PS</w:t>
      </w:r>
      <w:r w:rsidRPr="00A013B7">
        <w:rPr>
          <w:b/>
          <w:bCs/>
        </w:rPr>
        <w:t>H</w:t>
      </w:r>
      <w:r w:rsidRPr="001036B8">
        <w:rPr>
          <w:b/>
          <w:bCs/>
        </w:rPr>
        <w:t>AgeMax</w:t>
      </w:r>
      <w:r>
        <w:t xml:space="preserve"> to -1</w:t>
      </w:r>
      <w:r w:rsidR="004873DC">
        <w:t xml:space="preserve">. </w:t>
      </w:r>
      <w:r>
        <w:t>Otherwise:</w:t>
      </w:r>
    </w:p>
    <w:p w14:paraId="0B73C21B" w14:textId="540E8443" w:rsidR="001036B8" w:rsidRDefault="001036B8" w:rsidP="00777E3F">
      <w:pPr>
        <w:pStyle w:val="ListParagraph"/>
        <w:numPr>
          <w:ilvl w:val="0"/>
          <w:numId w:val="37"/>
        </w:numPr>
      </w:pPr>
      <w:r>
        <w:rPr>
          <w:b/>
          <w:bCs/>
        </w:rPr>
        <w:t>PSH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7B0DD392" w14:textId="58CDD40F" w:rsidR="00597463" w:rsidRDefault="001036B8" w:rsidP="00777E3F">
      <w:pPr>
        <w:pStyle w:val="ListParagraph"/>
        <w:numPr>
          <w:ilvl w:val="0"/>
          <w:numId w:val="37"/>
        </w:numPr>
      </w:pPr>
      <w:r>
        <w:rPr>
          <w:b/>
          <w:bCs/>
        </w:rPr>
        <w:t>PS</w:t>
      </w:r>
      <w:r w:rsidRPr="00A013B7">
        <w:rPr>
          <w:b/>
          <w:bCs/>
        </w:rPr>
        <w:t>H</w:t>
      </w:r>
      <w:r w:rsidRPr="001036B8">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581936E0" w14:textId="3FD274F7" w:rsidR="00B36636" w:rsidRDefault="00B36636" w:rsidP="00B36636">
      <w:r>
        <w:t xml:space="preserve">For any client not served in RRH-SO (i.e., there is no active enrollment where </w:t>
      </w:r>
      <w:r w:rsidR="007C6D76">
        <w:rPr>
          <w:b/>
          <w:bCs/>
        </w:rPr>
        <w:t>LSAP</w:t>
      </w:r>
      <w:r w:rsidRPr="009C008E">
        <w:rPr>
          <w:b/>
          <w:bCs/>
        </w:rPr>
        <w:t>rojectType</w:t>
      </w:r>
      <w:r>
        <w:t xml:space="preserve"> = 1</w:t>
      </w:r>
      <w:r w:rsidR="007C6D76">
        <w:t>5</w:t>
      </w:r>
      <w:r>
        <w:t xml:space="preserve">), set </w:t>
      </w:r>
      <w:r>
        <w:rPr>
          <w:b/>
          <w:bCs/>
        </w:rPr>
        <w:t>RRHSO</w:t>
      </w:r>
      <w:r w:rsidRPr="00A013B7">
        <w:rPr>
          <w:b/>
          <w:bCs/>
        </w:rPr>
        <w:t>AgeMin</w:t>
      </w:r>
      <w:r>
        <w:t xml:space="preserve"> and </w:t>
      </w:r>
      <w:r w:rsidRPr="00DE4A2E">
        <w:rPr>
          <w:b/>
          <w:bCs/>
        </w:rPr>
        <w:t>RRH</w:t>
      </w:r>
      <w:r>
        <w:rPr>
          <w:b/>
          <w:bCs/>
        </w:rPr>
        <w:t>SO</w:t>
      </w:r>
      <w:r w:rsidRPr="001036B8">
        <w:rPr>
          <w:b/>
          <w:bCs/>
        </w:rPr>
        <w:t>AgeMax</w:t>
      </w:r>
      <w:r>
        <w:t xml:space="preserve"> to -1. Otherwise:</w:t>
      </w:r>
    </w:p>
    <w:p w14:paraId="5A5B1EF1" w14:textId="3CEE9153" w:rsidR="00B36636" w:rsidRDefault="00B36636" w:rsidP="00777E3F">
      <w:pPr>
        <w:pStyle w:val="ListParagraph"/>
        <w:numPr>
          <w:ilvl w:val="0"/>
          <w:numId w:val="37"/>
        </w:numPr>
      </w:pPr>
      <w:r>
        <w:rPr>
          <w:b/>
          <w:bCs/>
        </w:rPr>
        <w:t>RRHSO</w:t>
      </w:r>
      <w:r w:rsidRPr="00A013B7">
        <w:rPr>
          <w:b/>
          <w:bCs/>
        </w:rPr>
        <w:t>AgeMin</w:t>
      </w:r>
      <w:r>
        <w:t xml:space="preserve"> = the smallest </w:t>
      </w:r>
      <w:r>
        <w:rPr>
          <w:b/>
          <w:bCs/>
        </w:rPr>
        <w:t xml:space="preserve">ActiveAge </w:t>
      </w:r>
      <w:r>
        <w:t xml:space="preserve">value where </w:t>
      </w:r>
      <w:r>
        <w:rPr>
          <w:b/>
          <w:bCs/>
        </w:rPr>
        <w:t>LSA</w:t>
      </w:r>
      <w:r w:rsidRPr="00845520">
        <w:rPr>
          <w:b/>
          <w:bCs/>
        </w:rPr>
        <w:t>ProjectType</w:t>
      </w:r>
      <w:r>
        <w:t xml:space="preserve"> = </w:t>
      </w:r>
      <w:r w:rsidR="007C6D76">
        <w:t>15</w:t>
      </w:r>
    </w:p>
    <w:p w14:paraId="74BEEF25" w14:textId="067E144E" w:rsidR="00B36636" w:rsidRDefault="00B36636" w:rsidP="00777E3F">
      <w:pPr>
        <w:pStyle w:val="ListParagraph"/>
        <w:numPr>
          <w:ilvl w:val="0"/>
          <w:numId w:val="37"/>
        </w:numPr>
      </w:pPr>
      <w:r w:rsidRPr="00DE4A2E">
        <w:rPr>
          <w:b/>
          <w:bCs/>
        </w:rPr>
        <w:t>RRH</w:t>
      </w:r>
      <w:r>
        <w:rPr>
          <w:b/>
          <w:bCs/>
        </w:rPr>
        <w:t>SO</w:t>
      </w:r>
      <w:r w:rsidRPr="001036B8">
        <w:rPr>
          <w:b/>
          <w:bCs/>
        </w:rPr>
        <w:t>AgeMax</w:t>
      </w:r>
      <w:r>
        <w:t xml:space="preserve"> = the largest </w:t>
      </w:r>
      <w:r>
        <w:rPr>
          <w:b/>
          <w:bCs/>
        </w:rPr>
        <w:t xml:space="preserve">ActiveAge </w:t>
      </w:r>
      <w:r>
        <w:t xml:space="preserve">value where </w:t>
      </w:r>
      <w:r>
        <w:rPr>
          <w:b/>
          <w:bCs/>
        </w:rPr>
        <w:t>LSA</w:t>
      </w:r>
      <w:r w:rsidRPr="00845520">
        <w:rPr>
          <w:b/>
          <w:bCs/>
        </w:rPr>
        <w:t>ProjectType</w:t>
      </w:r>
      <w:r>
        <w:t xml:space="preserve"> = </w:t>
      </w:r>
      <w:r w:rsidR="007C6D76">
        <w:t>15</w:t>
      </w:r>
    </w:p>
    <w:p w14:paraId="12CA9310" w14:textId="77777777" w:rsidR="00B36636" w:rsidRDefault="00B36636" w:rsidP="00277F30"/>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r>
              <w:t>AgeGroup</w:t>
            </w:r>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lastRenderedPageBreak/>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417EEF23" w:rsidR="007B705B" w:rsidRPr="00C01EB1" w:rsidRDefault="00F940B6" w:rsidP="007B705B">
            <w:pPr>
              <w:spacing w:before="0" w:after="0"/>
              <w:cnfStyle w:val="000000100000" w:firstRow="0" w:lastRow="0" w:firstColumn="0" w:lastColumn="0" w:oddVBand="0" w:evenVBand="0" w:oddHBand="1" w:evenHBand="0" w:firstRowFirstColumn="0" w:firstRowLastColumn="0" w:lastRowFirstColumn="0" w:lastRowLastColumn="0"/>
            </w:pPr>
            <w:r>
              <w:t>Data not provided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2D46088" w14:textId="77777777" w:rsidR="00B04089" w:rsidRPr="009A160F" w:rsidRDefault="00B04089" w:rsidP="00FE16F4">
      <w:bookmarkStart w:id="1058" w:name="_HHTypeEST/RRH/PSH_-_LSAPerson"/>
      <w:bookmarkStart w:id="1059" w:name="_HoHEST/RRH/PSH"/>
      <w:bookmarkStart w:id="1060" w:name="_AdultEST/RRH/PSH__-"/>
      <w:bookmarkStart w:id="1061" w:name="_AHAREST/RRH/PSH__-"/>
      <w:bookmarkStart w:id="1062" w:name="_AHAREST/RRH/PSH__–"/>
      <w:bookmarkStart w:id="1063" w:name="_AHARHoHEST/RRH/PSH"/>
      <w:bookmarkStart w:id="1064" w:name="_AHARHoHEST/RRH/PSH_1"/>
      <w:bookmarkEnd w:id="1058"/>
      <w:bookmarkEnd w:id="1059"/>
      <w:bookmarkEnd w:id="1060"/>
      <w:bookmarkEnd w:id="1061"/>
      <w:bookmarkEnd w:id="1062"/>
      <w:bookmarkEnd w:id="1063"/>
      <w:bookmarkEnd w:id="1064"/>
    </w:p>
    <w:p w14:paraId="0158E026" w14:textId="62B4EB32" w:rsidR="007B705B" w:rsidRDefault="007B705B" w:rsidP="0088191A">
      <w:pPr>
        <w:pStyle w:val="Heading2"/>
      </w:pPr>
      <w:bookmarkStart w:id="1065" w:name="_Set_Population_Identifiers_5"/>
      <w:bookmarkStart w:id="1066" w:name="_Toc37849775"/>
      <w:bookmarkStart w:id="1067" w:name="_Toc175057083"/>
      <w:bookmarkEnd w:id="1065"/>
      <w:r w:rsidRPr="00C52062">
        <w:t>Set Population Identifiers for Active HMIS Households</w:t>
      </w:r>
      <w:bookmarkEnd w:id="1066"/>
      <w:bookmarkEnd w:id="1067"/>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92"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ZxM7gMAAOgQAAAOAAAAZHJzL2Uyb0RvYy54bWzsWN9v2zYQfh/Q/4HgeyNRsmxViFKkThoU&#10;6LYCafdOS9SPliI1krac/vU7kpLixM1aZEM2oMmDQYrU8e670/cdc/p633G0Y0q3UuSYnIQYMVHI&#10;shV1jj99fPsyxUgbKkrKpWA5vmEavz578cvp0Gcsko3kJVMIjAidDX2OG2P6LAh00bCO6hPZMwGL&#10;lVQdNTBVdVAqOoD1jgdRGC6DQaqyV7JgWsPTC7+Iz5z9qmKF+b2qNDOI5xh8M+5Xud+N/Q3OTmlW&#10;K9o3bTG6QR/hRUdbAYfOpi6ooWir2iNTXVsoqWVlTgrZBbKq2oK5GCAaEt6L5krJbe9iqbOh7meY&#10;ANp7OD3abPHb7kr11/0H5b2H4XtZfNGASzD0dXa4bue134w2w6+yhHzSrZEu8H2lOmsCQkJ7h+/N&#10;jC/bG1TAw5iE5NUqwaiAtVUYLsLEJ6BoIEv2NUKiJEmXGMEGQsIoTKJpx+WhkdmEWw5o5o93Lo8u&#10;2hKAmtK3sOl/Btt1Q3vmsqEtLB8UaksbE0aCdgDFOUDh9qDY+mxPh20TtNrjioRcN1TU7FwpOTSM&#10;luAVsfvB94MX7ERDVr4LNCGLxYq8mhBbkHREbAKdkDRdebyi1cK5NuNFs15pc8Vkh+wgxxWXA/in&#10;zDthmBKUXxupaG3DphndvdfGenr7mn2sJW/Lty3nbqLqzZortKPwwV2+uVhd+uDubeMCDTlexkno&#10;LD9sYh2lyfnk9J1tXQseIt52OU5D++cLxUJ6KUpwk2aGttyPwWUu7CPmOGGMYwLZJ8vsN3uXUhLP&#10;CdzI8gaSoKQnDiA6GDRSfcVoANLIsf5zSxXDiL8TkEjLMNNATYPNNKCigFdzXBiFkZ+sjeeiba/a&#10;ugHbxOEhpC2mqnVoWy+9H2ORQE0/VXFHx8W9eNLifoAO5uKO0hB8tHzyXNw/WNxzAn/24o6Pi9vp&#10;0UjEa+FFsdiLURRn8nY0//GmB9Z39AbsZtZ74QUB6rEtrdp5QmKinJdAK9zSHcL350xc9AOEH6dx&#10;Cm2Vl8h4EU0HjQK5jK0muU+CxI4VH+b7Yqt2rFxLIaBTkiq+5XlLlnU5ShstP4PJquPQGwGzo2Ti&#10;W7DsVOFIFIS0iuBY+G+53vZ5bBaM8ovnP77toL3wIjLyOjyyPYLTlSko1yXat93xd9QBOqdRBL4h&#10;CMi41BnVghJzYG/Qoo6VwOIMmlg78ir3XcnwX5DdbNP3hLy8OC7d5X/Hy8uYjJ/BMy8/vumYuedn&#10;52W4INzvqFcHxf1YXoZv5l/nZVTxtv9jatvGuw8hdxg6SZJnhv4fMbS7JMJ12rk0Xv3tff1w7hj9&#10;9h8UZ38BAAD//wMAUEsDBBQABgAIAAAAIQCxMui03AAAAAUBAAAPAAAAZHJzL2Rvd25yZXYueG1s&#10;TI9BS8NAEIXvgv9hGcGb3cRaCWk2pRT1VARbQXqbJtMkNDsbstsk/feOXvTyYHiP977JVpNt1UC9&#10;bxwbiGcRKOLClQ1XBj73rw8JKB+QS2wdk4EreVjltzcZpqUb+YOGXaiUlLBP0UAdQpdq7YuaLPqZ&#10;64jFO7neYpCzr3TZ4yjlttWPUfSsLTYsCzV2tKmpOO8u1sDbiON6Hr8M2/Npcz3sF+9f25iMub+b&#10;1ktQgabwF4YffEGHXJiO7sKlV60BeST8qnhPSbIAdZRQHM1B55n+T59/AwAA//8DAFBLAQItABQA&#10;BgAIAAAAIQC2gziS/gAAAOEBAAATAAAAAAAAAAAAAAAAAAAAAABbQ29udGVudF9UeXBlc10ueG1s&#10;UEsBAi0AFAAGAAgAAAAhADj9If/WAAAAlAEAAAsAAAAAAAAAAAAAAAAALwEAAF9yZWxzLy5yZWxz&#10;UEsBAi0AFAAGAAgAAAAhALztnEzuAwAA6BAAAA4AAAAAAAAAAAAAAAAALgIAAGRycy9lMm9Eb2Mu&#10;eG1sUEsBAi0AFAAGAAgAAAAhALEy6LTcAAAABQEAAA8AAAAAAAAAAAAAAAAASAYAAGRycy9kb3du&#10;cmV2LnhtbFBLBQYAAAAABAAEAPMAAABRBwAAAAA=&#10;">
                <v:shape id="AutoShape 3" o:spid="_x0000_s1293"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r>
                          <w:t>tlsa_HHID</w:t>
                        </w:r>
                      </w:p>
                    </w:txbxContent>
                  </v:textbox>
                </v:shape>
                <v:shape id="AutoShape 4" o:spid="_x0000_s1294"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r>
                          <w:t>tlsa_Enrollment</w:t>
                        </w:r>
                      </w:p>
                    </w:txbxContent>
                  </v:textbox>
                </v:shape>
                <v:shape id="AutoShape 5" o:spid="_x0000_s1295"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96"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r>
                          <w:t>tlsa_Person</w:t>
                        </w:r>
                      </w:p>
                    </w:txbxContent>
                  </v:textbox>
                </v:shape>
                <v:shape id="AutoShape 7" o:spid="_x0000_s1297"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r>
              <w:t>ActiveAge</w:t>
            </w:r>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0252553E" w:rsidR="007B705B" w:rsidRPr="0052371E" w:rsidRDefault="007B705B" w:rsidP="007B705B">
            <w:pPr>
              <w:pStyle w:val="NoSpacing"/>
            </w:pPr>
            <w:r w:rsidRPr="0052371E">
              <w:t>Race</w:t>
            </w:r>
            <w:r w:rsidR="00AB566A">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r w:rsidRPr="0052371E">
              <w:t>DisabilityStatus</w:t>
            </w:r>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r w:rsidRPr="0052371E">
              <w:t>DVStatus</w:t>
            </w:r>
          </w:p>
        </w:tc>
      </w:tr>
      <w:tr w:rsidR="00E73F98" w:rsidRPr="00BD13A5" w14:paraId="3B08FFFE" w14:textId="77777777" w:rsidTr="0036650F">
        <w:trPr>
          <w:ins w:id="1068" w:author="Molly McEvilley" w:date="2024-09-01T09:16:00Z"/>
        </w:trPr>
        <w:tc>
          <w:tcPr>
            <w:tcW w:w="9355" w:type="dxa"/>
            <w:shd w:val="clear" w:color="auto" w:fill="FDE9D9" w:themeFill="accent6" w:themeFillTint="33"/>
          </w:tcPr>
          <w:p w14:paraId="3757B6B5" w14:textId="14E00BBE" w:rsidR="00E73F98" w:rsidRPr="00BD13A5" w:rsidRDefault="00E73F98" w:rsidP="0036650F">
            <w:pPr>
              <w:pStyle w:val="NoSpacing"/>
              <w:rPr>
                <w:ins w:id="1069" w:author="Molly McEvilley" w:date="2024-09-01T09:16:00Z" w16du:dateUtc="2024-09-01T13:16:00Z"/>
                <w:b/>
                <w:bCs/>
              </w:rPr>
            </w:pPr>
            <w:ins w:id="1070" w:author="Molly McEvilley" w:date="2024-09-01T09:16:00Z" w16du:dateUtc="2024-09-01T13:16:00Z">
              <w:r>
                <w:rPr>
                  <w:b/>
                  <w:bCs/>
                </w:rPr>
                <w:t>tlsa_HHID</w:t>
              </w:r>
            </w:ins>
          </w:p>
        </w:tc>
      </w:tr>
      <w:tr w:rsidR="00E73F98" w:rsidRPr="0052371E" w14:paraId="4B9977F5" w14:textId="77777777" w:rsidTr="0036650F">
        <w:trPr>
          <w:ins w:id="1071" w:author="Molly McEvilley" w:date="2024-09-01T09:16:00Z"/>
        </w:trPr>
        <w:tc>
          <w:tcPr>
            <w:tcW w:w="9355" w:type="dxa"/>
          </w:tcPr>
          <w:p w14:paraId="635193A1" w14:textId="118B9BAA" w:rsidR="00E73F98" w:rsidRPr="0052371E" w:rsidRDefault="00E73F98" w:rsidP="0036650F">
            <w:pPr>
              <w:pStyle w:val="NoSpacing"/>
              <w:rPr>
                <w:ins w:id="1072" w:author="Molly McEvilley" w:date="2024-09-01T09:16:00Z" w16du:dateUtc="2024-09-01T13:16:00Z"/>
              </w:rPr>
            </w:pPr>
            <w:ins w:id="1073" w:author="Molly McEvilley" w:date="2024-09-01T09:16:00Z" w16du:dateUtc="2024-09-01T13:16:00Z">
              <w:r>
                <w:t>ActiveHHType</w:t>
              </w:r>
            </w:ins>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lastRenderedPageBreak/>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26FF56FB" w14:textId="1BD1881F" w:rsidR="00331CDD" w:rsidRDefault="00F326FD" w:rsidP="00961F11">
      <w:r>
        <w:t xml:space="preserve">Based on records in tlsa_Enrollment with the same </w:t>
      </w:r>
      <w:r w:rsidRPr="00F326FD">
        <w:rPr>
          <w:b/>
          <w:bCs/>
        </w:rPr>
        <w:t>HouseholdID</w:t>
      </w:r>
      <w:r>
        <w:t xml:space="preserve"> where </w:t>
      </w:r>
      <w:r w:rsidRPr="00F326FD">
        <w:rPr>
          <w:b/>
          <w:bCs/>
        </w:rPr>
        <w:t>Active</w:t>
      </w:r>
      <w:r>
        <w:t xml:space="preserve"> = 1</w:t>
      </w:r>
      <w:r w:rsidR="00961F11">
        <w:t xml:space="preserve">, set </w:t>
      </w:r>
      <w:r w:rsidR="00961F11" w:rsidRPr="001A0862">
        <w:rPr>
          <w:b/>
          <w:bCs/>
        </w:rPr>
        <w:t>HHChronic</w:t>
      </w:r>
      <w:r w:rsidR="00961F11">
        <w:t xml:space="preserve"> to the first value in the table below for which any adult or HoH meets the criteria:</w:t>
      </w:r>
    </w:p>
    <w:tbl>
      <w:tblPr>
        <w:tblStyle w:val="Style11"/>
        <w:tblW w:w="9355" w:type="dxa"/>
        <w:tblLook w:val="04A0" w:firstRow="1" w:lastRow="0" w:firstColumn="1" w:lastColumn="0" w:noHBand="0" w:noVBand="1"/>
      </w:tblPr>
      <w:tblGrid>
        <w:gridCol w:w="701"/>
        <w:gridCol w:w="4723"/>
        <w:gridCol w:w="3931"/>
      </w:tblGrid>
      <w:tr w:rsidR="00013DBA" w:rsidRPr="00F009DD" w14:paraId="4222B070" w14:textId="77777777" w:rsidTr="00F009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D3C721F" w14:textId="77777777" w:rsidR="00013DBA" w:rsidRPr="00F009DD" w:rsidRDefault="00013DBA" w:rsidP="00F009DD">
            <w:pPr>
              <w:spacing w:before="0" w:after="0"/>
              <w:rPr>
                <w:b w:val="0"/>
                <w:color w:val="000000"/>
              </w:rPr>
            </w:pPr>
            <w:r w:rsidRPr="00F009DD">
              <w:rPr>
                <w:color w:val="000000"/>
              </w:rPr>
              <w:t>Value</w:t>
            </w:r>
          </w:p>
        </w:tc>
        <w:tc>
          <w:tcPr>
            <w:tcW w:w="4650" w:type="dxa"/>
          </w:tcPr>
          <w:p w14:paraId="42F2FD8E"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Criteria</w:t>
            </w:r>
          </w:p>
        </w:tc>
        <w:tc>
          <w:tcPr>
            <w:tcW w:w="3870" w:type="dxa"/>
          </w:tcPr>
          <w:p w14:paraId="7EF618CF"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Category</w:t>
            </w:r>
          </w:p>
        </w:tc>
      </w:tr>
      <w:tr w:rsidR="00013DBA" w14:paraId="3964E266"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D7A09D" w14:textId="77777777" w:rsidR="00013DBA" w:rsidRDefault="00013DBA" w:rsidP="00F009DD">
            <w:pPr>
              <w:spacing w:before="0" w:after="0"/>
              <w:rPr>
                <w:b/>
              </w:rPr>
            </w:pPr>
            <w:bookmarkStart w:id="1074" w:name="_Hlk140701617"/>
            <w:r>
              <w:rPr>
                <w:b/>
                <w:bCs w:val="0"/>
                <w:color w:val="000000"/>
              </w:rPr>
              <w:t>1</w:t>
            </w:r>
          </w:p>
        </w:tc>
        <w:tc>
          <w:tcPr>
            <w:tcW w:w="4650" w:type="dxa"/>
            <w:hideMark/>
          </w:tcPr>
          <w:p w14:paraId="36397E6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b/>
                <w:bCs/>
                <w:color w:val="000000"/>
              </w:rPr>
              <w:t>DisabilityStatus</w:t>
            </w:r>
            <w:r>
              <w:rPr>
                <w:color w:val="000000"/>
              </w:rPr>
              <w:t xml:space="preserve"> = 1 and:</w:t>
            </w:r>
          </w:p>
          <w:p w14:paraId="56B30750" w14:textId="77777777" w:rsidR="00013DBA" w:rsidRDefault="00013DBA" w:rsidP="00777E3F">
            <w:pPr>
              <w:pStyle w:val="ListParagraph"/>
              <w:numPr>
                <w:ilvl w:val="0"/>
                <w:numId w:val="98"/>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365 and </w:t>
            </w:r>
            <w:r>
              <w:rPr>
                <w:rFonts w:ascii="Calibri" w:hAnsi="Calibri" w:cs="Calibri"/>
                <w:b/>
                <w:bCs/>
                <w:color w:val="000000"/>
              </w:rPr>
              <w:t>CHTimeStatus</w:t>
            </w:r>
            <w:r>
              <w:rPr>
                <w:rFonts w:ascii="Calibri" w:hAnsi="Calibri" w:cs="Calibri"/>
                <w:color w:val="000000"/>
              </w:rPr>
              <w:t xml:space="preserve"> in (1,2); or</w:t>
            </w:r>
          </w:p>
          <w:p w14:paraId="2D2C765C" w14:textId="77777777" w:rsidR="00013DBA" w:rsidRDefault="00013DBA" w:rsidP="00777E3F">
            <w:pPr>
              <w:pStyle w:val="ListParagraph"/>
              <w:numPr>
                <w:ilvl w:val="0"/>
                <w:numId w:val="98"/>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400 and </w:t>
            </w:r>
            <w:r>
              <w:rPr>
                <w:rFonts w:ascii="Calibri" w:hAnsi="Calibri" w:cs="Calibri"/>
                <w:b/>
                <w:bCs/>
                <w:color w:val="000000"/>
              </w:rPr>
              <w:t>CHTimeStatus</w:t>
            </w:r>
            <w:r>
              <w:rPr>
                <w:rFonts w:ascii="Calibri" w:hAnsi="Calibri" w:cs="Calibri"/>
                <w:color w:val="000000"/>
              </w:rPr>
              <w:t xml:space="preserve"> = 2</w:t>
            </w:r>
          </w:p>
        </w:tc>
        <w:tc>
          <w:tcPr>
            <w:tcW w:w="3870" w:type="dxa"/>
            <w:hideMark/>
          </w:tcPr>
          <w:p w14:paraId="1DC56949"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56D831F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E4E2477" w14:textId="77777777" w:rsidR="00013DBA" w:rsidRDefault="00013DBA" w:rsidP="00F009DD">
            <w:pPr>
              <w:spacing w:before="0" w:after="0"/>
              <w:rPr>
                <w:b/>
              </w:rPr>
            </w:pPr>
            <w:r>
              <w:rPr>
                <w:b/>
              </w:rPr>
              <w:t>2</w:t>
            </w:r>
          </w:p>
        </w:tc>
        <w:tc>
          <w:tcPr>
            <w:tcW w:w="4650" w:type="dxa"/>
            <w:hideMark/>
          </w:tcPr>
          <w:p w14:paraId="46D9D906"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b/>
                <w:bCs/>
              </w:rPr>
              <w:t xml:space="preserve">CHTime </w:t>
            </w:r>
            <w:r>
              <w:t>in (365, 400) and</w:t>
            </w:r>
            <w:r>
              <w:rPr>
                <w:b/>
                <w:bCs/>
              </w:rPr>
              <w:t xml:space="preserve"> DisabilityStatus </w:t>
            </w:r>
            <w:r>
              <w:t>= 1</w:t>
            </w:r>
          </w:p>
        </w:tc>
        <w:tc>
          <w:tcPr>
            <w:tcW w:w="3870" w:type="dxa"/>
            <w:hideMark/>
          </w:tcPr>
          <w:p w14:paraId="2E67955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14AFA243"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F01E65D" w14:textId="77777777" w:rsidR="00013DBA" w:rsidRDefault="00013DBA" w:rsidP="00F009DD">
            <w:pPr>
              <w:spacing w:before="0" w:after="0"/>
              <w:rPr>
                <w:b/>
              </w:rPr>
            </w:pPr>
            <w:r>
              <w:rPr>
                <w:b/>
                <w:color w:val="000000"/>
              </w:rPr>
              <w:t>3</w:t>
            </w:r>
          </w:p>
        </w:tc>
        <w:tc>
          <w:tcPr>
            <w:tcW w:w="4650" w:type="dxa"/>
            <w:hideMark/>
          </w:tcPr>
          <w:p w14:paraId="46EF4D82"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in (365, 400) and </w:t>
            </w:r>
            <w:r>
              <w:rPr>
                <w:b/>
                <w:bCs/>
                <w:color w:val="000000"/>
              </w:rPr>
              <w:t>DisabilityStatus</w:t>
            </w:r>
            <w:r>
              <w:rPr>
                <w:color w:val="000000"/>
              </w:rPr>
              <w:t xml:space="preserve"> = 99</w:t>
            </w:r>
          </w:p>
        </w:tc>
        <w:tc>
          <w:tcPr>
            <w:tcW w:w="3870" w:type="dxa"/>
            <w:hideMark/>
          </w:tcPr>
          <w:p w14:paraId="657D5841"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2E934205"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0F0A65A" w14:textId="77777777" w:rsidR="00013DBA" w:rsidRDefault="00013DBA" w:rsidP="00F009DD">
            <w:pPr>
              <w:spacing w:before="0" w:after="0"/>
              <w:rPr>
                <w:b/>
              </w:rPr>
            </w:pPr>
            <w:r>
              <w:rPr>
                <w:b/>
              </w:rPr>
              <w:t>4</w:t>
            </w:r>
          </w:p>
        </w:tc>
        <w:tc>
          <w:tcPr>
            <w:tcW w:w="4650" w:type="dxa"/>
            <w:hideMark/>
          </w:tcPr>
          <w:p w14:paraId="1B2AA583"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b/>
                <w:bCs/>
              </w:rPr>
              <w:t>CHTime</w:t>
            </w:r>
            <w:r>
              <w:t xml:space="preserve"> in (365, 400) and </w:t>
            </w:r>
            <w:r>
              <w:rPr>
                <w:b/>
                <w:bCs/>
              </w:rPr>
              <w:t>DisabilityStatus</w:t>
            </w:r>
            <w:r>
              <w:t xml:space="preserve"> = 0</w:t>
            </w:r>
          </w:p>
        </w:tc>
        <w:tc>
          <w:tcPr>
            <w:tcW w:w="3870" w:type="dxa"/>
            <w:hideMark/>
          </w:tcPr>
          <w:p w14:paraId="4E1C4BC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5FE72BB5"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588CE9" w14:textId="77777777" w:rsidR="00013DBA" w:rsidRDefault="00013DBA" w:rsidP="00F009DD">
            <w:pPr>
              <w:spacing w:before="0" w:after="0"/>
              <w:rPr>
                <w:b/>
              </w:rPr>
            </w:pPr>
            <w:r>
              <w:rPr>
                <w:b/>
                <w:color w:val="000000"/>
              </w:rPr>
              <w:t>5</w:t>
            </w:r>
          </w:p>
        </w:tc>
        <w:tc>
          <w:tcPr>
            <w:tcW w:w="4650" w:type="dxa"/>
            <w:hideMark/>
          </w:tcPr>
          <w:p w14:paraId="7A22B15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 270 and </w:t>
            </w:r>
            <w:r>
              <w:rPr>
                <w:b/>
                <w:bCs/>
                <w:color w:val="000000"/>
              </w:rPr>
              <w:t xml:space="preserve">CHTimeStatus = 99 </w:t>
            </w:r>
            <w:r>
              <w:rPr>
                <w:color w:val="000000"/>
              </w:rPr>
              <w:t xml:space="preserve">and </w:t>
            </w:r>
            <w:r>
              <w:rPr>
                <w:b/>
                <w:bCs/>
                <w:color w:val="000000"/>
              </w:rPr>
              <w:t>DisabilityStatus</w:t>
            </w:r>
            <w:r>
              <w:rPr>
                <w:color w:val="000000"/>
              </w:rPr>
              <w:t xml:space="preserve"> = 1</w:t>
            </w:r>
          </w:p>
        </w:tc>
        <w:tc>
          <w:tcPr>
            <w:tcW w:w="3870" w:type="dxa"/>
            <w:hideMark/>
          </w:tcPr>
          <w:p w14:paraId="1FFA499F"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1FE32E7B"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2849B84" w14:textId="77777777" w:rsidR="00013DBA" w:rsidRDefault="00013DBA" w:rsidP="00F009DD">
            <w:pPr>
              <w:spacing w:before="0" w:after="0"/>
              <w:rPr>
                <w:b/>
              </w:rPr>
            </w:pPr>
            <w:r>
              <w:rPr>
                <w:b/>
              </w:rPr>
              <w:t>6</w:t>
            </w:r>
          </w:p>
        </w:tc>
        <w:tc>
          <w:tcPr>
            <w:tcW w:w="4650" w:type="dxa"/>
            <w:hideMark/>
          </w:tcPr>
          <w:p w14:paraId="744EEBD8"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b/>
                <w:bCs/>
              </w:rPr>
            </w:pPr>
            <w:r>
              <w:rPr>
                <w:b/>
                <w:bCs/>
              </w:rPr>
              <w:t>CHTime</w:t>
            </w:r>
            <w:r>
              <w:t xml:space="preserve"> = 270 and </w:t>
            </w:r>
            <w:r>
              <w:rPr>
                <w:b/>
                <w:bCs/>
              </w:rPr>
              <w:t xml:space="preserve">CHTimeStatus </w:t>
            </w:r>
            <w:r w:rsidRPr="000742A7">
              <w:t>&lt;&gt; 99</w:t>
            </w:r>
            <w:r>
              <w:rPr>
                <w:color w:val="000000"/>
              </w:rPr>
              <w:t xml:space="preserve"> and </w:t>
            </w:r>
            <w:r>
              <w:rPr>
                <w:b/>
                <w:bCs/>
                <w:color w:val="000000"/>
              </w:rPr>
              <w:t>DisabilityStatus</w:t>
            </w:r>
            <w:r>
              <w:rPr>
                <w:color w:val="000000"/>
              </w:rPr>
              <w:t xml:space="preserve"> = 1</w:t>
            </w:r>
          </w:p>
        </w:tc>
        <w:tc>
          <w:tcPr>
            <w:tcW w:w="3870" w:type="dxa"/>
            <w:hideMark/>
          </w:tcPr>
          <w:p w14:paraId="12BAB5F5"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4D4AF1E0"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97ADA2E" w14:textId="77777777" w:rsidR="00013DBA" w:rsidRDefault="00013DBA" w:rsidP="00F009DD">
            <w:pPr>
              <w:spacing w:before="0" w:after="0"/>
              <w:rPr>
                <w:b/>
              </w:rPr>
            </w:pPr>
            <w:r>
              <w:rPr>
                <w:b/>
                <w:color w:val="000000"/>
              </w:rPr>
              <w:t>9</w:t>
            </w:r>
          </w:p>
        </w:tc>
        <w:tc>
          <w:tcPr>
            <w:tcW w:w="4650" w:type="dxa"/>
            <w:hideMark/>
          </w:tcPr>
          <w:p w14:paraId="29110B14"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DisabilityStatus</w:t>
            </w:r>
            <w:r>
              <w:rPr>
                <w:color w:val="000000"/>
              </w:rPr>
              <w:t xml:space="preserve"> &lt;&gt; 0 and </w:t>
            </w:r>
            <w:r>
              <w:rPr>
                <w:b/>
                <w:bCs/>
                <w:color w:val="000000"/>
              </w:rPr>
              <w:t xml:space="preserve">CHTimeStatus </w:t>
            </w:r>
            <w:r>
              <w:rPr>
                <w:color w:val="000000"/>
              </w:rPr>
              <w:t>= 99</w:t>
            </w:r>
          </w:p>
        </w:tc>
        <w:tc>
          <w:tcPr>
            <w:tcW w:w="3870" w:type="dxa"/>
            <w:hideMark/>
          </w:tcPr>
          <w:p w14:paraId="0DE2B51E"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79DFCCB1"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F2DFE22" w14:textId="77777777" w:rsidR="00013DBA" w:rsidRPr="000742A7" w:rsidRDefault="00013DBA" w:rsidP="00F009DD">
            <w:pPr>
              <w:spacing w:before="0" w:after="0"/>
              <w:rPr>
                <w:b/>
              </w:rPr>
            </w:pPr>
            <w:r w:rsidRPr="000742A7">
              <w:rPr>
                <w:b/>
              </w:rPr>
              <w:t>0</w:t>
            </w:r>
          </w:p>
        </w:tc>
        <w:tc>
          <w:tcPr>
            <w:tcW w:w="4650" w:type="dxa"/>
            <w:hideMark/>
          </w:tcPr>
          <w:p w14:paraId="327B3D70"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870" w:type="dxa"/>
            <w:hideMark/>
          </w:tcPr>
          <w:p w14:paraId="3CF0B86C"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bookmarkEnd w:id="1074"/>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r w:rsidR="0083149C" w:rsidRPr="0051722F">
        <w:rPr>
          <w:rFonts w:cstheme="minorHAnsi"/>
          <w:b/>
          <w:bCs/>
        </w:rPr>
        <w:t>A</w:t>
      </w:r>
      <w:r w:rsidR="0051722F" w:rsidRPr="0051722F">
        <w:rPr>
          <w:rFonts w:cstheme="minorHAnsi"/>
          <w:b/>
          <w:bCs/>
        </w:rPr>
        <w:t>ctive</w:t>
      </w:r>
      <w:r w:rsidR="0089474A" w:rsidRPr="0089474A">
        <w:rPr>
          <w:rFonts w:cstheme="minorHAnsi"/>
          <w:b/>
          <w:bCs/>
        </w:rPr>
        <w:t>HHType</w:t>
      </w:r>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t>HHDisability</w:t>
      </w:r>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r w:rsidRPr="00655B0F">
        <w:rPr>
          <w:b/>
        </w:rPr>
        <w:t>DisabilityStatus</w:t>
      </w:r>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lastRenderedPageBreak/>
        <w:t>HHFleeingDV</w:t>
      </w:r>
    </w:p>
    <w:p w14:paraId="46778914" w14:textId="6B7948F5"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r w:rsidR="009B4418">
        <w:t xml:space="preserve">. </w:t>
      </w:r>
      <w:r w:rsidR="002B12D8">
        <w:t>In priority order:</w:t>
      </w:r>
    </w:p>
    <w:p w14:paraId="790B9488" w14:textId="005F7536" w:rsidR="007B705B" w:rsidRDefault="007B705B" w:rsidP="007B705B">
      <w:pPr>
        <w:rPr>
          <w:rFonts w:cstheme="minorHAnsi"/>
        </w:rPr>
      </w:pPr>
      <w:r w:rsidRPr="00655B0F">
        <w:rPr>
          <w:b/>
        </w:rPr>
        <w:t>HHFleeingDV</w:t>
      </w:r>
      <w:r w:rsidRPr="00A6067F">
        <w:rPr>
          <w:rFonts w:cstheme="minorHAnsi"/>
        </w:rPr>
        <w:t xml:space="preserve"> = </w:t>
      </w:r>
      <w:r>
        <w:rPr>
          <w:rFonts w:cstheme="minorHAnsi"/>
        </w:rPr>
        <w:t>1</w:t>
      </w:r>
      <w:r w:rsidR="00CC2E05">
        <w:rPr>
          <w:rFonts w:cstheme="minorHAnsi"/>
        </w:rPr>
        <w:t xml:space="preserve"> (Households Fleeing Domestic Violence)</w:t>
      </w:r>
      <w:r>
        <w:rPr>
          <w:rFonts w:cstheme="minorHAnsi"/>
        </w:rPr>
        <w:t xml:space="preserve">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r w:rsidRPr="00655B0F">
        <w:rPr>
          <w:b/>
        </w:rPr>
        <w:t>DVStatus</w:t>
      </w:r>
      <w:r w:rsidRPr="00A6067F">
        <w:rPr>
          <w:rFonts w:cstheme="minorHAnsi"/>
        </w:rPr>
        <w:t xml:space="preserve"> = 1</w:t>
      </w:r>
      <w:r w:rsidR="009B4418">
        <w:rPr>
          <w:rFonts w:cstheme="minorHAnsi"/>
        </w:rPr>
        <w:t xml:space="preserve">. </w:t>
      </w:r>
    </w:p>
    <w:p w14:paraId="20C8ED2C" w14:textId="1559CBE4" w:rsidR="002B12D8" w:rsidRDefault="002B12D8" w:rsidP="002B12D8">
      <w:pPr>
        <w:rPr>
          <w:rFonts w:cstheme="minorHAnsi"/>
        </w:rPr>
      </w:pPr>
      <w:r w:rsidRPr="00655B0F">
        <w:rPr>
          <w:b/>
        </w:rPr>
        <w:t>HHFleeingDV</w:t>
      </w:r>
      <w:r w:rsidRPr="00A6067F">
        <w:rPr>
          <w:rFonts w:cstheme="minorHAnsi"/>
        </w:rPr>
        <w:t xml:space="preserve"> = </w:t>
      </w:r>
      <w:r>
        <w:rPr>
          <w:rFonts w:cstheme="minorHAnsi"/>
        </w:rPr>
        <w:t xml:space="preserve">2 </w:t>
      </w:r>
      <w:r w:rsidR="00332A66">
        <w:rPr>
          <w:rFonts w:cstheme="minorHAnsi"/>
        </w:rPr>
        <w:t>(Domestic Violence Survivors</w:t>
      </w:r>
      <w:r w:rsidR="00AF3EAB">
        <w:rPr>
          <w:rFonts w:cstheme="minorHAnsi"/>
        </w:rPr>
        <w:t xml:space="preserve"> </w:t>
      </w:r>
      <w:r w:rsidR="00332A66">
        <w:rPr>
          <w:rFonts w:cstheme="minorHAnsi"/>
        </w:rPr>
        <w:t xml:space="preserve">Not </w:t>
      </w:r>
      <w:r w:rsidR="00774277">
        <w:rPr>
          <w:rFonts w:cstheme="minorHAnsi"/>
        </w:rPr>
        <w:t xml:space="preserve">Identified as </w:t>
      </w:r>
      <w:r w:rsidR="00332A66">
        <w:rPr>
          <w:rFonts w:cstheme="minorHAnsi"/>
        </w:rPr>
        <w:t xml:space="preserve">Currently Fleeing) </w:t>
      </w:r>
      <w:r>
        <w:rPr>
          <w:rFonts w:cstheme="minorHAnsi"/>
        </w:rPr>
        <w:t>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LSAPerson </w:t>
      </w:r>
      <w:r>
        <w:rPr>
          <w:rFonts w:cstheme="minorHAnsi"/>
        </w:rPr>
        <w:t xml:space="preserve">(in tlsa_Person) with </w:t>
      </w:r>
      <w:r w:rsidRPr="00655B0F">
        <w:rPr>
          <w:b/>
        </w:rPr>
        <w:t>DVStatus</w:t>
      </w:r>
      <w:r w:rsidRPr="00A6067F">
        <w:rPr>
          <w:rFonts w:cstheme="minorHAnsi"/>
        </w:rPr>
        <w:t xml:space="preserve"> </w:t>
      </w:r>
      <w:r w:rsidR="00950EFB">
        <w:rPr>
          <w:rFonts w:cstheme="minorHAnsi"/>
        </w:rPr>
        <w:t>in (2,3)</w:t>
      </w:r>
      <w:r>
        <w:rPr>
          <w:rFonts w:cstheme="minorHAnsi"/>
        </w:rPr>
        <w:t xml:space="preserve">. </w:t>
      </w:r>
    </w:p>
    <w:tbl>
      <w:tblPr>
        <w:tblStyle w:val="Style11"/>
        <w:tblW w:w="9175" w:type="dxa"/>
        <w:tblLook w:val="0420" w:firstRow="1" w:lastRow="0" w:firstColumn="0" w:lastColumn="0" w:noHBand="0" w:noVBand="1"/>
      </w:tblPr>
      <w:tblGrid>
        <w:gridCol w:w="2037"/>
        <w:gridCol w:w="4576"/>
        <w:gridCol w:w="2562"/>
      </w:tblGrid>
      <w:tr w:rsidR="00555D08" w:rsidRPr="008743AE" w14:paraId="5039BDE4" w14:textId="77777777" w:rsidTr="00F009DD">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1B79E0D6" w14:textId="77777777" w:rsidR="00555D08" w:rsidRPr="008743AE" w:rsidRDefault="00555D08">
            <w:pPr>
              <w:pStyle w:val="NoSpacing"/>
            </w:pPr>
            <w:r>
              <w:t>tlsa_Person.DVStatus</w:t>
            </w:r>
          </w:p>
        </w:tc>
        <w:tc>
          <w:tcPr>
            <w:tcW w:w="4576" w:type="dxa"/>
          </w:tcPr>
          <w:p w14:paraId="5F0EC0F4" w14:textId="77777777" w:rsidR="00555D08" w:rsidRPr="008743AE" w:rsidRDefault="00555D08">
            <w:pPr>
              <w:pStyle w:val="NoSpacing"/>
              <w:rPr>
                <w:b w:val="0"/>
                <w:bCs w:val="0"/>
              </w:rPr>
            </w:pPr>
            <w:r w:rsidRPr="008743AE">
              <w:t>LSA Category</w:t>
            </w:r>
          </w:p>
        </w:tc>
        <w:tc>
          <w:tcPr>
            <w:tcW w:w="2562" w:type="dxa"/>
          </w:tcPr>
          <w:p w14:paraId="2DB33D0C" w14:textId="426B80BD" w:rsidR="00555D08" w:rsidRPr="008743AE" w:rsidRDefault="00555D08">
            <w:pPr>
              <w:pStyle w:val="NoSpacing"/>
            </w:pPr>
            <w:r>
              <w:t>tlsa_HHID.HH</w:t>
            </w:r>
            <w:r w:rsidR="00950EFB">
              <w:t>FleeingDV</w:t>
            </w:r>
          </w:p>
        </w:tc>
      </w:tr>
      <w:tr w:rsidR="00555D08" w:rsidRPr="00577A54" w14:paraId="425AC0C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5236A713" w14:textId="77777777" w:rsidR="00555D08" w:rsidRPr="00014EE4" w:rsidRDefault="00555D08">
            <w:pPr>
              <w:pStyle w:val="NoSpacing"/>
            </w:pPr>
            <w:r w:rsidRPr="00014EE4">
              <w:t>1</w:t>
            </w:r>
          </w:p>
        </w:tc>
        <w:tc>
          <w:tcPr>
            <w:tcW w:w="4576" w:type="dxa"/>
          </w:tcPr>
          <w:p w14:paraId="765B8367" w14:textId="0C9B281F" w:rsidR="00555D08" w:rsidRPr="00577A54" w:rsidRDefault="00555D08">
            <w:pPr>
              <w:pStyle w:val="NoSpacing"/>
            </w:pPr>
            <w:r w:rsidRPr="00577A54">
              <w:t xml:space="preserve">DV </w:t>
            </w:r>
            <w:r w:rsidR="00C57D44">
              <w:t>survivor</w:t>
            </w:r>
            <w:r w:rsidRPr="00577A54">
              <w:t>, currently fleeing</w:t>
            </w:r>
          </w:p>
        </w:tc>
        <w:tc>
          <w:tcPr>
            <w:tcW w:w="2562" w:type="dxa"/>
          </w:tcPr>
          <w:p w14:paraId="15B4562D" w14:textId="7CA7BBFA" w:rsidR="00555D08" w:rsidRPr="00577A54" w:rsidRDefault="00950EFB">
            <w:pPr>
              <w:pStyle w:val="NoSpacing"/>
            </w:pPr>
            <w:r>
              <w:t>1</w:t>
            </w:r>
          </w:p>
        </w:tc>
      </w:tr>
      <w:tr w:rsidR="00555D08" w:rsidRPr="00577A54" w14:paraId="3397508C" w14:textId="77777777" w:rsidTr="00F009DD">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2EA1A619" w14:textId="77777777" w:rsidR="00555D08" w:rsidRPr="00014EE4" w:rsidRDefault="00555D08">
            <w:pPr>
              <w:pStyle w:val="NoSpacing"/>
            </w:pPr>
            <w:r w:rsidRPr="00014EE4">
              <w:t>2</w:t>
            </w:r>
          </w:p>
        </w:tc>
        <w:tc>
          <w:tcPr>
            <w:tcW w:w="4576" w:type="dxa"/>
          </w:tcPr>
          <w:p w14:paraId="22711646" w14:textId="375EEF6D" w:rsidR="00555D08" w:rsidRPr="00577A54" w:rsidRDefault="00555D08">
            <w:pPr>
              <w:pStyle w:val="NoSpacing"/>
            </w:pPr>
            <w:r w:rsidRPr="00577A54">
              <w:t xml:space="preserve">DV </w:t>
            </w:r>
            <w:r w:rsidR="00C57D44">
              <w:t>survivor</w:t>
            </w:r>
            <w:r w:rsidRPr="00577A54">
              <w:t>, not currently fleeing</w:t>
            </w:r>
          </w:p>
        </w:tc>
        <w:tc>
          <w:tcPr>
            <w:tcW w:w="2562" w:type="dxa"/>
          </w:tcPr>
          <w:p w14:paraId="0A6DDBD6" w14:textId="474FA12E" w:rsidR="00555D08" w:rsidRPr="00577A54" w:rsidRDefault="00950EFB">
            <w:pPr>
              <w:pStyle w:val="NoSpacing"/>
            </w:pPr>
            <w:r>
              <w:t>2</w:t>
            </w:r>
          </w:p>
        </w:tc>
      </w:tr>
      <w:tr w:rsidR="00555D08" w:rsidRPr="00577A54" w14:paraId="7A7A46C1"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EF9E05A" w14:textId="77777777" w:rsidR="00555D08" w:rsidRPr="00014EE4" w:rsidRDefault="00555D08">
            <w:pPr>
              <w:pStyle w:val="NoSpacing"/>
            </w:pPr>
            <w:r w:rsidRPr="00014EE4">
              <w:t>3</w:t>
            </w:r>
          </w:p>
        </w:tc>
        <w:tc>
          <w:tcPr>
            <w:tcW w:w="4576" w:type="dxa"/>
          </w:tcPr>
          <w:p w14:paraId="4B2412BA" w14:textId="5013EAFC" w:rsidR="00555D08" w:rsidRPr="00577A54" w:rsidRDefault="00555D08">
            <w:pPr>
              <w:pStyle w:val="NoSpacing"/>
            </w:pPr>
            <w:r w:rsidRPr="00577A54">
              <w:t xml:space="preserve">DV </w:t>
            </w:r>
            <w:r w:rsidR="00C57D44">
              <w:t>survivor</w:t>
            </w:r>
            <w:r w:rsidRPr="00577A54">
              <w:t>, unknown if currently fleeing</w:t>
            </w:r>
          </w:p>
        </w:tc>
        <w:tc>
          <w:tcPr>
            <w:tcW w:w="2562" w:type="dxa"/>
          </w:tcPr>
          <w:p w14:paraId="6320C033" w14:textId="12FB39FB" w:rsidR="00555D08" w:rsidRPr="00577A54" w:rsidRDefault="00950EFB">
            <w:pPr>
              <w:pStyle w:val="NoSpacing"/>
            </w:pPr>
            <w:r>
              <w:t>2</w:t>
            </w:r>
          </w:p>
        </w:tc>
      </w:tr>
    </w:tbl>
    <w:p w14:paraId="4C4E1426" w14:textId="77777777" w:rsidR="007B705B" w:rsidRPr="00A6067F" w:rsidRDefault="007B705B" w:rsidP="007B705B">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r w:rsidR="009C008E">
        <w:rPr>
          <w:rStyle w:val="StyleLatinOpenSansBold2"/>
        </w:rPr>
        <w:t xml:space="preserve">ActiveAge </w:t>
      </w:r>
      <w:r>
        <w:t xml:space="preserve">values in </w:t>
      </w:r>
      <w:r w:rsidR="00147F22">
        <w:t>tlsa</w:t>
      </w:r>
      <w:r>
        <w:t>_Enrollment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6A3DB5" w:rsidRPr="00C17235" w14:paraId="2154A84B" w14:textId="77777777" w:rsidTr="00DE4A2E">
        <w:trPr>
          <w:cnfStyle w:val="100000000000" w:firstRow="1" w:lastRow="0" w:firstColumn="0" w:lastColumn="0" w:oddVBand="0" w:evenVBand="0" w:oddHBand="0" w:evenHBand="0" w:firstRowFirstColumn="0" w:firstRowLastColumn="0" w:lastRowFirstColumn="0" w:lastRowLastColumn="0"/>
          <w:cantSplit/>
          <w:tblHeader/>
          <w:ins w:id="1075" w:author="Molly McEvilley" w:date="2024-09-01T09:15:00Z"/>
        </w:trPr>
        <w:tc>
          <w:tcPr>
            <w:cnfStyle w:val="001000000000" w:firstRow="0" w:lastRow="0" w:firstColumn="1" w:lastColumn="0" w:oddVBand="0" w:evenVBand="0" w:oddHBand="0" w:evenHBand="0" w:firstRowFirstColumn="0" w:firstRowLastColumn="0" w:lastRowFirstColumn="0" w:lastRowLastColumn="0"/>
            <w:tcW w:w="985" w:type="dxa"/>
          </w:tcPr>
          <w:p w14:paraId="53AB836A" w14:textId="0A6B3389" w:rsidR="006A3DB5" w:rsidRPr="000D35F9" w:rsidRDefault="006A3DB5" w:rsidP="007B705B">
            <w:pPr>
              <w:spacing w:before="0" w:after="0"/>
              <w:rPr>
                <w:ins w:id="1076" w:author="Molly McEvilley" w:date="2024-09-01T09:15:00Z" w16du:dateUtc="2024-09-01T13:15:00Z"/>
                <w:b w:val="0"/>
                <w:bCs w:val="0"/>
              </w:rPr>
            </w:pPr>
            <w:ins w:id="1077" w:author="Molly McEvilley" w:date="2024-09-01T09:15:00Z" w16du:dateUtc="2024-09-01T13:15:00Z">
              <w:r w:rsidRPr="00C17235">
                <w:t>1</w:t>
              </w:r>
            </w:ins>
          </w:p>
        </w:tc>
        <w:tc>
          <w:tcPr>
            <w:tcW w:w="1440" w:type="dxa"/>
          </w:tcPr>
          <w:p w14:paraId="75DD66E6" w14:textId="515BF360" w:rsidR="006A3DB5" w:rsidRPr="000D35F9" w:rsidRDefault="00E73F98" w:rsidP="007B705B">
            <w:pPr>
              <w:spacing w:before="0" w:after="0"/>
              <w:cnfStyle w:val="100000000000" w:firstRow="1" w:lastRow="0" w:firstColumn="0" w:lastColumn="0" w:oddVBand="0" w:evenVBand="0" w:oddHBand="0" w:evenHBand="0" w:firstRowFirstColumn="0" w:firstRowLastColumn="0" w:lastRowFirstColumn="0" w:lastRowLastColumn="0"/>
              <w:rPr>
                <w:ins w:id="1078" w:author="Molly McEvilley" w:date="2024-09-01T09:15:00Z" w16du:dateUtc="2024-09-01T13:15:00Z"/>
                <w:b w:val="0"/>
                <w:bCs w:val="0"/>
              </w:rPr>
            </w:pPr>
            <w:ins w:id="1079" w:author="Molly McEvilley" w:date="2024-09-01T09:15:00Z" w16du:dateUtc="2024-09-01T13:15:00Z">
              <w:r w:rsidRPr="00C17235">
                <w:t>-1</w:t>
              </w:r>
            </w:ins>
          </w:p>
        </w:tc>
        <w:tc>
          <w:tcPr>
            <w:tcW w:w="6925" w:type="dxa"/>
          </w:tcPr>
          <w:p w14:paraId="49C18D40" w14:textId="4C439DF5" w:rsidR="006A3DB5" w:rsidRPr="000D35F9" w:rsidRDefault="00C17235" w:rsidP="007B705B">
            <w:pPr>
              <w:spacing w:before="0" w:after="0"/>
              <w:cnfStyle w:val="100000000000" w:firstRow="1" w:lastRow="0" w:firstColumn="0" w:lastColumn="0" w:oddVBand="0" w:evenVBand="0" w:oddHBand="0" w:evenHBand="0" w:firstRowFirstColumn="0" w:firstRowLastColumn="0" w:lastRowFirstColumn="0" w:lastRowLastColumn="0"/>
              <w:rPr>
                <w:ins w:id="1080" w:author="Molly McEvilley" w:date="2024-09-01T09:15:00Z" w16du:dateUtc="2024-09-01T13:15:00Z"/>
                <w:b w:val="0"/>
                <w:bCs w:val="0"/>
              </w:rPr>
            </w:pPr>
            <w:ins w:id="1081" w:author="Molly McEvilley" w:date="2024-09-01T09:17:00Z" w16du:dateUtc="2024-09-01T13:17:00Z">
              <w:r w:rsidRPr="0034001D">
                <w:t>ActiveHHType</w:t>
              </w:r>
              <w:r w:rsidRPr="00C17235">
                <w:t xml:space="preserve"> not in (1,2)</w:t>
              </w:r>
            </w:ins>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r w:rsidR="009C008E">
              <w:rPr>
                <w:rStyle w:val="StyleLatinOpenSansBold2"/>
              </w:rPr>
              <w:t xml:space="preserve">ActiveAge </w:t>
            </w:r>
            <w:r w:rsidRPr="00A87FA0">
              <w:rPr>
                <w:rFonts w:cstheme="minorHAnsi"/>
              </w:rPr>
              <w:t>values is &gt;= 98 (one or more unknown ages)</w:t>
            </w:r>
          </w:p>
        </w:tc>
      </w:tr>
      <w:tr w:rsidR="00DE7C7F" w:rsidRPr="00BA1676" w:rsidDel="00EF23E8" w14:paraId="0F43C57B" w14:textId="72C91DE0" w:rsidTr="00DE4A2E">
        <w:trPr>
          <w:cnfStyle w:val="000000010000" w:firstRow="0" w:lastRow="0" w:firstColumn="0" w:lastColumn="0" w:oddVBand="0" w:evenVBand="0" w:oddHBand="0" w:evenHBand="1" w:firstRowFirstColumn="0" w:firstRowLastColumn="0" w:lastRowFirstColumn="0" w:lastRowLastColumn="0"/>
          <w:cantSplit/>
          <w:del w:id="1082" w:author="Molly McEvilley" w:date="2024-09-01T09:22:00Z"/>
        </w:trPr>
        <w:tc>
          <w:tcPr>
            <w:cnfStyle w:val="001000000000" w:firstRow="0" w:lastRow="0" w:firstColumn="1" w:lastColumn="0" w:oddVBand="0" w:evenVBand="0" w:oddHBand="0" w:evenHBand="0" w:firstRowFirstColumn="0" w:firstRowLastColumn="0" w:lastRowFirstColumn="0" w:lastRowLastColumn="0"/>
            <w:tcW w:w="985" w:type="dxa"/>
          </w:tcPr>
          <w:p w14:paraId="2D0FB238" w14:textId="6F8DBAEF" w:rsidR="00DE7C7F" w:rsidDel="00EF23E8" w:rsidRDefault="00EE7337" w:rsidP="007B705B">
            <w:pPr>
              <w:spacing w:before="0" w:after="0"/>
              <w:rPr>
                <w:del w:id="1083" w:author="Molly McEvilley" w:date="2024-09-01T09:22:00Z" w16du:dateUtc="2024-09-01T13:22:00Z"/>
              </w:rPr>
            </w:pPr>
            <w:del w:id="1084" w:author="Molly McEvilley" w:date="2024-09-01T09:22:00Z" w16du:dateUtc="2024-09-01T13:22:00Z">
              <w:r w:rsidDel="00EF23E8">
                <w:delText>1</w:delText>
              </w:r>
            </w:del>
          </w:p>
        </w:tc>
        <w:tc>
          <w:tcPr>
            <w:tcW w:w="1440" w:type="dxa"/>
          </w:tcPr>
          <w:p w14:paraId="764869E0" w14:textId="38C21CCB" w:rsidR="00DE7C7F" w:rsidDel="00EF23E8"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del w:id="1085" w:author="Molly McEvilley" w:date="2024-09-01T09:22:00Z" w16du:dateUtc="2024-09-01T13:22:00Z"/>
              </w:rPr>
            </w:pPr>
            <w:del w:id="1086" w:author="Molly McEvilley" w:date="2024-09-01T09:22:00Z" w16du:dateUtc="2024-09-01T13:22:00Z">
              <w:r w:rsidDel="00EF23E8">
                <w:delText>-1</w:delText>
              </w:r>
            </w:del>
          </w:p>
        </w:tc>
        <w:tc>
          <w:tcPr>
            <w:tcW w:w="6925" w:type="dxa"/>
          </w:tcPr>
          <w:p w14:paraId="5312B201" w14:textId="0A3D7549" w:rsidR="00DE7C7F" w:rsidRPr="006E2100" w:rsidDel="00EF23E8"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del w:id="1087" w:author="Molly McEvilley" w:date="2024-09-01T09:22:00Z" w16du:dateUtc="2024-09-01T13:22:00Z"/>
                <w:rFonts w:ascii="Open Sans" w:hAnsi="Open Sans" w:cs="Open Sans"/>
              </w:rPr>
            </w:pPr>
            <w:del w:id="1088" w:author="Molly McEvilley" w:date="2024-09-01T09:22:00Z" w16du:dateUtc="2024-09-01T13:22:00Z">
              <w:r w:rsidRPr="00A87FA0" w:rsidDel="00EF23E8">
                <w:rPr>
                  <w:rFonts w:cstheme="minorHAnsi"/>
                </w:rPr>
                <w:delText xml:space="preserve">The maximum of all </w:delText>
              </w:r>
              <w:r w:rsidR="009C008E" w:rsidDel="00EF23E8">
                <w:rPr>
                  <w:rStyle w:val="StyleLatinOpenSansBold2"/>
                </w:rPr>
                <w:delText xml:space="preserve">ActiveAge </w:delText>
              </w:r>
              <w:r w:rsidRPr="00A87FA0" w:rsidDel="00EF23E8">
                <w:rPr>
                  <w:rFonts w:cstheme="minorHAnsi"/>
                </w:rPr>
                <w:delText xml:space="preserve">values is &lt;= 17 (no adults in household) </w:delText>
              </w:r>
            </w:del>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r w:rsidR="009C008E">
              <w:rPr>
                <w:rStyle w:val="StyleLatinOpenSansBold2"/>
              </w:rPr>
              <w:t xml:space="preserve">ActiveAge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49FCFE86">
        <w:rPr>
          <w:b/>
          <w:bCs/>
        </w:rPr>
        <w:t>HHType</w:t>
      </w:r>
      <w:r>
        <w:t xml:space="preserve"> for the active household = 2 (AC); and</w:t>
      </w:r>
    </w:p>
    <w:p w14:paraId="77B33430" w14:textId="41751157" w:rsidR="007B705B" w:rsidRPr="00A6067F" w:rsidRDefault="007B705B" w:rsidP="007B705B">
      <w:pPr>
        <w:pStyle w:val="ListParagraph"/>
      </w:pPr>
      <w:r>
        <w:t xml:space="preserve">The count of distinct </w:t>
      </w:r>
      <w:r w:rsidRPr="49FCFE86">
        <w:rPr>
          <w:b/>
          <w:bCs/>
        </w:rPr>
        <w:t>PersonalID</w:t>
      </w:r>
      <w:r>
        <w:t>s</w:t>
      </w:r>
      <w:r w:rsidRPr="49FCFE86">
        <w:rPr>
          <w:i/>
          <w:iCs/>
        </w:rPr>
        <w:t xml:space="preserve"> </w:t>
      </w:r>
      <w:r>
        <w:t xml:space="preserve">from active enrollments associated with the </w:t>
      </w:r>
      <w:r w:rsidRPr="49FCFE86">
        <w:rPr>
          <w:b/>
          <w:bCs/>
        </w:rPr>
        <w:t>HouseholdID</w:t>
      </w:r>
      <w:r>
        <w:t xml:space="preserve"> where enrollment </w:t>
      </w:r>
      <w:r w:rsidR="009C008E" w:rsidRPr="49FCFE86">
        <w:rPr>
          <w:b/>
          <w:bCs/>
        </w:rPr>
        <w:t xml:space="preserve">ActiveAge </w:t>
      </w:r>
      <w:r w:rsidR="0049773C">
        <w:t xml:space="preserve">between 0 and 17 is </w:t>
      </w:r>
      <w:r>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1089" w:name="_Set_Population_Identifiers_4"/>
      <w:bookmarkStart w:id="1090" w:name="_Project_Group_and"/>
      <w:bookmarkStart w:id="1091" w:name="_Toc175057084"/>
      <w:bookmarkStart w:id="1092" w:name="_Toc37849776"/>
      <w:bookmarkEnd w:id="1089"/>
      <w:bookmarkEnd w:id="1090"/>
      <w:r>
        <w:t xml:space="preserve">Project Group </w:t>
      </w:r>
      <w:r w:rsidR="0068205D">
        <w:t xml:space="preserve">and Population </w:t>
      </w:r>
      <w:r>
        <w:t>Household Types - LSAPerson</w:t>
      </w:r>
      <w:bookmarkEnd w:id="1091"/>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r>
                                <w:t>tlsa_Person</w:t>
                              </w:r>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r>
                                  <w:t>tlsa_Enrollment</w:t>
                                </w:r>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r>
                                  <w:t>tlsa_HHID</w:t>
                                </w:r>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9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PK1hgQAAPYRAAAOAAAAZHJzL2Uyb0RvYy54bWzsWNtu3DYQfS/QfyD0Xq9uK2kFy4GzdtwA&#10;aRvA6QdwJepSU6RKcq11vr5DUtyrnSBu6vohLwIpUaPhmTPDMzp/s+kpuidCdpwVXnDme4iwklcd&#10;awrvz0/vfsk8JBVmFaackcJ7INJ7c/HzT+fjkJOQt5xWRCAwwmQ+DoXXKjXks5ksW9JjecYHwuBh&#10;zUWPFUxFM6sEHsF6T2eh7yezkYtqELwkUsLdK/vQuzD265qU6o+6lkQhWnjgmzJXYa4rfZ1dnOO8&#10;EXhou3JyAz/Dix53DD66NXWFFUZr0Z2Y6rtScMlrdVbyfsbruiuJ2QPsJvCPdnMj+Howe2nysRm2&#10;MAG0Rzg922z5+/2NGG6Hj8J6D8MPvLyTgMtsHJp8/7meN3YxWo2/8QriideKm41vatFrE7AltDH4&#10;PmzxJRuFSrgZRWkW+BCGEp5lYeTD2ASgbCFK+rUgCOM0DD0EC2C8mAeRW3G9ZyTamdCPZzi3nzcu&#10;Ty5qCgCn5A42+e9gu23xQEw0pIblo0BdVXhpHGfzRQo0Z7gHQC4BELMSxclCO6e9gOUOYmnxRYwv&#10;W8wacikEH1uCK/AuMJs5eEFPJETnq4AHQZwkPgBjkIvC1CHnwA+ChQ/AaujDNDawbnHD+SCkuiG8&#10;R3pQeDXlI/gn1HumiGCY3ioucKO3j3N8/0EqC7t7Td+WnHbVu45SMxHNakkFuseQeNdvr9Jru7mj&#10;ZZShsfCSaO4by0+bWIbZ/NI5fbCs78BDRLseKAWEcpTSkF6zytBL4Y7aMeyYMu0fMbVh2ocD2QZL&#10;bVYbE9ogSlwAV7x6gCAIbgsIFDwYtFx89tAIxaPw5N9rLIiH6HsGgdSVxg2EG6zcALMSXi28UgkP&#10;2clS2Zq0HkTXtGA7MHgwrulUdwZt7aX1w+Sm4bb2eEpKOzwh5sIR0xQTFEeh3dNhauvC9b1S/zCH&#10;Iz9YxPqTgPmUwUGYaaJqJiZJND08KgGBI7IfpcZjnJetKwHawERlZ2BL5f+tBGQQ9NMSkDkGvUgJ&#10;0MXzEeT2gf9RAr6tBKQugK+5BLzYOZcBu45JHi3MKX5wbEGZ/8/OuQOSx2EyKYQfJM+ffc5tq9Tr&#10;JfmurttT+kWEXeIHySnh42juisJpVde66CAVnLh4XMGhmnbDr+68n8RzAMojjeHkPlbBjuNhHD4l&#10;gU+kHCW1eitweUfUTr3p47ipplTG1V8eqnsKjQ/INRQFMXzb6jsj9YzA3ld6jGuZZ870Lwo43cSR&#10;rQqs7qyooeseegerDCf9D7d0A2DEorkFx7lpAfXb5vMHkg/aoknZPV/lfSPTo2SeAhWsqpsmVtlN&#10;E6vupolTeOp76LsXKu7A9fQxrm81MHB9yWyfWG7Y1Cdu+xjT83x6GKAFOmhj7CtfTgLNxh31FwEo&#10;vqmNif3M5NpOPELrAmeQ1o6OKK7zdAydWhipBNZaeskZg98AXFj2PdG8vGpKI2VwVaKDjpFClwE9&#10;U08q6DYI/HTRI5utX21tLOldiYISaoqV+blgsmz6EaL/XuzPzard75qLf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oCPK1&#10;hgQAAPYRAAAOAAAAAAAAAAAAAAAAAC4CAABkcnMvZTJvRG9jLnhtbFBLAQItABQABgAIAAAAIQBX&#10;fUEU2wAAAAUBAAAPAAAAAAAAAAAAAAAAAOAGAABkcnMvZG93bnJldi54bWxQSwUGAAAAAAQABADz&#10;AAAA6AcAAAAA&#10;">
                <v:shape id="AutoShape 469" o:spid="_x0000_s129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r>
                          <w:t>tlsa_Person</w:t>
                        </w:r>
                      </w:p>
                    </w:txbxContent>
                  </v:textbox>
                </v:shape>
                <v:group id="Group 432" o:spid="_x0000_s130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30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r>
                            <w:t>tlsa_Enrollment</w:t>
                          </w:r>
                        </w:p>
                      </w:txbxContent>
                    </v:textbox>
                  </v:shape>
                  <v:shape id="AutoShape 390" o:spid="_x0000_s130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r>
                            <w:t>tlsa_HHID</w:t>
                          </w:r>
                        </w:p>
                      </w:txbxContent>
                    </v:textbox>
                  </v:shape>
                </v:group>
                <v:shape id="AutoShape 435" o:spid="_x0000_s130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30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lastRenderedPageBreak/>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30339F">
        <w:trPr>
          <w:cantSplit/>
          <w:trHeight w:val="216"/>
        </w:trPr>
        <w:tc>
          <w:tcPr>
            <w:tcW w:w="9360" w:type="dxa"/>
            <w:shd w:val="clear" w:color="auto" w:fill="FDE9D9" w:themeFill="accent6" w:themeFillTint="33"/>
          </w:tcPr>
          <w:p w14:paraId="0F5D4CD7" w14:textId="77777777" w:rsidR="000F1196" w:rsidRPr="006B4F91" w:rsidRDefault="000F1196" w:rsidP="0030339F">
            <w:pPr>
              <w:pStyle w:val="NoSpacing"/>
              <w:rPr>
                <w:b/>
                <w:bCs/>
              </w:rPr>
            </w:pPr>
            <w:r>
              <w:rPr>
                <w:b/>
                <w:bCs/>
              </w:rPr>
              <w:t>tlsa_HHID</w:t>
            </w:r>
          </w:p>
        </w:tc>
      </w:tr>
      <w:tr w:rsidR="000F1196" w:rsidRPr="00BC21DA" w14:paraId="51903890" w14:textId="77777777" w:rsidTr="0030339F">
        <w:trPr>
          <w:cantSplit/>
          <w:trHeight w:val="216"/>
        </w:trPr>
        <w:tc>
          <w:tcPr>
            <w:tcW w:w="9360" w:type="dxa"/>
            <w:shd w:val="clear" w:color="auto" w:fill="auto"/>
          </w:tcPr>
          <w:p w14:paraId="4A37965D" w14:textId="77777777" w:rsidR="000F1196" w:rsidRPr="00BC21DA" w:rsidRDefault="000F1196" w:rsidP="0030339F">
            <w:pPr>
              <w:pStyle w:val="NoSpacing"/>
            </w:pPr>
            <w:r>
              <w:t>ActiveHHType</w:t>
            </w:r>
          </w:p>
        </w:tc>
      </w:tr>
      <w:tr w:rsidR="00023793" w:rsidRPr="00BC21DA" w14:paraId="33C18BC4" w14:textId="77777777" w:rsidTr="0030339F">
        <w:trPr>
          <w:cantSplit/>
          <w:trHeight w:val="216"/>
        </w:trPr>
        <w:tc>
          <w:tcPr>
            <w:tcW w:w="9360" w:type="dxa"/>
            <w:shd w:val="clear" w:color="auto" w:fill="auto"/>
          </w:tcPr>
          <w:p w14:paraId="5D7384FB" w14:textId="5E2519DC" w:rsidR="00023793" w:rsidRDefault="00023793" w:rsidP="0030339F">
            <w:pPr>
              <w:pStyle w:val="NoSpacing"/>
            </w:pPr>
            <w:r>
              <w:t>HouseholdID</w:t>
            </w:r>
          </w:p>
        </w:tc>
      </w:tr>
      <w:tr w:rsidR="000F1196" w:rsidRPr="006B4F91" w14:paraId="6014C579" w14:textId="77777777" w:rsidTr="0030339F">
        <w:trPr>
          <w:cantSplit/>
          <w:trHeight w:val="216"/>
        </w:trPr>
        <w:tc>
          <w:tcPr>
            <w:tcW w:w="9360" w:type="dxa"/>
            <w:shd w:val="clear" w:color="auto" w:fill="FDE9D9" w:themeFill="accent6" w:themeFillTint="33"/>
          </w:tcPr>
          <w:p w14:paraId="24D6D0CB" w14:textId="77777777" w:rsidR="000F1196" w:rsidRDefault="000F1196" w:rsidP="0030339F">
            <w:pPr>
              <w:pStyle w:val="NoSpacing"/>
              <w:rPr>
                <w:b/>
                <w:bCs/>
              </w:rPr>
            </w:pPr>
            <w:r>
              <w:rPr>
                <w:b/>
                <w:bCs/>
              </w:rPr>
              <w:t>tlsa</w:t>
            </w:r>
            <w:r w:rsidRPr="006B4F91">
              <w:rPr>
                <w:b/>
                <w:bCs/>
              </w:rPr>
              <w:t>_Enrollment</w:t>
            </w:r>
          </w:p>
        </w:tc>
      </w:tr>
      <w:tr w:rsidR="000F1196" w:rsidRPr="006B4F91" w14:paraId="53A70F27" w14:textId="77777777" w:rsidTr="0030339F">
        <w:trPr>
          <w:cantSplit/>
          <w:trHeight w:val="216"/>
        </w:trPr>
        <w:tc>
          <w:tcPr>
            <w:tcW w:w="9360" w:type="dxa"/>
          </w:tcPr>
          <w:p w14:paraId="17E8A8F9" w14:textId="37F1C497" w:rsidR="000F1196" w:rsidRPr="00767F90" w:rsidRDefault="006D6F5B" w:rsidP="0030339F">
            <w:pPr>
              <w:pStyle w:val="NoSpacing"/>
            </w:pPr>
            <w:r w:rsidRPr="001E3D43">
              <w:t>LSAProjectType</w:t>
            </w:r>
          </w:p>
        </w:tc>
      </w:tr>
      <w:tr w:rsidR="00023793" w:rsidRPr="006B4F91" w14:paraId="7723F999" w14:textId="77777777" w:rsidTr="0030339F">
        <w:trPr>
          <w:cantSplit/>
          <w:trHeight w:val="216"/>
        </w:trPr>
        <w:tc>
          <w:tcPr>
            <w:tcW w:w="9360" w:type="dxa"/>
          </w:tcPr>
          <w:p w14:paraId="6215BDEC" w14:textId="7FAA59B7" w:rsidR="00023793" w:rsidRPr="006D6F5B" w:rsidRDefault="00023793" w:rsidP="0030339F">
            <w:pPr>
              <w:pStyle w:val="NoSpacing"/>
            </w:pPr>
            <w:r>
              <w:t>HouseholdID</w:t>
            </w:r>
          </w:p>
        </w:tc>
      </w:tr>
      <w:tr w:rsidR="00023793" w:rsidRPr="006B4F91" w14:paraId="49687585" w14:textId="77777777" w:rsidTr="0030339F">
        <w:trPr>
          <w:cantSplit/>
          <w:trHeight w:val="216"/>
        </w:trPr>
        <w:tc>
          <w:tcPr>
            <w:tcW w:w="9360" w:type="dxa"/>
          </w:tcPr>
          <w:p w14:paraId="6358314E" w14:textId="491C95DA" w:rsidR="00023793" w:rsidRPr="006D6F5B" w:rsidRDefault="00023793" w:rsidP="0030339F">
            <w:pPr>
              <w:pStyle w:val="NoSpacing"/>
            </w:pPr>
            <w:r>
              <w:t>PersonalID</w:t>
            </w:r>
          </w:p>
        </w:tc>
      </w:tr>
      <w:tr w:rsidR="00023793" w:rsidRPr="006B4F91" w14:paraId="4DBF92A2" w14:textId="77777777" w:rsidTr="0030339F">
        <w:trPr>
          <w:cantSplit/>
          <w:trHeight w:val="216"/>
        </w:trPr>
        <w:tc>
          <w:tcPr>
            <w:tcW w:w="9360" w:type="dxa"/>
          </w:tcPr>
          <w:p w14:paraId="36D2BD93" w14:textId="2ADE28E9" w:rsidR="00023793" w:rsidRPr="006D6F5B" w:rsidRDefault="00023793" w:rsidP="0030339F">
            <w:pPr>
              <w:pStyle w:val="NoSpacing"/>
            </w:pPr>
            <w:r>
              <w:t>RelationshipToHoH</w:t>
            </w:r>
          </w:p>
        </w:tc>
      </w:tr>
      <w:tr w:rsidR="000F1196" w:rsidRPr="006B4F91" w14:paraId="6FF127D2" w14:textId="77777777" w:rsidTr="0030339F">
        <w:trPr>
          <w:cantSplit/>
          <w:trHeight w:val="216"/>
        </w:trPr>
        <w:tc>
          <w:tcPr>
            <w:tcW w:w="9360" w:type="dxa"/>
          </w:tcPr>
          <w:p w14:paraId="4AFD3BEF" w14:textId="77777777" w:rsidR="000F1196" w:rsidRDefault="000F1196" w:rsidP="0030339F">
            <w:pPr>
              <w:pStyle w:val="NoSpacing"/>
              <w:rPr>
                <w:bCs/>
              </w:rPr>
            </w:pPr>
            <w:r>
              <w:rPr>
                <w:bCs/>
              </w:rPr>
              <w:t>ActiveAge</w:t>
            </w:r>
          </w:p>
        </w:tc>
      </w:tr>
      <w:tr w:rsidR="000F1196" w:rsidRPr="006B4F91" w14:paraId="1BE662C3" w14:textId="77777777" w:rsidTr="0030339F">
        <w:trPr>
          <w:cantSplit/>
          <w:trHeight w:val="216"/>
        </w:trPr>
        <w:tc>
          <w:tcPr>
            <w:tcW w:w="9360" w:type="dxa"/>
          </w:tcPr>
          <w:p w14:paraId="1191A7FD" w14:textId="77777777" w:rsidR="000F1196" w:rsidRDefault="000F1196" w:rsidP="0030339F">
            <w:pPr>
              <w:pStyle w:val="NoSpacing"/>
              <w:rPr>
                <w:bCs/>
              </w:rPr>
            </w:pPr>
            <w:r>
              <w:rPr>
                <w:bCs/>
              </w:rPr>
              <w:t>Active</w:t>
            </w:r>
          </w:p>
        </w:tc>
      </w:tr>
      <w:tr w:rsidR="000F1196" w:rsidRPr="006B4F91" w14:paraId="52C3131E" w14:textId="77777777" w:rsidTr="0030339F">
        <w:trPr>
          <w:cantSplit/>
          <w:trHeight w:val="216"/>
        </w:trPr>
        <w:tc>
          <w:tcPr>
            <w:tcW w:w="9360" w:type="dxa"/>
          </w:tcPr>
          <w:p w14:paraId="7067A21D" w14:textId="77777777" w:rsidR="000F1196" w:rsidRDefault="000F1196" w:rsidP="0030339F">
            <w:pPr>
              <w:pStyle w:val="NoSpacing"/>
              <w:rPr>
                <w:bCs/>
              </w:rPr>
            </w:pPr>
            <w:r>
              <w:rPr>
                <w:bCs/>
              </w:rPr>
              <w:t>AHAR</w:t>
            </w:r>
          </w:p>
        </w:tc>
      </w:tr>
      <w:tr w:rsidR="00023793" w:rsidRPr="00023793" w14:paraId="42A1EABE" w14:textId="77777777" w:rsidTr="00DB472E">
        <w:trPr>
          <w:cantSplit/>
          <w:trHeight w:val="216"/>
        </w:trPr>
        <w:tc>
          <w:tcPr>
            <w:tcW w:w="9360" w:type="dxa"/>
            <w:shd w:val="clear" w:color="auto" w:fill="FDE9D9" w:themeFill="accent6" w:themeFillTint="33"/>
          </w:tcPr>
          <w:p w14:paraId="418C68EC" w14:textId="491EC52E" w:rsidR="00023793" w:rsidRPr="00DB472E" w:rsidRDefault="00023793" w:rsidP="0030339F">
            <w:pPr>
              <w:pStyle w:val="NoSpacing"/>
              <w:rPr>
                <w:b/>
              </w:rPr>
            </w:pPr>
            <w:r w:rsidRPr="00DB472E">
              <w:rPr>
                <w:b/>
              </w:rPr>
              <w:t>tlsa_HHID</w:t>
            </w:r>
          </w:p>
        </w:tc>
      </w:tr>
      <w:tr w:rsidR="000F1196" w:rsidRPr="006B4F91" w14:paraId="62B9F080" w14:textId="77777777" w:rsidTr="0030339F">
        <w:trPr>
          <w:cantSplit/>
          <w:trHeight w:val="216"/>
        </w:trPr>
        <w:tc>
          <w:tcPr>
            <w:tcW w:w="9360" w:type="dxa"/>
          </w:tcPr>
          <w:p w14:paraId="5EE71914" w14:textId="0C7B9516" w:rsidR="000F1196" w:rsidRDefault="000F1196" w:rsidP="000F1196">
            <w:pPr>
              <w:pStyle w:val="NoSpacing"/>
              <w:rPr>
                <w:bCs/>
              </w:rPr>
            </w:pPr>
            <w:r w:rsidRPr="005F4836">
              <w:t>HHChronic</w:t>
            </w:r>
          </w:p>
        </w:tc>
      </w:tr>
      <w:tr w:rsidR="000F1196" w:rsidRPr="006B4F91" w14:paraId="012C5538" w14:textId="77777777" w:rsidTr="0030339F">
        <w:trPr>
          <w:cantSplit/>
          <w:trHeight w:val="216"/>
        </w:trPr>
        <w:tc>
          <w:tcPr>
            <w:tcW w:w="9360" w:type="dxa"/>
          </w:tcPr>
          <w:p w14:paraId="0467120E" w14:textId="1CCDE651" w:rsidR="000F1196" w:rsidRPr="005F4836" w:rsidRDefault="000F1196" w:rsidP="000F1196">
            <w:pPr>
              <w:pStyle w:val="NoSpacing"/>
            </w:pPr>
            <w:r w:rsidRPr="005F4836">
              <w:t>HHVet</w:t>
            </w:r>
          </w:p>
        </w:tc>
      </w:tr>
      <w:tr w:rsidR="000F1196" w:rsidRPr="006B4F91" w14:paraId="10C501C5" w14:textId="77777777" w:rsidTr="0030339F">
        <w:trPr>
          <w:cantSplit/>
          <w:trHeight w:val="216"/>
        </w:trPr>
        <w:tc>
          <w:tcPr>
            <w:tcW w:w="9360" w:type="dxa"/>
          </w:tcPr>
          <w:p w14:paraId="5CFDD443" w14:textId="70E1A241" w:rsidR="000F1196" w:rsidRPr="005F4836" w:rsidRDefault="000F1196" w:rsidP="000F1196">
            <w:pPr>
              <w:pStyle w:val="NoSpacing"/>
            </w:pPr>
            <w:r w:rsidRPr="005F4836">
              <w:t>HHDisability</w:t>
            </w:r>
          </w:p>
        </w:tc>
      </w:tr>
      <w:tr w:rsidR="000F1196" w:rsidRPr="006B4F91" w14:paraId="1078B2BD" w14:textId="77777777" w:rsidTr="0030339F">
        <w:trPr>
          <w:cantSplit/>
          <w:trHeight w:val="216"/>
        </w:trPr>
        <w:tc>
          <w:tcPr>
            <w:tcW w:w="9360" w:type="dxa"/>
          </w:tcPr>
          <w:p w14:paraId="62C3E6C3" w14:textId="016DC5B8" w:rsidR="000F1196" w:rsidRPr="005F4836" w:rsidRDefault="000F1196" w:rsidP="000F1196">
            <w:pPr>
              <w:pStyle w:val="NoSpacing"/>
            </w:pPr>
            <w:r w:rsidRPr="005F4836">
              <w:t>HHFleeingDV</w:t>
            </w:r>
          </w:p>
        </w:tc>
      </w:tr>
      <w:tr w:rsidR="000F1196" w:rsidRPr="006B4F91" w14:paraId="15A04A4C" w14:textId="77777777" w:rsidTr="0030339F">
        <w:trPr>
          <w:cantSplit/>
          <w:trHeight w:val="216"/>
        </w:trPr>
        <w:tc>
          <w:tcPr>
            <w:tcW w:w="9360" w:type="dxa"/>
          </w:tcPr>
          <w:p w14:paraId="1851CFDF" w14:textId="414F067F" w:rsidR="000F1196" w:rsidRPr="005F4836" w:rsidRDefault="000F1196" w:rsidP="000F1196">
            <w:pPr>
              <w:pStyle w:val="NoSpacing"/>
            </w:pPr>
            <w:r w:rsidRPr="005F4836">
              <w:t>HHAdultAge</w:t>
            </w:r>
          </w:p>
        </w:tc>
      </w:tr>
      <w:tr w:rsidR="000F1196" w:rsidRPr="006B4F91" w14:paraId="72CF5D52" w14:textId="77777777" w:rsidTr="0030339F">
        <w:trPr>
          <w:cantSplit/>
          <w:trHeight w:val="216"/>
        </w:trPr>
        <w:tc>
          <w:tcPr>
            <w:tcW w:w="9360" w:type="dxa"/>
          </w:tcPr>
          <w:p w14:paraId="4B616793" w14:textId="183C1AB6" w:rsidR="000F1196" w:rsidRPr="005F4836" w:rsidRDefault="000F1196" w:rsidP="000F1196">
            <w:pPr>
              <w:pStyle w:val="NoSpacing"/>
            </w:pPr>
            <w:r w:rsidRPr="005F4836">
              <w:t>HHParent</w:t>
            </w:r>
          </w:p>
        </w:tc>
      </w:tr>
      <w:tr w:rsidR="000F1196" w:rsidRPr="006B4F91" w14:paraId="7DCB2339" w14:textId="77777777" w:rsidTr="0030339F">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30339F">
        <w:trPr>
          <w:cantSplit/>
          <w:trHeight w:val="216"/>
        </w:trPr>
        <w:tc>
          <w:tcPr>
            <w:tcW w:w="9355" w:type="dxa"/>
            <w:shd w:val="clear" w:color="auto" w:fill="76923C" w:themeFill="accent3" w:themeFillShade="BF"/>
          </w:tcPr>
          <w:p w14:paraId="1FE2159E" w14:textId="77777777" w:rsidR="000F1196" w:rsidRPr="0088191A" w:rsidRDefault="000F1196" w:rsidP="0030339F">
            <w:pPr>
              <w:pStyle w:val="NoSpacing"/>
              <w:rPr>
                <w:b/>
                <w:color w:val="FFFFFF" w:themeColor="background1"/>
              </w:rPr>
            </w:pPr>
            <w:r>
              <w:rPr>
                <w:b/>
                <w:color w:val="FFFFFF" w:themeColor="background1"/>
              </w:rPr>
              <w:t>tlsa_Person</w:t>
            </w:r>
          </w:p>
        </w:tc>
      </w:tr>
      <w:tr w:rsidR="000F1196" w14:paraId="367F0E6E" w14:textId="77777777" w:rsidTr="0030339F">
        <w:trPr>
          <w:cantSplit/>
          <w:trHeight w:val="216"/>
        </w:trPr>
        <w:tc>
          <w:tcPr>
            <w:tcW w:w="9355" w:type="dxa"/>
          </w:tcPr>
          <w:p w14:paraId="7CD946D3" w14:textId="529CC337" w:rsidR="000F1196" w:rsidRPr="006018B9" w:rsidRDefault="000F1196" w:rsidP="0030339F">
            <w:pPr>
              <w:pStyle w:val="NoSpacing"/>
              <w:rPr>
                <w:b/>
              </w:rPr>
            </w:pPr>
            <w:r>
              <w:rPr>
                <w:b/>
              </w:rPr>
              <w:t>HHTypeEST</w:t>
            </w:r>
            <w:r w:rsidR="00C74204">
              <w:rPr>
                <w:b/>
              </w:rPr>
              <w:t>/RRH/PSH</w:t>
            </w:r>
          </w:p>
        </w:tc>
      </w:tr>
      <w:tr w:rsidR="000F1196" w14:paraId="0327FCE1" w14:textId="77777777" w:rsidTr="0030339F">
        <w:trPr>
          <w:cantSplit/>
          <w:trHeight w:val="216"/>
        </w:trPr>
        <w:tc>
          <w:tcPr>
            <w:tcW w:w="9355" w:type="dxa"/>
          </w:tcPr>
          <w:p w14:paraId="66A92CC9" w14:textId="1BB8C423" w:rsidR="000F1196" w:rsidRDefault="000F1196" w:rsidP="0030339F">
            <w:pPr>
              <w:pStyle w:val="NoSpacing"/>
              <w:rPr>
                <w:b/>
              </w:rPr>
            </w:pPr>
            <w:r>
              <w:rPr>
                <w:b/>
              </w:rPr>
              <w:t>HoHEST</w:t>
            </w:r>
            <w:r w:rsidR="00C74204">
              <w:rPr>
                <w:b/>
              </w:rPr>
              <w:t>/RRH/PSH</w:t>
            </w:r>
          </w:p>
        </w:tc>
      </w:tr>
      <w:tr w:rsidR="000F1196" w14:paraId="5E293081" w14:textId="77777777" w:rsidTr="0030339F">
        <w:trPr>
          <w:cantSplit/>
          <w:trHeight w:val="216"/>
        </w:trPr>
        <w:tc>
          <w:tcPr>
            <w:tcW w:w="9355" w:type="dxa"/>
          </w:tcPr>
          <w:p w14:paraId="6BE22819" w14:textId="1A493FE5" w:rsidR="000F1196" w:rsidRDefault="000F1196" w:rsidP="0030339F">
            <w:pPr>
              <w:pStyle w:val="NoSpacing"/>
              <w:rPr>
                <w:b/>
              </w:rPr>
            </w:pPr>
            <w:r>
              <w:rPr>
                <w:b/>
              </w:rPr>
              <w:t>AdultEST</w:t>
            </w:r>
            <w:r w:rsidR="00C74204">
              <w:rPr>
                <w:b/>
              </w:rPr>
              <w:t>/RRH/PSH</w:t>
            </w:r>
          </w:p>
        </w:tc>
      </w:tr>
      <w:tr w:rsidR="000F1196" w14:paraId="430E02BB" w14:textId="77777777" w:rsidTr="0030339F">
        <w:trPr>
          <w:cantSplit/>
          <w:trHeight w:val="216"/>
        </w:trPr>
        <w:tc>
          <w:tcPr>
            <w:tcW w:w="9355" w:type="dxa"/>
          </w:tcPr>
          <w:p w14:paraId="4048C72E" w14:textId="0724EB1E" w:rsidR="000F1196" w:rsidRDefault="000F1196" w:rsidP="0030339F">
            <w:pPr>
              <w:pStyle w:val="NoSpacing"/>
              <w:rPr>
                <w:b/>
              </w:rPr>
            </w:pPr>
            <w:r>
              <w:rPr>
                <w:b/>
              </w:rPr>
              <w:t>AHAREST</w:t>
            </w:r>
            <w:r w:rsidR="00C74204">
              <w:rPr>
                <w:b/>
              </w:rPr>
              <w:t>/RRH/PSH</w:t>
            </w:r>
          </w:p>
        </w:tc>
      </w:tr>
      <w:tr w:rsidR="000F1196" w14:paraId="31D538F6" w14:textId="77777777" w:rsidTr="0030339F">
        <w:trPr>
          <w:cantSplit/>
          <w:trHeight w:val="216"/>
        </w:trPr>
        <w:tc>
          <w:tcPr>
            <w:tcW w:w="9355" w:type="dxa"/>
          </w:tcPr>
          <w:p w14:paraId="4EDA900E" w14:textId="2E5C96D8" w:rsidR="000F1196" w:rsidRDefault="000F1196" w:rsidP="0030339F">
            <w:pPr>
              <w:pStyle w:val="NoSpacing"/>
              <w:rPr>
                <w:b/>
              </w:rPr>
            </w:pPr>
            <w:r>
              <w:rPr>
                <w:b/>
              </w:rPr>
              <w:t>AHARHoHEST</w:t>
            </w:r>
            <w:r w:rsidR="00C74204">
              <w:rPr>
                <w:b/>
              </w:rPr>
              <w:t>/RRH/PSH</w:t>
            </w:r>
          </w:p>
        </w:tc>
      </w:tr>
      <w:tr w:rsidR="000F1196" w14:paraId="7F660C96" w14:textId="77777777" w:rsidTr="0030339F">
        <w:trPr>
          <w:cantSplit/>
          <w:trHeight w:val="216"/>
        </w:trPr>
        <w:tc>
          <w:tcPr>
            <w:tcW w:w="9355" w:type="dxa"/>
          </w:tcPr>
          <w:p w14:paraId="29E63402" w14:textId="3113B81B" w:rsidR="000F1196" w:rsidRDefault="000F1196" w:rsidP="0030339F">
            <w:pPr>
              <w:pStyle w:val="NoSpacing"/>
              <w:rPr>
                <w:b/>
                <w:bCs/>
              </w:rPr>
            </w:pPr>
            <w:r>
              <w:rPr>
                <w:b/>
              </w:rPr>
              <w:t>AHARAdultEST</w:t>
            </w:r>
            <w:r w:rsidR="00C74204">
              <w:rPr>
                <w:b/>
              </w:rPr>
              <w:t>/RRH/PSH</w:t>
            </w:r>
          </w:p>
        </w:tc>
      </w:tr>
      <w:tr w:rsidR="000F1196" w14:paraId="5DBC89B8" w14:textId="77777777" w:rsidTr="0030339F">
        <w:trPr>
          <w:cantSplit/>
          <w:trHeight w:val="216"/>
        </w:trPr>
        <w:tc>
          <w:tcPr>
            <w:tcW w:w="9355" w:type="dxa"/>
          </w:tcPr>
          <w:p w14:paraId="08847D03" w14:textId="272A9CD7" w:rsidR="000F1196" w:rsidRDefault="00623F97" w:rsidP="000F1196">
            <w:pPr>
              <w:pStyle w:val="NoSpacing"/>
              <w:rPr>
                <w:b/>
                <w:bCs/>
              </w:rPr>
            </w:pPr>
            <w:r w:rsidRPr="006A69D6">
              <w:rPr>
                <w:b/>
                <w:bCs/>
              </w:rPr>
              <w:t>HHChronicEST</w:t>
            </w:r>
            <w:r w:rsidR="00C74204" w:rsidRPr="006A69D6">
              <w:rPr>
                <w:b/>
                <w:bCs/>
              </w:rPr>
              <w:t>/RRH</w:t>
            </w:r>
            <w:r w:rsidR="00C74204">
              <w:rPr>
                <w:b/>
              </w:rPr>
              <w:t>/PSH</w:t>
            </w:r>
          </w:p>
        </w:tc>
      </w:tr>
      <w:tr w:rsidR="000F1196" w14:paraId="1422F0FF" w14:textId="77777777" w:rsidTr="0030339F">
        <w:trPr>
          <w:cantSplit/>
          <w:trHeight w:val="216"/>
        </w:trPr>
        <w:tc>
          <w:tcPr>
            <w:tcW w:w="9355" w:type="dxa"/>
          </w:tcPr>
          <w:p w14:paraId="6407A3C7" w14:textId="5271F147" w:rsidR="000F1196" w:rsidRPr="006B4F91" w:rsidRDefault="000F1196" w:rsidP="000F1196">
            <w:pPr>
              <w:pStyle w:val="NoSpacing"/>
              <w:rPr>
                <w:b/>
              </w:rPr>
            </w:pPr>
            <w:r w:rsidRPr="006B4F91">
              <w:rPr>
                <w:b/>
              </w:rPr>
              <w:t>HHVet</w:t>
            </w:r>
            <w:r>
              <w:rPr>
                <w:b/>
              </w:rPr>
              <w:t>EST</w:t>
            </w:r>
            <w:r w:rsidR="00C74204">
              <w:rPr>
                <w:b/>
              </w:rPr>
              <w:t>/RRH/PSH</w:t>
            </w:r>
          </w:p>
        </w:tc>
      </w:tr>
      <w:tr w:rsidR="000F1196" w14:paraId="09AE0EB9" w14:textId="77777777" w:rsidTr="0030339F">
        <w:trPr>
          <w:cantSplit/>
          <w:trHeight w:val="216"/>
        </w:trPr>
        <w:tc>
          <w:tcPr>
            <w:tcW w:w="9355" w:type="dxa"/>
          </w:tcPr>
          <w:p w14:paraId="2B7A30C7" w14:textId="78420802" w:rsidR="000F1196" w:rsidRPr="006B4F91" w:rsidRDefault="000F1196" w:rsidP="000F1196">
            <w:pPr>
              <w:pStyle w:val="NoSpacing"/>
              <w:rPr>
                <w:b/>
              </w:rPr>
            </w:pPr>
            <w:r w:rsidRPr="006B4F91">
              <w:rPr>
                <w:b/>
              </w:rPr>
              <w:t>HHDisability</w:t>
            </w:r>
            <w:r>
              <w:rPr>
                <w:b/>
              </w:rPr>
              <w:t>EST</w:t>
            </w:r>
            <w:r w:rsidR="00C74204">
              <w:rPr>
                <w:b/>
              </w:rPr>
              <w:t>/RRH/PSH</w:t>
            </w:r>
          </w:p>
        </w:tc>
      </w:tr>
      <w:tr w:rsidR="000F1196" w14:paraId="379A1D26" w14:textId="77777777" w:rsidTr="0030339F">
        <w:trPr>
          <w:cantSplit/>
          <w:trHeight w:val="216"/>
        </w:trPr>
        <w:tc>
          <w:tcPr>
            <w:tcW w:w="9355" w:type="dxa"/>
          </w:tcPr>
          <w:p w14:paraId="0638441F" w14:textId="183A1F0D" w:rsidR="000F1196" w:rsidRPr="006B4F91" w:rsidRDefault="000F1196" w:rsidP="000F1196">
            <w:pPr>
              <w:pStyle w:val="NoSpacing"/>
              <w:rPr>
                <w:b/>
              </w:rPr>
            </w:pPr>
            <w:r w:rsidRPr="006B4F91">
              <w:rPr>
                <w:b/>
              </w:rPr>
              <w:t>HHFleeingDV</w:t>
            </w:r>
            <w:r>
              <w:rPr>
                <w:b/>
              </w:rPr>
              <w:t>EST</w:t>
            </w:r>
            <w:r w:rsidR="00C74204">
              <w:rPr>
                <w:b/>
              </w:rPr>
              <w:t>/RRH/PSH</w:t>
            </w:r>
          </w:p>
        </w:tc>
      </w:tr>
      <w:tr w:rsidR="000F1196" w14:paraId="70E2139C" w14:textId="77777777" w:rsidTr="0030339F">
        <w:trPr>
          <w:cantSplit/>
          <w:trHeight w:val="216"/>
        </w:trPr>
        <w:tc>
          <w:tcPr>
            <w:tcW w:w="9355" w:type="dxa"/>
          </w:tcPr>
          <w:p w14:paraId="6803B275" w14:textId="3C0F22EF" w:rsidR="000F1196" w:rsidRDefault="000F1196" w:rsidP="000F1196">
            <w:pPr>
              <w:pStyle w:val="NoSpacing"/>
              <w:rPr>
                <w:b/>
              </w:rPr>
            </w:pPr>
            <w:r w:rsidRPr="006B4F91">
              <w:rPr>
                <w:b/>
              </w:rPr>
              <w:t>HHParent</w:t>
            </w:r>
            <w:r>
              <w:rPr>
                <w:b/>
              </w:rPr>
              <w:t>EST</w:t>
            </w:r>
            <w:r w:rsidR="00C74204">
              <w:rPr>
                <w:b/>
              </w:rPr>
              <w:t>/RRH/PSH</w:t>
            </w:r>
          </w:p>
        </w:tc>
      </w:tr>
      <w:tr w:rsidR="000F1196" w14:paraId="240FCF3A" w14:textId="77777777" w:rsidTr="0030339F">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r w:rsidR="00A61027" w14:paraId="35D83E07" w14:textId="77777777" w:rsidTr="0030339F">
        <w:trPr>
          <w:cantSplit/>
          <w:trHeight w:val="216"/>
        </w:trPr>
        <w:tc>
          <w:tcPr>
            <w:tcW w:w="9355" w:type="dxa"/>
          </w:tcPr>
          <w:p w14:paraId="7A51F95C" w14:textId="648BE30F" w:rsidR="00A61027" w:rsidRPr="006B4F91" w:rsidRDefault="00A61027" w:rsidP="000F1196">
            <w:pPr>
              <w:pStyle w:val="NoSpacing"/>
              <w:rPr>
                <w:b/>
              </w:rPr>
            </w:pPr>
            <w:r>
              <w:rPr>
                <w:b/>
              </w:rPr>
              <w:t>HHTypeES/SH/TH</w:t>
            </w:r>
          </w:p>
        </w:tc>
      </w:tr>
      <w:tr w:rsidR="006C0E75" w14:paraId="5F3DA12E" w14:textId="77777777" w:rsidTr="0030339F">
        <w:trPr>
          <w:cantSplit/>
          <w:trHeight w:val="216"/>
        </w:trPr>
        <w:tc>
          <w:tcPr>
            <w:tcW w:w="9355" w:type="dxa"/>
          </w:tcPr>
          <w:p w14:paraId="1CED8615" w14:textId="69A75295" w:rsidR="006C0E75" w:rsidRPr="006B4F91" w:rsidRDefault="00F63C4D" w:rsidP="000F1196">
            <w:pPr>
              <w:pStyle w:val="NoSpacing"/>
              <w:rPr>
                <w:b/>
              </w:rPr>
            </w:pPr>
            <w:r>
              <w:rPr>
                <w:b/>
              </w:rPr>
              <w:t>HHTypeRRHSO</w:t>
            </w:r>
            <w:r w:rsidR="000F22F5">
              <w:rPr>
                <w:b/>
              </w:rPr>
              <w:t>NoMI</w:t>
            </w:r>
            <w:r w:rsidR="006C0E75">
              <w:rPr>
                <w:b/>
              </w:rPr>
              <w:t>/</w:t>
            </w:r>
            <w:r w:rsidR="000F22F5">
              <w:rPr>
                <w:b/>
              </w:rPr>
              <w:t xml:space="preserve"> HHTypeRRHSOMI</w:t>
            </w:r>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79A1AC60" w:rsidR="000F1196" w:rsidRPr="007A732C" w:rsidRDefault="000F1196" w:rsidP="00777E3F">
      <w:pPr>
        <w:pStyle w:val="ListParagraph"/>
        <w:numPr>
          <w:ilvl w:val="0"/>
          <w:numId w:val="68"/>
        </w:numPr>
      </w:pPr>
      <w:r>
        <w:t xml:space="preserve">EST – </w:t>
      </w:r>
      <w:r w:rsidR="00B158E1">
        <w:rPr>
          <w:b/>
          <w:bCs/>
        </w:rPr>
        <w:t>LSA</w:t>
      </w:r>
      <w:r w:rsidR="00B158E1" w:rsidRPr="00845520">
        <w:rPr>
          <w:b/>
          <w:bCs/>
        </w:rPr>
        <w:t>ProjectType</w:t>
      </w:r>
      <w:r w:rsidR="00B158E1">
        <w:t xml:space="preserve"> </w:t>
      </w:r>
      <w:r w:rsidRPr="007A732C">
        <w:rPr>
          <w:bCs/>
        </w:rPr>
        <w:t>in (</w:t>
      </w:r>
      <w:r w:rsidR="00B158E1">
        <w:rPr>
          <w:bCs/>
        </w:rPr>
        <w:t>0,</w:t>
      </w:r>
      <w:r w:rsidRPr="007A732C">
        <w:rPr>
          <w:bCs/>
        </w:rPr>
        <w:t>1,2,8)</w:t>
      </w:r>
    </w:p>
    <w:p w14:paraId="3670D350" w14:textId="58C83469" w:rsidR="000F1196" w:rsidRPr="00597761" w:rsidRDefault="000F1196" w:rsidP="00777E3F">
      <w:pPr>
        <w:pStyle w:val="ListParagraph"/>
        <w:numPr>
          <w:ilvl w:val="0"/>
          <w:numId w:val="68"/>
        </w:numPr>
        <w:rPr>
          <w:bCs/>
        </w:rPr>
      </w:pPr>
      <w:r>
        <w:lastRenderedPageBreak/>
        <w:t xml:space="preserve">RRH – </w:t>
      </w:r>
      <w:r w:rsidR="00B158E1">
        <w:rPr>
          <w:b/>
          <w:bCs/>
        </w:rPr>
        <w:t>LSA</w:t>
      </w:r>
      <w:r w:rsidR="00B158E1" w:rsidRPr="00845520">
        <w:rPr>
          <w:b/>
          <w:bCs/>
        </w:rPr>
        <w:t>ProjectType</w:t>
      </w:r>
      <w:r w:rsidR="00B158E1">
        <w:t xml:space="preserve"> </w:t>
      </w:r>
      <w:r w:rsidRPr="00597761">
        <w:rPr>
          <w:bCs/>
        </w:rPr>
        <w:t>= 13</w:t>
      </w:r>
    </w:p>
    <w:p w14:paraId="7B2970DD" w14:textId="77777777" w:rsidR="00BE4D34" w:rsidRDefault="000F1196" w:rsidP="00777E3F">
      <w:pPr>
        <w:pStyle w:val="ListParagraph"/>
        <w:numPr>
          <w:ilvl w:val="0"/>
          <w:numId w:val="68"/>
        </w:numPr>
        <w:rPr>
          <w:bCs/>
        </w:rPr>
      </w:pPr>
      <w:r w:rsidRPr="00597761">
        <w:rPr>
          <w:bCs/>
        </w:rPr>
        <w:t>PSH –</w:t>
      </w:r>
      <w:r>
        <w:rPr>
          <w:bCs/>
        </w:rPr>
        <w:t xml:space="preserve"> </w:t>
      </w:r>
      <w:r w:rsidR="00B158E1">
        <w:rPr>
          <w:b/>
          <w:bCs/>
        </w:rPr>
        <w:t>LSA</w:t>
      </w:r>
      <w:r w:rsidR="00B158E1" w:rsidRPr="00845520">
        <w:rPr>
          <w:b/>
          <w:bCs/>
        </w:rPr>
        <w:t>ProjectType</w:t>
      </w:r>
      <w:r w:rsidR="00B158E1">
        <w:t xml:space="preserve"> </w:t>
      </w:r>
      <w:r w:rsidRPr="007A732C">
        <w:rPr>
          <w:bCs/>
        </w:rPr>
        <w:t>= 3</w:t>
      </w:r>
    </w:p>
    <w:p w14:paraId="25EAA85B" w14:textId="63EFA212" w:rsidR="00BE4D34" w:rsidRDefault="00BE4D34" w:rsidP="00777E3F">
      <w:pPr>
        <w:pStyle w:val="ListParagraph"/>
        <w:numPr>
          <w:ilvl w:val="0"/>
          <w:numId w:val="68"/>
        </w:numPr>
        <w:rPr>
          <w:bCs/>
        </w:rPr>
      </w:pPr>
      <w:r>
        <w:rPr>
          <w:bCs/>
        </w:rPr>
        <w:t xml:space="preserve">RRHSO – </w:t>
      </w:r>
      <w:r w:rsidRPr="00277F30">
        <w:rPr>
          <w:b/>
        </w:rPr>
        <w:t>LSAProjectType</w:t>
      </w:r>
      <w:r>
        <w:rPr>
          <w:bCs/>
        </w:rPr>
        <w:t xml:space="preserve"> = 15</w:t>
      </w:r>
    </w:p>
    <w:p w14:paraId="2DD4D84A" w14:textId="08610214" w:rsidR="00F76C63" w:rsidRDefault="00F76C63" w:rsidP="00777E3F">
      <w:pPr>
        <w:pStyle w:val="ListParagraph"/>
        <w:numPr>
          <w:ilvl w:val="0"/>
          <w:numId w:val="68"/>
        </w:numPr>
        <w:rPr>
          <w:bCs/>
        </w:rPr>
      </w:pPr>
      <w:r>
        <w:rPr>
          <w:bCs/>
        </w:rPr>
        <w:t xml:space="preserve">ES – </w:t>
      </w:r>
      <w:r w:rsidRPr="00277F30">
        <w:rPr>
          <w:b/>
        </w:rPr>
        <w:t>LSAProjectType</w:t>
      </w:r>
      <w:r>
        <w:rPr>
          <w:bCs/>
        </w:rPr>
        <w:t xml:space="preserve"> in (0,1)</w:t>
      </w:r>
    </w:p>
    <w:p w14:paraId="6C3BA543" w14:textId="2423D7A1" w:rsidR="00F76C63" w:rsidRDefault="00F76C63" w:rsidP="00777E3F">
      <w:pPr>
        <w:pStyle w:val="ListParagraph"/>
        <w:numPr>
          <w:ilvl w:val="0"/>
          <w:numId w:val="68"/>
        </w:numPr>
        <w:rPr>
          <w:bCs/>
        </w:rPr>
      </w:pPr>
      <w:r>
        <w:rPr>
          <w:bCs/>
        </w:rPr>
        <w:t xml:space="preserve">SH– </w:t>
      </w:r>
      <w:r w:rsidRPr="00D43959">
        <w:rPr>
          <w:b/>
        </w:rPr>
        <w:t>LSAProjectType</w:t>
      </w:r>
      <w:r>
        <w:rPr>
          <w:b/>
        </w:rPr>
        <w:t xml:space="preserve"> </w:t>
      </w:r>
      <w:r>
        <w:rPr>
          <w:bCs/>
        </w:rPr>
        <w:t>= 8</w:t>
      </w:r>
    </w:p>
    <w:p w14:paraId="0F5E2B25" w14:textId="62B26281" w:rsidR="00F76C63" w:rsidRPr="00FC3682" w:rsidRDefault="00F76C63" w:rsidP="00777E3F">
      <w:pPr>
        <w:pStyle w:val="ListParagraph"/>
        <w:numPr>
          <w:ilvl w:val="0"/>
          <w:numId w:val="68"/>
        </w:numPr>
        <w:rPr>
          <w:bCs/>
        </w:rPr>
      </w:pPr>
      <w:r>
        <w:rPr>
          <w:bCs/>
        </w:rPr>
        <w:t xml:space="preserve">TH– </w:t>
      </w:r>
      <w:r w:rsidRPr="00D43959">
        <w:rPr>
          <w:b/>
        </w:rPr>
        <w:t>LSAProjectType</w:t>
      </w:r>
      <w:r>
        <w:rPr>
          <w:b/>
        </w:rPr>
        <w:t xml:space="preserve"> </w:t>
      </w:r>
      <w:r>
        <w:rPr>
          <w:bCs/>
        </w:rPr>
        <w:t>= 2</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ayout w:type="fixed"/>
        <w:tblLook w:val="04A0" w:firstRow="1" w:lastRow="0" w:firstColumn="1" w:lastColumn="0" w:noHBand="0" w:noVBand="1"/>
      </w:tblPr>
      <w:tblGrid>
        <w:gridCol w:w="3235"/>
        <w:gridCol w:w="6115"/>
      </w:tblGrid>
      <w:tr w:rsidR="000F1196" w:rsidRPr="00297F44" w14:paraId="45937E34"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179540C" w14:textId="77777777" w:rsidR="000F1196" w:rsidRPr="00297F44" w:rsidRDefault="000F1196" w:rsidP="0030339F">
            <w:pPr>
              <w:spacing w:before="40" w:after="40" w:line="240" w:lineRule="auto"/>
            </w:pPr>
            <w:r>
              <w:t>Column</w:t>
            </w:r>
          </w:p>
        </w:tc>
        <w:tc>
          <w:tcPr>
            <w:tcW w:w="6115" w:type="dxa"/>
          </w:tcPr>
          <w:p w14:paraId="669A3942" w14:textId="535387C8" w:rsidR="000F1196" w:rsidRPr="00845520" w:rsidRDefault="000F1196" w:rsidP="0030339F">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65D79F1" w14:textId="6DFC5367" w:rsidR="000F1196" w:rsidRPr="00297F44" w:rsidRDefault="000F1196" w:rsidP="0030339F">
            <w:pPr>
              <w:spacing w:before="40" w:after="40" w:line="240" w:lineRule="auto"/>
            </w:pPr>
            <w:r w:rsidRPr="00845520">
              <w:rPr>
                <w:b/>
                <w:bCs w:val="0"/>
              </w:rPr>
              <w:t>HHType</w:t>
            </w:r>
            <w:r>
              <w:t>(EST/RRH/PSH</w:t>
            </w:r>
            <w:r w:rsidR="00F76C63">
              <w:t>/ES/SH/TH</w:t>
            </w:r>
            <w:r>
              <w:t>)</w:t>
            </w:r>
          </w:p>
        </w:tc>
        <w:tc>
          <w:tcPr>
            <w:tcW w:w="6115" w:type="dxa"/>
          </w:tcPr>
          <w:p w14:paraId="0B1BDF5B" w14:textId="58CDA640" w:rsidR="000F1196" w:rsidRPr="00597761"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t>tlsa_Enrollment.</w:t>
            </w:r>
            <w:r w:rsidR="000F1196" w:rsidRPr="00845520">
              <w:rPr>
                <w:b/>
                <w:bCs/>
              </w:rPr>
              <w:t>Active</w:t>
            </w:r>
            <w:r w:rsidR="000F1196">
              <w:t xml:space="preserve"> = 1</w:t>
            </w:r>
            <w:r>
              <w:t xml:space="preserve"> </w:t>
            </w:r>
          </w:p>
        </w:tc>
      </w:tr>
      <w:tr w:rsidR="000F1196" w:rsidRPr="00297F44" w14:paraId="0B6A2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B07026B" w14:textId="77777777" w:rsidR="000F1196" w:rsidRPr="00297F44" w:rsidRDefault="000F1196" w:rsidP="0030339F">
            <w:pPr>
              <w:spacing w:before="40" w:after="40" w:line="240" w:lineRule="auto"/>
            </w:pPr>
            <w:r w:rsidRPr="00845520">
              <w:rPr>
                <w:b/>
                <w:bCs w:val="0"/>
              </w:rPr>
              <w:t>HoH</w:t>
            </w:r>
            <w:r>
              <w:t>(EST/RRH/PSH)</w:t>
            </w:r>
          </w:p>
        </w:tc>
        <w:tc>
          <w:tcPr>
            <w:tcW w:w="6115" w:type="dxa"/>
          </w:tcPr>
          <w:p w14:paraId="26F47646" w14:textId="011D8B7A"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RelationshipToHoH</w:t>
            </w:r>
            <w:r w:rsidR="000F1196">
              <w:t xml:space="preserve"> = 1</w:t>
            </w:r>
          </w:p>
        </w:tc>
      </w:tr>
      <w:tr w:rsidR="000F1196" w:rsidRPr="00297F44" w14:paraId="1285E4F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245C3DE" w14:textId="77777777" w:rsidR="000F1196" w:rsidRPr="00297F44" w:rsidRDefault="000F1196" w:rsidP="0030339F">
            <w:pPr>
              <w:spacing w:before="40" w:after="40" w:line="240" w:lineRule="auto"/>
            </w:pPr>
            <w:r w:rsidRPr="00845520">
              <w:rPr>
                <w:b/>
                <w:bCs w:val="0"/>
              </w:rPr>
              <w:t>Adult</w:t>
            </w:r>
            <w:r>
              <w:t>(EST/RRH/PSH)</w:t>
            </w:r>
          </w:p>
        </w:tc>
        <w:tc>
          <w:tcPr>
            <w:tcW w:w="6115" w:type="dxa"/>
          </w:tcPr>
          <w:p w14:paraId="4977C323" w14:textId="68201F44"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ActiveAge</w:t>
            </w:r>
            <w:r w:rsidR="000F1196">
              <w:t xml:space="preserve"> </w:t>
            </w:r>
            <w:r w:rsidR="00590F74">
              <w:t>between 21 and 65.</w:t>
            </w:r>
          </w:p>
        </w:tc>
      </w:tr>
      <w:tr w:rsidR="000F1196" w:rsidRPr="00297F44" w14:paraId="5D64A937"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AEB57F" w14:textId="77777777" w:rsidR="000F1196" w:rsidRPr="00297F44" w:rsidRDefault="000F1196" w:rsidP="0030339F">
            <w:pPr>
              <w:spacing w:before="40" w:after="40" w:line="240" w:lineRule="auto"/>
            </w:pPr>
            <w:r w:rsidRPr="00845520">
              <w:rPr>
                <w:b/>
                <w:bCs w:val="0"/>
              </w:rPr>
              <w:t>AHAR</w:t>
            </w:r>
            <w:r>
              <w:t>(EST/RRH/PSH)</w:t>
            </w:r>
          </w:p>
        </w:tc>
        <w:tc>
          <w:tcPr>
            <w:tcW w:w="6115" w:type="dxa"/>
          </w:tcPr>
          <w:p w14:paraId="0A759F15" w14:textId="7534A21F"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w:t>
            </w:r>
          </w:p>
        </w:tc>
      </w:tr>
      <w:tr w:rsidR="000F1196" w:rsidRPr="00297F44" w14:paraId="7285339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9BC92D8" w14:textId="77777777" w:rsidR="000F1196" w:rsidRPr="00297F44" w:rsidRDefault="000F1196" w:rsidP="0030339F">
            <w:pPr>
              <w:spacing w:before="40" w:after="40" w:line="240" w:lineRule="auto"/>
            </w:pPr>
            <w:r w:rsidRPr="00845520">
              <w:rPr>
                <w:b/>
                <w:bCs w:val="0"/>
              </w:rPr>
              <w:t>AHARHoH</w:t>
            </w:r>
            <w:r>
              <w:t>(EST/RRH/PSH)</w:t>
            </w:r>
          </w:p>
        </w:tc>
        <w:tc>
          <w:tcPr>
            <w:tcW w:w="6115" w:type="dxa"/>
          </w:tcPr>
          <w:p w14:paraId="525A6FF0" w14:textId="7F3C7DE3"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RelationshipToHoH</w:t>
            </w:r>
            <w:r w:rsidR="000F1196">
              <w:t xml:space="preserve"> = 1</w:t>
            </w:r>
          </w:p>
        </w:tc>
      </w:tr>
      <w:tr w:rsidR="000F1196" w:rsidRPr="00297F44" w14:paraId="4AB851BA"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B19D750" w14:textId="77777777" w:rsidR="000F1196" w:rsidRPr="00297F44" w:rsidRDefault="000F1196" w:rsidP="0030339F">
            <w:pPr>
              <w:spacing w:before="40" w:after="40" w:line="240" w:lineRule="auto"/>
            </w:pPr>
            <w:r w:rsidRPr="00845520">
              <w:rPr>
                <w:b/>
                <w:bCs w:val="0"/>
              </w:rPr>
              <w:t>AHARAdult</w:t>
            </w:r>
            <w:r>
              <w:t>(EST/RRH/PSH)</w:t>
            </w:r>
          </w:p>
        </w:tc>
        <w:tc>
          <w:tcPr>
            <w:tcW w:w="6115" w:type="dxa"/>
          </w:tcPr>
          <w:p w14:paraId="29660AC8" w14:textId="4EB66CC4"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ActiveAge</w:t>
            </w:r>
            <w:r w:rsidR="000F1196">
              <w:t xml:space="preserve"> between 21 and 65</w:t>
            </w:r>
          </w:p>
        </w:tc>
      </w:tr>
      <w:tr w:rsidR="00975DDB" w:rsidRPr="00297F44" w14:paraId="223A6B6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D5A628F" w14:textId="4BA56D28" w:rsidR="00975DDB" w:rsidRPr="00845520" w:rsidRDefault="00975DDB" w:rsidP="00975DDB">
            <w:pPr>
              <w:spacing w:before="40" w:after="40" w:line="240" w:lineRule="auto"/>
              <w:rPr>
                <w:b/>
              </w:rPr>
            </w:pPr>
            <w:r w:rsidRPr="005F4836">
              <w:rPr>
                <w:b/>
              </w:rPr>
              <w:t>HHChronic</w:t>
            </w:r>
            <w:r>
              <w:t>(EST/RRH/PSH)</w:t>
            </w:r>
          </w:p>
        </w:tc>
        <w:tc>
          <w:tcPr>
            <w:tcW w:w="6115"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Pr="00845520">
              <w:rPr>
                <w:b/>
                <w:bCs/>
              </w:rPr>
              <w:t>Active</w:t>
            </w:r>
            <w:r>
              <w:t xml:space="preserve"> = 1 and t</w:t>
            </w:r>
            <w:r w:rsidRPr="00FE16F4">
              <w:t>lsa_HHID.</w:t>
            </w:r>
            <w:r>
              <w:rPr>
                <w:b/>
                <w:bCs/>
              </w:rPr>
              <w:t xml:space="preserve">HHChronic </w:t>
            </w:r>
            <w:r>
              <w:t>= 1</w:t>
            </w:r>
          </w:p>
        </w:tc>
      </w:tr>
      <w:tr w:rsidR="00975DDB" w:rsidRPr="006872D7" w14:paraId="63887F52"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304856" w14:textId="24597652" w:rsidR="00975DDB" w:rsidRPr="00845520" w:rsidRDefault="00975DDB" w:rsidP="00975DDB">
            <w:pPr>
              <w:spacing w:before="40" w:after="40" w:line="240" w:lineRule="auto"/>
              <w:rPr>
                <w:b/>
              </w:rPr>
            </w:pPr>
            <w:r w:rsidRPr="005F4836">
              <w:rPr>
                <w:b/>
              </w:rPr>
              <w:t>HHVet</w:t>
            </w:r>
            <w:r>
              <w:t>(EST/RRH/PSH)</w:t>
            </w:r>
          </w:p>
        </w:tc>
        <w:tc>
          <w:tcPr>
            <w:tcW w:w="6115"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7480829" w14:textId="171CE04A" w:rsidR="00975DDB" w:rsidRPr="00845520" w:rsidRDefault="00975DDB" w:rsidP="00975DDB">
            <w:pPr>
              <w:spacing w:before="40" w:after="40" w:line="240" w:lineRule="auto"/>
              <w:rPr>
                <w:b/>
              </w:rPr>
            </w:pPr>
            <w:r w:rsidRPr="005F4836">
              <w:rPr>
                <w:b/>
              </w:rPr>
              <w:t>HHDisability</w:t>
            </w:r>
            <w:r>
              <w:t>(EST/RRH/PSH)</w:t>
            </w:r>
          </w:p>
        </w:tc>
        <w:tc>
          <w:tcPr>
            <w:tcW w:w="6115"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HHDisability</w:t>
            </w:r>
            <w:r w:rsidRPr="00EB516C">
              <w:t xml:space="preserve"> = 1</w:t>
            </w:r>
          </w:p>
        </w:tc>
      </w:tr>
      <w:tr w:rsidR="00975DDB" w:rsidRPr="00297F44" w14:paraId="021B8DCF"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EC7B62" w14:textId="49D528B6" w:rsidR="00975DDB" w:rsidRPr="00845520" w:rsidRDefault="00975DDB" w:rsidP="00975DDB">
            <w:pPr>
              <w:spacing w:before="40" w:after="40" w:line="240" w:lineRule="auto"/>
              <w:rPr>
                <w:b/>
              </w:rPr>
            </w:pPr>
            <w:r w:rsidRPr="005F4836">
              <w:rPr>
                <w:b/>
              </w:rPr>
              <w:t>HHFleeingDV</w:t>
            </w:r>
            <w:r>
              <w:t>(EST/RRH/PSH)</w:t>
            </w:r>
          </w:p>
        </w:tc>
        <w:tc>
          <w:tcPr>
            <w:tcW w:w="6115"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HHFleeingDV</w:t>
            </w:r>
            <w:r w:rsidRPr="00EB516C">
              <w:t xml:space="preserve"> = 1</w:t>
            </w:r>
          </w:p>
        </w:tc>
      </w:tr>
      <w:tr w:rsidR="00E711F9" w:rsidRPr="00297F44" w14:paraId="15BD8CD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B1BF14F" w14:textId="304F61A9" w:rsidR="00E711F9" w:rsidRPr="005F4836" w:rsidRDefault="00E711F9" w:rsidP="00E711F9">
            <w:pPr>
              <w:spacing w:before="40" w:after="40" w:line="240" w:lineRule="auto"/>
              <w:rPr>
                <w:b/>
              </w:rPr>
            </w:pPr>
            <w:r w:rsidRPr="005F4836">
              <w:rPr>
                <w:b/>
              </w:rPr>
              <w:t>HHParent</w:t>
            </w:r>
            <w:r>
              <w:t>(EST/RRH/PSH)</w:t>
            </w:r>
          </w:p>
        </w:tc>
        <w:tc>
          <w:tcPr>
            <w:tcW w:w="6115" w:type="dxa"/>
          </w:tcPr>
          <w:p w14:paraId="5A053B37" w14:textId="7C974D22"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HHParent</w:t>
            </w:r>
            <w:r w:rsidRPr="00EB516C">
              <w:t xml:space="preserve"> = 1</w:t>
            </w:r>
          </w:p>
        </w:tc>
      </w:tr>
      <w:tr w:rsidR="00E711F9" w:rsidRPr="00297F44" w14:paraId="498A3AF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FB4C963" w14:textId="64703EFA" w:rsidR="00E711F9" w:rsidRPr="005F4836" w:rsidRDefault="00E711F9" w:rsidP="00E711F9">
            <w:pPr>
              <w:spacing w:before="40" w:after="40" w:line="240" w:lineRule="auto"/>
              <w:rPr>
                <w:b/>
              </w:rPr>
            </w:pPr>
            <w:r w:rsidRPr="005F4836">
              <w:rPr>
                <w:b/>
              </w:rPr>
              <w:t>AC3Plus</w:t>
            </w:r>
            <w:r>
              <w:t>(EST/RRH/PSH)</w:t>
            </w:r>
          </w:p>
        </w:tc>
        <w:tc>
          <w:tcPr>
            <w:tcW w:w="6115" w:type="dxa"/>
          </w:tcPr>
          <w:p w14:paraId="559ED625" w14:textId="45188ED3"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AC3Plus</w:t>
            </w:r>
            <w:r w:rsidRPr="00EB516C">
              <w:t xml:space="preserve"> = 1</w:t>
            </w:r>
          </w:p>
        </w:tc>
      </w:tr>
      <w:tr w:rsidR="00E711F9" w:rsidRPr="00297F44" w14:paraId="6461CCB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912A88B" w14:textId="0DEA4FBF" w:rsidR="00E711F9" w:rsidRPr="005F4836" w:rsidRDefault="000F22F5" w:rsidP="00E711F9">
            <w:pPr>
              <w:spacing w:before="40" w:after="40" w:line="240" w:lineRule="auto"/>
              <w:rPr>
                <w:b/>
              </w:rPr>
            </w:pPr>
            <w:r>
              <w:rPr>
                <w:b/>
              </w:rPr>
              <w:t>HHTypeRRHSONoMI</w:t>
            </w:r>
          </w:p>
        </w:tc>
        <w:tc>
          <w:tcPr>
            <w:tcW w:w="6115" w:type="dxa"/>
          </w:tcPr>
          <w:p w14:paraId="1BD8B9EF" w14:textId="702BED5F"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Pr>
                <w:b/>
                <w:bCs/>
              </w:rPr>
              <w:t>Active</w:t>
            </w:r>
            <w:r>
              <w:t xml:space="preserve"> = 1 and tlsa_Enrollment.</w:t>
            </w:r>
            <w:r>
              <w:rPr>
                <w:b/>
                <w:bCs/>
              </w:rPr>
              <w:t xml:space="preserve">MoveInDate </w:t>
            </w:r>
            <w:r>
              <w:t>is null</w:t>
            </w:r>
          </w:p>
        </w:tc>
      </w:tr>
      <w:tr w:rsidR="00E711F9" w:rsidRPr="00297F44" w14:paraId="3A6A82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11D146D" w14:textId="5B3AB714" w:rsidR="00E711F9" w:rsidRPr="005F4836" w:rsidRDefault="000F22F5" w:rsidP="00E711F9">
            <w:pPr>
              <w:spacing w:before="40" w:after="40" w:line="240" w:lineRule="auto"/>
              <w:rPr>
                <w:b/>
              </w:rPr>
            </w:pPr>
            <w:r>
              <w:rPr>
                <w:b/>
              </w:rPr>
              <w:t>HHTypeRRHSOMI</w:t>
            </w:r>
          </w:p>
        </w:tc>
        <w:tc>
          <w:tcPr>
            <w:tcW w:w="6115" w:type="dxa"/>
          </w:tcPr>
          <w:p w14:paraId="43A56041" w14:textId="09DDFC88"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Pr>
                <w:b/>
                <w:bCs/>
              </w:rPr>
              <w:t>Active</w:t>
            </w:r>
            <w:r>
              <w:t xml:space="preserve"> = 1 and tlsa_Enrollment.</w:t>
            </w:r>
            <w:r>
              <w:rPr>
                <w:b/>
                <w:bCs/>
              </w:rPr>
              <w:t xml:space="preserve">MoveInDate </w:t>
            </w:r>
            <w:r>
              <w:t xml:space="preserve">is </w:t>
            </w:r>
            <w:r w:rsidR="00FF1215">
              <w:t xml:space="preserve">not </w:t>
            </w:r>
            <w:r>
              <w:t>null</w:t>
            </w:r>
          </w:p>
        </w:tc>
      </w:tr>
    </w:tbl>
    <w:p w14:paraId="71C11596" w14:textId="1E917B72" w:rsidR="00884B44" w:rsidRDefault="0003610D" w:rsidP="000F1196">
      <w:pPr>
        <w:spacing w:before="240"/>
      </w:pPr>
      <w:r w:rsidRPr="0003610D">
        <w:rPr>
          <w:bCs/>
        </w:rPr>
        <w:t xml:space="preserve">The </w:t>
      </w:r>
      <w:r w:rsidRPr="005F4836">
        <w:rPr>
          <w:b/>
        </w:rPr>
        <w:t>AC3Plus</w:t>
      </w:r>
      <w:r>
        <w:t>(EST/RRH/PSH) population is limited to the AC household type, so these columns are set to</w:t>
      </w:r>
      <w:r w:rsidR="00730652">
        <w:t>:</w:t>
      </w:r>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30339F">
            <w:pPr>
              <w:pStyle w:val="NoSpacing"/>
            </w:pPr>
            <w:r>
              <w:t>Column Values</w:t>
            </w:r>
          </w:p>
        </w:tc>
        <w:tc>
          <w:tcPr>
            <w:tcW w:w="4184" w:type="pct"/>
          </w:tcPr>
          <w:p w14:paraId="5466FEA9" w14:textId="0AA33E68" w:rsidR="00057659" w:rsidRPr="008743AE" w:rsidRDefault="00057659"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w:t>
            </w:r>
            <w:r>
              <w:rPr>
                <w:rFonts w:cstheme="minorHAnsi"/>
              </w:rPr>
              <w:t>Status</w:t>
            </w:r>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30339F">
            <w:pPr>
              <w:spacing w:before="0" w:after="0"/>
              <w:rPr>
                <w:rFonts w:cstheme="minorHAnsi"/>
              </w:rPr>
            </w:pPr>
            <w:r w:rsidRPr="006B4F91">
              <w:rPr>
                <w:rFonts w:cstheme="minorHAnsi"/>
              </w:rPr>
              <w:t>-1</w:t>
            </w:r>
          </w:p>
        </w:tc>
        <w:tc>
          <w:tcPr>
            <w:tcW w:w="4184" w:type="pct"/>
          </w:tcPr>
          <w:p w14:paraId="52C13AB9" w14:textId="77777777"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30339F">
            <w:pPr>
              <w:spacing w:before="0" w:after="0"/>
            </w:pPr>
            <w:r>
              <w:t>0</w:t>
            </w:r>
          </w:p>
        </w:tc>
        <w:tc>
          <w:tcPr>
            <w:tcW w:w="4184" w:type="pct"/>
          </w:tcPr>
          <w:p w14:paraId="53D72374" w14:textId="5807ABF2" w:rsidR="00057659" w:rsidRPr="006B4F91" w:rsidRDefault="00057659"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t>Served in the project group but never in an AC3Plus household</w:t>
            </w:r>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30339F">
            <w:pPr>
              <w:spacing w:before="0" w:after="0"/>
            </w:pPr>
            <w:r>
              <w:t>1</w:t>
            </w:r>
          </w:p>
        </w:tc>
        <w:tc>
          <w:tcPr>
            <w:tcW w:w="4184" w:type="pct"/>
          </w:tcPr>
          <w:p w14:paraId="13AB7ABA" w14:textId="0148A188"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Served in the project group at least once in an AC3Plus household</w:t>
            </w:r>
          </w:p>
        </w:tc>
      </w:tr>
    </w:tbl>
    <w:p w14:paraId="1C2439D1" w14:textId="1E671D00" w:rsidR="000F1196" w:rsidRPr="00BC21DA" w:rsidRDefault="0003610D" w:rsidP="000F1196">
      <w:pPr>
        <w:spacing w:before="240"/>
        <w:rPr>
          <w:rFonts w:eastAsia="Times New Roman" w:cstheme="minorHAnsi"/>
        </w:rPr>
      </w:pPr>
      <w:r>
        <w:t>For all other columns, h</w:t>
      </w:r>
      <w:r w:rsidR="000F1196">
        <w:t>ousehold types are reported</w:t>
      </w:r>
      <w:r w:rsidR="000F1196" w:rsidRPr="00BC21DA">
        <w:t xml:space="preserve"> as shown below</w:t>
      </w:r>
      <w:r w:rsidR="000F1196">
        <w:t xml:space="preserve"> based on the tlsa_HHID.</w:t>
      </w:r>
      <w:r w:rsidR="000F1196" w:rsidRPr="00845520">
        <w:rPr>
          <w:b/>
          <w:bCs/>
        </w:rPr>
        <w:t>ActiveHHType</w:t>
      </w:r>
      <w:r w:rsidR="000F1196" w:rsidRPr="00845520">
        <w:t>s</w:t>
      </w:r>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r w:rsidR="000F1196" w:rsidRPr="00845520">
        <w:rPr>
          <w:b/>
          <w:bCs/>
        </w:rPr>
        <w:t>AHARAdult</w:t>
      </w:r>
      <w:r w:rsidR="00B04089">
        <w:t xml:space="preserve">, or </w:t>
      </w:r>
      <w:r w:rsidR="00B04089">
        <w:rPr>
          <w:b/>
          <w:bCs/>
        </w:rPr>
        <w:t>HHVet</w:t>
      </w:r>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30339F">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30339F">
            <w:pPr>
              <w:pStyle w:val="NoSpacing"/>
            </w:pPr>
            <w:r>
              <w:t>Column Values</w:t>
            </w:r>
          </w:p>
        </w:tc>
        <w:tc>
          <w:tcPr>
            <w:tcW w:w="0" w:type="pct"/>
          </w:tcPr>
          <w:p w14:paraId="65265BFF"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0F1196" w:rsidRPr="006B4F91" w14:paraId="58AD022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30339F">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30339F">
            <w:pPr>
              <w:spacing w:before="0" w:after="0"/>
            </w:pPr>
            <w:r w:rsidRPr="006B4F91">
              <w:t>1</w:t>
            </w:r>
          </w:p>
        </w:tc>
        <w:tc>
          <w:tcPr>
            <w:tcW w:w="1899" w:type="pct"/>
          </w:tcPr>
          <w:p w14:paraId="2C7E2D6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30339F">
            <w:pPr>
              <w:spacing w:before="0" w:after="0"/>
            </w:pPr>
            <w:r w:rsidRPr="006B4F91">
              <w:t>2</w:t>
            </w:r>
          </w:p>
        </w:tc>
        <w:tc>
          <w:tcPr>
            <w:tcW w:w="1899" w:type="pct"/>
          </w:tcPr>
          <w:p w14:paraId="5DB2B1D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30339F">
            <w:pPr>
              <w:spacing w:before="0" w:after="0"/>
            </w:pPr>
            <w:r w:rsidRPr="006B4F91">
              <w:t>3</w:t>
            </w:r>
          </w:p>
        </w:tc>
        <w:tc>
          <w:tcPr>
            <w:tcW w:w="1899" w:type="pct"/>
          </w:tcPr>
          <w:p w14:paraId="29365E6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30339F">
            <w:pPr>
              <w:spacing w:before="0" w:after="0"/>
            </w:pPr>
            <w:r w:rsidRPr="006B4F91">
              <w:t>9</w:t>
            </w:r>
          </w:p>
        </w:tc>
        <w:tc>
          <w:tcPr>
            <w:tcW w:w="1899" w:type="pct"/>
          </w:tcPr>
          <w:p w14:paraId="5738FC92"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30339F">
            <w:pPr>
              <w:spacing w:before="0" w:after="0"/>
            </w:pPr>
            <w:r w:rsidRPr="006B4F91">
              <w:t>12</w:t>
            </w:r>
          </w:p>
        </w:tc>
        <w:tc>
          <w:tcPr>
            <w:tcW w:w="1899" w:type="pct"/>
          </w:tcPr>
          <w:p w14:paraId="607740B9"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30339F">
            <w:pPr>
              <w:spacing w:before="0" w:after="0"/>
            </w:pPr>
            <w:r w:rsidRPr="006B4F91">
              <w:t>13</w:t>
            </w:r>
          </w:p>
        </w:tc>
        <w:tc>
          <w:tcPr>
            <w:tcW w:w="1899" w:type="pct"/>
          </w:tcPr>
          <w:p w14:paraId="30D3DCDD"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30339F">
            <w:pPr>
              <w:spacing w:before="0" w:after="0"/>
            </w:pPr>
            <w:r w:rsidRPr="006B4F91">
              <w:t>19</w:t>
            </w:r>
          </w:p>
        </w:tc>
        <w:tc>
          <w:tcPr>
            <w:tcW w:w="1899" w:type="pct"/>
          </w:tcPr>
          <w:p w14:paraId="0340F2A0"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30339F">
            <w:pPr>
              <w:spacing w:before="0" w:after="0"/>
            </w:pPr>
            <w:r w:rsidRPr="006B4F91">
              <w:lastRenderedPageBreak/>
              <w:t>23</w:t>
            </w:r>
          </w:p>
        </w:tc>
        <w:tc>
          <w:tcPr>
            <w:tcW w:w="1899" w:type="pct"/>
          </w:tcPr>
          <w:p w14:paraId="1BA97D8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30339F">
            <w:pPr>
              <w:spacing w:before="0" w:after="0"/>
            </w:pPr>
            <w:r w:rsidRPr="006B4F91">
              <w:t>29</w:t>
            </w:r>
          </w:p>
        </w:tc>
        <w:tc>
          <w:tcPr>
            <w:tcW w:w="1899" w:type="pct"/>
          </w:tcPr>
          <w:p w14:paraId="3F50A235"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30339F">
            <w:pPr>
              <w:spacing w:before="0" w:after="0"/>
            </w:pPr>
            <w:r w:rsidRPr="006B4F91">
              <w:t>39</w:t>
            </w:r>
          </w:p>
        </w:tc>
        <w:tc>
          <w:tcPr>
            <w:tcW w:w="1899" w:type="pct"/>
          </w:tcPr>
          <w:p w14:paraId="5F62FAB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30339F">
            <w:pPr>
              <w:spacing w:before="0" w:after="0"/>
            </w:pPr>
            <w:r w:rsidRPr="006B4F91">
              <w:t>123</w:t>
            </w:r>
          </w:p>
        </w:tc>
        <w:tc>
          <w:tcPr>
            <w:tcW w:w="1899" w:type="pct"/>
          </w:tcPr>
          <w:p w14:paraId="4373C9F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30339F">
            <w:pPr>
              <w:spacing w:before="0" w:after="0"/>
            </w:pPr>
            <w:r w:rsidRPr="006B4F91">
              <w:t>129</w:t>
            </w:r>
          </w:p>
        </w:tc>
        <w:tc>
          <w:tcPr>
            <w:tcW w:w="1899" w:type="pct"/>
          </w:tcPr>
          <w:p w14:paraId="24B1628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30339F">
            <w:pPr>
              <w:spacing w:before="0" w:after="0"/>
            </w:pPr>
            <w:r w:rsidRPr="006B4F91">
              <w:t>139</w:t>
            </w:r>
          </w:p>
        </w:tc>
        <w:tc>
          <w:tcPr>
            <w:tcW w:w="1899" w:type="pct"/>
          </w:tcPr>
          <w:p w14:paraId="238723D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30339F">
            <w:pPr>
              <w:spacing w:before="0" w:after="0"/>
            </w:pPr>
            <w:r w:rsidRPr="006B4F91">
              <w:t>239</w:t>
            </w:r>
          </w:p>
        </w:tc>
        <w:tc>
          <w:tcPr>
            <w:tcW w:w="1899" w:type="pct"/>
          </w:tcPr>
          <w:p w14:paraId="7DE14A2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30339F">
            <w:pPr>
              <w:spacing w:before="0" w:after="0"/>
            </w:pPr>
            <w:r w:rsidRPr="006B4F91">
              <w:t>1239</w:t>
            </w:r>
          </w:p>
        </w:tc>
        <w:tc>
          <w:tcPr>
            <w:tcW w:w="1899" w:type="pct"/>
          </w:tcPr>
          <w:p w14:paraId="763C463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1,2,3,and 99</w:t>
            </w:r>
          </w:p>
        </w:tc>
      </w:tr>
    </w:tbl>
    <w:p w14:paraId="0551EC55" w14:textId="46866CBF" w:rsidR="007B705B" w:rsidRDefault="00DA5530" w:rsidP="0088191A">
      <w:pPr>
        <w:pStyle w:val="Heading2"/>
      </w:pPr>
      <w:bookmarkStart w:id="1093" w:name="_Adult_Age_Population"/>
      <w:bookmarkStart w:id="1094" w:name="_Toc175057085"/>
      <w:bookmarkEnd w:id="1093"/>
      <w:r>
        <w:t>Adult Age</w:t>
      </w:r>
      <w:r w:rsidRPr="00C52062">
        <w:t xml:space="preserve"> </w:t>
      </w:r>
      <w:r w:rsidR="007B705B" w:rsidRPr="00C52062">
        <w:t xml:space="preserve">Population Identifiers </w:t>
      </w:r>
      <w:r>
        <w:t xml:space="preserve">- </w:t>
      </w:r>
      <w:r w:rsidR="007B705B">
        <w:t>LSAPerson</w:t>
      </w:r>
      <w:bookmarkEnd w:id="1094"/>
      <w:r w:rsidR="007B705B">
        <w:t xml:space="preserve"> </w:t>
      </w:r>
      <w:bookmarkEnd w:id="1092"/>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05"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cDAQAAOYQAAAOAAAAZHJzL2Uyb0RvYy54bWzsWN9v2zYQfh/Q/4Hge2NRsi1ZiFJkThoU&#10;6LYCaftOS9SPlSI1krac/vU7kpJiO+0ytFtboMmDQYnk8e67j9+dcv5i33K0Y0o3UmSYnAUYMZHL&#10;ohFVht+9ffk8wUgbKgrKpWAZvmMav7h49st536UslLXkBVMIjAid9l2Ga2O6dDbTec1aqs9kxwRM&#10;llK11MCjqmaFoj1Yb/ksDILlrJeq6JTMmdbw9spP4gtnvyxZbv4oS80M4hkG34z7Ve53Y39nF+c0&#10;rRTt6iYf3KBf4EVLGwGHTqauqKFoq5oHptomV1LL0pzlsp3Jsmxy5mKAaEhwEs2NktvOxVKlfdVN&#10;MAG0Jzh9sdn8992N6m67N8p7D8PXMv+gAZdZ31Xp4bx9rvxitOl/kwXkk26NdIHvS9VaExAS2jt8&#10;7yZ82d6gHF5GJCCreIFRDnNxEMyDhU9AXkOW7DZCwnmcLDGCBYSQebhMxhXXh0YmE6GdntHUH+9c&#10;Hly0FABO6XvY9NfBdlvTjrlsaAvLG4WaAmKKMRK0BSguAQq3Bq2sU/Z0WDZCqz2uSMh1TUXFLpWS&#10;fc1oAV4RF8TRBvugISuPAg0gRSsCt8wjtoxWsUdsBJ2QJIFpC3kYz+dHeNG0U9rcMNkiO8hwyWUP&#10;/inzShimBOW3Ripa2bBpSnevtfFwj9vsay15U7xsOHcPqtqsuUI7Chfu+ter+NoHd7KMC9RneBkt&#10;Amf58ybWYbK4jAanj5a1DXiIeNNmOAnsnw/bQnotCnCTpoY23I+BIVzYV8xpwhDHCLJPltlv9i6l&#10;JJoSuJHFHSRBSS8cIHQwqKX6iFEPopFh/deWKoYRfyUgkVZhxoEaB5txQEUOWzNsMPLDtfFKtO1U&#10;U9VgmTg0hLRUKhuHtfXRe+FupGP0t6I20OaU2sTBfERVSO3/xu3PqMHE7TAJwonbI01GKRpJ+sTt&#10;9J7b8ymBPze3V5/gtpOqgdtr4UtivhdDSZyk24n827sONN/tgAtg1nvhywHcmaawtW5QYVFMU1Ap&#10;3NSR3PtzRiX6F3IfxQur517uF6D3w0FDeVxGEaiQU3sCo8Pq+EDt863asWIthYA+SaroXuWtVFbF&#10;cPtp8SfBqGw5dEag62gxqi2oqqsJrgKPt81uFdLWA6fB/6j0tstjU7koPnj949sWmgtfQgZVh1e2&#10;Q3BVZQzK9Yh2tzv+qDZA3zSUgE+UA2Rc6oxqoA5z0G6oRC0rQMMZtLB25EF7tGD4C2QX2/RBp/GN&#10;dHkO2Xigy64R+j66nCzC057jSZcdKR+l0IEuT+LzU+vyHMr5A247Lf06XbZ35j/XZVTypns/tm3D&#10;lw8hRwodx8snhf6BFNp9IsLHtHNp+PC3X+uHzzA+/PfExd8AAAD//wMAUEsDBBQABgAIAAAAIQCx&#10;Mui03AAAAAUBAAAPAAAAZHJzL2Rvd25yZXYueG1sTI9BS8NAEIXvgv9hGcGb3cRaCWk2pRT1VARb&#10;QXqbJtMkNDsbstsk/feOXvTyYHiP977JVpNt1UC9bxwbiGcRKOLClQ1XBj73rw8JKB+QS2wdk4Er&#10;eVjltzcZpqUb+YOGXaiUlLBP0UAdQpdq7YuaLPqZ64jFO7neYpCzr3TZ4yjlttWPUfSsLTYsCzV2&#10;tKmpOO8u1sDbiON6Hr8M2/Npcz3sF+9f25iMub+b1ktQgabwF4YffEGHXJiO7sKlV60BeST8qnhP&#10;SbIAdZRQHM1B55n+T59/AwAA//8DAFBLAQItABQABgAIAAAAIQC2gziS/gAAAOEBAAATAAAAAAAA&#10;AAAAAAAAAAAAAABbQ29udGVudF9UeXBlc10ueG1sUEsBAi0AFAAGAAgAAAAhADj9If/WAAAAlAEA&#10;AAsAAAAAAAAAAAAAAAAALwEAAF9yZWxzLy5yZWxzUEsBAi0AFAAGAAgAAAAhAP+M8NwMBAAA5hAA&#10;AA4AAAAAAAAAAAAAAAAALgIAAGRycy9lMm9Eb2MueG1sUEsBAi0AFAAGAAgAAAAhALEy6LTcAAAA&#10;BQEAAA8AAAAAAAAAAAAAAAAAZgYAAGRycy9kb3ducmV2LnhtbFBLBQYAAAAABAAEAPMAAABvBwAA&#10;AAA=&#10;">
                <v:shape id="AutoShape 9" o:spid="_x0000_s1306"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r>
                          <w:t>tlsa_Person</w:t>
                        </w:r>
                      </w:p>
                    </w:txbxContent>
                  </v:textbox>
                </v:shape>
                <v:shape id="AutoShape 10" o:spid="_x0000_s1307"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r>
                          <w:t>tlsa_Enrollment</w:t>
                        </w:r>
                      </w:p>
                    </w:txbxContent>
                  </v:textbox>
                </v:shape>
                <v:shape id="AutoShape 11" o:spid="_x0000_s1308"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09"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r>
                          <w:t>tlsa_HHID</w:t>
                        </w:r>
                      </w:p>
                    </w:txbxContent>
                  </v:textbox>
                </v:shape>
                <v:shape id="_x0000_s1310"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303A4F7B" w:rsidR="007B705B" w:rsidRPr="00B158E1" w:rsidRDefault="00B158E1" w:rsidP="007B705B">
            <w:pPr>
              <w:pStyle w:val="NoSpacing"/>
            </w:pPr>
            <w:r w:rsidRPr="001253B6">
              <w:t>LSAProjectType</w:t>
            </w:r>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r w:rsidRPr="006B4F91">
              <w:rPr>
                <w:b/>
              </w:rPr>
              <w:t>HHAdultAge</w:t>
            </w:r>
            <w:r>
              <w:rPr>
                <w:b/>
              </w:rPr>
              <w:t>AOEST</w:t>
            </w:r>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r>
              <w:rPr>
                <w:b/>
              </w:rPr>
              <w:t>HHAdultAgeACEST</w:t>
            </w:r>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777E3F">
      <w:pPr>
        <w:pStyle w:val="ListParagraph"/>
        <w:numPr>
          <w:ilvl w:val="0"/>
          <w:numId w:val="69"/>
        </w:numPr>
      </w:pPr>
      <w:r>
        <w:t>tlsa_HHID.</w:t>
      </w:r>
      <w:r w:rsidRPr="00984F42">
        <w:rPr>
          <w:b/>
          <w:bCs/>
        </w:rPr>
        <w:t>ActiveHHType</w:t>
      </w:r>
      <w:r>
        <w:t xml:space="preserve"> = 1 (</w:t>
      </w:r>
      <w:r w:rsidR="007B705B" w:rsidRPr="009A160F">
        <w:rPr>
          <w:b/>
          <w:bCs/>
        </w:rPr>
        <w:t>HHAdultAgeAOEST/RRH/PSH</w:t>
      </w:r>
      <w:r>
        <w:rPr>
          <w:b/>
          <w:bCs/>
        </w:rPr>
        <w:t>)</w:t>
      </w:r>
      <w:r w:rsidR="007B705B">
        <w:t xml:space="preserve"> </w:t>
      </w:r>
    </w:p>
    <w:p w14:paraId="703A9CCB" w14:textId="34C6CE92" w:rsidR="007B705B" w:rsidRDefault="00147F22" w:rsidP="007B705B">
      <w:pPr>
        <w:pStyle w:val="ListParagraph"/>
      </w:pPr>
      <w:r>
        <w:t>tlsa_</w:t>
      </w:r>
      <w:r w:rsidR="00FC65E4">
        <w:t>HHID</w:t>
      </w:r>
      <w:r w:rsidR="007B705B">
        <w:t>.</w:t>
      </w:r>
      <w:r w:rsidRPr="49FCFE86">
        <w:rPr>
          <w:b/>
          <w:bCs/>
        </w:rPr>
        <w:t>Active</w:t>
      </w:r>
      <w:r w:rsidR="007B705B" w:rsidRPr="49FCFE86">
        <w:rPr>
          <w:b/>
          <w:bCs/>
        </w:rPr>
        <w:t>HHType</w:t>
      </w:r>
      <w:r w:rsidR="007B705B">
        <w:t xml:space="preserve"> = </w:t>
      </w:r>
      <w:r w:rsidR="00EB4FCA">
        <w:t>2 (</w:t>
      </w:r>
      <w:r w:rsidR="00EB4FCA" w:rsidRPr="49FCFE86">
        <w:rPr>
          <w:b/>
          <w:bCs/>
        </w:rPr>
        <w:t>HHAdultAgeACEST/RRH/PSH</w:t>
      </w:r>
      <w:r w:rsidR="00EB4FCA">
        <w:t>)</w:t>
      </w:r>
    </w:p>
    <w:p w14:paraId="139E121B" w14:textId="77777777" w:rsidR="007B705B" w:rsidRDefault="007B705B" w:rsidP="007B705B">
      <w:pPr>
        <w:pStyle w:val="ListParagraph"/>
      </w:pPr>
      <w:r>
        <w:t>Project type is consistent with project group:</w:t>
      </w:r>
    </w:p>
    <w:p w14:paraId="3229611D" w14:textId="69EBF77E" w:rsidR="007B705B" w:rsidRDefault="007B705B" w:rsidP="00777E3F">
      <w:pPr>
        <w:pStyle w:val="ListParagraph"/>
        <w:numPr>
          <w:ilvl w:val="0"/>
          <w:numId w:val="54"/>
        </w:numPr>
        <w:spacing w:before="0"/>
      </w:pPr>
      <w:bookmarkStart w:id="1095" w:name="_Hlk43369935"/>
      <w:r>
        <w:t xml:space="preserve">EST - </w:t>
      </w:r>
      <w:r w:rsidR="00B158E1">
        <w:rPr>
          <w:b/>
          <w:bCs/>
        </w:rPr>
        <w:t>LSA</w:t>
      </w:r>
      <w:r w:rsidR="00B158E1" w:rsidRPr="00845520">
        <w:rPr>
          <w:b/>
          <w:bCs/>
        </w:rPr>
        <w:t>ProjectType</w:t>
      </w:r>
      <w:r w:rsidR="00B158E1">
        <w:t xml:space="preserve"> </w:t>
      </w:r>
      <w:r>
        <w:t>in (</w:t>
      </w:r>
      <w:r w:rsidR="00B158E1">
        <w:t>0,</w:t>
      </w:r>
      <w:r>
        <w:t>1,2,8)</w:t>
      </w:r>
    </w:p>
    <w:p w14:paraId="787F5E10" w14:textId="1143C899" w:rsidR="007B705B" w:rsidRDefault="007B705B" w:rsidP="00777E3F">
      <w:pPr>
        <w:pStyle w:val="ListParagraph"/>
        <w:numPr>
          <w:ilvl w:val="0"/>
          <w:numId w:val="54"/>
        </w:numPr>
        <w:spacing w:before="0"/>
      </w:pPr>
      <w:r>
        <w:t xml:space="preserve">RRH - </w:t>
      </w:r>
      <w:r w:rsidR="00B158E1">
        <w:rPr>
          <w:b/>
          <w:bCs/>
        </w:rPr>
        <w:t>LSA</w:t>
      </w:r>
      <w:r w:rsidR="00B158E1" w:rsidRPr="00845520">
        <w:rPr>
          <w:b/>
          <w:bCs/>
        </w:rPr>
        <w:t>ProjectType</w:t>
      </w:r>
      <w:r w:rsidR="00B158E1">
        <w:t xml:space="preserve"> </w:t>
      </w:r>
      <w:r>
        <w:t>= 13</w:t>
      </w:r>
    </w:p>
    <w:p w14:paraId="36E56111" w14:textId="4D670D7D" w:rsidR="003C3418" w:rsidRDefault="007B705B" w:rsidP="00777E3F">
      <w:pPr>
        <w:pStyle w:val="ListParagraph"/>
        <w:numPr>
          <w:ilvl w:val="0"/>
          <w:numId w:val="54"/>
        </w:numPr>
        <w:spacing w:before="0"/>
      </w:pPr>
      <w:r>
        <w:t xml:space="preserve">PSH - </w:t>
      </w:r>
      <w:r w:rsidR="00B158E1">
        <w:rPr>
          <w:b/>
          <w:bCs/>
        </w:rPr>
        <w:t>LSA</w:t>
      </w:r>
      <w:r w:rsidR="00B158E1" w:rsidRPr="00845520">
        <w:rPr>
          <w:b/>
          <w:bCs/>
        </w:rPr>
        <w:t>ProjectType</w:t>
      </w:r>
      <w:r w:rsidR="00B158E1">
        <w:t xml:space="preserve"> </w:t>
      </w:r>
      <w:r>
        <w:t>= 3</w:t>
      </w:r>
    </w:p>
    <w:tbl>
      <w:tblPr>
        <w:tblStyle w:val="Style11"/>
        <w:tblW w:w="9360" w:type="dxa"/>
        <w:tblLook w:val="0420" w:firstRow="1" w:lastRow="0" w:firstColumn="0" w:lastColumn="0" w:noHBand="0" w:noVBand="1"/>
      </w:tblPr>
      <w:tblGrid>
        <w:gridCol w:w="848"/>
        <w:gridCol w:w="4299"/>
        <w:gridCol w:w="4213"/>
      </w:tblGrid>
      <w:tr w:rsidR="007B705B" w:rsidRPr="009A182F" w14:paraId="436C4170"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0" w:type="dxa"/>
          </w:tcPr>
          <w:bookmarkEnd w:id="1095"/>
          <w:p w14:paraId="7E335294" w14:textId="77777777" w:rsidR="007B705B" w:rsidRDefault="007B705B" w:rsidP="007B705B">
            <w:pPr>
              <w:pStyle w:val="NoSpacing"/>
            </w:pPr>
            <w:r>
              <w:lastRenderedPageBreak/>
              <w:t>Priority</w:t>
            </w:r>
          </w:p>
        </w:tc>
        <w:tc>
          <w:tcPr>
            <w:tcW w:w="4230" w:type="dxa"/>
          </w:tcPr>
          <w:p w14:paraId="11F3E983" w14:textId="3876EFDA" w:rsidR="007B705B" w:rsidRPr="009A182F" w:rsidRDefault="00147F22" w:rsidP="007B705B">
            <w:pPr>
              <w:pStyle w:val="NoSpacing"/>
            </w:pPr>
            <w:r>
              <w:t>tlsa_</w:t>
            </w:r>
            <w:r w:rsidR="00FC65E4">
              <w:t>HHID</w:t>
            </w:r>
          </w:p>
        </w:tc>
        <w:tc>
          <w:tcPr>
            <w:tcW w:w="4145" w:type="dxa"/>
          </w:tcPr>
          <w:p w14:paraId="5551EFE0" w14:textId="6AB5A821" w:rsidR="007B705B" w:rsidRPr="009A182F" w:rsidRDefault="007B705B" w:rsidP="007B705B">
            <w:pPr>
              <w:pStyle w:val="NoSpacing"/>
            </w:pPr>
            <w:r w:rsidRPr="002E318E">
              <w:t>HHAdultAge</w:t>
            </w:r>
            <w:r w:rsidR="00C20492">
              <w:t>(</w:t>
            </w:r>
            <w:r>
              <w:t>AO</w:t>
            </w:r>
            <w:r w:rsidR="00C20492">
              <w:t>/AC)(</w:t>
            </w:r>
            <w:r>
              <w:t>EST/RRH/PSH</w:t>
            </w:r>
            <w:r w:rsidR="00C20492">
              <w:t>)</w:t>
            </w:r>
          </w:p>
        </w:tc>
      </w:tr>
      <w:tr w:rsidR="007B705B" w:rsidRPr="009A182F" w14:paraId="601F677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2B173018" w14:textId="77777777" w:rsidR="007B705B" w:rsidRPr="008F2C7B" w:rsidRDefault="007B705B" w:rsidP="0088191A">
            <w:pPr>
              <w:pStyle w:val="NoSpacing"/>
              <w:rPr>
                <w:bCs/>
              </w:rPr>
            </w:pPr>
            <w:r w:rsidRPr="008F2C7B">
              <w:rPr>
                <w:bCs/>
              </w:rPr>
              <w:t>1</w:t>
            </w:r>
          </w:p>
        </w:tc>
        <w:tc>
          <w:tcPr>
            <w:tcW w:w="4230" w:type="dxa"/>
          </w:tcPr>
          <w:p w14:paraId="339CCA5B" w14:textId="77777777" w:rsidR="007B705B" w:rsidRPr="009A182F" w:rsidRDefault="007B705B" w:rsidP="007B705B">
            <w:pPr>
              <w:pStyle w:val="NoSpacing"/>
            </w:pPr>
            <w:r w:rsidRPr="002E318E">
              <w:rPr>
                <w:b/>
              </w:rPr>
              <w:t>HHAdultAge</w:t>
            </w:r>
            <w:r>
              <w:t xml:space="preserve"> = 18</w:t>
            </w:r>
          </w:p>
        </w:tc>
        <w:tc>
          <w:tcPr>
            <w:tcW w:w="414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FD12EE7" w14:textId="77777777" w:rsidR="007B705B" w:rsidRPr="008F2C7B" w:rsidRDefault="007B705B" w:rsidP="0088191A">
            <w:pPr>
              <w:pStyle w:val="NoSpacing"/>
              <w:rPr>
                <w:bCs/>
              </w:rPr>
            </w:pPr>
            <w:r w:rsidRPr="008F2C7B">
              <w:rPr>
                <w:bCs/>
              </w:rPr>
              <w:t>2</w:t>
            </w:r>
          </w:p>
        </w:tc>
        <w:tc>
          <w:tcPr>
            <w:tcW w:w="4230" w:type="dxa"/>
          </w:tcPr>
          <w:p w14:paraId="07011243" w14:textId="77777777" w:rsidR="007B705B" w:rsidRPr="00A754F7" w:rsidRDefault="007B705B" w:rsidP="007B705B">
            <w:pPr>
              <w:pStyle w:val="NoSpacing"/>
              <w:rPr>
                <w:i/>
              </w:rPr>
            </w:pPr>
            <w:r w:rsidRPr="002E318E">
              <w:rPr>
                <w:b/>
              </w:rPr>
              <w:t>HHAdultAge</w:t>
            </w:r>
            <w:r>
              <w:t xml:space="preserve"> = 24</w:t>
            </w:r>
          </w:p>
        </w:tc>
        <w:tc>
          <w:tcPr>
            <w:tcW w:w="4145" w:type="dxa"/>
          </w:tcPr>
          <w:p w14:paraId="4F264C9C" w14:textId="77777777" w:rsidR="007B705B" w:rsidRDefault="007B705B" w:rsidP="007B705B">
            <w:pPr>
              <w:pStyle w:val="NoSpacing"/>
            </w:pPr>
            <w:r>
              <w:t>24</w:t>
            </w:r>
          </w:p>
        </w:tc>
      </w:tr>
      <w:tr w:rsidR="007B705B" w:rsidRPr="009A182F" w14:paraId="3B28A781"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7971B5F9" w14:textId="77777777" w:rsidR="007B705B" w:rsidRPr="008F2C7B" w:rsidRDefault="007B705B" w:rsidP="0088191A">
            <w:pPr>
              <w:pStyle w:val="NoSpacing"/>
              <w:rPr>
                <w:bCs/>
              </w:rPr>
            </w:pPr>
            <w:r w:rsidRPr="008F2C7B">
              <w:rPr>
                <w:bCs/>
              </w:rPr>
              <w:t>3</w:t>
            </w:r>
          </w:p>
        </w:tc>
        <w:tc>
          <w:tcPr>
            <w:tcW w:w="4230" w:type="dxa"/>
          </w:tcPr>
          <w:p w14:paraId="1A5EF7A9" w14:textId="77777777" w:rsidR="007B705B" w:rsidRPr="00C234F9" w:rsidRDefault="007B705B" w:rsidP="007B705B">
            <w:pPr>
              <w:pStyle w:val="NoSpacing"/>
              <w:rPr>
                <w:i/>
              </w:rPr>
            </w:pPr>
            <w:r w:rsidRPr="002E318E">
              <w:rPr>
                <w:b/>
              </w:rPr>
              <w:t>HHAdultAge</w:t>
            </w:r>
            <w:r>
              <w:t xml:space="preserve"> = 55</w:t>
            </w:r>
          </w:p>
        </w:tc>
        <w:tc>
          <w:tcPr>
            <w:tcW w:w="4145" w:type="dxa"/>
          </w:tcPr>
          <w:p w14:paraId="484FDEF1" w14:textId="77777777" w:rsidR="007B705B" w:rsidRDefault="007B705B" w:rsidP="007B705B">
            <w:pPr>
              <w:pStyle w:val="NoSpacing"/>
            </w:pPr>
            <w:r>
              <w:t xml:space="preserve">55 </w:t>
            </w:r>
          </w:p>
        </w:tc>
      </w:tr>
      <w:tr w:rsidR="007B705B" w:rsidRPr="009A182F" w14:paraId="01219C2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1AEE58B" w14:textId="77777777" w:rsidR="007B705B" w:rsidRPr="008F2C7B" w:rsidRDefault="007B705B" w:rsidP="0088191A">
            <w:pPr>
              <w:pStyle w:val="NoSpacing"/>
              <w:rPr>
                <w:bCs/>
              </w:rPr>
            </w:pPr>
            <w:r w:rsidRPr="008F2C7B">
              <w:rPr>
                <w:bCs/>
              </w:rPr>
              <w:t>4</w:t>
            </w:r>
          </w:p>
        </w:tc>
        <w:tc>
          <w:tcPr>
            <w:tcW w:w="4230" w:type="dxa"/>
          </w:tcPr>
          <w:p w14:paraId="4DA8CBA1" w14:textId="77777777" w:rsidR="007B705B" w:rsidRPr="00C234F9" w:rsidRDefault="007B705B" w:rsidP="007B705B">
            <w:pPr>
              <w:pStyle w:val="NoSpacing"/>
              <w:rPr>
                <w:i/>
              </w:rPr>
            </w:pPr>
            <w:r w:rsidRPr="002E318E">
              <w:rPr>
                <w:b/>
              </w:rPr>
              <w:t>HHAdultAge</w:t>
            </w:r>
            <w:r>
              <w:t xml:space="preserve"> = 25</w:t>
            </w:r>
          </w:p>
        </w:tc>
        <w:tc>
          <w:tcPr>
            <w:tcW w:w="4145" w:type="dxa"/>
          </w:tcPr>
          <w:p w14:paraId="5F98B9ED" w14:textId="77777777" w:rsidR="007B705B" w:rsidRDefault="007B705B" w:rsidP="007B705B">
            <w:pPr>
              <w:pStyle w:val="NoSpacing"/>
            </w:pPr>
            <w:r>
              <w:t>25</w:t>
            </w:r>
          </w:p>
        </w:tc>
      </w:tr>
      <w:tr w:rsidR="007B705B" w:rsidRPr="009A182F" w14:paraId="15DC743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017062F5" w14:textId="77777777" w:rsidR="007B705B" w:rsidRPr="008005D4" w:rsidRDefault="007B705B" w:rsidP="0088191A">
            <w:pPr>
              <w:pStyle w:val="NoSpacing"/>
              <w:rPr>
                <w:bCs/>
              </w:rPr>
            </w:pPr>
            <w:r w:rsidRPr="002C543B">
              <w:rPr>
                <w:bCs/>
              </w:rPr>
              <w:t>5</w:t>
            </w:r>
          </w:p>
        </w:tc>
        <w:tc>
          <w:tcPr>
            <w:tcW w:w="4230" w:type="dxa"/>
          </w:tcPr>
          <w:p w14:paraId="4F90FBDD" w14:textId="7C300A02" w:rsidR="007B705B" w:rsidRPr="00A754F7" w:rsidRDefault="007B705B" w:rsidP="007B705B">
            <w:pPr>
              <w:pStyle w:val="NoSpacing"/>
            </w:pPr>
            <w:r>
              <w:t>(any other</w:t>
            </w:r>
            <w:r w:rsidR="00C20492">
              <w:t>, including people not served in the relevant HHType/project group</w:t>
            </w:r>
            <w:r>
              <w:t>)</w:t>
            </w:r>
          </w:p>
        </w:tc>
        <w:tc>
          <w:tcPr>
            <w:tcW w:w="414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1096" w:name="_Toc37849777"/>
      <w:bookmarkStart w:id="1097" w:name="_Toc175057086"/>
      <w:r>
        <w:t>LSAPerson</w:t>
      </w:r>
      <w:bookmarkEnd w:id="1096"/>
      <w:bookmarkEnd w:id="1097"/>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1"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bHnQMAABALAAAOAAAAZHJzL2Uyb0RvYy54bWzkVttu2zAMfR+wfxD0vvqSm2vUHbokLQbs&#10;BnT7AMWWL5gseZJSp/v6UZSdNO26FR3Ql+UhoEyJIg+pQ5693bWC3HBtGiUzGp2ElHCZq6KRVUa/&#10;fb18k1BiLJMFE0ryjN5yQ9+ev3511ncpj1WtRME1ASPSpH2X0draLg0Ck9e8ZeZEdVyCslS6ZRaW&#10;ugoKzXqw3oogDsN50CtddFrl3Bj4uvJKeo72y5Ln9nNZGm6JyCj4ZvFf4//G/QfnZyytNOvqJh/c&#10;YM/womWNhEv3plbMMrLVzQNTbZNrZVRpT3LVBqosm5xjDBBNFN6L5kqrbYexVGlfdXuYANp7OD3b&#10;bP7p5kp3190X7b0H8YPKvxvAJei7Kr2rd+vKbyab/qMqIJ9saxUGvit160xASGSH+N7u8eU7S3L4&#10;OImmyWQCachBFy+mk3hIQF5DltyxKIoncRxRAhuicDGfLhY+RXm9vmNkfjDh1AFL/fXo8uCiKwGo&#10;KXOAzfwbbNc16zhmwzhYvmjSFBmdQoFL1gIUFwAF7iHRqfPKXQ/7RmyNB5ZItayZrPiF1qqvOSvA&#10;rQijODrgFgbS8lekH4VsRD2KkxAQHTE/AoylnTb2iquWOCGjpVA9+Kfte2m5lkxcW6VZ5eJmKbv5&#10;YKzHezzmPhslmuKyEQIXutoshSY3DF7c+t1qsfbB3dsmJOkzOp/MQrT8uIllnMwuJoPTR9vaBjwk&#10;omkzmoTu5zax1EG6lgXKljXCy1AiQjo1R1IY4hhB9smyu80OcxpNY2fLaTequIUkaOWZA5gOhFrp&#10;n5T0wBoZNT+2THNKxHsJiXQUMwp6FDajwGQORzNqKfHi0noq2na6qWqwHCEaUrlaKhvE+uAFPkks&#10;6Zeq7dOHte2frHPqRWp7Gp2G8Nrv08G/1fZK5duWS/u8or5crmer+e8q8slFfTl7FyUvXtR44aGc&#10;/tOiBsZ5QNjQcYb3DkW9lL4Z5js5NMM9ZyO9f73tgO3xBJCaXe7kvhE0hetynoe4LPYqeEeoOuJ5&#10;f4/LxxN5fjIP43h8C4tkil0GGG1ojLMkmXqaRybcN8UHHG+sZo5ulkpKGJCU9qzzCLtL5agd6fSP&#10;9e0mNr5n/uK7Nyq2LQwKvhsMBA2fXLfHBjF6ivOeO43N/IjmYQYa2Pw3zE4sJsPqBlqqABqGptLy&#10;AuiYwzjqJHD8Kdzved5tdgmBqQElHLvQwDAiurnu7hp3HQbZ818AAAD//wMAUEsDBBQABgAIAAAA&#10;IQA6x2N23AAAAAQBAAAPAAAAZHJzL2Rvd25yZXYueG1sTI9BS8NAEIXvgv9hGcGb3aS1ojGbUop6&#10;KkJbofQ2TaZJaHY2ZLdJ+u8dvehlmOE93nwvXYy2UT11vnZsIJ5EoIhzV9RcGvjavT88g/IBucDG&#10;MRm4kodFdnuTYlK4gTfUb0OpJIR9ggaqENpEa59XZNFPXEss2sl1FoOcXamLDgcJt42eRtGTtliz&#10;fKiwpVVF+Xl7sQY+BhyWs/itX59Pq+thN//cr2My5v5uXL6CCjSGPzP84As6ZMJ0dBcuvGoMSJHw&#10;O0V7fJlLjaMssynoLNX/4bNvAAAA//8DAFBLAQItABQABgAIAAAAIQC2gziS/gAAAOEBAAATAAAA&#10;AAAAAAAAAAAAAAAAAABbQ29udGVudF9UeXBlc10ueG1sUEsBAi0AFAAGAAgAAAAhADj9If/WAAAA&#10;lAEAAAsAAAAAAAAAAAAAAAAALwEAAF9yZWxzLy5yZWxzUEsBAi0AFAAGAAgAAAAhAGf8xsedAwAA&#10;EAsAAA4AAAAAAAAAAAAAAAAALgIAAGRycy9lMm9Eb2MueG1sUEsBAi0AFAAGAAgAAAAhADrHY3bc&#10;AAAABAEAAA8AAAAAAAAAAAAAAAAA9wUAAGRycy9kb3ducmV2LnhtbFBLBQYAAAAABAAEAPMAAAAA&#10;BwAAAAA=&#10;">
                <v:shape id="AutoShape 19" o:spid="_x0000_s1312"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r>
                          <w:t>tlsa_Person</w:t>
                        </w:r>
                      </w:p>
                    </w:txbxContent>
                  </v:textbox>
                </v:shape>
                <v:shape id="AutoShape 20" o:spid="_x0000_s1313"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r>
                          <w:t>lsa_Person</w:t>
                        </w:r>
                      </w:p>
                    </w:txbxContent>
                  </v:textbox>
                </v:shape>
                <v:shape id="AutoShape 21" o:spid="_x0000_s1314"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r w:rsidRPr="00DE4A2E">
        <w:rPr>
          <w:rFonts w:cstheme="minorHAnsi"/>
          <w:b/>
          <w:bCs/>
        </w:rPr>
        <w:t>RowTotal</w:t>
      </w:r>
      <w:r>
        <w:rPr>
          <w:rFonts w:cstheme="minorHAnsi"/>
        </w:rPr>
        <w:t xml:space="preserve"> is a count of </w:t>
      </w:r>
      <w:r w:rsidRPr="00DE4A2E">
        <w:rPr>
          <w:rFonts w:cstheme="minorHAnsi"/>
          <w:i/>
          <w:iCs/>
        </w:rPr>
        <w:t>PersonalID</w:t>
      </w:r>
      <w:r>
        <w:rPr>
          <w:rFonts w:cstheme="minorHAnsi"/>
        </w:rPr>
        <w:t>s in tlsa_Person, grouped by all of the other columns in LSAPerson.</w:t>
      </w:r>
    </w:p>
    <w:p w14:paraId="5F5F8F8C" w14:textId="77777777" w:rsidR="00E04B04" w:rsidRDefault="00E04B04">
      <w:pPr>
        <w:spacing w:before="0" w:after="160" w:line="259" w:lineRule="auto"/>
        <w:rPr>
          <w:rFonts w:eastAsia="Times New Roman" w:cs="Open Sans"/>
          <w:b/>
          <w:sz w:val="26"/>
          <w:szCs w:val="32"/>
        </w:rPr>
      </w:pPr>
      <w:bookmarkStart w:id="1098" w:name="_Toc29188114"/>
      <w:bookmarkStart w:id="1099" w:name="_Toc29188129"/>
      <w:bookmarkStart w:id="1100" w:name="_Toc29188148"/>
      <w:bookmarkStart w:id="1101" w:name="_Toc29188150"/>
      <w:bookmarkStart w:id="1102" w:name="_Update_LSAPerson_CHTime"/>
      <w:bookmarkStart w:id="1103" w:name="_Toc29188151"/>
      <w:bookmarkStart w:id="1104" w:name="_Toc29188153"/>
      <w:bookmarkStart w:id="1105" w:name="_Toc29188156"/>
      <w:bookmarkStart w:id="1106" w:name="_Toc29188162"/>
      <w:bookmarkStart w:id="1107" w:name="_Toc29188164"/>
      <w:bookmarkStart w:id="1108" w:name="_Toc29188168"/>
      <w:bookmarkStart w:id="1109" w:name="_Toc29188169"/>
      <w:bookmarkStart w:id="1110" w:name="_Toc29188170"/>
      <w:bookmarkStart w:id="1111" w:name="_Toc34144048"/>
      <w:bookmarkStart w:id="1112" w:name="_Toc34144049"/>
      <w:bookmarkStart w:id="1113" w:name="_Toc34144050"/>
      <w:bookmarkStart w:id="1114" w:name="_Toc34144061"/>
      <w:bookmarkStart w:id="1115" w:name="_Toc34144062"/>
      <w:bookmarkStart w:id="1116" w:name="_Toc34144077"/>
      <w:bookmarkStart w:id="1117" w:name="_Toc34144078"/>
      <w:bookmarkStart w:id="1118" w:name="_Toc34144079"/>
      <w:bookmarkStart w:id="1119" w:name="_Toc34144080"/>
      <w:bookmarkStart w:id="1120" w:name="_Toc34144081"/>
      <w:bookmarkStart w:id="1121" w:name="_Toc34144127"/>
      <w:bookmarkStart w:id="1122" w:name="_Toc34144128"/>
      <w:bookmarkStart w:id="1123" w:name="_Toc34144129"/>
      <w:bookmarkStart w:id="1124" w:name="_Toc34144142"/>
      <w:bookmarkStart w:id="1125" w:name="_Toc34144143"/>
      <w:bookmarkStart w:id="1126" w:name="_Toc34144152"/>
      <w:bookmarkStart w:id="1127" w:name="_Toc34144153"/>
      <w:bookmarkStart w:id="1128" w:name="_Toc34144154"/>
      <w:bookmarkStart w:id="1129" w:name="_Toc34144155"/>
      <w:bookmarkStart w:id="1130" w:name="_Toc34144156"/>
      <w:bookmarkStart w:id="1131" w:name="_Toc34144208"/>
      <w:bookmarkStart w:id="1132" w:name="_Toc34144209"/>
      <w:bookmarkStart w:id="1133" w:name="_Toc34144210"/>
      <w:bookmarkStart w:id="1134" w:name="_Toc34144221"/>
      <w:bookmarkStart w:id="1135" w:name="_Toc34144222"/>
      <w:bookmarkStart w:id="1136" w:name="_Toc34144231"/>
      <w:bookmarkStart w:id="1137" w:name="_Toc34144232"/>
      <w:bookmarkStart w:id="1138" w:name="_Toc34144233"/>
      <w:bookmarkStart w:id="1139" w:name="_Toc34144234"/>
      <w:bookmarkStart w:id="1140" w:name="_Toc34144235"/>
      <w:bookmarkStart w:id="1141" w:name="_Toc34144287"/>
      <w:bookmarkStart w:id="1142" w:name="_Toc34144288"/>
      <w:bookmarkStart w:id="1143" w:name="_Toc34144289"/>
      <w:bookmarkStart w:id="1144" w:name="_Toc34144290"/>
      <w:bookmarkStart w:id="1145" w:name="_Toc34144299"/>
      <w:bookmarkStart w:id="1146" w:name="_Toc34144300"/>
      <w:bookmarkStart w:id="1147" w:name="_Toc34144309"/>
      <w:bookmarkStart w:id="1148" w:name="_Toc34144310"/>
      <w:bookmarkStart w:id="1149" w:name="_Toc34144311"/>
      <w:bookmarkStart w:id="1150" w:name="_Toc34144312"/>
      <w:bookmarkStart w:id="1151" w:name="_Toc34144313"/>
      <w:bookmarkStart w:id="1152" w:name="_Toc34144341"/>
      <w:bookmarkStart w:id="1153" w:name="_Toc34144342"/>
      <w:bookmarkStart w:id="1154" w:name="_Toc34144343"/>
      <w:bookmarkStart w:id="1155" w:name="_Toc34144362"/>
      <w:bookmarkStart w:id="1156" w:name="_Toc34144363"/>
      <w:bookmarkStart w:id="1157" w:name="_Toc34144372"/>
      <w:bookmarkStart w:id="1158" w:name="_Toc34144373"/>
      <w:bookmarkStart w:id="1159" w:name="_Toc29163965"/>
      <w:bookmarkStart w:id="1160" w:name="_Toc34144425"/>
      <w:bookmarkStart w:id="1161" w:name="_Toc34144426"/>
      <w:bookmarkStart w:id="1162" w:name="_Toc34144427"/>
      <w:bookmarkStart w:id="1163" w:name="_Toc34144428"/>
      <w:bookmarkStart w:id="1164" w:name="_Toc34144429"/>
      <w:bookmarkStart w:id="1165" w:name="_Toc34144430"/>
      <w:bookmarkStart w:id="1166" w:name="_Toc34144431"/>
      <w:bookmarkStart w:id="1167" w:name="_Toc34144432"/>
      <w:bookmarkStart w:id="1168" w:name="_Toc34144433"/>
      <w:bookmarkStart w:id="1169" w:name="_Toc34144434"/>
      <w:bookmarkStart w:id="1170" w:name="_Toc34144435"/>
      <w:bookmarkStart w:id="1171" w:name="_Toc34144436"/>
      <w:bookmarkStart w:id="1172" w:name="_Toc34144437"/>
      <w:bookmarkStart w:id="1173" w:name="_Toc34144438"/>
      <w:bookmarkStart w:id="1174" w:name="_Toc34144439"/>
      <w:bookmarkStart w:id="1175" w:name="_Toc34144440"/>
      <w:bookmarkStart w:id="1176" w:name="_Toc34144441"/>
      <w:bookmarkStart w:id="1177" w:name="_Toc34144442"/>
      <w:bookmarkStart w:id="1178" w:name="_Toc34144443"/>
      <w:bookmarkStart w:id="1179" w:name="_Toc34144474"/>
      <w:bookmarkStart w:id="1180" w:name="_Toc34144475"/>
      <w:bookmarkStart w:id="1181" w:name="_Toc34144484"/>
      <w:bookmarkStart w:id="1182" w:name="_Toc34144485"/>
      <w:bookmarkStart w:id="1183" w:name="_Toc34144537"/>
      <w:bookmarkStart w:id="1184" w:name="_Toc34144538"/>
      <w:bookmarkStart w:id="1185" w:name="_Toc34144539"/>
      <w:bookmarkStart w:id="1186" w:name="_Toc34144540"/>
      <w:bookmarkStart w:id="1187" w:name="_Toc34144541"/>
      <w:bookmarkStart w:id="1188" w:name="_Toc34144542"/>
      <w:bookmarkStart w:id="1189" w:name="_Toc34144543"/>
      <w:bookmarkStart w:id="1190" w:name="_Toc34144544"/>
      <w:bookmarkStart w:id="1191" w:name="_Toc34144545"/>
      <w:bookmarkStart w:id="1192" w:name="_Toc34144546"/>
      <w:bookmarkStart w:id="1193" w:name="_Toc34144547"/>
      <w:bookmarkStart w:id="1194" w:name="_Toc34144548"/>
      <w:bookmarkStart w:id="1195" w:name="_Toc34144549"/>
      <w:bookmarkStart w:id="1196" w:name="_Toc34144550"/>
      <w:bookmarkStart w:id="1197" w:name="_Toc34144551"/>
      <w:bookmarkStart w:id="1198" w:name="_Toc34144552"/>
      <w:bookmarkStart w:id="1199" w:name="_Toc34144553"/>
      <w:bookmarkStart w:id="1200" w:name="_Toc34144554"/>
      <w:bookmarkStart w:id="1201" w:name="_Toc34144555"/>
      <w:bookmarkStart w:id="1202" w:name="_Set_Population_Identifiers_1"/>
      <w:bookmarkStart w:id="1203" w:name="_Toc31197160"/>
      <w:bookmarkStart w:id="1204" w:name="_Toc31197161"/>
      <w:bookmarkStart w:id="1205" w:name="_Toc31197162"/>
      <w:bookmarkStart w:id="1206" w:name="_Toc31197175"/>
      <w:bookmarkStart w:id="1207" w:name="_Toc31197176"/>
      <w:bookmarkStart w:id="1208" w:name="_Toc31197192"/>
      <w:bookmarkStart w:id="1209" w:name="_Toc31197193"/>
      <w:bookmarkStart w:id="1210" w:name="_Toc31197194"/>
      <w:bookmarkStart w:id="1211" w:name="_Toc31197195"/>
      <w:bookmarkStart w:id="1212" w:name="_Toc31197196"/>
      <w:bookmarkStart w:id="1213" w:name="_Set_Population_Identifiers_3"/>
      <w:bookmarkStart w:id="1214" w:name="_Toc34144556"/>
      <w:bookmarkStart w:id="1215" w:name="_Toc34144557"/>
      <w:bookmarkStart w:id="1216" w:name="_Toc34144558"/>
      <w:bookmarkStart w:id="1217" w:name="_Toc34144589"/>
      <w:bookmarkStart w:id="1218" w:name="_Toc34144590"/>
      <w:bookmarkStart w:id="1219" w:name="_Toc34144609"/>
      <w:bookmarkStart w:id="1220" w:name="_Toc34144610"/>
      <w:bookmarkStart w:id="1221" w:name="_Toc34144611"/>
      <w:bookmarkStart w:id="1222" w:name="_Toc34144612"/>
      <w:bookmarkStart w:id="1223" w:name="_Toc34144613"/>
      <w:bookmarkStart w:id="1224" w:name="_Toc34144614"/>
      <w:bookmarkStart w:id="1225" w:name="_Toc34144615"/>
      <w:bookmarkStart w:id="1226" w:name="_Toc34144616"/>
      <w:bookmarkStart w:id="1227" w:name="_Toc34144617"/>
      <w:bookmarkStart w:id="1228" w:name="_Toc34144618"/>
      <w:bookmarkStart w:id="1229" w:name="_Toc34144619"/>
      <w:bookmarkStart w:id="1230" w:name="_Toc34144620"/>
      <w:bookmarkStart w:id="1231" w:name="_Toc34144621"/>
      <w:bookmarkStart w:id="1232" w:name="_Toc34144622"/>
      <w:bookmarkStart w:id="1233" w:name="_Toc34144623"/>
      <w:bookmarkStart w:id="1234" w:name="_HHAdultAge"/>
      <w:bookmarkStart w:id="1235" w:name="_Toc34144624"/>
      <w:bookmarkStart w:id="1236" w:name="_Toc34144625"/>
      <w:bookmarkStart w:id="1237" w:name="_Toc34144647"/>
      <w:bookmarkStart w:id="1238" w:name="_Toc34144648"/>
      <w:bookmarkStart w:id="1239" w:name="_Toc34144649"/>
      <w:bookmarkStart w:id="1240" w:name="_Toc34144650"/>
      <w:bookmarkStart w:id="1241" w:name="_Toc34144651"/>
      <w:bookmarkStart w:id="1242" w:name="_Toc34144652"/>
      <w:bookmarkStart w:id="1243" w:name="_Toc34144653"/>
      <w:bookmarkStart w:id="1244" w:name="_Toc34144654"/>
      <w:bookmarkStart w:id="1245" w:name="_Toc34144655"/>
      <w:bookmarkStart w:id="1246" w:name="_Toc34144656"/>
      <w:bookmarkStart w:id="1247" w:name="_Toc34144657"/>
      <w:bookmarkStart w:id="1248" w:name="_Toc34144686"/>
      <w:bookmarkStart w:id="1249" w:name="_Toc34144687"/>
      <w:bookmarkStart w:id="1250" w:name="_Toc34144740"/>
      <w:bookmarkStart w:id="1251" w:name="_Toc34144741"/>
      <w:bookmarkStart w:id="1252" w:name="_Toc34144742"/>
      <w:bookmarkStart w:id="1253" w:name="_Toc34144743"/>
      <w:bookmarkStart w:id="1254" w:name="_Toc34144744"/>
      <w:bookmarkStart w:id="1255" w:name="_Toc34144745"/>
      <w:bookmarkStart w:id="1256" w:name="_Toc34144746"/>
      <w:bookmarkStart w:id="1257" w:name="_Toc34144747"/>
      <w:bookmarkStart w:id="1258" w:name="_Toc34144799"/>
      <w:bookmarkStart w:id="1259" w:name="_Toc34144800"/>
      <w:bookmarkStart w:id="1260" w:name="_Toc34144801"/>
      <w:bookmarkStart w:id="1261" w:name="_Toc34144802"/>
      <w:bookmarkStart w:id="1262" w:name="_Toc34144803"/>
      <w:bookmarkStart w:id="1263" w:name="_Toc34144804"/>
      <w:bookmarkStart w:id="1264" w:name="_Toc34144805"/>
      <w:bookmarkStart w:id="1265" w:name="_Toc34144833"/>
      <w:bookmarkStart w:id="1266" w:name="_Toc34144834"/>
      <w:bookmarkStart w:id="1267" w:name="_Toc34144835"/>
      <w:bookmarkStart w:id="1268" w:name="_Toc34144836"/>
      <w:bookmarkStart w:id="1269" w:name="_Toc34144837"/>
      <w:bookmarkStart w:id="1270" w:name="_Toc34144838"/>
      <w:bookmarkStart w:id="1271" w:name="_Toc34144839"/>
      <w:bookmarkStart w:id="1272" w:name="_Toc34144891"/>
      <w:bookmarkStart w:id="1273" w:name="_Toc34144892"/>
      <w:bookmarkStart w:id="1274" w:name="_Toc34144893"/>
      <w:bookmarkStart w:id="1275" w:name="_Toc34144894"/>
      <w:bookmarkStart w:id="1276" w:name="_Toc34144895"/>
      <w:bookmarkStart w:id="1277" w:name="_Toc34144896"/>
      <w:bookmarkStart w:id="1278" w:name="_Toc34144897"/>
      <w:bookmarkStart w:id="1279" w:name="_Toc34144949"/>
      <w:bookmarkStart w:id="1280" w:name="_Toc34144950"/>
      <w:bookmarkStart w:id="1281" w:name="_Toc34144951"/>
      <w:bookmarkStart w:id="1282" w:name="_Toc34144952"/>
      <w:bookmarkStart w:id="1283" w:name="_Toc34144953"/>
      <w:bookmarkStart w:id="1284" w:name="_Toc34144954"/>
      <w:bookmarkStart w:id="1285" w:name="_Toc34144955"/>
      <w:bookmarkStart w:id="1286" w:name="_Toc34144980"/>
      <w:bookmarkStart w:id="1287" w:name="_Toc34144981"/>
      <w:bookmarkStart w:id="1288" w:name="_Toc34144982"/>
      <w:bookmarkStart w:id="1289" w:name="_Toc34144983"/>
      <w:bookmarkStart w:id="1290" w:name="_Toc34144984"/>
      <w:bookmarkStart w:id="1291" w:name="_Toc34144985"/>
      <w:bookmarkStart w:id="1292" w:name="_Toc34144986"/>
      <w:bookmarkStart w:id="1293" w:name="_Toc34145011"/>
      <w:bookmarkStart w:id="1294" w:name="_Toc34145012"/>
      <w:bookmarkStart w:id="1295" w:name="_Toc34145013"/>
      <w:bookmarkStart w:id="1296" w:name="_Toc34145014"/>
      <w:bookmarkStart w:id="1297" w:name="_Toc34145015"/>
      <w:bookmarkStart w:id="1298" w:name="_Toc34145016"/>
      <w:bookmarkStart w:id="1299" w:name="_Toc34145017"/>
      <w:bookmarkStart w:id="1300" w:name="_Toc34145069"/>
      <w:bookmarkStart w:id="1301" w:name="_Toc34145070"/>
      <w:bookmarkStart w:id="1302" w:name="_Toc34145071"/>
      <w:bookmarkStart w:id="1303" w:name="_Toc34145072"/>
      <w:bookmarkStart w:id="1304" w:name="_Toc34145073"/>
      <w:bookmarkStart w:id="1305" w:name="_Toc34145074"/>
      <w:bookmarkStart w:id="1306" w:name="_Toc506721205"/>
      <w:bookmarkEnd w:id="1038"/>
      <w:bookmarkEnd w:id="1039"/>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r>
        <w:br w:type="page"/>
      </w:r>
    </w:p>
    <w:p w14:paraId="65BA16A7" w14:textId="21D9A953" w:rsidR="00E158FC" w:rsidRPr="00C52062" w:rsidRDefault="00E158FC" w:rsidP="00E158FC">
      <w:pPr>
        <w:pStyle w:val="Heading1"/>
      </w:pPr>
      <w:bookmarkStart w:id="1307" w:name="_HMIS_Business_Logic:_2"/>
      <w:bookmarkStart w:id="1308" w:name="_Toc37849778"/>
      <w:bookmarkStart w:id="1309" w:name="_Toc175057087"/>
      <w:bookmarkEnd w:id="1307"/>
      <w:r w:rsidRPr="00C52062">
        <w:lastRenderedPageBreak/>
        <w:t>HMIS Business Logic</w:t>
      </w:r>
      <w:r>
        <w:t>: LSAHousehold</w:t>
      </w:r>
      <w:bookmarkEnd w:id="1308"/>
      <w:bookmarkEnd w:id="1309"/>
    </w:p>
    <w:p w14:paraId="4C5B0BA6" w14:textId="7443B573" w:rsidR="00F25CD0" w:rsidRDefault="00F25CD0" w:rsidP="0088191A">
      <w:pPr>
        <w:pStyle w:val="Heading2"/>
      </w:pPr>
      <w:bookmarkStart w:id="1310" w:name="_Get_Distinct_Households"/>
      <w:bookmarkStart w:id="1311" w:name="_Toc37849779"/>
      <w:bookmarkStart w:id="1312" w:name="_Toc175057088"/>
      <w:bookmarkEnd w:id="1306"/>
      <w:bookmarkEnd w:id="1310"/>
      <w:r w:rsidRPr="00C52062">
        <w:t xml:space="preserve">Get </w:t>
      </w:r>
      <w:r>
        <w:t>Distinct</w:t>
      </w:r>
      <w:r w:rsidRPr="00C52062">
        <w:t xml:space="preserve"> Households for LSAHousehold</w:t>
      </w:r>
      <w:bookmarkEnd w:id="1311"/>
      <w:bookmarkEnd w:id="1312"/>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6364F7DD" w14:textId="77777777" w:rsidR="00D2649F" w:rsidRDefault="00D2649F" w:rsidP="00D2649F">
      <w:pPr>
        <w:rPr>
          <w:ins w:id="1313" w:author="Molly McEvilley" w:date="2024-08-19T08:09:00Z" w16du:dateUtc="2024-08-19T12:09:00Z"/>
          <w:rFonts w:cstheme="minorHAnsi"/>
        </w:rPr>
      </w:pPr>
      <w:ins w:id="1314" w:author="Molly McEvilley" w:date="2024-08-19T08:09:00Z" w16du:dateUtc="2024-08-19T12:09:00Z">
        <w:r>
          <w:rPr>
            <w:rFonts w:cstheme="minorHAnsi"/>
          </w:rPr>
          <w:t xml:space="preserve">This section is required only if </w:t>
        </w:r>
        <w:r w:rsidRPr="00B44FA5">
          <w:rPr>
            <w:rFonts w:cstheme="minorHAnsi"/>
            <w:b/>
            <w:bCs/>
          </w:rPr>
          <w:t>LSAScope</w:t>
        </w:r>
        <w:r>
          <w:rPr>
            <w:rFonts w:cstheme="minorHAnsi"/>
          </w:rPr>
          <w:t xml:space="preserve"> &lt;&gt; 3 (HIC).</w:t>
        </w:r>
      </w:ins>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r w:rsidR="00147F22">
        <w:rPr>
          <w:b/>
          <w:bCs/>
        </w:rPr>
        <w:t>ActiveH</w:t>
      </w:r>
      <w:r w:rsidRPr="00E17F92">
        <w:rPr>
          <w:b/>
          <w:bCs/>
        </w:rPr>
        <w:t>HType</w:t>
      </w:r>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30339F">
        <w:trPr>
          <w:cantSplit/>
          <w:trHeight w:val="216"/>
        </w:trPr>
        <w:tc>
          <w:tcPr>
            <w:tcW w:w="9355" w:type="dxa"/>
            <w:shd w:val="clear" w:color="auto" w:fill="EEECE1" w:themeFill="background2"/>
          </w:tcPr>
          <w:p w14:paraId="38CE41A7" w14:textId="77777777" w:rsidR="002D0CC5" w:rsidRDefault="002D0CC5" w:rsidP="0030339F">
            <w:pPr>
              <w:pStyle w:val="NoSpacing"/>
              <w:rPr>
                <w:b/>
                <w:bCs/>
              </w:rPr>
            </w:pPr>
            <w:r>
              <w:rPr>
                <w:b/>
                <w:bCs/>
              </w:rPr>
              <w:t>lsa_Report</w:t>
            </w:r>
          </w:p>
        </w:tc>
      </w:tr>
      <w:tr w:rsidR="002D0CC5" w:rsidRPr="005F4836" w14:paraId="54A5E48E" w14:textId="77777777" w:rsidTr="0030339F">
        <w:trPr>
          <w:cantSplit/>
          <w:trHeight w:val="216"/>
        </w:trPr>
        <w:tc>
          <w:tcPr>
            <w:tcW w:w="9355" w:type="dxa"/>
            <w:shd w:val="clear" w:color="auto" w:fill="auto"/>
          </w:tcPr>
          <w:p w14:paraId="7669D1E3" w14:textId="77777777" w:rsidR="002D0CC5" w:rsidRPr="00E96246" w:rsidRDefault="002D0CC5" w:rsidP="0030339F">
            <w:pPr>
              <w:pStyle w:val="NoSpacing"/>
            </w:pPr>
            <w:r w:rsidRPr="00E96246">
              <w:t>ReportStart</w:t>
            </w:r>
          </w:p>
        </w:tc>
      </w:tr>
      <w:tr w:rsidR="002D0CC5" w:rsidRPr="005F4836" w14:paraId="12FD2846" w14:textId="77777777" w:rsidTr="0030339F">
        <w:trPr>
          <w:cantSplit/>
          <w:trHeight w:val="216"/>
        </w:trPr>
        <w:tc>
          <w:tcPr>
            <w:tcW w:w="9355" w:type="dxa"/>
            <w:shd w:val="clear" w:color="auto" w:fill="auto"/>
          </w:tcPr>
          <w:p w14:paraId="7B3DF56C" w14:textId="77777777" w:rsidR="002D0CC5" w:rsidRPr="00E96246" w:rsidRDefault="002D0CC5" w:rsidP="0030339F">
            <w:pPr>
              <w:pStyle w:val="NoSpacing"/>
            </w:pPr>
            <w:r w:rsidRPr="00E96246">
              <w:t>ReportEnd</w:t>
            </w:r>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r>
              <w:rPr>
                <w:b/>
                <w:bCs/>
              </w:rPr>
              <w:t>tlsa</w:t>
            </w:r>
            <w:r w:rsidR="00FC65E4">
              <w:rPr>
                <w:b/>
                <w:bCs/>
              </w:rPr>
              <w:t>_HHID</w:t>
            </w:r>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r>
              <w:t>ActiveHH</w:t>
            </w:r>
            <w:r w:rsidR="00BA7373">
              <w:t>Type</w:t>
            </w:r>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748C06F">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748C06F">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748C06F">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748C06F">
        <w:trPr>
          <w:cantSplit/>
          <w:trHeight w:val="216"/>
        </w:trPr>
        <w:tc>
          <w:tcPr>
            <w:tcW w:w="3863" w:type="dxa"/>
          </w:tcPr>
          <w:p w14:paraId="2B0C251C" w14:textId="3870BC32" w:rsidR="007B72FE" w:rsidRPr="000D5A2E" w:rsidRDefault="00443FDE" w:rsidP="007B72FE">
            <w:pPr>
              <w:pStyle w:val="NoSpacing"/>
              <w:rPr>
                <w:bCs/>
              </w:rPr>
            </w:pPr>
            <w:r w:rsidRPr="000D5A2E">
              <w:rPr>
                <w:bCs/>
              </w:rPr>
              <w:t>FirstEntry</w:t>
            </w:r>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748C06F">
        <w:trPr>
          <w:cantSplit/>
          <w:trHeight w:val="216"/>
        </w:trPr>
        <w:tc>
          <w:tcPr>
            <w:tcW w:w="3863" w:type="dxa"/>
          </w:tcPr>
          <w:p w14:paraId="0FB4ED47" w14:textId="43464BF6" w:rsidR="001A7721" w:rsidRPr="005F4836" w:rsidRDefault="001A7721" w:rsidP="004C2D38">
            <w:pPr>
              <w:pStyle w:val="NoSpacing"/>
              <w:rPr>
                <w:bCs/>
              </w:rPr>
            </w:pPr>
            <w:r w:rsidRPr="00D75C24">
              <w:rPr>
                <w:bCs/>
              </w:rPr>
              <w:t>LastInac</w:t>
            </w:r>
            <w:r w:rsidRPr="00FC29E8">
              <w:rPr>
                <w:bCs/>
              </w:rPr>
              <w:t>tive</w:t>
            </w:r>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748C06F">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748C06F">
        <w:trPr>
          <w:cantSplit/>
          <w:trHeight w:val="216"/>
        </w:trPr>
        <w:tc>
          <w:tcPr>
            <w:tcW w:w="3863" w:type="dxa"/>
          </w:tcPr>
          <w:p w14:paraId="6BEBA23C" w14:textId="4785879A" w:rsidR="00AA29B6" w:rsidRPr="007327FC" w:rsidRDefault="00AA29B6" w:rsidP="0039347B">
            <w:pPr>
              <w:pStyle w:val="NoSpacing"/>
              <w:rPr>
                <w:rFonts w:cstheme="minorHAnsi"/>
                <w:bCs/>
              </w:rPr>
            </w:pPr>
            <w:r w:rsidRPr="007327FC">
              <w:rPr>
                <w:rFonts w:cstheme="minorHAnsi"/>
                <w:bCs/>
              </w:rPr>
              <w:lastRenderedPageBreak/>
              <w:t>StatEnrollmentID</w:t>
            </w:r>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748C06F">
        <w:trPr>
          <w:cantSplit/>
          <w:trHeight w:val="216"/>
        </w:trPr>
        <w:tc>
          <w:tcPr>
            <w:tcW w:w="3863" w:type="dxa"/>
          </w:tcPr>
          <w:p w14:paraId="2B0831ED" w14:textId="4F12D737" w:rsidR="0039347B" w:rsidRPr="007327FC" w:rsidRDefault="0039347B" w:rsidP="0039347B">
            <w:pPr>
              <w:pStyle w:val="NoSpacing"/>
              <w:rPr>
                <w:rFonts w:cstheme="minorHAnsi"/>
                <w:bCs/>
              </w:rPr>
            </w:pPr>
            <w:r w:rsidRPr="007327FC">
              <w:rPr>
                <w:rFonts w:cstheme="minorHAnsi"/>
                <w:bCs/>
              </w:rPr>
              <w:t>ReturnTime</w:t>
            </w:r>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748C06F">
        <w:trPr>
          <w:cantSplit/>
          <w:trHeight w:val="216"/>
        </w:trPr>
        <w:tc>
          <w:tcPr>
            <w:tcW w:w="3863" w:type="dxa"/>
          </w:tcPr>
          <w:p w14:paraId="2A6F6EBB" w14:textId="34E748BC" w:rsidR="00AA29B6" w:rsidRPr="007327FC" w:rsidRDefault="00AA29B6" w:rsidP="00AA29B6">
            <w:pPr>
              <w:pStyle w:val="NoSpacing"/>
              <w:rPr>
                <w:rFonts w:cstheme="minorHAnsi"/>
                <w:bCs/>
              </w:rPr>
            </w:pPr>
            <w:r w:rsidRPr="000D5A2E">
              <w:rPr>
                <w:rFonts w:cstheme="minorHAnsi"/>
                <w:color w:val="000000"/>
              </w:rPr>
              <w:t>HHAdult</w:t>
            </w:r>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r w:rsidR="00F6042F">
              <w:t>tlsa_Household</w:t>
            </w:r>
            <w:r w:rsidR="007C4255">
              <w:t>.</w:t>
            </w:r>
            <w:r w:rsidR="007C4255" w:rsidRPr="005F4836">
              <w:rPr>
                <w:b/>
                <w:bCs/>
              </w:rPr>
              <w:t>HHType</w:t>
            </w:r>
            <w:r w:rsidR="005A642F">
              <w:t xml:space="preserve"> </w:t>
            </w:r>
          </w:p>
        </w:tc>
      </w:tr>
      <w:tr w:rsidR="00AA29B6" w:rsidRPr="00C52062" w14:paraId="5B5D48F4" w14:textId="77777777" w:rsidTr="0748C06F">
        <w:trPr>
          <w:cantSplit/>
          <w:trHeight w:val="216"/>
        </w:trPr>
        <w:tc>
          <w:tcPr>
            <w:tcW w:w="3863" w:type="dxa"/>
          </w:tcPr>
          <w:p w14:paraId="528AC5BE" w14:textId="27DE33C2" w:rsidR="00AA29B6" w:rsidRPr="007327FC" w:rsidRDefault="00AA29B6" w:rsidP="00AA29B6">
            <w:pPr>
              <w:pStyle w:val="NoSpacing"/>
              <w:rPr>
                <w:rFonts w:cstheme="minorHAnsi"/>
                <w:bCs/>
              </w:rPr>
            </w:pPr>
            <w:r w:rsidRPr="000D5A2E">
              <w:rPr>
                <w:rFonts w:cstheme="minorHAnsi"/>
                <w:color w:val="000000"/>
              </w:rPr>
              <w:t>HHChild</w:t>
            </w:r>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AA29B6" w:rsidRPr="00C52062" w14:paraId="527D2244" w14:textId="77777777" w:rsidTr="0748C06F">
        <w:trPr>
          <w:cantSplit/>
          <w:trHeight w:val="216"/>
        </w:trPr>
        <w:tc>
          <w:tcPr>
            <w:tcW w:w="3863" w:type="dxa"/>
          </w:tcPr>
          <w:p w14:paraId="201CA24F" w14:textId="12745CB1" w:rsidR="00AA29B6" w:rsidRPr="007327FC" w:rsidRDefault="00AA29B6" w:rsidP="00AA29B6">
            <w:pPr>
              <w:pStyle w:val="NoSpacing"/>
              <w:rPr>
                <w:rFonts w:cstheme="minorHAnsi"/>
                <w:bCs/>
              </w:rPr>
            </w:pPr>
            <w:r w:rsidRPr="000D5A2E">
              <w:rPr>
                <w:rFonts w:cstheme="minorHAnsi"/>
                <w:color w:val="000000"/>
              </w:rPr>
              <w:t>HHNoDOB</w:t>
            </w:r>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39347B" w:rsidRPr="00C52062" w14:paraId="4874D4C0" w14:textId="77777777" w:rsidTr="0748C06F">
        <w:trPr>
          <w:cantSplit/>
          <w:trHeight w:val="216"/>
        </w:trPr>
        <w:tc>
          <w:tcPr>
            <w:tcW w:w="3863" w:type="dxa"/>
          </w:tcPr>
          <w:p w14:paraId="5760A6FB" w14:textId="5ADD3BA5" w:rsidR="0039347B" w:rsidRPr="00F35B9A" w:rsidRDefault="0039347B" w:rsidP="0039347B">
            <w:pPr>
              <w:pStyle w:val="NoSpacing"/>
              <w:rPr>
                <w:rFonts w:cstheme="minorHAnsi"/>
                <w:bCs/>
              </w:rPr>
            </w:pPr>
            <w:r w:rsidRPr="00F35B9A">
              <w:rPr>
                <w:rFonts w:cstheme="minorHAnsi"/>
                <w:bCs/>
              </w:rPr>
              <w:t>HHChronic</w:t>
            </w:r>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Identifies whether or not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r w:rsidRPr="005F4836">
              <w:rPr>
                <w:b/>
                <w:bCs/>
              </w:rPr>
              <w:t>DisabilityStatus</w:t>
            </w:r>
            <w:r w:rsidRPr="00507C3D">
              <w:t xml:space="preserve">, </w:t>
            </w:r>
            <w:r w:rsidRPr="005F4836">
              <w:rPr>
                <w:b/>
                <w:bCs/>
              </w:rPr>
              <w:t>CHTime</w:t>
            </w:r>
            <w:r w:rsidRPr="00507C3D">
              <w:t xml:space="preserve">, and </w:t>
            </w:r>
            <w:r w:rsidRPr="005F4836">
              <w:rPr>
                <w:b/>
                <w:bCs/>
              </w:rPr>
              <w:t>CHTimeStatus</w:t>
            </w:r>
            <w:r w:rsidRPr="00507C3D">
              <w:t xml:space="preserve"> values, as determined for LSAPerson reporting</w:t>
            </w:r>
            <w:r w:rsidR="004873DC">
              <w:t xml:space="preserve">. </w:t>
            </w:r>
          </w:p>
        </w:tc>
      </w:tr>
      <w:tr w:rsidR="0039347B" w:rsidRPr="00C52062" w14:paraId="66BF2CA6" w14:textId="77777777" w:rsidTr="0748C06F">
        <w:trPr>
          <w:cantSplit/>
          <w:trHeight w:val="216"/>
        </w:trPr>
        <w:tc>
          <w:tcPr>
            <w:tcW w:w="3863" w:type="dxa"/>
          </w:tcPr>
          <w:p w14:paraId="45129EA5" w14:textId="3474B4C7" w:rsidR="0039347B" w:rsidRPr="00F35B9A" w:rsidRDefault="0039347B" w:rsidP="0039347B">
            <w:pPr>
              <w:pStyle w:val="NoSpacing"/>
              <w:rPr>
                <w:rFonts w:cstheme="minorHAnsi"/>
                <w:bCs/>
              </w:rPr>
            </w:pPr>
            <w:r w:rsidRPr="00F35B9A">
              <w:rPr>
                <w:rFonts w:cstheme="minorHAnsi"/>
                <w:bCs/>
              </w:rPr>
              <w:t>HHVet</w:t>
            </w:r>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Identifies whether or not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748C06F">
        <w:trPr>
          <w:cantSplit/>
          <w:trHeight w:val="216"/>
        </w:trPr>
        <w:tc>
          <w:tcPr>
            <w:tcW w:w="3863" w:type="dxa"/>
          </w:tcPr>
          <w:p w14:paraId="4F20B83E" w14:textId="07C9E68B" w:rsidR="0039347B" w:rsidRPr="00F35B9A" w:rsidRDefault="0039347B" w:rsidP="0039347B">
            <w:pPr>
              <w:pStyle w:val="NoSpacing"/>
              <w:rPr>
                <w:rFonts w:cstheme="minorHAnsi"/>
                <w:bCs/>
              </w:rPr>
            </w:pPr>
            <w:r w:rsidRPr="00F35B9A">
              <w:rPr>
                <w:rFonts w:cstheme="minorHAnsi"/>
                <w:bCs/>
              </w:rPr>
              <w:t>HHDisability</w:t>
            </w:r>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Identifies whether or not the head of household or any adult member was identified as having a disabling condition on any active enrollment.</w:t>
            </w:r>
          </w:p>
        </w:tc>
      </w:tr>
      <w:tr w:rsidR="0039347B" w:rsidRPr="00C52062" w14:paraId="41BD12A4" w14:textId="77777777" w:rsidTr="0748C06F">
        <w:trPr>
          <w:cantSplit/>
          <w:trHeight w:val="216"/>
        </w:trPr>
        <w:tc>
          <w:tcPr>
            <w:tcW w:w="3863" w:type="dxa"/>
          </w:tcPr>
          <w:p w14:paraId="28F57801" w14:textId="637967CC" w:rsidR="0039347B" w:rsidRPr="00F35B9A" w:rsidRDefault="0039347B" w:rsidP="0039347B">
            <w:pPr>
              <w:pStyle w:val="NoSpacing"/>
              <w:rPr>
                <w:bCs/>
              </w:rPr>
            </w:pPr>
            <w:r w:rsidRPr="00F35B9A">
              <w:rPr>
                <w:bCs/>
              </w:rPr>
              <w:t>HHFleeingDV</w:t>
            </w:r>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Identifies whether or not the head of household or any adult member was identified as fleeing domestic violence on any active enrollment</w:t>
            </w:r>
            <w:r w:rsidR="004873DC">
              <w:t xml:space="preserve">. </w:t>
            </w:r>
            <w:r w:rsidRPr="00507C3D">
              <w:t xml:space="preserve">Based on </w:t>
            </w:r>
            <w:r w:rsidRPr="005F4836">
              <w:rPr>
                <w:b/>
                <w:bCs/>
              </w:rPr>
              <w:t>DVStatus</w:t>
            </w:r>
            <w:r w:rsidRPr="00507C3D">
              <w:t xml:space="preserve"> value, as determined for LSAPerson reporting</w:t>
            </w:r>
            <w:r w:rsidR="004873DC">
              <w:t xml:space="preserve">. </w:t>
            </w:r>
          </w:p>
        </w:tc>
      </w:tr>
      <w:tr w:rsidR="0039347B" w:rsidRPr="00C52062" w14:paraId="1FDF7FD1" w14:textId="77777777" w:rsidTr="0748C06F">
        <w:trPr>
          <w:cantSplit/>
          <w:trHeight w:val="216"/>
        </w:trPr>
        <w:tc>
          <w:tcPr>
            <w:tcW w:w="3863" w:type="dxa"/>
          </w:tcPr>
          <w:p w14:paraId="0D80E656" w14:textId="7F9AA657" w:rsidR="0039347B" w:rsidRPr="00F35B9A" w:rsidRDefault="005C6A07" w:rsidP="0039347B">
            <w:pPr>
              <w:pStyle w:val="NoSpacing"/>
              <w:rPr>
                <w:bCs/>
              </w:rPr>
            </w:pPr>
            <w:r>
              <w:rPr>
                <w:bCs/>
              </w:rPr>
              <w:t>HoHRace</w:t>
            </w:r>
            <w:r w:rsidR="00AB566A">
              <w:rPr>
                <w:bCs/>
              </w:rPr>
              <w:t>Ethnicity</w:t>
            </w:r>
          </w:p>
        </w:tc>
        <w:tc>
          <w:tcPr>
            <w:tcW w:w="5487" w:type="dxa"/>
          </w:tcPr>
          <w:p w14:paraId="25113308" w14:textId="3B24289A" w:rsidR="0039347B" w:rsidRPr="00211F49" w:rsidRDefault="0039347B" w:rsidP="0039347B">
            <w:pPr>
              <w:spacing w:before="0" w:after="0"/>
              <w:rPr>
                <w:rFonts w:ascii="Open Sans" w:hAnsi="Open Sans" w:cs="Open Sans"/>
                <w:b/>
                <w:i/>
              </w:rPr>
            </w:pPr>
            <w:r w:rsidRPr="00507C3D">
              <w:t xml:space="preserve">Identifies race </w:t>
            </w:r>
            <w:r w:rsidR="0005525A">
              <w:t xml:space="preserve">and ethnicity </w:t>
            </w:r>
            <w:r w:rsidRPr="00507C3D">
              <w:t>for head of household as reported in LSAPerson.</w:t>
            </w:r>
          </w:p>
        </w:tc>
      </w:tr>
      <w:tr w:rsidR="0039347B" w:rsidRPr="00C52062" w14:paraId="0361DCC3" w14:textId="77777777" w:rsidTr="0748C06F">
        <w:trPr>
          <w:cantSplit/>
          <w:trHeight w:val="216"/>
        </w:trPr>
        <w:tc>
          <w:tcPr>
            <w:tcW w:w="3863" w:type="dxa"/>
          </w:tcPr>
          <w:p w14:paraId="768DFE7A" w14:textId="77777777" w:rsidR="0039347B" w:rsidRPr="005F4836" w:rsidRDefault="0039347B" w:rsidP="0039347B">
            <w:pPr>
              <w:pStyle w:val="NoSpacing"/>
              <w:rPr>
                <w:bCs/>
              </w:rPr>
            </w:pPr>
            <w:r w:rsidRPr="00D75C24">
              <w:rPr>
                <w:bCs/>
              </w:rPr>
              <w:t>HHAdu</w:t>
            </w:r>
            <w:r w:rsidRPr="00FC29E8">
              <w:rPr>
                <w:bCs/>
              </w:rPr>
              <w:t>lt</w:t>
            </w:r>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748C06F">
        <w:trPr>
          <w:cantSplit/>
          <w:trHeight w:val="216"/>
        </w:trPr>
        <w:tc>
          <w:tcPr>
            <w:tcW w:w="3863" w:type="dxa"/>
          </w:tcPr>
          <w:p w14:paraId="5C5ED94A" w14:textId="77777777" w:rsidR="0039347B" w:rsidRPr="005F4836" w:rsidRDefault="0039347B" w:rsidP="0039347B">
            <w:pPr>
              <w:pStyle w:val="NoSpacing"/>
              <w:rPr>
                <w:bCs/>
              </w:rPr>
            </w:pPr>
            <w:r w:rsidRPr="00D75C24">
              <w:rPr>
                <w:bCs/>
              </w:rPr>
              <w:t>HH</w:t>
            </w:r>
            <w:r w:rsidRPr="00FC29E8">
              <w:rPr>
                <w:bCs/>
              </w:rPr>
              <w:t>Child</w:t>
            </w:r>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748C06F">
        <w:trPr>
          <w:cantSplit/>
          <w:trHeight w:val="216"/>
        </w:trPr>
        <w:tc>
          <w:tcPr>
            <w:tcW w:w="3863" w:type="dxa"/>
          </w:tcPr>
          <w:p w14:paraId="7EA9CFD1" w14:textId="77777777" w:rsidR="0039347B" w:rsidRPr="00FC29E8" w:rsidRDefault="0039347B" w:rsidP="0039347B">
            <w:pPr>
              <w:pStyle w:val="NoSpacing"/>
              <w:rPr>
                <w:bCs/>
              </w:rPr>
            </w:pPr>
            <w:r w:rsidRPr="00D75C24">
              <w:rPr>
                <w:bCs/>
              </w:rPr>
              <w:t>HHNoDOB</w:t>
            </w:r>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748C06F">
        <w:trPr>
          <w:cantSplit/>
          <w:trHeight w:val="216"/>
        </w:trPr>
        <w:tc>
          <w:tcPr>
            <w:tcW w:w="3863" w:type="dxa"/>
          </w:tcPr>
          <w:p w14:paraId="5D4403EC" w14:textId="7E4A8233" w:rsidR="0039347B" w:rsidRPr="005F4836" w:rsidRDefault="0039347B" w:rsidP="0039347B">
            <w:pPr>
              <w:pStyle w:val="NoSpacing"/>
              <w:rPr>
                <w:bCs/>
              </w:rPr>
            </w:pPr>
            <w:r w:rsidRPr="00D75C24">
              <w:rPr>
                <w:bCs/>
              </w:rPr>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748C06F">
        <w:trPr>
          <w:cantSplit/>
          <w:trHeight w:val="216"/>
        </w:trPr>
        <w:tc>
          <w:tcPr>
            <w:tcW w:w="3863" w:type="dxa"/>
          </w:tcPr>
          <w:p w14:paraId="4B4988AF" w14:textId="7E907556" w:rsidR="0039347B" w:rsidRPr="00F35B9A" w:rsidRDefault="0039347B" w:rsidP="0039347B">
            <w:pPr>
              <w:pStyle w:val="NoSpacing"/>
              <w:rPr>
                <w:bCs/>
              </w:rPr>
            </w:pPr>
            <w:r w:rsidRPr="00F35B9A">
              <w:rPr>
                <w:bCs/>
              </w:rPr>
              <w:lastRenderedPageBreak/>
              <w:t>HHParent</w:t>
            </w:r>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whether or not any household member has </w:t>
            </w:r>
            <w:r w:rsidRPr="005F4836">
              <w:rPr>
                <w:b/>
                <w:bCs/>
              </w:rPr>
              <w:t>RelationshiptoHoH</w:t>
            </w:r>
            <w:r w:rsidRPr="00507C3D">
              <w:t xml:space="preserve"> = 2 (child of the HoH)</w:t>
            </w:r>
            <w:r w:rsidR="004873DC">
              <w:t xml:space="preserve">. </w:t>
            </w:r>
          </w:p>
        </w:tc>
      </w:tr>
      <w:tr w:rsidR="008D742D" w:rsidRPr="00C52062" w14:paraId="00D49518" w14:textId="77777777" w:rsidTr="0748C06F">
        <w:trPr>
          <w:cantSplit/>
          <w:trHeight w:val="216"/>
        </w:trPr>
        <w:tc>
          <w:tcPr>
            <w:tcW w:w="3863" w:type="dxa"/>
          </w:tcPr>
          <w:p w14:paraId="5AC848EC" w14:textId="2186F678" w:rsidR="008D742D" w:rsidRPr="00FC29E8" w:rsidRDefault="008D742D" w:rsidP="008D742D">
            <w:pPr>
              <w:pStyle w:val="NoSpacing"/>
              <w:rPr>
                <w:bCs/>
              </w:rPr>
            </w:pPr>
            <w:r w:rsidRPr="005E62CE">
              <w:t>ESTStatus</w:t>
            </w:r>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748C06F">
        <w:trPr>
          <w:cantSplit/>
          <w:trHeight w:val="216"/>
        </w:trPr>
        <w:tc>
          <w:tcPr>
            <w:tcW w:w="3863" w:type="dxa"/>
          </w:tcPr>
          <w:p w14:paraId="76687462" w14:textId="1FDD5038" w:rsidR="008D742D" w:rsidRPr="00FC29E8" w:rsidRDefault="008D742D" w:rsidP="008D742D">
            <w:pPr>
              <w:pStyle w:val="NoSpacing"/>
              <w:rPr>
                <w:bCs/>
              </w:rPr>
            </w:pPr>
            <w:r w:rsidRPr="005E62CE">
              <w:t>ESTGeography</w:t>
            </w:r>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r w:rsidRPr="005F4836">
              <w:rPr>
                <w:b/>
                <w:bCs/>
              </w:rPr>
              <w:t>ESTStatus</w:t>
            </w:r>
            <w:r w:rsidRPr="004A7EF8">
              <w:t xml:space="preserve"> &gt; 2) during the report period, the Geography of the most recent project in which the household was enrolled.</w:t>
            </w:r>
          </w:p>
        </w:tc>
      </w:tr>
      <w:tr w:rsidR="008D742D" w:rsidRPr="00C52062" w14:paraId="38771A8A" w14:textId="77777777" w:rsidTr="0748C06F">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r w:rsidRPr="005F4836">
              <w:rPr>
                <w:b/>
                <w:bCs/>
              </w:rPr>
              <w:t>ESTStatus</w:t>
            </w:r>
            <w:r w:rsidRPr="004A7EF8">
              <w:t xml:space="preserve"> &gt; 2) during the report period, the </w:t>
            </w:r>
            <w:r w:rsidRPr="00277F30">
              <w:rPr>
                <w:i/>
                <w:iCs/>
              </w:rPr>
              <w:t>LivingSituation</w:t>
            </w:r>
            <w:r w:rsidRPr="004A7EF8">
              <w:t xml:space="preserve"> associated with the earliest active enrollment.</w:t>
            </w:r>
          </w:p>
        </w:tc>
      </w:tr>
      <w:tr w:rsidR="008D742D" w:rsidRPr="00C52062" w14:paraId="338D6540" w14:textId="77777777" w:rsidTr="0748C06F">
        <w:trPr>
          <w:cantSplit/>
          <w:trHeight w:val="216"/>
        </w:trPr>
        <w:tc>
          <w:tcPr>
            <w:tcW w:w="3863" w:type="dxa"/>
          </w:tcPr>
          <w:p w14:paraId="4C41EFC8" w14:textId="03F2DA19" w:rsidR="008D742D" w:rsidRPr="00FC29E8" w:rsidRDefault="008D742D" w:rsidP="008D742D">
            <w:pPr>
              <w:pStyle w:val="NoSpacing"/>
              <w:rPr>
                <w:bCs/>
              </w:rPr>
            </w:pPr>
            <w:r w:rsidRPr="005E62CE">
              <w:t>ESTDestination</w:t>
            </w:r>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r w:rsidRPr="005F4836">
              <w:rPr>
                <w:b/>
                <w:bCs/>
              </w:rPr>
              <w:t>ESTStatus</w:t>
            </w:r>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748C06F">
        <w:trPr>
          <w:cantSplit/>
          <w:trHeight w:val="216"/>
        </w:trPr>
        <w:tc>
          <w:tcPr>
            <w:tcW w:w="3863" w:type="dxa"/>
          </w:tcPr>
          <w:p w14:paraId="1A8F2833" w14:textId="77777777" w:rsidR="005C72A9" w:rsidRPr="005E62CE" w:rsidRDefault="005C72A9" w:rsidP="00702792">
            <w:pPr>
              <w:pStyle w:val="NoSpacing"/>
            </w:pPr>
            <w:r w:rsidRPr="005F0D87">
              <w:t>ESTChronic</w:t>
            </w:r>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748C06F">
        <w:trPr>
          <w:cantSplit/>
          <w:trHeight w:val="216"/>
        </w:trPr>
        <w:tc>
          <w:tcPr>
            <w:tcW w:w="3863" w:type="dxa"/>
          </w:tcPr>
          <w:p w14:paraId="38A816D0" w14:textId="77777777" w:rsidR="005C72A9" w:rsidRPr="005E62CE" w:rsidRDefault="005C72A9" w:rsidP="00702792">
            <w:pPr>
              <w:pStyle w:val="NoSpacing"/>
            </w:pPr>
            <w:r w:rsidRPr="005F0D87">
              <w:t>ESTVet</w:t>
            </w:r>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748C06F">
        <w:trPr>
          <w:cantSplit/>
          <w:trHeight w:val="216"/>
        </w:trPr>
        <w:tc>
          <w:tcPr>
            <w:tcW w:w="3863" w:type="dxa"/>
          </w:tcPr>
          <w:p w14:paraId="3F1DB4A9" w14:textId="77777777" w:rsidR="005C72A9" w:rsidRPr="005E62CE" w:rsidRDefault="005C72A9" w:rsidP="00702792">
            <w:pPr>
              <w:pStyle w:val="NoSpacing"/>
            </w:pPr>
            <w:r w:rsidRPr="005F0D87">
              <w:t>ESTDisability</w:t>
            </w:r>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748C06F">
        <w:trPr>
          <w:cantSplit/>
          <w:trHeight w:val="216"/>
        </w:trPr>
        <w:tc>
          <w:tcPr>
            <w:tcW w:w="3863" w:type="dxa"/>
          </w:tcPr>
          <w:p w14:paraId="474588B2" w14:textId="77777777" w:rsidR="005C72A9" w:rsidRPr="005E62CE" w:rsidRDefault="005C72A9" w:rsidP="00702792">
            <w:pPr>
              <w:pStyle w:val="NoSpacing"/>
            </w:pPr>
            <w:r w:rsidRPr="005F0D87">
              <w:t>ESTFleeingDV</w:t>
            </w:r>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748C06F">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Population identifier; for AC households, specifies whether or not there were at least three household members under the age of 18 served with the HoH in EST</w:t>
            </w:r>
            <w:r w:rsidR="004873DC">
              <w:t xml:space="preserve">. </w:t>
            </w:r>
          </w:p>
        </w:tc>
      </w:tr>
      <w:tr w:rsidR="005C72A9" w:rsidRPr="00C52062" w14:paraId="232016E2" w14:textId="77777777" w:rsidTr="0748C06F">
        <w:trPr>
          <w:cantSplit/>
          <w:trHeight w:val="216"/>
        </w:trPr>
        <w:tc>
          <w:tcPr>
            <w:tcW w:w="3863" w:type="dxa"/>
          </w:tcPr>
          <w:p w14:paraId="057815A5" w14:textId="77777777" w:rsidR="005C72A9" w:rsidRPr="005E62CE" w:rsidRDefault="005C72A9" w:rsidP="00702792">
            <w:pPr>
              <w:pStyle w:val="NoSpacing"/>
            </w:pPr>
            <w:r w:rsidRPr="005F0D87">
              <w:t>ESTAdultAge</w:t>
            </w:r>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748C06F">
        <w:trPr>
          <w:cantSplit/>
          <w:trHeight w:val="216"/>
        </w:trPr>
        <w:tc>
          <w:tcPr>
            <w:tcW w:w="3863" w:type="dxa"/>
          </w:tcPr>
          <w:p w14:paraId="211A9952" w14:textId="77777777" w:rsidR="005C72A9" w:rsidRPr="005E62CE" w:rsidRDefault="005C72A9" w:rsidP="00702792">
            <w:pPr>
              <w:pStyle w:val="NoSpacing"/>
            </w:pPr>
            <w:r w:rsidRPr="005F0D87">
              <w:t>ESTParent</w:t>
            </w:r>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748C06F">
        <w:trPr>
          <w:cantSplit/>
          <w:trHeight w:val="216"/>
        </w:trPr>
        <w:tc>
          <w:tcPr>
            <w:tcW w:w="3863" w:type="dxa"/>
          </w:tcPr>
          <w:p w14:paraId="527209E3" w14:textId="527CCFA1" w:rsidR="008D742D" w:rsidRPr="00FC29E8" w:rsidRDefault="008D742D" w:rsidP="008D742D">
            <w:pPr>
              <w:pStyle w:val="NoSpacing"/>
              <w:rPr>
                <w:bCs/>
              </w:rPr>
            </w:pPr>
            <w:r w:rsidRPr="005E62CE">
              <w:t>RRHStatus</w:t>
            </w:r>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748C06F">
        <w:trPr>
          <w:cantSplit/>
          <w:trHeight w:val="216"/>
        </w:trPr>
        <w:tc>
          <w:tcPr>
            <w:tcW w:w="3863" w:type="dxa"/>
          </w:tcPr>
          <w:p w14:paraId="20B5ACB5" w14:textId="65E06D0B" w:rsidR="008D742D" w:rsidRPr="005F4836" w:rsidRDefault="008D742D" w:rsidP="008D742D">
            <w:pPr>
              <w:pStyle w:val="NoSpacing"/>
              <w:rPr>
                <w:bCs/>
              </w:rPr>
            </w:pPr>
            <w:r w:rsidRPr="005E62CE">
              <w:t>RRHMoveIn</w:t>
            </w:r>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748C06F">
        <w:trPr>
          <w:cantSplit/>
          <w:trHeight w:val="216"/>
        </w:trPr>
        <w:tc>
          <w:tcPr>
            <w:tcW w:w="3863" w:type="dxa"/>
          </w:tcPr>
          <w:p w14:paraId="3A083B15" w14:textId="3F202000" w:rsidR="008D742D" w:rsidRPr="00FC29E8" w:rsidRDefault="008D742D" w:rsidP="008D742D">
            <w:pPr>
              <w:pStyle w:val="NoSpacing"/>
              <w:rPr>
                <w:bCs/>
              </w:rPr>
            </w:pPr>
            <w:r w:rsidRPr="005E62CE">
              <w:t>RRHGeography</w:t>
            </w:r>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r w:rsidRPr="005F4836">
              <w:rPr>
                <w:b/>
                <w:bCs/>
              </w:rPr>
              <w:t>RRHStatus</w:t>
            </w:r>
            <w:r w:rsidRPr="004A7EF8">
              <w:t xml:space="preserve"> &gt; 2) during the report period, the Geography of the most recent project in which the household was enrolled.</w:t>
            </w:r>
          </w:p>
        </w:tc>
      </w:tr>
      <w:tr w:rsidR="008D742D" w:rsidRPr="00C52062" w14:paraId="6BF57A70" w14:textId="77777777" w:rsidTr="0748C06F">
        <w:trPr>
          <w:cantSplit/>
          <w:trHeight w:val="216"/>
        </w:trPr>
        <w:tc>
          <w:tcPr>
            <w:tcW w:w="3863" w:type="dxa"/>
          </w:tcPr>
          <w:p w14:paraId="167674DD" w14:textId="3145EF91" w:rsidR="008D742D" w:rsidRPr="00FC29E8" w:rsidRDefault="008D742D" w:rsidP="008D742D">
            <w:pPr>
              <w:pStyle w:val="NoSpacing"/>
              <w:rPr>
                <w:bCs/>
              </w:rPr>
            </w:pPr>
            <w:r w:rsidRPr="005E62CE">
              <w:t>RRHLivingSit</w:t>
            </w:r>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r w:rsidRPr="005F4836">
              <w:rPr>
                <w:b/>
                <w:bCs/>
              </w:rPr>
              <w:t>RRHStatus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748C06F">
        <w:trPr>
          <w:cantSplit/>
          <w:trHeight w:val="216"/>
        </w:trPr>
        <w:tc>
          <w:tcPr>
            <w:tcW w:w="3863" w:type="dxa"/>
          </w:tcPr>
          <w:p w14:paraId="4367138C" w14:textId="7F3CD5D2" w:rsidR="008D742D" w:rsidRPr="00FC29E8" w:rsidRDefault="008D742D" w:rsidP="008D742D">
            <w:pPr>
              <w:pStyle w:val="NoSpacing"/>
              <w:rPr>
                <w:bCs/>
              </w:rPr>
            </w:pPr>
            <w:r w:rsidRPr="005E62CE">
              <w:t>RRHDestination</w:t>
            </w:r>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r w:rsidRPr="005F4836">
              <w:rPr>
                <w:b/>
                <w:bCs/>
              </w:rPr>
              <w:t>RRHStatus</w:t>
            </w:r>
            <w:r w:rsidRPr="004A7EF8">
              <w:t xml:space="preserve"> in (12,22)), the Destination associated with the most recent exit.</w:t>
            </w:r>
          </w:p>
        </w:tc>
      </w:tr>
      <w:tr w:rsidR="008D742D" w:rsidRPr="00C52062" w14:paraId="7602849E" w14:textId="77777777" w:rsidTr="0748C06F">
        <w:trPr>
          <w:cantSplit/>
          <w:trHeight w:val="216"/>
        </w:trPr>
        <w:tc>
          <w:tcPr>
            <w:tcW w:w="3863" w:type="dxa"/>
          </w:tcPr>
          <w:p w14:paraId="392E9813" w14:textId="3E16FD6E" w:rsidR="008D742D" w:rsidRPr="00FC29E8" w:rsidRDefault="008D742D" w:rsidP="008D742D">
            <w:pPr>
              <w:pStyle w:val="NoSpacing"/>
              <w:rPr>
                <w:bCs/>
              </w:rPr>
            </w:pPr>
            <w:r w:rsidRPr="005E62CE">
              <w:lastRenderedPageBreak/>
              <w:t>RRHPreMoveInDays</w:t>
            </w:r>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748C06F">
        <w:trPr>
          <w:cantSplit/>
          <w:trHeight w:val="216"/>
        </w:trPr>
        <w:tc>
          <w:tcPr>
            <w:tcW w:w="3863" w:type="dxa"/>
          </w:tcPr>
          <w:p w14:paraId="588AF2EE" w14:textId="77777777" w:rsidR="005C72A9" w:rsidRPr="005E62CE" w:rsidRDefault="005C72A9" w:rsidP="00702792">
            <w:pPr>
              <w:pStyle w:val="NoSpacing"/>
            </w:pPr>
            <w:r>
              <w:t>RRH</w:t>
            </w:r>
            <w:r w:rsidRPr="005F0D87">
              <w:t>Chronic</w:t>
            </w:r>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748C06F">
        <w:trPr>
          <w:cantSplit/>
          <w:trHeight w:val="216"/>
        </w:trPr>
        <w:tc>
          <w:tcPr>
            <w:tcW w:w="3863" w:type="dxa"/>
          </w:tcPr>
          <w:p w14:paraId="479F2594" w14:textId="77777777" w:rsidR="005C72A9" w:rsidRPr="005E62CE" w:rsidRDefault="005C72A9" w:rsidP="00702792">
            <w:pPr>
              <w:pStyle w:val="NoSpacing"/>
            </w:pPr>
            <w:r>
              <w:t>RRH</w:t>
            </w:r>
            <w:r w:rsidRPr="005F0D87">
              <w:t>Vet</w:t>
            </w:r>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748C06F">
        <w:trPr>
          <w:cantSplit/>
          <w:trHeight w:val="216"/>
        </w:trPr>
        <w:tc>
          <w:tcPr>
            <w:tcW w:w="3863" w:type="dxa"/>
          </w:tcPr>
          <w:p w14:paraId="54CA12C8" w14:textId="77777777" w:rsidR="005C72A9" w:rsidRPr="005E62CE" w:rsidRDefault="005C72A9" w:rsidP="00702792">
            <w:pPr>
              <w:pStyle w:val="NoSpacing"/>
            </w:pPr>
            <w:r>
              <w:t>RRH</w:t>
            </w:r>
            <w:r w:rsidRPr="005F0D87">
              <w:t>Disability</w:t>
            </w:r>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748C06F">
        <w:trPr>
          <w:cantSplit/>
          <w:trHeight w:val="216"/>
        </w:trPr>
        <w:tc>
          <w:tcPr>
            <w:tcW w:w="3863" w:type="dxa"/>
          </w:tcPr>
          <w:p w14:paraId="5AC8D0C4" w14:textId="77777777" w:rsidR="005C72A9" w:rsidRPr="005E62CE" w:rsidRDefault="005C72A9" w:rsidP="00702792">
            <w:pPr>
              <w:pStyle w:val="NoSpacing"/>
            </w:pPr>
            <w:r>
              <w:t>RRH</w:t>
            </w:r>
            <w:r w:rsidRPr="005F0D87">
              <w:t>FleeingDV</w:t>
            </w:r>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748C06F">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Population identifier; for AC households, specifies whether or not there were at least three household members under the age of 18 served with the HoH in RRH</w:t>
            </w:r>
            <w:r w:rsidR="004873DC">
              <w:t xml:space="preserve">. </w:t>
            </w:r>
          </w:p>
        </w:tc>
      </w:tr>
      <w:tr w:rsidR="005C72A9" w:rsidRPr="00C52062" w14:paraId="75633166" w14:textId="77777777" w:rsidTr="0748C06F">
        <w:trPr>
          <w:cantSplit/>
          <w:trHeight w:val="216"/>
        </w:trPr>
        <w:tc>
          <w:tcPr>
            <w:tcW w:w="3863" w:type="dxa"/>
          </w:tcPr>
          <w:p w14:paraId="58F93FFF" w14:textId="77777777" w:rsidR="005C72A9" w:rsidRPr="005E62CE" w:rsidRDefault="005C72A9" w:rsidP="00702792">
            <w:pPr>
              <w:pStyle w:val="NoSpacing"/>
            </w:pPr>
            <w:r>
              <w:t>RRH</w:t>
            </w:r>
            <w:r w:rsidRPr="005F0D87">
              <w:t>AdultAge</w:t>
            </w:r>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748C06F">
        <w:trPr>
          <w:cantSplit/>
          <w:trHeight w:val="216"/>
        </w:trPr>
        <w:tc>
          <w:tcPr>
            <w:tcW w:w="3863" w:type="dxa"/>
          </w:tcPr>
          <w:p w14:paraId="796B0193" w14:textId="77777777" w:rsidR="005C72A9" w:rsidRPr="005E62CE" w:rsidRDefault="005C72A9" w:rsidP="00702792">
            <w:pPr>
              <w:pStyle w:val="NoSpacing"/>
            </w:pPr>
            <w:r>
              <w:t>RRH</w:t>
            </w:r>
            <w:r w:rsidRPr="005F0D87">
              <w:t>Parent</w:t>
            </w:r>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748C06F">
        <w:trPr>
          <w:cantSplit/>
          <w:trHeight w:val="216"/>
        </w:trPr>
        <w:tc>
          <w:tcPr>
            <w:tcW w:w="3863" w:type="dxa"/>
          </w:tcPr>
          <w:p w14:paraId="59A69C48" w14:textId="1E3F406A" w:rsidR="008D742D" w:rsidRPr="00FC29E8" w:rsidRDefault="008D742D" w:rsidP="008D742D">
            <w:pPr>
              <w:pStyle w:val="NoSpacing"/>
              <w:rPr>
                <w:bCs/>
              </w:rPr>
            </w:pPr>
            <w:r w:rsidRPr="005E62CE">
              <w:t>PSHStatus</w:t>
            </w:r>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748C06F">
        <w:trPr>
          <w:cantSplit/>
          <w:trHeight w:val="216"/>
        </w:trPr>
        <w:tc>
          <w:tcPr>
            <w:tcW w:w="3863" w:type="dxa"/>
          </w:tcPr>
          <w:p w14:paraId="44727536" w14:textId="400AC0E5" w:rsidR="008D742D" w:rsidRPr="00FC29E8" w:rsidRDefault="008D742D" w:rsidP="008D742D">
            <w:pPr>
              <w:pStyle w:val="NoSpacing"/>
              <w:rPr>
                <w:bCs/>
              </w:rPr>
            </w:pPr>
            <w:r w:rsidRPr="005E62CE">
              <w:t>PSHMoveIn</w:t>
            </w:r>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748C06F">
        <w:trPr>
          <w:cantSplit/>
          <w:trHeight w:val="216"/>
        </w:trPr>
        <w:tc>
          <w:tcPr>
            <w:tcW w:w="3863" w:type="dxa"/>
          </w:tcPr>
          <w:p w14:paraId="5AA6A564" w14:textId="5594CE74" w:rsidR="008D742D" w:rsidRPr="005F4836" w:rsidRDefault="008D742D" w:rsidP="008D742D">
            <w:pPr>
              <w:pStyle w:val="NoSpacing"/>
              <w:rPr>
                <w:bCs/>
              </w:rPr>
            </w:pPr>
            <w:r w:rsidRPr="005E62CE">
              <w:t>PSHGeography</w:t>
            </w:r>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r w:rsidRPr="005F4836">
              <w:rPr>
                <w:b/>
                <w:bCs/>
              </w:rPr>
              <w:t>PSHStatus</w:t>
            </w:r>
            <w:r w:rsidRPr="004A7EF8">
              <w:t xml:space="preserve"> &gt; 2) during the report period, the Geography of the most recent project in which the household was enrolled.</w:t>
            </w:r>
          </w:p>
        </w:tc>
      </w:tr>
      <w:tr w:rsidR="008D742D" w:rsidRPr="00C52062" w14:paraId="287BF1FE" w14:textId="77777777" w:rsidTr="0748C06F">
        <w:trPr>
          <w:cantSplit/>
          <w:trHeight w:val="216"/>
        </w:trPr>
        <w:tc>
          <w:tcPr>
            <w:tcW w:w="3863" w:type="dxa"/>
          </w:tcPr>
          <w:p w14:paraId="64E34751" w14:textId="0F734F1E" w:rsidR="008D742D" w:rsidRPr="005F4836" w:rsidRDefault="008D742D" w:rsidP="008D742D">
            <w:pPr>
              <w:pStyle w:val="NoSpacing"/>
              <w:rPr>
                <w:bCs/>
              </w:rPr>
            </w:pPr>
            <w:r w:rsidRPr="005E62CE">
              <w:t>PSHLivingSit</w:t>
            </w:r>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r w:rsidRPr="005F4836">
              <w:rPr>
                <w:b/>
                <w:bCs/>
              </w:rPr>
              <w:t>PSHStatus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748C06F">
        <w:trPr>
          <w:cantSplit/>
          <w:trHeight w:val="216"/>
        </w:trPr>
        <w:tc>
          <w:tcPr>
            <w:tcW w:w="3863" w:type="dxa"/>
          </w:tcPr>
          <w:p w14:paraId="35FF56BF" w14:textId="3B238ECA" w:rsidR="008D742D" w:rsidRPr="00FC29E8" w:rsidRDefault="008D742D" w:rsidP="008D742D">
            <w:pPr>
              <w:pStyle w:val="NoSpacing"/>
              <w:rPr>
                <w:bCs/>
              </w:rPr>
            </w:pPr>
            <w:r w:rsidRPr="005E62CE">
              <w:t>PSHDestination</w:t>
            </w:r>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r w:rsidRPr="005F4836">
              <w:rPr>
                <w:b/>
                <w:bCs/>
              </w:rPr>
              <w:t>PSHStatus</w:t>
            </w:r>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748C06F">
        <w:trPr>
          <w:cantSplit/>
          <w:trHeight w:val="216"/>
        </w:trPr>
        <w:tc>
          <w:tcPr>
            <w:tcW w:w="3863" w:type="dxa"/>
          </w:tcPr>
          <w:p w14:paraId="7158DF92" w14:textId="6F945021" w:rsidR="008D742D" w:rsidRPr="00FC29E8" w:rsidRDefault="008D742D" w:rsidP="008D742D">
            <w:pPr>
              <w:pStyle w:val="NoSpacing"/>
              <w:rPr>
                <w:bCs/>
              </w:rPr>
            </w:pPr>
            <w:r w:rsidRPr="005E62CE">
              <w:t>PSHHousedDays</w:t>
            </w:r>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748C06F">
        <w:trPr>
          <w:cantSplit/>
          <w:trHeight w:val="216"/>
        </w:trPr>
        <w:tc>
          <w:tcPr>
            <w:tcW w:w="3863" w:type="dxa"/>
          </w:tcPr>
          <w:p w14:paraId="3BA5B26F" w14:textId="77777777" w:rsidR="005C72A9" w:rsidRPr="005E62CE" w:rsidRDefault="005C72A9" w:rsidP="00702792">
            <w:pPr>
              <w:pStyle w:val="NoSpacing"/>
            </w:pPr>
            <w:r>
              <w:t>PSH</w:t>
            </w:r>
            <w:r w:rsidRPr="005F0D87">
              <w:t>Chronic</w:t>
            </w:r>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748C06F">
        <w:trPr>
          <w:cantSplit/>
          <w:trHeight w:val="216"/>
        </w:trPr>
        <w:tc>
          <w:tcPr>
            <w:tcW w:w="3863" w:type="dxa"/>
          </w:tcPr>
          <w:p w14:paraId="2BDE1637" w14:textId="77777777" w:rsidR="005C72A9" w:rsidRPr="005E62CE" w:rsidRDefault="005C72A9" w:rsidP="00702792">
            <w:pPr>
              <w:pStyle w:val="NoSpacing"/>
            </w:pPr>
            <w:r>
              <w:t>PSH</w:t>
            </w:r>
            <w:r w:rsidRPr="005F0D87">
              <w:t>Vet</w:t>
            </w:r>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748C06F">
        <w:trPr>
          <w:cantSplit/>
          <w:trHeight w:val="216"/>
        </w:trPr>
        <w:tc>
          <w:tcPr>
            <w:tcW w:w="3863" w:type="dxa"/>
          </w:tcPr>
          <w:p w14:paraId="64F3C595" w14:textId="77777777" w:rsidR="005C72A9" w:rsidRPr="005E62CE" w:rsidRDefault="005C72A9" w:rsidP="00702792">
            <w:pPr>
              <w:pStyle w:val="NoSpacing"/>
            </w:pPr>
            <w:r>
              <w:t>PSH</w:t>
            </w:r>
            <w:r w:rsidRPr="005F0D87">
              <w:t>Disability</w:t>
            </w:r>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748C06F">
        <w:trPr>
          <w:cantSplit/>
          <w:trHeight w:val="216"/>
        </w:trPr>
        <w:tc>
          <w:tcPr>
            <w:tcW w:w="3863" w:type="dxa"/>
          </w:tcPr>
          <w:p w14:paraId="57927D30" w14:textId="77777777" w:rsidR="005C72A9" w:rsidRPr="005E62CE" w:rsidRDefault="005C72A9" w:rsidP="00702792">
            <w:pPr>
              <w:pStyle w:val="NoSpacing"/>
            </w:pPr>
            <w:r>
              <w:t>PSH</w:t>
            </w:r>
            <w:r w:rsidRPr="005F0D87">
              <w:t>FleeingDV</w:t>
            </w:r>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748C06F">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Population identifier; for AC households, specifies whether or not there were at least three household members under the age of 18 served with the HoH in PSH</w:t>
            </w:r>
            <w:r w:rsidR="004873DC">
              <w:t xml:space="preserve">. </w:t>
            </w:r>
          </w:p>
        </w:tc>
      </w:tr>
      <w:tr w:rsidR="005C72A9" w:rsidRPr="00C52062" w14:paraId="5BC0AE64" w14:textId="77777777" w:rsidTr="0748C06F">
        <w:trPr>
          <w:cantSplit/>
          <w:trHeight w:val="216"/>
        </w:trPr>
        <w:tc>
          <w:tcPr>
            <w:tcW w:w="3863" w:type="dxa"/>
          </w:tcPr>
          <w:p w14:paraId="00939262" w14:textId="77777777" w:rsidR="005C72A9" w:rsidRPr="005E62CE" w:rsidRDefault="005C72A9" w:rsidP="00702792">
            <w:pPr>
              <w:pStyle w:val="NoSpacing"/>
            </w:pPr>
            <w:r>
              <w:t>PSH</w:t>
            </w:r>
            <w:r w:rsidRPr="005F0D87">
              <w:t>AdultAge</w:t>
            </w:r>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748C06F">
        <w:trPr>
          <w:cantSplit/>
          <w:trHeight w:val="216"/>
        </w:trPr>
        <w:tc>
          <w:tcPr>
            <w:tcW w:w="3863" w:type="dxa"/>
          </w:tcPr>
          <w:p w14:paraId="09EF1BC1" w14:textId="77777777" w:rsidR="005C72A9" w:rsidRPr="005E62CE" w:rsidRDefault="005C72A9" w:rsidP="00702792">
            <w:pPr>
              <w:pStyle w:val="NoSpacing"/>
            </w:pPr>
            <w:r>
              <w:t>PSH</w:t>
            </w:r>
            <w:r w:rsidRPr="005F0D87">
              <w:t>Parent</w:t>
            </w:r>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748C06F">
        <w:trPr>
          <w:cantSplit/>
          <w:trHeight w:val="216"/>
        </w:trPr>
        <w:tc>
          <w:tcPr>
            <w:tcW w:w="3863" w:type="dxa"/>
          </w:tcPr>
          <w:p w14:paraId="4D9CD74C" w14:textId="22CFC294" w:rsidR="008D742D" w:rsidRPr="005F4836" w:rsidRDefault="008D742D" w:rsidP="008D742D">
            <w:pPr>
              <w:pStyle w:val="NoSpacing"/>
              <w:rPr>
                <w:bCs/>
              </w:rPr>
            </w:pPr>
            <w:r w:rsidRPr="005E62CE">
              <w:lastRenderedPageBreak/>
              <w:t>ESDays</w:t>
            </w:r>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748C06F">
        <w:trPr>
          <w:cantSplit/>
          <w:trHeight w:val="216"/>
        </w:trPr>
        <w:tc>
          <w:tcPr>
            <w:tcW w:w="3863" w:type="dxa"/>
          </w:tcPr>
          <w:p w14:paraId="2A97D008" w14:textId="308FB7DE" w:rsidR="008D742D" w:rsidRPr="00D75C24" w:rsidRDefault="008D742D" w:rsidP="008D742D">
            <w:pPr>
              <w:pStyle w:val="NoSpacing"/>
              <w:rPr>
                <w:bCs/>
              </w:rPr>
            </w:pPr>
            <w:r w:rsidRPr="005E62CE">
              <w:t>THDays</w:t>
            </w:r>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748C06F">
        <w:trPr>
          <w:cantSplit/>
          <w:trHeight w:val="216"/>
        </w:trPr>
        <w:tc>
          <w:tcPr>
            <w:tcW w:w="3863" w:type="dxa"/>
          </w:tcPr>
          <w:p w14:paraId="516F4E15" w14:textId="63E14DF4" w:rsidR="008D742D" w:rsidRPr="00FC29E8" w:rsidRDefault="008D742D" w:rsidP="008D742D">
            <w:pPr>
              <w:pStyle w:val="NoSpacing"/>
              <w:rPr>
                <w:bCs/>
              </w:rPr>
            </w:pPr>
            <w:r w:rsidRPr="005E62CE">
              <w:t>ESTDays</w:t>
            </w:r>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748C06F">
        <w:trPr>
          <w:cantSplit/>
          <w:trHeight w:val="216"/>
        </w:trPr>
        <w:tc>
          <w:tcPr>
            <w:tcW w:w="3863" w:type="dxa"/>
          </w:tcPr>
          <w:p w14:paraId="48A2104F" w14:textId="010D17A9" w:rsidR="008D742D" w:rsidRPr="00D75C24" w:rsidRDefault="008D742D" w:rsidP="008D742D">
            <w:pPr>
              <w:pStyle w:val="NoSpacing"/>
              <w:rPr>
                <w:bCs/>
              </w:rPr>
            </w:pPr>
            <w:r w:rsidRPr="005E62CE">
              <w:t>RRHPSHPreMoveInDays</w:t>
            </w:r>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748C06F">
        <w:trPr>
          <w:cantSplit/>
          <w:trHeight w:val="216"/>
        </w:trPr>
        <w:tc>
          <w:tcPr>
            <w:tcW w:w="3863" w:type="dxa"/>
          </w:tcPr>
          <w:p w14:paraId="1304F731" w14:textId="55326557" w:rsidR="008D742D" w:rsidRPr="00D75C24" w:rsidRDefault="008D742D" w:rsidP="008D742D">
            <w:pPr>
              <w:pStyle w:val="NoSpacing"/>
              <w:rPr>
                <w:bCs/>
              </w:rPr>
            </w:pPr>
            <w:r w:rsidRPr="005E62CE">
              <w:t>RRHHousedDays</w:t>
            </w:r>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748C06F">
        <w:trPr>
          <w:cantSplit/>
          <w:trHeight w:val="216"/>
        </w:trPr>
        <w:tc>
          <w:tcPr>
            <w:tcW w:w="3863" w:type="dxa"/>
          </w:tcPr>
          <w:p w14:paraId="672A246C" w14:textId="31F28E41" w:rsidR="008D742D" w:rsidRPr="00D75C24" w:rsidRDefault="008D742D" w:rsidP="008D742D">
            <w:pPr>
              <w:pStyle w:val="NoSpacing"/>
              <w:rPr>
                <w:bCs/>
              </w:rPr>
            </w:pPr>
            <w:r w:rsidRPr="005E62CE">
              <w:t>SystemDaysNotPSHHoused</w:t>
            </w:r>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748C06F">
        <w:trPr>
          <w:cantSplit/>
          <w:trHeight w:val="216"/>
        </w:trPr>
        <w:tc>
          <w:tcPr>
            <w:tcW w:w="3863" w:type="dxa"/>
          </w:tcPr>
          <w:p w14:paraId="5F26FCBB" w14:textId="2268D3D8" w:rsidR="008D742D" w:rsidRPr="00FC29E8" w:rsidRDefault="008D742D" w:rsidP="008D742D">
            <w:pPr>
              <w:pStyle w:val="NoSpacing"/>
              <w:rPr>
                <w:bCs/>
              </w:rPr>
            </w:pPr>
            <w:r w:rsidRPr="005E62CE">
              <w:t>SystemHomelessDays</w:t>
            </w:r>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748C06F">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748C06F">
        <w:trPr>
          <w:cantSplit/>
          <w:trHeight w:val="216"/>
        </w:trPr>
        <w:tc>
          <w:tcPr>
            <w:tcW w:w="3863" w:type="dxa"/>
          </w:tcPr>
          <w:p w14:paraId="0DF987EB" w14:textId="122DD2A1" w:rsidR="008D742D" w:rsidRPr="00FC29E8" w:rsidRDefault="008D742D" w:rsidP="008D742D">
            <w:pPr>
              <w:pStyle w:val="NoSpacing"/>
              <w:rPr>
                <w:bCs/>
              </w:rPr>
            </w:pPr>
            <w:r w:rsidRPr="005E62CE">
              <w:t>TotalHomelessDays</w:t>
            </w:r>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748C06F">
        <w:trPr>
          <w:cantSplit/>
          <w:trHeight w:val="216"/>
        </w:trPr>
        <w:tc>
          <w:tcPr>
            <w:tcW w:w="3863" w:type="dxa"/>
          </w:tcPr>
          <w:p w14:paraId="42B0E523" w14:textId="5DC456BB" w:rsidR="008D742D" w:rsidRPr="00D75C24" w:rsidRDefault="008D742D" w:rsidP="008D742D">
            <w:pPr>
              <w:pStyle w:val="NoSpacing"/>
              <w:rPr>
                <w:bCs/>
              </w:rPr>
            </w:pPr>
            <w:r w:rsidRPr="005E62CE">
              <w:t>SystemPath</w:t>
            </w:r>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748C06F">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9D6921D" w:rsidR="00C20492" w:rsidRPr="004A7EF8" w:rsidRDefault="2B979CA8" w:rsidP="00C20492">
            <w:pPr>
              <w:spacing w:before="0" w:after="0"/>
            </w:pPr>
            <w:r>
              <w:t>Identifies households in the AHAR universe for ES/SH/TH (with 1 or more ES/SH/TH bed</w:t>
            </w:r>
            <w:r w:rsidR="6CCC1514">
              <w:t xml:space="preserve"> </w:t>
            </w:r>
            <w:r>
              <w:t>nights in the report period).</w:t>
            </w:r>
          </w:p>
        </w:tc>
      </w:tr>
      <w:tr w:rsidR="00C20492" w:rsidRPr="00C52062" w14:paraId="22599C0C" w14:textId="77777777" w:rsidTr="0748C06F">
        <w:trPr>
          <w:cantSplit/>
          <w:trHeight w:val="216"/>
        </w:trPr>
        <w:tc>
          <w:tcPr>
            <w:tcW w:w="3863" w:type="dxa"/>
          </w:tcPr>
          <w:p w14:paraId="1FCA6A94" w14:textId="2BE77A97" w:rsidR="00C20492" w:rsidRPr="005E62CE" w:rsidRDefault="00C20492" w:rsidP="00C20492">
            <w:pPr>
              <w:pStyle w:val="NoSpacing"/>
            </w:pPr>
            <w:r w:rsidRPr="00845520">
              <w:lastRenderedPageBreak/>
              <w:t>RRHAHAR</w:t>
            </w:r>
          </w:p>
        </w:tc>
        <w:tc>
          <w:tcPr>
            <w:tcW w:w="5487" w:type="dxa"/>
          </w:tcPr>
          <w:p w14:paraId="336770A8" w14:textId="5C6E85A6" w:rsidR="00C20492" w:rsidRPr="004A7EF8" w:rsidRDefault="2B979CA8" w:rsidP="00C20492">
            <w:pPr>
              <w:spacing w:before="0" w:after="0"/>
            </w:pPr>
            <w:r>
              <w:t xml:space="preserve">Identifies households in the AHAR universe for RRH (with 1 or more RRH </w:t>
            </w:r>
            <w:r w:rsidR="722C6ABB">
              <w:t>bed night</w:t>
            </w:r>
            <w:r>
              <w:t>s in the report period).</w:t>
            </w:r>
          </w:p>
        </w:tc>
      </w:tr>
      <w:tr w:rsidR="00C20492" w:rsidRPr="00C52062" w14:paraId="384674F3" w14:textId="77777777" w:rsidTr="0748C06F">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34127017" w:rsidR="00C20492" w:rsidRPr="004A7EF8" w:rsidRDefault="2B979CA8" w:rsidP="00C20492">
            <w:pPr>
              <w:spacing w:before="0" w:after="0"/>
            </w:pPr>
            <w:r>
              <w:t xml:space="preserve">Identifies households in the AHAR universe for PSH (with 1 or more PSH </w:t>
            </w:r>
            <w:r w:rsidR="722C6ABB">
              <w:t>bed night</w:t>
            </w:r>
            <w:r>
              <w:t>s in the report period).</w:t>
            </w:r>
          </w:p>
        </w:tc>
      </w:tr>
    </w:tbl>
    <w:p w14:paraId="2722954E" w14:textId="77777777" w:rsidR="005178F4" w:rsidRPr="00F163AB" w:rsidRDefault="005178F4" w:rsidP="006A3016">
      <w:pPr>
        <w:pStyle w:val="Heading3"/>
      </w:pPr>
      <w:r w:rsidRPr="00553793">
        <w:t>Logic</w:t>
      </w:r>
    </w:p>
    <w:p w14:paraId="05F2AF02" w14:textId="346B8130"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r w:rsidR="00147F22">
        <w:rPr>
          <w:b/>
        </w:rPr>
        <w:t>ActiveH</w:t>
      </w:r>
      <w:r w:rsidR="00AB4DA6" w:rsidRPr="00655B0F">
        <w:rPr>
          <w:b/>
        </w:rPr>
        <w:t>HType</w:t>
      </w:r>
      <w:r w:rsidRPr="00A6067F">
        <w:rPr>
          <w:rFonts w:cstheme="minorHAnsi"/>
        </w:rPr>
        <w:t xml:space="preserve"> and </w:t>
      </w:r>
      <w:r w:rsidR="002E318E" w:rsidRPr="00655B0F">
        <w:rPr>
          <w:b/>
        </w:rPr>
        <w:t>HoHID</w:t>
      </w:r>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1315" w:name="_Set_Population_Identifiers_2"/>
    <w:bookmarkStart w:id="1316" w:name="_Toc37849780"/>
    <w:bookmarkStart w:id="1317" w:name="_Toc175057089"/>
    <w:bookmarkEnd w:id="1315"/>
    <w:p w14:paraId="324BFCAB" w14:textId="206FE4CB" w:rsidR="002B6231" w:rsidRDefault="00E92CC7" w:rsidP="0088191A">
      <w:pPr>
        <w:pStyle w:val="Heading2"/>
      </w:pPr>
      <w:r>
        <w:rPr>
          <w:noProof/>
        </w:rPr>
        <mc:AlternateContent>
          <mc:Choice Requires="wps">
            <w:drawing>
              <wp:anchor distT="0" distB="0" distL="114300" distR="114300" simplePos="0" relativeHeight="251650056" behindDoc="0" locked="0" layoutInCell="1" allowOverlap="1" wp14:anchorId="5A0CB477" wp14:editId="7E5F2108">
                <wp:simplePos x="0" y="0"/>
                <wp:positionH relativeFrom="column">
                  <wp:posOffset>2304415</wp:posOffset>
                </wp:positionH>
                <wp:positionV relativeFrom="paragraph">
                  <wp:posOffset>277495</wp:posOffset>
                </wp:positionV>
                <wp:extent cx="249555" cy="1266825"/>
                <wp:effectExtent l="0" t="0" r="17145" b="28575"/>
                <wp:wrapTopAndBottom/>
                <wp:docPr id="74485335" name="Left Bracket 74485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45707618" id="Left Bracket 74485335" o:spid="_x0000_s1026" type="#_x0000_t85" style="position:absolute;margin-left:181.45pt;margin-top:21.85pt;width:19.65pt;height:99.75pt;flip:x y;z-index:251650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vOwIAAGIEAAAOAAAAZHJzL2Uyb0RvYy54bWysVE2P0zAQvSPxHyzfadJ2E0rUdAW7LCAt&#10;H9Iu3F3bacw6HmM7Tbu/nrGTLQVuiB6sGY/98t7Mc9eXh06TvXReganpfJZTIg0Hocyupl/vb16s&#10;KPGBGcE0GFnTo/T0cvP82XqwlVxAC1pIRxDE+GqwNW1DsFWWed7KjvkZWGmw2IDrWMDU7TLh2IDo&#10;nc4WeV5mAzhhHXDpPe5ej0W6SfhNI3n43DReBqJritxCWl1at3HNNmtW7RyzreITDfYPLDqmDH70&#10;BHXNAiO9U39BdYo78NCEGYcug6ZRXCYNqGae/6HmrmVWJi3YHG9PbfL/D5Z/2t/ZLy5S9/YW+IPH&#10;jmSD9dWpEhOPZ8h2+AgCZ8j6AEnsoXEdabSy73H0NEXfYhTRUBo5pD4fT32Wh0A4bi4uXhVFQQnH&#10;0nxRlqtFEQeRsSoixtvW+fBOQkdiUFMtm/DGMf4gQwJn+1sfUrsFMayLnMR3JNBpHN6eabLML8rV&#10;hDkdRvQn1HjTwI3SOo1fGzLUtFwWeQL3oJWIxXjMH/2VdgQxa4q2EzDcowpKNPMBCygt/dJF3XfY&#10;oPHs5CzcQv+dbSGLETLJ/e1TDnojEqFWMvF2igNTeozxqjaRk0y+xg48jSpOJzreV1sQR5yUg9Ho&#10;+DAxaME9UjKgyWvqf/TMSeT/waCLlmXxssRXcZ6482R7njDDEaqmKH8Mr8L4knrr1K7FL42jN/Aa&#10;HdKoE7+R1eQrNHLSPj26+FLO83Tq11/D5icAAAD//wMAUEsDBBQABgAIAAAAIQCJVh3o4QAAAAoB&#10;AAAPAAAAZHJzL2Rvd25yZXYueG1sTI/BTsMwEETvSPyDtUhcUOvgpKWEOFUFAqlcEG0u3Nx4iaPG&#10;6xC7afh7zAmOq3maeVusJ9uxEQffOpJwO0+AIdVOt9RIqPbPsxUwHxRp1TlCCd/oYV1eXhQq1+5M&#10;7zjuQsNiCflcSTAh9DnnvjZolZ+7Hilmn26wKsRzaLge1DmW246LJFlyq1qKC0b1+GiwPu5OVsLH&#10;zZN4w2NVofnC181i3L6s+ELK66tp8wAs4BT+YPjVj+pQRqeDO5H2rJOQLsV9RCVk6R2wCGSJEMAO&#10;EkSWCuBlwf+/UP4AAAD//wMAUEsBAi0AFAAGAAgAAAAhALaDOJL+AAAA4QEAABMAAAAAAAAAAAAA&#10;AAAAAAAAAFtDb250ZW50X1R5cGVzXS54bWxQSwECLQAUAAYACAAAACEAOP0h/9YAAACUAQAACwAA&#10;AAAAAAAAAAAAAAAvAQAAX3JlbHMvLnJlbHNQSwECLQAUAAYACAAAACEAP0bi7zsCAABiBAAADgAA&#10;AAAAAAAAAAAAAAAuAgAAZHJzL2Uyb0RvYy54bWxQSwECLQAUAAYACAAAACEAiVYd6OEAAAAKAQAA&#10;DwAAAAAAAAAAAAAAAACVBAAAZHJzL2Rvd25yZXYueG1sUEsFBgAAAAAEAAQA8wAAAKMFAAAAAA==&#10;" adj="1296" fillcolor="#5b9bd5" strokeweight=".5pt">
                <v:shadow color="black [0]"/>
                <v:textbox inset="2.88pt,2.88pt,2.88pt,2.88pt"/>
                <w10:wrap type="topAndBottom"/>
              </v:shape>
            </w:pict>
          </mc:Fallback>
        </mc:AlternateContent>
      </w:r>
      <w:r>
        <w:rPr>
          <w:noProof/>
        </w:rPr>
        <mc:AlternateContent>
          <mc:Choice Requires="wps">
            <w:drawing>
              <wp:anchor distT="0" distB="0" distL="114300" distR="114300" simplePos="0" relativeHeight="251650066" behindDoc="0" locked="0" layoutInCell="1" allowOverlap="1" wp14:anchorId="29B2ABBE" wp14:editId="74E58931">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4B706D0E" w:rsidR="00E92CC7" w:rsidRDefault="00E92CC7" w:rsidP="00E92CC7">
                            <w:pPr>
                              <w:pStyle w:val="Style3"/>
                            </w:pPr>
                            <w:r>
                              <w:t>tlsa_</w:t>
                            </w:r>
                            <w:r w:rsidR="00B27CD2">
                              <w:t>Person</w:t>
                            </w:r>
                          </w:p>
                        </w:txbxContent>
                      </wps:txbx>
                      <wps:bodyPr rot="0" vert="horz" wrap="square" lIns="0" tIns="0" rIns="0" bIns="0" anchor="ctr" anchorCtr="0" upright="1">
                        <a:noAutofit/>
                      </wps:bodyPr>
                    </wps:wsp>
                  </a:graphicData>
                </a:graphic>
              </wp:anchor>
            </w:drawing>
          </mc:Choice>
          <mc:Fallback>
            <w:pict>
              <v:shape w14:anchorId="29B2ABBE" id="Flowchart: Internal Storage 43" o:spid="_x0000_s1315" type="#_x0000_t113" style="position:absolute;left:0;text-align:left;margin-left:91.1pt;margin-top:93.15pt;width:100.8pt;height:21.6pt;z-index:25165006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K2dLAIAAD4EAAAOAAAAZHJzL2Uyb0RvYy54bWysU9tu2zAMfR+wfxD0vtpJ064w6hRd2g4F&#10;ugvQ7QMYWbaFyaJGKXG6rx8lJ2nXvQ3zg0BK5tHh0eHl1W6wYqspGHS1nJ2UUminsDGuq+X3b3fv&#10;LqQIEVwDFp2u5ZMO8mr59s3l6Cs9xx5to0kwiAvV6GvZx+irogiq1wOEE/Ta8WGLNEDklLqiIRgZ&#10;fbDFvCzPixGp8YRKh8C7N9OhXGb8ttUqfmnboKOwtWRuMa+U13Vai+UlVB2B743a04B/YDGAcXzp&#10;EeoGIogNmb+gBqMIA7bxROFQYNsapXMP3M2sfNXNYw9e515YnOCPMoX/B6s+bx/9V0rUg39A9SMI&#10;h6seXKeviXDsNTR83SwJVYw+VMeClAQuFevxEzb8tLCJmDXYtTQkQO5O7LLUT0ep9S4KxZuz+UVZ&#10;zs+lUHw2f79YlPktCqgO1Z5C/KhxECmoZWtxZF4U713U5MA+RiTokjxQwfYhxMQQqkNZ7gitae6M&#10;tTmhbr2yJLbAVrj9cPP+dmqKG3/5m3VirOX56VmZkf84Cy8hVvOLs+vTrMsriMEwQ2HNUEtukr/J&#10;ZUnKW9dkx0UwdoqZsnWJn85u3fdxEDf5OFRxt94J07Bqi0XCSntrbJ5YfMLJ0jyCHPRIv6QY2c61&#10;DD83QFoKe+/4AZP3DwEdgvUhAKe4tJYqkhRTsorTlGw8ma5n7FnWw+E1P3NrstrPPPbmYJPmR9gP&#10;VJqCl3n+63nsl78BAAD//wMAUEsDBBQABgAIAAAAIQBqWZYw3gAAAAsBAAAPAAAAZHJzL2Rvd25y&#10;ZXYueG1sTI9NS8QwEIbvgv8hjODNTU2x1G7TRdQieBHrwl6zTbYNNpPSZNv675096W1e5uH9KHer&#10;G9hspmA9SrjfJMAMtl5b7CTsv+q7HFiICrUaPBoJPybArrq+KlWh/YKfZm5ix8gEQ6Ek9DGOBeeh&#10;7Y1TYeNHg/Q7+cmpSHLquJ7UQuZu4CJJMu6URUro1Wiee9N+N2cnoU4/stcX/7a4QzNr/n6wtd9b&#10;KW9v1qctsGjW+AfDpT5Vh4o6Hf0ZdWAD6VwIQi9HlgIjIs1TGnOUIMTjA/Cq5P83VL8AAAD//wMA&#10;UEsBAi0AFAAGAAgAAAAhALaDOJL+AAAA4QEAABMAAAAAAAAAAAAAAAAAAAAAAFtDb250ZW50X1R5&#10;cGVzXS54bWxQSwECLQAUAAYACAAAACEAOP0h/9YAAACUAQAACwAAAAAAAAAAAAAAAAAvAQAAX3Jl&#10;bHMvLnJlbHNQSwECLQAUAAYACAAAACEANhitnSwCAAA+BAAADgAAAAAAAAAAAAAAAAAuAgAAZHJz&#10;L2Uyb0RvYy54bWxQSwECLQAUAAYACAAAACEAalmWMN4AAAALAQAADwAAAAAAAAAAAAAAAACGBAAA&#10;ZHJzL2Rvd25yZXYueG1sUEsFBgAAAAAEAAQA8wAAAJEFAAAAAA==&#10;" fillcolor="#ebd7e1" strokecolor="#c285a3" strokeweight=".5pt">
                <v:shadow color="black" opacity="0" offset="0,0"/>
                <v:textbox inset="0,0,0,0">
                  <w:txbxContent>
                    <w:p w14:paraId="6D0BA852" w14:textId="4B706D0E" w:rsidR="00E92CC7" w:rsidRDefault="00E92CC7" w:rsidP="00E92CC7">
                      <w:pPr>
                        <w:pStyle w:val="Style3"/>
                      </w:pPr>
                      <w:r>
                        <w:t>tlsa_</w:t>
                      </w:r>
                      <w:r w:rsidR="00B27CD2">
                        <w:t>Person</w:t>
                      </w:r>
                    </w:p>
                  </w:txbxContent>
                </v:textbox>
                <w10:wrap type="topAndBottom"/>
              </v:shape>
            </w:pict>
          </mc:Fallback>
        </mc:AlternateContent>
      </w:r>
      <w:r w:rsidR="00227260">
        <w:rPr>
          <w:noProof/>
        </w:rPr>
        <mc:AlternateContent>
          <mc:Choice Requires="wps">
            <w:drawing>
              <wp:anchor distT="0" distB="0" distL="114300" distR="114300" simplePos="0" relativeHeight="251650052" behindDoc="0" locked="0" layoutInCell="1" allowOverlap="1" wp14:anchorId="3DEDB575" wp14:editId="371AE2E6">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74485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r>
                              <w:t>tlsa_Household</w:t>
                            </w:r>
                          </w:p>
                        </w:txbxContent>
                      </wps:txbx>
                      <wps:bodyPr rot="0" vert="horz" wrap="square" lIns="0" tIns="0" rIns="0" bIns="0" anchor="ctr" anchorCtr="0" upright="1">
                        <a:noAutofit/>
                      </wps:bodyPr>
                    </wps:wsp>
                  </a:graphicData>
                </a:graphic>
              </wp:anchor>
            </w:drawing>
          </mc:Choice>
          <mc:Fallback>
            <w:pict>
              <v:shape w14:anchorId="3DEDB575" id="Flowchart: Internal Storage 74485331" o:spid="_x0000_s1316" type="#_x0000_t113" style="position:absolute;left:0;text-align:left;margin-left:247.85pt;margin-top:61.15pt;width:100.8pt;height:21.6pt;z-index:2516500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eX6LAIAAD4EAAAOAAAAZHJzL2Uyb0RvYy54bWysU9tu2zAMfR+wfxD0vtpJLwuMOkWXtkOB&#10;7gJ0+wBGlm1hsqhRSpzu60fJSdp1b8P8IJCSeXR4dHh5tRus2GoKBl0tZyelFNopbIzravn92927&#10;hRQhgmvAotO1fNJBXi3fvrkcfaXn2KNtNAkGcaEafS37GH1VFEH1eoBwgl47PmyRBoicUlc0BCOj&#10;D7aYl+VFMSI1nlDpEHj3ZjqUy4zftlrFL20bdBS2lswt5pXyuk5rsbyEqiPwvVF7GvAPLAYwji89&#10;Qt1ABLEh8xfUYBRhwDaeKBwKbFujdO6Bu5mVr7p57MHr3AuLE/xRpvD/YNXn7aP/Sol68A+ofgTh&#10;cNWD6/Q1EY69hoavmyWhitGH6liQksClYj1+woafFjYRswa7loYEyN2JXZb66Si13kWheHM2X5Sz&#10;+YUUis/m789Oy/wWBVSHak8hftQ4iBTUsrU4Mi+K9y5qcmAfIxJ0SR6oYPsQYmII1aEsd4TWNHfG&#10;2pxQt15ZEltgK9x+uHl/OzXFjb/8zTox1vLi9LzMyH+chZcQq/ni/Po06/IKYjDMUFgz1HJRpm9y&#10;WZLy1jXZcRGMnWKmbF3ip7Nb930cxE0+DlXcrXfCNKza2XnCSntrbJ5YfMLJ0jyCHPRIv6QY2c61&#10;DD83QFoKe+/4AZP3DwEdgvUhAKe4tJYqkhRTsorTlGw8ma5n7FnWw+E1P3NrstrPPPbmYJPmR9gP&#10;VJqCl3n+63nsl78BAAD//wMAUEsDBBQABgAIAAAAIQDP5cU64AAAAAsBAAAPAAAAZHJzL2Rvd25y&#10;ZXYueG1sTI9BT4NAEIXvJv6HzZh4s4tUqEWWxqjEpBcjNul1y45AZGcJuwX8944nvc3Me3nzvXy3&#10;2F5MOPrOkYLbVQQCqXamo0bB4aO8uQfhgyaje0eo4Bs97IrLi1xnxs30jlMVGsEh5DOtoA1hyKT0&#10;dYtW+5UbkFj7dKPVgdexkWbUM4fbXsZRlEqrO+IPrR7wqcX6qzpbBeX6LX15dq+zPVaTkftjV7pD&#10;p9T11fL4ACLgEv7M8IvP6FAw08mdyXjRK7jbJhu2shDHaxDsSLcbHk58SZMEZJHL/x2KHwAAAP//&#10;AwBQSwECLQAUAAYACAAAACEAtoM4kv4AAADhAQAAEwAAAAAAAAAAAAAAAAAAAAAAW0NvbnRlbnRf&#10;VHlwZXNdLnhtbFBLAQItABQABgAIAAAAIQA4/SH/1gAAAJQBAAALAAAAAAAAAAAAAAAAAC8BAABf&#10;cmVscy8ucmVsc1BLAQItABQABgAIAAAAIQDN7eX6LAIAAD4EAAAOAAAAAAAAAAAAAAAAAC4CAABk&#10;cnMvZTJvRG9jLnhtbFBLAQItABQABgAIAAAAIQDP5cU64AAAAAsBAAAPAAAAAAAAAAAAAAAAAIYE&#10;AABkcnMvZG93bnJldi54bWxQSwUGAAAAAAQABADzAAAAkwUAAAAA&#10;" fillcolor="#ebd7e1" strokecolor="#c285a3" strokeweight=".5pt">
                <v:shadow color="black" opacity="0" offset="0,0"/>
                <v:textbox inset="0,0,0,0">
                  <w:txbxContent>
                    <w:p w14:paraId="534A89D5" w14:textId="77777777" w:rsidR="00AE082F" w:rsidRDefault="00AE082F" w:rsidP="00AE082F">
                      <w:pPr>
                        <w:pStyle w:val="Style3"/>
                      </w:pPr>
                      <w:r>
                        <w:t>tlsa_Household</w:t>
                      </w:r>
                    </w:p>
                  </w:txbxContent>
                </v:textbox>
                <w10:wrap type="topAndBottom"/>
              </v:shape>
            </w:pict>
          </mc:Fallback>
        </mc:AlternateContent>
      </w:r>
      <w:r w:rsidR="00227260">
        <w:rPr>
          <w:noProof/>
        </w:rPr>
        <mc:AlternateContent>
          <mc:Choice Requires="wps">
            <w:drawing>
              <wp:anchor distT="0" distB="0" distL="114300" distR="114300" simplePos="0" relativeHeight="251650053" behindDoc="0" locked="0" layoutInCell="1" allowOverlap="1" wp14:anchorId="376F4D46" wp14:editId="1D7F6D0B">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74485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r>
                              <w:t>tlsa_Enrollment</w:t>
                            </w:r>
                          </w:p>
                        </w:txbxContent>
                      </wps:txbx>
                      <wps:bodyPr rot="0" vert="horz" wrap="square" lIns="0" tIns="0" rIns="0" bIns="0" anchor="ctr" anchorCtr="0" upright="1">
                        <a:noAutofit/>
                      </wps:bodyPr>
                    </wps:wsp>
                  </a:graphicData>
                </a:graphic>
              </wp:anchor>
            </w:drawing>
          </mc:Choice>
          <mc:Fallback>
            <w:pict>
              <v:shape w14:anchorId="376F4D46" id="Flowchart: Internal Storage 74485332" o:spid="_x0000_s1317" type="#_x0000_t113" style="position:absolute;left:0;text-align:left;margin-left:90.4pt;margin-top:60pt;width:100.8pt;height:21.6pt;z-index:25165005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Wp+LAIAAD4EAAAOAAAAZHJzL2Uyb0RvYy54bWysU9tu2zAMfR+wfxD0vtpJ26ww6hRd2g4F&#10;ugvQ7QMYWbaFyaJGKXG6rx8lJ2nXvQ3zg0BK5tHh0eHl1W6wYqspGHS1nJ2UUminsDGuq+X3b3fv&#10;LqQIEVwDFp2u5ZMO8mr59s3l6Cs9xx5to0kwiAvV6GvZx+irogiq1wOEE/Ta8WGLNEDklLqiIRgZ&#10;fbDFvCwXxYjUeEKlQ+Ddm+lQLjN+22oVv7Rt0FHYWjK3mFfK6zqtxfISqo7A90btacA/sBjAOL70&#10;CHUDEcSGzF9Qg1GEAdt4onAosG2N0rkH7mZWvurmsQevcy8sTvBHmcL/g1Wft4/+KyXqwT+g+hGE&#10;w1UPrtPXRDj2Ghq+bpaEKkYfqmNBSgKXivX4CRt+WthEzBrsWhoSIHcndlnqp6PUeheF4s3Z/KIs&#10;5wspFJ/N35+dlfktCqgO1Z5C/KhxECmoZWtxZF4U713U5MA+RiTokjxQwfYhxMQQqkNZ7gitae6M&#10;tTmhbr2yJLbAVrj9cPP+dmqKG3/5m3VirOXi9LzMyH+chZcQq/nF+fVp1uUVxGCYobBmqCU3yd/k&#10;siTlrWuy4yIYO8VM2brET2e37vs4iJt8HKq4W++EaVi1s0XCSntrbJ5YfMLJ0jyCHPRIv6QY2c61&#10;DD83QFoKe+/4AZP3DwEdgvUhAKe4tJYqkhRTsorTlGw8ma5n7FnWw+E1P3NrstrPPPbmYJPmR9gP&#10;VJqCl3n+63nsl78BAAD//wMAUEsDBBQABgAIAAAAIQDdkPRO3QAAAAsBAAAPAAAAZHJzL2Rvd25y&#10;ZXYueG1sTI9BS8QwEIXvgv8hjODNTW2llNp0EbUIXsS6sNdsM7bBZlKabFv/veNJb/NmHu99U+03&#10;N4oF52A9KbjdJSCQOm8s9QoOH81NASJETUaPnlDBNwbY15cXlS6NX+kdlzb2gkMolFrBEONUShm6&#10;AZ0OOz8h8e3Tz05HlnMvzaxXDnejTJMkl05b4oZBT/g4YPfVnp2CJnvLn5/8y+qO7WLk69E2/mCV&#10;ur7aHu5BRNzinxl+8RkdamY6+TOZIEbWRcLokQfuAcGOrEjvQJx4k2cpyLqS/3+ofwAAAP//AwBQ&#10;SwECLQAUAAYACAAAACEAtoM4kv4AAADhAQAAEwAAAAAAAAAAAAAAAAAAAAAAW0NvbnRlbnRfVHlw&#10;ZXNdLnhtbFBLAQItABQABgAIAAAAIQA4/SH/1gAAAJQBAAALAAAAAAAAAAAAAAAAAC8BAABfcmVs&#10;cy8ucmVsc1BLAQItABQABgAIAAAAIQC1aWp+LAIAAD4EAAAOAAAAAAAAAAAAAAAAAC4CAABkcnMv&#10;ZTJvRG9jLnhtbFBLAQItABQABgAIAAAAIQDdkPRO3QAAAAsBAAAPAAAAAAAAAAAAAAAAAIYEAABk&#10;cnMvZG93bnJldi54bWxQSwUGAAAAAAQABADzAAAAkAUAAAAA&#10;" fillcolor="#ebd7e1" strokecolor="#c285a3" strokeweight=".5pt">
                <v:shadow color="black" opacity="0" offset="0,0"/>
                <v:textbox inset="0,0,0,0">
                  <w:txbxContent>
                    <w:p w14:paraId="449488C1" w14:textId="77777777" w:rsidR="00AE082F" w:rsidRDefault="00AE082F" w:rsidP="00AE082F">
                      <w:pPr>
                        <w:pStyle w:val="Style3"/>
                      </w:pPr>
                      <w:r>
                        <w:t>tlsa_Enrollment</w:t>
                      </w:r>
                    </w:p>
                  </w:txbxContent>
                </v:textbox>
                <w10:wrap type="topAndBottom"/>
              </v:shape>
            </w:pict>
          </mc:Fallback>
        </mc:AlternateContent>
      </w:r>
      <w:r w:rsidR="00227260">
        <w:rPr>
          <w:noProof/>
        </w:rPr>
        <mc:AlternateContent>
          <mc:Choice Requires="wps">
            <w:drawing>
              <wp:anchor distT="0" distB="0" distL="114300" distR="114300" simplePos="0" relativeHeight="251650054" behindDoc="0" locked="0" layoutInCell="1" allowOverlap="1" wp14:anchorId="1C0EF34C" wp14:editId="3C871085">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74485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r>
                              <w:t>tlsa_HHID</w:t>
                            </w:r>
                          </w:p>
                        </w:txbxContent>
                      </wps:txbx>
                      <wps:bodyPr rot="0" vert="horz" wrap="square" lIns="0" tIns="0" rIns="0" bIns="0" anchor="ctr" anchorCtr="0" upright="1">
                        <a:noAutofit/>
                      </wps:bodyPr>
                    </wps:wsp>
                  </a:graphicData>
                </a:graphic>
              </wp:anchor>
            </w:drawing>
          </mc:Choice>
          <mc:Fallback>
            <w:pict>
              <v:shape w14:anchorId="1C0EF34C" id="Flowchart: Internal Storage 74485333" o:spid="_x0000_s1318" type="#_x0000_t113" style="position:absolute;left:0;text-align:left;margin-left:90.4pt;margin-top:28.7pt;width:100.8pt;height:21.6pt;z-index:25165005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ocs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c5rcooNpXewrxk8ZBpKCWrcWReVG8d1GTA/sUkaBL8kAFm4cQE0Oo9mW5I7SmuTPW&#10;5oS61dKS2ABb4fbjzfnt1BQ3/vo368RYy7Pj0zIj/3EWXkMs5xen18dZlzcQg2GGwpqhltwkf5PL&#10;kpS3rsmOi2DsFDNl6xI/nd2662MvbvJxqOJ2tRWmYdVOzhNW2lth88ziE06W5hHkoEf6JcXIdq5l&#10;+LkG0lLYe8cPmLy/D2gfrPYBOMWltVSRpJiSZZymZO3JdD1jz7IeDq/5mVuT1X7hsTMHmzQ/wm6g&#10;0hS8zvNfL2O/+A0AAP//AwBQSwMEFAAGAAgAAAAhANLptcTeAAAACgEAAA8AAABkcnMvZG93bnJl&#10;di54bWxMj8FOwzAQRO9I/QdrK3GjDi2UKMSpEBBV4oIIlXp14yWxiNdR7Cbh79me4LajGc28zXez&#10;68SIQ7CeFNyuEhBItTeWGgWHz/ImBRGiJqM7T6jgBwPsisVVrjPjJ/rAsYqN4BIKmVbQxthnUoa6&#10;RafDyvdI7H35wenIcmikGfTE5a6T6yTZSqct8UKre3xusf6uzk5BuXnfvr74/eSO1Wjk29GW/mCV&#10;ul7OT48gIs7xLwwXfEaHgplO/kwmiI51mjB6VHD/cAeCA5t0zceJHd4FWeTy/wvFLwAAAP//AwBQ&#10;SwECLQAUAAYACAAAACEAtoM4kv4AAADhAQAAEwAAAAAAAAAAAAAAAAAAAAAAW0NvbnRlbnRfVHlw&#10;ZXNdLnhtbFBLAQItABQABgAIAAAAIQA4/SH/1gAAAJQBAAALAAAAAAAAAAAAAAAAAC8BAABfcmVs&#10;cy8ucmVsc1BLAQItABQABgAIAAAAIQBvRocsKwIAAD4EAAAOAAAAAAAAAAAAAAAAAC4CAABkcnMv&#10;ZTJvRG9jLnhtbFBLAQItABQABgAIAAAAIQDS6bXE3gAAAAoBAAAPAAAAAAAAAAAAAAAAAIUEAABk&#10;cnMvZG93bnJldi54bWxQSwUGAAAAAAQABADzAAAAkAUAAAAA&#10;" fillcolor="#ebd7e1" strokecolor="#c285a3" strokeweight=".5pt">
                <v:shadow color="black" opacity="0" offset="0,0"/>
                <v:textbox inset="0,0,0,0">
                  <w:txbxContent>
                    <w:p w14:paraId="276EA69F" w14:textId="77777777" w:rsidR="00AE082F" w:rsidRDefault="00AE082F" w:rsidP="00AE082F">
                      <w:pPr>
                        <w:pStyle w:val="Style3"/>
                      </w:pPr>
                      <w:r>
                        <w:t>tlsa_HHID</w:t>
                      </w:r>
                    </w:p>
                  </w:txbxContent>
                </v:textbox>
                <w10:wrap type="topAndBottom"/>
              </v:shape>
            </w:pict>
          </mc:Fallback>
        </mc:AlternateContent>
      </w:r>
      <w:r w:rsidR="00227260">
        <w:rPr>
          <w:noProof/>
        </w:rPr>
        <mc:AlternateContent>
          <mc:Choice Requires="wps">
            <w:drawing>
              <wp:anchor distT="0" distB="0" distL="114300" distR="114300" simplePos="0" relativeHeight="251650055" behindDoc="0" locked="0" layoutInCell="1" allowOverlap="1" wp14:anchorId="2E6C223B" wp14:editId="249189C5">
                <wp:simplePos x="0" y="0"/>
                <wp:positionH relativeFrom="column">
                  <wp:posOffset>2556510</wp:posOffset>
                </wp:positionH>
                <wp:positionV relativeFrom="paragraph">
                  <wp:posOffset>911225</wp:posOffset>
                </wp:positionV>
                <wp:extent cx="591466" cy="0"/>
                <wp:effectExtent l="0" t="76200" r="18415" b="95250"/>
                <wp:wrapTopAndBottom/>
                <wp:docPr id="74485334" name="Straight Arrow Connector 74485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w:pict>
              <v:shape w14:anchorId="3393EB82" id="Straight Arrow Connector 74485334" o:spid="_x0000_s1026" type="#_x0000_t32" style="position:absolute;margin-left:201.3pt;margin-top:71.75pt;width:46.55pt;height:0;z-index:25165005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Jw7AEAAMkDAAAOAAAAZHJzL2Uyb0RvYy54bWysU81uEzEQviPxDpbvZJNCI1hl00NKuRSo&#10;1PAAE9ubtbA9lsfJJm/P2PlpgRtiD9b8zzcz3y7uDt6JvUlkMXRyNplKYYJCbcO2kz/WD+8+SkEZ&#10;ggaHwXTyaEjeLd++WYyxNTc4oNMmCS4SqB1jJ4ecY9s0pAbjgSYYTWBnj8lDZjVtG51g5OreNTfT&#10;6bwZMemYUBkitt6fnHJZ6/e9Ufl735PJwnWSseX6pvpuytssF9BuE8TBqjMM+AcUHmzgptdS95BB&#10;7JL9q5S3KiFhnycKfYN9b5WpM/A0s+kf0zwPEE2dhZdD8bom+n9l1bf9KjylAl0dwnN8RPWTRMDV&#10;AGFrKoD1MfLhZmVVzRipvaYUheJTEpvxK2qOgV3GuoVDn3wpyfOJQ1328bpsc8hCsfH20+zDfC6F&#10;urgaaC95MVH+YtCLInSScgK7HfIKQ+CLYprVLrB/pFxQQXtJKE0DPljn6mFdEGMn5+9vpzWB0Fld&#10;nCWMjrRySeyBmcGE0jiuGZoUDiizg/HWrya6necJT7FnzrCJmfXKxChOJSug31ol3AVdAQ0G9Oez&#10;nME6lkWu+83J8sadkQWxN5qBGP6jinQa0YWC2lROn+e+HKCwndoN6uNTKsFFY75UIGduF0K+1mvU&#10;yx+4/AUAAP//AwBQSwMEFAAGAAgAAAAhAI2D3mnfAAAACwEAAA8AAABkcnMvZG93bnJldi54bWxM&#10;j91OwzAMRu+ReIfISNwgljC6AqXphPi5mBASDB7Aa0xbLXFKk26FpydISHBpf0efj8vl5KzY0RA6&#10;zxrOZgoEce1Nx42Gt9eH00sQISIbtJ5JwycFWFaHByUWxu/5hXbr2IhUwqFADW2MfSFlqFtyGGa+&#10;J07Zux8cxjQOjTQD7lO5s3KuVC4ddpwutNjTbUv1dj06Dfk2qrq2J/d3/eNqNPz0Eb6eUevjo+nm&#10;GkSkKf7B8KOf1KFKThs/sgnCasjUPE9oCrLzBYhEZFeLCxCb342sSvn/h+obAAD//wMAUEsBAi0A&#10;FAAGAAgAAAAhALaDOJL+AAAA4QEAABMAAAAAAAAAAAAAAAAAAAAAAFtDb250ZW50X1R5cGVzXS54&#10;bWxQSwECLQAUAAYACAAAACEAOP0h/9YAAACUAQAACwAAAAAAAAAAAAAAAAAvAQAAX3JlbHMvLnJl&#10;bHNQSwECLQAUAAYACAAAACEAWq2CcOwBAADJAwAADgAAAAAAAAAAAAAAAAAuAgAAZHJzL2Uyb0Rv&#10;Yy54bWxQSwECLQAUAAYACAAAACEAjYPead8AAAALAQAADwAAAAAAAAAAAAAAAABGBAAAZHJzL2Rv&#10;d25yZXYueG1sUEsFBgAAAAAEAAQA8wAAAFIFAAAAAA==&#10;" strokeweight=".5pt">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LSAHousehold</w:t>
      </w:r>
      <w:bookmarkEnd w:id="1316"/>
      <w:bookmarkEnd w:id="1317"/>
    </w:p>
    <w:p w14:paraId="6CCD3C97" w14:textId="4E73570D" w:rsidR="00EB18F6" w:rsidRPr="00EB18F6" w:rsidRDefault="00EB18F6">
      <w:pPr>
        <w:rPr>
          <w:rFonts w:cstheme="minorHAnsi"/>
        </w:rPr>
      </w:pPr>
      <w:r w:rsidRPr="00147F22">
        <w:rPr>
          <w:b/>
          <w:bCs/>
        </w:rPr>
        <w:t>HHAdult</w:t>
      </w:r>
      <w:r>
        <w:t xml:space="preserve">, </w:t>
      </w:r>
      <w:r w:rsidRPr="00147F22">
        <w:rPr>
          <w:b/>
          <w:bCs/>
        </w:rPr>
        <w:t>HHChild</w:t>
      </w:r>
      <w:r>
        <w:t xml:space="preserve">, and </w:t>
      </w:r>
      <w:r w:rsidRPr="00147F22">
        <w:rPr>
          <w:b/>
          <w:bCs/>
        </w:rPr>
        <w:t>HHNoDOB</w:t>
      </w:r>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082F" w:rsidRPr="0052371E" w14:paraId="3D0EED56" w14:textId="77777777" w:rsidTr="00AE274B">
        <w:tc>
          <w:tcPr>
            <w:tcW w:w="9355" w:type="dxa"/>
          </w:tcPr>
          <w:p w14:paraId="6B97E3E6" w14:textId="682AFEA8" w:rsidR="00AE082F" w:rsidRDefault="00AE082F" w:rsidP="007D609E">
            <w:pPr>
              <w:pStyle w:val="NoSpacing"/>
            </w:pPr>
            <w:r>
              <w:t>HouseholdID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r>
              <w:t>Active</w:t>
            </w:r>
            <w:r w:rsidR="00AE274B">
              <w:t>HHType</w:t>
            </w:r>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082F" w:rsidRPr="005F4836" w14:paraId="0EA66ADA" w14:textId="77777777" w:rsidTr="00AE274B">
        <w:tc>
          <w:tcPr>
            <w:tcW w:w="9355" w:type="dxa"/>
            <w:shd w:val="clear" w:color="auto" w:fill="auto"/>
          </w:tcPr>
          <w:p w14:paraId="00F9EA84" w14:textId="1A27BD20" w:rsidR="00AE082F" w:rsidRPr="005F4836" w:rsidRDefault="00AE082F" w:rsidP="007D609E">
            <w:pPr>
              <w:pStyle w:val="NoSpacing"/>
            </w:pPr>
            <w:r>
              <w:t>PersonalID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r>
              <w:t>ActiveAge</w:t>
            </w:r>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r>
              <w:rPr>
                <w:b/>
                <w:bCs/>
              </w:rPr>
              <w:t>tlsa_Person</w:t>
            </w:r>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r>
              <w:t>PersonalID</w:t>
            </w:r>
          </w:p>
        </w:tc>
      </w:tr>
      <w:tr w:rsidR="00AE274B" w:rsidRPr="005F4836" w14:paraId="72E59669" w14:textId="02911005" w:rsidTr="00AE274B">
        <w:tc>
          <w:tcPr>
            <w:tcW w:w="9355" w:type="dxa"/>
            <w:shd w:val="clear" w:color="auto" w:fill="auto"/>
          </w:tcPr>
          <w:p w14:paraId="2F5CEA21" w14:textId="5201B6DD" w:rsidR="00AE274B" w:rsidRPr="005F4836" w:rsidRDefault="00AE274B" w:rsidP="007C4255">
            <w:pPr>
              <w:pStyle w:val="NoSpacing"/>
            </w:pPr>
            <w:r>
              <w:t>Race</w:t>
            </w:r>
            <w:r w:rsidR="00AB566A">
              <w:t>Ethnicity</w:t>
            </w:r>
          </w:p>
        </w:tc>
      </w:tr>
    </w:tbl>
    <w:p w14:paraId="28F92360" w14:textId="2CD95779" w:rsidR="00D75C24" w:rsidRPr="006A3016" w:rsidRDefault="00D75C24" w:rsidP="006A3016">
      <w:pPr>
        <w:pStyle w:val="Heading4"/>
      </w:pPr>
      <w:r w:rsidRPr="0088191A">
        <w:lastRenderedPageBreak/>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r w:rsidRPr="005F4836">
              <w:rPr>
                <w:b/>
                <w:bCs/>
              </w:rPr>
              <w:t>HHAdult</w:t>
            </w:r>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r w:rsidRPr="00FC29E8">
              <w:rPr>
                <w:b/>
                <w:bCs/>
              </w:rPr>
              <w:t>HHChild</w:t>
            </w:r>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r w:rsidRPr="005F4836">
              <w:rPr>
                <w:b/>
                <w:bCs/>
              </w:rPr>
              <w:t>HHNoDOB</w:t>
            </w:r>
          </w:p>
        </w:tc>
      </w:tr>
      <w:tr w:rsidR="00AE274B" w:rsidRPr="006B4F91" w14:paraId="1FE4C65F" w14:textId="77777777" w:rsidTr="00AE274B">
        <w:tc>
          <w:tcPr>
            <w:tcW w:w="9355" w:type="dxa"/>
          </w:tcPr>
          <w:p w14:paraId="5AAF27E6" w14:textId="432301EA" w:rsidR="00AE274B" w:rsidRPr="005F4836" w:rsidRDefault="005C6A07" w:rsidP="007D609E">
            <w:pPr>
              <w:pStyle w:val="NoSpacing"/>
              <w:rPr>
                <w:b/>
                <w:bCs/>
              </w:rPr>
            </w:pPr>
            <w:r>
              <w:rPr>
                <w:b/>
                <w:bCs/>
              </w:rPr>
              <w:t>HoHRace</w:t>
            </w:r>
            <w:r w:rsidR="00221966">
              <w:rPr>
                <w:b/>
                <w:bCs/>
              </w:rPr>
              <w:t>Ethnicity</w:t>
            </w:r>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r w:rsidRPr="0088191A">
        <w:t>HHAdult</w:t>
      </w:r>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r w:rsidR="00147F22" w:rsidRPr="00147F22">
        <w:rPr>
          <w:rFonts w:cstheme="minorHAnsi"/>
          <w:b/>
          <w:bCs/>
        </w:rPr>
        <w:t>ActiveAge</w:t>
      </w:r>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r w:rsidR="00147F22" w:rsidRPr="00147F22">
        <w:rPr>
          <w:rFonts w:cstheme="minorHAnsi"/>
          <w:b/>
          <w:bCs/>
        </w:rPr>
        <w:t>Active</w:t>
      </w:r>
      <w:r w:rsidR="00AB4DA6" w:rsidRPr="00655B0F">
        <w:rPr>
          <w:b/>
        </w:rPr>
        <w:t>HHType</w:t>
      </w:r>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r w:rsidRPr="0088191A">
        <w:t>HHChild</w:t>
      </w:r>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r w:rsidR="009C008E">
        <w:rPr>
          <w:b/>
        </w:rPr>
        <w:t xml:space="preserve">ActiveAge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w:lastRenderedPageBreak/>
        <mc:AlternateContent>
          <mc:Choice Requires="wps">
            <w:drawing>
              <wp:anchor distT="0" distB="0" distL="114300" distR="114300" simplePos="0" relativeHeight="251650048" behindDoc="0" locked="0" layoutInCell="1" allowOverlap="1" wp14:anchorId="2CD5B53A" wp14:editId="039ADA54">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19" type="#_x0000_t202" style="position:absolute;margin-left:0;margin-top:0;width:2in;height:2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1/qMgIAAGoEAAAOAAAAZHJzL2Uyb0RvYy54bWysVN9v2jAQfp+0/8Hy+0hgtKMRoWJUTJOq&#10;thKd+mwcm0SzfZZtSNhfv7NDAHV7mvbi3PnO9+P77jK/77QiB+F8A6ak41FOiTAcqsbsSvrjdf1p&#10;RokPzFRMgRElPQpP7xcfP8xbW4gJ1KAq4QgGMb5obUnrEGyRZZ7XQjM/AisMGiU4zQKqbpdVjrUY&#10;Xatskue3WQuusg648B5vH3ojXaT4UgoenqX0IhBVUqwtpNOlcxvPbDFnxc4xWzf8VAb7hyo0awwm&#10;PYd6YIGRvWv+CKUb7sCDDCMOOgMpGy5SD9jNOH/XzaZmVqReEBxvzzD5/xeWPx029sWR0H2FDgmM&#10;gLTWFx4vYz+ddDp+sVKCdoTweIZNdIHw+Gg2mc1yNHG0DQrGyS7PrfPhmwBNolBSh7wkuNjh0Yfe&#10;dXCJ2QysG6USN8qQtqS3n2/y9MCDaqpojG7xyUo5cmDI7lYx/jOWj2mvvFBTJjqLNA2ndJcWoxS6&#10;bUeaCoufzgYAtlAdERcH/ch4y9cNpntkPrwwhzOC/eLch2c8pAKsEU4SJTW4X3+7j/5IHVopaXHm&#10;SmpwKShR3w1SejeeTuOIJmV682WCiru2bK8tZq9XgG2Pcb8sT2L0D2oQpQP9hsuxjDnRxAzHzCUN&#10;g7gK/R7gcnGxXCYnHErLwqPZWB5DDyC/dm/M2RN5AXl/gmE2WfGOw943vvR2uQ/IZCI44txjigxF&#10;BQc6cXVavrgx13ryuvwiFr8BAAD//wMAUEsDBBQABgAIAAAAIQC3DAMI1wAAAAUBAAAPAAAAZHJz&#10;L2Rvd25yZXYueG1sTI9BT8MwDIXvSPyHyEjcWMokoJSmExrixmFsE2evMW0hcaom21p+PQYhjYvl&#10;p2c9f69cjN6pAw2xC2zgepaBIq6D7bgxsN08X+WgYkK26AKTgYkiLKrzsxILG478Sod1apSEcCzQ&#10;QJtSX2gd65Y8xlnoicV7D4PHJHJotB3wKOHe6XmW3WqPHcuHFntatlR/rvfegJ1ulpN1X3b78XZ3&#10;vwp2s3qJT8ZcXoyPD6ASjel0DD/4gg6VMO3Cnm1UzoAUSb9TvHmei9z9Lboq9X/66hsAAP//AwBQ&#10;SwECLQAUAAYACAAAACEAtoM4kv4AAADhAQAAEwAAAAAAAAAAAAAAAAAAAAAAW0NvbnRlbnRfVHlw&#10;ZXNdLnhtbFBLAQItABQABgAIAAAAIQA4/SH/1gAAAJQBAAALAAAAAAAAAAAAAAAAAC8BAABfcmVs&#10;cy8ucmVsc1BLAQItABQABgAIAAAAIQDlw1/qMgIAAGoEAAAOAAAAAAAAAAAAAAAAAC4CAABkcnMv&#10;ZTJvRG9jLnhtbFBLAQItABQABgAIAAAAIQC3DAMI1wAAAAUBAAAPAAAAAAAAAAAAAAAAAIwEAABk&#10;cnMvZG93bnJldi54bWxQSwUGAAAAAAQABADzAAAAkAU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r w:rsidR="001A6392" w:rsidRPr="0088191A">
        <w:t>HHNoDOB</w:t>
      </w:r>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r w:rsidR="009C008E">
        <w:rPr>
          <w:b/>
        </w:rPr>
        <w:t xml:space="preserve">ActiveAge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5B18D8BB" w:rsidR="00311D01" w:rsidRPr="006A3016" w:rsidRDefault="005C6A07" w:rsidP="006A3016">
      <w:pPr>
        <w:pStyle w:val="Heading4"/>
      </w:pPr>
      <w:r>
        <w:t>HoHRace</w:t>
      </w:r>
      <w:r w:rsidR="002258A4">
        <w:t>Ethnicity</w:t>
      </w:r>
    </w:p>
    <w:p w14:paraId="49A576BA" w14:textId="6488EF5C"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5C6A07">
        <w:rPr>
          <w:b/>
        </w:rPr>
        <w:t>HoHRace</w:t>
      </w:r>
      <w:r w:rsidR="00221966">
        <w:rPr>
          <w:b/>
        </w:rPr>
        <w:t>Ethnicity</w:t>
      </w:r>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RaceEthnicity</w:t>
      </w:r>
      <w:r w:rsidR="00311D01" w:rsidRPr="00A6067F">
        <w:rPr>
          <w:rFonts w:cstheme="minorHAnsi"/>
        </w:rPr>
        <w:t xml:space="preserve"> value for the head of household in </w:t>
      </w:r>
      <w:r w:rsidR="00D979B0">
        <w:rPr>
          <w:rFonts w:cstheme="minorHAnsi"/>
        </w:rPr>
        <w:t>tlsa_Person</w:t>
      </w:r>
      <w:r w:rsidR="00311D01" w:rsidRPr="00A6067F">
        <w:rPr>
          <w:rFonts w:cstheme="minorHAnsi"/>
        </w:rPr>
        <w:t>.</w:t>
      </w:r>
    </w:p>
    <w:p w14:paraId="0C10C379" w14:textId="40E41A66" w:rsidR="00587C19" w:rsidRPr="006A3016" w:rsidRDefault="00AB4DA6" w:rsidP="006A3016">
      <w:pPr>
        <w:pStyle w:val="Heading4"/>
      </w:pPr>
      <w:r w:rsidRPr="0088191A">
        <w:t>HHVet</w:t>
      </w:r>
      <w:r w:rsidR="00587C19" w:rsidRPr="0088191A">
        <w:t xml:space="preserve">, </w:t>
      </w:r>
      <w:r w:rsidR="002E318E" w:rsidRPr="0088191A">
        <w:t>HHDisability</w:t>
      </w:r>
      <w:r w:rsidR="00587C19" w:rsidRPr="0088191A">
        <w:t xml:space="preserve">, 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r w:rsidR="00147F22">
        <w:rPr>
          <w:b/>
        </w:rPr>
        <w:t>ActiveHHType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1318" w:name="_HHAdultAge_1"/>
      <w:bookmarkEnd w:id="1318"/>
      <w:r>
        <w:rPr>
          <w:rFonts w:cstheme="minorHAnsi"/>
        </w:rPr>
        <w:t>These columns are used to identify populations of interest:</w:t>
      </w:r>
    </w:p>
    <w:p w14:paraId="6A6B1408" w14:textId="77777777" w:rsidR="0019166A" w:rsidRPr="004B69AF" w:rsidRDefault="0019166A" w:rsidP="00777E3F">
      <w:pPr>
        <w:pStyle w:val="ListParagraph"/>
        <w:numPr>
          <w:ilvl w:val="0"/>
          <w:numId w:val="33"/>
        </w:numPr>
      </w:pPr>
      <w:r w:rsidRPr="004B69AF">
        <w:t>Veteran Household (</w:t>
      </w:r>
      <w:r w:rsidRPr="004B69AF">
        <w:rPr>
          <w:b/>
          <w:bCs/>
        </w:rPr>
        <w:t>HHVet</w:t>
      </w:r>
      <w:r w:rsidRPr="004B69AF">
        <w:t xml:space="preserve"> = 1)</w:t>
      </w:r>
    </w:p>
    <w:p w14:paraId="0D5B3BA1" w14:textId="77777777" w:rsidR="0019166A" w:rsidRPr="00F05959" w:rsidRDefault="0019166A" w:rsidP="00777E3F">
      <w:pPr>
        <w:pStyle w:val="ListParagraph"/>
        <w:numPr>
          <w:ilvl w:val="0"/>
          <w:numId w:val="33"/>
        </w:numPr>
      </w:pPr>
      <w:r w:rsidRPr="00F05959">
        <w:t>Household with a Disabled Adult/HoH</w:t>
      </w:r>
      <w:r w:rsidRPr="00F05959">
        <w:rPr>
          <w:b/>
          <w:bCs/>
        </w:rPr>
        <w:t xml:space="preserve"> (HHDisability</w:t>
      </w:r>
      <w:r w:rsidRPr="00F05959">
        <w:t xml:space="preserve"> = 1)</w:t>
      </w:r>
    </w:p>
    <w:p w14:paraId="4DD22FD9" w14:textId="77777777" w:rsidR="0019166A" w:rsidRDefault="0019166A" w:rsidP="00777E3F">
      <w:pPr>
        <w:pStyle w:val="ListParagraph"/>
        <w:numPr>
          <w:ilvl w:val="0"/>
          <w:numId w:val="33"/>
        </w:numPr>
      </w:pPr>
      <w:r>
        <w:t>Parenting Children (</w:t>
      </w:r>
      <w:r w:rsidRPr="00AD7462">
        <w:rPr>
          <w:b/>
          <w:bCs/>
        </w:rPr>
        <w:t>HHType</w:t>
      </w:r>
      <w:r>
        <w:t xml:space="preserve"> = 3 and </w:t>
      </w:r>
      <w:r w:rsidRPr="00AD7462">
        <w:rPr>
          <w:b/>
          <w:bCs/>
        </w:rPr>
        <w:t>HHParent</w:t>
      </w:r>
      <w:r>
        <w:t xml:space="preserve"> = 1)</w:t>
      </w:r>
    </w:p>
    <w:p w14:paraId="13826922" w14:textId="77777777" w:rsidR="0019166A" w:rsidRDefault="0019166A" w:rsidP="00777E3F">
      <w:pPr>
        <w:pStyle w:val="ListParagraph"/>
        <w:numPr>
          <w:ilvl w:val="0"/>
          <w:numId w:val="33"/>
        </w:numPr>
      </w:pPr>
      <w:r w:rsidRPr="002453DF">
        <w:t xml:space="preserve">Parenting Youth 18-24 – </w:t>
      </w:r>
      <w:r>
        <w:t>(</w:t>
      </w:r>
      <w:r w:rsidRPr="00AD7462">
        <w:rPr>
          <w:b/>
          <w:bCs/>
        </w:rPr>
        <w:t>HHParent</w:t>
      </w:r>
      <w:r>
        <w:t xml:space="preserve"> = 1 and </w:t>
      </w:r>
      <w:r w:rsidRPr="00AD7462">
        <w:rPr>
          <w:b/>
          <w:bCs/>
        </w:rPr>
        <w:t>HHType</w:t>
      </w:r>
      <w:r>
        <w:t xml:space="preserve"> = 2 and </w:t>
      </w:r>
      <w:r w:rsidRPr="00AD7462">
        <w:rPr>
          <w:b/>
          <w:bCs/>
        </w:rPr>
        <w:t>HHAdultAge</w:t>
      </w:r>
      <w:r>
        <w:t xml:space="preserve"> in (18,24))</w:t>
      </w:r>
    </w:p>
    <w:p w14:paraId="3DBB0303" w14:textId="063DC4DA" w:rsidR="0090407A" w:rsidRDefault="0090407A" w:rsidP="00B30326">
      <w:pPr>
        <w:pStyle w:val="Heading4"/>
      </w:pPr>
      <w:r w:rsidRPr="0088191A">
        <w:t>HHFleeingDV</w:t>
      </w:r>
    </w:p>
    <w:p w14:paraId="7DF99FFA" w14:textId="08C39646" w:rsidR="007B2F65" w:rsidRDefault="007B2F65" w:rsidP="007B2F65">
      <w:r>
        <w:t xml:space="preserve">Set </w:t>
      </w:r>
      <w:r>
        <w:rPr>
          <w:b/>
          <w:bCs/>
        </w:rPr>
        <w:t>HHFleeingDV</w:t>
      </w:r>
      <w:r>
        <w:t xml:space="preserve"> to the first value in the table below that occurs in tlsa_HHID.</w:t>
      </w:r>
      <w:r w:rsidR="00756110">
        <w:rPr>
          <w:b/>
          <w:bCs/>
        </w:rPr>
        <w:t>HHFleeingDV</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
        <w:tblW w:w="3775" w:type="dxa"/>
        <w:tblLook w:val="04A0" w:firstRow="1" w:lastRow="0" w:firstColumn="1" w:lastColumn="0" w:noHBand="0" w:noVBand="1"/>
      </w:tblPr>
      <w:tblGrid>
        <w:gridCol w:w="1075"/>
        <w:gridCol w:w="2700"/>
      </w:tblGrid>
      <w:tr w:rsidR="007B2F65" w14:paraId="57982D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C7B2723" w14:textId="77777777" w:rsidR="007B2F65" w:rsidRDefault="007B2F65">
            <w:pPr>
              <w:pStyle w:val="NoSpacing"/>
            </w:pPr>
            <w:r>
              <w:t>Priority</w:t>
            </w:r>
          </w:p>
        </w:tc>
        <w:tc>
          <w:tcPr>
            <w:tcW w:w="2700" w:type="dxa"/>
          </w:tcPr>
          <w:p w14:paraId="4B996A84" w14:textId="55F28FFE" w:rsidR="007B2F65" w:rsidRDefault="00756110">
            <w:pPr>
              <w:pStyle w:val="NoSpacing"/>
              <w:cnfStyle w:val="100000000000" w:firstRow="1" w:lastRow="0" w:firstColumn="0" w:lastColumn="0" w:oddVBand="0" w:evenVBand="0" w:oddHBand="0" w:evenHBand="0" w:firstRowFirstColumn="0" w:firstRowLastColumn="0" w:lastRowFirstColumn="0" w:lastRowLastColumn="0"/>
            </w:pPr>
            <w:r>
              <w:t>HHFleeingDV</w:t>
            </w:r>
            <w:r w:rsidR="007B2F65">
              <w:t xml:space="preserve"> Value</w:t>
            </w:r>
          </w:p>
        </w:tc>
      </w:tr>
      <w:tr w:rsidR="007B2F65" w14:paraId="05645FB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4066463" w14:textId="77777777" w:rsidR="007B2F65" w:rsidRDefault="007B2F65">
            <w:pPr>
              <w:pStyle w:val="NoSpacing"/>
            </w:pPr>
            <w:r>
              <w:t>1</w:t>
            </w:r>
          </w:p>
        </w:tc>
        <w:tc>
          <w:tcPr>
            <w:tcW w:w="2700" w:type="dxa"/>
          </w:tcPr>
          <w:p w14:paraId="0445D0B5"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1</w:t>
            </w:r>
          </w:p>
        </w:tc>
      </w:tr>
      <w:tr w:rsidR="007B2F65" w14:paraId="51478A5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6B8862E" w14:textId="77777777" w:rsidR="007B2F65" w:rsidRDefault="007B2F65">
            <w:pPr>
              <w:pStyle w:val="NoSpacing"/>
            </w:pPr>
            <w:r>
              <w:t>2</w:t>
            </w:r>
          </w:p>
        </w:tc>
        <w:tc>
          <w:tcPr>
            <w:tcW w:w="2700" w:type="dxa"/>
          </w:tcPr>
          <w:p w14:paraId="20009457" w14:textId="77777777" w:rsidR="007B2F65" w:rsidRDefault="007B2F65">
            <w:pPr>
              <w:pStyle w:val="NoSpacing"/>
              <w:cnfStyle w:val="000000010000" w:firstRow="0" w:lastRow="0" w:firstColumn="0" w:lastColumn="0" w:oddVBand="0" w:evenVBand="0" w:oddHBand="0" w:evenHBand="1" w:firstRowFirstColumn="0" w:firstRowLastColumn="0" w:lastRowFirstColumn="0" w:lastRowLastColumn="0"/>
            </w:pPr>
            <w:r>
              <w:t>2</w:t>
            </w:r>
          </w:p>
        </w:tc>
      </w:tr>
      <w:tr w:rsidR="007B2F65" w14:paraId="39CADEE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8BB0198" w14:textId="5B1E021A" w:rsidR="007B2F65" w:rsidRDefault="009F3CEF">
            <w:pPr>
              <w:pStyle w:val="NoSpacing"/>
            </w:pPr>
            <w:r>
              <w:t>3</w:t>
            </w:r>
          </w:p>
        </w:tc>
        <w:tc>
          <w:tcPr>
            <w:tcW w:w="2700" w:type="dxa"/>
          </w:tcPr>
          <w:p w14:paraId="1938F991"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0</w:t>
            </w:r>
          </w:p>
        </w:tc>
      </w:tr>
    </w:tbl>
    <w:p w14:paraId="36D54836" w14:textId="77777777" w:rsidR="007B2F65" w:rsidRPr="00FE07DD" w:rsidRDefault="007B2F65" w:rsidP="007B2F65">
      <w:r>
        <w:t>This column is used to identify populations of interest:</w:t>
      </w:r>
    </w:p>
    <w:p w14:paraId="2F401DBA" w14:textId="5EAD6C90" w:rsidR="007B2F65" w:rsidRDefault="007B2F65" w:rsidP="00777E3F">
      <w:pPr>
        <w:pStyle w:val="ListParagraph"/>
        <w:numPr>
          <w:ilvl w:val="0"/>
          <w:numId w:val="33"/>
        </w:numPr>
      </w:pPr>
      <w:r w:rsidRPr="002F6CF8">
        <w:t>Household</w:t>
      </w:r>
      <w:r w:rsidR="00161C0C">
        <w:t>s Fleeing Domestic Violence</w:t>
      </w:r>
      <w:r w:rsidRPr="009A11AC">
        <w:rPr>
          <w:b/>
          <w:bCs/>
        </w:rPr>
        <w:t xml:space="preserve"> </w:t>
      </w:r>
      <w:r w:rsidRPr="004B49D8">
        <w:rPr>
          <w:b/>
          <w:bCs/>
        </w:rPr>
        <w:t>(</w:t>
      </w:r>
      <w:r w:rsidR="00161C0C" w:rsidRPr="00277F30">
        <w:rPr>
          <w:b/>
          <w:bCs/>
        </w:rPr>
        <w:t>HHFleeingDV</w:t>
      </w:r>
      <w:r w:rsidR="00161C0C">
        <w:t xml:space="preserve"> </w:t>
      </w:r>
      <w:r w:rsidRPr="00E55B23">
        <w:t>= 1</w:t>
      </w:r>
      <w:r w:rsidRPr="00DF1837">
        <w:t>)</w:t>
      </w:r>
    </w:p>
    <w:p w14:paraId="49C147CE" w14:textId="4A75D491" w:rsidR="007B2F65" w:rsidRDefault="00AF3EAB" w:rsidP="00777E3F">
      <w:pPr>
        <w:pStyle w:val="ListParagraph"/>
        <w:numPr>
          <w:ilvl w:val="0"/>
          <w:numId w:val="33"/>
        </w:numPr>
      </w:pPr>
      <w:r>
        <w:t xml:space="preserve">Households of </w:t>
      </w:r>
      <w:r w:rsidR="00317F5A">
        <w:t>Domestic Violence Survivors</w:t>
      </w:r>
      <w:r w:rsidR="003F32B6">
        <w:t xml:space="preserve"> Not Currently Fleein</w:t>
      </w:r>
      <w:r w:rsidR="00593883">
        <w:t>g</w:t>
      </w:r>
      <w:r w:rsidR="007B2F65">
        <w:t xml:space="preserve"> (</w:t>
      </w:r>
      <w:r w:rsidR="00161C0C" w:rsidRPr="00DA4971">
        <w:rPr>
          <w:b/>
          <w:bCs/>
        </w:rPr>
        <w:t>HHFleeingDV</w:t>
      </w:r>
      <w:r w:rsidR="00161C0C">
        <w:t xml:space="preserve"> </w:t>
      </w:r>
      <w:r w:rsidR="00FF39CA">
        <w:t>= 2</w:t>
      </w:r>
      <w:r w:rsidR="007B2F65">
        <w:t>)</w:t>
      </w:r>
    </w:p>
    <w:p w14:paraId="2D8C7FD7" w14:textId="63129516" w:rsidR="00C22FCB" w:rsidRDefault="004D3EA5" w:rsidP="00777E3F">
      <w:pPr>
        <w:pStyle w:val="ListParagraph"/>
        <w:numPr>
          <w:ilvl w:val="0"/>
          <w:numId w:val="33"/>
        </w:numPr>
      </w:pPr>
      <w:r>
        <w:t>Households with No Reported DV History (</w:t>
      </w:r>
      <w:r w:rsidRPr="00277F30">
        <w:rPr>
          <w:b/>
          <w:bCs/>
        </w:rPr>
        <w:t>HHFleeingDV</w:t>
      </w:r>
      <w:r>
        <w:t xml:space="preserve"> = 0)</w:t>
      </w:r>
    </w:p>
    <w:p w14:paraId="3AEF94AD" w14:textId="00B1BD62" w:rsidR="00B30326" w:rsidRDefault="00B30326" w:rsidP="00B30326">
      <w:pPr>
        <w:pStyle w:val="Heading4"/>
      </w:pPr>
      <w:r>
        <w:t>HHChronic</w:t>
      </w:r>
    </w:p>
    <w:p w14:paraId="6053D35D" w14:textId="77777777" w:rsidR="00944883" w:rsidRDefault="00944883" w:rsidP="00944883">
      <w:r>
        <w:t xml:space="preserve">Set </w:t>
      </w:r>
      <w:r w:rsidRPr="00C24886">
        <w:rPr>
          <w:b/>
          <w:bCs/>
        </w:rPr>
        <w:t>HHChronic</w:t>
      </w:r>
      <w:r>
        <w:t xml:space="preserve"> to the first value in the table below that occurs in tlsa_HHID.</w:t>
      </w:r>
      <w:r w:rsidRPr="00C24886">
        <w:rPr>
          <w:b/>
          <w:bCs/>
        </w:rPr>
        <w:t>HHChronic</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1"/>
        <w:tblW w:w="6295" w:type="dxa"/>
        <w:tblLook w:val="04A0" w:firstRow="1" w:lastRow="0" w:firstColumn="1" w:lastColumn="0" w:noHBand="0" w:noVBand="1"/>
      </w:tblPr>
      <w:tblGrid>
        <w:gridCol w:w="835"/>
        <w:gridCol w:w="5460"/>
      </w:tblGrid>
      <w:tr w:rsidR="008A34BF" w:rsidRPr="008A34BF" w14:paraId="57C3826F" w14:textId="77777777" w:rsidTr="008A34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66E5DCD8" w14:textId="0AB57E80" w:rsidR="008A34BF" w:rsidRPr="00F009DD" w:rsidRDefault="008A34BF" w:rsidP="008A34BF">
            <w:pPr>
              <w:pStyle w:val="NoSpacing"/>
              <w:jc w:val="center"/>
              <w:rPr>
                <w:b w:val="0"/>
              </w:rPr>
            </w:pPr>
            <w:r w:rsidRPr="008A34BF">
              <w:lastRenderedPageBreak/>
              <w:t>Value</w:t>
            </w:r>
          </w:p>
        </w:tc>
        <w:tc>
          <w:tcPr>
            <w:tcW w:w="5460" w:type="dxa"/>
          </w:tcPr>
          <w:p w14:paraId="1B5645E1" w14:textId="6063A858" w:rsidR="008A34BF" w:rsidRPr="00F009DD" w:rsidRDefault="008A34BF" w:rsidP="008A34BF">
            <w:pPr>
              <w:pStyle w:val="NoSpacing"/>
              <w:cnfStyle w:val="100000000000" w:firstRow="1" w:lastRow="0" w:firstColumn="0" w:lastColumn="0" w:oddVBand="0" w:evenVBand="0" w:oddHBand="0" w:evenHBand="0" w:firstRowFirstColumn="0" w:firstRowLastColumn="0" w:lastRowFirstColumn="0" w:lastRowLastColumn="0"/>
              <w:rPr>
                <w:b w:val="0"/>
              </w:rPr>
            </w:pPr>
            <w:r w:rsidRPr="008A34BF">
              <w:t>Category</w:t>
            </w:r>
          </w:p>
        </w:tc>
      </w:tr>
      <w:tr w:rsidR="008A34BF" w14:paraId="28B450A4" w14:textId="77777777" w:rsidTr="00F009DD">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dxa"/>
            <w:hideMark/>
          </w:tcPr>
          <w:p w14:paraId="5055B946" w14:textId="77777777" w:rsidR="008A34BF" w:rsidRPr="008A34BF" w:rsidRDefault="008A34BF" w:rsidP="00F009DD">
            <w:pPr>
              <w:pStyle w:val="NoSpacing"/>
              <w:jc w:val="center"/>
            </w:pPr>
            <w:r w:rsidRPr="008A34BF">
              <w:rPr>
                <w:bCs w:val="0"/>
              </w:rPr>
              <w:t>1</w:t>
            </w:r>
          </w:p>
        </w:tc>
        <w:tc>
          <w:tcPr>
            <w:tcW w:w="5460" w:type="dxa"/>
            <w:hideMark/>
          </w:tcPr>
          <w:p w14:paraId="71ECE905" w14:textId="77777777" w:rsidR="008A34BF" w:rsidRPr="00F009DD" w:rsidRDefault="008A34BF" w:rsidP="00F009DD">
            <w:pPr>
              <w:pStyle w:val="NoSpacing"/>
              <w:cnfStyle w:val="000000100000" w:firstRow="0" w:lastRow="0" w:firstColumn="0" w:lastColumn="0" w:oddVBand="0" w:evenVBand="0" w:oddHBand="1" w:evenHBand="0" w:firstRowFirstColumn="0" w:firstRowLastColumn="0" w:lastRowFirstColumn="0" w:lastRowLastColumn="0"/>
            </w:pPr>
            <w:r w:rsidRPr="008A34BF">
              <w:t>Chronically Homeless</w:t>
            </w:r>
          </w:p>
        </w:tc>
      </w:tr>
      <w:tr w:rsidR="008A34BF" w14:paraId="03C7469F"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88665BE" w14:textId="77777777" w:rsidR="008A34BF" w:rsidRDefault="008A34BF" w:rsidP="00F009DD">
            <w:pPr>
              <w:pStyle w:val="NoSpacing"/>
              <w:jc w:val="center"/>
            </w:pPr>
            <w:r>
              <w:t>2</w:t>
            </w:r>
          </w:p>
        </w:tc>
        <w:tc>
          <w:tcPr>
            <w:tcW w:w="5460" w:type="dxa"/>
            <w:hideMark/>
          </w:tcPr>
          <w:p w14:paraId="7CEF4F6F"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Long-Term Homeless with Disability </w:t>
            </w:r>
          </w:p>
        </w:tc>
      </w:tr>
      <w:tr w:rsidR="008A34BF" w14:paraId="5ED3087B"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EECE774" w14:textId="77777777" w:rsidR="008A34BF" w:rsidRDefault="008A34BF" w:rsidP="00F009DD">
            <w:pPr>
              <w:pStyle w:val="NoSpacing"/>
              <w:jc w:val="center"/>
            </w:pPr>
            <w:r>
              <w:t>3</w:t>
            </w:r>
          </w:p>
        </w:tc>
        <w:tc>
          <w:tcPr>
            <w:tcW w:w="5460" w:type="dxa"/>
            <w:hideMark/>
          </w:tcPr>
          <w:p w14:paraId="65D606E2"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Long-Term Homeless Missing Disability Info</w:t>
            </w:r>
          </w:p>
        </w:tc>
      </w:tr>
      <w:tr w:rsidR="008A34BF" w14:paraId="2349D490"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0F9449A" w14:textId="77777777" w:rsidR="008A34BF" w:rsidRDefault="008A34BF" w:rsidP="00F009DD">
            <w:pPr>
              <w:pStyle w:val="NoSpacing"/>
              <w:jc w:val="center"/>
            </w:pPr>
            <w:r>
              <w:t>4</w:t>
            </w:r>
          </w:p>
        </w:tc>
        <w:tc>
          <w:tcPr>
            <w:tcW w:w="5460" w:type="dxa"/>
            <w:hideMark/>
          </w:tcPr>
          <w:p w14:paraId="35FF6EC9"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Long-Term Homeless without Disability</w:t>
            </w:r>
          </w:p>
        </w:tc>
      </w:tr>
      <w:tr w:rsidR="008A34BF" w14:paraId="01C389DE"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6C4CFC" w14:textId="77777777" w:rsidR="008A34BF" w:rsidRDefault="008A34BF" w:rsidP="00F009DD">
            <w:pPr>
              <w:pStyle w:val="NoSpacing"/>
              <w:jc w:val="center"/>
            </w:pPr>
            <w:r>
              <w:t>5</w:t>
            </w:r>
          </w:p>
        </w:tc>
        <w:tc>
          <w:tcPr>
            <w:tcW w:w="5460" w:type="dxa"/>
            <w:hideMark/>
          </w:tcPr>
          <w:p w14:paraId="72ECCEB9"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Homeless &gt; 6 Months with Disability (missing data)</w:t>
            </w:r>
          </w:p>
        </w:tc>
      </w:tr>
      <w:tr w:rsidR="008A34BF" w14:paraId="5590299D"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58CCA76" w14:textId="77777777" w:rsidR="008A34BF" w:rsidRDefault="008A34BF" w:rsidP="00F009DD">
            <w:pPr>
              <w:pStyle w:val="NoSpacing"/>
              <w:jc w:val="center"/>
            </w:pPr>
            <w:r>
              <w:t>6</w:t>
            </w:r>
          </w:p>
        </w:tc>
        <w:tc>
          <w:tcPr>
            <w:tcW w:w="5460" w:type="dxa"/>
            <w:hideMark/>
          </w:tcPr>
          <w:p w14:paraId="40CB628A"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Homeless &gt; 6 Months with Disability (no missing data)</w:t>
            </w:r>
          </w:p>
        </w:tc>
      </w:tr>
      <w:tr w:rsidR="008A34BF" w14:paraId="3061099F"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69951F1" w14:textId="77777777" w:rsidR="008A34BF" w:rsidRDefault="008A34BF" w:rsidP="00F009DD">
            <w:pPr>
              <w:pStyle w:val="NoSpacing"/>
              <w:jc w:val="center"/>
            </w:pPr>
            <w:r>
              <w:t>9</w:t>
            </w:r>
          </w:p>
        </w:tc>
        <w:tc>
          <w:tcPr>
            <w:tcW w:w="5460" w:type="dxa"/>
            <w:hideMark/>
          </w:tcPr>
          <w:p w14:paraId="192B6226"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CH Status Unknown (missing data)</w:t>
            </w:r>
          </w:p>
        </w:tc>
      </w:tr>
      <w:tr w:rsidR="008A34BF" w14:paraId="05EEC96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5BAECFC" w14:textId="77777777" w:rsidR="008A34BF" w:rsidRPr="000742A7" w:rsidRDefault="008A34BF" w:rsidP="00F009DD">
            <w:pPr>
              <w:pStyle w:val="NoSpacing"/>
              <w:jc w:val="center"/>
            </w:pPr>
            <w:r w:rsidRPr="000742A7">
              <w:t>0</w:t>
            </w:r>
          </w:p>
        </w:tc>
        <w:tc>
          <w:tcPr>
            <w:tcW w:w="5460" w:type="dxa"/>
            <w:hideMark/>
          </w:tcPr>
          <w:p w14:paraId="1EFDB3FE"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Not Chronically Homeless </w:t>
            </w:r>
          </w:p>
        </w:tc>
      </w:tr>
    </w:tbl>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r w:rsidR="00147F22">
        <w:rPr>
          <w:b/>
        </w:rPr>
        <w:t>ActiveHHType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r>
              <w:t>tlsa_Household</w:t>
            </w:r>
            <w:r w:rsidR="00B5418A">
              <w:t>.</w:t>
            </w:r>
            <w:r w:rsidR="00B5418A" w:rsidRPr="002E318E">
              <w:t>HHAdultAge</w:t>
            </w:r>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1319"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777E3F">
      <w:pPr>
        <w:pStyle w:val="ListParagraph"/>
        <w:numPr>
          <w:ilvl w:val="0"/>
          <w:numId w:val="15"/>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r w:rsidR="0019166A" w:rsidRPr="00F05959">
        <w:rPr>
          <w:b/>
        </w:rPr>
        <w:t>HHAdultAge</w:t>
      </w:r>
      <w:r w:rsidR="0019166A">
        <w:t xml:space="preserve"> = 18)</w:t>
      </w:r>
    </w:p>
    <w:p w14:paraId="7BD373DD" w14:textId="781B5137" w:rsidR="006F5A6F" w:rsidRPr="00D66DE4" w:rsidRDefault="006F5A6F" w:rsidP="00777E3F">
      <w:pPr>
        <w:pStyle w:val="ListParagraph"/>
        <w:numPr>
          <w:ilvl w:val="0"/>
          <w:numId w:val="15"/>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r w:rsidR="0019166A" w:rsidRPr="00F05959">
        <w:rPr>
          <w:b/>
        </w:rPr>
        <w:t>HHAdultAge</w:t>
      </w:r>
      <w:r w:rsidR="0019166A">
        <w:t xml:space="preserve"> = 24)</w:t>
      </w:r>
    </w:p>
    <w:p w14:paraId="7A10D1EE" w14:textId="6E18D63B" w:rsidR="006F5A6F" w:rsidRPr="00D66DE4" w:rsidRDefault="006F5A6F" w:rsidP="00777E3F">
      <w:pPr>
        <w:pStyle w:val="ListParagraph"/>
        <w:numPr>
          <w:ilvl w:val="0"/>
          <w:numId w:val="15"/>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777E3F">
      <w:pPr>
        <w:pStyle w:val="ListParagraph"/>
        <w:numPr>
          <w:ilvl w:val="0"/>
          <w:numId w:val="15"/>
        </w:numPr>
      </w:pPr>
      <w:r w:rsidRPr="00D66DE4">
        <w:t>AO Senior Households 55+ - all household members are 55 or older</w:t>
      </w:r>
      <w:r w:rsidR="0019166A">
        <w:t xml:space="preserve"> (</w:t>
      </w:r>
      <w:r w:rsidR="0019166A" w:rsidRPr="00AD7462">
        <w:rPr>
          <w:b/>
          <w:bCs/>
        </w:rPr>
        <w:t>HHType</w:t>
      </w:r>
      <w:r w:rsidR="0019166A">
        <w:t xml:space="preserve"> = 1 and </w:t>
      </w:r>
      <w:r w:rsidR="0019166A" w:rsidRPr="00AD7462">
        <w:rPr>
          <w:b/>
          <w:bCs/>
        </w:rPr>
        <w:t>HHAdultAge</w:t>
      </w:r>
      <w:r w:rsidR="0019166A">
        <w:t xml:space="preserve"> = 55)</w:t>
      </w:r>
    </w:p>
    <w:p w14:paraId="6204CF5F" w14:textId="3BFA5AC8" w:rsidR="006F5A6F" w:rsidRDefault="006F5A6F" w:rsidP="00777E3F">
      <w:pPr>
        <w:pStyle w:val="ListParagraph"/>
        <w:numPr>
          <w:ilvl w:val="0"/>
          <w:numId w:val="15"/>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r w:rsidR="0019166A" w:rsidRPr="00AD7462">
        <w:rPr>
          <w:b/>
          <w:bCs/>
        </w:rPr>
        <w:t>HHType</w:t>
      </w:r>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t>Unaccompanied Young Adults 18-24; and</w:t>
      </w:r>
    </w:p>
    <w:p w14:paraId="69B3B680" w14:textId="5F9EB4D2" w:rsidR="00913A04" w:rsidRPr="00107D01" w:rsidRDefault="00913A04" w:rsidP="00913A04">
      <w:pPr>
        <w:pStyle w:val="ListParagraph"/>
      </w:pPr>
      <w:r>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413B1467" w:rsidR="002B6231" w:rsidRDefault="00A43099" w:rsidP="0088191A">
      <w:pPr>
        <w:pStyle w:val="Heading2"/>
      </w:pPr>
      <w:bookmarkStart w:id="1320" w:name="_Toc37849781"/>
      <w:bookmarkStart w:id="1321" w:name="_Toc175057090"/>
      <w:r w:rsidRPr="00F25CD0">
        <w:t>EST/RRH/PSH</w:t>
      </w:r>
      <w:r w:rsidR="00627928">
        <w:t>/RRHSO</w:t>
      </w:r>
      <w:r w:rsidRPr="00F25CD0">
        <w:t>Status –</w:t>
      </w:r>
      <w:r>
        <w:t xml:space="preserve"> L</w:t>
      </w:r>
      <w:r w:rsidR="002B6231" w:rsidRPr="00C52062">
        <w:t>SAHousehold</w:t>
      </w:r>
      <w:bookmarkEnd w:id="1320"/>
      <w:bookmarkEnd w:id="1321"/>
      <w:r w:rsidR="002B6231" w:rsidRPr="00C52062">
        <w:t xml:space="preserve"> </w:t>
      </w:r>
      <w:bookmarkEnd w:id="1319"/>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2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6okvwMAAGILAAAOAAAAZHJzL2Uyb0RvYy54bWzsVtuO2zYQfS/QfyD43pUlWb4Iqw023gsC&#10;JG2ATftOk9QloUiVpC1vvj7DkWR7N920SIE8xQ8GKZLD4ZmZc+by1aFVZC+ta4wuaHwxo0RqbkSj&#10;q4L++eHutxUlzjMtmDJaFvRROvrq6tdfLvsul4mpjRLSEjCiXd53Ba297/IocryWLXMXppMaFktj&#10;W+ZhaqtIWNaD9VZFyWy2iHpjRWcNl87B15thkV6h/bKU3P9Rlk56ogoKvnn8t/i/Df/R1SXLK8u6&#10;uuGjG+w7vGhZo+HSo6kb5hnZ2eYrU23DrXGm9BfctJEpy4ZLfAO8Jp49e829NbsO31LlfdUdYQJo&#10;n+H03Wb57/t72z107+3gPQzfGv7JAS5R31X5+XqYV8Nmsu3fGQHxZDtv8OGH0rbBBDyJHBDfxyO+&#10;8uAJh49ptkyyGMLAYS1ZztNkDACvIUrhWBwnsyTLKIENcZym6eq44/bMyOJkIkQwYvlwPbo8uhhS&#10;AHLKnWBz/w+2h5p1EqPhAizvLWlEQZfz+SrL4iUlmrUAyDUAgjtJukbfgxewfYLYDfgSbTY105W8&#10;ttb0tWQCvIvxMU8OhImD6Pwr4C8iN4EfJ6tZ8gJuLO+s8/fStCQMCloq04N/1r/RXlrN1IM3llXh&#10;+Sxn+7fOD7BPx8JnZ1Qj7hqlcGKr7UZZsmdQeLevb5a3w+OebVOa9AVdpNkMLb9sYpOssut0DPaT&#10;bW0DHhLVtAVdzcJvqOkA6a0WWN+eNWoYQ6YoHfyTyA3jOyaQh5Txh+0BQxvP18FWWN0a8QhBsGYg&#10;ECA8GNTGfqakB/IoqPt7x6ykRL3REMjANNPAToPtNGCaw9GCcm8pGSYbP3DSrrNNVYPtGPHQJqRT&#10;2SDaJz+wNjG3f2ySA5cPSX4H6cFDeuRkShAyZghZYJSCsz8k6+dpvIq/5ovzrIfliXDGBJrIakrf&#10;n1mfn7IeavFn1p9R+3rK+hO1L5DMxhzf6EE8+UGP4nkkdxSCD48d6AKeAN7RYnPQ58oBRdWIIH2Y&#10;m09shsnL5E9K1XR/TVQx6m4QzeRUEPNlNl08yud6DQyJ9bCef7sa+M7updgYraGLMjY9cX8g0EqM&#10;XMDERyiwslXQNwHbk2ziYOBaVArU56nSwlFtgkogM3+T/0MPKI8iIj4NnKh2LbQeg7CMXA+fQv+A&#10;WoOf4GrsIMNpvP6JYkBXNQrDP4gE8RgubxtQZwWMDvrUSgHMLqHBDSNw/L/IyCAZYXMII/QhOMJG&#10;Dg2MTWfoFM/nuOvUGl99AQAA//8DAFBLAwQUAAYACAAAACEAM5BrbNwAAAAEAQAADwAAAGRycy9k&#10;b3ducmV2LnhtbEyPQUvDQBCF74L/YRnBm90ktUHSbEop6qkItoL0Ns1Ok9DsbMhuk/Tfu3qpl4HH&#10;e7z3Tb6aTCsG6l1jWUE8i0AQl1Y3XCn42r89vYBwHllja5kUXMnBqri/yzHTduRPGna+EqGEXYYK&#10;au+7TEpX1mTQzWxHHLyT7Q36IPtK6h7HUG5amURRKg02HBZq7GhTU3neXYyC9xHH9Tx+Hbbn0+Z6&#10;2C8+vrcxKfX4MK2XIDxN/haGX/yADkVgOtoLaydaBeER/3eDt0iTFMRRwfM8AVnk8j988QMAAP//&#10;AwBQSwECLQAUAAYACAAAACEAtoM4kv4AAADhAQAAEwAAAAAAAAAAAAAAAAAAAAAAW0NvbnRlbnRf&#10;VHlwZXNdLnhtbFBLAQItABQABgAIAAAAIQA4/SH/1gAAAJQBAAALAAAAAAAAAAAAAAAAAC8BAABf&#10;cmVscy8ucmVsc1BLAQItABQABgAIAAAAIQDl26okvwMAAGILAAAOAAAAAAAAAAAAAAAAAC4CAABk&#10;cnMvZTJvRG9jLnhtbFBLAQItABQABgAIAAAAIQAzkGts3AAAAAQBAAAPAAAAAAAAAAAAAAAAABkG&#10;AABkcnMvZG93bnJldi54bWxQSwUGAAAAAAQABADzAAAAIgcAAAAA&#10;">
                <v:shape id="AutoShape 390" o:spid="_x0000_s132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r>
                          <w:t>tlsa_HHID</w:t>
                        </w:r>
                      </w:p>
                    </w:txbxContent>
                  </v:textbox>
                </v:shape>
                <v:shape id="Flowchart: Internal Storage 63" o:spid="_x0000_s132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r>
                          <w:t>tlsa_Household</w:t>
                        </w:r>
                      </w:p>
                    </w:txbxContent>
                  </v:textbox>
                </v:shape>
                <v:shape id="AutoShape 61" o:spid="_x0000_s132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lastRenderedPageBreak/>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474CD31C" w:rsidR="00AE274B" w:rsidRPr="00B158E1" w:rsidRDefault="00B158E1" w:rsidP="007D609E">
            <w:pPr>
              <w:pStyle w:val="NoSpacing"/>
            </w:pPr>
            <w:r w:rsidRPr="00DD0A74">
              <w:t>LSAProjectType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c>
          <w:tcPr>
            <w:tcW w:w="9355" w:type="dxa"/>
          </w:tcPr>
          <w:p w14:paraId="56252BBC" w14:textId="1B3F5975" w:rsidR="00023793" w:rsidRDefault="00023793" w:rsidP="00023793">
            <w:pPr>
              <w:pStyle w:val="NoSpacing"/>
            </w:pPr>
            <w:r>
              <w:t>ActiveHHType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sidRPr="49FCFE86">
        <w:rPr>
          <w:rFonts w:cs="Open Sans"/>
        </w:rPr>
        <w:t xml:space="preserve">section </w:t>
      </w:r>
      <w:hyperlink w:anchor="_Get_Distinct_Households">
        <w:r w:rsidR="00DB4385" w:rsidRPr="49FCFE86">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r w:rsidRPr="00CA33DA">
              <w:rPr>
                <w:b/>
                <w:bCs/>
              </w:rPr>
              <w:t>ESTStatus</w:t>
            </w:r>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r w:rsidRPr="00CA33DA">
              <w:rPr>
                <w:b/>
                <w:bCs/>
              </w:rPr>
              <w:t>RRHStatus</w:t>
            </w:r>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r>
              <w:rPr>
                <w:b/>
                <w:bCs/>
              </w:rPr>
              <w:t>PSHStatus</w:t>
            </w:r>
          </w:p>
        </w:tc>
      </w:tr>
      <w:tr w:rsidR="00627928" w:rsidRPr="006B4F91" w14:paraId="35499481" w14:textId="77777777" w:rsidTr="00AE274B">
        <w:tc>
          <w:tcPr>
            <w:tcW w:w="9355" w:type="dxa"/>
          </w:tcPr>
          <w:p w14:paraId="7BA648F3" w14:textId="1F43723E" w:rsidR="00627928" w:rsidRDefault="00627928" w:rsidP="007D609E">
            <w:pPr>
              <w:pStyle w:val="NoSpacing"/>
              <w:rPr>
                <w:b/>
                <w:bCs/>
              </w:rPr>
            </w:pPr>
            <w:r>
              <w:rPr>
                <w:b/>
                <w:bCs/>
              </w:rPr>
              <w:t>RRHSOStatus</w:t>
            </w:r>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6A66F59E" w:rsidR="002B6231" w:rsidRPr="00A6067F" w:rsidRDefault="002B6231" w:rsidP="002B6231">
      <w:pPr>
        <w:rPr>
          <w:rFonts w:cstheme="minorHAnsi"/>
          <w:szCs w:val="20"/>
        </w:rPr>
      </w:pPr>
      <w:r w:rsidRPr="00A6067F">
        <w:rPr>
          <w:rFonts w:cstheme="minorHAnsi"/>
          <w:szCs w:val="20"/>
        </w:rPr>
        <w:t xml:space="preserve">The logic and upload values associated with </w:t>
      </w:r>
      <w:r w:rsidR="0018056C" w:rsidRPr="00655B0F">
        <w:rPr>
          <w:b/>
        </w:rPr>
        <w:t>ESTStatus</w:t>
      </w:r>
      <w:r w:rsidRPr="00A6067F">
        <w:rPr>
          <w:rFonts w:eastAsia="Times New Roman" w:cstheme="minorHAnsi"/>
          <w:szCs w:val="20"/>
        </w:rPr>
        <w:t xml:space="preserve">, </w:t>
      </w:r>
      <w:r w:rsidR="0018056C" w:rsidRPr="00655B0F">
        <w:rPr>
          <w:b/>
        </w:rPr>
        <w:t>RRHStatus</w:t>
      </w:r>
      <w:r w:rsidRPr="00A6067F">
        <w:rPr>
          <w:rFonts w:eastAsia="Times New Roman" w:cstheme="minorHAnsi"/>
          <w:szCs w:val="20"/>
        </w:rPr>
        <w:t xml:space="preserve">, </w:t>
      </w:r>
      <w:r w:rsidR="0018056C" w:rsidRPr="00655B0F">
        <w:rPr>
          <w:b/>
        </w:rPr>
        <w:t>PSHStatus</w:t>
      </w:r>
      <w:r w:rsidR="00627928" w:rsidRPr="00277F30">
        <w:rPr>
          <w:bCs/>
        </w:rPr>
        <w:t xml:space="preserve">, and </w:t>
      </w:r>
      <w:r w:rsidR="00627928">
        <w:rPr>
          <w:b/>
        </w:rPr>
        <w:t>RRHSOStatus</w:t>
      </w:r>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r w:rsidRPr="00655B0F">
        <w:rPr>
          <w:b/>
        </w:rPr>
        <w:t>x</w:t>
      </w:r>
      <w:r w:rsidR="0018056C" w:rsidRPr="00655B0F">
        <w:rPr>
          <w:b/>
        </w:rPr>
        <w:t>Stat</w:t>
      </w:r>
      <w:r w:rsidRPr="00655B0F">
        <w:rPr>
          <w:b/>
        </w:rPr>
        <w:t>us</w:t>
      </w:r>
      <w:r w:rsidRPr="00A6067F">
        <w:rPr>
          <w:rFonts w:cstheme="minorHAnsi"/>
          <w:szCs w:val="20"/>
        </w:rPr>
        <w:t xml:space="preserve"> instead of </w:t>
      </w:r>
      <w:r w:rsidR="0018056C" w:rsidRPr="00655B0F">
        <w:rPr>
          <w:b/>
        </w:rPr>
        <w:t>ESTStatus</w:t>
      </w:r>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t xml:space="preserve">Earliest </w:t>
      </w:r>
      <w:r w:rsidRPr="49FCFE86">
        <w:rPr>
          <w:i/>
          <w:iCs/>
        </w:rPr>
        <w:t xml:space="preserve">EntryDate </w:t>
      </w:r>
      <w:r>
        <w:t xml:space="preserve">for an active enrollment in </w:t>
      </w:r>
      <w:r w:rsidR="00D7662D">
        <w:t>project group</w:t>
      </w:r>
      <w:r w:rsidR="00DF531A">
        <w:t>;</w:t>
      </w:r>
      <w:r>
        <w:t xml:space="preserve"> and </w:t>
      </w:r>
    </w:p>
    <w:p w14:paraId="2594DEC3" w14:textId="672C9158" w:rsidR="002B6231" w:rsidRPr="00A6067F" w:rsidRDefault="002B6231" w:rsidP="0060237C">
      <w:pPr>
        <w:pStyle w:val="ListParagraph"/>
      </w:pPr>
      <w:r>
        <w:t xml:space="preserve">A </w:t>
      </w:r>
      <w:r w:rsidR="00143E83">
        <w:t>NULL</w:t>
      </w:r>
      <w:r>
        <w:t xml:space="preserve"> value for </w:t>
      </w:r>
      <w:r w:rsidRPr="49FCFE86">
        <w:rPr>
          <w:i/>
          <w:iCs/>
        </w:rPr>
        <w:t>ExitDate</w:t>
      </w:r>
      <w:r>
        <w:t xml:space="preserve"> on any active enrollment in the project group OR the latest </w:t>
      </w:r>
      <w:r w:rsidRPr="49FCFE86">
        <w:rPr>
          <w:i/>
          <w:iCs/>
        </w:rPr>
        <w:t>ExitDate</w:t>
      </w:r>
      <w:r w:rsidR="004873DC" w:rsidRPr="49FCFE86">
        <w:rPr>
          <w:i/>
          <w:iCs/>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r w:rsidRPr="00254068">
              <w:rPr>
                <w:rFonts w:cstheme="minorHAnsi"/>
              </w:rPr>
              <w:t>x</w:t>
            </w:r>
            <w:r w:rsidR="0018056C" w:rsidRPr="00254068">
              <w:t>Stat</w:t>
            </w:r>
            <w:r w:rsidRPr="00254068">
              <w:rPr>
                <w:rFonts w:cstheme="minorHAnsi"/>
              </w:rPr>
              <w:t>us</w:t>
            </w:r>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1322" w:name="_Toc506721207"/>
      <w:r w:rsidRPr="00346F13">
        <w:t xml:space="preserve">Note: 2 is also a valid value for </w:t>
      </w:r>
      <w:r w:rsidRPr="005F4836">
        <w:rPr>
          <w:b/>
          <w:bCs/>
        </w:rPr>
        <w:t>xStatus</w:t>
      </w:r>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EST/RRH/PSHStatus</w:t>
        </w:r>
      </w:hyperlink>
      <w:r w:rsidR="004873DC">
        <w:t xml:space="preserve">. </w:t>
      </w:r>
    </w:p>
    <w:p w14:paraId="14854669" w14:textId="621A39CB" w:rsidR="002B6231" w:rsidRDefault="00A43099" w:rsidP="0088191A">
      <w:pPr>
        <w:pStyle w:val="Heading2"/>
      </w:pPr>
      <w:bookmarkStart w:id="1323" w:name="_Toc37849782"/>
      <w:bookmarkStart w:id="1324" w:name="_Toc175057091"/>
      <w:r w:rsidRPr="00F25CD0">
        <w:t>RRH/PSH</w:t>
      </w:r>
      <w:r w:rsidR="00627928">
        <w:t>/RRHSO</w:t>
      </w:r>
      <w:r w:rsidR="002B6231" w:rsidRPr="00EE1280">
        <w:t xml:space="preserve">MoveIn </w:t>
      </w:r>
      <w:r w:rsidRPr="00EE1280">
        <w:t>–</w:t>
      </w:r>
      <w:r>
        <w:t xml:space="preserve"> LSAHousehold</w:t>
      </w:r>
      <w:bookmarkEnd w:id="1323"/>
      <w:bookmarkEnd w:id="1324"/>
      <w:r>
        <w:t xml:space="preserve"> </w:t>
      </w:r>
      <w:bookmarkEnd w:id="1322"/>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2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7wcrQMAAEELAAAOAAAAZHJzL2Uyb0RvYy54bWzsVtuO2zYQfS/QfyD43pUlWbZXWG2w8V4Q&#10;IGkDbNp3mqIuCUWqJG158/UZDiVfNt0ESIG8tH4weB3NnDk8M1ev9p0kO2Fsq1VB44sZJUJxXbaq&#10;LuifH+5/W1FiHVMlk1qJgj4JS19d//rL1dDnItGNlqUwBIwomw99QRvn+jyKLG9Ex+yF7oWCzUqb&#10;jjmYmjoqDRvAeiejZDZbRIM2ZW80F9bC6m3YpNdov6oEd39UlRWOyIKCbw7/Df5v/H90fcXy2rC+&#10;afnoBvsBLzrWKvjowdQtc4xsTfuVqa7lRltduQuuu0hXVcsFxgDRxLNn0TwYve0xljof6v4AE0D7&#10;DKcfNst/3z2Y/rF/b4L3MHyr+ScLuERDX+en+35eh8NkM7zTJeSTbZ3GwPeV6bwJCInsEd+nA75i&#10;7wiHxTRbJlkMaeCwlyznaTImgDeQJX8tjpNZkmWUwIE4TtN0dThxd2JkcTThMxixPHweXR5d9BQA&#10;TtkjbPbfwfbYsF5gNqyH5b0hbVnQ5Xy+yrIkpkSxDgC5AUDwJEkv0XfvBRyfILYBX6L0umGqFjfG&#10;6KERrATvYgzm7IKfWMjOdwF/EbkJ/DhZzZIXcGN5b6x7ELojflDQSuoB/DPujXLCKCYfnTas9uGz&#10;nO3eWhdgn675ZatlW963UuLE1Ju1NGTH4OHdvb5d3oXgnh2TigwFXaTZDC2/bGKdrLKbdEz22bGu&#10;BQ+JbLuCrmb+F960h/ROlfi+HWtlGANTpPL+CdSGMY4J5EAZt9/sMbVxhj773Y0unyAJRgcBAcGD&#10;QaPNZ0oGEI+C2r+3zAhK5BsFifRKMw3MNNhMA6Y4XC0od4aSMFm7oEnb3rR1A7ZjxENpT6eqRbSP&#10;fuDbRG7/XJIDfQLJ74Ee3NMjJxNByMgQssAseWd/CuvnabyCx/dcL05ZD9uT4Jypxf+sR2n5ivWJ&#10;R+nItv8669OJ9UdpXxyEATi+VqF48r0ai+dB3LEQfHjqoS6caXu44iF+WdtJJdv+r0kJxrLqa2Jy&#10;5Pt8GSQK9GysjpeXIIBI98v5t8nOt2YnyrVWCpokbdKjtHt9rMvxqbPyI7yfqpPQFoGYk2ySWJBS&#10;LARYfk/rgNK+CKDwflPefYsnDjWi/BQkT2476CxC3RilHJZ8e4ClBJfg09gg+tv4+bOCAE3TqPv/&#10;UAOIw2w400LxlSDYUH46UYJwC+hf/SgUtu9WiVAR/GGfRmgzcIR9Gro09pS+ETyd46lj53v9BQ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BOf7wcrQMAAEELAAAOAAAAAAAAAAAAAAAAAC4CAABkcnMvZTJvRG9jLnhtbFBLAQIt&#10;ABQABgAIAAAAIQAzkGts3AAAAAQBAAAPAAAAAAAAAAAAAAAAAAcGAABkcnMvZG93bnJldi54bWxQ&#10;SwUGAAAAAAQABADzAAAAEAcAAAAA&#10;">
                <v:shape id="AutoShape 390" o:spid="_x0000_s132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r>
                          <w:t>tlsa_HHID</w:t>
                        </w:r>
                      </w:p>
                    </w:txbxContent>
                  </v:textbox>
                </v:shape>
                <v:shape id="Flowchart: Internal Storage 63" o:spid="_x0000_s132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r>
                          <w:t>tlsa_Household</w:t>
                        </w:r>
                      </w:p>
                    </w:txbxContent>
                  </v:textbox>
                </v:shape>
                <v:shape id="AutoShape 61" o:spid="_x0000_s132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lastRenderedPageBreak/>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023793" w:rsidRPr="0052371E" w14:paraId="577084BA" w14:textId="77777777" w:rsidTr="00AE274B">
        <w:tc>
          <w:tcPr>
            <w:tcW w:w="9355" w:type="dxa"/>
          </w:tcPr>
          <w:p w14:paraId="02677E9A" w14:textId="09360386" w:rsidR="00023793" w:rsidRPr="006B4F91" w:rsidRDefault="00023793" w:rsidP="007D609E">
            <w:pPr>
              <w:pStyle w:val="NoSpacing"/>
            </w:pPr>
            <w:r>
              <w:t>ActiveHHType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r w:rsidR="00023793" w:rsidRPr="006B4F91" w14:paraId="1EBE7F7D" w14:textId="77777777" w:rsidTr="00AE274B">
        <w:tc>
          <w:tcPr>
            <w:tcW w:w="9355" w:type="dxa"/>
          </w:tcPr>
          <w:p w14:paraId="3D486E5B" w14:textId="0E6B17A9" w:rsidR="00023793" w:rsidRDefault="00023793" w:rsidP="007D609E">
            <w:pPr>
              <w:pStyle w:val="NoSpacing"/>
            </w:pPr>
            <w:r>
              <w:t>EntryDate</w:t>
            </w:r>
          </w:p>
        </w:tc>
      </w:tr>
      <w:tr w:rsidR="00023793" w:rsidRPr="006B4F91" w14:paraId="5F4FCC28" w14:textId="77777777" w:rsidTr="00AE274B">
        <w:tc>
          <w:tcPr>
            <w:tcW w:w="9355" w:type="dxa"/>
          </w:tcPr>
          <w:p w14:paraId="2A000F18" w14:textId="703EDE55" w:rsidR="00023793" w:rsidRDefault="00627928" w:rsidP="007D609E">
            <w:pPr>
              <w:pStyle w:val="NoSpacing"/>
            </w:pPr>
            <w:r>
              <w:t>LSA</w:t>
            </w:r>
            <w:r w:rsidR="00023793">
              <w:t>ProjectType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r w:rsidRPr="00346F13">
              <w:rPr>
                <w:b/>
                <w:bCs/>
              </w:rPr>
              <w:t>RRHMoveIn</w:t>
            </w:r>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r>
              <w:rPr>
                <w:b/>
                <w:bCs/>
              </w:rPr>
              <w:t>PSHMoveIn</w:t>
            </w:r>
          </w:p>
        </w:tc>
      </w:tr>
      <w:tr w:rsidR="00627928" w:rsidRPr="006B4F91" w14:paraId="0646F357" w14:textId="77777777" w:rsidTr="00AE274B">
        <w:tc>
          <w:tcPr>
            <w:tcW w:w="9355" w:type="dxa"/>
          </w:tcPr>
          <w:p w14:paraId="34A3AD95" w14:textId="32A07A88" w:rsidR="00627928" w:rsidRDefault="00627928" w:rsidP="007D609E">
            <w:pPr>
              <w:pStyle w:val="NoSpacing"/>
              <w:rPr>
                <w:b/>
                <w:bCs/>
              </w:rPr>
            </w:pPr>
            <w:r>
              <w:rPr>
                <w:b/>
                <w:bCs/>
              </w:rPr>
              <w:t>RRHSOMoveIn</w:t>
            </w:r>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r w:rsidRPr="0062343A">
        <w:rPr>
          <w:b/>
          <w:bCs/>
          <w:iCs/>
        </w:rPr>
        <w:t>RRHMoveIn</w:t>
      </w:r>
      <w:r w:rsidRPr="00A6067F">
        <w:rPr>
          <w:rFonts w:eastAsia="Times New Roman" w:cstheme="minorHAnsi"/>
          <w:szCs w:val="20"/>
        </w:rPr>
        <w:t xml:space="preserve"> and </w:t>
      </w:r>
      <w:r w:rsidRPr="0062343A">
        <w:rPr>
          <w:b/>
          <w:bCs/>
          <w:iCs/>
        </w:rPr>
        <w:t>PSHMoveIn</w:t>
      </w:r>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r w:rsidRPr="008743AE">
              <w:rPr>
                <w:rFonts w:cstheme="minorHAnsi"/>
              </w:rPr>
              <w:t>x</w:t>
            </w:r>
            <w:r w:rsidR="0018056C" w:rsidRPr="008743AE">
              <w:rPr>
                <w:rFonts w:cstheme="minorHAnsi"/>
              </w:rPr>
              <w:t>Stat</w:t>
            </w:r>
            <w:r w:rsidRPr="008743AE">
              <w:rPr>
                <w:rFonts w:cstheme="minorHAnsi"/>
              </w:rPr>
              <w:t>us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r w:rsidRPr="00655B0F">
              <w:t>xMoveIn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35A58128" w:rsidR="002B6231" w:rsidRDefault="004429BF" w:rsidP="0088191A">
      <w:pPr>
        <w:pStyle w:val="Heading2"/>
      </w:pPr>
      <w:bookmarkStart w:id="1325" w:name="_Toc37849783"/>
      <w:bookmarkStart w:id="1326" w:name="_Toc175057092"/>
      <w:bookmarkStart w:id="1327" w:name="_Toc506721208"/>
      <w:r>
        <w:rPr>
          <w:rFonts w:ascii="Times New Roman" w:hAnsi="Times New Roman" w:cs="Times New Roman"/>
          <w:noProof/>
          <w:szCs w:val="24"/>
        </w:rPr>
        <mc:AlternateContent>
          <mc:Choice Requires="wpg">
            <w:drawing>
              <wp:anchor distT="0" distB="0" distL="114300" distR="114300" simplePos="0" relativeHeight="251650065" behindDoc="0" locked="0" layoutInCell="1" allowOverlap="1" wp14:anchorId="43BAF700" wp14:editId="7EB806B0">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r>
                                <w:t>lsa_ProjectCoC</w:t>
                              </w:r>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r>
                                <w:t>tlsa_HHID</w:t>
                              </w:r>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28" style="position:absolute;left:0;text-align:left;margin-left:0;margin-top:33.1pt;width:244.6pt;height:103.35pt;z-index:251650065;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gtZqQQAAAUUAAAOAAAAZHJzL2Uyb0RvYy54bWzsWNtu3DYQfS/QfyD0Xq+uu9qF5cBeXxog&#10;bQM46TtXoi61RKok11rn6zscintLnDgJ4AZw9mFBiuRoOHM4OoenrzZdS+6ZVI3gmRec+B5hPBdF&#10;w6vMe//u+rfUI0pTXtBWcJZ5D0x5r85+/eV06BcsFLVoCyYJGOFqMfSZV2vdLyYTldeso+pE9IzD&#10;YClkRzV0ZTUpJB3AetdOQt+fTgYhi16KnCkFTy/toHeG9suS5fqvslRMkzbzwDeN/xL/V+Z/cnZK&#10;F5Wkfd3koxv0G7zoaMPhpVtTl1RTspbNR6a6JpdCiVKf5KKbiLJscoZ7gN0E/tFubqRY97iXajFU&#10;/TZMENqjOH2z2fzP+xvZ3/ZvpfUemm9EfqcgLpOhrxb746Zf2clkNfwhCsgnXWuBG9+UsjMmYEtk&#10;g/F92MaXbTTJ4WEU+NM4hDTkMBZEQZjEic1AXkOazLogCPw4hilmRhD6c5iOOcrrq30rOxtTMz6h&#10;C+sAOj06aUAAqFK7wKnvC9xtTXuG+VAmMG8laYrMm8VxmiQ+AJ3TDkJy3Yohr6nUC3Ip8nXHuCY4&#10;J41mxlfjFKx2MVc24ISLZU15xc6lFEPNaAHOBri3gwWmoyBdX8zAUSRDP45sJF02gjANQhvHcB7M&#10;D8JIF71U+oaJjphG5pWwKfBParclTDq9f6O0Db+bbzCgRNsU103bYkdWq2UryT2FI3i9vEouXcYO&#10;prWcDJk3jRIfLR+MqQMTyUWQ4lYg6QfTukZDLWmbLvNS3/zsfk0sr3iBKNK0aW0bFrfc+MewSoz7&#10;cNG1WdKb1QZTHCT4QjO6EsUDRF8KW0qg9EGjFvKDRwYoI5mn/l1TyTzSvuaQQVNzXEO6xso1KM9h&#10;aeblWnrEdpbaVqd1L5uqBtsBxoOLczhpZYPR3vmBpxQx/rxgnzuwG6/wWBA4BSbexrfnQncSuDox&#10;n00RVZDOsUoAun0YNpUmhNP3RHS/5gAhTttbLSStzFmni68G+dXF5ezKHt0jhD4Z5MswTc6fHeQY&#10;pR24XjjIAzi7tqL/ICBP0gQz9BjIHV7cp9iV5OMS/rJBjozjJ8hH2hJAjfy/QR6mMz9ylXwKrM9+&#10;t/crueMpM0titnTvcZ7yskGOH8OfIHcgB/gcg3yfrCy5lT/5ho/yZ8vGkdu8e+iB1+MXHT7oernh&#10;e8Q/AOg2hZEuI2x5cTjBB7K0mwACBQmSfafpPJHNh1EKJH3URbPYUuDdpyBO09jSHaS9j58QpSU1&#10;zHIpOAd5LKQlmI+wHC4Mj0fu/FnyYvQ629L84s4abdcdyERL/Uc2Do+M1EM14DxFtW9Wo5A74PSg&#10;gEfq/gkaTzQmRssGhFMLnBsURMcK4N4MLiNMy2qTLxJ9S+rNZJMQUIzPyqYNgo7hGaVYBUewHGlF&#10;5+iWZ38eRqRsm/53A1Bs/e00xSjVjcyeAn3+SHK7AhwZ+bPV7KhhH4dXy0p9IWl+x/SOPRsaXRXj&#10;JmnxDzjStXDPAiggUTydO3qOIEQQOO5iVv7QGPwqhD2ZUUfTZAYZsdJx7Fj5OHashBw7Tkbq7xeR&#10;eH8Cd02YhPFezFxm7ffxmOxu787+AwAA//8DAFBLAwQUAAYACAAAACEAxt4l2N8AAAAHAQAADwAA&#10;AGRycy9kb3ducmV2LnhtbEyPQUvDQBCF74L/YRnBm90kamzTTEop6qkItoL0ts1Ok9DsbMhuk/Tf&#10;u570No/3eO+bfDWZVgzUu8YyQjyLQBCXVjdcIXzt3x7mIJxXrFVrmRCu5GBV3N7kKtN25E8adr4S&#10;oYRdphBq77tMSlfWZJSb2Y44eCfbG+WD7CupezWGctPKJIpSaVTDYaFWHW1qKs+7i0F4H9W4foxf&#10;h+35tLke9s8f39uYEO/vpvUShKfJ/4XhFz+gQxGYjvbC2okWITziEdI0ARHcp/kiHEeE5CVZgCxy&#10;+Z+/+AEAAP//AwBQSwECLQAUAAYACAAAACEAtoM4kv4AAADhAQAAEwAAAAAAAAAAAAAAAAAAAAAA&#10;W0NvbnRlbnRfVHlwZXNdLnhtbFBLAQItABQABgAIAAAAIQA4/SH/1gAAAJQBAAALAAAAAAAAAAAA&#10;AAAAAC8BAABfcmVscy8ucmVsc1BLAQItABQABgAIAAAAIQDqVgtZqQQAAAUUAAAOAAAAAAAAAAAA&#10;AAAAAC4CAABkcnMvZTJvRG9jLnhtbFBLAQItABQABgAIAAAAIQDG3iXY3wAAAAcBAAAPAAAAAAAA&#10;AAAAAAAAAAMHAABkcnMvZG93bnJldi54bWxQSwUGAAAAAAQABADzAAAADwgAAAAA&#10;">
                <v:shape id="Flowchart: Document 74485837" o:spid="_x0000_s1329"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r>
                          <w:t>lsa_ProjectCoC</w:t>
                        </w:r>
                      </w:p>
                    </w:txbxContent>
                  </v:textbox>
                </v:shape>
                <v:shape id="AutoShape 448" o:spid="_x0000_s1330"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r>
                          <w:t>tlsa_HHID</w:t>
                        </w:r>
                      </w:p>
                    </w:txbxContent>
                  </v:textbox>
                </v:shape>
                <v:shape id="AutoShape 448" o:spid="_x0000_s1331"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r>
                          <w:t>tlsa_Household</w:t>
                        </w:r>
                      </w:p>
                    </w:txbxContent>
                  </v:textbox>
                </v:shape>
                <v:shape id="AutoShape 448" o:spid="_x0000_s1332"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r>
                          <w:t>tlsa_Household</w:t>
                        </w:r>
                      </w:p>
                    </w:txbxContent>
                  </v:textbox>
                </v:shape>
                <v:shape id="AutoShape 8" o:spid="_x0000_s1333"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34"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r w:rsidR="0085574A" w:rsidRPr="00EE1280">
        <w:t>EST/RRH/PSHGeograph</w:t>
      </w:r>
      <w:r w:rsidR="0085574A">
        <w:t xml:space="preserve">y – </w:t>
      </w:r>
      <w:r w:rsidR="002B6231" w:rsidRPr="00C52062">
        <w:t>LSAHousehold</w:t>
      </w:r>
      <w:bookmarkEnd w:id="1325"/>
      <w:bookmarkEnd w:id="1326"/>
      <w:r w:rsidR="002B6231" w:rsidRPr="00C52062">
        <w:t xml:space="preserve"> </w:t>
      </w:r>
      <w:bookmarkEnd w:id="1327"/>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435F49CF"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r w:rsidRPr="00AE274B">
              <w:t>GeographyType</w:t>
            </w:r>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lastRenderedPageBreak/>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EST/RRH/PSHStatus</w:t>
            </w:r>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r>
              <w:t>Active</w:t>
            </w:r>
            <w:r w:rsidR="00525BD5" w:rsidRPr="00AE274B">
              <w:t>HHType</w:t>
            </w:r>
          </w:p>
        </w:tc>
      </w:tr>
      <w:tr w:rsidR="00D8136B" w:rsidRPr="005F4836" w14:paraId="7F54EB78" w14:textId="77777777" w:rsidTr="00525BD5">
        <w:tc>
          <w:tcPr>
            <w:tcW w:w="9360" w:type="dxa"/>
          </w:tcPr>
          <w:p w14:paraId="561F06CE" w14:textId="202927F8" w:rsidR="00D8136B" w:rsidRDefault="00D8136B" w:rsidP="009A7EC0">
            <w:pPr>
              <w:pStyle w:val="NoSpacing"/>
            </w:pPr>
            <w:r>
              <w:t>Active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023793" w:rsidRPr="005F4836" w14:paraId="1BE71647" w14:textId="77777777" w:rsidTr="00525BD5">
        <w:tc>
          <w:tcPr>
            <w:tcW w:w="9360" w:type="dxa"/>
          </w:tcPr>
          <w:p w14:paraId="4EB1F3E9" w14:textId="4F1983D6" w:rsidR="00023793" w:rsidRPr="00AE274B" w:rsidRDefault="00937979" w:rsidP="009A7EC0">
            <w:pPr>
              <w:pStyle w:val="NoSpacing"/>
            </w:pPr>
            <w:r>
              <w:t>LSA</w:t>
            </w:r>
            <w:r w:rsidR="00D8136B">
              <w:t>ProjectType</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r w:rsidRPr="00836B21">
              <w:rPr>
                <w:b/>
                <w:bCs/>
              </w:rPr>
              <w:t>EST</w:t>
            </w:r>
            <w:r>
              <w:rPr>
                <w:b/>
                <w:bCs/>
              </w:rPr>
              <w:t>Geography</w:t>
            </w:r>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r w:rsidRPr="00836B21">
              <w:rPr>
                <w:b/>
                <w:bCs/>
              </w:rPr>
              <w:t>RRH</w:t>
            </w:r>
            <w:r>
              <w:rPr>
                <w:b/>
                <w:bCs/>
              </w:rPr>
              <w:t>Geography</w:t>
            </w:r>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r>
              <w:rPr>
                <w:b/>
              </w:rPr>
              <w:t>PSH</w:t>
            </w:r>
            <w:r>
              <w:rPr>
                <w:b/>
                <w:bCs/>
              </w:rPr>
              <w:t>Geography</w:t>
            </w:r>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r w:rsidRPr="0060237C">
        <w:rPr>
          <w:b/>
        </w:rPr>
        <w:t>x</w:t>
      </w:r>
      <w:r>
        <w:rPr>
          <w:b/>
        </w:rPr>
        <w:t>Geography</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r w:rsidRPr="00655B0F">
        <w:rPr>
          <w:b/>
        </w:rPr>
        <w:t>xStatus</w:t>
      </w:r>
      <w:r w:rsidRPr="006B4F91">
        <w:rPr>
          <w:bCs/>
        </w:rPr>
        <w:t xml:space="preserve"> &gt;= 10)</w:t>
      </w:r>
      <w:r>
        <w:t xml:space="preserve">, </w:t>
      </w:r>
      <w:r w:rsidRPr="00655B0F">
        <w:rPr>
          <w:b/>
        </w:rPr>
        <w:t>xGeography</w:t>
      </w:r>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t xml:space="preserve">The </w:t>
      </w:r>
      <w:r w:rsidR="0062343A">
        <w:t>active enrollment</w:t>
      </w:r>
      <w:r>
        <w:t xml:space="preserve"> </w:t>
      </w:r>
      <w:r w:rsidR="001C3A54">
        <w:t xml:space="preserve">for the project group </w:t>
      </w:r>
      <w:r>
        <w:t>with the latest active date in the report perio</w:t>
      </w:r>
      <w:r w:rsidR="001C3A54">
        <w:t xml:space="preserve">d; and </w:t>
      </w:r>
    </w:p>
    <w:p w14:paraId="4684C06D" w14:textId="75DCB0ED" w:rsidR="001C3A54" w:rsidRPr="00A6067F" w:rsidRDefault="002B6231" w:rsidP="005F4836">
      <w:pPr>
        <w:pStyle w:val="ListParagraph"/>
      </w:pPr>
      <w:r>
        <w:t xml:space="preserve">The </w:t>
      </w:r>
      <w:r w:rsidR="001C3A54">
        <w:t>lsa_ProjectCoC.</w:t>
      </w:r>
      <w:r w:rsidR="001C3A54" w:rsidRPr="49FCFE86">
        <w:rPr>
          <w:i/>
          <w:iCs/>
        </w:rPr>
        <w:t>GeographyType</w:t>
      </w:r>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1328" w:name="_AHAR_CSV_Files"/>
      <w:bookmarkStart w:id="1329" w:name="_Toc37849784"/>
      <w:bookmarkStart w:id="1330" w:name="_Toc175057093"/>
      <w:bookmarkStart w:id="1331" w:name="_Toc499543995"/>
      <w:bookmarkStart w:id="1332" w:name="_Toc506721209"/>
      <w:bookmarkStart w:id="1333" w:name="_Toc497116480"/>
      <w:bookmarkStart w:id="1334" w:name="_Hlk496773519"/>
      <w:bookmarkStart w:id="1335" w:name="_Toc506721210"/>
      <w:bookmarkEnd w:id="1328"/>
      <w:r>
        <w:t xml:space="preserve">EST/RRH/PSHLivingSit – </w:t>
      </w:r>
      <w:r w:rsidRPr="00C52062">
        <w:t>LSAHousehold</w:t>
      </w:r>
      <w:bookmarkEnd w:id="1329"/>
      <w:bookmarkEnd w:id="1330"/>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50057" behindDoc="0" locked="0" layoutInCell="1" allowOverlap="1" wp14:anchorId="4F7D27DE" wp14:editId="22832146">
                <wp:simplePos x="0" y="0"/>
                <wp:positionH relativeFrom="column">
                  <wp:posOffset>1153160</wp:posOffset>
                </wp:positionH>
                <wp:positionV relativeFrom="paragraph">
                  <wp:posOffset>5715</wp:posOffset>
                </wp:positionV>
                <wp:extent cx="3465195" cy="1554480"/>
                <wp:effectExtent l="0" t="0" r="20955" b="26670"/>
                <wp:wrapTopAndBottom/>
                <wp:docPr id="74485336" name="Group 74485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r>
                                  <w:t>tlsa_HHID</w:t>
                                </w:r>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r>
                                  <w:t>hmis_Enrollment</w:t>
                                </w:r>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r>
                                  <w:t>tlsa_Enrollment</w:t>
                                </w:r>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74485336" o:spid="_x0000_s1335" style="position:absolute;left:0;text-align:left;margin-left:90.8pt;margin-top:.45pt;width:272.85pt;height:122.4pt;z-index:251650057;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cpmFgUAAAMYAAAOAAAAZHJzL2Uyb0RvYy54bWzsWNtu4zYQfS/QfyD03lh3y0KcRWIn6QK7&#10;7QJJ+05L1KWRSJVkYqdf3yEpyrI3zqab7TYFnAeDlKjJcObMmUOevtu0DXogXNSMzh3vxHUQoRnL&#10;a1rOnd9ur35KHCQkpjluGCVz55EI593Zjz+crruU+KxiTU44AiNUpOtu7lRSdulkIrKKtFicsI5Q&#10;eFkw3mIJU15Oco7XYL1tJr7rxpM143nHWUaEgKdL89I50/aLgmTy16IQRKJm7oBvUv9y/btSv5Oz&#10;U5yWHHdVnfVu4K/wosU1hX86mFpiidE9rz8z1dYZZ4IV8iRj7YQVRZ0RvQfYjefu7eaas/tO76VM&#10;12U3hAlCuxenrzab/fJwzbub7hM33sPwA8vuBMRlsu7KdPxezUuzGK3WH1kO+cT3kumNbwreKhOw&#10;JbTR8X0c4ks2EmXwMAjjyJtFDsrgnRdFYZj0GcgqSJP6zvN8WBI6SK3w/DAMpiZHWXU5sgILBhvq&#10;/QSnxgHtdO+kAgGgSmwDJ14XuJsKd0TnQ6jAfOKozufOFLYRBeAnoriFkFw1bJ1VmMsUvaeScIob&#10;dCMZxyVBcaC8VW7B9zbqwoQcUbaoMC3JOedsXRGcg7ue3t3OB2oiIGFfzIHnhVM3BL90LAM3CRIT&#10;S5sPz09c30TSn4batSGQOO24kNeEtUgN5k4B2wL/uLSb6veks48fPghp8mA/U2AQrKnzq7pp9ISX&#10;q0XD0QOGWry8WE4vzeb2ljUUredOHESutnzYxMJPonPr9M6ytoawo6Zu507iqj+zbRXSS5qDmziV&#10;uG7MGHbcUPWIaLro92GDbJIlN6uNzrUXaTiqtyuWP0ISODOcAhwIg4rxvxy0Bj6ZO+LPe8yJg5r3&#10;FBKpyMcOuB2s7ADTDD6dO5nkDjKThTQ0dd/xuqzAtqfjQdk5lFxR62hv/dDlqsH+fVEP9G5Qr7zS&#10;9YH8aITxBTXMkm1ozywDzPXq28cOSmYH5eYTm4AXoDyY+WFsUe77Xp9ui/Jp4noG5PrFYYQLybEK&#10;9YJRCo2DcRPxA9imTAFbg+lZyD6KAfTQt3K2vgXHABVYSHgBwDAIVQhs7ltgVVMg/SbgkWJGXTPW&#10;faFNatLbgT10ix7dTyAdSR1pyWugmAZgCUXWkhwcIdC41ciU7xdrweBeLVYpAnb9voCbfQ64IPFH&#10;iNtjVevowLfPAwsVTd39rBCpR7/bsuvbmucF8XQA26g9WbD5EbDN0Jt0JRwGXEMKecFxdkfklkUV&#10;EMq8ryqc/wGOtA1oEoAAirzE0wQENjUsNQjGjPs/Q+U/wtyLuTaIoykQguHbfmI4t58Y3u0nlnuh&#10;KF/PvL1CUjWhxdOORggBGoYttbJDft9MdmWWEpHfSobtyakodDUkodn1YmokAQDaljoPybFoBtIM&#10;cobTrRxTFnp+BQvurOeR/1iOheDSfmMCnXaYJ4a29O3U146SncVebEL3ROhBfem4HqaKo/rKgYqj&#10;IYFH9QVnjvgJkAczLRNUlxtaHijsf+2IsQPyLT88DXKr1u1h0Xau4xEjHR0xNIWqBB5BnkSRC2f9&#10;t8TkQZxA3ekm+DqQf8QlJbLOlrW428o/o4hsYahWu6PxxfgQvby6vLiyenBn2bMnkrGJ6GJ2sbQy&#10;dcfEs6eJF+q2LajjgZWOoFaghkswA+o3dFs0pvIg8APNQ09KxeNt0ctuiwxRvG0q396Y6iO9vmnW&#10;x8r+VlxdZY/netX27v7sbwAAAP//AwBQSwMEFAAGAAgAAAAhAA4GDunfAAAACAEAAA8AAABkcnMv&#10;ZG93bnJldi54bWxMj0FLw0AUhO+C/2F5gje7SWqbGrMppainItgK4m2bfU1Cs29Ddpuk/97nSY/D&#10;DDPf5OvJtmLA3jeOFMSzCARS6UxDlYLPw+vDCoQPmoxuHaGCK3pYF7c3uc6MG+kDh32oBJeQz7SC&#10;OoQuk9KXNVrtZ65DYu/keqsDy76Sptcjl9tWJlG0lFY3xAu17nBbY3neX6yCt1GPm3n8MuzOp+31&#10;+7B4/9rFqNT93bR5BhFwCn9h+MVndCiY6eguZLxoWa/iJUcVPIFgO03SOYijguRxkYIscvn/QPED&#10;AAD//wMAUEsBAi0AFAAGAAgAAAAhALaDOJL+AAAA4QEAABMAAAAAAAAAAAAAAAAAAAAAAFtDb250&#10;ZW50X1R5cGVzXS54bWxQSwECLQAUAAYACAAAACEAOP0h/9YAAACUAQAACwAAAAAAAAAAAAAAAAAv&#10;AQAAX3JlbHMvLnJlbHNQSwECLQAUAAYACAAAACEAYlXKZhYFAAADGAAADgAAAAAAAAAAAAAAAAAu&#10;AgAAZHJzL2Uyb0RvYy54bWxQSwECLQAUAAYACAAAACEADgYO6d8AAAAIAQAADwAAAAAAAAAAAAAA&#10;AABwBwAAZHJzL2Rvd25yZXYueG1sUEsFBgAAAAAEAAQA8wAAAHwIAAAAAA==&#10;">
                <v:shape id="Flowchart: Internal Storage 63" o:spid="_x0000_s1336"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r>
                          <w:t>tlsa_Household</w:t>
                        </w:r>
                      </w:p>
                    </w:txbxContent>
                  </v:textbox>
                </v:shape>
                <v:shape id="AutoShape 25" o:spid="_x0000_s1337"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38"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39"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40"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r>
                            <w:t>tlsa_HHID</w:t>
                          </w:r>
                        </w:p>
                      </w:txbxContent>
                    </v:textbox>
                  </v:shape>
                  <v:shape id="AutoShape 390" o:spid="_x0000_s1341"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r>
                            <w:t>tlsa_Household</w:t>
                          </w:r>
                        </w:p>
                      </w:txbxContent>
                    </v:textbox>
                  </v:shape>
                  <v:shape id="AutoShape 448" o:spid="_x0000_s1342"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r>
                            <w:t>hmis_Enrollment</w:t>
                          </w:r>
                        </w:p>
                      </w:txbxContent>
                    </v:textbox>
                  </v:shape>
                  <v:shape id="Flowchart: Internal Storage 63" o:spid="_x0000_s1343"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r>
                            <w:t>tlsa_Enrollment</w:t>
                          </w:r>
                        </w:p>
                      </w:txbxContent>
                    </v:textbox>
                  </v:shape>
                </v:group>
                <w10:wrap type="topAndBottom"/>
              </v:group>
            </w:pict>
          </mc:Fallback>
        </mc:AlternateContent>
      </w:r>
    </w:p>
    <w:p w14:paraId="5A048557" w14:textId="77777777" w:rsidR="0085574A" w:rsidRPr="0087613E" w:rsidRDefault="0085574A" w:rsidP="006A3016">
      <w:pPr>
        <w:pStyle w:val="Heading3"/>
      </w:pPr>
      <w:r w:rsidRPr="0087613E">
        <w:lastRenderedPageBreak/>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EST/RRH/PSHStatus</w:t>
            </w:r>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r>
              <w:t>Active</w:t>
            </w:r>
            <w:r w:rsidR="00525BD5" w:rsidRPr="000469F6">
              <w:t>HHType</w:t>
            </w:r>
          </w:p>
        </w:tc>
      </w:tr>
      <w:tr w:rsidR="00525BD5" w:rsidRPr="00053715" w14:paraId="7AD00088" w14:textId="77777777" w:rsidTr="00525BD5">
        <w:tc>
          <w:tcPr>
            <w:tcW w:w="9360" w:type="dxa"/>
          </w:tcPr>
          <w:p w14:paraId="365C8BDC" w14:textId="1B2C8D8A" w:rsidR="00525BD5" w:rsidRPr="000469F6" w:rsidRDefault="003F351E" w:rsidP="009A7EC0">
            <w:pPr>
              <w:pStyle w:val="NoSpacing"/>
            </w:pPr>
            <w:r>
              <w:t>Active</w:t>
            </w:r>
          </w:p>
        </w:tc>
      </w:tr>
      <w:tr w:rsidR="00525BD5" w:rsidRPr="00053715" w14:paraId="40093A61" w14:textId="77777777" w:rsidTr="00525BD5">
        <w:tc>
          <w:tcPr>
            <w:tcW w:w="9360" w:type="dxa"/>
          </w:tcPr>
          <w:p w14:paraId="422B80EE" w14:textId="247293D0" w:rsidR="00525BD5" w:rsidRPr="000469F6" w:rsidRDefault="00B158E1" w:rsidP="009A7EC0">
            <w:pPr>
              <w:pStyle w:val="NoSpacing"/>
            </w:pPr>
            <w:r>
              <w:t>LSA</w:t>
            </w:r>
            <w:r w:rsidR="00525BD5"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173EADDE" w:rsidR="00525BD5" w:rsidRPr="000469F6" w:rsidRDefault="003F351E" w:rsidP="009A7EC0">
            <w:pPr>
              <w:pStyle w:val="NoSpacing"/>
            </w:pPr>
            <w:r>
              <w:t>EntryDate</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3F351E" w:rsidRPr="00053715" w14:paraId="4CEAACBB" w14:textId="77777777" w:rsidTr="00525BD5">
        <w:tc>
          <w:tcPr>
            <w:tcW w:w="9360" w:type="dxa"/>
          </w:tcPr>
          <w:p w14:paraId="731377DF" w14:textId="4718E507" w:rsidR="003F351E" w:rsidRPr="000469F6" w:rsidRDefault="003F351E" w:rsidP="009A7EC0">
            <w:pPr>
              <w:pStyle w:val="NoSpacing"/>
            </w:pPr>
            <w:r>
              <w:t>PersonalID</w:t>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t>LivingSituation</w:t>
            </w:r>
          </w:p>
        </w:tc>
      </w:tr>
      <w:tr w:rsidR="00673F55" w:rsidRPr="00053715" w14:paraId="60E35B3D" w14:textId="77777777" w:rsidTr="00525BD5">
        <w:tc>
          <w:tcPr>
            <w:tcW w:w="9360" w:type="dxa"/>
          </w:tcPr>
          <w:p w14:paraId="3F3149A7" w14:textId="315C947D" w:rsidR="00673F55" w:rsidRPr="000469F6" w:rsidRDefault="0030670C" w:rsidP="009A7EC0">
            <w:pPr>
              <w:pStyle w:val="NoSpacing"/>
            </w:pPr>
            <w:r>
              <w:t>RentalSubsidyType</w:t>
            </w:r>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r w:rsidRPr="00836B21">
              <w:rPr>
                <w:b/>
                <w:bCs/>
              </w:rPr>
              <w:t>RRHLivingSit</w:t>
            </w:r>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r>
              <w:rPr>
                <w:b/>
              </w:rPr>
              <w:t>PSHLivingSit</w:t>
            </w:r>
          </w:p>
        </w:tc>
      </w:tr>
    </w:tbl>
    <w:p w14:paraId="0726FCE2" w14:textId="77777777" w:rsidR="0085574A" w:rsidRPr="00C52062" w:rsidRDefault="0085574A" w:rsidP="006A3016">
      <w:pPr>
        <w:pStyle w:val="Heading3"/>
      </w:pPr>
      <w:r w:rsidRPr="00C52062">
        <w:t>Logic</w:t>
      </w:r>
    </w:p>
    <w:p w14:paraId="06E6D6B9" w14:textId="0F523DC1" w:rsidR="00836B21" w:rsidRDefault="00836B21" w:rsidP="00836B21">
      <w:r>
        <w:t>S</w:t>
      </w:r>
      <w:r w:rsidRPr="00A6067F">
        <w:t xml:space="preserve">et </w:t>
      </w:r>
      <w:r w:rsidRPr="0060237C">
        <w:rPr>
          <w:b/>
        </w:rPr>
        <w:t>xLivingSit</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6117C657" w14:textId="6820DE68" w:rsidR="00944883" w:rsidRDefault="00944883" w:rsidP="00836B21">
      <w:r>
        <w:t xml:space="preserve">Set </w:t>
      </w:r>
      <w:r>
        <w:rPr>
          <w:b/>
          <w:bCs/>
        </w:rPr>
        <w:t xml:space="preserve">ESTLivingSit </w:t>
      </w:r>
      <w:r>
        <w:t>= 99 for any household where tlsa_HHID.</w:t>
      </w:r>
      <w:r w:rsidRPr="001A0862">
        <w:rPr>
          <w:b/>
          <w:bCs/>
        </w:rPr>
        <w:t>EntryDate</w:t>
      </w:r>
      <w:r>
        <w:t xml:space="preserve"> &lt;&gt; hmis_Enrollment.</w:t>
      </w:r>
      <w:r w:rsidRPr="001A0862">
        <w:rPr>
          <w:i/>
          <w:iCs/>
        </w:rPr>
        <w:t>EntryDate</w:t>
      </w:r>
      <w:r>
        <w:t xml:space="preserve"> (i.e., night-by-night enrollments where the HMIS entry date did not correspond to a </w:t>
      </w:r>
      <w:r w:rsidRPr="001A0862">
        <w:rPr>
          <w:i/>
          <w:iCs/>
        </w:rPr>
        <w:t>BedNightDate</w:t>
      </w:r>
      <w:r>
        <w:t>).</w:t>
      </w:r>
    </w:p>
    <w:p w14:paraId="502E8931" w14:textId="47B944CB" w:rsidR="0085574A" w:rsidRDefault="00836B21" w:rsidP="005F4836">
      <w:r>
        <w:t xml:space="preserve">For </w:t>
      </w:r>
      <w:r w:rsidR="00944883">
        <w:t xml:space="preserve">other </w:t>
      </w:r>
      <w:r>
        <w:t>households (</w:t>
      </w:r>
      <w:r w:rsidRPr="00655B0F">
        <w:rPr>
          <w:b/>
        </w:rPr>
        <w:t>xStatus</w:t>
      </w:r>
      <w:r w:rsidRPr="005F4836">
        <w:rPr>
          <w:bCs/>
        </w:rPr>
        <w:t xml:space="preserve"> &gt;</w:t>
      </w:r>
      <w:r w:rsidR="000D271E">
        <w:rPr>
          <w:bCs/>
        </w:rPr>
        <w:t xml:space="preserve"> 2</w:t>
      </w:r>
      <w:r w:rsidRPr="005F4836">
        <w:rPr>
          <w:bCs/>
        </w:rPr>
        <w:t>)</w:t>
      </w:r>
      <w:r>
        <w:t xml:space="preserve">, </w:t>
      </w:r>
      <w:r w:rsidRPr="006B4F91">
        <w:rPr>
          <w:b/>
          <w:bCs/>
        </w:rPr>
        <w:t>x</w:t>
      </w:r>
      <w:r>
        <w:rPr>
          <w:b/>
          <w:bCs/>
        </w:rPr>
        <w:t>LivingSit</w:t>
      </w:r>
      <w:r>
        <w:t xml:space="preserve"> is based </w:t>
      </w:r>
      <w:r w:rsidR="00993238">
        <w:t xml:space="preserve">on </w:t>
      </w:r>
      <w:r w:rsidR="001C3A54" w:rsidRPr="00B678E4">
        <w:rPr>
          <w:i/>
          <w:iCs/>
        </w:rPr>
        <w:t>LivingSituation</w:t>
      </w:r>
      <w:r w:rsidR="001C3A54">
        <w:t xml:space="preserve"> </w:t>
      </w:r>
      <w:r w:rsidR="00C653C6">
        <w:t xml:space="preserve">and </w:t>
      </w:r>
      <w:r w:rsidR="0030670C">
        <w:rPr>
          <w:i/>
          <w:iCs/>
        </w:rPr>
        <w:t>RentalSubsidyType</w:t>
      </w:r>
      <w:r w:rsidR="00673F55">
        <w:t xml:space="preserve"> </w:t>
      </w:r>
      <w:r w:rsidR="001C3A54">
        <w:t xml:space="preserve">for </w:t>
      </w:r>
      <w:r>
        <w:t xml:space="preserve">the enrollment with the earliest </w:t>
      </w:r>
      <w:r w:rsidRPr="00836B21">
        <w:rPr>
          <w:i/>
          <w:iCs/>
        </w:rPr>
        <w:t>EntryDate</w:t>
      </w:r>
      <w:r w:rsidRPr="00A6067F">
        <w:t xml:space="preserve"> </w:t>
      </w:r>
      <w:r>
        <w:t>for the project group</w:t>
      </w:r>
      <w:r w:rsidR="00C653C6">
        <w:t>.</w:t>
      </w:r>
      <w:r>
        <w:t>.</w:t>
      </w:r>
    </w:p>
    <w:p w14:paraId="6D25638C" w14:textId="28C13519" w:rsidR="00B3418E" w:rsidRDefault="00B3418E" w:rsidP="00777E3F">
      <w:pPr>
        <w:pStyle w:val="ListParagraph"/>
        <w:numPr>
          <w:ilvl w:val="0"/>
          <w:numId w:val="96"/>
        </w:numPr>
      </w:pPr>
      <w:r>
        <w:t xml:space="preserve">If </w:t>
      </w:r>
      <w:r w:rsidRPr="00C0251C">
        <w:rPr>
          <w:i/>
          <w:iCs/>
        </w:rPr>
        <w:t>LivingSituation</w:t>
      </w:r>
      <w:r>
        <w:t xml:space="preserve"> </w:t>
      </w:r>
      <w:r w:rsidR="00B6325F">
        <w:t>in (8,9), set xLivingSit = 98</w:t>
      </w:r>
    </w:p>
    <w:p w14:paraId="6F50DC77" w14:textId="6476A754" w:rsidR="00B6325F" w:rsidRPr="00F70388" w:rsidRDefault="00B6325F" w:rsidP="00777E3F">
      <w:pPr>
        <w:pStyle w:val="ListParagraph"/>
        <w:numPr>
          <w:ilvl w:val="0"/>
          <w:numId w:val="96"/>
        </w:numPr>
      </w:pPr>
      <w:r>
        <w:t xml:space="preserve">If </w:t>
      </w:r>
      <w:r w:rsidRPr="00C0251C">
        <w:rPr>
          <w:i/>
          <w:iCs/>
        </w:rPr>
        <w:t>LivingSituation</w:t>
      </w:r>
      <w:r>
        <w:t xml:space="preserve"> is NULL or </w:t>
      </w:r>
      <w:r w:rsidR="00F70388">
        <w:t xml:space="preserve">99, set </w:t>
      </w:r>
      <w:r w:rsidR="00F70388" w:rsidRPr="00F70388">
        <w:rPr>
          <w:b/>
          <w:bCs/>
        </w:rPr>
        <w:t xml:space="preserve">xLivingSit </w:t>
      </w:r>
      <w:r w:rsidR="00F70388">
        <w:t>= 99</w:t>
      </w:r>
    </w:p>
    <w:p w14:paraId="03F5C42E" w14:textId="2991013B" w:rsidR="00270F09" w:rsidRPr="00277F30" w:rsidRDefault="00270F09" w:rsidP="00270F09">
      <w:pPr>
        <w:pStyle w:val="ListParagraph"/>
        <w:numPr>
          <w:ilvl w:val="0"/>
          <w:numId w:val="96"/>
        </w:numPr>
        <w:rPr>
          <w:i/>
          <w:iCs/>
        </w:rPr>
      </w:pPr>
      <w:r>
        <w:t xml:space="preserve">If </w:t>
      </w:r>
      <w:r w:rsidRPr="00277F30">
        <w:rPr>
          <w:i/>
          <w:iCs/>
        </w:rPr>
        <w:t>LivingSituation</w:t>
      </w:r>
      <w:r>
        <w:t xml:space="preserve"> = 435 and </w:t>
      </w:r>
      <w:r w:rsidR="0030670C">
        <w:rPr>
          <w:i/>
          <w:iCs/>
        </w:rPr>
        <w:t>RentalSubsidyType</w:t>
      </w:r>
      <w:r>
        <w:rPr>
          <w:i/>
          <w:iCs/>
        </w:rPr>
        <w:t xml:space="preserve"> </w:t>
      </w:r>
      <w:r>
        <w:t xml:space="preserve">is null, set </w:t>
      </w:r>
      <w:r w:rsidRPr="00F70388">
        <w:rPr>
          <w:b/>
          <w:bCs/>
        </w:rPr>
        <w:t xml:space="preserve">xLivingSit </w:t>
      </w:r>
      <w:r>
        <w:t>= 99</w:t>
      </w:r>
    </w:p>
    <w:p w14:paraId="0148E43D" w14:textId="3AE8F3F9" w:rsidR="00270F09" w:rsidRPr="00277F30" w:rsidRDefault="00270F09" w:rsidP="00270F09">
      <w:pPr>
        <w:pStyle w:val="ListParagraph"/>
        <w:numPr>
          <w:ilvl w:val="0"/>
          <w:numId w:val="96"/>
        </w:numPr>
        <w:rPr>
          <w:i/>
          <w:iCs/>
        </w:rPr>
      </w:pPr>
      <w:r>
        <w:t xml:space="preserve">If </w:t>
      </w:r>
      <w:r w:rsidRPr="00277F30">
        <w:rPr>
          <w:i/>
          <w:iCs/>
        </w:rPr>
        <w:t>LivingSituation</w:t>
      </w:r>
      <w:r>
        <w:t xml:space="preserve"> = 435, set </w:t>
      </w:r>
      <w:r w:rsidRPr="00F70388">
        <w:rPr>
          <w:b/>
          <w:bCs/>
        </w:rPr>
        <w:t xml:space="preserve">xLivingSit </w:t>
      </w:r>
      <w:r>
        <w:t xml:space="preserve">= </w:t>
      </w:r>
      <w:r w:rsidR="0030670C">
        <w:rPr>
          <w:i/>
          <w:iCs/>
        </w:rPr>
        <w:t>RentalSubsidyType</w:t>
      </w:r>
    </w:p>
    <w:p w14:paraId="06FEE5A3" w14:textId="503577E7" w:rsidR="00C653C6" w:rsidRPr="00C0251C" w:rsidRDefault="00C653C6" w:rsidP="00777E3F">
      <w:pPr>
        <w:pStyle w:val="ListParagraph"/>
        <w:numPr>
          <w:ilvl w:val="0"/>
          <w:numId w:val="96"/>
        </w:numPr>
        <w:rPr>
          <w:i/>
          <w:iCs/>
        </w:rPr>
      </w:pPr>
      <w:r>
        <w:t>Otherwise, set</w:t>
      </w:r>
      <w:r w:rsidRPr="49FCFE86">
        <w:rPr>
          <w:i/>
          <w:iCs/>
        </w:rPr>
        <w:t xml:space="preserve"> </w:t>
      </w:r>
      <w:r w:rsidRPr="49FCFE86">
        <w:rPr>
          <w:b/>
          <w:bCs/>
        </w:rPr>
        <w:t xml:space="preserve">xLivingSit </w:t>
      </w:r>
      <w:r>
        <w:t xml:space="preserve">= </w:t>
      </w:r>
      <w:r w:rsidRPr="49FCFE86">
        <w:rPr>
          <w:i/>
          <w:iCs/>
        </w:rPr>
        <w:t>LivingSituation</w:t>
      </w:r>
      <w:r>
        <w:t>.</w:t>
      </w:r>
    </w:p>
    <w:tbl>
      <w:tblPr>
        <w:tblStyle w:val="Style11"/>
        <w:tblW w:w="9000" w:type="dxa"/>
        <w:tblLook w:val="04A0" w:firstRow="1" w:lastRow="0" w:firstColumn="1" w:lastColumn="0" w:noHBand="0" w:noVBand="1"/>
      </w:tblPr>
      <w:tblGrid>
        <w:gridCol w:w="717"/>
        <w:gridCol w:w="8283"/>
      </w:tblGrid>
      <w:tr w:rsidR="00CB0B4E" w:rsidRPr="008F0D48" w14:paraId="37CF93AE" w14:textId="77777777" w:rsidTr="00C0251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4A3B83C5"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8283" w:type="dxa"/>
            <w:noWrap/>
          </w:tcPr>
          <w:p w14:paraId="683AEE29" w14:textId="77777777" w:rsidR="00CB0B4E" w:rsidRPr="008F0D48" w:rsidRDefault="00CB0B4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CB0B4E" w:rsidRPr="008F0D48" w14:paraId="597EC70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614C8F"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-1</w:t>
            </w:r>
          </w:p>
        </w:tc>
        <w:tc>
          <w:tcPr>
            <w:tcW w:w="8283" w:type="dxa"/>
            <w:noWrap/>
            <w:hideMark/>
          </w:tcPr>
          <w:p w14:paraId="7CC2D553" w14:textId="77777777" w:rsidR="00CB0B4E" w:rsidRPr="008F0D48" w:rsidRDefault="00CB0B4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D17884" w:rsidRPr="008F0D48" w14:paraId="2ACD17BA"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910E47" w14:textId="078F7E3F" w:rsidR="00D17884" w:rsidRPr="008F0D48" w:rsidRDefault="00D17884" w:rsidP="00D17884">
            <w:pPr>
              <w:spacing w:before="0" w:after="0" w:line="240" w:lineRule="auto"/>
              <w:jc w:val="right"/>
              <w:rPr>
                <w:rFonts w:ascii="Calibri" w:hAnsi="Calibri" w:cs="Calibri"/>
                <w:color w:val="000000"/>
              </w:rPr>
            </w:pPr>
            <w:r w:rsidRPr="00637B4B">
              <w:t>98</w:t>
            </w:r>
          </w:p>
        </w:tc>
        <w:tc>
          <w:tcPr>
            <w:tcW w:w="8283" w:type="dxa"/>
            <w:noWrap/>
            <w:hideMark/>
          </w:tcPr>
          <w:p w14:paraId="3FDD6088" w14:textId="1E8F538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Data not provided by client</w:t>
            </w:r>
          </w:p>
        </w:tc>
      </w:tr>
      <w:tr w:rsidR="00D17884" w:rsidRPr="008F0D48" w14:paraId="3762424D"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13F7A4" w14:textId="3C2E005B" w:rsidR="00D17884" w:rsidRPr="008F0D48" w:rsidRDefault="00D17884" w:rsidP="00D17884">
            <w:pPr>
              <w:spacing w:before="0" w:after="0" w:line="240" w:lineRule="auto"/>
              <w:jc w:val="right"/>
              <w:rPr>
                <w:rFonts w:ascii="Calibri" w:hAnsi="Calibri" w:cs="Calibri"/>
                <w:color w:val="000000"/>
              </w:rPr>
            </w:pPr>
            <w:r w:rsidRPr="00637B4B">
              <w:lastRenderedPageBreak/>
              <w:t>99</w:t>
            </w:r>
          </w:p>
        </w:tc>
        <w:tc>
          <w:tcPr>
            <w:tcW w:w="8283" w:type="dxa"/>
            <w:noWrap/>
            <w:hideMark/>
          </w:tcPr>
          <w:p w14:paraId="2E10037B" w14:textId="1A4E3E7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Data missing or invalid</w:t>
            </w:r>
          </w:p>
        </w:tc>
      </w:tr>
      <w:tr w:rsidR="00D17884" w:rsidRPr="008F0D48" w14:paraId="42E99A2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F965BCA" w14:textId="30DC7FC8" w:rsidR="00D17884" w:rsidRPr="008F0D48" w:rsidRDefault="00D17884" w:rsidP="00D17884">
            <w:pPr>
              <w:spacing w:before="0" w:after="0" w:line="240" w:lineRule="auto"/>
              <w:jc w:val="right"/>
              <w:rPr>
                <w:rFonts w:ascii="Calibri" w:hAnsi="Calibri" w:cs="Calibri"/>
                <w:color w:val="000000"/>
              </w:rPr>
            </w:pPr>
            <w:r w:rsidRPr="00637B4B">
              <w:t>101</w:t>
            </w:r>
          </w:p>
        </w:tc>
        <w:tc>
          <w:tcPr>
            <w:tcW w:w="8283" w:type="dxa"/>
            <w:noWrap/>
            <w:hideMark/>
          </w:tcPr>
          <w:p w14:paraId="564C29BA" w14:textId="39BA7D7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Emergency shelter, including hotel or motel paid for with emergency shelter voucher, Host Home shelter</w:t>
            </w:r>
          </w:p>
        </w:tc>
      </w:tr>
      <w:tr w:rsidR="00D17884" w:rsidRPr="008F0D48" w14:paraId="690C801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6CB1B31" w14:textId="4C5C48BD" w:rsidR="00D17884" w:rsidRPr="008F0D48" w:rsidRDefault="00D17884" w:rsidP="00D17884">
            <w:pPr>
              <w:spacing w:before="0" w:after="0" w:line="240" w:lineRule="auto"/>
              <w:jc w:val="right"/>
              <w:rPr>
                <w:rFonts w:ascii="Calibri" w:hAnsi="Calibri" w:cs="Calibri"/>
                <w:color w:val="000000"/>
              </w:rPr>
            </w:pPr>
            <w:r w:rsidRPr="00637B4B">
              <w:t>116</w:t>
            </w:r>
          </w:p>
        </w:tc>
        <w:tc>
          <w:tcPr>
            <w:tcW w:w="8283" w:type="dxa"/>
            <w:noWrap/>
            <w:hideMark/>
          </w:tcPr>
          <w:p w14:paraId="08DEDE8D" w14:textId="61920840"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Place not meant for habitation (e.g., a vehicle, an abandoned building, bus/train/subway station/airport or anywhere outside)</w:t>
            </w:r>
          </w:p>
        </w:tc>
      </w:tr>
      <w:tr w:rsidR="00D17884" w:rsidRPr="008F0D48" w14:paraId="164707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9AED64" w14:textId="2F8CBF7B" w:rsidR="00D17884" w:rsidRPr="008F0D48" w:rsidRDefault="00D17884" w:rsidP="00D17884">
            <w:pPr>
              <w:spacing w:before="0" w:after="0" w:line="240" w:lineRule="auto"/>
              <w:jc w:val="right"/>
              <w:rPr>
                <w:rFonts w:ascii="Calibri" w:hAnsi="Calibri" w:cs="Calibri"/>
                <w:color w:val="000000"/>
              </w:rPr>
            </w:pPr>
            <w:r w:rsidRPr="00637B4B">
              <w:t>118</w:t>
            </w:r>
          </w:p>
        </w:tc>
        <w:tc>
          <w:tcPr>
            <w:tcW w:w="8283" w:type="dxa"/>
            <w:noWrap/>
            <w:hideMark/>
          </w:tcPr>
          <w:p w14:paraId="1591D28C" w14:textId="55045B4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Safe Haven</w:t>
            </w:r>
          </w:p>
        </w:tc>
      </w:tr>
      <w:tr w:rsidR="00D17884" w:rsidRPr="008F0D48" w14:paraId="12917EDA"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DFF1267" w14:textId="5056A0AA" w:rsidR="00D17884" w:rsidRPr="008F0D48" w:rsidRDefault="00D17884" w:rsidP="00D17884">
            <w:pPr>
              <w:spacing w:before="0" w:after="0" w:line="240" w:lineRule="auto"/>
              <w:jc w:val="right"/>
              <w:rPr>
                <w:rFonts w:ascii="Calibri" w:hAnsi="Calibri" w:cs="Calibri"/>
                <w:color w:val="000000"/>
              </w:rPr>
            </w:pPr>
            <w:r w:rsidRPr="00637B4B">
              <w:t>204</w:t>
            </w:r>
          </w:p>
        </w:tc>
        <w:tc>
          <w:tcPr>
            <w:tcW w:w="8283" w:type="dxa"/>
            <w:noWrap/>
            <w:hideMark/>
          </w:tcPr>
          <w:p w14:paraId="7D71D1FB" w14:textId="10042C14"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Psychiatric hospital or other psychiatric facility</w:t>
            </w:r>
          </w:p>
        </w:tc>
      </w:tr>
      <w:tr w:rsidR="00D17884" w:rsidRPr="008F0D48" w14:paraId="0D1972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2BC1DA0" w14:textId="3F05EC77" w:rsidR="00D17884" w:rsidRPr="008F0D48" w:rsidRDefault="00D17884" w:rsidP="00D17884">
            <w:pPr>
              <w:spacing w:before="0" w:after="0" w:line="240" w:lineRule="auto"/>
              <w:jc w:val="right"/>
              <w:rPr>
                <w:rFonts w:ascii="Calibri" w:hAnsi="Calibri" w:cs="Calibri"/>
                <w:color w:val="000000"/>
              </w:rPr>
            </w:pPr>
            <w:r w:rsidRPr="00637B4B">
              <w:t>205</w:t>
            </w:r>
          </w:p>
        </w:tc>
        <w:tc>
          <w:tcPr>
            <w:tcW w:w="8283" w:type="dxa"/>
            <w:noWrap/>
            <w:hideMark/>
          </w:tcPr>
          <w:p w14:paraId="35C97850" w14:textId="70B592DB"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Substance abuse treatment facility or detox center</w:t>
            </w:r>
          </w:p>
        </w:tc>
      </w:tr>
      <w:tr w:rsidR="00D17884" w:rsidRPr="008F0D48" w14:paraId="43D3A70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3EDFE7" w14:textId="411A7A6B" w:rsidR="00D17884" w:rsidRPr="008F0D48" w:rsidRDefault="00D17884" w:rsidP="00D17884">
            <w:pPr>
              <w:spacing w:before="0" w:after="0" w:line="240" w:lineRule="auto"/>
              <w:jc w:val="right"/>
              <w:rPr>
                <w:rFonts w:ascii="Calibri" w:hAnsi="Calibri" w:cs="Calibri"/>
                <w:color w:val="000000"/>
              </w:rPr>
            </w:pPr>
            <w:r w:rsidRPr="00637B4B">
              <w:t>206</w:t>
            </w:r>
          </w:p>
        </w:tc>
        <w:tc>
          <w:tcPr>
            <w:tcW w:w="8283" w:type="dxa"/>
            <w:noWrap/>
            <w:hideMark/>
          </w:tcPr>
          <w:p w14:paraId="1B205E70" w14:textId="6C8FB87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Hospital or other residential non-psychiatric medical facility</w:t>
            </w:r>
          </w:p>
        </w:tc>
      </w:tr>
      <w:tr w:rsidR="00D17884" w:rsidRPr="008F0D48" w14:paraId="76FE9399"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9BBCE86" w14:textId="12011189" w:rsidR="00D17884" w:rsidRPr="008F0D48" w:rsidRDefault="00D17884" w:rsidP="00D17884">
            <w:pPr>
              <w:spacing w:before="0" w:after="0" w:line="240" w:lineRule="auto"/>
              <w:jc w:val="right"/>
              <w:rPr>
                <w:rFonts w:ascii="Calibri" w:hAnsi="Calibri" w:cs="Calibri"/>
                <w:color w:val="000000"/>
              </w:rPr>
            </w:pPr>
            <w:r w:rsidRPr="00637B4B">
              <w:t>207</w:t>
            </w:r>
          </w:p>
        </w:tc>
        <w:tc>
          <w:tcPr>
            <w:tcW w:w="8283" w:type="dxa"/>
            <w:noWrap/>
            <w:hideMark/>
          </w:tcPr>
          <w:p w14:paraId="24EEC4BF" w14:textId="73DB865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Jail, prison, or juvenile detention facility</w:t>
            </w:r>
          </w:p>
        </w:tc>
      </w:tr>
      <w:tr w:rsidR="00D17884" w:rsidRPr="008F0D48" w14:paraId="3756C86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7147F9" w14:textId="72A3CAEA" w:rsidR="00D17884" w:rsidRPr="008F0D48" w:rsidRDefault="00D17884" w:rsidP="00D17884">
            <w:pPr>
              <w:spacing w:before="0" w:after="0" w:line="240" w:lineRule="auto"/>
              <w:jc w:val="right"/>
              <w:rPr>
                <w:rFonts w:ascii="Calibri" w:hAnsi="Calibri" w:cs="Calibri"/>
                <w:color w:val="000000"/>
              </w:rPr>
            </w:pPr>
            <w:r w:rsidRPr="00637B4B">
              <w:t>215</w:t>
            </w:r>
          </w:p>
        </w:tc>
        <w:tc>
          <w:tcPr>
            <w:tcW w:w="8283" w:type="dxa"/>
            <w:noWrap/>
            <w:hideMark/>
          </w:tcPr>
          <w:p w14:paraId="57E2EACE" w14:textId="43314BEA"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Foster care home or foster care group home</w:t>
            </w:r>
          </w:p>
        </w:tc>
      </w:tr>
      <w:tr w:rsidR="00D17884" w:rsidRPr="008F0D48" w14:paraId="00DA5E1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75258DB" w14:textId="310B7689" w:rsidR="00D17884" w:rsidRPr="008F0D48" w:rsidRDefault="00D17884" w:rsidP="00D17884">
            <w:pPr>
              <w:spacing w:before="0" w:after="0" w:line="240" w:lineRule="auto"/>
              <w:jc w:val="right"/>
              <w:rPr>
                <w:rFonts w:ascii="Calibri" w:hAnsi="Calibri" w:cs="Calibri"/>
                <w:color w:val="000000"/>
              </w:rPr>
            </w:pPr>
            <w:r w:rsidRPr="00637B4B">
              <w:t>225</w:t>
            </w:r>
          </w:p>
        </w:tc>
        <w:tc>
          <w:tcPr>
            <w:tcW w:w="8283" w:type="dxa"/>
            <w:noWrap/>
            <w:hideMark/>
          </w:tcPr>
          <w:p w14:paraId="4D2789B2" w14:textId="698F1A7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Long-term care facility or nursing home</w:t>
            </w:r>
          </w:p>
        </w:tc>
      </w:tr>
      <w:tr w:rsidR="00D17884" w:rsidRPr="008F0D48" w14:paraId="5EAE3AD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4584576" w14:textId="69F16F73" w:rsidR="00D17884" w:rsidRPr="008F0D48" w:rsidRDefault="00D17884" w:rsidP="00D17884">
            <w:pPr>
              <w:spacing w:before="0" w:after="0" w:line="240" w:lineRule="auto"/>
              <w:jc w:val="right"/>
              <w:rPr>
                <w:rFonts w:ascii="Calibri" w:hAnsi="Calibri" w:cs="Calibri"/>
                <w:color w:val="000000"/>
              </w:rPr>
            </w:pPr>
            <w:r w:rsidRPr="00637B4B">
              <w:t>302</w:t>
            </w:r>
          </w:p>
        </w:tc>
        <w:tc>
          <w:tcPr>
            <w:tcW w:w="8283" w:type="dxa"/>
            <w:noWrap/>
            <w:hideMark/>
          </w:tcPr>
          <w:p w14:paraId="596DA70B" w14:textId="3053664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Transitional housing for homeless persons (including homeless youth)</w:t>
            </w:r>
          </w:p>
        </w:tc>
      </w:tr>
      <w:tr w:rsidR="00D17884" w:rsidRPr="008F0D48" w14:paraId="59384D2C"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D1549BD" w14:textId="0E018C25" w:rsidR="00D17884" w:rsidRPr="008F0D48" w:rsidRDefault="00D17884" w:rsidP="00D17884">
            <w:pPr>
              <w:spacing w:before="0" w:after="0" w:line="240" w:lineRule="auto"/>
              <w:jc w:val="right"/>
              <w:rPr>
                <w:rFonts w:ascii="Calibri" w:hAnsi="Calibri" w:cs="Calibri"/>
                <w:color w:val="000000"/>
              </w:rPr>
            </w:pPr>
            <w:r w:rsidRPr="00637B4B">
              <w:t>314</w:t>
            </w:r>
          </w:p>
        </w:tc>
        <w:tc>
          <w:tcPr>
            <w:tcW w:w="8283" w:type="dxa"/>
            <w:noWrap/>
            <w:hideMark/>
          </w:tcPr>
          <w:p w14:paraId="14BAB181" w14:textId="7EB5846C"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Hotel or motel paid for without emergency shelter voucher</w:t>
            </w:r>
          </w:p>
        </w:tc>
      </w:tr>
      <w:tr w:rsidR="00D17884" w:rsidRPr="008F0D48" w14:paraId="1A29B83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F56A5F" w14:textId="46CF58CF" w:rsidR="00D17884" w:rsidRPr="008F0D48" w:rsidRDefault="00D17884" w:rsidP="00D17884">
            <w:pPr>
              <w:spacing w:before="0" w:after="0" w:line="240" w:lineRule="auto"/>
              <w:jc w:val="right"/>
              <w:rPr>
                <w:rFonts w:ascii="Calibri" w:hAnsi="Calibri" w:cs="Calibri"/>
                <w:color w:val="000000"/>
              </w:rPr>
            </w:pPr>
            <w:r w:rsidRPr="00637B4B">
              <w:t>329</w:t>
            </w:r>
          </w:p>
        </w:tc>
        <w:tc>
          <w:tcPr>
            <w:tcW w:w="8283" w:type="dxa"/>
            <w:noWrap/>
            <w:hideMark/>
          </w:tcPr>
          <w:p w14:paraId="64FEB319" w14:textId="50E8174C"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Residential project or halfway house with no homeless criteria</w:t>
            </w:r>
          </w:p>
        </w:tc>
      </w:tr>
      <w:tr w:rsidR="00D17884" w:rsidRPr="008F0D48" w14:paraId="6A073CE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D8C4881" w14:textId="14DE9D90" w:rsidR="00D17884" w:rsidRPr="008F0D48" w:rsidRDefault="00D17884" w:rsidP="00D17884">
            <w:pPr>
              <w:spacing w:before="0" w:after="0" w:line="240" w:lineRule="auto"/>
              <w:jc w:val="right"/>
              <w:rPr>
                <w:rFonts w:ascii="Calibri" w:hAnsi="Calibri" w:cs="Calibri"/>
                <w:color w:val="000000"/>
              </w:rPr>
            </w:pPr>
            <w:r w:rsidRPr="00637B4B">
              <w:t>332</w:t>
            </w:r>
          </w:p>
        </w:tc>
        <w:tc>
          <w:tcPr>
            <w:tcW w:w="8283" w:type="dxa"/>
            <w:noWrap/>
            <w:hideMark/>
          </w:tcPr>
          <w:p w14:paraId="19C65DC0" w14:textId="6F5F0A1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Host Home (non-crisis)</w:t>
            </w:r>
          </w:p>
        </w:tc>
      </w:tr>
      <w:tr w:rsidR="00D17884" w:rsidRPr="008F0D48" w14:paraId="77B29855"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2B865ED" w14:textId="671BCD0A" w:rsidR="00D17884" w:rsidRPr="008F0D48" w:rsidRDefault="00D17884" w:rsidP="00D17884">
            <w:pPr>
              <w:spacing w:before="0" w:after="0" w:line="240" w:lineRule="auto"/>
              <w:jc w:val="right"/>
              <w:rPr>
                <w:rFonts w:ascii="Calibri" w:hAnsi="Calibri" w:cs="Calibri"/>
                <w:color w:val="000000"/>
              </w:rPr>
            </w:pPr>
            <w:r w:rsidRPr="00637B4B">
              <w:t>335</w:t>
            </w:r>
          </w:p>
        </w:tc>
        <w:tc>
          <w:tcPr>
            <w:tcW w:w="8283" w:type="dxa"/>
            <w:noWrap/>
            <w:hideMark/>
          </w:tcPr>
          <w:p w14:paraId="672B002C" w14:textId="002B0CF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Staying or living in a family member’s room, apartment, or house</w:t>
            </w:r>
          </w:p>
        </w:tc>
      </w:tr>
      <w:tr w:rsidR="00D17884" w:rsidRPr="008F0D48" w14:paraId="69B854F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8AFADA" w14:textId="24B84A20" w:rsidR="00D17884" w:rsidRPr="008F0D48" w:rsidRDefault="00D17884" w:rsidP="00D17884">
            <w:pPr>
              <w:spacing w:before="0" w:after="0" w:line="240" w:lineRule="auto"/>
              <w:jc w:val="right"/>
              <w:rPr>
                <w:rFonts w:ascii="Calibri" w:hAnsi="Calibri" w:cs="Calibri"/>
                <w:color w:val="000000"/>
              </w:rPr>
            </w:pPr>
            <w:r w:rsidRPr="00637B4B">
              <w:t>336</w:t>
            </w:r>
          </w:p>
        </w:tc>
        <w:tc>
          <w:tcPr>
            <w:tcW w:w="8283" w:type="dxa"/>
            <w:noWrap/>
            <w:hideMark/>
          </w:tcPr>
          <w:p w14:paraId="03C64E59" w14:textId="0907427E"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Staying or living in a friend’s room, apartment, or house</w:t>
            </w:r>
          </w:p>
        </w:tc>
      </w:tr>
      <w:tr w:rsidR="00D17884" w:rsidRPr="008F0D48" w14:paraId="3F04653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9F8C9F" w14:textId="57876B7F" w:rsidR="00D17884" w:rsidRPr="008F0D48" w:rsidRDefault="00D17884" w:rsidP="00D17884">
            <w:pPr>
              <w:spacing w:before="0" w:after="0" w:line="240" w:lineRule="auto"/>
              <w:jc w:val="right"/>
              <w:rPr>
                <w:rFonts w:ascii="Calibri" w:hAnsi="Calibri" w:cs="Calibri"/>
                <w:color w:val="000000"/>
              </w:rPr>
            </w:pPr>
            <w:r w:rsidRPr="00637B4B">
              <w:t>410</w:t>
            </w:r>
          </w:p>
        </w:tc>
        <w:tc>
          <w:tcPr>
            <w:tcW w:w="8283" w:type="dxa"/>
            <w:noWrap/>
            <w:hideMark/>
          </w:tcPr>
          <w:p w14:paraId="06E29F42" w14:textId="3B7EB179"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Rental by client, no ongoing housing subsidy</w:t>
            </w:r>
          </w:p>
        </w:tc>
      </w:tr>
      <w:tr w:rsidR="00D17884" w:rsidRPr="008F0D48" w14:paraId="5076BD10"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6ACD331" w14:textId="5C11200A" w:rsidR="00D17884" w:rsidRPr="008F0D48" w:rsidRDefault="00D17884" w:rsidP="00D17884">
            <w:pPr>
              <w:spacing w:before="0" w:after="0" w:line="240" w:lineRule="auto"/>
              <w:jc w:val="right"/>
              <w:rPr>
                <w:rFonts w:ascii="Calibri" w:hAnsi="Calibri" w:cs="Calibri"/>
                <w:color w:val="000000"/>
              </w:rPr>
            </w:pPr>
            <w:r w:rsidRPr="00637B4B">
              <w:t>411</w:t>
            </w:r>
          </w:p>
        </w:tc>
        <w:tc>
          <w:tcPr>
            <w:tcW w:w="8283" w:type="dxa"/>
            <w:noWrap/>
            <w:hideMark/>
          </w:tcPr>
          <w:p w14:paraId="4F2EC635" w14:textId="5F190311"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Owned by client, no ongoing housing subsidy</w:t>
            </w:r>
          </w:p>
        </w:tc>
      </w:tr>
      <w:tr w:rsidR="0084180B" w:rsidRPr="008F0D48" w14:paraId="06AE33F8"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63FF889" w14:textId="19C31BAF" w:rsidR="0084180B" w:rsidRPr="008F0D48" w:rsidRDefault="0084180B" w:rsidP="0084180B">
            <w:pPr>
              <w:spacing w:before="0" w:after="0" w:line="240" w:lineRule="auto"/>
              <w:jc w:val="right"/>
              <w:rPr>
                <w:rFonts w:ascii="Calibri" w:hAnsi="Calibri" w:cs="Calibri"/>
                <w:color w:val="000000"/>
              </w:rPr>
            </w:pPr>
            <w:r w:rsidRPr="00637B4B">
              <w:t>419</w:t>
            </w:r>
          </w:p>
        </w:tc>
        <w:tc>
          <w:tcPr>
            <w:tcW w:w="8283" w:type="dxa"/>
            <w:noWrap/>
            <w:hideMark/>
          </w:tcPr>
          <w:p w14:paraId="0F2E84ED" w14:textId="42109E26"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VASH housing subsidy</w:t>
            </w:r>
          </w:p>
        </w:tc>
      </w:tr>
      <w:tr w:rsidR="0084180B" w:rsidRPr="008F0D48" w14:paraId="492B042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640C6996" w14:textId="32A3E6E6" w:rsidR="0084180B" w:rsidRPr="008F0D48" w:rsidRDefault="0084180B" w:rsidP="0084180B">
            <w:pPr>
              <w:spacing w:before="0" w:after="0" w:line="240" w:lineRule="auto"/>
              <w:jc w:val="right"/>
              <w:rPr>
                <w:rFonts w:ascii="Calibri" w:hAnsi="Calibri" w:cs="Calibri"/>
                <w:color w:val="000000"/>
              </w:rPr>
            </w:pPr>
            <w:r w:rsidRPr="00637B4B">
              <w:t>420</w:t>
            </w:r>
          </w:p>
        </w:tc>
        <w:tc>
          <w:tcPr>
            <w:tcW w:w="8283" w:type="dxa"/>
            <w:noWrap/>
            <w:hideMark/>
          </w:tcPr>
          <w:p w14:paraId="4B3B9E0C" w14:textId="35D1A8A7"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ongoing subsidy</w:t>
            </w:r>
          </w:p>
        </w:tc>
      </w:tr>
      <w:tr w:rsidR="0084180B" w:rsidRPr="008F0D48" w14:paraId="76AFCAE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4C400A" w14:textId="1B28F864" w:rsidR="0084180B" w:rsidRPr="008F0D48" w:rsidRDefault="0084180B" w:rsidP="0084180B">
            <w:pPr>
              <w:spacing w:before="0" w:after="0" w:line="240" w:lineRule="auto"/>
              <w:jc w:val="right"/>
              <w:rPr>
                <w:rFonts w:ascii="Calibri" w:hAnsi="Calibri" w:cs="Calibri"/>
                <w:color w:val="000000"/>
              </w:rPr>
            </w:pPr>
            <w:r w:rsidRPr="00637B4B">
              <w:t>421</w:t>
            </w:r>
          </w:p>
        </w:tc>
        <w:tc>
          <w:tcPr>
            <w:tcW w:w="8283" w:type="dxa"/>
            <w:noWrap/>
            <w:hideMark/>
          </w:tcPr>
          <w:p w14:paraId="1241859E" w14:textId="75CE02A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Owned by client, with ongoing housing subsidy</w:t>
            </w:r>
          </w:p>
        </w:tc>
      </w:tr>
      <w:tr w:rsidR="0084180B" w:rsidRPr="008F0D48" w14:paraId="53C358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107C4DA" w14:textId="45C73311" w:rsidR="0084180B" w:rsidRPr="008F0D48" w:rsidRDefault="0084180B" w:rsidP="0084180B">
            <w:pPr>
              <w:spacing w:before="0" w:after="0" w:line="240" w:lineRule="auto"/>
              <w:jc w:val="right"/>
              <w:rPr>
                <w:rFonts w:ascii="Calibri" w:hAnsi="Calibri" w:cs="Calibri"/>
                <w:color w:val="000000"/>
              </w:rPr>
            </w:pPr>
            <w:r w:rsidRPr="00637B4B">
              <w:t>428</w:t>
            </w:r>
          </w:p>
        </w:tc>
        <w:tc>
          <w:tcPr>
            <w:tcW w:w="8283" w:type="dxa"/>
            <w:noWrap/>
            <w:hideMark/>
          </w:tcPr>
          <w:p w14:paraId="3217BD3B" w14:textId="53B16E6F"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GPD TIP housing subsidy</w:t>
            </w:r>
          </w:p>
        </w:tc>
      </w:tr>
      <w:tr w:rsidR="0084180B" w:rsidRPr="008F0D48" w14:paraId="01F41AB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2EA3D2" w14:textId="4B463700" w:rsidR="0084180B" w:rsidRPr="008F0D48" w:rsidRDefault="0084180B" w:rsidP="0084180B">
            <w:pPr>
              <w:spacing w:before="0" w:after="0" w:line="240" w:lineRule="auto"/>
              <w:jc w:val="right"/>
              <w:rPr>
                <w:rFonts w:ascii="Calibri" w:hAnsi="Calibri" w:cs="Calibri"/>
                <w:color w:val="000000"/>
              </w:rPr>
            </w:pPr>
            <w:r w:rsidRPr="00637B4B">
              <w:t>431</w:t>
            </w:r>
          </w:p>
        </w:tc>
        <w:tc>
          <w:tcPr>
            <w:tcW w:w="8283" w:type="dxa"/>
            <w:noWrap/>
            <w:hideMark/>
          </w:tcPr>
          <w:p w14:paraId="004F6C23" w14:textId="1D82723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RRH or equivalent subsidy</w:t>
            </w:r>
          </w:p>
        </w:tc>
      </w:tr>
      <w:tr w:rsidR="0084180B" w:rsidRPr="008F0D48" w14:paraId="2B116A08"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CB1811A" w14:textId="7346F0E2" w:rsidR="0084180B" w:rsidRPr="008F0D48" w:rsidRDefault="0084180B" w:rsidP="0084180B">
            <w:pPr>
              <w:spacing w:before="0" w:after="0" w:line="240" w:lineRule="auto"/>
              <w:jc w:val="right"/>
              <w:rPr>
                <w:rFonts w:ascii="Calibri" w:hAnsi="Calibri" w:cs="Calibri"/>
                <w:color w:val="000000"/>
              </w:rPr>
            </w:pPr>
            <w:r w:rsidRPr="00637B4B">
              <w:t>433</w:t>
            </w:r>
          </w:p>
        </w:tc>
        <w:tc>
          <w:tcPr>
            <w:tcW w:w="8283" w:type="dxa"/>
            <w:noWrap/>
            <w:hideMark/>
          </w:tcPr>
          <w:p w14:paraId="10B28127" w14:textId="3C2E66DD"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HCV voucher (tenant or project based) (not dedicated)</w:t>
            </w:r>
          </w:p>
        </w:tc>
      </w:tr>
      <w:tr w:rsidR="0084180B" w:rsidRPr="008F0D48" w14:paraId="4047FA8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1D8138" w14:textId="04ECA5F1" w:rsidR="0084180B" w:rsidRPr="008F0D48" w:rsidRDefault="0084180B" w:rsidP="0084180B">
            <w:pPr>
              <w:spacing w:before="0" w:after="0" w:line="240" w:lineRule="auto"/>
              <w:jc w:val="right"/>
              <w:rPr>
                <w:rFonts w:ascii="Calibri" w:hAnsi="Calibri" w:cs="Calibri"/>
                <w:color w:val="000000"/>
              </w:rPr>
            </w:pPr>
            <w:r w:rsidRPr="00637B4B">
              <w:t>434</w:t>
            </w:r>
          </w:p>
        </w:tc>
        <w:tc>
          <w:tcPr>
            <w:tcW w:w="8283" w:type="dxa"/>
            <w:noWrap/>
            <w:hideMark/>
          </w:tcPr>
          <w:p w14:paraId="44F32E67" w14:textId="69004EEA"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Public housing unit</w:t>
            </w:r>
          </w:p>
        </w:tc>
      </w:tr>
      <w:tr w:rsidR="0084180B" w:rsidRPr="008F0D48" w14:paraId="029F0B1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6340CC" w14:textId="5C45E493" w:rsidR="0084180B" w:rsidRPr="008F0D48" w:rsidRDefault="0084180B" w:rsidP="0084180B">
            <w:pPr>
              <w:spacing w:before="0" w:after="0" w:line="240" w:lineRule="auto"/>
              <w:jc w:val="right"/>
              <w:rPr>
                <w:rFonts w:ascii="Calibri" w:hAnsi="Calibri" w:cs="Calibri"/>
                <w:color w:val="000000"/>
              </w:rPr>
            </w:pPr>
            <w:r w:rsidRPr="00637B4B">
              <w:t>436</w:t>
            </w:r>
          </w:p>
        </w:tc>
        <w:tc>
          <w:tcPr>
            <w:tcW w:w="8283" w:type="dxa"/>
            <w:noWrap/>
            <w:hideMark/>
          </w:tcPr>
          <w:p w14:paraId="0EB9A296" w14:textId="7ADE948B"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Emergency Housing Voucher</w:t>
            </w:r>
          </w:p>
        </w:tc>
      </w:tr>
      <w:tr w:rsidR="0084180B" w:rsidRPr="008F0D48" w14:paraId="5D6F62F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A7A4156" w14:textId="63902FF9" w:rsidR="0084180B" w:rsidRPr="008F0D48" w:rsidRDefault="0084180B" w:rsidP="0084180B">
            <w:pPr>
              <w:spacing w:before="0" w:after="0" w:line="240" w:lineRule="auto"/>
              <w:jc w:val="right"/>
              <w:rPr>
                <w:rFonts w:ascii="Calibri" w:hAnsi="Calibri" w:cs="Calibri"/>
                <w:color w:val="000000"/>
              </w:rPr>
            </w:pPr>
            <w:r w:rsidRPr="00637B4B">
              <w:t>437</w:t>
            </w:r>
          </w:p>
        </w:tc>
        <w:tc>
          <w:tcPr>
            <w:tcW w:w="8283" w:type="dxa"/>
            <w:noWrap/>
            <w:hideMark/>
          </w:tcPr>
          <w:p w14:paraId="2F294601" w14:textId="351ACF53"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Family Unification Program Voucher (FUP)</w:t>
            </w:r>
          </w:p>
        </w:tc>
      </w:tr>
      <w:tr w:rsidR="0084180B" w:rsidRPr="008F0D48" w14:paraId="0D9804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465F7" w14:textId="4FF48F02" w:rsidR="0084180B" w:rsidRPr="008F0D48" w:rsidRDefault="0084180B" w:rsidP="0084180B">
            <w:pPr>
              <w:spacing w:before="0" w:after="0" w:line="240" w:lineRule="auto"/>
              <w:jc w:val="right"/>
              <w:rPr>
                <w:rFonts w:ascii="Calibri" w:hAnsi="Calibri" w:cs="Calibri"/>
                <w:color w:val="000000"/>
              </w:rPr>
            </w:pPr>
            <w:r w:rsidRPr="00637B4B">
              <w:t>438</w:t>
            </w:r>
          </w:p>
        </w:tc>
        <w:tc>
          <w:tcPr>
            <w:tcW w:w="8283" w:type="dxa"/>
            <w:noWrap/>
            <w:hideMark/>
          </w:tcPr>
          <w:p w14:paraId="16386C1B" w14:textId="22150E14"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Foster Youth to Independence Initiative (FYI)</w:t>
            </w:r>
          </w:p>
        </w:tc>
      </w:tr>
      <w:tr w:rsidR="0084180B" w:rsidRPr="008F0D48" w14:paraId="681A742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BE601CE" w14:textId="2A460741" w:rsidR="0084180B" w:rsidRPr="008F0D48" w:rsidRDefault="0084180B" w:rsidP="0084180B">
            <w:pPr>
              <w:spacing w:before="0" w:after="0" w:line="240" w:lineRule="auto"/>
              <w:jc w:val="right"/>
              <w:rPr>
                <w:rFonts w:ascii="Calibri" w:hAnsi="Calibri" w:cs="Calibri"/>
                <w:color w:val="000000"/>
              </w:rPr>
            </w:pPr>
            <w:r w:rsidRPr="00637B4B">
              <w:t>439</w:t>
            </w:r>
          </w:p>
        </w:tc>
        <w:tc>
          <w:tcPr>
            <w:tcW w:w="8283" w:type="dxa"/>
            <w:noWrap/>
            <w:hideMark/>
          </w:tcPr>
          <w:p w14:paraId="61DFF72D" w14:textId="04B3CC5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Permanent Supportive Housing</w:t>
            </w:r>
          </w:p>
        </w:tc>
      </w:tr>
      <w:tr w:rsidR="0084180B" w:rsidRPr="008F0D48" w14:paraId="6B6834C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9E6F134" w14:textId="5C0110BB" w:rsidR="0084180B" w:rsidRPr="008F0D48" w:rsidRDefault="0084180B" w:rsidP="0084180B">
            <w:pPr>
              <w:spacing w:before="0" w:after="0" w:line="240" w:lineRule="auto"/>
              <w:jc w:val="right"/>
              <w:rPr>
                <w:rFonts w:ascii="Calibri" w:hAnsi="Calibri" w:cs="Calibri"/>
                <w:color w:val="000000"/>
              </w:rPr>
            </w:pPr>
            <w:r w:rsidRPr="00637B4B">
              <w:t>440</w:t>
            </w:r>
          </w:p>
        </w:tc>
        <w:tc>
          <w:tcPr>
            <w:tcW w:w="8283" w:type="dxa"/>
            <w:noWrap/>
            <w:hideMark/>
          </w:tcPr>
          <w:p w14:paraId="0BC04D75" w14:textId="0927F140"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permanent housing dedicated for formerly homeless persons</w:t>
            </w:r>
          </w:p>
        </w:tc>
      </w:tr>
    </w:tbl>
    <w:p w14:paraId="3491602F" w14:textId="77777777" w:rsidR="006C4459" w:rsidRDefault="006C4459" w:rsidP="006C4459">
      <w:pPr>
        <w:rPr>
          <w:i/>
          <w:iCs/>
        </w:rPr>
      </w:pPr>
    </w:p>
    <w:tbl>
      <w:tblPr>
        <w:tblStyle w:val="Style11"/>
        <w:tblW w:w="9150" w:type="dxa"/>
        <w:tblLook w:val="04A0" w:firstRow="1" w:lastRow="0" w:firstColumn="1" w:lastColumn="0" w:noHBand="0" w:noVBand="1"/>
      </w:tblPr>
      <w:tblGrid>
        <w:gridCol w:w="1638"/>
        <w:gridCol w:w="5940"/>
        <w:gridCol w:w="1572"/>
      </w:tblGrid>
      <w:tr w:rsidR="0085574A" w:rsidRPr="00107D01" w:rsidDel="0020557E" w14:paraId="0A56DC9B" w14:textId="3A8A58D8" w:rsidTr="00C71837">
        <w:trPr>
          <w:cnfStyle w:val="100000000000" w:firstRow="1" w:lastRow="0" w:firstColumn="0" w:lastColumn="0" w:oddVBand="0" w:evenVBand="0" w:oddHBand="0" w:evenHBand="0" w:firstRowFirstColumn="0" w:firstRowLastColumn="0" w:lastRowFirstColumn="0" w:lastRowLastColumn="0"/>
          <w:cantSplit/>
          <w:trHeight w:val="216"/>
          <w:tblHeader/>
          <w:del w:id="1336"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508E8FA" w:rsidR="0085574A" w:rsidRPr="008743AE" w:rsidDel="0020557E" w:rsidRDefault="0085574A" w:rsidP="00C71837">
            <w:pPr>
              <w:spacing w:before="0" w:after="0"/>
              <w:rPr>
                <w:del w:id="1337" w:author="Molly McEvilley" w:date="2024-09-12T12:16:00Z" w16du:dateUtc="2024-09-12T16:16:00Z"/>
                <w:rFonts w:cstheme="minorHAnsi"/>
              </w:rPr>
            </w:pPr>
          </w:p>
        </w:tc>
        <w:tc>
          <w:tcPr>
            <w:tcW w:w="5940" w:type="dxa"/>
          </w:tcPr>
          <w:p w14:paraId="776CE360" w14:textId="71DEC2EB" w:rsidR="0085574A" w:rsidRPr="008743AE" w:rsidDel="0020557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del w:id="1338" w:author="Molly McEvilley" w:date="2024-09-12T12:16:00Z" w16du:dateUtc="2024-09-12T16:16:00Z"/>
                <w:rFonts w:cstheme="minorHAnsi"/>
              </w:rPr>
            </w:pPr>
          </w:p>
        </w:tc>
        <w:tc>
          <w:tcPr>
            <w:tcW w:w="1572" w:type="dxa"/>
          </w:tcPr>
          <w:p w14:paraId="275BDDC0" w14:textId="09E89435" w:rsidR="0085574A" w:rsidRPr="008743AE" w:rsidDel="0020557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del w:id="1339" w:author="Molly McEvilley" w:date="2024-09-12T12:16:00Z" w16du:dateUtc="2024-09-12T16:16:00Z"/>
                <w:rFonts w:cstheme="minorHAnsi"/>
              </w:rPr>
            </w:pPr>
          </w:p>
        </w:tc>
      </w:tr>
      <w:tr w:rsidR="00FE6430" w:rsidRPr="00445256" w:rsidDel="0020557E" w14:paraId="7BFF1C7C" w14:textId="1B24B224" w:rsidTr="009A7EC0">
        <w:trPr>
          <w:cnfStyle w:val="000000100000" w:firstRow="0" w:lastRow="0" w:firstColumn="0" w:lastColumn="0" w:oddVBand="0" w:evenVBand="0" w:oddHBand="1" w:evenHBand="0" w:firstRowFirstColumn="0" w:firstRowLastColumn="0" w:lastRowFirstColumn="0" w:lastRowLastColumn="0"/>
          <w:cantSplit/>
          <w:trHeight w:val="216"/>
          <w:del w:id="1340"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CCBA432" w14:textId="687F3B05" w:rsidR="00FE6430" w:rsidRPr="00445256" w:rsidDel="0020557E" w:rsidRDefault="00FE6430" w:rsidP="009A7EC0">
            <w:pPr>
              <w:spacing w:before="0" w:after="0"/>
              <w:rPr>
                <w:del w:id="1341" w:author="Molly McEvilley" w:date="2024-09-12T12:16:00Z" w16du:dateUtc="2024-09-12T16:16:00Z"/>
                <w:rFonts w:cstheme="minorHAnsi"/>
              </w:rPr>
            </w:pPr>
          </w:p>
        </w:tc>
        <w:tc>
          <w:tcPr>
            <w:tcW w:w="5940" w:type="dxa"/>
          </w:tcPr>
          <w:p w14:paraId="3B66E962" w14:textId="740825E0" w:rsidR="00FE6430" w:rsidRPr="0044525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1342" w:author="Molly McEvilley" w:date="2024-09-12T12:16:00Z" w16du:dateUtc="2024-09-12T16:16:00Z"/>
                <w:rFonts w:cstheme="minorHAnsi"/>
              </w:rPr>
            </w:pPr>
          </w:p>
        </w:tc>
        <w:tc>
          <w:tcPr>
            <w:tcW w:w="1572" w:type="dxa"/>
          </w:tcPr>
          <w:p w14:paraId="7614188F" w14:textId="77A1F443" w:rsidR="00FE6430" w:rsidRPr="000469F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1343" w:author="Molly McEvilley" w:date="2024-09-12T12:16:00Z" w16du:dateUtc="2024-09-12T16:16:00Z"/>
                <w:rFonts w:cstheme="minorHAnsi"/>
              </w:rPr>
            </w:pPr>
          </w:p>
        </w:tc>
      </w:tr>
      <w:tr w:rsidR="0085574A" w:rsidRPr="00445256" w:rsidDel="0020557E" w14:paraId="6AB657EF" w14:textId="6BD56D17" w:rsidTr="00C71837">
        <w:trPr>
          <w:cnfStyle w:val="000000010000" w:firstRow="0" w:lastRow="0" w:firstColumn="0" w:lastColumn="0" w:oddVBand="0" w:evenVBand="0" w:oddHBand="0" w:evenHBand="1" w:firstRowFirstColumn="0" w:firstRowLastColumn="0" w:lastRowFirstColumn="0" w:lastRowLastColumn="0"/>
          <w:cantSplit/>
          <w:trHeight w:val="216"/>
          <w:del w:id="1344"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159CF38" w14:textId="69D2D608" w:rsidR="0085574A" w:rsidRPr="00445256" w:rsidDel="0020557E" w:rsidRDefault="0085574A" w:rsidP="00C71837">
            <w:pPr>
              <w:spacing w:before="0" w:after="0"/>
              <w:rPr>
                <w:del w:id="1345" w:author="Molly McEvilley" w:date="2024-09-12T12:16:00Z" w16du:dateUtc="2024-09-12T16:16:00Z"/>
                <w:rFonts w:cstheme="minorHAnsi"/>
              </w:rPr>
            </w:pPr>
          </w:p>
        </w:tc>
        <w:tc>
          <w:tcPr>
            <w:tcW w:w="5940" w:type="dxa"/>
          </w:tcPr>
          <w:p w14:paraId="2D6F77EE" w14:textId="5869F1A2"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46" w:author="Molly McEvilley" w:date="2024-09-12T12:16:00Z" w16du:dateUtc="2024-09-12T16:16:00Z"/>
                <w:rFonts w:cstheme="minorHAnsi"/>
              </w:rPr>
            </w:pPr>
          </w:p>
        </w:tc>
        <w:tc>
          <w:tcPr>
            <w:tcW w:w="1572" w:type="dxa"/>
          </w:tcPr>
          <w:p w14:paraId="28589E1C" w14:textId="7367AFF0"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47" w:author="Molly McEvilley" w:date="2024-09-12T12:16:00Z" w16du:dateUtc="2024-09-12T16:16:00Z"/>
                <w:rFonts w:cstheme="minorHAnsi"/>
              </w:rPr>
            </w:pPr>
          </w:p>
        </w:tc>
      </w:tr>
      <w:tr w:rsidR="0085574A" w:rsidRPr="00445256" w:rsidDel="0020557E" w14:paraId="2E64B39C" w14:textId="4178DEE6" w:rsidTr="00C71837">
        <w:trPr>
          <w:cnfStyle w:val="000000100000" w:firstRow="0" w:lastRow="0" w:firstColumn="0" w:lastColumn="0" w:oddVBand="0" w:evenVBand="0" w:oddHBand="1" w:evenHBand="0" w:firstRowFirstColumn="0" w:firstRowLastColumn="0" w:lastRowFirstColumn="0" w:lastRowLastColumn="0"/>
          <w:cantSplit/>
          <w:trHeight w:val="216"/>
          <w:del w:id="1348"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5C70290" w:rsidR="0085574A" w:rsidRPr="00445256" w:rsidDel="0020557E" w:rsidRDefault="0085574A" w:rsidP="00C71837">
            <w:pPr>
              <w:spacing w:before="0" w:after="0"/>
              <w:rPr>
                <w:del w:id="1349" w:author="Molly McEvilley" w:date="2024-09-12T12:16:00Z" w16du:dateUtc="2024-09-12T16:16:00Z"/>
                <w:rFonts w:cstheme="minorHAnsi"/>
              </w:rPr>
            </w:pPr>
          </w:p>
        </w:tc>
        <w:tc>
          <w:tcPr>
            <w:tcW w:w="5940" w:type="dxa"/>
          </w:tcPr>
          <w:p w14:paraId="08C55648" w14:textId="6EBA4E36"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50" w:author="Molly McEvilley" w:date="2024-09-12T12:16:00Z" w16du:dateUtc="2024-09-12T16:16:00Z"/>
                <w:rFonts w:cstheme="minorHAnsi"/>
              </w:rPr>
            </w:pPr>
          </w:p>
        </w:tc>
        <w:tc>
          <w:tcPr>
            <w:tcW w:w="1572" w:type="dxa"/>
          </w:tcPr>
          <w:p w14:paraId="158BC72D" w14:textId="7C577037"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51" w:author="Molly McEvilley" w:date="2024-09-12T12:16:00Z" w16du:dateUtc="2024-09-12T16:16:00Z"/>
                <w:rFonts w:cstheme="minorHAnsi"/>
              </w:rPr>
            </w:pPr>
          </w:p>
        </w:tc>
      </w:tr>
      <w:tr w:rsidR="0085574A" w:rsidRPr="00445256" w:rsidDel="0020557E" w14:paraId="2523E193" w14:textId="3C645CFF" w:rsidTr="00C71837">
        <w:trPr>
          <w:cnfStyle w:val="000000010000" w:firstRow="0" w:lastRow="0" w:firstColumn="0" w:lastColumn="0" w:oddVBand="0" w:evenVBand="0" w:oddHBand="0" w:evenHBand="1" w:firstRowFirstColumn="0" w:firstRowLastColumn="0" w:lastRowFirstColumn="0" w:lastRowLastColumn="0"/>
          <w:cantSplit/>
          <w:trHeight w:val="216"/>
          <w:del w:id="1352"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684B2C3B" w14:textId="550BED34" w:rsidR="0085574A" w:rsidRPr="00445256" w:rsidDel="0020557E" w:rsidRDefault="0085574A" w:rsidP="00C71837">
            <w:pPr>
              <w:spacing w:before="0" w:after="0"/>
              <w:rPr>
                <w:del w:id="1353" w:author="Molly McEvilley" w:date="2024-09-12T12:16:00Z" w16du:dateUtc="2024-09-12T16:16:00Z"/>
                <w:rFonts w:cstheme="minorHAnsi"/>
              </w:rPr>
            </w:pPr>
          </w:p>
        </w:tc>
        <w:tc>
          <w:tcPr>
            <w:tcW w:w="5940" w:type="dxa"/>
          </w:tcPr>
          <w:p w14:paraId="26ECB4FE" w14:textId="4597C0F4"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54" w:author="Molly McEvilley" w:date="2024-09-12T12:16:00Z" w16du:dateUtc="2024-09-12T16:16:00Z"/>
                <w:rFonts w:cstheme="minorHAnsi"/>
              </w:rPr>
            </w:pPr>
          </w:p>
        </w:tc>
        <w:tc>
          <w:tcPr>
            <w:tcW w:w="1572" w:type="dxa"/>
          </w:tcPr>
          <w:p w14:paraId="61E83AC7" w14:textId="69D21B0B"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55" w:author="Molly McEvilley" w:date="2024-09-12T12:16:00Z" w16du:dateUtc="2024-09-12T16:16:00Z"/>
                <w:rFonts w:cstheme="minorHAnsi"/>
              </w:rPr>
            </w:pPr>
          </w:p>
        </w:tc>
      </w:tr>
      <w:tr w:rsidR="007327FC" w:rsidRPr="00445256" w:rsidDel="0020557E" w14:paraId="699899C2" w14:textId="047585E5" w:rsidTr="00C71837">
        <w:trPr>
          <w:cnfStyle w:val="000000100000" w:firstRow="0" w:lastRow="0" w:firstColumn="0" w:lastColumn="0" w:oddVBand="0" w:evenVBand="0" w:oddHBand="1" w:evenHBand="0" w:firstRowFirstColumn="0" w:firstRowLastColumn="0" w:lastRowFirstColumn="0" w:lastRowLastColumn="0"/>
          <w:cantSplit/>
          <w:trHeight w:val="216"/>
          <w:del w:id="1356"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665FB2B" w14:textId="715080F8" w:rsidR="007327FC" w:rsidRPr="00445256" w:rsidDel="0020557E" w:rsidRDefault="007327FC" w:rsidP="00C71837">
            <w:pPr>
              <w:spacing w:before="0" w:after="0"/>
              <w:rPr>
                <w:del w:id="1357" w:author="Molly McEvilley" w:date="2024-09-12T12:16:00Z" w16du:dateUtc="2024-09-12T16:16:00Z"/>
                <w:rFonts w:cstheme="minorHAnsi"/>
              </w:rPr>
            </w:pPr>
          </w:p>
        </w:tc>
        <w:tc>
          <w:tcPr>
            <w:tcW w:w="5940" w:type="dxa"/>
          </w:tcPr>
          <w:p w14:paraId="61615EE3" w14:textId="38709E3C" w:rsidR="007327FC" w:rsidRPr="00445256" w:rsidDel="0020557E"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del w:id="1358" w:author="Molly McEvilley" w:date="2024-09-12T12:16:00Z" w16du:dateUtc="2024-09-12T16:16:00Z"/>
                <w:rFonts w:cstheme="minorHAnsi"/>
              </w:rPr>
            </w:pPr>
          </w:p>
        </w:tc>
        <w:tc>
          <w:tcPr>
            <w:tcW w:w="1572" w:type="dxa"/>
          </w:tcPr>
          <w:p w14:paraId="6F820221" w14:textId="53732C40" w:rsidR="007327FC" w:rsidRPr="00445256" w:rsidDel="0020557E"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del w:id="1359" w:author="Molly McEvilley" w:date="2024-09-12T12:16:00Z" w16du:dateUtc="2024-09-12T16:16:00Z"/>
                <w:rFonts w:cstheme="minorHAnsi"/>
              </w:rPr>
            </w:pPr>
          </w:p>
        </w:tc>
      </w:tr>
      <w:tr w:rsidR="0085574A" w:rsidRPr="00445256" w:rsidDel="0020557E" w14:paraId="3E3523FE" w14:textId="6B6D16AF" w:rsidTr="00C71837">
        <w:trPr>
          <w:cnfStyle w:val="000000010000" w:firstRow="0" w:lastRow="0" w:firstColumn="0" w:lastColumn="0" w:oddVBand="0" w:evenVBand="0" w:oddHBand="0" w:evenHBand="1" w:firstRowFirstColumn="0" w:firstRowLastColumn="0" w:lastRowFirstColumn="0" w:lastRowLastColumn="0"/>
          <w:cantSplit/>
          <w:trHeight w:val="216"/>
          <w:del w:id="1360"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7DAE6501" w14:textId="2B9E5239" w:rsidR="0085574A" w:rsidRPr="00445256" w:rsidDel="0020557E" w:rsidRDefault="0085574A" w:rsidP="00C71837">
            <w:pPr>
              <w:spacing w:before="0" w:after="0"/>
              <w:rPr>
                <w:del w:id="1361" w:author="Molly McEvilley" w:date="2024-09-12T12:16:00Z" w16du:dateUtc="2024-09-12T16:16:00Z"/>
                <w:rFonts w:cstheme="minorHAnsi"/>
              </w:rPr>
            </w:pPr>
          </w:p>
        </w:tc>
        <w:tc>
          <w:tcPr>
            <w:tcW w:w="5940" w:type="dxa"/>
          </w:tcPr>
          <w:p w14:paraId="2665E308" w14:textId="73C518BD"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62" w:author="Molly McEvilley" w:date="2024-09-12T12:16:00Z" w16du:dateUtc="2024-09-12T16:16:00Z"/>
                <w:rFonts w:cstheme="minorHAnsi"/>
              </w:rPr>
            </w:pPr>
          </w:p>
        </w:tc>
        <w:tc>
          <w:tcPr>
            <w:tcW w:w="1572" w:type="dxa"/>
          </w:tcPr>
          <w:p w14:paraId="2DC37390" w14:textId="6B53082A"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63" w:author="Molly McEvilley" w:date="2024-09-12T12:16:00Z" w16du:dateUtc="2024-09-12T16:16:00Z"/>
                <w:rFonts w:cstheme="minorHAnsi"/>
              </w:rPr>
            </w:pPr>
          </w:p>
        </w:tc>
      </w:tr>
      <w:tr w:rsidR="0085574A" w:rsidRPr="00445256" w:rsidDel="0020557E" w14:paraId="44A6BD0A" w14:textId="7E3F786E" w:rsidTr="00C71837">
        <w:trPr>
          <w:cnfStyle w:val="000000100000" w:firstRow="0" w:lastRow="0" w:firstColumn="0" w:lastColumn="0" w:oddVBand="0" w:evenVBand="0" w:oddHBand="1" w:evenHBand="0" w:firstRowFirstColumn="0" w:firstRowLastColumn="0" w:lastRowFirstColumn="0" w:lastRowLastColumn="0"/>
          <w:cantSplit/>
          <w:trHeight w:val="216"/>
          <w:del w:id="1364"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7B2A875" w14:textId="530C3946" w:rsidR="0085574A" w:rsidRPr="00445256" w:rsidDel="0020557E" w:rsidRDefault="0085574A" w:rsidP="00C71837">
            <w:pPr>
              <w:spacing w:before="0" w:after="0"/>
              <w:rPr>
                <w:del w:id="1365" w:author="Molly McEvilley" w:date="2024-09-12T12:16:00Z" w16du:dateUtc="2024-09-12T16:16:00Z"/>
                <w:rFonts w:cstheme="minorHAnsi"/>
              </w:rPr>
            </w:pPr>
          </w:p>
        </w:tc>
        <w:tc>
          <w:tcPr>
            <w:tcW w:w="5940" w:type="dxa"/>
          </w:tcPr>
          <w:p w14:paraId="3BF55A89" w14:textId="16FE1C75"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66" w:author="Molly McEvilley" w:date="2024-09-12T12:16:00Z" w16du:dateUtc="2024-09-12T16:16:00Z"/>
                <w:rFonts w:cstheme="minorHAnsi"/>
              </w:rPr>
            </w:pPr>
          </w:p>
        </w:tc>
        <w:tc>
          <w:tcPr>
            <w:tcW w:w="1572" w:type="dxa"/>
          </w:tcPr>
          <w:p w14:paraId="4E9EFEEE" w14:textId="2D9668CE"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67" w:author="Molly McEvilley" w:date="2024-09-12T12:16:00Z" w16du:dateUtc="2024-09-12T16:16:00Z"/>
                <w:rFonts w:cstheme="minorHAnsi"/>
              </w:rPr>
            </w:pPr>
          </w:p>
        </w:tc>
      </w:tr>
      <w:tr w:rsidR="0085574A" w:rsidRPr="00445256" w:rsidDel="0020557E" w14:paraId="5ACF8A3F" w14:textId="09F56C5A" w:rsidTr="00C71837">
        <w:trPr>
          <w:cnfStyle w:val="000000010000" w:firstRow="0" w:lastRow="0" w:firstColumn="0" w:lastColumn="0" w:oddVBand="0" w:evenVBand="0" w:oddHBand="0" w:evenHBand="1" w:firstRowFirstColumn="0" w:firstRowLastColumn="0" w:lastRowFirstColumn="0" w:lastRowLastColumn="0"/>
          <w:cantSplit/>
          <w:trHeight w:val="216"/>
          <w:del w:id="1368"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3FC0CBE" w:rsidR="0085574A" w:rsidRPr="00445256" w:rsidDel="0020557E" w:rsidRDefault="0085574A" w:rsidP="00C71837">
            <w:pPr>
              <w:spacing w:before="0" w:after="0"/>
              <w:rPr>
                <w:del w:id="1369" w:author="Molly McEvilley" w:date="2024-09-12T12:16:00Z" w16du:dateUtc="2024-09-12T16:16:00Z"/>
                <w:rFonts w:cstheme="minorHAnsi"/>
              </w:rPr>
            </w:pPr>
          </w:p>
        </w:tc>
        <w:tc>
          <w:tcPr>
            <w:tcW w:w="5940" w:type="dxa"/>
          </w:tcPr>
          <w:p w14:paraId="11E805B0" w14:textId="5781CDBB"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70" w:author="Molly McEvilley" w:date="2024-09-12T12:16:00Z" w16du:dateUtc="2024-09-12T16:16:00Z"/>
                <w:rFonts w:cstheme="minorHAnsi"/>
              </w:rPr>
            </w:pPr>
          </w:p>
        </w:tc>
        <w:tc>
          <w:tcPr>
            <w:tcW w:w="1572" w:type="dxa"/>
          </w:tcPr>
          <w:p w14:paraId="0D2EE338" w14:textId="29BE70AD"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71" w:author="Molly McEvilley" w:date="2024-09-12T12:16:00Z" w16du:dateUtc="2024-09-12T16:16:00Z"/>
                <w:rFonts w:cstheme="minorHAnsi"/>
              </w:rPr>
            </w:pPr>
          </w:p>
        </w:tc>
      </w:tr>
      <w:tr w:rsidR="0085574A" w:rsidRPr="00445256" w:rsidDel="0020557E" w14:paraId="252B14A3" w14:textId="1FC6EB9E" w:rsidTr="00C71837">
        <w:trPr>
          <w:cnfStyle w:val="000000100000" w:firstRow="0" w:lastRow="0" w:firstColumn="0" w:lastColumn="0" w:oddVBand="0" w:evenVBand="0" w:oddHBand="1" w:evenHBand="0" w:firstRowFirstColumn="0" w:firstRowLastColumn="0" w:lastRowFirstColumn="0" w:lastRowLastColumn="0"/>
          <w:cantSplit/>
          <w:trHeight w:val="216"/>
          <w:del w:id="1372"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74A6175" w:rsidR="0085574A" w:rsidRPr="00445256" w:rsidDel="0020557E" w:rsidRDefault="0085574A" w:rsidP="00C71837">
            <w:pPr>
              <w:spacing w:before="0" w:after="0"/>
              <w:rPr>
                <w:del w:id="1373" w:author="Molly McEvilley" w:date="2024-09-12T12:16:00Z" w16du:dateUtc="2024-09-12T16:16:00Z"/>
                <w:rFonts w:cstheme="minorHAnsi"/>
              </w:rPr>
            </w:pPr>
          </w:p>
        </w:tc>
        <w:tc>
          <w:tcPr>
            <w:tcW w:w="5940" w:type="dxa"/>
          </w:tcPr>
          <w:p w14:paraId="41237E6D" w14:textId="6B899826"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74" w:author="Molly McEvilley" w:date="2024-09-12T12:16:00Z" w16du:dateUtc="2024-09-12T16:16:00Z"/>
                <w:rFonts w:cstheme="minorHAnsi"/>
              </w:rPr>
            </w:pPr>
          </w:p>
        </w:tc>
        <w:tc>
          <w:tcPr>
            <w:tcW w:w="1572" w:type="dxa"/>
          </w:tcPr>
          <w:p w14:paraId="09B5F956" w14:textId="189ED10F"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75" w:author="Molly McEvilley" w:date="2024-09-12T12:16:00Z" w16du:dateUtc="2024-09-12T16:16:00Z"/>
                <w:rFonts w:cstheme="minorHAnsi"/>
              </w:rPr>
            </w:pPr>
          </w:p>
        </w:tc>
      </w:tr>
      <w:tr w:rsidR="0085574A" w:rsidRPr="00445256" w:rsidDel="0020557E" w14:paraId="71F4104A" w14:textId="4BECB7C0" w:rsidTr="00C71837">
        <w:trPr>
          <w:cnfStyle w:val="000000010000" w:firstRow="0" w:lastRow="0" w:firstColumn="0" w:lastColumn="0" w:oddVBand="0" w:evenVBand="0" w:oddHBand="0" w:evenHBand="1" w:firstRowFirstColumn="0" w:firstRowLastColumn="0" w:lastRowFirstColumn="0" w:lastRowLastColumn="0"/>
          <w:cantSplit/>
          <w:trHeight w:val="216"/>
          <w:del w:id="1376"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00C37421" w14:textId="2D49C499" w:rsidR="0085574A" w:rsidRPr="00445256" w:rsidDel="0020557E" w:rsidRDefault="0085574A" w:rsidP="00C71837">
            <w:pPr>
              <w:spacing w:before="0" w:after="0"/>
              <w:rPr>
                <w:del w:id="1377" w:author="Molly McEvilley" w:date="2024-09-12T12:16:00Z" w16du:dateUtc="2024-09-12T16:16:00Z"/>
                <w:rFonts w:cstheme="minorHAnsi"/>
              </w:rPr>
            </w:pPr>
          </w:p>
        </w:tc>
        <w:tc>
          <w:tcPr>
            <w:tcW w:w="5940" w:type="dxa"/>
          </w:tcPr>
          <w:p w14:paraId="654AD154" w14:textId="0207DDE7"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78" w:author="Molly McEvilley" w:date="2024-09-12T12:16:00Z" w16du:dateUtc="2024-09-12T16:16:00Z"/>
                <w:rFonts w:cstheme="minorHAnsi"/>
              </w:rPr>
            </w:pPr>
          </w:p>
        </w:tc>
        <w:tc>
          <w:tcPr>
            <w:tcW w:w="1572" w:type="dxa"/>
          </w:tcPr>
          <w:p w14:paraId="024D7E54" w14:textId="02D8A2DD"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79" w:author="Molly McEvilley" w:date="2024-09-12T12:16:00Z" w16du:dateUtc="2024-09-12T16:16:00Z"/>
                <w:rFonts w:cstheme="minorHAnsi"/>
              </w:rPr>
            </w:pPr>
          </w:p>
        </w:tc>
      </w:tr>
      <w:tr w:rsidR="0085574A" w:rsidRPr="00445256" w:rsidDel="0020557E" w14:paraId="70FF52DD" w14:textId="13B0CE52" w:rsidTr="00C71837">
        <w:trPr>
          <w:cnfStyle w:val="000000100000" w:firstRow="0" w:lastRow="0" w:firstColumn="0" w:lastColumn="0" w:oddVBand="0" w:evenVBand="0" w:oddHBand="1" w:evenHBand="0" w:firstRowFirstColumn="0" w:firstRowLastColumn="0" w:lastRowFirstColumn="0" w:lastRowLastColumn="0"/>
          <w:cantSplit/>
          <w:trHeight w:val="216"/>
          <w:del w:id="1380"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3B21D46E" w14:textId="53522BD1" w:rsidR="0085574A" w:rsidRPr="00445256" w:rsidDel="0020557E" w:rsidRDefault="0085574A" w:rsidP="00C71837">
            <w:pPr>
              <w:spacing w:before="0" w:after="0"/>
              <w:rPr>
                <w:del w:id="1381" w:author="Molly McEvilley" w:date="2024-09-12T12:16:00Z" w16du:dateUtc="2024-09-12T16:16:00Z"/>
                <w:rFonts w:cstheme="minorHAnsi"/>
              </w:rPr>
            </w:pPr>
          </w:p>
        </w:tc>
        <w:tc>
          <w:tcPr>
            <w:tcW w:w="5940" w:type="dxa"/>
          </w:tcPr>
          <w:p w14:paraId="1BDF5FF2" w14:textId="1267D8C8"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82" w:author="Molly McEvilley" w:date="2024-09-12T12:16:00Z" w16du:dateUtc="2024-09-12T16:16:00Z"/>
                <w:rFonts w:cstheme="minorHAnsi"/>
              </w:rPr>
            </w:pPr>
          </w:p>
        </w:tc>
        <w:tc>
          <w:tcPr>
            <w:tcW w:w="1572" w:type="dxa"/>
          </w:tcPr>
          <w:p w14:paraId="6370948A" w14:textId="34F41AB1"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83" w:author="Molly McEvilley" w:date="2024-09-12T12:16:00Z" w16du:dateUtc="2024-09-12T16:16:00Z"/>
                <w:rFonts w:cstheme="minorHAnsi"/>
              </w:rPr>
            </w:pPr>
          </w:p>
        </w:tc>
      </w:tr>
      <w:tr w:rsidR="0085574A" w:rsidRPr="00445256" w:rsidDel="0020557E" w14:paraId="2A4CBDB7" w14:textId="3CB17DBC" w:rsidTr="00C71837">
        <w:trPr>
          <w:cnfStyle w:val="000000010000" w:firstRow="0" w:lastRow="0" w:firstColumn="0" w:lastColumn="0" w:oddVBand="0" w:evenVBand="0" w:oddHBand="0" w:evenHBand="1" w:firstRowFirstColumn="0" w:firstRowLastColumn="0" w:lastRowFirstColumn="0" w:lastRowLastColumn="0"/>
          <w:cantSplit/>
          <w:trHeight w:val="216"/>
          <w:del w:id="1384"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0E1AD53C" w14:textId="00E7E75A" w:rsidR="0085574A" w:rsidRPr="00445256" w:rsidDel="0020557E" w:rsidRDefault="0085574A" w:rsidP="00C71837">
            <w:pPr>
              <w:spacing w:before="0" w:after="0"/>
              <w:rPr>
                <w:del w:id="1385" w:author="Molly McEvilley" w:date="2024-09-12T12:16:00Z" w16du:dateUtc="2024-09-12T16:16:00Z"/>
                <w:rFonts w:cstheme="minorHAnsi"/>
              </w:rPr>
            </w:pPr>
          </w:p>
        </w:tc>
        <w:tc>
          <w:tcPr>
            <w:tcW w:w="5940" w:type="dxa"/>
          </w:tcPr>
          <w:p w14:paraId="36731678" w14:textId="5BA306B7"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86" w:author="Molly McEvilley" w:date="2024-09-12T12:16:00Z" w16du:dateUtc="2024-09-12T16:16:00Z"/>
                <w:rFonts w:cstheme="minorHAnsi"/>
              </w:rPr>
            </w:pPr>
          </w:p>
        </w:tc>
        <w:tc>
          <w:tcPr>
            <w:tcW w:w="1572" w:type="dxa"/>
          </w:tcPr>
          <w:p w14:paraId="7831D1DB" w14:textId="18457BF7"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87" w:author="Molly McEvilley" w:date="2024-09-12T12:16:00Z" w16du:dateUtc="2024-09-12T16:16:00Z"/>
                <w:rFonts w:cstheme="minorHAnsi"/>
              </w:rPr>
            </w:pPr>
          </w:p>
        </w:tc>
      </w:tr>
      <w:tr w:rsidR="0085574A" w:rsidRPr="00445256" w:rsidDel="0020557E" w14:paraId="321D09EF" w14:textId="07B04B36" w:rsidTr="00C71837">
        <w:trPr>
          <w:cnfStyle w:val="000000100000" w:firstRow="0" w:lastRow="0" w:firstColumn="0" w:lastColumn="0" w:oddVBand="0" w:evenVBand="0" w:oddHBand="1" w:evenHBand="0" w:firstRowFirstColumn="0" w:firstRowLastColumn="0" w:lastRowFirstColumn="0" w:lastRowLastColumn="0"/>
          <w:cantSplit/>
          <w:trHeight w:val="216"/>
          <w:del w:id="1388"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316852" w:rsidR="0085574A" w:rsidRPr="00445256" w:rsidDel="0020557E" w:rsidRDefault="0085574A" w:rsidP="00C71837">
            <w:pPr>
              <w:spacing w:before="0" w:after="0"/>
              <w:rPr>
                <w:del w:id="1389" w:author="Molly McEvilley" w:date="2024-09-12T12:16:00Z" w16du:dateUtc="2024-09-12T16:16:00Z"/>
                <w:rFonts w:cstheme="minorHAnsi"/>
              </w:rPr>
            </w:pPr>
          </w:p>
        </w:tc>
        <w:tc>
          <w:tcPr>
            <w:tcW w:w="5940" w:type="dxa"/>
          </w:tcPr>
          <w:p w14:paraId="4F926061" w14:textId="027BCF29"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90" w:author="Molly McEvilley" w:date="2024-09-12T12:16:00Z" w16du:dateUtc="2024-09-12T16:16:00Z"/>
                <w:rFonts w:cstheme="minorHAnsi"/>
              </w:rPr>
            </w:pPr>
          </w:p>
        </w:tc>
        <w:tc>
          <w:tcPr>
            <w:tcW w:w="1572" w:type="dxa"/>
          </w:tcPr>
          <w:p w14:paraId="3D885476" w14:textId="62C7024E"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91" w:author="Molly McEvilley" w:date="2024-09-12T12:16:00Z" w16du:dateUtc="2024-09-12T16:16:00Z"/>
                <w:rFonts w:cstheme="minorHAnsi"/>
              </w:rPr>
            </w:pPr>
          </w:p>
        </w:tc>
      </w:tr>
      <w:tr w:rsidR="0085574A" w:rsidRPr="00445256" w:rsidDel="0020557E" w14:paraId="2E0960D1" w14:textId="4F443FE0" w:rsidTr="00C71837">
        <w:trPr>
          <w:cnfStyle w:val="000000010000" w:firstRow="0" w:lastRow="0" w:firstColumn="0" w:lastColumn="0" w:oddVBand="0" w:evenVBand="0" w:oddHBand="0" w:evenHBand="1" w:firstRowFirstColumn="0" w:firstRowLastColumn="0" w:lastRowFirstColumn="0" w:lastRowLastColumn="0"/>
          <w:cantSplit/>
          <w:trHeight w:val="216"/>
          <w:del w:id="1392"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F12F237" w14:textId="114204DA" w:rsidR="0085574A" w:rsidRPr="00445256" w:rsidDel="0020557E" w:rsidRDefault="0085574A" w:rsidP="00C71837">
            <w:pPr>
              <w:spacing w:before="0" w:after="0"/>
              <w:rPr>
                <w:del w:id="1393" w:author="Molly McEvilley" w:date="2024-09-12T12:16:00Z" w16du:dateUtc="2024-09-12T16:16:00Z"/>
                <w:rFonts w:cstheme="minorHAnsi"/>
              </w:rPr>
            </w:pPr>
          </w:p>
        </w:tc>
        <w:tc>
          <w:tcPr>
            <w:tcW w:w="5940" w:type="dxa"/>
          </w:tcPr>
          <w:p w14:paraId="34E2DA09" w14:textId="2CC0D572"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94" w:author="Molly McEvilley" w:date="2024-09-12T12:16:00Z" w16du:dateUtc="2024-09-12T16:16:00Z"/>
                <w:rFonts w:cstheme="minorHAnsi"/>
              </w:rPr>
            </w:pPr>
          </w:p>
        </w:tc>
        <w:tc>
          <w:tcPr>
            <w:tcW w:w="1572" w:type="dxa"/>
          </w:tcPr>
          <w:p w14:paraId="7DD34BA1" w14:textId="7CC93D5E"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95" w:author="Molly McEvilley" w:date="2024-09-12T12:16:00Z" w16du:dateUtc="2024-09-12T16:16:00Z"/>
                <w:rFonts w:cstheme="minorHAnsi"/>
              </w:rPr>
            </w:pPr>
          </w:p>
        </w:tc>
      </w:tr>
      <w:tr w:rsidR="0085574A" w:rsidRPr="00445256" w:rsidDel="0020557E" w14:paraId="4C20E424" w14:textId="09C7C13E" w:rsidTr="00C71837">
        <w:trPr>
          <w:cnfStyle w:val="000000100000" w:firstRow="0" w:lastRow="0" w:firstColumn="0" w:lastColumn="0" w:oddVBand="0" w:evenVBand="0" w:oddHBand="1" w:evenHBand="0" w:firstRowFirstColumn="0" w:firstRowLastColumn="0" w:lastRowFirstColumn="0" w:lastRowLastColumn="0"/>
          <w:cantSplit/>
          <w:trHeight w:val="216"/>
          <w:del w:id="1396"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38D3F92F" w14:textId="0853509E" w:rsidR="0085574A" w:rsidRPr="00445256" w:rsidDel="0020557E" w:rsidRDefault="0085574A" w:rsidP="00C71837">
            <w:pPr>
              <w:spacing w:before="0" w:after="0"/>
              <w:rPr>
                <w:del w:id="1397" w:author="Molly McEvilley" w:date="2024-09-12T12:16:00Z" w16du:dateUtc="2024-09-12T16:16:00Z"/>
                <w:rFonts w:cstheme="minorHAnsi"/>
              </w:rPr>
            </w:pPr>
          </w:p>
        </w:tc>
        <w:tc>
          <w:tcPr>
            <w:tcW w:w="5940" w:type="dxa"/>
          </w:tcPr>
          <w:p w14:paraId="370B4FF3" w14:textId="7F486183"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98" w:author="Molly McEvilley" w:date="2024-09-12T12:16:00Z" w16du:dateUtc="2024-09-12T16:16:00Z"/>
                <w:rFonts w:cstheme="minorHAnsi"/>
              </w:rPr>
            </w:pPr>
          </w:p>
        </w:tc>
        <w:tc>
          <w:tcPr>
            <w:tcW w:w="1572" w:type="dxa"/>
          </w:tcPr>
          <w:p w14:paraId="4806E8E1" w14:textId="16D1CD90"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99" w:author="Molly McEvilley" w:date="2024-09-12T12:16:00Z" w16du:dateUtc="2024-09-12T16:16:00Z"/>
                <w:rFonts w:cstheme="minorHAnsi"/>
              </w:rPr>
            </w:pPr>
          </w:p>
        </w:tc>
      </w:tr>
      <w:tr w:rsidR="0085574A" w:rsidRPr="00445256" w:rsidDel="0020557E" w14:paraId="01C71B8F" w14:textId="10FF05D4" w:rsidTr="00C71837">
        <w:trPr>
          <w:cnfStyle w:val="000000010000" w:firstRow="0" w:lastRow="0" w:firstColumn="0" w:lastColumn="0" w:oddVBand="0" w:evenVBand="0" w:oddHBand="0" w:evenHBand="1" w:firstRowFirstColumn="0" w:firstRowLastColumn="0" w:lastRowFirstColumn="0" w:lastRowLastColumn="0"/>
          <w:cantSplit/>
          <w:trHeight w:val="216"/>
          <w:del w:id="1400"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F4D1647" w:rsidR="0085574A" w:rsidRPr="00445256" w:rsidDel="0020557E" w:rsidRDefault="0085574A" w:rsidP="00C71837">
            <w:pPr>
              <w:spacing w:before="0" w:after="0"/>
              <w:rPr>
                <w:del w:id="1401" w:author="Molly McEvilley" w:date="2024-09-12T12:16:00Z" w16du:dateUtc="2024-09-12T16:16:00Z"/>
                <w:rFonts w:cstheme="minorHAnsi"/>
              </w:rPr>
            </w:pPr>
          </w:p>
        </w:tc>
        <w:tc>
          <w:tcPr>
            <w:tcW w:w="5940" w:type="dxa"/>
          </w:tcPr>
          <w:p w14:paraId="5275F8A9" w14:textId="5B5C88D1"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02" w:author="Molly McEvilley" w:date="2024-09-12T12:16:00Z" w16du:dateUtc="2024-09-12T16:16:00Z"/>
                <w:rFonts w:cstheme="minorHAnsi"/>
              </w:rPr>
            </w:pPr>
          </w:p>
        </w:tc>
        <w:tc>
          <w:tcPr>
            <w:tcW w:w="1572" w:type="dxa"/>
          </w:tcPr>
          <w:p w14:paraId="12D14815" w14:textId="07F9B0C4"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03" w:author="Molly McEvilley" w:date="2024-09-12T12:16:00Z" w16du:dateUtc="2024-09-12T16:16:00Z"/>
                <w:rFonts w:cstheme="minorHAnsi"/>
              </w:rPr>
            </w:pPr>
          </w:p>
        </w:tc>
      </w:tr>
      <w:tr w:rsidR="0085574A" w:rsidRPr="00445256" w:rsidDel="0020557E" w14:paraId="0559844C" w14:textId="2DBCD667" w:rsidTr="00C71837">
        <w:trPr>
          <w:cnfStyle w:val="000000100000" w:firstRow="0" w:lastRow="0" w:firstColumn="0" w:lastColumn="0" w:oddVBand="0" w:evenVBand="0" w:oddHBand="1" w:evenHBand="0" w:firstRowFirstColumn="0" w:firstRowLastColumn="0" w:lastRowFirstColumn="0" w:lastRowLastColumn="0"/>
          <w:cantSplit/>
          <w:trHeight w:val="216"/>
          <w:del w:id="1404"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E78ECD4" w14:textId="228F5974" w:rsidR="0085574A" w:rsidRPr="00445256" w:rsidDel="0020557E" w:rsidRDefault="0085574A" w:rsidP="00C71837">
            <w:pPr>
              <w:spacing w:before="0" w:after="0"/>
              <w:rPr>
                <w:del w:id="1405" w:author="Molly McEvilley" w:date="2024-09-12T12:16:00Z" w16du:dateUtc="2024-09-12T16:16:00Z"/>
                <w:rFonts w:cstheme="minorHAnsi"/>
              </w:rPr>
            </w:pPr>
          </w:p>
        </w:tc>
        <w:tc>
          <w:tcPr>
            <w:tcW w:w="5940" w:type="dxa"/>
          </w:tcPr>
          <w:p w14:paraId="10225D7C" w14:textId="70677CE5"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06" w:author="Molly McEvilley" w:date="2024-09-12T12:16:00Z" w16du:dateUtc="2024-09-12T16:16:00Z"/>
                <w:rFonts w:cstheme="minorHAnsi"/>
              </w:rPr>
            </w:pPr>
          </w:p>
        </w:tc>
        <w:tc>
          <w:tcPr>
            <w:tcW w:w="1572" w:type="dxa"/>
          </w:tcPr>
          <w:p w14:paraId="116907B6" w14:textId="4D2F6184"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07" w:author="Molly McEvilley" w:date="2024-09-12T12:16:00Z" w16du:dateUtc="2024-09-12T16:16:00Z"/>
                <w:rFonts w:cstheme="minorHAnsi"/>
              </w:rPr>
            </w:pPr>
          </w:p>
        </w:tc>
      </w:tr>
      <w:tr w:rsidR="00A96E5F" w:rsidRPr="00445256" w:rsidDel="0020557E" w14:paraId="4387DE61" w14:textId="55ABA61A" w:rsidTr="0030339F">
        <w:trPr>
          <w:cnfStyle w:val="000000010000" w:firstRow="0" w:lastRow="0" w:firstColumn="0" w:lastColumn="0" w:oddVBand="0" w:evenVBand="0" w:oddHBand="0" w:evenHBand="1" w:firstRowFirstColumn="0" w:firstRowLastColumn="0" w:lastRowFirstColumn="0" w:lastRowLastColumn="0"/>
          <w:cantSplit/>
          <w:trHeight w:val="216"/>
          <w:del w:id="1408"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4079F1E7" w:rsidR="00A96E5F" w:rsidRPr="00445256" w:rsidDel="0020557E" w:rsidRDefault="00A96E5F" w:rsidP="0030339F">
            <w:pPr>
              <w:spacing w:before="0" w:after="0"/>
              <w:rPr>
                <w:del w:id="1409" w:author="Molly McEvilley" w:date="2024-09-12T12:16:00Z" w16du:dateUtc="2024-09-12T16:16:00Z"/>
                <w:rFonts w:cstheme="minorHAnsi"/>
              </w:rPr>
            </w:pPr>
          </w:p>
        </w:tc>
        <w:tc>
          <w:tcPr>
            <w:tcW w:w="5940" w:type="dxa"/>
            <w:vAlign w:val="center"/>
          </w:tcPr>
          <w:p w14:paraId="0562518F" w14:textId="21420582" w:rsidR="00A96E5F" w:rsidRPr="00445256" w:rsidDel="0020557E"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del w:id="1410" w:author="Molly McEvilley" w:date="2024-09-12T12:16:00Z" w16du:dateUtc="2024-09-12T16:16:00Z"/>
                <w:rFonts w:cstheme="minorHAnsi"/>
              </w:rPr>
            </w:pPr>
          </w:p>
        </w:tc>
        <w:tc>
          <w:tcPr>
            <w:tcW w:w="1572" w:type="dxa"/>
            <w:vAlign w:val="center"/>
          </w:tcPr>
          <w:p w14:paraId="27DF7B3F" w14:textId="7CDA16DA" w:rsidR="00A96E5F" w:rsidRPr="00445256" w:rsidDel="0020557E"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del w:id="1411" w:author="Molly McEvilley" w:date="2024-09-12T12:16:00Z" w16du:dateUtc="2024-09-12T16:16:00Z"/>
                <w:rFonts w:cstheme="minorHAnsi"/>
              </w:rPr>
            </w:pPr>
          </w:p>
        </w:tc>
      </w:tr>
      <w:tr w:rsidR="00FE6430" w:rsidRPr="00445256" w:rsidDel="0020557E" w14:paraId="48C74345" w14:textId="7208F0EF" w:rsidTr="009A7EC0">
        <w:trPr>
          <w:cnfStyle w:val="000000100000" w:firstRow="0" w:lastRow="0" w:firstColumn="0" w:lastColumn="0" w:oddVBand="0" w:evenVBand="0" w:oddHBand="1" w:evenHBand="0" w:firstRowFirstColumn="0" w:firstRowLastColumn="0" w:lastRowFirstColumn="0" w:lastRowLastColumn="0"/>
          <w:cantSplit/>
          <w:trHeight w:val="216"/>
          <w:del w:id="1412"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6EF83D02" w14:textId="3510057E" w:rsidR="00FE6430" w:rsidRPr="00445256" w:rsidDel="0020557E" w:rsidRDefault="00FE6430" w:rsidP="009A7EC0">
            <w:pPr>
              <w:spacing w:before="0" w:after="0"/>
              <w:rPr>
                <w:del w:id="1413" w:author="Molly McEvilley" w:date="2024-09-12T12:16:00Z" w16du:dateUtc="2024-09-12T16:16:00Z"/>
                <w:rFonts w:cstheme="minorHAnsi"/>
              </w:rPr>
            </w:pPr>
          </w:p>
        </w:tc>
        <w:tc>
          <w:tcPr>
            <w:tcW w:w="5940" w:type="dxa"/>
          </w:tcPr>
          <w:p w14:paraId="44496392" w14:textId="42AF88A4" w:rsidR="00FE6430" w:rsidRPr="0044525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1414" w:author="Molly McEvilley" w:date="2024-09-12T12:16:00Z" w16du:dateUtc="2024-09-12T16:16:00Z"/>
                <w:rFonts w:cstheme="minorHAnsi"/>
              </w:rPr>
            </w:pPr>
          </w:p>
        </w:tc>
        <w:tc>
          <w:tcPr>
            <w:tcW w:w="1572" w:type="dxa"/>
          </w:tcPr>
          <w:p w14:paraId="4E7DBCF8" w14:textId="6319DB8F" w:rsidR="00FE6430" w:rsidRPr="0044525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1415" w:author="Molly McEvilley" w:date="2024-09-12T12:16:00Z" w16du:dateUtc="2024-09-12T16:16:00Z"/>
                <w:rFonts w:cstheme="minorHAnsi"/>
              </w:rPr>
            </w:pPr>
          </w:p>
        </w:tc>
      </w:tr>
      <w:tr w:rsidR="00FE6430" w:rsidRPr="00445256" w:rsidDel="0020557E" w14:paraId="39678C76" w14:textId="6DC2F56E" w:rsidTr="009A7EC0">
        <w:trPr>
          <w:cnfStyle w:val="000000010000" w:firstRow="0" w:lastRow="0" w:firstColumn="0" w:lastColumn="0" w:oddVBand="0" w:evenVBand="0" w:oddHBand="0" w:evenHBand="1" w:firstRowFirstColumn="0" w:firstRowLastColumn="0" w:lastRowFirstColumn="0" w:lastRowLastColumn="0"/>
          <w:cantSplit/>
          <w:trHeight w:val="216"/>
          <w:del w:id="1416"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F6C8B5B" w14:textId="5C1007EB" w:rsidR="00FE6430" w:rsidRPr="00445256" w:rsidDel="0020557E" w:rsidRDefault="00FE6430" w:rsidP="009A7EC0">
            <w:pPr>
              <w:spacing w:before="0" w:after="0"/>
              <w:rPr>
                <w:del w:id="1417" w:author="Molly McEvilley" w:date="2024-09-12T12:16:00Z" w16du:dateUtc="2024-09-12T16:16:00Z"/>
                <w:rFonts w:cstheme="minorHAnsi"/>
              </w:rPr>
            </w:pPr>
          </w:p>
        </w:tc>
        <w:tc>
          <w:tcPr>
            <w:tcW w:w="5940" w:type="dxa"/>
          </w:tcPr>
          <w:p w14:paraId="222ADB02" w14:textId="6E0CAF64" w:rsidR="00FE6430" w:rsidRPr="00445256" w:rsidDel="0020557E"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del w:id="1418" w:author="Molly McEvilley" w:date="2024-09-12T12:16:00Z" w16du:dateUtc="2024-09-12T16:16:00Z"/>
                <w:rFonts w:cstheme="minorHAnsi"/>
              </w:rPr>
            </w:pPr>
          </w:p>
        </w:tc>
        <w:tc>
          <w:tcPr>
            <w:tcW w:w="1572" w:type="dxa"/>
          </w:tcPr>
          <w:p w14:paraId="61209100" w14:textId="77B1742E" w:rsidR="00FE6430" w:rsidRPr="00445256" w:rsidDel="0020557E"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del w:id="1419" w:author="Molly McEvilley" w:date="2024-09-12T12:16:00Z" w16du:dateUtc="2024-09-12T16:16:00Z"/>
                <w:rFonts w:cstheme="minorHAnsi"/>
              </w:rPr>
            </w:pPr>
          </w:p>
        </w:tc>
      </w:tr>
      <w:tr w:rsidR="0085574A" w:rsidRPr="00445256" w:rsidDel="0020557E" w14:paraId="073F5952" w14:textId="6D9F99C2" w:rsidTr="00C71837">
        <w:trPr>
          <w:cnfStyle w:val="000000100000" w:firstRow="0" w:lastRow="0" w:firstColumn="0" w:lastColumn="0" w:oddVBand="0" w:evenVBand="0" w:oddHBand="1" w:evenHBand="0" w:firstRowFirstColumn="0" w:firstRowLastColumn="0" w:lastRowFirstColumn="0" w:lastRowLastColumn="0"/>
          <w:cantSplit/>
          <w:trHeight w:val="216"/>
          <w:del w:id="1420"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56350D68" w14:textId="6B4E6C61" w:rsidR="0085574A" w:rsidRPr="00445256" w:rsidDel="0020557E" w:rsidRDefault="0085574A" w:rsidP="00C71837">
            <w:pPr>
              <w:spacing w:before="0" w:after="0"/>
              <w:rPr>
                <w:del w:id="1421" w:author="Molly McEvilley" w:date="2024-09-12T12:16:00Z" w16du:dateUtc="2024-09-12T16:16:00Z"/>
                <w:rFonts w:cstheme="minorHAnsi"/>
              </w:rPr>
            </w:pPr>
          </w:p>
        </w:tc>
        <w:tc>
          <w:tcPr>
            <w:tcW w:w="5940" w:type="dxa"/>
          </w:tcPr>
          <w:p w14:paraId="4C5038A8" w14:textId="3AA0A2F9"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22" w:author="Molly McEvilley" w:date="2024-09-12T12:16:00Z" w16du:dateUtc="2024-09-12T16:16:00Z"/>
                <w:rFonts w:cstheme="minorHAnsi"/>
              </w:rPr>
            </w:pPr>
          </w:p>
        </w:tc>
        <w:tc>
          <w:tcPr>
            <w:tcW w:w="1572" w:type="dxa"/>
          </w:tcPr>
          <w:p w14:paraId="3C9A51C2" w14:textId="3F990D4A"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23" w:author="Molly McEvilley" w:date="2024-09-12T12:16:00Z" w16du:dateUtc="2024-09-12T16:16:00Z"/>
                <w:rFonts w:cstheme="minorHAnsi"/>
              </w:rPr>
            </w:pPr>
          </w:p>
        </w:tc>
      </w:tr>
      <w:tr w:rsidR="0085574A" w:rsidRPr="00445256" w:rsidDel="0020557E" w14:paraId="729BD0D3" w14:textId="330A8607" w:rsidTr="00C71837">
        <w:trPr>
          <w:cnfStyle w:val="000000010000" w:firstRow="0" w:lastRow="0" w:firstColumn="0" w:lastColumn="0" w:oddVBand="0" w:evenVBand="0" w:oddHBand="0" w:evenHBand="1" w:firstRowFirstColumn="0" w:firstRowLastColumn="0" w:lastRowFirstColumn="0" w:lastRowLastColumn="0"/>
          <w:cantSplit/>
          <w:trHeight w:val="216"/>
          <w:del w:id="1424"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24524A1A" w14:textId="1EDAAB6D" w:rsidR="0085574A" w:rsidRPr="00445256" w:rsidDel="0020557E" w:rsidRDefault="0085574A" w:rsidP="00C71837">
            <w:pPr>
              <w:spacing w:before="0" w:after="0"/>
              <w:rPr>
                <w:del w:id="1425" w:author="Molly McEvilley" w:date="2024-09-12T12:16:00Z" w16du:dateUtc="2024-09-12T16:16:00Z"/>
                <w:rFonts w:cstheme="minorHAnsi"/>
              </w:rPr>
            </w:pPr>
          </w:p>
        </w:tc>
        <w:tc>
          <w:tcPr>
            <w:tcW w:w="5940" w:type="dxa"/>
          </w:tcPr>
          <w:p w14:paraId="03F17A7A" w14:textId="45EF497E"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26" w:author="Molly McEvilley" w:date="2024-09-12T12:16:00Z" w16du:dateUtc="2024-09-12T16:16:00Z"/>
                <w:rFonts w:cstheme="minorHAnsi"/>
              </w:rPr>
            </w:pPr>
          </w:p>
        </w:tc>
        <w:tc>
          <w:tcPr>
            <w:tcW w:w="1572" w:type="dxa"/>
          </w:tcPr>
          <w:p w14:paraId="61F4422E" w14:textId="07E338E6"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27" w:author="Molly McEvilley" w:date="2024-09-12T12:16:00Z" w16du:dateUtc="2024-09-12T16:16:00Z"/>
                <w:rFonts w:cstheme="minorHAnsi"/>
              </w:rPr>
            </w:pPr>
          </w:p>
        </w:tc>
      </w:tr>
      <w:tr w:rsidR="0085574A" w:rsidRPr="00445256" w:rsidDel="0020557E" w14:paraId="28F41C26" w14:textId="34C326FD" w:rsidTr="00C71837">
        <w:trPr>
          <w:cnfStyle w:val="000000100000" w:firstRow="0" w:lastRow="0" w:firstColumn="0" w:lastColumn="0" w:oddVBand="0" w:evenVBand="0" w:oddHBand="1" w:evenHBand="0" w:firstRowFirstColumn="0" w:firstRowLastColumn="0" w:lastRowFirstColumn="0" w:lastRowLastColumn="0"/>
          <w:cantSplit/>
          <w:trHeight w:val="216"/>
          <w:del w:id="1428"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5EA720FE" w14:textId="35C49668" w:rsidR="0085574A" w:rsidRPr="00445256" w:rsidDel="0020557E" w:rsidRDefault="0085574A" w:rsidP="00C71837">
            <w:pPr>
              <w:spacing w:before="0" w:after="0"/>
              <w:rPr>
                <w:del w:id="1429" w:author="Molly McEvilley" w:date="2024-09-12T12:16:00Z" w16du:dateUtc="2024-09-12T16:16:00Z"/>
                <w:rFonts w:cstheme="minorHAnsi"/>
              </w:rPr>
            </w:pPr>
          </w:p>
        </w:tc>
        <w:tc>
          <w:tcPr>
            <w:tcW w:w="5940" w:type="dxa"/>
          </w:tcPr>
          <w:p w14:paraId="4CA9914E" w14:textId="51CAE1C8"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30" w:author="Molly McEvilley" w:date="2024-09-12T12:16:00Z" w16du:dateUtc="2024-09-12T16:16:00Z"/>
                <w:rFonts w:cstheme="minorHAnsi"/>
              </w:rPr>
            </w:pPr>
          </w:p>
        </w:tc>
        <w:tc>
          <w:tcPr>
            <w:tcW w:w="1572" w:type="dxa"/>
          </w:tcPr>
          <w:p w14:paraId="20383FCB" w14:textId="6F4492DD"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31" w:author="Molly McEvilley" w:date="2024-09-12T12:16:00Z" w16du:dateUtc="2024-09-12T16:16:00Z"/>
                <w:rFonts w:cstheme="minorHAnsi"/>
              </w:rPr>
            </w:pPr>
          </w:p>
        </w:tc>
      </w:tr>
      <w:tr w:rsidR="0085574A" w:rsidRPr="00445256" w:rsidDel="0020557E" w14:paraId="6D72240E" w14:textId="3DCE2492" w:rsidTr="00C71837">
        <w:trPr>
          <w:cnfStyle w:val="000000010000" w:firstRow="0" w:lastRow="0" w:firstColumn="0" w:lastColumn="0" w:oddVBand="0" w:evenVBand="0" w:oddHBand="0" w:evenHBand="1" w:firstRowFirstColumn="0" w:firstRowLastColumn="0" w:lastRowFirstColumn="0" w:lastRowLastColumn="0"/>
          <w:cantSplit/>
          <w:trHeight w:val="216"/>
          <w:del w:id="1432"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37E8A9A2" w14:textId="3DBB97BE" w:rsidR="0085574A" w:rsidRPr="00445256" w:rsidDel="0020557E" w:rsidRDefault="0085574A" w:rsidP="00C71837">
            <w:pPr>
              <w:spacing w:before="0" w:after="0"/>
              <w:rPr>
                <w:del w:id="1433" w:author="Molly McEvilley" w:date="2024-09-12T12:16:00Z" w16du:dateUtc="2024-09-12T16:16:00Z"/>
                <w:rFonts w:cstheme="minorHAnsi"/>
              </w:rPr>
            </w:pPr>
          </w:p>
        </w:tc>
        <w:tc>
          <w:tcPr>
            <w:tcW w:w="5940" w:type="dxa"/>
          </w:tcPr>
          <w:p w14:paraId="73C07ECB" w14:textId="60B93A13"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34" w:author="Molly McEvilley" w:date="2024-09-12T12:16:00Z" w16du:dateUtc="2024-09-12T16:16:00Z"/>
                <w:rFonts w:cstheme="minorHAnsi"/>
              </w:rPr>
            </w:pPr>
          </w:p>
        </w:tc>
        <w:tc>
          <w:tcPr>
            <w:tcW w:w="1572" w:type="dxa"/>
          </w:tcPr>
          <w:p w14:paraId="3ACD34DF" w14:textId="3CF5D3E1"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35" w:author="Molly McEvilley" w:date="2024-09-12T12:16:00Z" w16du:dateUtc="2024-09-12T16:16:00Z"/>
                <w:rFonts w:cstheme="minorHAnsi"/>
              </w:rPr>
            </w:pPr>
          </w:p>
        </w:tc>
      </w:tr>
      <w:tr w:rsidR="0085574A" w:rsidRPr="00445256" w:rsidDel="0020557E" w14:paraId="158E5AD8" w14:textId="61336C01" w:rsidTr="00C71837">
        <w:trPr>
          <w:cnfStyle w:val="000000100000" w:firstRow="0" w:lastRow="0" w:firstColumn="0" w:lastColumn="0" w:oddVBand="0" w:evenVBand="0" w:oddHBand="1" w:evenHBand="0" w:firstRowFirstColumn="0" w:firstRowLastColumn="0" w:lastRowFirstColumn="0" w:lastRowLastColumn="0"/>
          <w:cantSplit/>
          <w:trHeight w:val="216"/>
          <w:del w:id="1436"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EDE0D25" w14:textId="285DD9F8" w:rsidR="0085574A" w:rsidRPr="00445256" w:rsidDel="0020557E" w:rsidRDefault="0085574A" w:rsidP="00C71837">
            <w:pPr>
              <w:spacing w:before="0" w:after="0"/>
              <w:rPr>
                <w:del w:id="1437" w:author="Molly McEvilley" w:date="2024-09-12T12:16:00Z" w16du:dateUtc="2024-09-12T16:16:00Z"/>
                <w:rFonts w:cstheme="minorHAnsi"/>
              </w:rPr>
            </w:pPr>
          </w:p>
        </w:tc>
        <w:tc>
          <w:tcPr>
            <w:tcW w:w="5940" w:type="dxa"/>
          </w:tcPr>
          <w:p w14:paraId="37AB1930" w14:textId="337FCC45"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38" w:author="Molly McEvilley" w:date="2024-09-12T12:16:00Z" w16du:dateUtc="2024-09-12T16:16:00Z"/>
                <w:rFonts w:cstheme="minorHAnsi"/>
              </w:rPr>
            </w:pPr>
          </w:p>
        </w:tc>
        <w:tc>
          <w:tcPr>
            <w:tcW w:w="1572" w:type="dxa"/>
          </w:tcPr>
          <w:p w14:paraId="39F20A9F" w14:textId="48CC505A"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39" w:author="Molly McEvilley" w:date="2024-09-12T12:16:00Z" w16du:dateUtc="2024-09-12T16:16:00Z"/>
                <w:rFonts w:cstheme="minorHAnsi"/>
              </w:rPr>
            </w:pPr>
          </w:p>
        </w:tc>
      </w:tr>
      <w:tr w:rsidR="0085574A" w:rsidRPr="00445256" w:rsidDel="0020557E" w14:paraId="0E0872C7" w14:textId="7B098D7B" w:rsidTr="00C71837">
        <w:trPr>
          <w:cnfStyle w:val="000000010000" w:firstRow="0" w:lastRow="0" w:firstColumn="0" w:lastColumn="0" w:oddVBand="0" w:evenVBand="0" w:oddHBand="0" w:evenHBand="1" w:firstRowFirstColumn="0" w:firstRowLastColumn="0" w:lastRowFirstColumn="0" w:lastRowLastColumn="0"/>
          <w:cantSplit/>
          <w:trHeight w:val="216"/>
          <w:del w:id="1440"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13FC539" w14:textId="0CC33E01" w:rsidR="0085574A" w:rsidRPr="00445256" w:rsidDel="0020557E" w:rsidRDefault="0085574A" w:rsidP="00C71837">
            <w:pPr>
              <w:spacing w:before="0" w:after="0"/>
              <w:rPr>
                <w:del w:id="1441" w:author="Molly McEvilley" w:date="2024-09-12T12:16:00Z" w16du:dateUtc="2024-09-12T16:16:00Z"/>
                <w:rFonts w:cstheme="minorHAnsi"/>
              </w:rPr>
            </w:pPr>
          </w:p>
        </w:tc>
        <w:tc>
          <w:tcPr>
            <w:tcW w:w="5940" w:type="dxa"/>
          </w:tcPr>
          <w:p w14:paraId="567DCA63" w14:textId="392E6576"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42" w:author="Molly McEvilley" w:date="2024-09-12T12:16:00Z" w16du:dateUtc="2024-09-12T16:16:00Z"/>
                <w:rFonts w:cstheme="minorHAnsi"/>
              </w:rPr>
            </w:pPr>
          </w:p>
        </w:tc>
        <w:tc>
          <w:tcPr>
            <w:tcW w:w="1572" w:type="dxa"/>
          </w:tcPr>
          <w:p w14:paraId="32CA1806" w14:textId="43F72314"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43" w:author="Molly McEvilley" w:date="2024-09-12T12:16:00Z" w16du:dateUtc="2024-09-12T16:16:00Z"/>
                <w:rFonts w:cstheme="minorHAnsi"/>
              </w:rPr>
            </w:pPr>
          </w:p>
        </w:tc>
      </w:tr>
      <w:tr w:rsidR="0085574A" w:rsidRPr="00107D01" w:rsidDel="0020557E" w14:paraId="28B049D3" w14:textId="0B46C9DF" w:rsidTr="00C71837">
        <w:trPr>
          <w:cnfStyle w:val="000000100000" w:firstRow="0" w:lastRow="0" w:firstColumn="0" w:lastColumn="0" w:oddVBand="0" w:evenVBand="0" w:oddHBand="1" w:evenHBand="0" w:firstRowFirstColumn="0" w:firstRowLastColumn="0" w:lastRowFirstColumn="0" w:lastRowLastColumn="0"/>
          <w:cantSplit/>
          <w:trHeight w:val="216"/>
          <w:del w:id="1444"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7527F28A" w14:textId="38859202" w:rsidR="0085574A" w:rsidRPr="00107D01" w:rsidDel="0020557E" w:rsidRDefault="0085574A" w:rsidP="00C71837">
            <w:pPr>
              <w:spacing w:before="0" w:after="0"/>
              <w:rPr>
                <w:del w:id="1445" w:author="Molly McEvilley" w:date="2024-09-12T12:16:00Z" w16du:dateUtc="2024-09-12T16:16:00Z"/>
                <w:rFonts w:ascii="Open Sans" w:hAnsi="Open Sans" w:cs="Open Sans"/>
              </w:rPr>
            </w:pPr>
          </w:p>
        </w:tc>
        <w:tc>
          <w:tcPr>
            <w:tcW w:w="5940" w:type="dxa"/>
          </w:tcPr>
          <w:p w14:paraId="18908575" w14:textId="773F26F9" w:rsidR="0085574A" w:rsidRPr="00577A54"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46" w:author="Molly McEvilley" w:date="2024-09-12T12:16:00Z" w16du:dateUtc="2024-09-12T16:16:00Z"/>
                <w:rFonts w:cstheme="minorHAnsi"/>
              </w:rPr>
            </w:pPr>
          </w:p>
        </w:tc>
        <w:tc>
          <w:tcPr>
            <w:tcW w:w="1572" w:type="dxa"/>
          </w:tcPr>
          <w:p w14:paraId="7B5C8D93" w14:textId="4CC70CE7" w:rsidR="0085574A" w:rsidRPr="00577A54"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47" w:author="Molly McEvilley" w:date="2024-09-12T12:16:00Z" w16du:dateUtc="2024-09-12T16:16:00Z"/>
                <w:rFonts w:cstheme="minorHAnsi"/>
              </w:rPr>
            </w:pPr>
          </w:p>
        </w:tc>
      </w:tr>
    </w:tbl>
    <w:p w14:paraId="7801ECD9" w14:textId="68D8822D" w:rsidR="00A43099" w:rsidRPr="00C52062" w:rsidRDefault="00A43099" w:rsidP="0088191A">
      <w:pPr>
        <w:pStyle w:val="Heading2"/>
      </w:pPr>
      <w:bookmarkStart w:id="1448" w:name="_EST/RRH/PSHDestination–_LSAHousehol"/>
      <w:bookmarkStart w:id="1449" w:name="_Toc37849785"/>
      <w:bookmarkStart w:id="1450" w:name="_Toc175057094"/>
      <w:bookmarkEnd w:id="1448"/>
      <w:r>
        <w:t>EST/RRH/PSHDestination</w:t>
      </w:r>
      <w:r w:rsidR="006F09FD">
        <w:t xml:space="preserve"> </w:t>
      </w:r>
      <w:r>
        <w:t xml:space="preserve">– </w:t>
      </w:r>
      <w:r w:rsidRPr="00C52062">
        <w:t>LSAHousehold</w:t>
      </w:r>
      <w:bookmarkEnd w:id="1449"/>
      <w:bookmarkEnd w:id="1450"/>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50058" behindDoc="0" locked="0" layoutInCell="1" allowOverlap="1" wp14:anchorId="247EEDB9" wp14:editId="1BA04D87">
                <wp:simplePos x="0" y="0"/>
                <wp:positionH relativeFrom="column">
                  <wp:posOffset>1154430</wp:posOffset>
                </wp:positionH>
                <wp:positionV relativeFrom="paragraph">
                  <wp:posOffset>0</wp:posOffset>
                </wp:positionV>
                <wp:extent cx="3572510" cy="274320"/>
                <wp:effectExtent l="0" t="0" r="27940" b="11430"/>
                <wp:wrapTopAndBottom/>
                <wp:docPr id="74485556" name="Group 74485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r>
                                <w:t>tlsa_HHID</w:t>
                              </w:r>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r>
                                <w:t>tlsa_Household</w:t>
                              </w:r>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74485556" o:spid="_x0000_s1344" style="position:absolute;left:0;text-align:left;margin-left:90.9pt;margin-top:0;width:281.3pt;height:21.6pt;z-index:251650058;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px0uwMAAFMLAAAOAAAAZHJzL2Uyb0RvYy54bWzsVttu2zgQfV+g/0DwfWNLsnwRohRZ54IC&#10;7W6BpH2nKerSpUgtSVt2v77DoWQ7adMCXaBP9YPA63jmzOGZuXy9byXZCWMbrXIaXUwpEYrrolFV&#10;Tj883v25pMQ6pgomtRI5PQhLX1+9+uOy7zIR61rLQhgCRpTN+i6ntXNdNplYXouW2QvdCQWbpTYt&#10;czA11aQwrAfrrZzE0+l80mtTdEZzYS2s3oRNeoX2y1Jw909ZWuGIzCn45vBr8Lvx38nVJcsqw7q6&#10;4YMb7Ce8aFmj4E+Ppm6YY2Rrmq9MtQ032urSXXDdTnRZNlxgDBBNNH0Wzb3R2w5jqbK+6o4wAbTP&#10;cPpps/zv3b3pHrr3JngPw7ea/2sBl0nfVdn5vp9X4TDZ9O90AflkW6cx8H1pWm8CQiJ7xPdwxFfs&#10;HeGwmKSLOI0gDRz24sUsiYcE8Bqy5K9FUTyN05QSOBBFSZIsjyduz4zMTyZ8BicsC3+PLg8uegoA&#10;p+wJNvv/YHuoWScwG9bD8t6QpsjpYjZbpmm6oESxFgC5BkDwJElW6Lv3Ao6PENuAL1F6XTNViWtj&#10;dF8LVoB3EQbz5IKfWMjODwF/EbkR/CheTuMXcGNZZ6y7F7olfpDTUuoe/DPujXLCKCYfnDas8uGz&#10;jO3eWhdgH6/5ZatlU9w1UuLEVJu1NGTH4OHd/nWzuA3BPTsmFelzOk/SKVp+2cQ6XqbXyZDsJ8fa&#10;Bjwksmlzupz6X3jTHtJbVeD7dqyRYQxMkcr7J1AbhjhGkANl3H6zx9RG89jb8rsbXRwgCUYHAQHB&#10;g0GtzWdKehCPnNr/tswISuQbBYn0SjMOzDjYjAOmOFzNKXeGkjBZu6BJ2840VQ22I8RDaU+nskG0&#10;T37g20Ru/1qSg5YHkt8BPbinR0ZGgpCBIWSOWfLO/hLWz5JoGX2tF+esh+1RcAYCjWI10vc367Mz&#10;1h8T+Jv1XtpXI+tP0j5bjMIAHF+rUDz5Xg3F8yjuWAgeDx3UhSfaHq6MsvNtbSelbLqPoxIMZdXX&#10;xPjE99kiRbugZ0N1XK1AAJHuq9n3yc63ZieKtVYKmiRtkpO0e32siuGps+ITvJ+yldAWgZiTdJRY&#10;kFIsBFh+x4fkryrtiwAK73fl/WCPBQIaukL3jxAEKCizDjZARPGHbsltC+1GKCaDvsOS7xmwvuAS&#10;+GPRJDr0pERAGzVUgm9UBeIwP840UI4lSDgUpFYU4IiAjtaPQqn7Yd0Ir8Uf9omFxgNH2LmhS0OX&#10;6VvD8zmeOvXCV18AAAD//wMAUEsDBBQABgAIAAAAIQB5Oink3QAAAAcBAAAPAAAAZHJzL2Rvd25y&#10;ZXYueG1sTI9BS8NAFITvgv9heYI3u0kbtcRsSinqqQhtBfH2mrwmodm3IbtN0n/v86THYYaZb7LV&#10;ZFs1UO8bxwbiWQSKuHBlw5WBz8PbwxKUD8glto7JwJU8rPLbmwzT0o28o2EfKiUl7FM0UIfQpVr7&#10;oiaLfuY6YvFOrrcYRPaVLnscpdy2eh5FT9piw7JQY0ebmorz/mINvI84rhfx67A9nzbX78Pjx9c2&#10;JmPu76b1C6hAU/gLwy++oEMuTEd34dKrVvQyFvRgQB6J/ZwkCaijgWQxB51n+j9//gMAAP//AwBQ&#10;SwECLQAUAAYACAAAACEAtoM4kv4AAADhAQAAEwAAAAAAAAAAAAAAAAAAAAAAW0NvbnRlbnRfVHlw&#10;ZXNdLnhtbFBLAQItABQABgAIAAAAIQA4/SH/1gAAAJQBAAALAAAAAAAAAAAAAAAAAC8BAABfcmVs&#10;cy8ucmVsc1BLAQItABQABgAIAAAAIQCIopx0uwMAAFMLAAAOAAAAAAAAAAAAAAAAAC4CAABkcnMv&#10;ZTJvRG9jLnhtbFBLAQItABQABgAIAAAAIQB5Oink3QAAAAcBAAAPAAAAAAAAAAAAAAAAABUGAABk&#10;cnMvZG93bnJldi54bWxQSwUGAAAAAAQABADzAAAAHw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r>
                          <w:t>tlsa_HHID</w:t>
                        </w:r>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r>
                          <w:t>tlsa_Household</w:t>
                        </w:r>
                      </w:p>
                    </w:txbxContent>
                  </v:textbox>
                </v:shape>
                <v:shape id="AutoShape 47"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EST/RRH/PSHStatus</w:t>
            </w:r>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lastRenderedPageBreak/>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r>
              <w:t>Active</w:t>
            </w:r>
            <w:r w:rsidR="00525BD5" w:rsidRPr="008B23F6">
              <w:t>HHType</w:t>
            </w:r>
          </w:p>
        </w:tc>
      </w:tr>
      <w:tr w:rsidR="00496B65" w:rsidRPr="00053715" w14:paraId="45701843" w14:textId="77777777" w:rsidTr="00525BD5">
        <w:tc>
          <w:tcPr>
            <w:tcW w:w="9360" w:type="dxa"/>
          </w:tcPr>
          <w:p w14:paraId="1776D903" w14:textId="5288E490" w:rsidR="00496B65" w:rsidRDefault="00496B65" w:rsidP="00C71837">
            <w:pPr>
              <w:pStyle w:val="NoSpacing"/>
            </w:pPr>
            <w:r>
              <w:t>Active</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r>
              <w:t>ExitDest</w:t>
            </w:r>
          </w:p>
        </w:tc>
      </w:tr>
      <w:tr w:rsidR="00525BD5" w:rsidRPr="00053715" w14:paraId="08C1D590" w14:textId="77777777" w:rsidTr="00525BD5">
        <w:tc>
          <w:tcPr>
            <w:tcW w:w="9360" w:type="dxa"/>
          </w:tcPr>
          <w:p w14:paraId="48605D7E" w14:textId="0BD5E78D" w:rsidR="00525BD5" w:rsidRPr="008B23F6" w:rsidRDefault="00B158E1" w:rsidP="002B3860">
            <w:pPr>
              <w:pStyle w:val="NoSpacing"/>
            </w:pPr>
            <w:r>
              <w:t>LSA</w:t>
            </w:r>
            <w:r w:rsidR="00525BD5" w:rsidRPr="008B23F6">
              <w:t>ProjectType</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r>
              <w:rPr>
                <w:b/>
              </w:rPr>
              <w:t>ESTDestination</w:t>
            </w:r>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r w:rsidRPr="00822905">
              <w:rPr>
                <w:b/>
                <w:bCs/>
              </w:rPr>
              <w:t>RRHDestination</w:t>
            </w:r>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r>
              <w:rPr>
                <w:b/>
              </w:rPr>
              <w:t>PSHDestination</w:t>
            </w:r>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r w:rsidRPr="00445256">
        <w:rPr>
          <w:b/>
        </w:rPr>
        <w:t>xDestination</w:t>
      </w:r>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r w:rsidR="00A43099" w:rsidRPr="00445256">
        <w:rPr>
          <w:b/>
        </w:rPr>
        <w:t>xStatus</w:t>
      </w:r>
      <w:r w:rsidR="00A43099" w:rsidRPr="00445256">
        <w:t xml:space="preserve"> not in (12,22)</w:t>
      </w:r>
      <w:r w:rsidR="002901BE" w:rsidRPr="00445256">
        <w:t>)</w:t>
      </w:r>
      <w:r w:rsidR="004873DC">
        <w:t xml:space="preserve">. </w:t>
      </w:r>
    </w:p>
    <w:p w14:paraId="058DB473" w14:textId="1E4A351A" w:rsidR="00A43099" w:rsidRPr="00445256" w:rsidRDefault="002901BE" w:rsidP="00EB0196">
      <w:r w:rsidRPr="00445256">
        <w:t>For households that exited the project group during the report period (</w:t>
      </w:r>
      <w:r w:rsidR="00A43099" w:rsidRPr="00445256">
        <w:rPr>
          <w:b/>
        </w:rPr>
        <w:t xml:space="preserve">xStatus </w:t>
      </w:r>
      <w:r w:rsidR="00A43099" w:rsidRPr="00445256">
        <w:t>in (12,22)</w:t>
      </w:r>
      <w:r w:rsidRPr="00445256">
        <w:t xml:space="preserve">), </w:t>
      </w:r>
      <w:r w:rsidRPr="00445256">
        <w:rPr>
          <w:b/>
          <w:bCs/>
        </w:rPr>
        <w:t>xDestination</w:t>
      </w:r>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r w:rsidR="005355FC">
        <w:t>tlsa_HHID.</w:t>
      </w:r>
      <w:r w:rsidR="005355FC" w:rsidRPr="005355FC">
        <w:rPr>
          <w:b/>
          <w:bCs/>
        </w:rPr>
        <w:t>ExitDest</w:t>
      </w:r>
      <w:r w:rsidR="005355FC">
        <w:t xml:space="preserve"> value</w:t>
      </w:r>
      <w:r w:rsidR="004873DC">
        <w:t xml:space="preserve">. </w:t>
      </w:r>
      <w:bookmarkStart w:id="1451" w:name="_Toc37849786"/>
    </w:p>
    <w:p w14:paraId="62F91D64" w14:textId="01BA0CD7" w:rsidR="0019166A" w:rsidRDefault="0019166A" w:rsidP="0088191A">
      <w:pPr>
        <w:pStyle w:val="Heading2"/>
      </w:pPr>
      <w:bookmarkStart w:id="1452" w:name="_Toc175057095"/>
      <w:r w:rsidRPr="00EE1280">
        <w:t>EST/RRH/PSH</w:t>
      </w:r>
      <w:r>
        <w:t xml:space="preserve"> Population Identifiers</w:t>
      </w:r>
      <w:bookmarkEnd w:id="1451"/>
      <w:bookmarkEnd w:id="1452"/>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o8rsgMAAEELAAAOAAAAZHJzL2Uyb0RvYy54bWzsVtuO2zYQfS+QfyD4npUlWb4Iqw223gsC&#10;pGmATftOU9SloUiVpC1vvz7DoWR7d7sNkAJ5ih8MXkczZw7PzOW7QyfJXhjbalXQ+GJGiVBcl62q&#10;C/rH57u3K0qsY6pkUitR0Edh6burN79cDn0uEt1oWQpDwIiy+dAXtHGuz6PI8kZ0zF7oXijYrLTp&#10;mIOpqaPSsAGsdzJKZrNFNGhT9kZzYS2s3oRNeoX2q0pw93tVWeGILCj45vDf4P/W/0dXlyyvDeub&#10;lo9usO/womOtgo8eTd0wx8jOtC9MdS032urKXXDdRbqqWi4wBogmnj2L5t7oXY+x1PlQ90eYANpn&#10;OH23Wf5xf2/6h/6TCd7D8IPmXyzgEg19nZ/v+3kdDpPt8JsuIZ9s5zQGfqhM501ASOSA+D4e8RUH&#10;RzgsptkyyWJIA4e9ZDlPkzEBvIEs+WtxnMySLKMEDsRxmqar44nbMyOLkwmfwYjl4fPo8uiipwBw&#10;yp5gs/8PtoeG9QKzYT0snwxpy4Iu5/NVlqVrShTrAJBrAARPknSNvnsv4PgEsQ34EqU3DVO1uDZG&#10;D41gJXgXYzBPLviJhex8E/BXkZvAj5PVLHkFN5b3xrp7oTviBwWtpB7AP+PeKyeMYvLBacNqHz7L&#10;2f6DdQH26Zpftlq25V0rJU5Mvd1IQ/YMHt7trzfL2xDcs2NSkaGgizSboeXXTWySVXadjsl+cqxr&#10;wUMi266gq5n/hTftIb1VJb5vx1oZxsAUqbx/ArVhjGMCOVDGHbYHTG28mHtbfnery0dIgtFBQEDw&#10;YNBo8w8lA4hHQe3fO2YEJfK9gkR6pZkGZhpspwFTHK4WlDtDSZhsXNCkXW/augHbMeKhtKdT1SLa&#10;Jz/wbSK3fyjJ5xBWIPkd0IN7euRkIggZGUIWmCXv7A9h/TyNV/FLvThnPWxPgjMSaBKrib4/WZ+f&#10;sT77yfozaZ8DfZ5L+wLFbOT4RoXiyQ9qLJ5HccdC8Pmxh7rwRNvDFX//dW0nlWz7PyclGMuqr4nJ&#10;ie/zZYZ2Qc/G6rhegwAi3dcoXsfS+ELi+c7sRbnRSkGTpE16knavj3U5Bs3KvwCAqpPQFoGYk2yS&#10;WLCMhQDL7/SQ/FWlfRFA4f1PefctnjjWiPJLkDy566CzCHVjlHJY8u0BlhJcgk9jg+hv4+efFARo&#10;mkbd/5caQBxmw5kWiq8EwYby04kShFtA/+pHobB9s0qEiuAP+zRCm4Ej7NPQpbGn9I3g+RxPnTrf&#10;q68AAAD//wMAUEsDBBQABgAIAAAAIQAzkGts3AAAAAQBAAAPAAAAZHJzL2Rvd25yZXYueG1sTI9B&#10;S8NAEIXvgv9hGcGb3SS1QdJsSinqqQi2gvQ2zU6T0OxsyG6T9N+7eqmXgcd7vPdNvppMKwbqXWNZ&#10;QTyLQBCXVjdcKfjavz29gHAeWWNrmRRcycGquL/LMdN25E8adr4SoYRdhgpq77tMSlfWZNDNbEcc&#10;vJPtDfog+0rqHsdQblqZRFEqDTYcFmrsaFNTed5djIL3Ecf1PH4dtufT5nrYLz6+tzEp9fgwrZcg&#10;PE3+FoZf/IAORWA62gtrJ1oF4RH/d4O3SJMUxFHB8zwBWeTyP3zxAwAA//8DAFBLAQItABQABgAI&#10;AAAAIQC2gziS/gAAAOEBAAATAAAAAAAAAAAAAAAAAAAAAABbQ29udGVudF9UeXBlc10ueG1sUEsB&#10;Ai0AFAAGAAgAAAAhADj9If/WAAAAlAEAAAsAAAAAAAAAAAAAAAAALwEAAF9yZWxzLy5yZWxzUEsB&#10;Ai0AFAAGAAgAAAAhAAS6jyuyAwAAQQsAAA4AAAAAAAAAAAAAAAAALgIAAGRycy9lMm9Eb2MueG1s&#10;UEsBAi0AFAAGAAgAAAAhADOQa2zcAAAABAEAAA8AAAAAAAAAAAAAAAAADAYAAGRycy9kb3ducmV2&#10;LnhtbFBLBQYAAAAABAAEAPMAAAAVBw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r>
                          <w:t>tlsa_HHID</w:t>
                        </w:r>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r>
                          <w:t>tlsa_Household</w:t>
                        </w:r>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6EA57C06" w:rsidR="0062343A" w:rsidRDefault="00B158E1" w:rsidP="00702792">
            <w:pPr>
              <w:pStyle w:val="NoSpacing"/>
            </w:pPr>
            <w:r>
              <w:t>LSA</w:t>
            </w:r>
            <w:r w:rsidR="0062343A">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r>
              <w:t>Active</w:t>
            </w:r>
            <w:r w:rsidR="0019166A">
              <w:t>HHType</w:t>
            </w:r>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/RRH/PSH</w:t>
            </w:r>
            <w:r w:rsidRPr="00F05959">
              <w:rPr>
                <w:b/>
                <w:bCs/>
              </w:rPr>
              <w:t>Chronic</w:t>
            </w:r>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lastRenderedPageBreak/>
              <w:t>EST</w:t>
            </w:r>
            <w:r w:rsidR="004111A0">
              <w:rPr>
                <w:b/>
                <w:bCs/>
              </w:rPr>
              <w:t>/RRH/PSH</w:t>
            </w:r>
            <w:r w:rsidRPr="00F05959">
              <w:rPr>
                <w:b/>
                <w:bCs/>
              </w:rPr>
              <w:t>Vet</w:t>
            </w:r>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/RRH/PSH</w:t>
            </w:r>
            <w:r w:rsidRPr="00F05959">
              <w:rPr>
                <w:b/>
                <w:bCs/>
              </w:rPr>
              <w:t>Disability</w:t>
            </w:r>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/RRH/PSH</w:t>
            </w:r>
            <w:r w:rsidRPr="00F05959">
              <w:rPr>
                <w:b/>
                <w:bCs/>
              </w:rPr>
              <w:t>FleeingDV</w:t>
            </w:r>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/RRH/PSH</w:t>
            </w:r>
            <w:r w:rsidRPr="00F05959">
              <w:rPr>
                <w:b/>
                <w:bCs/>
              </w:rPr>
              <w:t>AdultAge</w:t>
            </w:r>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/RRH/PSH</w:t>
            </w:r>
            <w:r w:rsidRPr="00F05959">
              <w:rPr>
                <w:b/>
                <w:bCs/>
              </w:rPr>
              <w:t>Parent</w:t>
            </w:r>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r w:rsidR="00D81910" w:rsidRPr="00D81910">
        <w:rPr>
          <w:b/>
          <w:bCs/>
        </w:rPr>
        <w:t>Active</w:t>
      </w:r>
      <w:r w:rsidRPr="00AD7462">
        <w:rPr>
          <w:b/>
          <w:bCs/>
        </w:rPr>
        <w:t>HHType</w:t>
      </w:r>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r w:rsidR="00E13A2A">
        <w:t>tlsa</w:t>
      </w:r>
      <w:r w:rsidR="00FC65E4">
        <w:t>_HHID</w:t>
      </w:r>
      <w:r>
        <w:t xml:space="preserve"> for the </w:t>
      </w:r>
      <w:r w:rsidRPr="00F05959">
        <w:rPr>
          <w:b/>
          <w:bCs/>
        </w:rPr>
        <w:t>HoHID</w:t>
      </w:r>
      <w:r>
        <w:t>/</w:t>
      </w:r>
      <w:r w:rsidR="0064623F" w:rsidRPr="0064623F">
        <w:rPr>
          <w:b/>
          <w:bCs/>
        </w:rPr>
        <w:t>Active</w:t>
      </w:r>
      <w:r w:rsidRPr="00AD7462">
        <w:rPr>
          <w:b/>
          <w:bCs/>
        </w:rPr>
        <w:t>HHType</w:t>
      </w:r>
      <w:r>
        <w:rPr>
          <w:b/>
          <w:bCs/>
        </w:rPr>
        <w:t xml:space="preserve"> </w:t>
      </w:r>
      <w:r>
        <w:t>and the project type is consistent with the relevant project group:</w:t>
      </w:r>
      <w:r w:rsidR="005A642F">
        <w:t xml:space="preserve"> </w:t>
      </w:r>
    </w:p>
    <w:p w14:paraId="1EE62E28" w14:textId="0F68E89B" w:rsidR="0019166A" w:rsidRPr="002C297C" w:rsidRDefault="0019166A" w:rsidP="00777E3F">
      <w:pPr>
        <w:pStyle w:val="ListParagraph"/>
        <w:numPr>
          <w:ilvl w:val="0"/>
          <w:numId w:val="34"/>
        </w:numPr>
      </w:pPr>
      <w:r w:rsidRPr="002C297C">
        <w:rPr>
          <w:b/>
          <w:bCs/>
        </w:rPr>
        <w:t>EST</w:t>
      </w:r>
      <w:r>
        <w:t xml:space="preserve"> – </w:t>
      </w:r>
      <w:r w:rsidR="00B158E1">
        <w:rPr>
          <w:b/>
          <w:bCs/>
        </w:rPr>
        <w:t>LSA</w:t>
      </w:r>
      <w:r w:rsidR="00B158E1" w:rsidRPr="00845520">
        <w:rPr>
          <w:b/>
          <w:bCs/>
        </w:rPr>
        <w:t>ProjectType</w:t>
      </w:r>
      <w:r w:rsidR="00B158E1">
        <w:t xml:space="preserve"> </w:t>
      </w:r>
      <w:r>
        <w:t>in (</w:t>
      </w:r>
      <w:r w:rsidR="00B158E1">
        <w:t>0,</w:t>
      </w:r>
      <w:r>
        <w:t>1,2,8)</w:t>
      </w:r>
    </w:p>
    <w:p w14:paraId="7F858141" w14:textId="053409E9" w:rsidR="0019166A" w:rsidRPr="002C297C" w:rsidRDefault="0019166A" w:rsidP="00777E3F">
      <w:pPr>
        <w:pStyle w:val="ListParagraph"/>
        <w:numPr>
          <w:ilvl w:val="0"/>
          <w:numId w:val="34"/>
        </w:numPr>
      </w:pPr>
      <w:r>
        <w:rPr>
          <w:b/>
          <w:bCs/>
        </w:rPr>
        <w:t>RRH</w:t>
      </w:r>
      <w:r>
        <w:t xml:space="preserve"> – </w:t>
      </w:r>
      <w:r w:rsidR="00B158E1">
        <w:rPr>
          <w:b/>
          <w:bCs/>
        </w:rPr>
        <w:t>LSA</w:t>
      </w:r>
      <w:r w:rsidR="00B158E1" w:rsidRPr="00845520">
        <w:rPr>
          <w:b/>
          <w:bCs/>
        </w:rPr>
        <w:t>ProjectType</w:t>
      </w:r>
      <w:r w:rsidR="00B158E1">
        <w:t xml:space="preserve"> </w:t>
      </w:r>
      <w:r>
        <w:t>= 13</w:t>
      </w:r>
    </w:p>
    <w:p w14:paraId="3FBC9AD1" w14:textId="3D6118A8" w:rsidR="0019166A" w:rsidRDefault="0019166A" w:rsidP="00777E3F">
      <w:pPr>
        <w:pStyle w:val="ListParagraph"/>
        <w:numPr>
          <w:ilvl w:val="0"/>
          <w:numId w:val="34"/>
        </w:numPr>
      </w:pPr>
      <w:r>
        <w:rPr>
          <w:b/>
          <w:bCs/>
        </w:rPr>
        <w:t>PSH</w:t>
      </w:r>
      <w:r>
        <w:t xml:space="preserve"> – </w:t>
      </w:r>
      <w:r w:rsidR="00B158E1">
        <w:rPr>
          <w:b/>
          <w:bCs/>
        </w:rPr>
        <w:t>LSA</w:t>
      </w:r>
      <w:r w:rsidR="00B158E1" w:rsidRPr="00845520">
        <w:rPr>
          <w:b/>
          <w:bCs/>
        </w:rPr>
        <w:t>ProjectType</w:t>
      </w:r>
      <w:r w:rsidR="00B158E1">
        <w:t xml:space="preserve"> </w:t>
      </w:r>
      <w:r>
        <w:t>= 3</w:t>
      </w:r>
    </w:p>
    <w:p w14:paraId="418C15AC" w14:textId="2C07A722" w:rsidR="0019166A" w:rsidRDefault="0019166A" w:rsidP="0019166A">
      <w:r>
        <w:t xml:space="preserve">There are no project-group-specific columns for </w:t>
      </w:r>
      <w:r w:rsidR="005C6A07">
        <w:rPr>
          <w:b/>
          <w:bCs/>
        </w:rPr>
        <w:t>HoHRace</w:t>
      </w:r>
      <w:r w:rsidR="00102FF3">
        <w:rPr>
          <w:b/>
          <w:bCs/>
        </w:rPr>
        <w:t>Ethnicity</w:t>
      </w:r>
      <w:r>
        <w:t xml:space="preserve"> as </w:t>
      </w:r>
      <w:r w:rsidR="00102FF3">
        <w:t>it is</w:t>
      </w:r>
      <w:r>
        <w:t xml:space="preserve"> not subject to change with household composition.</w:t>
      </w:r>
    </w:p>
    <w:p w14:paraId="4258F393" w14:textId="77777777" w:rsidR="0019166A" w:rsidRPr="006A3016" w:rsidRDefault="0019166A" w:rsidP="006A3016">
      <w:pPr>
        <w:pStyle w:val="Heading4"/>
      </w:pPr>
      <w:r w:rsidRPr="0088191A">
        <w:t>EST/RRH/PSHAC3Plus</w:t>
      </w:r>
    </w:p>
    <w:p w14:paraId="69851A87" w14:textId="0A979617" w:rsidR="0019166A" w:rsidRDefault="00FC4D89" w:rsidP="0019166A">
      <w:r>
        <w:t xml:space="preserve">For records in </w:t>
      </w:r>
      <w:r w:rsidR="00507DE1">
        <w:t xml:space="preserve">tlsa_Household where </w:t>
      </w:r>
      <w:r w:rsidR="00507DE1" w:rsidRPr="00745E36">
        <w:rPr>
          <w:b/>
          <w:bCs/>
        </w:rPr>
        <w:t>HHType</w:t>
      </w:r>
      <w:r w:rsidR="00507DE1">
        <w:t xml:space="preserve"> = 2 and </w:t>
      </w:r>
      <w:r w:rsidR="00507DE1" w:rsidRPr="00745E36">
        <w:rPr>
          <w:b/>
          <w:bCs/>
        </w:rPr>
        <w:t>HHChild</w:t>
      </w:r>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tlsa_HHID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ActiveHHType</w:t>
      </w:r>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r w:rsidR="006C22C3">
        <w:rPr>
          <w:b/>
          <w:bCs/>
        </w:rPr>
        <w:t>LSA</w:t>
      </w:r>
      <w:r w:rsidR="006C22C3" w:rsidRPr="00845520">
        <w:rPr>
          <w:b/>
          <w:bCs/>
        </w:rPr>
        <w:t>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EST/RRH/PSHVet</w:t>
      </w:r>
    </w:p>
    <w:p w14:paraId="24C41FB5" w14:textId="14481788"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HHVet</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with </w:t>
      </w:r>
      <w:r w:rsidR="0019166A">
        <w:t xml:space="preserve">the project group, set the value for </w:t>
      </w:r>
      <w:r w:rsidR="0019166A" w:rsidRPr="00F05959">
        <w:rPr>
          <w:b/>
          <w:bCs/>
        </w:rPr>
        <w:t>EST/RRH/PSHVet</w:t>
      </w:r>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EST/RRH/PSHChronic</w:t>
      </w:r>
    </w:p>
    <w:p w14:paraId="2E39EA87" w14:textId="2B2F23EA"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HHChronic</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w:t>
      </w:r>
      <w:r w:rsidR="0019166A" w:rsidRPr="00AE4D6E">
        <w:rPr>
          <w:b/>
          <w:bCs/>
        </w:rPr>
        <w:t xml:space="preserve">PSHChronic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EST/RRH/PSHDisability</w:t>
      </w:r>
    </w:p>
    <w:p w14:paraId="7E12FF8F" w14:textId="4B8C3334"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HHDisability</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EST/RRH/PSH</w:t>
      </w:r>
      <w:r w:rsidR="0019166A">
        <w:rPr>
          <w:b/>
          <w:bCs/>
        </w:rPr>
        <w:t>Disability</w:t>
      </w:r>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EST/RRH/PSHFleeingDV</w:t>
      </w:r>
    </w:p>
    <w:p w14:paraId="30138FB5" w14:textId="316383ED" w:rsidR="00171D37" w:rsidRDefault="00171D37" w:rsidP="00171D37">
      <w:r>
        <w:t xml:space="preserve">Set </w:t>
      </w:r>
      <w:r w:rsidR="00426CE6">
        <w:rPr>
          <w:b/>
          <w:bCs/>
        </w:rPr>
        <w:t>EST/RRH/PSH</w:t>
      </w:r>
      <w:r>
        <w:rPr>
          <w:b/>
          <w:bCs/>
        </w:rPr>
        <w:t>FleeingDV</w:t>
      </w:r>
      <w:r>
        <w:t xml:space="preserve"> to the first value in the table below that occurs in tlsa_HHID.</w:t>
      </w:r>
      <w:r>
        <w:rPr>
          <w:b/>
          <w:bCs/>
        </w:rPr>
        <w:t>HHFleeingDV</w:t>
      </w:r>
      <w:r>
        <w:t xml:space="preserve"> for the same </w:t>
      </w:r>
      <w:r w:rsidRPr="00C24886">
        <w:rPr>
          <w:b/>
          <w:bCs/>
        </w:rPr>
        <w:t>HoHID</w:t>
      </w:r>
      <w:r>
        <w:t xml:space="preserve"> where </w:t>
      </w:r>
      <w:r w:rsidRPr="00C24886">
        <w:rPr>
          <w:b/>
          <w:bCs/>
        </w:rPr>
        <w:t>ActiveHHType</w:t>
      </w:r>
      <w:r>
        <w:t xml:space="preserve"> = </w:t>
      </w:r>
      <w:r w:rsidRPr="00C24886">
        <w:rPr>
          <w:b/>
          <w:bCs/>
        </w:rPr>
        <w:t>HHType</w:t>
      </w:r>
      <w:r w:rsidR="00426CE6">
        <w:rPr>
          <w:b/>
          <w:bCs/>
        </w:rPr>
        <w:t xml:space="preserve"> </w:t>
      </w:r>
      <w:r w:rsidR="00426CE6" w:rsidRPr="00426CE6">
        <w:t>and</w:t>
      </w:r>
      <w:r w:rsidR="00426CE6">
        <w:rPr>
          <w:b/>
          <w:bCs/>
        </w:rPr>
        <w:t xml:space="preserve"> LSA</w:t>
      </w:r>
      <w:r w:rsidR="00426CE6" w:rsidRPr="00845520">
        <w:rPr>
          <w:b/>
          <w:bCs/>
        </w:rPr>
        <w:t>ProjectType</w:t>
      </w:r>
      <w:r w:rsidR="00426CE6">
        <w:t xml:space="preserve"> is consistent with the project group</w:t>
      </w:r>
      <w:r>
        <w:t xml:space="preserve">: </w:t>
      </w:r>
    </w:p>
    <w:tbl>
      <w:tblPr>
        <w:tblStyle w:val="Style11"/>
        <w:tblW w:w="3775" w:type="dxa"/>
        <w:tblLook w:val="04A0" w:firstRow="1" w:lastRow="0" w:firstColumn="1" w:lastColumn="0" w:noHBand="0" w:noVBand="1"/>
      </w:tblPr>
      <w:tblGrid>
        <w:gridCol w:w="1075"/>
        <w:gridCol w:w="2700"/>
      </w:tblGrid>
      <w:tr w:rsidR="00171D37" w14:paraId="3A86735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97CD1C4" w14:textId="77777777" w:rsidR="00171D37" w:rsidRDefault="00171D37">
            <w:pPr>
              <w:pStyle w:val="NoSpacing"/>
            </w:pPr>
            <w:r>
              <w:t>Priority</w:t>
            </w:r>
          </w:p>
        </w:tc>
        <w:tc>
          <w:tcPr>
            <w:tcW w:w="2700" w:type="dxa"/>
          </w:tcPr>
          <w:p w14:paraId="44884330" w14:textId="77777777" w:rsidR="00171D37" w:rsidRDefault="00171D37">
            <w:pPr>
              <w:pStyle w:val="NoSpacing"/>
              <w:cnfStyle w:val="100000000000" w:firstRow="1" w:lastRow="0" w:firstColumn="0" w:lastColumn="0" w:oddVBand="0" w:evenVBand="0" w:oddHBand="0" w:evenHBand="0" w:firstRowFirstColumn="0" w:firstRowLastColumn="0" w:lastRowFirstColumn="0" w:lastRowLastColumn="0"/>
            </w:pPr>
            <w:r>
              <w:t>HHFleeingDV Value</w:t>
            </w:r>
          </w:p>
        </w:tc>
      </w:tr>
      <w:tr w:rsidR="00171D37" w14:paraId="3C110D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30471FA" w14:textId="77777777" w:rsidR="00171D37" w:rsidRDefault="00171D37">
            <w:pPr>
              <w:pStyle w:val="NoSpacing"/>
            </w:pPr>
            <w:r>
              <w:t>1</w:t>
            </w:r>
          </w:p>
        </w:tc>
        <w:tc>
          <w:tcPr>
            <w:tcW w:w="2700" w:type="dxa"/>
          </w:tcPr>
          <w:p w14:paraId="6C9570B0"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1</w:t>
            </w:r>
          </w:p>
        </w:tc>
      </w:tr>
      <w:tr w:rsidR="00171D37" w14:paraId="542A748B"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534EBCA" w14:textId="77777777" w:rsidR="00171D37" w:rsidRDefault="00171D37">
            <w:pPr>
              <w:pStyle w:val="NoSpacing"/>
            </w:pPr>
            <w:r>
              <w:t>2</w:t>
            </w:r>
          </w:p>
        </w:tc>
        <w:tc>
          <w:tcPr>
            <w:tcW w:w="2700" w:type="dxa"/>
          </w:tcPr>
          <w:p w14:paraId="0A46AB68" w14:textId="77777777" w:rsidR="00171D37" w:rsidRDefault="00171D37">
            <w:pPr>
              <w:pStyle w:val="NoSpacing"/>
              <w:cnfStyle w:val="000000010000" w:firstRow="0" w:lastRow="0" w:firstColumn="0" w:lastColumn="0" w:oddVBand="0" w:evenVBand="0" w:oddHBand="0" w:evenHBand="1" w:firstRowFirstColumn="0" w:firstRowLastColumn="0" w:lastRowFirstColumn="0" w:lastRowLastColumn="0"/>
            </w:pPr>
            <w:r>
              <w:t>2</w:t>
            </w:r>
          </w:p>
        </w:tc>
      </w:tr>
      <w:tr w:rsidR="00171D37" w14:paraId="3FBE36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BC5E870" w14:textId="77777777" w:rsidR="00171D37" w:rsidRDefault="00171D37">
            <w:pPr>
              <w:pStyle w:val="NoSpacing"/>
            </w:pPr>
            <w:r>
              <w:t>3</w:t>
            </w:r>
          </w:p>
        </w:tc>
        <w:tc>
          <w:tcPr>
            <w:tcW w:w="2700" w:type="dxa"/>
          </w:tcPr>
          <w:p w14:paraId="7272F8C3"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0</w:t>
            </w:r>
          </w:p>
        </w:tc>
      </w:tr>
    </w:tbl>
    <w:p w14:paraId="28D84FE8" w14:textId="77777777" w:rsidR="0019166A" w:rsidRPr="006A3016" w:rsidRDefault="0019166A" w:rsidP="006A3016">
      <w:pPr>
        <w:pStyle w:val="Heading4"/>
      </w:pPr>
      <w:r w:rsidRPr="0088191A">
        <w:lastRenderedPageBreak/>
        <w:t>EST/RRH/PSHParent</w:t>
      </w:r>
    </w:p>
    <w:p w14:paraId="0D7E3759" w14:textId="0D4353E6"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Pr="00AE4D6E">
        <w:rPr>
          <w:b/>
          <w:bCs/>
        </w:rPr>
        <w:t xml:space="preserve"> </w:t>
      </w:r>
      <w:r w:rsidR="0019166A" w:rsidRPr="00AE4D6E">
        <w:rPr>
          <w:b/>
          <w:bCs/>
        </w:rPr>
        <w:t>HHParent</w:t>
      </w:r>
      <w:r w:rsidR="0019166A">
        <w:rPr>
          <w:b/>
          <w:bCs/>
        </w:rPr>
        <w:t xml:space="preserve"> </w:t>
      </w:r>
      <w:r w:rsidR="0019166A">
        <w:t>= 1 and</w:t>
      </w:r>
      <w:r w:rsidR="0019166A" w:rsidRPr="002C297C">
        <w:rPr>
          <w:b/>
          <w:bCs/>
        </w:rPr>
        <w:t xml:space="preserve"> </w:t>
      </w:r>
      <w:r w:rsidR="006C22C3">
        <w:rPr>
          <w:b/>
          <w:bCs/>
        </w:rPr>
        <w:t>LSA</w:t>
      </w:r>
      <w:r w:rsidR="006C22C3" w:rsidRPr="00845520">
        <w:rPr>
          <w:b/>
          <w:bCs/>
        </w:rPr>
        <w:t>ProjectType</w:t>
      </w:r>
      <w:r w:rsidR="006C22C3">
        <w:t xml:space="preserve"> </w:t>
      </w:r>
      <w:r w:rsidR="0019166A">
        <w:t xml:space="preserve">is consistent with the project group, set the value for </w:t>
      </w:r>
      <w:r w:rsidR="0019166A" w:rsidRPr="002C297C">
        <w:rPr>
          <w:b/>
          <w:bCs/>
        </w:rPr>
        <w:t>EST/RRH/PSH</w:t>
      </w:r>
      <w:r w:rsidR="0019166A">
        <w:rPr>
          <w:b/>
          <w:bCs/>
        </w:rPr>
        <w:t>Parent</w:t>
      </w:r>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 xml:space="preserve">EST/RRH/PSHAdultAge </w:t>
      </w:r>
    </w:p>
    <w:p w14:paraId="2268D6D4" w14:textId="75A3BB35" w:rsidR="0019166A" w:rsidRDefault="0019166A" w:rsidP="0019166A">
      <w:r>
        <w:rPr>
          <w:rFonts w:cstheme="minorHAnsi"/>
        </w:rPr>
        <w:t>S</w:t>
      </w:r>
      <w:r>
        <w:t xml:space="preserve">et </w:t>
      </w:r>
      <w:r>
        <w:rPr>
          <w:b/>
        </w:rPr>
        <w:t>EST/RRH/PSH</w:t>
      </w:r>
      <w:r w:rsidRPr="00AB4DA6">
        <w:rPr>
          <w:b/>
        </w:rPr>
        <w:t>AdultAge</w:t>
      </w:r>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r w:rsidR="00D81910" w:rsidRPr="00D81910">
        <w:rPr>
          <w:b/>
          <w:bCs/>
        </w:rPr>
        <w:t>ActiveHHType</w:t>
      </w:r>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EST/RRH/PSHAdultAge</w:t>
            </w:r>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1453" w:name="_Toc37849787"/>
      <w:bookmarkStart w:id="1454" w:name="_Toc175057096"/>
      <w:r w:rsidRPr="00EE1280">
        <w:t>System Engagement</w:t>
      </w:r>
      <w:r w:rsidRPr="00C52062">
        <w:t xml:space="preserve"> Status and Return Time</w:t>
      </w:r>
      <w:bookmarkEnd w:id="1453"/>
      <w:bookmarkEnd w:id="1454"/>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52"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TWuqgMAAFkLAAAOAAAAZHJzL2Uyb0RvYy54bWzsVttu2zgQfS+w/0DwfSPJ9whRiqxzQYHu&#10;boC0facpSiJKkSpJR06/fodDybHdpgVaoC/dF4GX4Wh45nDOXLzetYo8Cuuk0QXNzlJKhOamlLou&#10;6Pt3t3+uKHGe6ZIpo0VBn4Sjry//eHXRd7mYmMaoUlgCTrTL+66gjfddniSON6Jl7sx0QsNmZWzL&#10;PExtnZSW9eC9VckkTRdJb2zZWcOFc7B6HTfpJfqvKsH9v1XlhCeqoBCbx6/F7yZ8k8sLlteWdY3k&#10;QxjsB6JomdTw072ra+YZ2Vr5hatWcmucqfwZN21iqkpygXeA22TpyW3urNl2eJc67+tuDxNAe4LT&#10;D7vl/zze2e6hu7cxehi+NfyjA1ySvqvzw/0wr6Mx2fR/mxLyybbe4MV3lW2DC7gS2SG+T3t8xc4T&#10;DovTRXa+SCENHPYmKxgOCeANZCkcy7JskS5nlIABjKezbG9xc+AEDEYXIYMJy+PvMeQhxEAB4JR7&#10;hs39HGwPDesEZsMFWO4tkWVBl7PZaj6fTSnRrAVArgAQtCSwEYILUYD5CLGL+BJt1g3Ttbiy1vSN&#10;YCVEl+Fljg6EiYPsfBfwU+Tmk0Uk9wh+NlmlkwE3CPoIN5Z31vk7YVoSBgWtlOkhPuvfaC+sZurB&#10;G8vqcH2Ws8e3zkfYx2Nh2Rkly1upFE5svVkrSx4ZPLybv66XN/FyJ2ZKk76gi+k8Rc8vu1hPVvOr&#10;6RD0kVkrIUKiZFvQFRBqpFSA9EaXECbLPZMqjoEpSoclgbVhuMcIckyW3212mNpsgRCG3Y0pnyAJ&#10;1sQCAgUPBo2xnynpoXgU1H3aMisoUW80JDJUmnFgx8FmHDDN4WhBubeUxMnax5q07aysG/CdIR7a&#10;BDpVEtF+jgPfJnL715J8PpL8FujBAz1yMhKEDAwhC8xSCPaXsH56PoM0fVEvvs76kUBjsRrp+z/r&#10;8wPWL8Mze2bb7856YNdpaV8ecnyto3jynR7Ec1/cUQjePXWgC1j+oPr59U6fCIcsgzYO1VqXJwbw&#10;6NDgSBziP0OOXhYHUinZfRhLyaDLGcjAarl/MLPlahDY/YNJ5+eDQoMWf1slnLcslKu10Ro6LWNj&#10;1XpBH7QJ4oAF+ZtlP7R+Yq8d5cfoVG1b6Diingwhw1JoG1BicAmqOzaO4TR2BUdCAc3UoAdf0Qbi&#10;MUveShBlBYUcZKkVJRR0AX1tGEXB+656RKUIxiE70H7gCPs3DGnoNUODeDhHq+eO+PI/AAAA//8D&#10;AFBLAwQUAAYACAAAACEAznXJQNsAAAAEAQAADwAAAGRycy9kb3ducmV2LnhtbEyPQUvDQBCF74L/&#10;YRnBm92NGpWYTSlFPRWhrVB6m2anSWh2N2S3SfrvHb3o5cHjDe99k88n24qB+tB4pyGZKRDkSm8a&#10;V2n42r7fvYAIEZ3B1jvScKEA8+L6KsfM+NGtadjESnCJCxlqqGPsMilDWZPFMPMdOc6OvrcY2faV&#10;ND2OXG5bea/Uk7TYOF6osaNlTeVpc7YaPkYcFw/J27A6HZeX/Tb93K0S0vr2Zlq8gog0xb9j+MFn&#10;dCiY6eDPzgTRauBH4q9ylj4rtgcNj6kCWeTyP3zxDQAA//8DAFBLAQItABQABgAIAAAAIQC2gziS&#10;/gAAAOEBAAATAAAAAAAAAAAAAAAAAAAAAABbQ29udGVudF9UeXBlc10ueG1sUEsBAi0AFAAGAAgA&#10;AAAhADj9If/WAAAAlAEAAAsAAAAAAAAAAAAAAAAALwEAAF9yZWxzLy5yZWxzUEsBAi0AFAAGAAgA&#10;AAAhAOMFNa6qAwAAWQsAAA4AAAAAAAAAAAAAAAAALgIAAGRycy9lMm9Eb2MueG1sUEsBAi0AFAAG&#10;AAgAAAAhAM51yUDbAAAABAEAAA8AAAAAAAAAAAAAAAAABAYAAGRycy9kb3ducmV2LnhtbFBLBQYA&#10;AAAABAAEAPMAAAAMBw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r>
                          <w:t>tlsa_HHID</w:t>
                        </w:r>
                      </w:p>
                    </w:txbxContent>
                  </v:textbox>
                </v:shape>
                <v:shape id="Flowchart: Internal Storage 63" o:spid="_x0000_s1354"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r>
                          <w:t>tlsa_Household</w:t>
                        </w:r>
                      </w:p>
                    </w:txbxContent>
                  </v:textbox>
                </v:shape>
                <v:shape id="AutoShape 73" o:spid="_x0000_s1355"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1331"/>
    <w:bookmarkEnd w:id="1332"/>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r w:rsidRPr="00A02887">
              <w:t>HHType</w:t>
            </w:r>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r>
              <w:t>ExitDest</w:t>
            </w:r>
          </w:p>
        </w:tc>
      </w:tr>
      <w:tr w:rsidR="00463748" w:rsidRPr="00053715" w14:paraId="7845E558" w14:textId="77777777" w:rsidTr="00584131">
        <w:tc>
          <w:tcPr>
            <w:tcW w:w="9355" w:type="dxa"/>
          </w:tcPr>
          <w:p w14:paraId="35B83E97" w14:textId="3939C8D5" w:rsidR="00463748" w:rsidRPr="00FD11F6" w:rsidRDefault="003F6DFF" w:rsidP="00584131">
            <w:pPr>
              <w:pStyle w:val="NoSpacing"/>
            </w:pPr>
            <w:r>
              <w:t>ActiveHHType</w:t>
            </w:r>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r>
              <w:rPr>
                <w:b/>
                <w:bCs/>
              </w:rPr>
              <w:t>FirstEntry</w:t>
            </w:r>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r>
              <w:rPr>
                <w:b/>
                <w:bCs/>
              </w:rPr>
              <w:t>StatEnrollmentID</w:t>
            </w:r>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r>
              <w:rPr>
                <w:b/>
                <w:bCs/>
              </w:rPr>
              <w:t>ReturnTime</w:t>
            </w:r>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r w:rsidR="005F01C8">
        <w:t xml:space="preserve">whether or not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lastRenderedPageBreak/>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r w:rsidRPr="0088191A">
        <w:t xml:space="preserve">FirstEntry </w:t>
      </w:r>
    </w:p>
    <w:p w14:paraId="2B2E18C6" w14:textId="3697F9B3" w:rsidR="00F42E26" w:rsidRDefault="00117196" w:rsidP="00117196">
      <w:pPr>
        <w:rPr>
          <w:bCs/>
        </w:rPr>
      </w:pPr>
      <w:r w:rsidRPr="002F0D32">
        <w:rPr>
          <w:bCs/>
        </w:rPr>
        <w:t xml:space="preserve">A household’s </w:t>
      </w:r>
      <w:r>
        <w:rPr>
          <w:b/>
        </w:rPr>
        <w:t xml:space="preserve">FirstEntry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StatEnrollmentID</w:t>
      </w:r>
    </w:p>
    <w:p w14:paraId="648F9318" w14:textId="57A45A10" w:rsidR="0066609C" w:rsidRPr="005D5A21" w:rsidRDefault="00EA7F9D" w:rsidP="005D5A21">
      <w:r w:rsidRPr="008F2C7B">
        <w:rPr>
          <w:b/>
          <w:bCs/>
        </w:rPr>
        <w:t>StatEnrollmentID</w:t>
      </w:r>
      <w:r>
        <w:t xml:space="preserve"> is the </w:t>
      </w:r>
      <w:r w:rsidR="00463748">
        <w:t>tlsa_HHID.</w:t>
      </w:r>
      <w:r w:rsidRPr="00DE4A2E">
        <w:rPr>
          <w:b/>
          <w:bCs/>
        </w:rPr>
        <w:t>EnrollmentID</w:t>
      </w:r>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777E3F">
      <w:pPr>
        <w:pStyle w:val="ListParagraph"/>
        <w:numPr>
          <w:ilvl w:val="0"/>
          <w:numId w:val="31"/>
        </w:numPr>
      </w:pPr>
      <w:r>
        <w:rPr>
          <w:b/>
          <w:bCs/>
        </w:rPr>
        <w:t>HoHID</w:t>
      </w:r>
      <w:r w:rsidRPr="009777A4">
        <w:t xml:space="preserve"> </w:t>
      </w:r>
      <w:r w:rsidR="004C252E" w:rsidRPr="009777A4">
        <w:t xml:space="preserve">= </w:t>
      </w:r>
      <w:r w:rsidR="00F6042F">
        <w:t>tlsa_Household</w:t>
      </w:r>
      <w:r w:rsidR="004C252E" w:rsidRPr="009777A4">
        <w:t>.</w:t>
      </w:r>
      <w:r w:rsidR="00CF01F6" w:rsidRPr="008F2C7B">
        <w:rPr>
          <w:b/>
          <w:bCs/>
        </w:rPr>
        <w:t>HoHID</w:t>
      </w:r>
    </w:p>
    <w:p w14:paraId="50DF933A" w14:textId="356ED1B0" w:rsidR="00421A09" w:rsidRDefault="003F6DFF" w:rsidP="00777E3F">
      <w:pPr>
        <w:pStyle w:val="ListParagraph"/>
        <w:numPr>
          <w:ilvl w:val="0"/>
          <w:numId w:val="31"/>
        </w:numPr>
      </w:pPr>
      <w:r>
        <w:rPr>
          <w:b/>
          <w:bCs/>
        </w:rPr>
        <w:t>ActiveHHType</w:t>
      </w:r>
      <w:r w:rsidR="00421A09" w:rsidRPr="002F0D32">
        <w:rPr>
          <w:i/>
          <w:iCs/>
        </w:rPr>
        <w:t xml:space="preserve"> </w:t>
      </w:r>
      <w:r w:rsidR="00421A09">
        <w:t xml:space="preserve">= </w:t>
      </w:r>
      <w:r w:rsidR="00463748">
        <w:t>tlsa_Household.</w:t>
      </w:r>
      <w:r>
        <w:rPr>
          <w:b/>
          <w:bCs/>
        </w:rPr>
        <w:t>HHType</w:t>
      </w:r>
    </w:p>
    <w:p w14:paraId="332164CA" w14:textId="0C3BBC60" w:rsidR="00680D88" w:rsidRPr="002F0D32" w:rsidRDefault="00463748" w:rsidP="00777E3F">
      <w:pPr>
        <w:pStyle w:val="ListParagraph"/>
        <w:numPr>
          <w:ilvl w:val="0"/>
          <w:numId w:val="31"/>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r w:rsidR="0038523B" w:rsidRPr="002F0D32">
        <w:rPr>
          <w:b/>
          <w:bCs/>
        </w:rPr>
        <w:t>FirstEntry</w:t>
      </w:r>
      <w:r w:rsidR="0038523B" w:rsidRPr="002F0D32">
        <w:t xml:space="preserve"> – 730 days]</w:t>
      </w:r>
      <w:r w:rsidR="0038523B">
        <w:t xml:space="preserve"> and </w:t>
      </w:r>
      <w:r w:rsidR="00E1794C">
        <w:t>tlsa_HHID.</w:t>
      </w:r>
      <w:r w:rsidR="00E1794C" w:rsidRPr="008705FF">
        <w:rPr>
          <w:b/>
          <w:bCs/>
        </w:rPr>
        <w:t>ExitDate</w:t>
      </w:r>
      <w:r w:rsidR="00E1794C" w:rsidRPr="008705FF">
        <w:t xml:space="preserve"> </w:t>
      </w:r>
      <w:r w:rsidR="00C90948">
        <w:t>&lt;</w:t>
      </w:r>
      <w:r w:rsidR="00680D88">
        <w:t xml:space="preserve"> </w:t>
      </w:r>
      <w:r w:rsidR="00C90948" w:rsidRPr="008F2C7B">
        <w:rPr>
          <w:b/>
          <w:bCs/>
        </w:rPr>
        <w:t>FirstEntry</w:t>
      </w:r>
      <w:r w:rsidR="00C90948">
        <w:t xml:space="preserve"> </w:t>
      </w:r>
    </w:p>
    <w:p w14:paraId="22B22C57" w14:textId="5274151D" w:rsidR="00680D88" w:rsidRPr="006A3016" w:rsidRDefault="00534609" w:rsidP="006A3016">
      <w:pPr>
        <w:pStyle w:val="Heading4"/>
      </w:pPr>
      <w:r w:rsidRPr="0088191A">
        <w:t>ReturnTime</w:t>
      </w:r>
    </w:p>
    <w:p w14:paraId="5B4D162B" w14:textId="17F18A78" w:rsidR="00534609" w:rsidRDefault="003F622F" w:rsidP="00534609">
      <w:r>
        <w:t xml:space="preserve">If StatEnrollmentID is </w:t>
      </w:r>
      <w:r w:rsidR="00143E83">
        <w:t>NULL</w:t>
      </w:r>
      <w:r w:rsidR="003F567E">
        <w:t xml:space="preserve">, </w:t>
      </w:r>
      <w:r w:rsidR="003F567E" w:rsidRPr="00AD7462">
        <w:rPr>
          <w:b/>
          <w:bCs/>
        </w:rPr>
        <w:t>ReturnTime</w:t>
      </w:r>
      <w:r w:rsidR="003F567E">
        <w:t xml:space="preserve"> = -1</w:t>
      </w:r>
    </w:p>
    <w:p w14:paraId="5226FBAB" w14:textId="3A01E6F2" w:rsidR="003F567E" w:rsidRDefault="00B8253F" w:rsidP="00534609">
      <w:r>
        <w:t xml:space="preserve">Otherwise, set </w:t>
      </w:r>
      <w:r w:rsidRPr="00AD7462">
        <w:rPr>
          <w:b/>
          <w:bCs/>
        </w:rPr>
        <w:t>ReturnTime</w:t>
      </w:r>
      <w:r>
        <w:t xml:space="preserve"> </w:t>
      </w:r>
      <w:r w:rsidR="000B0B5C">
        <w:t>based on the number of days between StatEnrollmentID.</w:t>
      </w:r>
      <w:r w:rsidR="000B0B5C" w:rsidRPr="008F2C7B">
        <w:rPr>
          <w:b/>
          <w:bCs/>
        </w:rPr>
        <w:t>ExitDate</w:t>
      </w:r>
      <w:r w:rsidR="000B0B5C">
        <w:t xml:space="preserve"> and </w:t>
      </w:r>
      <w:r w:rsidR="000B0B5C" w:rsidRPr="008F2C7B">
        <w:rPr>
          <w:b/>
          <w:bCs/>
        </w:rPr>
        <w:t>FirstEntry</w:t>
      </w:r>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r w:rsidRPr="008F2C7B">
        <w:rPr>
          <w:b/>
        </w:rPr>
        <w:t>FirstEntry</w:t>
      </w:r>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r w:rsidRPr="00164342">
        <w:rPr>
          <w:b/>
        </w:rPr>
        <w:t>PSHStatus</w:t>
      </w:r>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r w:rsidRPr="002F0D32">
        <w:rPr>
          <w:b/>
        </w:rPr>
        <w:t>FirstEntry</w:t>
      </w:r>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r w:rsidR="00CA4A62" w:rsidRPr="00CA4A62">
        <w:rPr>
          <w:b/>
          <w:bCs/>
        </w:rPr>
        <w:t>StatEnrollmentID</w:t>
      </w:r>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r w:rsidR="00CA4A62" w:rsidRPr="00CA4A62">
        <w:rPr>
          <w:b/>
          <w:bCs/>
        </w:rPr>
        <w:t>ExitDest</w:t>
      </w:r>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r>
              <w:t>ExitDest</w:t>
            </w:r>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254F8E06"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 xml:space="preserve">Between </w:t>
            </w:r>
            <w:r w:rsidR="00BB6FFD">
              <w:t xml:space="preserve">400 </w:t>
            </w:r>
            <w:r>
              <w:t xml:space="preserve">and </w:t>
            </w:r>
            <w:r w:rsidR="00BB6FFD">
              <w:t>499</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7296B276"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 xml:space="preserve">Between </w:t>
            </w:r>
            <w:r w:rsidR="002A5584">
              <w:t>1</w:t>
            </w:r>
            <w:r w:rsidR="00BB6FFD">
              <w:t xml:space="preserve">00 </w:t>
            </w:r>
            <w:r>
              <w:t xml:space="preserve">and </w:t>
            </w:r>
            <w:r w:rsidR="00BB6FFD">
              <w:t>399</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lastRenderedPageBreak/>
              <w:t>4</w:t>
            </w:r>
          </w:p>
        </w:tc>
        <w:tc>
          <w:tcPr>
            <w:tcW w:w="2700" w:type="dxa"/>
          </w:tcPr>
          <w:p w14:paraId="502C1EA8" w14:textId="1F4B0BD8"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 xml:space="preserve">Re-engage 15-730 days after exit to </w:t>
            </w:r>
            <w:r w:rsidR="0031162C">
              <w:t>other/</w:t>
            </w:r>
            <w:r w:rsidRPr="00577A54">
              <w:t>unknown destination</w:t>
            </w:r>
          </w:p>
        </w:tc>
        <w:tc>
          <w:tcPr>
            <w:tcW w:w="2032" w:type="dxa"/>
          </w:tcPr>
          <w:p w14:paraId="47A0E826" w14:textId="0AB47C0F" w:rsidR="00906711" w:rsidRPr="00577A54" w:rsidRDefault="002A5584" w:rsidP="00584131">
            <w:pPr>
              <w:pStyle w:val="NoSpacing"/>
              <w:cnfStyle w:val="000000010000" w:firstRow="0" w:lastRow="0" w:firstColumn="0" w:lastColumn="0" w:oddVBand="0" w:evenVBand="0" w:oddHBand="0" w:evenHBand="1" w:firstRowFirstColumn="0" w:firstRowLastColumn="0" w:lastRowFirstColumn="0" w:lastRowLastColumn="0"/>
            </w:pPr>
            <w:r>
              <w:t>&lt; 100</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not </w:t>
            </w:r>
            <w:r w:rsidR="00143E83">
              <w:rPr>
                <w:rFonts w:cstheme="minorHAnsi"/>
              </w:rPr>
              <w:t>NULL</w:t>
            </w:r>
            <w:r>
              <w:rPr>
                <w:rFonts w:cstheme="minorHAnsi"/>
              </w:rPr>
              <w:t xml:space="preserve"> and </w:t>
            </w:r>
            <w:r w:rsidRPr="00E834DA">
              <w:rPr>
                <w:rFonts w:cstheme="minorHAnsi"/>
                <w:b/>
                <w:bCs/>
              </w:rPr>
              <w:t>ReturnTime</w:t>
            </w:r>
            <w:r>
              <w:rPr>
                <w:rFonts w:cstheme="minorHAnsi"/>
              </w:rPr>
              <w:t xml:space="preserve"> = -1</w:t>
            </w:r>
          </w:p>
        </w:tc>
      </w:tr>
      <w:bookmarkEnd w:id="1333"/>
      <w:bookmarkEnd w:id="1334"/>
    </w:tbl>
    <w:p w14:paraId="0E1486B3" w14:textId="77777777" w:rsidR="00300425" w:rsidRDefault="00300425" w:rsidP="008F2C7B"/>
    <w:p w14:paraId="54D9E0C2" w14:textId="71BC3D12" w:rsidR="00466A69" w:rsidRDefault="00466A69" w:rsidP="0088191A">
      <w:pPr>
        <w:pStyle w:val="Heading2"/>
      </w:pPr>
      <w:bookmarkStart w:id="1455" w:name="_Dates_Housed_in"/>
      <w:bookmarkStart w:id="1456" w:name="_Toc37849788"/>
      <w:bookmarkStart w:id="1457" w:name="_Toc175057097"/>
      <w:bookmarkEnd w:id="1455"/>
      <w:r w:rsidRPr="00EE1280">
        <w:t xml:space="preserve">RRHPreMoveInDays </w:t>
      </w:r>
      <w:r w:rsidR="007E42C3">
        <w:t>–</w:t>
      </w:r>
      <w:r>
        <w:t xml:space="preserve"> LSAHousehold</w:t>
      </w:r>
      <w:bookmarkEnd w:id="1456"/>
      <w:bookmarkEnd w:id="1457"/>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5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gD1rQMAAEELAAAOAAAAZHJzL2Uyb0RvYy54bWzsVtuO2zYQfS/QfyD43pUlWb4Iqw223gsC&#10;pG2ATftOU9SloUiVpC1vv77DoWR73e4GSIE8xQ8GKZLDmTOHZ+b63aGTZC+MbbUqaHw1o0QorstW&#10;1QX9/dPDTytKrGOqZFIrUdBnYem7mx9/uB76XCS60bIUhoARZfOhL2jjXJ9HkeWN6Ji90r1QsFhp&#10;0zEHU1NHpWEDWO9klMxmi2jQpuyN5sJa+HoXFukN2q8qwd1vVWWFI7Kg4JvDf4P/W/8f3VyzvDas&#10;b1o+usG+wouOtQouPZq6Y46RnWn/ZaprudFWV+6K6y7SVdVygTFANPHsIppHo3c9xlLnQ90fYQJo&#10;L3D6arP81/2j6Z/6jyZ4D8MPmn+2gEs09HV+vu7nddhMtsMvuoR8sp3TGPihMp03ASGRA+L7fMRX&#10;HBzh8DHNlkkWQxo4rCXLeZqMCeANZMkfi+NklmQZJbAhjtM0XR133J8ZWZxM+AxGLA/Xo8uji54C&#10;wCl7gs3+P9ieGtYLzIb1sHw0pC0LupzPV1mWQVCKdQDILQCCO0m6Rt+9F7B9gtgGfInSm4apWtwa&#10;o4dGsBK8izGYFwf8xEJ2vgj4q8hN4MfJapa8ghvLe2Pdo9Ad8YOCVlIP4J9x75UTRjH55LRhtQ+f&#10;5Wz/wboA+3TMf7ZatuVDKyVOTL3dSEP2DB7e/c93y/sQ3MU2qchQ0EUK+L1tYpOsstt0TPaLm7oW&#10;PCSy7Qq6mvlfeNMe0ntV4vt2rJVhDEyRyt8kUBvGOCaQA2XcYXvA1MaLlbflV7e6fIYkGB0EBAQP&#10;Bo02f1MygHgU1P61Y0ZQIt8rSKRXmmlgpsF2GjDF4WhBuTOUhMnGBU3a9aatG7AdIx5KezpVLaJ9&#10;8gPfJnL725I8nkj+APTgnh45mQhCRoaQBWbJO/tNWD9P4xX4dakX56yH5UlwRgJNYjXR9zvr8zPW&#10;r7+z/lzaQTQvpX2BYjZyfKNC8eQHNRbPo7hjIfj03ENdeKHt4Yg//7q2k0q2/R+TEoxl1dfE5MT3&#10;+TJDu6BnY3Vcr0EAke7r+dtk5zuzF+VGKwVNkjbpSdq9PtblGDQr/4T3U3US2iIQc5JNEgtSioUA&#10;y+/0kPxRpX0RQOF9U959iyeONaL8HCRP7jroLELdGKUcPvn2AEsJfoKrsUH0p/H6FwUBmqZR9/+j&#10;BhCH2XCmheIrQbCh/HSiBOEW0L/6UShsX6wSoSL4zT6N0GbgCPs0dGnsKX0jeD7HXafO9+YfAA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BoUgD1rQMAAEELAAAOAAAAAAAAAAAAAAAAAC4CAABkcnMvZTJvRG9jLnhtbFBLAQIt&#10;ABQABgAIAAAAIQAzkGts3AAAAAQBAAAPAAAAAAAAAAAAAAAAAAcGAABkcnMvZG93bnJldi54bWxQ&#10;SwUGAAAAAAQABADzAAAAEAcAAAAA&#10;">
                <v:shape id="AutoShape 390" o:spid="_x0000_s135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r>
                          <w:t>tlsa_HHID</w:t>
                        </w:r>
                      </w:p>
                    </w:txbxContent>
                  </v:textbox>
                </v:shape>
                <v:shape id="Flowchart: Internal Storage 63" o:spid="_x0000_s135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r>
                          <w:t>tlsa_Household</w:t>
                        </w:r>
                      </w:p>
                    </w:txbxContent>
                  </v:textbox>
                </v:shape>
                <v:shape id="AutoShape 61" o:spid="_x0000_s135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r w:rsidRPr="00A02887">
              <w:t>HHType</w:t>
            </w:r>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r>
              <w:t>Active</w:t>
            </w:r>
            <w:r w:rsidR="00466A69" w:rsidRPr="00A02887">
              <w:t>HHType</w:t>
            </w:r>
          </w:p>
        </w:tc>
      </w:tr>
      <w:tr w:rsidR="00466A69" w:rsidRPr="00A02887" w14:paraId="1CDC6857" w14:textId="77777777" w:rsidTr="00572228">
        <w:tc>
          <w:tcPr>
            <w:tcW w:w="9355" w:type="dxa"/>
          </w:tcPr>
          <w:p w14:paraId="41D4D42C" w14:textId="2FD58187" w:rsidR="00466A69" w:rsidRPr="00A44F54" w:rsidRDefault="00A44F54" w:rsidP="00572228">
            <w:pPr>
              <w:pStyle w:val="NoSpacing"/>
            </w:pPr>
            <w:r w:rsidRPr="001253B6">
              <w:t>LSAProjectType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r w:rsidRPr="006B4F91">
              <w:rPr>
                <w:b/>
                <w:bCs/>
              </w:rPr>
              <w:t>RRHPreMoveInDays</w:t>
            </w:r>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The logic associated with the LSAHousehold.</w:t>
      </w:r>
      <w:r w:rsidRPr="00C930D9">
        <w:rPr>
          <w:b/>
        </w:rPr>
        <w:t>RRHPreMoveInDays</w:t>
      </w:r>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4907FAE1" w:rsidR="00466A69" w:rsidRDefault="00466A69" w:rsidP="00466A69">
      <w:r>
        <w:t xml:space="preserve">The </w:t>
      </w:r>
      <w:r w:rsidRPr="00C930D9">
        <w:rPr>
          <w:b/>
        </w:rPr>
        <w:t>RRHPreMoveInDays</w:t>
      </w:r>
      <w:r>
        <w:t xml:space="preserve"> column is a count of </w:t>
      </w:r>
      <w:r w:rsidR="003F6DFF">
        <w:t>distinct dates when a household was</w:t>
      </w:r>
      <w:r>
        <w:t xml:space="preserve"> enrolled in an RRH</w:t>
      </w:r>
      <w:r w:rsidR="00CB3C5A">
        <w:t xml:space="preserve"> housing</w:t>
      </w:r>
      <w:r>
        <w:t xml:space="preserve"> project but not housed, regardless of other system use data</w:t>
      </w:r>
      <w:r w:rsidR="004873DC">
        <w:t xml:space="preserve">. </w:t>
      </w:r>
    </w:p>
    <w:p w14:paraId="62796852" w14:textId="2E73AAEE" w:rsidR="00466A69" w:rsidRDefault="00466A69" w:rsidP="00466A69">
      <w:r>
        <w:t xml:space="preserve">For each </w:t>
      </w:r>
      <w:r w:rsidR="003F6DFF">
        <w:t>active HHID</w:t>
      </w:r>
      <w:r>
        <w:t xml:space="preserve"> where </w:t>
      </w:r>
      <w:r w:rsidRPr="0050501D">
        <w:rPr>
          <w:b/>
        </w:rPr>
        <w:t>HoHID</w:t>
      </w:r>
      <w:r>
        <w:t>/</w:t>
      </w:r>
      <w:r w:rsidR="003F6DFF" w:rsidRPr="003F6DFF">
        <w:rPr>
          <w:b/>
          <w:bCs/>
        </w:rPr>
        <w:t>Active</w:t>
      </w:r>
      <w:r w:rsidRPr="0050501D">
        <w:rPr>
          <w:b/>
        </w:rPr>
        <w:t>HHType</w:t>
      </w:r>
      <w:r>
        <w:t xml:space="preserve"> = </w:t>
      </w:r>
      <w:r w:rsidR="00F6042F">
        <w:t>tlsa_Household</w:t>
      </w:r>
      <w:r w:rsidR="004873DC">
        <w:t xml:space="preserve">. </w:t>
      </w:r>
      <w:r w:rsidRPr="0050501D">
        <w:rPr>
          <w:b/>
        </w:rPr>
        <w:t>HoHID</w:t>
      </w:r>
      <w:r>
        <w:t>/</w:t>
      </w:r>
      <w:r w:rsidRPr="0050501D">
        <w:rPr>
          <w:b/>
        </w:rPr>
        <w:t>HHType</w:t>
      </w:r>
      <w:r>
        <w:t xml:space="preserve"> and </w:t>
      </w:r>
      <w:r w:rsidR="00A44F54">
        <w:rPr>
          <w:b/>
          <w:bCs/>
        </w:rPr>
        <w:t>LSA</w:t>
      </w:r>
      <w:r w:rsidR="00A44F54" w:rsidRPr="00845520">
        <w:rPr>
          <w:b/>
          <w:bCs/>
        </w:rPr>
        <w:t>ProjectType</w:t>
      </w:r>
      <w:r>
        <w:rPr>
          <w:b/>
        </w:rPr>
        <w:t xml:space="preserve"> </w:t>
      </w:r>
      <w:r>
        <w:t xml:space="preserve">= 13, set </w:t>
      </w:r>
      <w:r w:rsidRPr="00C930D9">
        <w:rPr>
          <w:b/>
        </w:rPr>
        <w:t>RRHPreMoveInDays</w:t>
      </w:r>
      <w:r>
        <w:t xml:space="preserve"> = a count of the distinct dates between any </w:t>
      </w:r>
      <w:r w:rsidR="003F6DFF">
        <w:t>tlsa_HHID</w:t>
      </w:r>
      <w:r>
        <w:t>.</w:t>
      </w:r>
      <w:r w:rsidRPr="00C930D9">
        <w:rPr>
          <w:b/>
        </w:rPr>
        <w:t>EntryDate</w:t>
      </w:r>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lastRenderedPageBreak/>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1458" w:name="_Dates_Housed_in_1"/>
      <w:bookmarkStart w:id="1459" w:name="_Toc37849789"/>
      <w:bookmarkStart w:id="1460" w:name="_Toc175057098"/>
      <w:bookmarkEnd w:id="1458"/>
      <w:r>
        <w:t>Dates Housed in PSH or RRH (sys_Time)</w:t>
      </w:r>
      <w:bookmarkEnd w:id="1459"/>
      <w:bookmarkEnd w:id="1460"/>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0"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72VUQQAACcRAAAOAAAAZHJzL2Uyb0RvYy54bWzsmN9vpDYQx98r9X+weG8WA8uyKOSU2/zo&#10;Sdf2pFz77gXD0oBNbW/Y9K/veAzsZnOXXHNSVKnZB2RjM4y/Mx4+3tN3u7Yhd1zpWorMoye+R7jI&#10;ZVGLKvN+/3z1U+IRbZgoWCMFz7x7rr13Zz/+cNp3KQ/kRjYFVwSMCJ32XeZtjOnS2UznG94yfSI7&#10;LmCwlKplBrqqmhWK9WC9bWaB78ezXqqiUzLnWsPdCzfonaH9suS5+a0sNTekyTzwzeBV4XVtr7Oz&#10;U5ZWinWbOh/cYC/womW1gJdOpi6YYWSr6kem2jpXUsvSnOSyncmyrHOOa4DVUP9oNddKbjtcS5X2&#10;VTfJBNIe6fRis/mvd9equ+k+Kec9ND/K/FaDLrO+q9LDcduv3GSy7n+RBcSTbY3Ehe9K1VoTsCSy&#10;Q33vJ335zpAcboYxXc59CEMOY0saRdDGAOQbiJJ9jFK6iOnCIzCB+skiiKYZlwdGwr0Ja2DGUvd6&#10;dHlw0aYA5JTey6a/T7abDes4RkNbWT4pUheZt4iiZD6fRx4RrAVBzkEQnElgwDpnvYDpo8Ta6UuE&#10;XG2YqPi5UrLfcFaAdxQX8+AB29EQnWcFf6jcMohCfDtLR/FpkPiB0y1YROED3VjaKW2uuWyJbWRe&#10;2cge/FPmgzBcCdbcGKlYZZfPUnb3URsn+/iYva1lUxdXddNgR1XrVaPIHYONd/n+YnHpFnc0rRGk&#10;z7w4nPto+esmVkEyPx+dfjCtrcFD0tRt5iW+/dmVsdRKeikKbBtWN64NmdIIO8yxNgzrGEV2wTK7&#10;9Q5DSxdoy46uZXEPQVDSFRAoeNDYSPW3R3ooHpmn/9oyxT3SfBAQSFtpxoYaG+uxwUQOj2ZebpRH&#10;XGdlXE3adqquNmCboh5C2nQqa1R77wfuTcztV03ymD5O8nA5afTqSZ4k4TJw0X5L8vTFSY4bc59c&#10;//ckhxrpKvkV1MDc1sCUjFWQDGWQxFiKrGivkvUR9f3l8FFc+vDdfCrro7fSDtj3XGnHwvGW9QO/&#10;QD4/4pfksLKvhCPEfCcGQpwIBmnn830H8IOlBD7xZrUTB3QUAx3VhcW7IW9FcTQBNt1+AlAc7iv3&#10;Ttv5RgIKaRxP24Qm9OjjsAxh4yB74somanxEP9ooZj/DKykEpJJU7mv8Fe4R0kIPgsaTOGOPNHxi&#10;ouLWGW22LZC046RhW8Mti8OITqOneCCyTyPtPgAgOCQMnPMF5iEGA2NUDbDZAKAAbrW8AFDhcF6z&#10;LQdyz1KRIyA72QYEsPp10eMLfB0m0x5+XIRHR6eRp9OIlE3d/WwTFFt/jAA2nGYoDZY0hqPs8bFk&#10;5I5g7sOj47Hm6QLc8NK8Vyy/5WaP05ZJq2LYg6z4E/xoGziJQhKQ0I/g3S5OmIOYA4fo/Z9OwX+V&#10;YN9MH2E8X8QjZg8dh9pDx+H20BmR23w/cOMZE07jGIThnwN73D/s4y7Z/79x9g8AAAD//wMAUEsD&#10;BBQABgAIAAAAIQBHS33+2wAAAAUBAAAPAAAAZHJzL2Rvd25yZXYueG1sTI9BS8NAEIXvgv9hGcGb&#10;3Y22KjGbUop6KoKtIN6myTQJzc6G7DZJ/72jF70MPN7jzfey5eRaNVAfGs8WkpkBRVz4suHKwsfu&#10;5eYRVIjIJbaeycKZAizzy4sM09KP/E7DNlZKSjikaKGOsUu1DkVNDsPMd8TiHXzvMIrsK132OEq5&#10;a/WtMffaYcPyocaO1jUVx+3JWXgdcVzdJc/D5nhYn792i7fPTULWXl9NqydQkab4F4YffEGHXJj2&#10;/sRlUK0FGRJ/r3iLByNyL6H53IDOM/2fPv8GAAD//wMAUEsBAi0AFAAGAAgAAAAhALaDOJL+AAAA&#10;4QEAABMAAAAAAAAAAAAAAAAAAAAAAFtDb250ZW50X1R5cGVzXS54bWxQSwECLQAUAAYACAAAACEA&#10;OP0h/9YAAACUAQAACwAAAAAAAAAAAAAAAAAvAQAAX3JlbHMvLnJlbHNQSwECLQAUAAYACAAAACEA&#10;R2e9lVEEAAAnEQAADgAAAAAAAAAAAAAAAAAuAgAAZHJzL2Uyb0RvYy54bWxQSwECLQAUAAYACAAA&#10;ACEAR0t9/tsAAAAFAQAADwAAAAAAAAAAAAAAAACrBgAAZHJzL2Rvd25yZXYueG1sUEsFBgAAAAAE&#10;AAQA8wAAALMHAAAAAA==&#10;">
                <v:shape id="AutoShape 448" o:spid="_x0000_s1361"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r>
                          <w:t>tlsa_Household</w:t>
                        </w:r>
                      </w:p>
                    </w:txbxContent>
                  </v:textbox>
                </v:shape>
                <v:shape id="AutoShape 390" o:spid="_x0000_s1362"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r>
                          <w:t>tlsa_HHID</w:t>
                        </w:r>
                      </w:p>
                    </w:txbxContent>
                  </v:textbox>
                </v:shape>
                <v:shape id="Flowchart: Internal Storage 63" o:spid="_x0000_s1363"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r>
                          <w:t>sys_Time</w:t>
                        </w:r>
                      </w:p>
                    </w:txbxContent>
                  </v:textbox>
                </v:shape>
                <v:shape id="AutoShape 80" o:spid="_x0000_s1364"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65"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sys_Time is the unique combination of </w:t>
      </w:r>
      <w:r w:rsidRPr="0050501D">
        <w:rPr>
          <w:b/>
        </w:rPr>
        <w:t>HoHID</w:t>
      </w:r>
      <w:r>
        <w:t xml:space="preserve">, </w:t>
      </w:r>
      <w:r w:rsidRPr="0050501D">
        <w:rPr>
          <w:b/>
        </w:rPr>
        <w:t>HHType</w:t>
      </w:r>
      <w:r>
        <w:t xml:space="preserve">, and </w:t>
      </w:r>
      <w:r w:rsidRPr="0050501D">
        <w:rPr>
          <w:b/>
        </w:rPr>
        <w:t>sysDate</w:t>
      </w:r>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r>
              <w:t>HHType</w:t>
            </w:r>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r>
              <w:t>ActiveHHType</w:t>
            </w:r>
          </w:p>
        </w:tc>
      </w:tr>
      <w:tr w:rsidR="00DA4B2C" w:rsidRPr="008B04EA" w14:paraId="56132CBD" w14:textId="77777777" w:rsidTr="007B5290">
        <w:tc>
          <w:tcPr>
            <w:tcW w:w="9355" w:type="dxa"/>
          </w:tcPr>
          <w:p w14:paraId="068C7939" w14:textId="508C1C36" w:rsidR="00DA4B2C" w:rsidRPr="008B04EA" w:rsidRDefault="00A44F54" w:rsidP="007B5290">
            <w:pPr>
              <w:pStyle w:val="NoSpacing"/>
            </w:pPr>
            <w:r>
              <w:t>LSA</w:t>
            </w:r>
            <w:r w:rsidR="00DA4B2C"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r>
              <w:rPr>
                <w:b/>
                <w:bCs/>
                <w:color w:val="FFFFFF" w:themeColor="background1"/>
              </w:rPr>
              <w:t>sys_Time</w:t>
            </w:r>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r w:rsidRPr="000D5A2E">
              <w:rPr>
                <w:b/>
                <w:bCs/>
              </w:rPr>
              <w:t>sysDate</w:t>
            </w:r>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r w:rsidRPr="000D5A2E">
              <w:rPr>
                <w:b/>
                <w:bCs/>
              </w:rPr>
              <w:t>sysStatus</w:t>
            </w:r>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777E3F">
            <w:pPr>
              <w:pStyle w:val="NoSpacing"/>
              <w:numPr>
                <w:ilvl w:val="0"/>
                <w:numId w:val="22"/>
              </w:numPr>
            </w:pPr>
            <w:r>
              <w:t>1 = Housed in PSH</w:t>
            </w:r>
          </w:p>
          <w:p w14:paraId="3F2E115C" w14:textId="77777777" w:rsidR="00DA4B2C" w:rsidRDefault="00DA4B2C" w:rsidP="00777E3F">
            <w:pPr>
              <w:pStyle w:val="NoSpacing"/>
              <w:numPr>
                <w:ilvl w:val="0"/>
                <w:numId w:val="22"/>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777E3F">
            <w:pPr>
              <w:pStyle w:val="NoSpacing"/>
              <w:numPr>
                <w:ilvl w:val="0"/>
                <w:numId w:val="22"/>
              </w:numPr>
            </w:pPr>
            <w:r>
              <w:t>3 = In TH</w:t>
            </w:r>
          </w:p>
          <w:p w14:paraId="37DAC99C" w14:textId="77777777" w:rsidR="00DA4B2C" w:rsidRDefault="00DA4B2C" w:rsidP="00777E3F">
            <w:pPr>
              <w:pStyle w:val="NoSpacing"/>
              <w:numPr>
                <w:ilvl w:val="0"/>
                <w:numId w:val="22"/>
              </w:numPr>
              <w:rPr>
                <w:i/>
              </w:rPr>
            </w:pPr>
            <w:r>
              <w:t xml:space="preserve">4 = In ES/SH </w:t>
            </w:r>
          </w:p>
          <w:p w14:paraId="5F75407C" w14:textId="77777777" w:rsidR="00DA4B2C" w:rsidRDefault="00DA4B2C" w:rsidP="00777E3F">
            <w:pPr>
              <w:pStyle w:val="NoSpacing"/>
              <w:numPr>
                <w:ilvl w:val="0"/>
                <w:numId w:val="22"/>
              </w:numPr>
            </w:pPr>
            <w:r>
              <w:t>5 = In PSH pre-move-in</w:t>
            </w:r>
          </w:p>
          <w:p w14:paraId="3037B495" w14:textId="77777777" w:rsidR="00DA4B2C" w:rsidRDefault="00DA4B2C" w:rsidP="00777E3F">
            <w:pPr>
              <w:pStyle w:val="NoSpacing"/>
              <w:numPr>
                <w:ilvl w:val="0"/>
                <w:numId w:val="22"/>
              </w:numPr>
            </w:pPr>
            <w:r>
              <w:t>6 = In RRH pre-move-in</w:t>
            </w:r>
          </w:p>
          <w:p w14:paraId="6417824E" w14:textId="77777777" w:rsidR="00DA4B2C" w:rsidRDefault="00DA4B2C" w:rsidP="00777E3F">
            <w:pPr>
              <w:pStyle w:val="NoSpacing"/>
              <w:numPr>
                <w:ilvl w:val="0"/>
                <w:numId w:val="22"/>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lastRenderedPageBreak/>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r w:rsidR="00A966B9" w:rsidRPr="00A966B9">
        <w:rPr>
          <w:b/>
          <w:bCs/>
        </w:rPr>
        <w:t>Active</w:t>
      </w:r>
      <w:r w:rsidRPr="00AD7462">
        <w:rPr>
          <w:b/>
          <w:bCs/>
        </w:rPr>
        <w:t>HHType</w:t>
      </w:r>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1 in sys_Time for any [Date] &lt;= </w:t>
      </w:r>
      <w:r w:rsidRPr="00C23DCC">
        <w:rPr>
          <w:u w:val="single"/>
        </w:rPr>
        <w:t>ReportEnd</w:t>
      </w:r>
      <w:r>
        <w:t xml:space="preserve"> where:</w:t>
      </w:r>
    </w:p>
    <w:p w14:paraId="6270F19D" w14:textId="486D8B5B" w:rsidR="00DA4B2C" w:rsidRPr="000D5A2E" w:rsidRDefault="00A966B9" w:rsidP="00777E3F">
      <w:pPr>
        <w:pStyle w:val="ListParagraph"/>
        <w:numPr>
          <w:ilvl w:val="0"/>
          <w:numId w:val="13"/>
        </w:numPr>
      </w:pPr>
      <w:r>
        <w:rPr>
          <w:bCs/>
        </w:rPr>
        <w:t>tlsa</w:t>
      </w:r>
      <w:r w:rsidR="00DA4B2C">
        <w:rPr>
          <w:bCs/>
        </w:rPr>
        <w:t>_HHID</w:t>
      </w:r>
      <w:r w:rsidR="00DA4B2C" w:rsidRPr="009F74F4">
        <w:rPr>
          <w:bCs/>
        </w:rPr>
        <w:t>.</w:t>
      </w:r>
      <w:r w:rsidR="00DA4B2C">
        <w:rPr>
          <w:b/>
        </w:rPr>
        <w:t xml:space="preserve">HoHID = </w:t>
      </w:r>
      <w:r w:rsidR="00DA4B2C">
        <w:rPr>
          <w:bCs/>
        </w:rPr>
        <w:t>tlsa_Household</w:t>
      </w:r>
      <w:r w:rsidR="00DA4B2C">
        <w:rPr>
          <w:b/>
        </w:rPr>
        <w:t xml:space="preserve">.HoHID; </w:t>
      </w:r>
      <w:r w:rsidR="00DA4B2C" w:rsidRPr="000D5A2E">
        <w:rPr>
          <w:bCs/>
        </w:rPr>
        <w:t>and</w:t>
      </w:r>
    </w:p>
    <w:p w14:paraId="21F2027B" w14:textId="3603B30B" w:rsidR="00DA4B2C" w:rsidRDefault="00A966B9" w:rsidP="00777E3F">
      <w:pPr>
        <w:pStyle w:val="ListParagraph"/>
        <w:numPr>
          <w:ilvl w:val="0"/>
          <w:numId w:val="13"/>
        </w:numPr>
      </w:pPr>
      <w:r>
        <w:rPr>
          <w:bCs/>
        </w:rPr>
        <w:t>tlsa</w:t>
      </w:r>
      <w:r w:rsidR="00DA4B2C">
        <w:rPr>
          <w:bCs/>
        </w:rPr>
        <w:t>_HHID</w:t>
      </w:r>
      <w:r w:rsidR="00DA4B2C" w:rsidRPr="009F74F4">
        <w:rPr>
          <w:bCs/>
        </w:rPr>
        <w:t>.</w:t>
      </w:r>
      <w:r>
        <w:rPr>
          <w:b/>
        </w:rPr>
        <w:t>ActiveH</w:t>
      </w:r>
      <w:r w:rsidR="00DA4B2C">
        <w:rPr>
          <w:b/>
        </w:rPr>
        <w:t xml:space="preserve">HType </w:t>
      </w:r>
      <w:r w:rsidR="00DA4B2C">
        <w:t>= tlsa_Household.</w:t>
      </w:r>
      <w:r w:rsidR="00DA4B2C" w:rsidRPr="000D5A2E">
        <w:rPr>
          <w:b/>
          <w:bCs/>
        </w:rPr>
        <w:t>HHType</w:t>
      </w:r>
      <w:r w:rsidR="00DA4B2C">
        <w:t>;</w:t>
      </w:r>
      <w:r w:rsidR="00DA4B2C" w:rsidRPr="00CD54A7">
        <w:t xml:space="preserve"> </w:t>
      </w:r>
      <w:r w:rsidR="00DA4B2C">
        <w:t>and</w:t>
      </w:r>
    </w:p>
    <w:p w14:paraId="46F889AF" w14:textId="62C292DE" w:rsidR="00EB1C9F" w:rsidRPr="001F1C18" w:rsidRDefault="00EB1C9F" w:rsidP="00777E3F">
      <w:pPr>
        <w:pStyle w:val="ListParagraph"/>
        <w:numPr>
          <w:ilvl w:val="0"/>
          <w:numId w:val="13"/>
        </w:numPr>
      </w:pPr>
      <w:r>
        <w:rPr>
          <w:bCs/>
        </w:rPr>
        <w:t>tlsa_HHID</w:t>
      </w:r>
      <w:r w:rsidRPr="009F74F4">
        <w:rPr>
          <w:bCs/>
        </w:rPr>
        <w:t>.</w:t>
      </w:r>
      <w:r w:rsidRPr="0083187A">
        <w:rPr>
          <w:b/>
        </w:rPr>
        <w:t>Active</w:t>
      </w:r>
      <w:r>
        <w:rPr>
          <w:bCs/>
        </w:rPr>
        <w:t xml:space="preserve"> = 1; and</w:t>
      </w:r>
    </w:p>
    <w:p w14:paraId="5C55F87B" w14:textId="523062C1" w:rsidR="00DA4B2C" w:rsidRPr="001F1C18" w:rsidRDefault="00EB1C9F" w:rsidP="00777E3F">
      <w:pPr>
        <w:pStyle w:val="ListParagraph"/>
        <w:numPr>
          <w:ilvl w:val="0"/>
          <w:numId w:val="13"/>
        </w:numPr>
      </w:pPr>
      <w:r>
        <w:t>tlsa_HHID.</w:t>
      </w:r>
      <w:r w:rsidR="004631C7" w:rsidRPr="49FCFE86">
        <w:rPr>
          <w:b/>
          <w:bCs/>
        </w:rPr>
        <w:t>LSAProjectType</w:t>
      </w:r>
      <w:r w:rsidR="00DA4B2C" w:rsidRPr="49FCFE86">
        <w:rPr>
          <w:b/>
          <w:bCs/>
        </w:rPr>
        <w:t xml:space="preserve"> </w:t>
      </w:r>
      <w:r w:rsidR="00DA4B2C">
        <w:t>= 3; and</w:t>
      </w:r>
    </w:p>
    <w:p w14:paraId="7853FD0B" w14:textId="088D6449" w:rsidR="00DA4B2C" w:rsidRPr="009F74F4" w:rsidRDefault="00EB1C9F" w:rsidP="00777E3F">
      <w:pPr>
        <w:pStyle w:val="ListParagraph"/>
        <w:numPr>
          <w:ilvl w:val="0"/>
          <w:numId w:val="13"/>
        </w:numPr>
      </w:pPr>
      <w:r>
        <w:t>tlsa_HHID.</w:t>
      </w:r>
      <w:r w:rsidR="00DA4B2C" w:rsidRPr="49FCFE86">
        <w:rPr>
          <w:b/>
          <w:bCs/>
        </w:rPr>
        <w:t xml:space="preserve">MoveInDate </w:t>
      </w:r>
      <w:r w:rsidR="00DA4B2C">
        <w:t>&lt;= [Date]; and</w:t>
      </w:r>
    </w:p>
    <w:p w14:paraId="491F8CA7" w14:textId="5B891BFD" w:rsidR="00DA4B2C" w:rsidRDefault="00EB1C9F" w:rsidP="00777E3F">
      <w:pPr>
        <w:pStyle w:val="ListParagraph"/>
        <w:numPr>
          <w:ilvl w:val="0"/>
          <w:numId w:val="13"/>
        </w:numPr>
      </w:pPr>
      <w:r>
        <w:rPr>
          <w:bCs/>
        </w:rPr>
        <w:t>tlsa_HHID</w:t>
      </w:r>
      <w:r w:rsidRPr="009F74F4">
        <w:rPr>
          <w:bCs/>
        </w:rPr>
        <w:t>.</w:t>
      </w:r>
      <w:r w:rsidR="00DA4B2C">
        <w:rPr>
          <w:b/>
        </w:rPr>
        <w:t xml:space="preserve">ExitDate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2 in sys_Time for any [Date] &lt;= </w:t>
      </w:r>
      <w:r w:rsidRPr="00C23DCC">
        <w:rPr>
          <w:u w:val="single"/>
        </w:rPr>
        <w:t>ReportEnd</w:t>
      </w:r>
      <w:r>
        <w:t xml:space="preserve"> where:</w:t>
      </w:r>
    </w:p>
    <w:p w14:paraId="6F8571FD" w14:textId="77777777" w:rsidR="00DA4B2C" w:rsidRPr="00CE5AED" w:rsidRDefault="00DA4B2C" w:rsidP="00777E3F">
      <w:pPr>
        <w:pStyle w:val="ListParagraph"/>
        <w:numPr>
          <w:ilvl w:val="0"/>
          <w:numId w:val="13"/>
        </w:numPr>
      </w:pPr>
      <w:r>
        <w:lastRenderedPageBreak/>
        <w:t xml:space="preserve">There is no existing record for the </w:t>
      </w:r>
      <w:r w:rsidRPr="000D5A2E">
        <w:rPr>
          <w:b/>
          <w:bCs/>
        </w:rPr>
        <w:t>HoHID</w:t>
      </w:r>
      <w:r>
        <w:t>/</w:t>
      </w:r>
      <w:r w:rsidRPr="000D5A2E">
        <w:rPr>
          <w:b/>
          <w:bCs/>
        </w:rPr>
        <w:t>HHType</w:t>
      </w:r>
      <w:r>
        <w:t>/</w:t>
      </w:r>
      <w:r w:rsidRPr="000D5A2E">
        <w:rPr>
          <w:b/>
          <w:bCs/>
        </w:rPr>
        <w:t>Date</w:t>
      </w:r>
      <w:r>
        <w:t xml:space="preserve"> in sys_Time (i.e., the household was not housed in PSH on the date); and</w:t>
      </w:r>
    </w:p>
    <w:p w14:paraId="51698A98" w14:textId="77777777" w:rsidR="00A966B9" w:rsidRPr="000D5A2E" w:rsidRDefault="00A966B9" w:rsidP="00777E3F">
      <w:pPr>
        <w:pStyle w:val="ListParagraph"/>
        <w:numPr>
          <w:ilvl w:val="0"/>
          <w:numId w:val="13"/>
        </w:numPr>
      </w:pPr>
      <w:r>
        <w:rPr>
          <w:bCs/>
        </w:rPr>
        <w:t>tlsa_HHID</w:t>
      </w:r>
      <w:r w:rsidRPr="009F74F4">
        <w:rPr>
          <w:bCs/>
        </w:rPr>
        <w:t>.</w:t>
      </w:r>
      <w:r>
        <w:rPr>
          <w:b/>
        </w:rPr>
        <w:t xml:space="preserve">HoHID = </w:t>
      </w:r>
      <w:r>
        <w:rPr>
          <w:bCs/>
        </w:rPr>
        <w:t>tlsa_Household</w:t>
      </w:r>
      <w:r>
        <w:rPr>
          <w:b/>
        </w:rPr>
        <w:t xml:space="preserve">.HoHID; </w:t>
      </w:r>
      <w:r w:rsidRPr="000D5A2E">
        <w:rPr>
          <w:bCs/>
        </w:rPr>
        <w:t>and</w:t>
      </w:r>
    </w:p>
    <w:p w14:paraId="58F6D976" w14:textId="77777777" w:rsidR="00A966B9" w:rsidRPr="001F1C18" w:rsidRDefault="00A966B9" w:rsidP="00777E3F">
      <w:pPr>
        <w:pStyle w:val="ListParagraph"/>
        <w:numPr>
          <w:ilvl w:val="0"/>
          <w:numId w:val="13"/>
        </w:numPr>
      </w:pPr>
      <w:r>
        <w:rPr>
          <w:bCs/>
        </w:rPr>
        <w:t>tlsa_HHID</w:t>
      </w:r>
      <w:r w:rsidRPr="009F74F4">
        <w:rPr>
          <w:bCs/>
        </w:rPr>
        <w:t>.</w:t>
      </w:r>
      <w:r>
        <w:rPr>
          <w:b/>
        </w:rPr>
        <w:t xml:space="preserve">ActiveHHType </w:t>
      </w:r>
      <w:r>
        <w:t>= tlsa_Household.</w:t>
      </w:r>
      <w:r w:rsidRPr="000D5A2E">
        <w:rPr>
          <w:b/>
          <w:bCs/>
        </w:rPr>
        <w:t>HHType</w:t>
      </w:r>
      <w:r>
        <w:t>;</w:t>
      </w:r>
      <w:r w:rsidRPr="00CD54A7">
        <w:t xml:space="preserve"> </w:t>
      </w:r>
      <w:r>
        <w:t>and</w:t>
      </w:r>
    </w:p>
    <w:p w14:paraId="1D69FCF4" w14:textId="77777777" w:rsidR="00B95883" w:rsidRPr="001F1C18" w:rsidRDefault="00B95883" w:rsidP="00777E3F">
      <w:pPr>
        <w:pStyle w:val="ListParagraph"/>
        <w:numPr>
          <w:ilvl w:val="0"/>
          <w:numId w:val="13"/>
        </w:numPr>
      </w:pPr>
      <w:r>
        <w:rPr>
          <w:bCs/>
        </w:rPr>
        <w:t>tlsa_HHID</w:t>
      </w:r>
      <w:r w:rsidRPr="009F74F4">
        <w:rPr>
          <w:bCs/>
        </w:rPr>
        <w:t>.</w:t>
      </w:r>
      <w:r w:rsidRPr="001F2BDF">
        <w:rPr>
          <w:b/>
        </w:rPr>
        <w:t>Active</w:t>
      </w:r>
      <w:r>
        <w:rPr>
          <w:bCs/>
        </w:rPr>
        <w:t xml:space="preserve"> = 1; and</w:t>
      </w:r>
    </w:p>
    <w:p w14:paraId="11017875" w14:textId="3D18FDFA" w:rsidR="00A966B9" w:rsidRPr="001F1C18" w:rsidRDefault="004631C7" w:rsidP="00777E3F">
      <w:pPr>
        <w:pStyle w:val="ListParagraph"/>
        <w:numPr>
          <w:ilvl w:val="0"/>
          <w:numId w:val="13"/>
        </w:numPr>
      </w:pPr>
      <w:r>
        <w:rPr>
          <w:b/>
          <w:bCs/>
        </w:rPr>
        <w:t>LSA</w:t>
      </w:r>
      <w:r w:rsidRPr="00845520">
        <w:rPr>
          <w:b/>
          <w:bCs/>
        </w:rPr>
        <w:t>ProjectType</w:t>
      </w:r>
      <w:r>
        <w:t xml:space="preserve"> </w:t>
      </w:r>
      <w:r w:rsidR="00A966B9">
        <w:t>= 13;</w:t>
      </w:r>
      <w:r w:rsidR="00A966B9" w:rsidRPr="00CD54A7">
        <w:t xml:space="preserve"> </w:t>
      </w:r>
      <w:r w:rsidR="00A966B9">
        <w:t>and</w:t>
      </w:r>
    </w:p>
    <w:p w14:paraId="0076EC43" w14:textId="4DF29F1C" w:rsidR="00A966B9" w:rsidRPr="009F74F4" w:rsidRDefault="00A966B9" w:rsidP="00777E3F">
      <w:pPr>
        <w:pStyle w:val="ListParagraph"/>
        <w:numPr>
          <w:ilvl w:val="0"/>
          <w:numId w:val="13"/>
        </w:numPr>
      </w:pPr>
      <w:r w:rsidRPr="49FCFE86">
        <w:rPr>
          <w:b/>
          <w:bCs/>
        </w:rPr>
        <w:t xml:space="preserve">MoveInDate </w:t>
      </w:r>
      <w:r>
        <w:t>&lt;= [Date]; and</w:t>
      </w:r>
    </w:p>
    <w:p w14:paraId="6D526BF4" w14:textId="2796251C" w:rsidR="00A966B9" w:rsidRDefault="00A966B9" w:rsidP="00777E3F">
      <w:pPr>
        <w:pStyle w:val="ListParagraph"/>
        <w:numPr>
          <w:ilvl w:val="0"/>
          <w:numId w:val="13"/>
        </w:numPr>
      </w:pPr>
      <w:r>
        <w:rPr>
          <w:b/>
        </w:rPr>
        <w:t xml:space="preserve">ExitDate </w:t>
      </w:r>
      <w:r>
        <w:t xml:space="preserve">&gt; [Date] or is </w:t>
      </w:r>
      <w:r w:rsidR="00143E83">
        <w:t>NULL</w:t>
      </w:r>
    </w:p>
    <w:p w14:paraId="21647CC6" w14:textId="4C9E4A94" w:rsidR="007F4432" w:rsidRDefault="007F4432" w:rsidP="0088191A">
      <w:pPr>
        <w:pStyle w:val="Heading2"/>
      </w:pPr>
      <w:bookmarkStart w:id="1461" w:name="_Toc37849790"/>
      <w:bookmarkStart w:id="1462" w:name="_Toc175057099"/>
      <w:r>
        <w:t>Get Last Inactive Date</w:t>
      </w:r>
      <w:bookmarkEnd w:id="1461"/>
      <w:bookmarkEnd w:id="1462"/>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66"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RjEAQUAADMZAAAOAAAAZHJzL2Uyb0RvYy54bWzsWdtu4zYQfS/QfyD03lgXy3KEKIvETtIF&#10;dtsFsu07LVGyGolUKTp29us7HJK+5rZpm142eTBIUaSGM4dnzjAn71ZtQ26Z7GvBMy848j3CeC6K&#10;mleZ98vnyx/GHukV5QVtBGeZd8d6793p99+dLLuUhWIumoJJAovwPl12mTdXqksHgz6fs5b2R6Jj&#10;HAZLIVuqoCurQSHpElZvm0Ho+6PBUsiikyJnfQ9Pp2bQO8X1y5Ll6uey7JkiTeaBbQp/Jf7O9O/g&#10;9ISmlaTdvM6tGfQFVrS05vDR9VJTqihZyPpgqbbOpehFqY5y0Q5EWdY5wz3AbgJ/bzdXUiw63EuV&#10;Lqtu7SZw7Z6fXrxs/tPtleyuu0/SWA/NDyK/6cEvg2VXpdvjul+Zl8ls+VEUEE+6UAI3viplq5eA&#10;LZEV+vdu7V+2UiSHh3EcxkkCYchhLIiSYOTbCORzCJOeFwTwMBl6RL8R+MlxGJkY5fOLrVVGW2vo&#10;8QFNjQFotDVSgwBQ1W8c1/85x13PaccwHr12zCdJ6iLzwFhOW/DFGfgCXyHD4VhbpT8P7znv9sa1&#10;hIvJnPKKnUkplnNGCzArwF3sTNCdHgLzpK93fRZEcTgyPnN+D8KxHxqPhclwuOMwmnayV1dMtEQ3&#10;Mq9sxBLsk+o9V0xy2lwrIWml901TevuhV8bfbpp+3IumLi7rpsGOrGaTRpJbCmfu4nyaXJjN7b3W&#10;cLLMvFEU+7jyw0tMwnF8hiiAKO+81tZgIWnqNvPGvv4z29YuveAFmElTRevGtGFyw/UjhrRg9+Gc&#10;bIKlVrMVxjRI8IN6dCaKOwiCFIY7gOugMRfyi0eWwBuZ1/++oJJ5pHnPIZCaZFxDusbMNSjPYWrm&#10;5Up6xHQmytDRopN1NYe1A/QHFxpOZY3e3tiBxxJB/Urojg/RHR2jo7VRr45u/3g4tmG+H90OKI6P&#10;HEzf0J1uoRs5YIOqbxbdkEcMd18C6+Wa9VLieI9Y4iOjNRe8CtwjSHqJTYBBNAzugXuwJvM3uGuN&#10;9xSZxzoxvMHdA1jtSxWUCpbKJ9zIwHzFrQxcaxXUNZ/vOpA5mM0hE6vJiptkCTmvLrR4s7KDF24I&#10;ztdmBLQZZgzzGd15pryJ/AAkjZGEwTAZu+9YQZiMfXsg8KisteCBtOmVpDrHTgTngBohTap9QNRw&#10;oRUNqohHtYouVdha8BQ3ZtFm0YJCNiLInmB4pFUu6iJnKRY6ejZq2B11A+Lfiph7BA1RGAsla1CS&#10;DagP0FItK0CFMKjDdMuotCclj5E3+mUdEBDLr6Qrjg+h+I+q5mQ0RpYAfWhhtauan0u0H2nFmarz&#10;ad3fvEwyTy8vzi8TG78dRDwKw23VHZ8fn09xO/uS+VFQPRMyWzpizR7fuEqGJH3ArNE4dGnnUDe4&#10;A7ceeZwOSdnU3Y+aYbH1q6sSbLUdBGEyCkGq71fNDsth7CgSy24Lrgc0csNKdS5pfsPUBsG6cqoK&#10;u0la/AaGtA1clQCbkWGcQH1p0INkimTmlLee+a/m0mfC/ishHo3iBJKWKQZtxxSEtmOKQttxhaH6&#10;j5SFQXQP4F+5LozHcQhpBDH/gFDe3Ho8l7+d+v82bz0w7Wgq+kqw/99uPYJ7LvVMIaadA6T9Qqns&#10;9DCiEaTGRikDef8FSjn2kxBu3M2ReFPK+urv71TKeNsMN/OY7+x/EfTV/3YflfXmfx2nfwAAAP//&#10;AwBQSwMEFAAGAAgAAAAhAIngxMHdAAAABQEAAA8AAABkcnMvZG93bnJldi54bWxMj0FLw0AQhe+C&#10;/2EZwZvdTcRa0mxKKeqpCLaC9DbNTpPQ7GzIbpP037t60cvA4z3e+yZfTbYVA/W+cawhmSkQxKUz&#10;DVcaPvevDwsQPiAbbB2Thit5WBW3Nzlmxo38QcMuVCKWsM9QQx1Cl0npy5os+pnriKN3cr3FEGVf&#10;SdPjGMttK1Ol5tJiw3Ghxo42NZXn3cVqeBtxXD8mL8P2fNpcD/un969tQlrf303rJYhAU/gLww9+&#10;RIciMh3dhY0XrYb4SPi90Vs8qxTEUUOazBXIIpf/6YtvAAAA//8DAFBLAQItABQABgAIAAAAIQC2&#10;gziS/gAAAOEBAAATAAAAAAAAAAAAAAAAAAAAAABbQ29udGVudF9UeXBlc10ueG1sUEsBAi0AFAAG&#10;AAgAAAAhADj9If/WAAAAlAEAAAsAAAAAAAAAAAAAAAAALwEAAF9yZWxzLy5yZWxzUEsBAi0AFAAG&#10;AAgAAAAhAJ0VGMQBBQAAMxkAAA4AAAAAAAAAAAAAAAAALgIAAGRycy9lMm9Eb2MueG1sUEsBAi0A&#10;FAAGAAgAAAAhAIngxMHdAAAABQEAAA8AAAAAAAAAAAAAAAAAWwcAAGRycy9kb3ducmV2LnhtbFBL&#10;BQYAAAAABAAEAPMAAABlCAAAAAA=&#10;">
                <v:shape id="AutoShape 448" o:spid="_x0000_s136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r>
                          <w:t>tlsa_HHID</w:t>
                        </w:r>
                      </w:p>
                    </w:txbxContent>
                  </v:textbox>
                </v:shape>
                <v:shape id="AutoShape 390" o:spid="_x0000_s136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r>
                          <w:t>tlsa_Household</w:t>
                        </w:r>
                      </w:p>
                    </w:txbxContent>
                  </v:textbox>
                </v:shape>
                <v:shape id="Flowchart: Internal Storage 63" o:spid="_x0000_s1369"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r>
                          <w:t>sys_TimePadded</w:t>
                        </w:r>
                      </w:p>
                    </w:txbxContent>
                  </v:textbox>
                </v:shape>
                <v:shape id="AutoShape 6" o:spid="_x0000_s1370"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7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r>
                          <w:t>hmis_Services</w:t>
                        </w:r>
                      </w:p>
                    </w:txbxContent>
                  </v:textbox>
                </v:shape>
                <v:shape id="AutoShape 382" o:spid="_x0000_s137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73"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r>
                          <w:t>tlsa_Household</w:t>
                        </w:r>
                      </w:p>
                    </w:txbxContent>
                  </v:textbox>
                </v:shape>
                <v:shape id="AutoShape 10" o:spid="_x0000_s1374"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0622036D" w14:textId="6FBCAE53" w:rsidR="003A3A3A" w:rsidRPr="0092505D" w:rsidRDefault="003A3A3A" w:rsidP="007F4432">
      <w:r>
        <w:t xml:space="preserve">RRH-SO </w:t>
      </w:r>
      <w:r w:rsidR="00335790">
        <w:t xml:space="preserve">enrollments are not relevant to </w:t>
      </w:r>
      <w:r w:rsidR="00335790" w:rsidRPr="00277F30">
        <w:rPr>
          <w:b/>
          <w:bCs/>
        </w:rPr>
        <w:t>LastInactive</w:t>
      </w:r>
      <w:r w:rsidR="00335790">
        <w:t>.</w:t>
      </w:r>
    </w:p>
    <w:p w14:paraId="60F497E0" w14:textId="77777777" w:rsidR="007F4432" w:rsidRDefault="007F4432" w:rsidP="0088191A">
      <w:pPr>
        <w:pStyle w:val="Heading3"/>
      </w:pPr>
      <w:r>
        <w:t>RelevantData</w:t>
      </w:r>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r w:rsidRPr="00B11BEB">
              <w:t>FirstEntry</w:t>
            </w:r>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r>
              <w:t>Active</w:t>
            </w:r>
            <w:r w:rsidR="007F4432" w:rsidRPr="00B11BEB">
              <w:t>HHType</w:t>
            </w:r>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r w:rsidRPr="003C4035">
              <w:rPr>
                <w:i/>
              </w:rPr>
              <w:t>BedNightDate</w:t>
            </w:r>
            <w:r w:rsidR="007B0E6B">
              <w:t xml:space="preserve"> (</w:t>
            </w:r>
            <w:r w:rsidR="007B0E6B" w:rsidRPr="00DE4A2E">
              <w:rPr>
                <w:i/>
                <w:iCs/>
              </w:rPr>
              <w:t>DateProvided</w:t>
            </w:r>
            <w:r w:rsidR="007B0E6B">
              <w:t xml:space="preserve"> where </w:t>
            </w:r>
            <w:r w:rsidR="007B0E6B" w:rsidRPr="00DE4A2E">
              <w:rPr>
                <w:i/>
                <w:iCs/>
              </w:rPr>
              <w:t>RecordType</w:t>
            </w:r>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49FCFE86">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49FCFE86">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49FCFE86">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49FCFE86">
        <w:trPr>
          <w:cantSplit/>
          <w:trHeight w:val="216"/>
        </w:trPr>
        <w:tc>
          <w:tcPr>
            <w:tcW w:w="1795" w:type="dxa"/>
          </w:tcPr>
          <w:p w14:paraId="67B3A03B" w14:textId="77777777" w:rsidR="00C9510B" w:rsidRDefault="00C9510B" w:rsidP="007B5290">
            <w:pPr>
              <w:pStyle w:val="NoSpacing"/>
              <w:ind w:left="54"/>
              <w:rPr>
                <w:b/>
              </w:rPr>
            </w:pPr>
            <w:r>
              <w:rPr>
                <w:b/>
              </w:rPr>
              <w:lastRenderedPageBreak/>
              <w:t xml:space="preserve">StartDate </w:t>
            </w:r>
          </w:p>
        </w:tc>
        <w:tc>
          <w:tcPr>
            <w:tcW w:w="7560" w:type="dxa"/>
          </w:tcPr>
          <w:p w14:paraId="7AF8495F" w14:textId="6619C7D0" w:rsidR="00C9510B" w:rsidRPr="00DE4A2E" w:rsidRDefault="00C9510B" w:rsidP="00DE4A2E">
            <w:pPr>
              <w:pStyle w:val="ListParagraph"/>
              <w:ind w:left="256" w:hanging="256"/>
            </w:pPr>
            <w:r>
              <w:t xml:space="preserve">For tlsa_HHID </w:t>
            </w:r>
            <w:r w:rsidRPr="49FCFE86">
              <w:rPr>
                <w:b/>
                <w:bCs/>
              </w:rPr>
              <w:t>EnrollmentID</w:t>
            </w:r>
            <w:r>
              <w:t xml:space="preserve">s in night-by-night ES, each </w:t>
            </w:r>
            <w:r w:rsidR="003C4035" w:rsidRPr="49FCFE86">
              <w:rPr>
                <w:i/>
                <w:iCs/>
              </w:rPr>
              <w:t>BedNightDate</w:t>
            </w:r>
            <w:r>
              <w:t xml:space="preserve"> associated with the enrollment between </w:t>
            </w:r>
            <w:r w:rsidR="005A6BF7" w:rsidRPr="49FCFE86">
              <w:rPr>
                <w:u w:val="words"/>
              </w:rPr>
              <w:t>LookbackDate</w:t>
            </w:r>
            <w:r>
              <w:t xml:space="preserve"> and </w:t>
            </w:r>
            <w:r w:rsidRPr="49FCFE86">
              <w:rPr>
                <w:u w:val="single"/>
              </w:rPr>
              <w:t>ReportEnd</w:t>
            </w:r>
            <w:r>
              <w:t xml:space="preserve"> </w:t>
            </w:r>
          </w:p>
          <w:p w14:paraId="05D950A3" w14:textId="0A7B3651" w:rsidR="00C9510B" w:rsidRPr="00DE4A2E" w:rsidRDefault="00C9510B" w:rsidP="00DE4A2E">
            <w:pPr>
              <w:pStyle w:val="ListParagraph"/>
              <w:ind w:left="256" w:hanging="256"/>
            </w:pPr>
            <w:r>
              <w:t xml:space="preserve">For all other tlsa_HHID enrollments, the </w:t>
            </w:r>
            <w:r w:rsidRPr="49FCFE86">
              <w:rPr>
                <w:b/>
                <w:bCs/>
              </w:rPr>
              <w:t>EntryDate</w:t>
            </w:r>
            <w:r>
              <w:t xml:space="preserve"> </w:t>
            </w:r>
          </w:p>
        </w:tc>
      </w:tr>
      <w:tr w:rsidR="00C9510B" w14:paraId="1C809C1E" w14:textId="77777777" w:rsidTr="49FCFE86">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30320E21" w:rsidP="007B0E6B">
            <w:pPr>
              <w:pStyle w:val="ListParagraph"/>
              <w:ind w:left="256" w:hanging="256"/>
            </w:pPr>
            <w:r>
              <w:t xml:space="preserve">For tlsa_HHID </w:t>
            </w:r>
            <w:r w:rsidRPr="49FCFE86">
              <w:rPr>
                <w:b/>
                <w:bCs/>
              </w:rPr>
              <w:t>EnrollmentID</w:t>
            </w:r>
            <w:r>
              <w:t>s in night-by-night ES, the earlier of [</w:t>
            </w:r>
            <w:r w:rsidRPr="49FCFE86">
              <w:rPr>
                <w:b/>
                <w:bCs/>
              </w:rPr>
              <w:t>StartDate</w:t>
            </w:r>
            <w:r>
              <w:t xml:space="preserve"> + 6 days] or </w:t>
            </w:r>
            <w:r w:rsidRPr="49FCFE86">
              <w:rPr>
                <w:u w:val="single"/>
              </w:rPr>
              <w:t>ReportEnd</w:t>
            </w:r>
          </w:p>
          <w:p w14:paraId="3432D0CA" w14:textId="7BF96A48" w:rsidR="00C9510B" w:rsidRPr="00DE4A2E" w:rsidRDefault="30320E21" w:rsidP="00DE4A2E">
            <w:pPr>
              <w:pStyle w:val="ListParagraph"/>
              <w:ind w:left="256" w:hanging="270"/>
              <w:rPr>
                <w:bCs/>
              </w:rPr>
            </w:pPr>
            <w:r>
              <w:t>For all other tlsa_HHID enrollments, the earlier non-</w:t>
            </w:r>
            <w:r w:rsidR="00143E83">
              <w:t>NULL</w:t>
            </w:r>
            <w:r>
              <w:t xml:space="preserve"> of [</w:t>
            </w:r>
            <w:r w:rsidRPr="49FCFE86">
              <w:rPr>
                <w:b/>
                <w:bCs/>
              </w:rPr>
              <w:t>ExitDate</w:t>
            </w:r>
            <w:r>
              <w:t xml:space="preserve"> + 6 days] or </w:t>
            </w:r>
            <w:r w:rsidRPr="49FCFE86">
              <w:rPr>
                <w:u w:val="single"/>
              </w:rPr>
              <w:t>ReportEnd</w:t>
            </w:r>
            <w:r w:rsidRPr="49FCFE86">
              <w:rPr>
                <w:b/>
                <w:bCs/>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r>
              <w:rPr>
                <w:b/>
              </w:rPr>
              <w:t>LastInactive</w:t>
            </w:r>
          </w:p>
        </w:tc>
      </w:tr>
    </w:tbl>
    <w:p w14:paraId="30702F2E" w14:textId="77777777" w:rsidR="007F4432" w:rsidRDefault="007F4432" w:rsidP="0088191A">
      <w:pPr>
        <w:pStyle w:val="Heading3"/>
      </w:pPr>
      <w:r>
        <w:t>Logic</w:t>
      </w:r>
    </w:p>
    <w:p w14:paraId="5ACECC4E" w14:textId="06135739" w:rsidR="007F4432" w:rsidRPr="0092505D" w:rsidRDefault="007F4432" w:rsidP="007F4432">
      <w:r w:rsidRPr="0092505D">
        <w:rPr>
          <w:b/>
        </w:rPr>
        <w:t>LastInactive</w:t>
      </w:r>
      <w:r w:rsidRPr="0092505D">
        <w:t xml:space="preserve"> is the later of </w:t>
      </w:r>
      <w:r w:rsidR="0033788B" w:rsidRPr="00190224">
        <w:rPr>
          <w:u w:val="single"/>
        </w:rPr>
        <w:t>[</w:t>
      </w:r>
      <w:r w:rsidR="0033788B">
        <w:rPr>
          <w:u w:val="single"/>
        </w:rPr>
        <w:t>LookbackDate – 1 day]</w:t>
      </w:r>
      <w:r w:rsidRPr="0092505D">
        <w:t xml:space="preserve"> and the most recent date where:</w:t>
      </w:r>
    </w:p>
    <w:p w14:paraId="4A80A8F2" w14:textId="4A38699B" w:rsidR="007F4432" w:rsidRPr="0092505D" w:rsidRDefault="007F4432" w:rsidP="00777E3F">
      <w:pPr>
        <w:pStyle w:val="ListParagraph"/>
        <w:numPr>
          <w:ilvl w:val="0"/>
          <w:numId w:val="12"/>
        </w:numPr>
      </w:pPr>
      <w:r w:rsidRPr="0092505D">
        <w:t xml:space="preserve">[Date] &lt; </w:t>
      </w:r>
      <w:r w:rsidR="00F6042F">
        <w:t>tlsa_Household</w:t>
      </w:r>
      <w:r w:rsidRPr="0092505D">
        <w:t>.</w:t>
      </w:r>
      <w:r w:rsidRPr="0092505D">
        <w:rPr>
          <w:b/>
        </w:rPr>
        <w:t>FirstEntry</w:t>
      </w:r>
    </w:p>
    <w:p w14:paraId="44DE393C" w14:textId="75DC1459" w:rsidR="007F4432" w:rsidRPr="00FA1DE4" w:rsidRDefault="007F4432" w:rsidP="00777E3F">
      <w:pPr>
        <w:pStyle w:val="ListParagraph"/>
        <w:numPr>
          <w:ilvl w:val="0"/>
          <w:numId w:val="12"/>
        </w:numPr>
      </w:pPr>
      <w:r w:rsidRPr="0092505D">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tlsa_HHID </w:t>
      </w:r>
      <w:r w:rsidR="00A966B9">
        <w:t xml:space="preserve">where </w:t>
      </w:r>
      <w:r w:rsidR="00A966B9">
        <w:rPr>
          <w:b/>
          <w:bCs/>
        </w:rPr>
        <w:t>Active</w:t>
      </w:r>
      <w:r w:rsidR="00563F0A" w:rsidRPr="00DE4A2E">
        <w:rPr>
          <w:b/>
          <w:bCs/>
        </w:rPr>
        <w:t>HHType</w:t>
      </w:r>
      <w:r w:rsidR="00563F0A">
        <w:t xml:space="preserve"> = tlsa_Household.</w:t>
      </w:r>
      <w:r w:rsidR="00563F0A" w:rsidRPr="00DE4A2E">
        <w:rPr>
          <w:b/>
          <w:bCs/>
        </w:rPr>
        <w:t>HHType</w:t>
      </w:r>
    </w:p>
    <w:p w14:paraId="17059A63" w14:textId="74DF9B80" w:rsidR="0056667F" w:rsidRPr="00F2045D" w:rsidRDefault="000378AE" w:rsidP="00777E3F">
      <w:pPr>
        <w:pStyle w:val="ListParagraph"/>
        <w:numPr>
          <w:ilvl w:val="1"/>
          <w:numId w:val="12"/>
        </w:numPr>
      </w:pPr>
      <w:r w:rsidRPr="00FA1DE4">
        <w:t xml:space="preserve">Note that a </w:t>
      </w:r>
      <w:r w:rsidRPr="00FA1DE4">
        <w:rPr>
          <w:i/>
          <w:iCs/>
        </w:rPr>
        <w:t>BedNightDate</w:t>
      </w:r>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777E3F">
      <w:pPr>
        <w:pStyle w:val="ListParagraph"/>
        <w:numPr>
          <w:ilvl w:val="0"/>
          <w:numId w:val="12"/>
        </w:numPr>
      </w:pPr>
      <w:r w:rsidRPr="0092505D">
        <w:t xml:space="preserve">[Date] is not between a </w:t>
      </w:r>
      <w:r w:rsidR="00563F0A">
        <w:t>tlsa_HHID</w:t>
      </w:r>
      <w:r w:rsidRPr="0092505D">
        <w:t>.</w:t>
      </w:r>
      <w:r w:rsidRPr="0092505D">
        <w:rPr>
          <w:b/>
        </w:rPr>
        <w:t>EntryDate</w:t>
      </w:r>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tlsa_HHID where </w:t>
      </w:r>
      <w:r w:rsidR="00A966B9">
        <w:rPr>
          <w:b/>
          <w:bCs/>
        </w:rPr>
        <w:t>Active</w:t>
      </w:r>
      <w:r w:rsidR="00A966B9" w:rsidRPr="00DE4A2E">
        <w:rPr>
          <w:b/>
          <w:bCs/>
        </w:rPr>
        <w:t>HHType</w:t>
      </w:r>
      <w:r w:rsidR="00A966B9">
        <w:t xml:space="preserve"> = tlsa_Household.</w:t>
      </w:r>
      <w:r w:rsidR="00A966B9" w:rsidRPr="00DE4A2E">
        <w:rPr>
          <w:b/>
          <w:bCs/>
        </w:rPr>
        <w:t>HHType</w:t>
      </w:r>
    </w:p>
    <w:p w14:paraId="59A239FB" w14:textId="02ECC2CF" w:rsidR="007F4432" w:rsidRDefault="007F4432" w:rsidP="0088191A">
      <w:pPr>
        <w:pStyle w:val="Heading2"/>
      </w:pPr>
      <w:bookmarkStart w:id="1463" w:name="_Toc37849791"/>
      <w:bookmarkStart w:id="1464" w:name="_Toc175057100"/>
      <w:r>
        <w:t>Get Dates of Other System Use (sys_Time)</w:t>
      </w:r>
      <w:bookmarkEnd w:id="1463"/>
      <w:bookmarkEnd w:id="1464"/>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75"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yUguQQAAP8TAAAOAAAAZHJzL2Uyb0RvYy54bWzsWNtu2zgQfV9g/4HQ+8aWdbUQpUjsJFug&#10;3RZIu++0RF02Eqml6Mjp1+9wKPqWJs2mQNCH+MEgRXI0nDk8PKPTd5u2IXdM9rXgqeOeTB3CeCby&#10;mpep8/XL1R+xQ3pFeU4bwVnq3LPeeXf2+2+nQ5ewmahEkzNJwAjvk6FLnUqpLplM+qxiLe1PRMc4&#10;DBZCtlRBV5aTXNIBrLfNZDadhpNByLyTImN9D0+XZtA5Q/tFwTL1qSh6pkiTOuCbwn+J/yv9Pzk7&#10;pUkpaVfV2egGfYEXLa05vHRrakkVJWtZPzDV1pkUvSjUSSbaiSiKOmO4B9iNOz3azbUU6w73UiZD&#10;2W3DBKE9itOLzWZ/3V3L7qb7LI330Pwgstse4jIZujLZH9f90kwmq+GjyCGfdK0EbnxTyFabgC2R&#10;Dcb3fhtftlEkg4eeHwbuPHBIBmOuF7nhdMxAVkGa9DrXdT0vBtDoGe5s7saeyVFWXe5Z8fds6PEJ&#10;TYwD6PTopAYBoKrfBa7/ucDdVLRjmI9eB+azJHWeOpHvx8E8BHRx2kJIziEkOJPAgHZOewHTbZB7&#10;E2HCxaKivGTnUoqhYjQH71zczMEC3ekhPz8M+WHoPD+KQxM6G353Fk9nJnCzyMe4buNGk0726pqJ&#10;luhG6hSNGMA/qd5zxSSnzY0SkpZ6+zShdx96ZcJul+nHvWjq/KpuGuzIcrVoJLmjcPQuL5bRpdnc&#10;0bSGkyF1Qi+YouXHTSxmcXBunT6Y1tbgIWnqNnXiqf6ZbeuQXvIc3KSJonVj2rDjhutHDNlh3IcN&#10;skmW2qw2mFo32iZwJfJ7SIIUhkKA8qBRCfnNIQPQR+r0/66pZA5p3nNIpOYa25C2sbINyjNYmjqZ&#10;kg4xnYUyrLTuZF1WYNvFeHCh4VTUGG3tpfEDTydi+3VB7j4EuTfHeB9gFnL8OiCfRv6Y7TeQvxzk&#10;c8tSbyDXTA4caZj8Cjgw0xyYEMuCZKRBEiIVvRrqvWDmw+HDWxGu0RBTBiQ23oma2mFY36tA7T7e&#10;IvZKfKN2vD+PqT3e0tYb6jXqPYv6nX6Zo4AYMb7gRiNmGz5qxK2CQbXz5b4D8YN3PNC/Wmz4vjoC&#10;0VfnWt+NkoTnRxPg0O0mgIpDyWTeqTvPVEAa/HD1mmMSTuHI4PVvj0m0PSWY/MfVT68k1dfwQnAO&#10;NYSQ5jZ+RPdwoUUPvulJOaOLGrbVRPmtMdqsW9DSRieNlxk80noYpZP1FEsivRrV7oEAgjJh1Dnf&#10;0TxEYWKUrEFsNiBQQG61LAehwqBi0y0j5H6oiswx0ZN1QkBWv670AMn/S+nreG549pCEd/r6uST8&#10;kZacqTpb1v3ty8T18ury4ioa03gAjCfRuK/Pg4v5xTL4noknsfVM5Oz0dIwHUuPnjXQ16QItHoPa&#10;i2c6DyMDHhWN9vRty8mnuZEUTd39qVkXW3/bqmIs0qHA9ufe/GGxbflyFlhVgdX6iA9b6tvSb6wY&#10;G1aoC0mzW6Z2ONaVVpmPm6T5P+BI28AXFqA24gcR1KMGQ8isyGzWql75SxPrM8H/P4HuhUEU2uJx&#10;7JgCcuyYInLs2EJS/XwZiV9O4CsTJmH8IqY/Y+33kft33+3O/gMAAP//AwBQSwMEFAAGAAgAAAAh&#10;ABB6KfTeAAAABQEAAA8AAABkcnMvZG93bnJldi54bWxMj81qwzAQhO+FvIPYQm+N7LROi2s5hJD2&#10;FAr5gdLbxtrYJtbKWIrtvH3VXprLwjDDzLfZYjSN6KlztWUF8TQCQVxYXXOp4LB/f3wF4TyyxsYy&#10;KbiSg0U+ucsw1XbgLfU7X4pQwi5FBZX3bSqlKyoy6Ka2JQ7eyXYGfZBdKXWHQyg3jZxF0VwarDks&#10;VNjSqqLivLsYBR8DDsuneN1vzqfV9XuffH5tYlLq4X5cvoHwNPr/MPziB3TIA9PRXlg70SgIj/i/&#10;G7zkOXkBcVQwi+cRyDyTt/T5DwAAAP//AwBQSwECLQAUAAYACAAAACEAtoM4kv4AAADhAQAAEwAA&#10;AAAAAAAAAAAAAAAAAAAAW0NvbnRlbnRfVHlwZXNdLnhtbFBLAQItABQABgAIAAAAIQA4/SH/1gAA&#10;AJQBAAALAAAAAAAAAAAAAAAAAC8BAABfcmVscy8ucmVsc1BLAQItABQABgAIAAAAIQBtQyUguQQA&#10;AP8TAAAOAAAAAAAAAAAAAAAAAC4CAABkcnMvZTJvRG9jLnhtbFBLAQItABQABgAIAAAAIQAQein0&#10;3gAAAAUBAAAPAAAAAAAAAAAAAAAAABMHAABkcnMvZG93bnJldi54bWxQSwUGAAAAAAQABADzAAAA&#10;HggAAAAA&#10;">
                <v:shape id="AutoShape 448" o:spid="_x0000_s1376"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r>
                          <w:t>tlsa_HHID</w:t>
                        </w:r>
                      </w:p>
                    </w:txbxContent>
                  </v:textbox>
                </v:shape>
                <v:shape id="AutoShape 390" o:spid="_x0000_s1377"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r>
                          <w:t>tlsa_Household</w:t>
                        </w:r>
                      </w:p>
                    </w:txbxContent>
                  </v:textbox>
                </v:shape>
                <v:shape id="Flowchart: Internal Storage 63" o:spid="_x0000_s1378"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r>
                          <w:t>sys_Time</w:t>
                        </w:r>
                      </w:p>
                    </w:txbxContent>
                  </v:textbox>
                </v:shape>
                <v:shape id="AutoShape 96" o:spid="_x0000_s1379"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0"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r>
                          <w:t>hmis_Services</w:t>
                        </w:r>
                      </w:p>
                    </w:txbxContent>
                  </v:textbox>
                </v:shape>
                <v:shape id="AutoShape 382" o:spid="_x0000_s1381"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r w:rsidRPr="000D5A2E">
              <w:t>LastInactive</w:t>
            </w:r>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r>
              <w:t>Active</w:t>
            </w:r>
            <w:r w:rsidR="007F4432" w:rsidRPr="000D5A2E">
              <w:t>HHType</w:t>
            </w:r>
          </w:p>
        </w:tc>
      </w:tr>
      <w:tr w:rsidR="007F4432" w14:paraId="4E9FF1CD" w14:textId="77777777" w:rsidTr="00572228">
        <w:trPr>
          <w:cantSplit/>
          <w:trHeight w:val="216"/>
        </w:trPr>
        <w:tc>
          <w:tcPr>
            <w:tcW w:w="9355" w:type="dxa"/>
          </w:tcPr>
          <w:p w14:paraId="75AED14A" w14:textId="23BB6936" w:rsidR="007F4432" w:rsidRPr="000D5A2E" w:rsidRDefault="004631C7" w:rsidP="00572228">
            <w:pPr>
              <w:pStyle w:val="NoSpacing"/>
            </w:pPr>
            <w:r>
              <w:t>LSA</w:t>
            </w:r>
            <w:r w:rsidR="007F4432"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lastRenderedPageBreak/>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r w:rsidRPr="003C4035">
              <w:rPr>
                <w:i/>
              </w:rPr>
              <w:t>BedNightDate</w:t>
            </w:r>
            <w:r w:rsidR="007F4432">
              <w:t xml:space="preserve"> (</w:t>
            </w:r>
            <w:r w:rsidR="007F4432" w:rsidRPr="00DE4A2E">
              <w:rPr>
                <w:i/>
                <w:iCs/>
              </w:rPr>
              <w:t>DateProvided</w:t>
            </w:r>
            <w:r w:rsidR="007F4432">
              <w:t xml:space="preserve"> where </w:t>
            </w:r>
            <w:r w:rsidR="007F4432" w:rsidRPr="00DE4A2E">
              <w:rPr>
                <w:i/>
                <w:iCs/>
              </w:rPr>
              <w:t>RecordType</w:t>
            </w:r>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r>
              <w:rPr>
                <w:b/>
                <w:bCs/>
                <w:color w:val="FFFFFF" w:themeColor="background1"/>
              </w:rPr>
              <w:t>sys_Time</w:t>
            </w:r>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r w:rsidRPr="009F74F4">
              <w:rPr>
                <w:b/>
                <w:bCs/>
              </w:rPr>
              <w:t>sysDate</w:t>
            </w:r>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r w:rsidRPr="009F74F4">
              <w:rPr>
                <w:b/>
                <w:bCs/>
              </w:rPr>
              <w:t>sysStatus</w:t>
            </w:r>
          </w:p>
        </w:tc>
      </w:tr>
    </w:tbl>
    <w:p w14:paraId="1C063900" w14:textId="77777777" w:rsidR="007F4432" w:rsidRDefault="007F4432" w:rsidP="0088191A">
      <w:pPr>
        <w:pStyle w:val="Heading3"/>
      </w:pPr>
      <w:r>
        <w:t>Logic</w:t>
      </w:r>
    </w:p>
    <w:p w14:paraId="35C570A5" w14:textId="0202D27C" w:rsidR="007F4432" w:rsidRDefault="007F4432" w:rsidP="007F4432">
      <w:r>
        <w:t>In order to create a record in sys_Time for a household on any given [Date], the following must be true:</w:t>
      </w:r>
    </w:p>
    <w:p w14:paraId="727F33E5" w14:textId="77777777" w:rsidR="007F4432" w:rsidRPr="003814C3" w:rsidRDefault="007F4432" w:rsidP="00777E3F">
      <w:pPr>
        <w:pStyle w:val="ListParagraph"/>
        <w:numPr>
          <w:ilvl w:val="0"/>
          <w:numId w:val="13"/>
        </w:numPr>
      </w:pPr>
      <w:r>
        <w:t xml:space="preserve">[Date] is not in sys_Time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777E3F">
      <w:pPr>
        <w:pStyle w:val="ListParagraph"/>
        <w:numPr>
          <w:ilvl w:val="0"/>
          <w:numId w:val="13"/>
        </w:numPr>
      </w:pPr>
      <w:r>
        <w:t xml:space="preserve">[Date] &gt; </w:t>
      </w:r>
      <w:r w:rsidR="00F6042F">
        <w:t>tlsa_Household</w:t>
      </w:r>
      <w:r>
        <w:t>.</w:t>
      </w:r>
      <w:r w:rsidRPr="003814C3">
        <w:rPr>
          <w:b/>
        </w:rPr>
        <w:t>LastInactive</w:t>
      </w:r>
      <w:r w:rsidRPr="00EA233C">
        <w:rPr>
          <w:bCs/>
        </w:rPr>
        <w:t>; and</w:t>
      </w:r>
    </w:p>
    <w:p w14:paraId="58B3BC3C" w14:textId="77777777" w:rsidR="007F4432" w:rsidRPr="002F0D32" w:rsidRDefault="007F4432" w:rsidP="00777E3F">
      <w:pPr>
        <w:pStyle w:val="ListParagraph"/>
        <w:numPr>
          <w:ilvl w:val="0"/>
          <w:numId w:val="13"/>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r w:rsidRPr="003814C3">
        <w:rPr>
          <w:b/>
        </w:rPr>
        <w:t>sysStatus</w:t>
      </w:r>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shelter/Safe Haven</w:t>
            </w:r>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r w:rsidRPr="003814C3">
        <w:rPr>
          <w:b/>
        </w:rPr>
        <w:t>sysStatus</w:t>
      </w:r>
      <w:r>
        <w:t xml:space="preserve"> based on the list below, use the </w:t>
      </w:r>
      <w:r w:rsidRPr="003814C3">
        <w:rPr>
          <w:b/>
        </w:rPr>
        <w:t>sysStatus</w:t>
      </w:r>
      <w:r>
        <w:t xml:space="preserve"> with the lowest value</w:t>
      </w:r>
      <w:r w:rsidR="004873DC">
        <w:t xml:space="preserve">. </w:t>
      </w:r>
      <w:r>
        <w:t>For example, if a client has overlapping enrollments in both an emergency shelter (</w:t>
      </w:r>
      <w:r w:rsidRPr="003814C3">
        <w:rPr>
          <w:b/>
        </w:rPr>
        <w:t>sysStatus</w:t>
      </w:r>
      <w:r>
        <w:t xml:space="preserve"> = 4) and a transitional housing project (</w:t>
      </w:r>
      <w:r w:rsidRPr="003814C3">
        <w:rPr>
          <w:b/>
        </w:rPr>
        <w:t>sysStatus</w:t>
      </w:r>
      <w:r>
        <w:t xml:space="preserve"> = 3) on a single date, the </w:t>
      </w:r>
      <w:r w:rsidRPr="003814C3">
        <w:rPr>
          <w:b/>
        </w:rPr>
        <w:t>sysStatus</w:t>
      </w:r>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4C3983CF"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 xml:space="preserve">&gt;=  </w:t>
            </w:r>
            <w:r w:rsidRPr="00A34315">
              <w:rPr>
                <w:b/>
              </w:rPr>
              <w:t>EntryDate</w:t>
            </w:r>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55827B95"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r>
              <w:rPr>
                <w:b/>
                <w:bCs/>
              </w:rPr>
              <w:t>LSA</w:t>
            </w:r>
            <w:r w:rsidRPr="00845520">
              <w:rPr>
                <w:b/>
                <w:bCs/>
              </w:rPr>
              <w:t>ProjectType</w:t>
            </w:r>
            <w:r w:rsidRPr="00B30B2D">
              <w:t xml:space="preserve"> </w:t>
            </w:r>
            <w:r w:rsidRPr="001253B6">
              <w:t>in (</w:t>
            </w:r>
            <w:r w:rsidR="00CD1FB0" w:rsidRPr="001253B6">
              <w:t>0,8)</w:t>
            </w:r>
            <w:r w:rsidR="00CD1FB0">
              <w:rPr>
                <w:b/>
              </w:rPr>
              <w:t xml:space="preserve"> </w:t>
            </w:r>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09CBE5BD"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rPr>
                <w:iCs/>
              </w:rPr>
              <w:t xml:space="preserve">= </w:t>
            </w:r>
            <w:r>
              <w:rPr>
                <w:iCs/>
              </w:rPr>
              <w:t>1</w:t>
            </w:r>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6E3938A2"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243E88CD"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lastRenderedPageBreak/>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lastRenderedPageBreak/>
              <w:t>6</w:t>
            </w:r>
          </w:p>
        </w:tc>
        <w:tc>
          <w:tcPr>
            <w:tcW w:w="8550" w:type="dxa"/>
          </w:tcPr>
          <w:p w14:paraId="54AED824" w14:textId="0E12F452"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0833AB16"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1465" w:name="_Get_Other_Dates"/>
      <w:bookmarkStart w:id="1466" w:name="_Toc37849792"/>
      <w:bookmarkStart w:id="1467" w:name="_Toc175057101"/>
      <w:bookmarkEnd w:id="1465"/>
      <w:r>
        <w:t>Get Other Dates Homeless from 3.917A/B Living Situation</w:t>
      </w:r>
      <w:bookmarkEnd w:id="1466"/>
      <w:bookmarkEnd w:id="1467"/>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382"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QWKGwUAAPAXAAAOAAAAZHJzL2Uyb0RvYy54bWzsWF1v2zYUfR+w/0DofbE+LFs24hSJnXQF&#10;2q1Aur3TEiVrkUiNYmKnv36Xl6QkJ3GadV0aoPGDQVrU9f049/CQx292dUVumGxLwRdecOR7hPFU&#10;ZCUvFt4fny5+STzSKsozWgnOFt4ta703Jz//dLxt5iwUG1FlTBIwwtv5tll4G6Wa+WjUphtW0/ZI&#10;NIzDw1zImiqYymKUSboF63U1Cn1/MtoKmTVSpKxt4deVeeidoP08Z6n6Pc9bpki18MA3hd8Sv9f6&#10;e3RyTOeFpM2mTK0b9Cu8qGnJ4U87UyuqKLmW5T1TdZlK0YpcHaWiHok8L1OGMUA0gX8nmrdSXDcY&#10;SzHfFk2XJkjtnTx9tdn0t5u3srlsPkrjPQzfi/SqhbyMtk0xHz7X88IsJuvtB5FBPem1Ehj4Lpe1&#10;NgEhkR3m97bLL9spksKP0XgSB7PYIyk8C+J4PE5sBdINlEm/FwQhLBl7RK8IwvE4mpoapZvzgRVY&#10;0NnQz0d0bhxAp62TGgSAqrZPXPvfEne5oQ3DerQ6MR8lKTNwU0fEaQ3ZuKjENt1QqebkHVdMclqR&#10;SyUkLRiZRNpR7RG86hLemmwTLpYbygt2KqXYbhjNwNMAA9t7QU9aqNUX0x8E46k/nto0Rn4SJSaN&#10;rhRBmPihSWI4HaNrXQ7pvJGtestETfRg4eUQFvgnlQvKxoSFpzfvW2VK4F7TOGhFVWYXZVXhRBbr&#10;ZSXJDYU2PD9bTc9NcHeWVZxsF94kin20fNjEMkziU+f03rK6hLSTqqwXXuLrjwlbp/ScZ+AmnSta&#10;VmYMEVdc/8SQKWwcLsmmWGq33pkyJ6Er4Fpkt1AEKQydAP3BYCPkZ49sgUoWXvv3NZXMI9U7DoXU&#10;vOMG0g3WbkB5Cq8uvFRJj5jJUhmGum5kWWzAdoD54OIUui0vMdvaS+MHdiri/NkAP3GA1w5hV5Ag&#10;wFRbuC65IZR0xy2hdBDH5Z9uG2gXBAFgQC133LYSQLbMNA9YuPKsfwZt1j+DRsdOMv/kavaExohm&#10;4Rj8R36JwtC4DRCw7DJN/MD0BcZzuClaJamuzlJwDtuMkKZIB9qBC90LiL9HUa73Pda1SnZljFbX&#10;NdCtaR+LaPhJUyZ2lPMUd039NhLiXl/ATmLh/0ArEIXlULIEDqoAt9CFNcsAvww2dT0y/f3FZjGA&#10;1It1QYB5nw2RgBtDwT0io75h7zOu87F78jiCSF6Vza8aljj607Wk3e2CIJpMO1QNdi2HqjAGJuq2&#10;rNjm0+2Zjjct3VYsV2eSpldM9QyraarIbJA0+wscqSuQKgAAEgdJgNskoBXxh/V3VvWbLxp+/wpc&#10;T2bdaBJPoc8N89qJYV87MQxsJ46F1bfgYCuTNPhRQXVCAcSwQSkqO+BMu6Xs6yytIr+VDrujp+Kx&#10;j+Dr+W4gBADEjg0P6bF4BtoM6kXnvR7TFixlggV/tgfu76LHZi7NPRmA1NR+2U3j/5dfeyp2Ngkm&#10;JmuODwZZB/mFKT2807zKrwz4Nun08w8uv+DYex/f0Wwov54Z3z0rPIxvp9QP7Hev+EZ8Iwtogvrh&#10;8Q27yV0x9z35O5okE3cesaeEff5+Kr4/0IIzVaarsr3qlZ2RP0O1tqfc2+HZeXVxfnbhpN7eskdP&#10;FUMT8dnsbOUU6J6JR88ITxRpg+My/scrnr1QX7S8uPuhoUCJojBC2fagLHy9H3ri/RBqvJcN+F6O&#10;4xkdr5XxsGivwPW99XCOq/qL+pN/AAAA//8DAFBLAwQUAAYACAAAACEAPJZlut0AAAAFAQAADwAA&#10;AGRycy9kb3ducmV2LnhtbEyPQUvDQBCF74L/YRnBm92kJlrSbEop6qkItoL0Ns1Ok9DsbMhuk/Tf&#10;u3rRy8DjPd77Jl9NphUD9a6xrCCeRSCIS6sbrhR87l8fFiCcR9bYWiYFV3KwKm5vcsy0HfmDhp2v&#10;RChhl6GC2vsuk9KVNRl0M9sRB+9ke4M+yL6SuscxlJtWzqPoSRpsOCzU2NGmpvK8uxgFbyOO68f4&#10;ZdieT5vrYZ++f21jUur+blovQXia/F8YfvADOhSB6WgvrJ1oFYRH/O8NXpqkzyCOCuZJsgBZ5PI/&#10;ffENAAD//wMAUEsBAi0AFAAGAAgAAAAhALaDOJL+AAAA4QEAABMAAAAAAAAAAAAAAAAAAAAAAFtD&#10;b250ZW50X1R5cGVzXS54bWxQSwECLQAUAAYACAAAACEAOP0h/9YAAACUAQAACwAAAAAAAAAAAAAA&#10;AAAvAQAAX3JlbHMvLnJlbHNQSwECLQAUAAYACAAAACEAEl0FihsFAADwFwAADgAAAAAAAAAAAAAA&#10;AAAuAgAAZHJzL2Uyb0RvYy54bWxQSwECLQAUAAYACAAAACEAPJZlut0AAAAFAQAADwAAAAAAAAAA&#10;AAAAAAB1BwAAZHJzL2Rvd25yZXYueG1sUEsFBgAAAAAEAAQA8wAAAH8IAAAAAA==&#10;">
                <v:shape id="Flowchart: Internal Storage 63" o:spid="_x0000_s1383"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r>
                          <w:t>tlsa_Household</w:t>
                        </w:r>
                      </w:p>
                    </w:txbxContent>
                  </v:textbox>
                </v:shape>
                <v:shape id="AutoShape 110" o:spid="_x0000_s1384"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85"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86"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87"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r>
                            <w:t>tlsa_HHID</w:t>
                          </w:r>
                        </w:p>
                      </w:txbxContent>
                    </v:textbox>
                  </v:shape>
                  <v:shape id="AutoShape 390" o:spid="_x0000_s1388"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r>
                            <w:t>tlsa_Household</w:t>
                          </w:r>
                        </w:p>
                      </w:txbxContent>
                    </v:textbox>
                  </v:shape>
                  <v:shape id="AutoShape 448" o:spid="_x0000_s1389"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r>
                            <w:t>hmis_Enrollment</w:t>
                          </w:r>
                        </w:p>
                      </w:txbxContent>
                    </v:textbox>
                  </v:shape>
                  <v:shape id="Flowchart: Internal Storage 63" o:spid="_x0000_s1390"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r>
                            <w:t>sys_Time</w:t>
                          </w:r>
                        </w:p>
                      </w:txbxContent>
                    </v:textbox>
                  </v:shape>
                </v:group>
                <w10:anchorlock/>
              </v:group>
            </w:pict>
          </mc:Fallback>
        </mc:AlternateContent>
      </w:r>
    </w:p>
    <w:p w14:paraId="04A7C05B" w14:textId="2F05E553"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r w:rsidRPr="003814C3">
        <w:rPr>
          <w:b/>
        </w:rPr>
        <w:t xml:space="preserve">LastInactive </w:t>
      </w:r>
      <w:r w:rsidRPr="003814C3">
        <w:t xml:space="preserve">and dates prior to </w:t>
      </w:r>
      <w:r w:rsidR="005A6BF7" w:rsidRPr="005A6BF7">
        <w:rPr>
          <w:u w:val="words"/>
        </w:rPr>
        <w:t>LookbackDate</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r w:rsidRPr="000D5A2E">
              <w:t>LastInactive</w:t>
            </w:r>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r>
              <w:t>HHType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r>
              <w:t>Active</w:t>
            </w:r>
            <w:r w:rsidR="007F4432" w:rsidRPr="000D5A2E">
              <w:t>HHType</w:t>
            </w:r>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2D2B6159" w:rsidR="007F4432" w:rsidRPr="000D5A2E" w:rsidRDefault="00CD1FB0" w:rsidP="00572228">
            <w:pPr>
              <w:pStyle w:val="NoSpacing"/>
            </w:pPr>
            <w:r>
              <w:t>LSA</w:t>
            </w:r>
            <w:r w:rsidR="007F4432"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r w:rsidRPr="00DE4A2E">
              <w:rPr>
                <w:b/>
                <w:bCs/>
              </w:rPr>
              <w:t>sys_Time</w:t>
            </w:r>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r>
              <w:t xml:space="preserve">sysDate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lastRenderedPageBreak/>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r w:rsidR="00BB5661">
        <w:t>tlsa_HHID</w:t>
      </w:r>
      <w:r w:rsidRPr="003814C3">
        <w:t xml:space="preserve"> where</w:t>
      </w:r>
      <w:r w:rsidR="00FD7FB2">
        <w:t xml:space="preserve"> </w:t>
      </w:r>
      <w:r w:rsidR="00FD7FB2" w:rsidRPr="003814C3">
        <w:rPr>
          <w:b/>
        </w:rPr>
        <w:t>HoHID</w:t>
      </w:r>
      <w:r w:rsidR="00FD7FB2" w:rsidRPr="003814C3">
        <w:t>/</w:t>
      </w:r>
      <w:r w:rsidR="00FD7FB2" w:rsidRPr="008705FF">
        <w:rPr>
          <w:b/>
          <w:bCs/>
        </w:rPr>
        <w:t>EntryHHType</w:t>
      </w:r>
      <w:r w:rsidR="00FD7FB2" w:rsidRPr="003814C3">
        <w:t xml:space="preserve"> = </w:t>
      </w:r>
      <w:r w:rsidR="00FD7FB2">
        <w:t>tlsa_Household.</w:t>
      </w:r>
      <w:r w:rsidR="00FD7FB2" w:rsidRPr="003814C3">
        <w:rPr>
          <w:b/>
        </w:rPr>
        <w:t>HoHID</w:t>
      </w:r>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49FCFE86">
        <w:rPr>
          <w:b/>
          <w:bCs/>
        </w:rPr>
        <w:t>EntryDate</w:t>
      </w:r>
      <w:r w:rsidRPr="49FCFE86">
        <w:rPr>
          <w:i/>
          <w:iCs/>
        </w:rPr>
        <w:t xml:space="preserve"> &gt;</w:t>
      </w:r>
      <w:r>
        <w:t xml:space="preserve"> </w:t>
      </w:r>
      <w:r w:rsidRPr="49FCFE86">
        <w:rPr>
          <w:b/>
          <w:bCs/>
        </w:rPr>
        <w:t>LastInactive</w:t>
      </w:r>
      <w:r>
        <w:t>; and</w:t>
      </w:r>
    </w:p>
    <w:p w14:paraId="1D383962" w14:textId="254957DD" w:rsidR="007F4432" w:rsidRPr="003814C3" w:rsidRDefault="007F4432" w:rsidP="00777E3F">
      <w:pPr>
        <w:pStyle w:val="ListParagraph"/>
        <w:numPr>
          <w:ilvl w:val="6"/>
          <w:numId w:val="55"/>
        </w:numPr>
        <w:ind w:left="1170" w:hanging="450"/>
      </w:pPr>
      <w:r w:rsidRPr="003814C3">
        <w:rPr>
          <w:i/>
        </w:rPr>
        <w:t>LivingSituation</w:t>
      </w:r>
      <w:r w:rsidRPr="003814C3">
        <w:t xml:space="preserve"> in (</w:t>
      </w:r>
      <w:r w:rsidR="008173F4">
        <w:t>101,118,116</w:t>
      </w:r>
      <w:r w:rsidRPr="003814C3">
        <w:t xml:space="preserve">) or </w:t>
      </w:r>
      <w:r w:rsidR="00BC6801">
        <w:rPr>
          <w:b/>
          <w:bCs/>
        </w:rPr>
        <w:t>LSA</w:t>
      </w:r>
      <w:r w:rsidR="00BC6801" w:rsidRPr="00845520">
        <w:rPr>
          <w:b/>
          <w:bCs/>
        </w:rPr>
        <w:t>ProjectType</w:t>
      </w:r>
      <w:r w:rsidR="00BC6801">
        <w:t xml:space="preserve"> </w:t>
      </w:r>
      <w:r w:rsidRPr="003814C3">
        <w:t>in (</w:t>
      </w:r>
      <w:r w:rsidR="00BC6801">
        <w:t>0,</w:t>
      </w:r>
      <w:r w:rsidRPr="003814C3">
        <w:t>1,8); or</w:t>
      </w:r>
    </w:p>
    <w:p w14:paraId="10FE305B" w14:textId="1A609602" w:rsidR="007F4432" w:rsidRPr="003814C3" w:rsidRDefault="008E7D2C" w:rsidP="00777E3F">
      <w:pPr>
        <w:pStyle w:val="ListParagraph"/>
        <w:numPr>
          <w:ilvl w:val="6"/>
          <w:numId w:val="55"/>
        </w:numPr>
        <w:ind w:left="1170" w:hanging="450"/>
      </w:pPr>
      <w:r>
        <w:rPr>
          <w:b/>
          <w:bCs/>
        </w:rPr>
        <w:t>LSA</w:t>
      </w:r>
      <w:r w:rsidRPr="00845520">
        <w:rPr>
          <w:b/>
          <w:bCs/>
        </w:rPr>
        <w:t>ProjectType</w:t>
      </w:r>
      <w:r>
        <w:t xml:space="preserve"> </w:t>
      </w:r>
      <w:r w:rsidR="007F4432">
        <w:t xml:space="preserve">not </w:t>
      </w:r>
      <w:r w:rsidR="007F4432" w:rsidRPr="003814C3">
        <w:t>in (</w:t>
      </w:r>
      <w:r w:rsidR="00BC6801">
        <w:t>0,</w:t>
      </w:r>
      <w:r w:rsidR="007F4432" w:rsidRPr="003814C3">
        <w:t>1,8)</w:t>
      </w:r>
      <w:r w:rsidR="007F4432">
        <w:t xml:space="preserve"> </w:t>
      </w:r>
      <w:r w:rsidR="007F4432" w:rsidRPr="001210E3">
        <w:t>and</w:t>
      </w:r>
      <w:r w:rsidR="007F4432">
        <w:t xml:space="preserve"> </w:t>
      </w:r>
      <w:r w:rsidR="007F4432" w:rsidRPr="003814C3">
        <w:rPr>
          <w:i/>
        </w:rPr>
        <w:t>LengthOfStay</w:t>
      </w:r>
      <w:r w:rsidR="007F4432" w:rsidRPr="003814C3">
        <w:t xml:space="preserve"> in (10, 11) and </w:t>
      </w:r>
      <w:r w:rsidR="007F4432" w:rsidRPr="003814C3">
        <w:rPr>
          <w:i/>
        </w:rPr>
        <w:t>PreviousStreetESSH</w:t>
      </w:r>
      <w:r w:rsidR="007F4432" w:rsidRPr="003814C3">
        <w:t xml:space="preserve"> = 1; or</w:t>
      </w:r>
    </w:p>
    <w:p w14:paraId="0291DF0A" w14:textId="1D9F5B43" w:rsidR="007F4432" w:rsidRPr="003814C3" w:rsidRDefault="00C653C6" w:rsidP="00777E3F">
      <w:pPr>
        <w:pStyle w:val="ListParagraph"/>
        <w:numPr>
          <w:ilvl w:val="6"/>
          <w:numId w:val="55"/>
        </w:numPr>
        <w:ind w:left="1170" w:hanging="450"/>
      </w:pPr>
      <w:r>
        <w:rPr>
          <w:b/>
          <w:bCs/>
        </w:rPr>
        <w:t>LSA</w:t>
      </w:r>
      <w:r w:rsidRPr="00845520">
        <w:rPr>
          <w:b/>
          <w:bCs/>
        </w:rPr>
        <w:t>ProjectType</w:t>
      </w:r>
      <w:r>
        <w:t xml:space="preserve"> </w:t>
      </w:r>
      <w:r w:rsidR="007F4432">
        <w:t xml:space="preserve">not </w:t>
      </w:r>
      <w:r w:rsidR="007F4432" w:rsidRPr="003814C3">
        <w:t>in (</w:t>
      </w:r>
      <w:r w:rsidR="00BC6801">
        <w:t>0,</w:t>
      </w:r>
      <w:r w:rsidR="007F4432" w:rsidRPr="003814C3">
        <w:t>1,8)</w:t>
      </w:r>
      <w:r w:rsidR="007F4432">
        <w:t xml:space="preserve"> and </w:t>
      </w:r>
      <w:r w:rsidR="007F4432" w:rsidRPr="003814C3">
        <w:rPr>
          <w:i/>
        </w:rPr>
        <w:t>LivingSituation</w:t>
      </w:r>
      <w:r w:rsidR="007F4432" w:rsidRPr="003814C3">
        <w:t xml:space="preserve"> in (</w:t>
      </w:r>
      <w:r>
        <w:t>204,205,206,207,215,225</w:t>
      </w:r>
      <w:r w:rsidR="007F4432" w:rsidRPr="003814C3">
        <w:t xml:space="preserve">) and </w:t>
      </w:r>
      <w:r w:rsidR="007F4432" w:rsidRPr="006970C5">
        <w:rPr>
          <w:i/>
          <w:iCs/>
        </w:rPr>
        <w:t>LengthOfStay</w:t>
      </w:r>
      <w:r w:rsidR="007F4432" w:rsidRPr="003814C3">
        <w:t xml:space="preserve"> in (2,3) and </w:t>
      </w:r>
      <w:r w:rsidR="007F4432" w:rsidRPr="003814C3">
        <w:rPr>
          <w:i/>
        </w:rPr>
        <w:t>PreviousStreetESSH</w:t>
      </w:r>
      <w:r w:rsidR="007F4432"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t xml:space="preserve">Between the later of </w:t>
      </w:r>
      <w:r w:rsidRPr="49FCFE86">
        <w:rPr>
          <w:i/>
          <w:iCs/>
        </w:rPr>
        <w:t>DateToStreetESSH</w:t>
      </w:r>
      <w:r>
        <w:t xml:space="preserve"> or </w:t>
      </w:r>
      <w:r w:rsidRPr="49FCFE86">
        <w:rPr>
          <w:b/>
          <w:bCs/>
        </w:rPr>
        <w:t>LastInactive</w:t>
      </w:r>
      <w:r>
        <w:t xml:space="preserve"> and the day prior to the associated </w:t>
      </w:r>
      <w:r w:rsidRPr="49FCFE86">
        <w:rPr>
          <w:b/>
          <w:bCs/>
        </w:rPr>
        <w:t>EntryDate</w:t>
      </w:r>
      <w:r w:rsidRPr="49FCFE86">
        <w:rPr>
          <w:i/>
          <w:iCs/>
        </w:rPr>
        <w:t xml:space="preserve"> </w:t>
      </w:r>
      <w:r>
        <w:t>where the date does not already have a status based on system use.</w:t>
      </w:r>
    </w:p>
    <w:p w14:paraId="0B86AD96" w14:textId="741C33C4" w:rsidR="007F4432" w:rsidRPr="003814C3" w:rsidRDefault="007F4432" w:rsidP="007F4432">
      <w:pPr>
        <w:pStyle w:val="ListParagraph"/>
      </w:pPr>
      <w:r>
        <w:t xml:space="preserve">Between any </w:t>
      </w:r>
      <w:r w:rsidRPr="49FCFE86">
        <w:rPr>
          <w:i/>
          <w:iCs/>
        </w:rPr>
        <w:t>DateToStreetESSH</w:t>
      </w:r>
      <w:r>
        <w:t xml:space="preserve"> and the day prior to </w:t>
      </w:r>
      <w:r w:rsidRPr="49FCFE86">
        <w:rPr>
          <w:b/>
          <w:bCs/>
        </w:rPr>
        <w:t>LastInactive</w:t>
      </w:r>
      <w:r>
        <w:t xml:space="preserve"> where the associated </w:t>
      </w:r>
      <w:r w:rsidRPr="49FCFE86">
        <w:rPr>
          <w:b/>
          <w:bCs/>
        </w:rPr>
        <w:t>EntryDate</w:t>
      </w:r>
      <w:r>
        <w:t xml:space="preserve"> is &gt; </w:t>
      </w:r>
      <w:r w:rsidRPr="49FCFE86">
        <w:rPr>
          <w:b/>
          <w:bCs/>
        </w:rPr>
        <w:t>LastInactive</w:t>
      </w:r>
      <w:r w:rsidR="004873DC">
        <w:t xml:space="preserve">. </w:t>
      </w:r>
    </w:p>
    <w:p w14:paraId="48BE1581" w14:textId="67A51897" w:rsidR="007F4432" w:rsidRDefault="007F4432" w:rsidP="0088191A">
      <w:pPr>
        <w:pStyle w:val="Heading2"/>
      </w:pPr>
      <w:bookmarkStart w:id="1468" w:name="_Toc37849793"/>
      <w:bookmarkStart w:id="1469" w:name="_Toc175057102"/>
      <w:r>
        <w:t>Set System Use Days for LSAHousehold</w:t>
      </w:r>
      <w:bookmarkEnd w:id="1468"/>
      <w:bookmarkEnd w:id="1469"/>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9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7ungMAADQLAAAOAAAAZHJzL2Uyb0RvYy54bWzsVttu4zYQfS/QfyD43ujm2I4QZZE6Fyyw&#10;bRfI9gNoipKIpUiVpCOnX7/DoWTHSdMttmifVg/CUCRHM2dmzszlu32vyKOwThpd0ewspURobmqp&#10;24r+/unupzUlzjNdM2W0qOiTcPTd1Y8/XI5DKXLTGVULS0CJduU4VLTzfiiTxPFO9MydmUFo2GyM&#10;7ZmHpW2T2rIRtPcqydN0mYzG1oM1XDgHX2/iJr1C/U0juP+taZzwRFUUbPP4tvjehndydcnK1rKh&#10;k3wyg32DFT2TGn56UHXDPCM7K1+p6iW3xpnGn3HTJ6ZpJBfoA3iTpS+8ubdmN6AvbTm2wwEmgPYF&#10;Tt+slv/6eG+Hh+GjjdaD+MHwzw5wScahLZ/vh3UbD5Pt+IupIZ5s5w06vm9sH1SAS2SP+D4d8BV7&#10;Tzh8LIoFOAlh4LCXrxZFPgWAdxClcC1LF2mxyimBA1l6sVjleQwR726fKVkcVYTthJXx92jyZGJI&#10;Acgpd4TN/TvYHjo2CIyGC7B8tETW4EYKxmjWAxZ3yoy8Y9aX5L32wmqmyIM3lrWCLItgaLAIrs5w&#10;u4g10WbTMd2Ka2vN2AlWg6UZOnZyISwcROqr4L+J4hyILF+n2RsYsnKwzt8L05MgVLQBt8A+62en&#10;Jp8w7Ozxg/MxBPO1kAXOKFnfSaVwYdvtRlnyyKAIb3++Wd1G514cU5qMFV0W5ylqflvFJl+fXyOe&#10;EPiTY70E2ImSfUXXaXhi8gRIb3UNZrLSM6miDJeVDp8E8sTkxwxyDJbfb/cY5my9mgO4NfUTBMGa&#10;SCZAfiB0xv5JyQhEUlH3x45ZQYl6ryGQgXVmwc7CdhaY5nC1otxbSuJi4yM/7QYr2w50Z4iHNtdQ&#10;a41EtIOV0Q6sU8zz/y3hz+eEDwZhVZDiAqE+SVeIzX+W38v0YgV195Ilnuc3kMhMM1hKM0d8z28k&#10;kVf5vf6e3xOhL1/ndxY71ZTfGx3bJd/rqV0eKBzL4dPTAO0ASQ6KwG/2+tgqZB0aYeQloevjHlQV&#10;7p0Qf/zTzEn/gPjPi2xVzIUBVTL/aWqeqwPvY70eGueronDessA+G6M1DFHGRhJ6g+61CVyP/Pq3&#10;LB6mOnFoBfXnqFTtehgmYnuYGBs+hYkAO8ZsKc6E4TY2/BPehzlpove/oHriMRzeSuixCngZukwv&#10;auBnASNrkGL/+moziIQbDoeAwGSBEo5maNI0RobZ7/kaTx2H3asvAAAA//8DAFBLAwQUAAYACAAA&#10;ACEAUVuLgdsAAAAEAQAADwAAAGRycy9kb3ducmV2LnhtbEyPQUvDQBCF74L/YRnBm90ktUViNqUU&#10;9VQEW0G8TZNpEpqdDdltkv57Ry/18uDxhve+yVaTbdVAvW8cG4hnESjiwpUNVwY+968PT6B8QC6x&#10;dUwGLuRhld/eZJiWbuQPGnahUlLCPkUDdQhdqrUvarLoZ64jluzoeotBbF/pssdRym2rkyhaaosN&#10;y0KNHW1qKk67szXwNuK4nscvw/Z03Fy+94v3r21MxtzfTetnUIGmcD2GX3xBh1yYDu7MpVetAXkk&#10;/Klki2Qp9mDgcZ6AzjP9Hz7/AQAA//8DAFBLAQItABQABgAIAAAAIQC2gziS/gAAAOEBAAATAAAA&#10;AAAAAAAAAAAAAAAAAABbQ29udGVudF9UeXBlc10ueG1sUEsBAi0AFAAGAAgAAAAhADj9If/WAAAA&#10;lAEAAAsAAAAAAAAAAAAAAAAALwEAAF9yZWxzLy5yZWxzUEsBAi0AFAAGAAgAAAAhAD/QLu6eAwAA&#10;NAsAAA4AAAAAAAAAAAAAAAAALgIAAGRycy9lMm9Eb2MueG1sUEsBAi0AFAAGAAgAAAAhAFFbi4Hb&#10;AAAABAEAAA8AAAAAAAAAAAAAAAAA+AUAAGRycy9kb3ducmV2LnhtbFBLBQYAAAAABAAEAPMAAAAA&#10;BwAAAAA=&#10;">
                <v:shape id="Flowchart: Internal Storage 63" o:spid="_x0000_s139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r>
                          <w:t>sys_Time</w:t>
                        </w:r>
                      </w:p>
                    </w:txbxContent>
                  </v:textbox>
                </v:shape>
                <v:shape id="AutoShape 390" o:spid="_x0000_s139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r>
                          <w:t>tlsa_Household</w:t>
                        </w:r>
                      </w:p>
                    </w:txbxContent>
                  </v:textbox>
                </v:shape>
                <v:shape id="AutoShape 120" o:spid="_x0000_s139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r w:rsidRPr="00323F4A">
              <w:rPr>
                <w:b/>
                <w:bCs/>
              </w:rPr>
              <w:t>sys_Time</w:t>
            </w:r>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r w:rsidRPr="00F4354C">
              <w:t>sysDate</w:t>
            </w:r>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r w:rsidRPr="00F4354C">
              <w:t>sysStatus</w:t>
            </w:r>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1E36A409" w:rsidR="007F4432" w:rsidRPr="00323F4A" w:rsidRDefault="00C653C6" w:rsidP="00572228">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r w:rsidRPr="00AD7462">
              <w:rPr>
                <w:b/>
                <w:bCs/>
              </w:rPr>
              <w:t>ESDays</w:t>
            </w:r>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r w:rsidRPr="00104F0F">
              <w:rPr>
                <w:b/>
                <w:bCs/>
              </w:rPr>
              <w:t>THDays</w:t>
            </w:r>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r w:rsidRPr="00104F0F">
              <w:rPr>
                <w:b/>
                <w:bCs/>
              </w:rPr>
              <w:t>ESTDays</w:t>
            </w:r>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r>
              <w:rPr>
                <w:b/>
                <w:bCs/>
              </w:rPr>
              <w:lastRenderedPageBreak/>
              <w:t>RRHPSHPreMoveInDays</w:t>
            </w:r>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r w:rsidRPr="00AD57C4">
              <w:rPr>
                <w:b/>
                <w:bCs/>
              </w:rPr>
              <w:t>RRHHousedDays</w:t>
            </w:r>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r w:rsidRPr="00AD57C4">
              <w:rPr>
                <w:b/>
                <w:bCs/>
              </w:rPr>
              <w:t>SystemDaysNotPSHHoused</w:t>
            </w:r>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r w:rsidRPr="00AD57C4">
              <w:rPr>
                <w:b/>
                <w:bCs/>
              </w:rPr>
              <w:t>SystemHomelessDays</w:t>
            </w:r>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r w:rsidRPr="00E94CDE">
              <w:rPr>
                <w:b/>
                <w:bCs/>
              </w:rPr>
              <w:t>TotalHomelessDays</w:t>
            </w:r>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r>
              <w:rPr>
                <w:b/>
                <w:bCs/>
              </w:rPr>
              <w:t>PSHHousedDays</w:t>
            </w:r>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r w:rsidRPr="00B156B9">
        <w:t>ESDays</w:t>
      </w:r>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r w:rsidRPr="00FB484D">
        <w:rPr>
          <w:b/>
        </w:rPr>
        <w:t>ESDays</w:t>
      </w:r>
      <w:r>
        <w:t xml:space="preserve"> = count of distinct </w:t>
      </w:r>
      <w:r w:rsidRPr="00FB484D">
        <w:rPr>
          <w:b/>
        </w:rPr>
        <w:t>sysDate</w:t>
      </w:r>
      <w:r>
        <w:t xml:space="preserve">s in sys_Time where </w:t>
      </w:r>
      <w:r w:rsidRPr="00FB484D">
        <w:rPr>
          <w:b/>
        </w:rPr>
        <w:t>sysStatus</w:t>
      </w:r>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r w:rsidRPr="00B156B9">
        <w:t>THDays</w:t>
      </w:r>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r w:rsidRPr="00FB484D">
        <w:rPr>
          <w:b/>
        </w:rPr>
        <w:t>THDays</w:t>
      </w:r>
      <w:r>
        <w:t xml:space="preserve"> = count of distinct </w:t>
      </w:r>
      <w:r w:rsidRPr="00FB484D">
        <w:rPr>
          <w:b/>
        </w:rPr>
        <w:t>sysDate</w:t>
      </w:r>
      <w:r>
        <w:t xml:space="preserve">s in sys_Time where </w:t>
      </w:r>
      <w:r w:rsidRPr="00FB484D">
        <w:rPr>
          <w:b/>
        </w:rPr>
        <w:t>sysStatus</w:t>
      </w:r>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r w:rsidRPr="00B156B9">
        <w:t>ESTDays</w:t>
      </w:r>
    </w:p>
    <w:p w14:paraId="651615F7" w14:textId="6E57998B" w:rsidR="007F4432" w:rsidRDefault="007F4432" w:rsidP="007F4432">
      <w:r>
        <w:t xml:space="preserve">This is the total number of days in emergency shelter, Safe Haven, and/or transitional housing – </w:t>
      </w:r>
      <w:r w:rsidRPr="00AD7462">
        <w:rPr>
          <w:b/>
          <w:bCs/>
        </w:rPr>
        <w:t>ESDays</w:t>
      </w:r>
      <w:r>
        <w:t xml:space="preserve"> + </w:t>
      </w:r>
      <w:r w:rsidRPr="00AD7462">
        <w:rPr>
          <w:b/>
          <w:bCs/>
        </w:rPr>
        <w:t>THDays</w:t>
      </w:r>
      <w:r w:rsidR="004873DC">
        <w:t xml:space="preserve">. </w:t>
      </w:r>
    </w:p>
    <w:p w14:paraId="1B559CEB" w14:textId="328A3267" w:rsidR="007F4432" w:rsidRPr="0036062D" w:rsidRDefault="007F4432" w:rsidP="007F4432">
      <w:r>
        <w:t xml:space="preserve">Set </w:t>
      </w:r>
      <w:r w:rsidRPr="00FB484D">
        <w:rPr>
          <w:b/>
        </w:rPr>
        <w:t>ESTDays</w:t>
      </w:r>
      <w:r>
        <w:t xml:space="preserve"> = count of distinct </w:t>
      </w:r>
      <w:r w:rsidRPr="00FB484D">
        <w:rPr>
          <w:b/>
        </w:rPr>
        <w:t>sysDate</w:t>
      </w:r>
      <w:r>
        <w:t xml:space="preserve">s in sys_Time where </w:t>
      </w:r>
      <w:r w:rsidRPr="00FB484D">
        <w:rPr>
          <w:b/>
        </w:rPr>
        <w:t>sysStatus</w:t>
      </w:r>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r w:rsidRPr="00B156B9">
        <w:t>RRHPSHPreMoveInDays</w:t>
      </w:r>
    </w:p>
    <w:p w14:paraId="28BA3D3A" w14:textId="3F3B3D97" w:rsidR="007F4432" w:rsidRDefault="007F4432" w:rsidP="007F4432">
      <w:r>
        <w:t>This is the total number of days enrolled but not housed in RRH</w:t>
      </w:r>
      <w:r w:rsidR="00B44BF6">
        <w:t xml:space="preserve"> H</w:t>
      </w:r>
      <w:r w:rsidR="00B44BF6" w:rsidRPr="00277F30">
        <w:rPr>
          <w:rFonts w:eastAsia="Times New Roman" w:cstheme="minorHAnsi"/>
        </w:rPr>
        <w:t>ousing</w:t>
      </w:r>
      <w:r>
        <w:t xml:space="preserve">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r w:rsidRPr="00FB484D">
        <w:rPr>
          <w:b/>
        </w:rPr>
        <w:t xml:space="preserve">RRHPSHPreMoveInDays </w:t>
      </w:r>
      <w:r>
        <w:t xml:space="preserve">= count of distinct </w:t>
      </w:r>
      <w:r w:rsidRPr="00FB484D">
        <w:rPr>
          <w:b/>
        </w:rPr>
        <w:t>sysDate</w:t>
      </w:r>
      <w:r>
        <w:t xml:space="preserve">s in sys_Time where </w:t>
      </w:r>
      <w:r w:rsidRPr="00FB484D">
        <w:rPr>
          <w:b/>
        </w:rPr>
        <w:t>sysStatus</w:t>
      </w:r>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r w:rsidRPr="00B156B9">
        <w:t>SystemHomelessDays</w:t>
      </w:r>
    </w:p>
    <w:p w14:paraId="17793348" w14:textId="1D98A2F7" w:rsidR="007F4432" w:rsidRDefault="007F4432" w:rsidP="007F4432">
      <w:r>
        <w:t xml:space="preserve">This is the total number of days in emergency shelter, Safe Haven, transitional housing, and/or enrolled but not housed in RRH/PSH – </w:t>
      </w:r>
      <w:r w:rsidRPr="00AD7462">
        <w:rPr>
          <w:b/>
          <w:bCs/>
        </w:rPr>
        <w:t>ES</w:t>
      </w:r>
      <w:r>
        <w:rPr>
          <w:b/>
          <w:bCs/>
        </w:rPr>
        <w:t>T</w:t>
      </w:r>
      <w:r w:rsidRPr="00C97BFE">
        <w:rPr>
          <w:b/>
          <w:bCs/>
        </w:rPr>
        <w:t>Days</w:t>
      </w:r>
      <w:r>
        <w:rPr>
          <w:b/>
          <w:bCs/>
        </w:rPr>
        <w:t xml:space="preserve"> + RRHPSHPreMoveInDays</w:t>
      </w:r>
      <w:r w:rsidR="004873DC">
        <w:t xml:space="preserve">. </w:t>
      </w:r>
    </w:p>
    <w:p w14:paraId="1FB10310" w14:textId="3CE546F8" w:rsidR="007F4432" w:rsidRPr="004D73A0" w:rsidRDefault="007F4432" w:rsidP="007F4432">
      <w:r>
        <w:lastRenderedPageBreak/>
        <w:t xml:space="preserve">Set </w:t>
      </w:r>
      <w:r w:rsidRPr="003814C3">
        <w:rPr>
          <w:b/>
        </w:rPr>
        <w:t>SystemHomelessDays</w:t>
      </w:r>
      <w:r>
        <w:t xml:space="preserve"> = count of distinct </w:t>
      </w:r>
      <w:r w:rsidRPr="00CF2EA7">
        <w:rPr>
          <w:b/>
        </w:rPr>
        <w:t>sysDate</w:t>
      </w:r>
      <w:r>
        <w:t xml:space="preserve">s in sys_Time where </w:t>
      </w:r>
      <w:r w:rsidRPr="00CF2EA7">
        <w:rPr>
          <w:b/>
        </w:rPr>
        <w:t>sysStatus</w:t>
      </w:r>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r w:rsidRPr="00B156B9">
        <w:t>RRHHousedDays</w:t>
      </w:r>
    </w:p>
    <w:p w14:paraId="7B541A5D" w14:textId="3F2FA620" w:rsidR="007F4432" w:rsidRDefault="007F4432" w:rsidP="007F4432">
      <w:r>
        <w:t xml:space="preserve">This is the total number of days housed in RRH </w:t>
      </w:r>
      <w:r w:rsidR="00B44BF6">
        <w:t xml:space="preserve">Housing projects </w:t>
      </w:r>
      <w:r>
        <w:t>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r w:rsidRPr="00FB484D">
        <w:rPr>
          <w:b/>
        </w:rPr>
        <w:t>RRHHousedDays</w:t>
      </w:r>
      <w:r>
        <w:t xml:space="preserve"> = count of distinct </w:t>
      </w:r>
      <w:r w:rsidRPr="00FB484D">
        <w:rPr>
          <w:b/>
        </w:rPr>
        <w:t>sysDate</w:t>
      </w:r>
      <w:r>
        <w:t xml:space="preserve">s in sys_Time where </w:t>
      </w:r>
      <w:r w:rsidRPr="00FB484D">
        <w:rPr>
          <w:b/>
        </w:rPr>
        <w:t>sysStatus</w:t>
      </w:r>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r w:rsidRPr="00B156B9">
        <w:t>SystemDaysNotPSHHoused</w:t>
      </w:r>
    </w:p>
    <w:p w14:paraId="0B5F99D2" w14:textId="0DB976D9" w:rsidR="007F4432" w:rsidRDefault="007F4432" w:rsidP="007F4432">
      <w:r>
        <w:t>This is the total number of days in emergency shelter, Safe Haven, transitional housing, enrolled but not housed in RRH/PSH</w:t>
      </w:r>
      <w:r w:rsidRPr="00294696">
        <w:t xml:space="preserve"> </w:t>
      </w:r>
      <w:r>
        <w:t xml:space="preserve">and/or housed in RRH – </w:t>
      </w:r>
      <w:r w:rsidRPr="003814C3">
        <w:rPr>
          <w:b/>
        </w:rPr>
        <w:t>SystemHomelessDays</w:t>
      </w:r>
      <w:r>
        <w:t xml:space="preserve"> </w:t>
      </w:r>
      <w:r>
        <w:rPr>
          <w:b/>
          <w:bCs/>
        </w:rPr>
        <w:t xml:space="preserve">+ </w:t>
      </w:r>
      <w:r w:rsidRPr="00FB484D">
        <w:rPr>
          <w:b/>
        </w:rPr>
        <w:t>RRHHousedDays</w:t>
      </w:r>
      <w:r w:rsidR="004873DC">
        <w:t xml:space="preserve">. </w:t>
      </w:r>
    </w:p>
    <w:p w14:paraId="6D9CC2B6" w14:textId="34BF6F2F" w:rsidR="007F4432" w:rsidRPr="004D73A0" w:rsidRDefault="007F4432" w:rsidP="007F4432">
      <w:r>
        <w:t xml:space="preserve">Set </w:t>
      </w:r>
      <w:r w:rsidRPr="007F3537">
        <w:rPr>
          <w:b/>
        </w:rPr>
        <w:t>SystemDaysNotPSHHoused</w:t>
      </w:r>
      <w:r>
        <w:t xml:space="preserve">= count of distinct </w:t>
      </w:r>
      <w:r w:rsidRPr="007F3537">
        <w:rPr>
          <w:b/>
        </w:rPr>
        <w:t>sysDate</w:t>
      </w:r>
      <w:r>
        <w:t xml:space="preserve">s in sys_Time where </w:t>
      </w:r>
      <w:r w:rsidRPr="007F3537">
        <w:rPr>
          <w:b/>
        </w:rPr>
        <w:t>sysStatus</w:t>
      </w:r>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r w:rsidRPr="00B156B9">
        <w:t>PSHHousedDays</w:t>
      </w:r>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r w:rsidRPr="00FB484D">
        <w:rPr>
          <w:b/>
        </w:rPr>
        <w:t>PSHHHousedDays</w:t>
      </w:r>
      <w:r>
        <w:t xml:space="preserve"> = count of distinct </w:t>
      </w:r>
      <w:r w:rsidRPr="00FB484D">
        <w:rPr>
          <w:b/>
        </w:rPr>
        <w:t>sysDate</w:t>
      </w:r>
      <w:r>
        <w:t xml:space="preserve">s in sys_Time where </w:t>
      </w:r>
      <w:r w:rsidRPr="00FB484D">
        <w:rPr>
          <w:b/>
        </w:rPr>
        <w:t>sysStatus</w:t>
      </w:r>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777E3F">
      <w:pPr>
        <w:pStyle w:val="ListParagraph"/>
        <w:numPr>
          <w:ilvl w:val="0"/>
          <w:numId w:val="14"/>
        </w:numPr>
        <w:rPr>
          <w:b/>
        </w:rPr>
      </w:pPr>
      <w:r w:rsidRPr="003814C3">
        <w:t xml:space="preserve">The count of distinct </w:t>
      </w:r>
      <w:r w:rsidRPr="003814C3">
        <w:rPr>
          <w:b/>
        </w:rPr>
        <w:t>sysDate</w:t>
      </w:r>
      <w:r w:rsidRPr="003814C3">
        <w:t xml:space="preserve">s in sys_Time where </w:t>
      </w:r>
      <w:r w:rsidRPr="003814C3">
        <w:rPr>
          <w:b/>
        </w:rPr>
        <w:t>sysStatus</w:t>
      </w:r>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F6ABE89" w:rsidR="007F4432" w:rsidRPr="003814C3" w:rsidRDefault="007F4432" w:rsidP="00777E3F">
      <w:pPr>
        <w:pStyle w:val="ListParagraph"/>
        <w:numPr>
          <w:ilvl w:val="0"/>
          <w:numId w:val="14"/>
        </w:numPr>
        <w:rPr>
          <w:b/>
        </w:rPr>
      </w:pPr>
      <w:r w:rsidRPr="003814C3">
        <w:t xml:space="preserve">The count of distinct dates between the earliest relevant </w:t>
      </w:r>
      <w:r w:rsidRPr="003814C3">
        <w:rPr>
          <w:i/>
        </w:rPr>
        <w:t>DateToStreetESSH</w:t>
      </w:r>
      <w:r w:rsidRPr="003814C3">
        <w:t xml:space="preserve"> and </w:t>
      </w:r>
      <w:r w:rsidRPr="003814C3">
        <w:rPr>
          <w:b/>
        </w:rPr>
        <w:t xml:space="preserve">LastInactive </w:t>
      </w:r>
      <w:r w:rsidRPr="003814C3">
        <w:t xml:space="preserve">– or the difference in days between the earliest </w:t>
      </w:r>
      <w:r w:rsidRPr="003814C3">
        <w:rPr>
          <w:i/>
        </w:rPr>
        <w:t>DateToStreetESSH</w:t>
      </w:r>
      <w:r w:rsidRPr="003814C3">
        <w:t xml:space="preserve"> and </w:t>
      </w:r>
      <w:r w:rsidRPr="003814C3">
        <w:rPr>
          <w:b/>
        </w:rPr>
        <w:t>LastInactive</w:t>
      </w:r>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51C52443" w:rsidR="002B5968" w:rsidRDefault="002B5968" w:rsidP="0088191A">
      <w:pPr>
        <w:pStyle w:val="Heading2"/>
      </w:pPr>
      <w:bookmarkStart w:id="1470" w:name="_Toc29188247"/>
      <w:bookmarkStart w:id="1471" w:name="_Toc31197261"/>
      <w:bookmarkStart w:id="1472" w:name="_Toc29188248"/>
      <w:bookmarkStart w:id="1473" w:name="_Toc31197262"/>
      <w:bookmarkStart w:id="1474" w:name="_Toc29188249"/>
      <w:bookmarkStart w:id="1475" w:name="_Toc31197263"/>
      <w:bookmarkStart w:id="1476" w:name="_Toc29188250"/>
      <w:bookmarkStart w:id="1477" w:name="_Toc31197264"/>
      <w:bookmarkStart w:id="1478" w:name="_Get_Enrollments_Relevant_1"/>
      <w:bookmarkStart w:id="1479" w:name="_Toc34145101"/>
      <w:bookmarkStart w:id="1480" w:name="_Toc34145102"/>
      <w:bookmarkStart w:id="1481" w:name="_Toc34145103"/>
      <w:bookmarkStart w:id="1482" w:name="_Toc34145154"/>
      <w:bookmarkStart w:id="1483" w:name="_Toc34145155"/>
      <w:bookmarkStart w:id="1484" w:name="_Toc34145182"/>
      <w:bookmarkStart w:id="1485" w:name="_Toc34145183"/>
      <w:bookmarkStart w:id="1486" w:name="_Toc34145184"/>
      <w:bookmarkStart w:id="1487" w:name="_Toc34145185"/>
      <w:bookmarkStart w:id="1488" w:name="_Toc34145186"/>
      <w:bookmarkStart w:id="1489" w:name="_Toc34145187"/>
      <w:bookmarkStart w:id="1490" w:name="_Toc34145188"/>
      <w:bookmarkStart w:id="1491" w:name="_Toc34145189"/>
      <w:bookmarkStart w:id="1492" w:name="_Toc34145190"/>
      <w:bookmarkStart w:id="1493" w:name="_Toc34145191"/>
      <w:bookmarkStart w:id="1494" w:name="_Toc34145192"/>
      <w:bookmarkStart w:id="1495" w:name="_Toc34145193"/>
      <w:bookmarkStart w:id="1496" w:name="_Toc34145194"/>
      <w:bookmarkStart w:id="1497" w:name="_Toc34145195"/>
      <w:bookmarkStart w:id="1498" w:name="_Toc34145196"/>
      <w:bookmarkStart w:id="1499" w:name="_Toc34145197"/>
      <w:bookmarkStart w:id="1500" w:name="_Toc34145198"/>
      <w:bookmarkStart w:id="1501" w:name="_Toc34145199"/>
      <w:bookmarkStart w:id="1502" w:name="_Toc34145200"/>
      <w:bookmarkStart w:id="1503" w:name="_Toc34145201"/>
      <w:bookmarkStart w:id="1504" w:name="_Toc34145202"/>
      <w:bookmarkStart w:id="1505" w:name="_Toc34145203"/>
      <w:bookmarkStart w:id="1506" w:name="_Toc34145204"/>
      <w:bookmarkStart w:id="1507" w:name="_Toc34145205"/>
      <w:bookmarkStart w:id="1508" w:name="_Toc34145206"/>
      <w:bookmarkStart w:id="1509" w:name="_Toc34145207"/>
      <w:bookmarkStart w:id="1510" w:name="_Toc34145208"/>
      <w:bookmarkStart w:id="1511" w:name="_Toc34145209"/>
      <w:bookmarkStart w:id="1512" w:name="_Toc34145210"/>
      <w:bookmarkStart w:id="1513" w:name="_Toc34145211"/>
      <w:bookmarkStart w:id="1514" w:name="_Toc34145212"/>
      <w:bookmarkStart w:id="1515" w:name="_Toc34145213"/>
      <w:bookmarkStart w:id="1516" w:name="_Toc34145214"/>
      <w:bookmarkStart w:id="1517" w:name="_Toc34145215"/>
      <w:bookmarkStart w:id="1518" w:name="_Toc34145252"/>
      <w:bookmarkStart w:id="1519" w:name="_Toc34145253"/>
      <w:bookmarkStart w:id="1520" w:name="_Toc34145254"/>
      <w:bookmarkStart w:id="1521" w:name="_Toc34145255"/>
      <w:bookmarkStart w:id="1522" w:name="_Toc29188252"/>
      <w:bookmarkStart w:id="1523" w:name="_Toc31197266"/>
      <w:bookmarkStart w:id="1524" w:name="_Get_Last_Inactive"/>
      <w:bookmarkStart w:id="1525" w:name="_Toc34145256"/>
      <w:bookmarkStart w:id="1526" w:name="_Toc34145257"/>
      <w:bookmarkStart w:id="1527" w:name="_Toc34145258"/>
      <w:bookmarkStart w:id="1528" w:name="_Toc34145283"/>
      <w:bookmarkStart w:id="1529" w:name="_Toc34145288"/>
      <w:bookmarkStart w:id="1530" w:name="_Toc34145289"/>
      <w:bookmarkStart w:id="1531" w:name="_Toc34145290"/>
      <w:bookmarkStart w:id="1532" w:name="_Toc34145291"/>
      <w:bookmarkStart w:id="1533" w:name="_Toc34145292"/>
      <w:bookmarkStart w:id="1534" w:name="_Toc34145293"/>
      <w:bookmarkStart w:id="1535" w:name="_Toc34145294"/>
      <w:bookmarkStart w:id="1536" w:name="_Toc525229485"/>
      <w:bookmarkStart w:id="1537" w:name="_Toc34145295"/>
      <w:bookmarkStart w:id="1538" w:name="_Toc34145296"/>
      <w:bookmarkStart w:id="1539" w:name="_Toc34145297"/>
      <w:bookmarkStart w:id="1540" w:name="_Toc34145326"/>
      <w:bookmarkStart w:id="1541" w:name="_Toc34145327"/>
      <w:bookmarkStart w:id="1542" w:name="_Toc34145338"/>
      <w:bookmarkStart w:id="1543" w:name="_Toc34145339"/>
      <w:bookmarkStart w:id="1544" w:name="_Toc34145340"/>
      <w:bookmarkStart w:id="1545" w:name="_Toc34145341"/>
      <w:bookmarkStart w:id="1546" w:name="_Toc34145342"/>
      <w:bookmarkStart w:id="1547" w:name="_Toc34145343"/>
      <w:bookmarkStart w:id="1548" w:name="_Toc34145344"/>
      <w:bookmarkStart w:id="1549" w:name="_Toc34145360"/>
      <w:bookmarkStart w:id="1550" w:name="_Toc34145386"/>
      <w:bookmarkStart w:id="1551" w:name="_Toc34145387"/>
      <w:bookmarkStart w:id="1552" w:name="_Toc34145388"/>
      <w:bookmarkStart w:id="1553" w:name="_Toc34145423"/>
      <w:bookmarkStart w:id="1554" w:name="_Toc34145424"/>
      <w:bookmarkStart w:id="1555" w:name="_Toc34145435"/>
      <w:bookmarkStart w:id="1556" w:name="_Toc34145436"/>
      <w:bookmarkStart w:id="1557" w:name="_Toc34145437"/>
      <w:bookmarkStart w:id="1558" w:name="_Toc34145438"/>
      <w:bookmarkStart w:id="1559" w:name="_Toc34145439"/>
      <w:bookmarkStart w:id="1560" w:name="_Toc34145440"/>
      <w:bookmarkStart w:id="1561" w:name="_Toc34145441"/>
      <w:bookmarkStart w:id="1562" w:name="_Toc34145442"/>
      <w:bookmarkStart w:id="1563" w:name="_Toc34145443"/>
      <w:bookmarkStart w:id="1564" w:name="_Toc34145444"/>
      <w:bookmarkStart w:id="1565" w:name="_Toc34145445"/>
      <w:bookmarkStart w:id="1566" w:name="_Toc34145446"/>
      <w:bookmarkStart w:id="1567" w:name="_Toc34145447"/>
      <w:bookmarkStart w:id="1568" w:name="_Toc34145448"/>
      <w:bookmarkStart w:id="1569" w:name="_Toc34145449"/>
      <w:bookmarkStart w:id="1570" w:name="_Toc34145450"/>
      <w:bookmarkStart w:id="1571" w:name="_Toc34145451"/>
      <w:bookmarkStart w:id="1572" w:name="_Toc34145452"/>
      <w:bookmarkStart w:id="1573" w:name="_Toc34145463"/>
      <w:bookmarkStart w:id="1574" w:name="_Toc34145464"/>
      <w:bookmarkStart w:id="1575" w:name="_Toc34145465"/>
      <w:bookmarkStart w:id="1576" w:name="_Toc34145466"/>
      <w:bookmarkStart w:id="1577" w:name="_Toc34145489"/>
      <w:bookmarkStart w:id="1578" w:name="_Toc34145490"/>
      <w:bookmarkStart w:id="1579" w:name="_Toc34145491"/>
      <w:bookmarkStart w:id="1580" w:name="_Toc34145492"/>
      <w:bookmarkStart w:id="1581" w:name="_Toc34145493"/>
      <w:bookmarkStart w:id="1582" w:name="_Toc34145494"/>
      <w:bookmarkStart w:id="1583" w:name="_Toc34145495"/>
      <w:bookmarkStart w:id="1584" w:name="_Toc34145496"/>
      <w:bookmarkStart w:id="1585" w:name="_Toc34145497"/>
      <w:bookmarkStart w:id="1586" w:name="_Toc34145498"/>
      <w:bookmarkStart w:id="1587" w:name="_Toc34145499"/>
      <w:bookmarkStart w:id="1588" w:name="_Toc34145500"/>
      <w:bookmarkStart w:id="1589" w:name="_Toc34145501"/>
      <w:bookmarkStart w:id="1590" w:name="_Toc34145502"/>
      <w:bookmarkStart w:id="1591" w:name="_Toc34145503"/>
      <w:bookmarkStart w:id="1592" w:name="_Toc34145504"/>
      <w:bookmarkStart w:id="1593" w:name="_Toc34145505"/>
      <w:bookmarkStart w:id="1594" w:name="_Toc34145506"/>
      <w:bookmarkStart w:id="1595" w:name="_Toc34145507"/>
      <w:bookmarkStart w:id="1596" w:name="_Toc34145508"/>
      <w:bookmarkStart w:id="1597" w:name="_Toc34145509"/>
      <w:bookmarkStart w:id="1598" w:name="_Toc34145510"/>
      <w:bookmarkStart w:id="1599" w:name="_Toc34145511"/>
      <w:bookmarkStart w:id="1600" w:name="_Toc34145512"/>
      <w:bookmarkStart w:id="1601" w:name="_Toc34145513"/>
      <w:bookmarkStart w:id="1602" w:name="_Toc34145514"/>
      <w:bookmarkStart w:id="1603" w:name="_Toc34145515"/>
      <w:bookmarkStart w:id="1604" w:name="_Toc34145516"/>
      <w:bookmarkStart w:id="1605" w:name="_Toc34145517"/>
      <w:bookmarkStart w:id="1606" w:name="_Toc34145518"/>
      <w:bookmarkStart w:id="1607" w:name="_Toc34145519"/>
      <w:bookmarkStart w:id="1608" w:name="_Toc525229489"/>
      <w:bookmarkStart w:id="1609" w:name="_Toc525229490"/>
      <w:bookmarkStart w:id="1610" w:name="_Toc525229491"/>
      <w:bookmarkStart w:id="1611" w:name="_Toc525229492"/>
      <w:bookmarkStart w:id="1612" w:name="_Toc525229493"/>
      <w:bookmarkStart w:id="1613" w:name="_Toc525229494"/>
      <w:bookmarkStart w:id="1614" w:name="_Toc525229495"/>
      <w:bookmarkStart w:id="1615" w:name="_Toc525229496"/>
      <w:bookmarkStart w:id="1616" w:name="_Toc525229497"/>
      <w:bookmarkStart w:id="1617" w:name="_Update_ESHStatus_and"/>
      <w:bookmarkStart w:id="1618" w:name="_Update_EST/RRH/PSHStatus"/>
      <w:bookmarkStart w:id="1619" w:name="_Toc37849794"/>
      <w:bookmarkStart w:id="1620" w:name="_Toc175057103"/>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r>
        <w:t>Update EST</w:t>
      </w:r>
      <w:r w:rsidR="000C20AF">
        <w:t>/</w:t>
      </w:r>
      <w:r>
        <w:t>RRH</w:t>
      </w:r>
      <w:r w:rsidR="000C20AF">
        <w:t>/PSH</w:t>
      </w:r>
      <w:r w:rsidR="0015213A">
        <w:t>/RRHSO</w:t>
      </w:r>
      <w:r>
        <w:t>Status</w:t>
      </w:r>
      <w:bookmarkEnd w:id="1619"/>
      <w:bookmarkEnd w:id="1620"/>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9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xZ6hwMAAP0KAAAOAAAAZHJzL2Uyb0RvYy54bWzsVttu2zgQfV9g/4Hg+0Y3x3aEKEXqXBCg&#10;7RZI9gNoirogFKmSdOTs13c4lJzY2WyKFrsvrR8EXscz5wzPzOm7bSfJgzC21aqgyVFMiVBcl62q&#10;C/rX3dUfS0qsY6pkUitR0Edh6buz3387HfpcpLrRshSGgBFl86EvaONcn0eR5Y3omD3SvVCwWWnT&#10;MQdTU0elYQNY72SUxvE8GrQpe6O5sBZWL8ImPUP7VSW4+7OqrHBEFhR8c/g1+F37b3R2yvLasL5p&#10;+egG+w4vOtYq+NOdqQvmGNmY9oWpruVGW125I667SFdVywXGANEk8UE010Zveoylzoe638EE0B7g&#10;9N1m+aeHa9Pf9p9N8B6GHzS/t4BLNPR1/nzfz+twmKyHj7oEPtnGaQx8W5nOm4CQyBbxfdzhK7aO&#10;cFjMshkECTRw2EsXsywdCeANsOSvJfEszhYpJXAgiU9mizQNFPHm8pmR2ZMJvx2xPPw9ujy66FMA&#10;cso+wWZ/DLbbhvUC2bAels+GtCWEkYIzinWAxZXUA2+YcTm5UU4YxSS5ddqwWpB55h31HsHVCW4b&#10;sCZKrxqmanFujB4awUrwNMHA9i74iQWm3gT/VRQnIpJ0GSevYMjy3lh3LXRH/KCgFYQF/hk3BTXG&#10;hLSzhw/WBQqmaz4LrJZtedVKiRNTr1fSkAcGj/Dy/cXiMgR3cEwqMhR0nh3HaPl1E6t0eXyOeALx&#10;e8e6FmAnsu0Kuoz9LySPh/RSleAmyx1rZRjDZan8kkCdGOOYQA5kue16izQny5OJwLUuH4EEo4OY&#10;gPjBoNHmb0oGEJKC2i8bZgQl8kYBkV51poGZButpwBSHqwXlzlASJisX9GnTm7ZuwHaCeCh9Dm+t&#10;ahFt72XwA98p5vn/lvDHU8J7h/BVkOwEod5LV+DmP8vveXyygHd3qBLP8xtEZJIZfEqTRvzKbxSR&#10;w/x+IvCnz+/5y/xOQqUa83ulQrnkWzWWy52E43O4e+yhHOwpeLgyics3KPhxliyyKcMh3VHvQKvG&#10;KrjYCTg+vF0FfJHd1hnmZWSllYJuSJugJq/ottJetFEo/1WOfXsmdppe3gejctNBVxB0fpReWPKl&#10;HaV/8hSbO38bK/eegEPDM+r0P2g2cYirMy0USwkCC+WiEyUIrYDe049CIXpT1UOG+8OeEGgRcIQ9&#10;Fro09oO+iXs+x1NPXevZVwAAAP//AwBQSwMEFAAGAAgAAAAhAFFbi4HbAAAABAEAAA8AAABkcnMv&#10;ZG93bnJldi54bWxMj0FLw0AQhe+C/2EZwZvdJLVFYjalFPVUBFtBvE2TaRKanQ3ZbZL+e0cv9fLg&#10;8Yb3vslWk23VQL1vHBuIZxEo4sKVDVcGPvevD0+gfEAusXVMBi7kYZXf3mSYlm7kDxp2oVJSwj5F&#10;A3UIXaq1L2qy6GeuI5bs6HqLQWxf6bLHUcptq5MoWmqLDctCjR1taipOu7M18DbiuJ7HL8P2dNxc&#10;vveL969tTMbc303rZ1CBpnA9hl98QYdcmA7uzKVXrQF5JPypZItkKfZg4HGegM4z/R8+/wEAAP//&#10;AwBQSwECLQAUAAYACAAAACEAtoM4kv4AAADhAQAAEwAAAAAAAAAAAAAAAAAAAAAAW0NvbnRlbnRf&#10;VHlwZXNdLnhtbFBLAQItABQABgAIAAAAIQA4/SH/1gAAAJQBAAALAAAAAAAAAAAAAAAAAC8BAABf&#10;cmVscy8ucmVsc1BLAQItABQABgAIAAAAIQC84xZ6hwMAAP0KAAAOAAAAAAAAAAAAAAAAAC4CAABk&#10;cnMvZTJvRG9jLnhtbFBLAQItABQABgAIAAAAIQBRW4uB2wAAAAQBAAAPAAAAAAAAAAAAAAAAAOEF&#10;AABkcnMvZG93bnJldi54bWxQSwUGAAAAAAQABADzAAAA6QYAAAAA&#10;">
                <v:shape id="Flowchart: Internal Storage 63" o:spid="_x0000_s139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r>
                          <w:t>sys_Time</w:t>
                        </w:r>
                      </w:p>
                    </w:txbxContent>
                  </v:textbox>
                </v:shape>
                <v:shape id="AutoShape 390" o:spid="_x0000_s1397"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r>
                          <w:t>tlsa_Household</w:t>
                        </w:r>
                      </w:p>
                    </w:txbxContent>
                  </v:textbox>
                </v:shape>
                <v:shape id="AutoShape 120" o:spid="_x0000_s139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EST/RRH/PSHStatus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ED1087" w14:paraId="25C139AD" w14:textId="77777777" w:rsidTr="0030339F">
        <w:trPr>
          <w:cantSplit/>
          <w:trHeight w:val="216"/>
        </w:trPr>
        <w:tc>
          <w:tcPr>
            <w:tcW w:w="9355" w:type="dxa"/>
          </w:tcPr>
          <w:p w14:paraId="5655699B" w14:textId="77777777" w:rsidR="00ED1087" w:rsidRPr="00ED1087" w:rsidRDefault="00ED1087" w:rsidP="0030339F">
            <w:pPr>
              <w:pStyle w:val="NoSpacing"/>
            </w:pPr>
            <w:r w:rsidRPr="00ED1087">
              <w:t>ESTStatus</w:t>
            </w:r>
          </w:p>
        </w:tc>
      </w:tr>
      <w:tr w:rsidR="00ED1087" w14:paraId="07025EF3" w14:textId="77777777" w:rsidTr="0030339F">
        <w:trPr>
          <w:cantSplit/>
          <w:trHeight w:val="216"/>
        </w:trPr>
        <w:tc>
          <w:tcPr>
            <w:tcW w:w="9355" w:type="dxa"/>
          </w:tcPr>
          <w:p w14:paraId="00CE5793" w14:textId="77777777" w:rsidR="00ED1087" w:rsidRPr="00ED1087" w:rsidRDefault="00ED1087" w:rsidP="0030339F">
            <w:pPr>
              <w:pStyle w:val="NoSpacing"/>
            </w:pPr>
            <w:r w:rsidRPr="00ED1087">
              <w:t>RRHStatus</w:t>
            </w:r>
          </w:p>
        </w:tc>
      </w:tr>
      <w:tr w:rsidR="00ED1087" w14:paraId="27382FCF" w14:textId="77777777" w:rsidTr="0030339F">
        <w:trPr>
          <w:cantSplit/>
          <w:trHeight w:val="216"/>
        </w:trPr>
        <w:tc>
          <w:tcPr>
            <w:tcW w:w="9355" w:type="dxa"/>
          </w:tcPr>
          <w:p w14:paraId="01013AC4" w14:textId="77777777" w:rsidR="00ED1087" w:rsidRPr="00ED1087" w:rsidRDefault="00ED1087" w:rsidP="0030339F">
            <w:pPr>
              <w:pStyle w:val="NoSpacing"/>
            </w:pPr>
            <w:r w:rsidRPr="00ED1087">
              <w:t>PSHStatus</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r w:rsidRPr="00323F4A">
              <w:rPr>
                <w:b/>
                <w:bCs/>
              </w:rPr>
              <w:lastRenderedPageBreak/>
              <w:t>sys_Time</w:t>
            </w:r>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r w:rsidRPr="005F5762">
              <w:t>sysStatus</w:t>
            </w:r>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057CE579" w:rsidR="00F4354C" w:rsidRPr="002F0D32" w:rsidRDefault="00176DB4"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r w:rsidRPr="00880DB2">
              <w:rPr>
                <w:b/>
                <w:bCs/>
              </w:rPr>
              <w:t>ESTStatus</w:t>
            </w:r>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r>
              <w:rPr>
                <w:b/>
                <w:bCs/>
              </w:rPr>
              <w:t>RRHStatus</w:t>
            </w:r>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r>
              <w:rPr>
                <w:b/>
                <w:bCs/>
              </w:rPr>
              <w:t>PSHStatus</w:t>
            </w:r>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r w:rsidRPr="006E2826">
        <w:rPr>
          <w:b/>
          <w:szCs w:val="20"/>
        </w:rPr>
        <w:t>ESTStatus</w:t>
      </w:r>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777E3F">
      <w:pPr>
        <w:pStyle w:val="ListParagraph"/>
        <w:numPr>
          <w:ilvl w:val="0"/>
          <w:numId w:val="24"/>
        </w:numPr>
      </w:pPr>
      <w:r w:rsidRPr="00F779FE">
        <w:rPr>
          <w:b/>
        </w:rPr>
        <w:t>ESTStatus</w:t>
      </w:r>
      <w:r w:rsidRPr="006C6EA4">
        <w:t xml:space="preserve"> = 0 and </w:t>
      </w:r>
    </w:p>
    <w:p w14:paraId="5931CC3C" w14:textId="6B043C1B" w:rsidR="00FD437D" w:rsidRPr="006C6EA4" w:rsidRDefault="002B5968" w:rsidP="00777E3F">
      <w:pPr>
        <w:pStyle w:val="ListParagraph"/>
        <w:numPr>
          <w:ilvl w:val="0"/>
          <w:numId w:val="24"/>
        </w:numPr>
      </w:pPr>
      <w:r w:rsidRPr="006C6EA4">
        <w:t xml:space="preserve">Any record in sys_Time for the </w:t>
      </w:r>
      <w:r w:rsidRPr="00E45997">
        <w:rPr>
          <w:b/>
        </w:rPr>
        <w:t>HoHID</w:t>
      </w:r>
      <w:r w:rsidRPr="006C6EA4">
        <w:t>/</w:t>
      </w:r>
      <w:r w:rsidRPr="00E45997">
        <w:rPr>
          <w:b/>
        </w:rPr>
        <w:t>HHType</w:t>
      </w:r>
      <w:r w:rsidRPr="006C6EA4">
        <w:t xml:space="preserve"> has a </w:t>
      </w:r>
      <w:r w:rsidRPr="00E45997">
        <w:rPr>
          <w:b/>
        </w:rPr>
        <w:t>sysStatus</w:t>
      </w:r>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r w:rsidRPr="006C6EA4">
        <w:rPr>
          <w:rFonts w:cstheme="minorHAnsi"/>
          <w:b/>
          <w:szCs w:val="20"/>
        </w:rPr>
        <w:t>RRHStatus</w:t>
      </w:r>
      <w:r w:rsidRPr="006C6EA4">
        <w:rPr>
          <w:rFonts w:cstheme="minorHAnsi"/>
          <w:szCs w:val="20"/>
        </w:rPr>
        <w:t xml:space="preserve"> = 2 (Served in contiguous period prior to report start only) where:</w:t>
      </w:r>
    </w:p>
    <w:p w14:paraId="7FD3E8E0" w14:textId="74F98FC0" w:rsidR="002B5968" w:rsidRPr="006C6EA4" w:rsidRDefault="002B5968" w:rsidP="00777E3F">
      <w:pPr>
        <w:pStyle w:val="ListParagraph"/>
        <w:numPr>
          <w:ilvl w:val="0"/>
          <w:numId w:val="12"/>
        </w:numPr>
      </w:pPr>
      <w:r w:rsidRPr="0090517D">
        <w:rPr>
          <w:b/>
        </w:rPr>
        <w:t>RRHStatus</w:t>
      </w:r>
      <w:r w:rsidRPr="006C6EA4">
        <w:t xml:space="preserve"> = 0 and </w:t>
      </w:r>
    </w:p>
    <w:p w14:paraId="28BCD155" w14:textId="6D074F1D" w:rsidR="00EB7329" w:rsidRDefault="002B5968" w:rsidP="00777E3F">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r>
        <w:rPr>
          <w:rFonts w:cstheme="minorHAnsi"/>
          <w:b/>
          <w:szCs w:val="20"/>
        </w:rPr>
        <w:t>PS</w:t>
      </w:r>
      <w:r w:rsidRPr="006C6EA4">
        <w:rPr>
          <w:rFonts w:cstheme="minorHAnsi"/>
          <w:b/>
          <w:szCs w:val="20"/>
        </w:rPr>
        <w:t>HStatus</w:t>
      </w:r>
      <w:r w:rsidRPr="006C6EA4">
        <w:rPr>
          <w:rFonts w:cstheme="minorHAnsi"/>
          <w:szCs w:val="20"/>
        </w:rPr>
        <w:t xml:space="preserve"> = 2 (Served in contiguous period prior to report start only) where:</w:t>
      </w:r>
    </w:p>
    <w:p w14:paraId="6899B736" w14:textId="0B858AE6" w:rsidR="00EB7329" w:rsidRPr="006C6EA4" w:rsidRDefault="00EB7329" w:rsidP="00777E3F">
      <w:pPr>
        <w:pStyle w:val="ListParagraph"/>
        <w:numPr>
          <w:ilvl w:val="0"/>
          <w:numId w:val="12"/>
        </w:numPr>
      </w:pPr>
      <w:r>
        <w:rPr>
          <w:b/>
        </w:rPr>
        <w:t>PS</w:t>
      </w:r>
      <w:r w:rsidRPr="0090517D">
        <w:rPr>
          <w:b/>
        </w:rPr>
        <w:t>HStatus</w:t>
      </w:r>
      <w:r w:rsidRPr="006C6EA4">
        <w:t xml:space="preserve"> = 0 and </w:t>
      </w:r>
    </w:p>
    <w:p w14:paraId="4C72FB54" w14:textId="5AFD8F88" w:rsidR="00EB7329" w:rsidRPr="006C6EA4" w:rsidRDefault="00EB7329" w:rsidP="00777E3F">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w:t>
      </w:r>
      <w:r>
        <w:t>5</w:t>
      </w:r>
      <w:r w:rsidRPr="006C6EA4">
        <w:t xml:space="preserve"> </w:t>
      </w:r>
    </w:p>
    <w:p w14:paraId="31727CE6" w14:textId="77777777" w:rsidR="00457814" w:rsidRDefault="00457814" w:rsidP="0088191A">
      <w:pPr>
        <w:pStyle w:val="Heading2"/>
      </w:pPr>
      <w:bookmarkStart w:id="1621" w:name="_Toc37849795"/>
      <w:bookmarkStart w:id="1622" w:name="_Toc175057104"/>
      <w:r w:rsidRPr="0088191A">
        <w:t>Set EST/RRH/PSHAHAR</w:t>
      </w:r>
      <w:bookmarkEnd w:id="1621"/>
      <w:bookmarkEnd w:id="1622"/>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r>
                                <w:t>tlsa_HHID</w:t>
                              </w:r>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586AEAB3" id="Group 74485710" o:spid="_x0000_s1399"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p9ciQQAAA4UAAAOAAAAZHJzL2Uyb0RvYy54bWzsmFlv4zYQx98L9DsQfG8sSrZlC1EWWefo&#10;Att2gWz7TkvU0VCkStGR00/f4SH5SLJJt0C6ReMHgxQPDWf+HP6o03fbhqM7prpaihSTkwAjJjKZ&#10;16JM8a+fr35YYNRpKnLKpWApvmcdfnf2/XenfZuwUFaS50whmER0Sd+muNK6TSaTLqtYQ7sT2TIB&#10;jYVUDdVQVeUkV7SH2Rs+CYNgPumlylslM9Z18PTCNeIzO39RsEz/UhQd04inGGzT9l/Z/7X5n5yd&#10;0qRUtK3qzJtBv8KKhtYCXjpOdUE1RRtVP5iqqTMlO1nok0w2E1kUdcbsGmA1JDhazbWSm9aupUz6&#10;sh3dBK498tNXT5v9fHet2pv2k3LWQ/GjzG478Mukb8tkv93US9cZrfufZA7xpBst7cK3hWrMFLAk&#10;tLX+vR/9y7YaZfAwms5nZDnDKIM2EsVkHvgIZBWEyYwjBB7GU4xMDxLEyzByMcqqy71ZoMM4h2mf&#10;0MQZYI32RhoRgKq6neO6f+a4m4q2zMajM475pFCdpzieThezmBCMBG3AJefgEtsTQYMxzlgB3Qcn&#10;d87DSMhVRUXJzpWSfcVoDtYRu5iDAabSQXyedfmh60g0C+fOdYP7SbgIQue4EIw+8BtNWtXpayYb&#10;ZAopLrjswT6lPwjNlKD8RktFS7N8mtC7j512bh+Gmced5HV+VXNuK6pcr7hCdxS23uX7i/jSLe6o&#10;GxeoT/E8mgV25qenWIWL2bkVAwT7oFtTg4WI102KF4H5uWUbl16KHMykiaY1d2UYzIV5xGx28OsY&#10;nOyCpbfrrQ0tWVqbTeta5vcQBCVdCoGUB4VKqj8x6iF9pLj7Y0MVw4h/EBBIk2uGghoK66FARQZD&#10;U5xphZGrrLTLSptW1WUFcxPrDyGNnIraentnh92dVtuvK3KQz7HIo6X1t7Ht1UUeLKcLH+3HRT7o&#10;ZchOg1rfRJ7siTw0G2Ynrv+7yKNB5FeQAzOTAxM0ZEHk0yCaW2m9muojOAljfyqSaEoeUT0cQOZM&#10;hNT+pnoDfs+l9jGAb6nd8Asg1XFqt/zgJb4SDhGzrfCIOAKMhZ3P9y2wjz0u4XjWq63YhyNgvjo3&#10;eOeJRORHHWDP7ToAxNnDxL3TVF4IQFFAAHocO5JpvBhe58kxXgR+k9jtM0LjA/jptKLmFF5JIUBJ&#10;UrnD+AnsEdIwj+WML9KMudOwEYnyWzcp3zSA0g6T/K6GRwaHLTkNltobkRltYfeAf+CW4DHnEeRB&#10;2gZGqxpYkwOfAG01LAdOYXBhMyXHcc9CkdslprMJCFD165IHKOhYntFiPLgeksdg6NjyZRmhgtft&#10;j0agtvTbwF/+OkNIGM9DsOH4WjJgRzgbpGXvNd6pT2AHZ4V+r2h2y/QOpw2TlrlfJM1/B0MaDndR&#10;UAGazmIgdxcoK0IrggFmzMhvWoN/S2Evpo9oPothszvM9hWH2r7icNtXBuTW/y3ghgUey/5fvVXG&#10;8TL2Odwn1cNb5Rt6vAQ97N3bJKRvFz3shxT46GQzjf9AZr5q7dftWbD7jHf2FwAAAP//AwBQSwME&#10;FAAGAAgAAAAhABB6KfTeAAAABQEAAA8AAABkcnMvZG93bnJldi54bWxMj81qwzAQhO+FvIPYQm+N&#10;7LROi2s5hJD2FAr5gdLbxtrYJtbKWIrtvH3VXprLwjDDzLfZYjSN6KlztWUF8TQCQVxYXXOp4LB/&#10;f3wF4TyyxsYyKbiSg0U+ucsw1XbgLfU7X4pQwi5FBZX3bSqlKyoy6Ka2JQ7eyXYGfZBdKXWHQyg3&#10;jZxF0VwarDksVNjSqqLivLsYBR8DDsuneN1vzqfV9XuffH5tYlLq4X5cvoHwNPr/MPziB3TIA9PR&#10;Xlg70SgIj/i/G7zkOXkBcVQwi+cRyDyTt/T5DwAAAP//AwBQSwECLQAUAAYACAAAACEAtoM4kv4A&#10;AADhAQAAEwAAAAAAAAAAAAAAAAAAAAAAW0NvbnRlbnRfVHlwZXNdLnhtbFBLAQItABQABgAIAAAA&#10;IQA4/SH/1gAAAJQBAAALAAAAAAAAAAAAAAAAAC8BAABfcmVscy8ucmVsc1BLAQItABQABgAIAAAA&#10;IQBhgp9ciQQAAA4UAAAOAAAAAAAAAAAAAAAAAC4CAABkcnMvZTJvRG9jLnhtbFBLAQItABQABgAI&#10;AAAAIQAQein03gAAAAUBAAAPAAAAAAAAAAAAAAAAAOMGAABkcnMvZG93bnJldi54bWxQSwUGAAAA&#10;AAQABADzAAAA7gcAAAAA&#10;">
                <v:shape id="AutoShape 448" o:spid="_x0000_s140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r>
                          <w:t>tlsa_HHID</w:t>
                        </w:r>
                      </w:p>
                    </w:txbxContent>
                  </v:textbox>
                </v:shape>
                <v:shape id="AutoShape 390" o:spid="_x0000_s140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r>
                          <w:t>tlsa_Household</w:t>
                        </w:r>
                      </w:p>
                    </w:txbxContent>
                  </v:textbox>
                </v:shape>
                <v:shape id="Flowchart: Internal Storage 63" o:spid="_x0000_s140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r>
                          <w:t>tlsa_Household</w:t>
                        </w:r>
                      </w:p>
                    </w:txbxContent>
                  </v:textbox>
                </v:shape>
                <v:shape id="AutoShape 6" o:spid="_x0000_s140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40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405"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r>
                          <w:t>tlsa_Enrollment</w:t>
                        </w:r>
                      </w:p>
                    </w:txbxContent>
                  </v:textbox>
                </v:shape>
                <w10:anchorlock/>
              </v:group>
            </w:pict>
          </mc:Fallback>
        </mc:AlternateContent>
      </w:r>
    </w:p>
    <w:p w14:paraId="318B05C9" w14:textId="31EE512B"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r w:rsidR="6D3DC314">
        <w:t>bed night</w:t>
      </w:r>
      <w:r w:rsidR="007B5290">
        <w:t xml:space="preserve"> during the report period</w:t>
      </w:r>
      <w:r w:rsidR="009B4418">
        <w:t xml:space="preserve">. </w:t>
      </w:r>
      <w:r w:rsidR="003E6D5C">
        <w:t xml:space="preserve">RRH-SO </w:t>
      </w:r>
      <w:r w:rsidR="008A3188">
        <w:t>enrollments are not relevant to AHAR status.</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r w:rsidRPr="008B04EA">
              <w:t>HHType</w:t>
            </w:r>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r>
              <w:rPr>
                <w:b/>
                <w:bCs/>
              </w:rPr>
              <w:t>tlsa_HHID</w:t>
            </w:r>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r>
              <w:t>Active</w:t>
            </w:r>
            <w:r w:rsidRPr="008B04EA">
              <w:t>HHType</w:t>
            </w:r>
          </w:p>
        </w:tc>
      </w:tr>
      <w:tr w:rsidR="00A65AA5" w:rsidRPr="008B04EA" w14:paraId="366E2E44" w14:textId="77777777" w:rsidTr="002B12FD">
        <w:tc>
          <w:tcPr>
            <w:tcW w:w="9355" w:type="dxa"/>
          </w:tcPr>
          <w:p w14:paraId="10F231D3" w14:textId="264BF02E" w:rsidR="00A65AA5" w:rsidRDefault="00A65AA5" w:rsidP="002B12FD">
            <w:pPr>
              <w:pStyle w:val="NoSpacing"/>
            </w:pPr>
            <w:r>
              <w:lastRenderedPageBreak/>
              <w:t>AHAR</w:t>
            </w:r>
          </w:p>
        </w:tc>
      </w:tr>
      <w:tr w:rsidR="002B12FD" w:rsidRPr="008B04EA" w14:paraId="7D2C945C" w14:textId="38769D9D" w:rsidTr="002B12FD">
        <w:tc>
          <w:tcPr>
            <w:tcW w:w="9355" w:type="dxa"/>
          </w:tcPr>
          <w:p w14:paraId="5E299B02" w14:textId="0E9D3522" w:rsidR="002B12FD" w:rsidRPr="008B04EA" w:rsidRDefault="00BC6801" w:rsidP="002B12FD">
            <w:pPr>
              <w:pStyle w:val="NoSpacing"/>
            </w:pPr>
            <w:r>
              <w:t>LSA</w:t>
            </w:r>
            <w:r w:rsidR="002B12FD" w:rsidRPr="008B04EA">
              <w:t>ProjectType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75EE7709" w:rsidR="00457814" w:rsidRDefault="00C653C6">
            <w:pPr>
              <w:pStyle w:val="NoSpacing"/>
              <w:rPr>
                <w:rFonts w:ascii="Calibri" w:hAnsi="Calibri" w:cs="Calibri"/>
                <w:b/>
                <w:bCs/>
                <w:color w:val="FFFFFF"/>
              </w:rPr>
            </w:pPr>
            <w:r>
              <w:rPr>
                <w:rFonts w:ascii="Calibri" w:hAnsi="Calibri" w:cs="Calibri"/>
                <w:b/>
                <w:bCs/>
                <w:color w:val="FFFFFF"/>
              </w:rPr>
              <w:t>T</w:t>
            </w:r>
            <w:r w:rsidR="00F6042F">
              <w:rPr>
                <w:rFonts w:ascii="Calibri" w:hAnsi="Calibri" w:cs="Calibri"/>
                <w:b/>
                <w:bCs/>
                <w:color w:val="FFFFFF"/>
              </w:rPr>
              <w: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tlsa_Household records with one or more records in tlsa_HHID where: </w:t>
      </w:r>
    </w:p>
    <w:p w14:paraId="369624EB" w14:textId="77777777" w:rsidR="00A65AA5" w:rsidRDefault="00A65AA5" w:rsidP="00777E3F">
      <w:pPr>
        <w:pStyle w:val="ListParagraph"/>
        <w:numPr>
          <w:ilvl w:val="0"/>
          <w:numId w:val="27"/>
        </w:numPr>
      </w:pPr>
      <w:r>
        <w:t>tlsa_HHID.</w:t>
      </w:r>
      <w:r w:rsidRPr="49FCFE86">
        <w:rPr>
          <w:b/>
          <w:bCs/>
        </w:rPr>
        <w:t>AHAR</w:t>
      </w:r>
      <w:r>
        <w:t xml:space="preserve"> = 1 </w:t>
      </w:r>
    </w:p>
    <w:p w14:paraId="3913203A" w14:textId="77777777" w:rsidR="00A65AA5" w:rsidRDefault="00A65AA5" w:rsidP="00777E3F">
      <w:pPr>
        <w:pStyle w:val="ListParagraph"/>
        <w:numPr>
          <w:ilvl w:val="0"/>
          <w:numId w:val="27"/>
        </w:numPr>
      </w:pPr>
      <w:r>
        <w:t>tlsa_HHID.</w:t>
      </w:r>
      <w:r w:rsidRPr="49FCFE86">
        <w:rPr>
          <w:b/>
          <w:bCs/>
        </w:rPr>
        <w:t>ActiveHHType</w:t>
      </w:r>
      <w:r>
        <w:t xml:space="preserve"> = tlsa_Household.</w:t>
      </w:r>
      <w:r w:rsidRPr="49FCFE86">
        <w:rPr>
          <w:b/>
          <w:bCs/>
        </w:rPr>
        <w:t>HHType</w:t>
      </w:r>
      <w:r>
        <w:t>; and</w:t>
      </w:r>
    </w:p>
    <w:p w14:paraId="2DC832EE" w14:textId="77777777" w:rsidR="00A65AA5" w:rsidRDefault="00A65AA5" w:rsidP="00777E3F">
      <w:pPr>
        <w:pStyle w:val="ListParagraph"/>
        <w:numPr>
          <w:ilvl w:val="0"/>
          <w:numId w:val="27"/>
        </w:numPr>
      </w:pPr>
      <w:r>
        <w:t>tlsa_HHID.</w:t>
      </w:r>
      <w:r w:rsidRPr="49FCFE86">
        <w:rPr>
          <w:b/>
          <w:bCs/>
        </w:rPr>
        <w:t>HoHID</w:t>
      </w:r>
      <w:r>
        <w:t xml:space="preserve"> = tlsa_Household.</w:t>
      </w:r>
      <w:r w:rsidRPr="49FCFE86">
        <w:rPr>
          <w:b/>
          <w:bCs/>
        </w:rPr>
        <w:t>HoHID</w:t>
      </w:r>
      <w:r>
        <w:t>; and</w:t>
      </w:r>
    </w:p>
    <w:p w14:paraId="7456907A" w14:textId="77777777" w:rsidR="00A65AA5" w:rsidRDefault="00A65AA5" w:rsidP="00777E3F">
      <w:pPr>
        <w:pStyle w:val="ListParagraph"/>
        <w:numPr>
          <w:ilvl w:val="0"/>
          <w:numId w:val="27"/>
        </w:numPr>
      </w:pPr>
      <w:r>
        <w:t>Project type is consistent with project group:</w:t>
      </w:r>
    </w:p>
    <w:p w14:paraId="37F1851E" w14:textId="258DBE74" w:rsidR="00A65AA5" w:rsidRDefault="00A65AA5" w:rsidP="00777E3F">
      <w:pPr>
        <w:pStyle w:val="ListParagraph"/>
        <w:numPr>
          <w:ilvl w:val="0"/>
          <w:numId w:val="54"/>
        </w:numPr>
      </w:pPr>
      <w:r>
        <w:t xml:space="preserve">EST - </w:t>
      </w:r>
      <w:r w:rsidR="00BC6801">
        <w:rPr>
          <w:b/>
          <w:bCs/>
        </w:rPr>
        <w:t>LSA</w:t>
      </w:r>
      <w:r w:rsidR="00BC6801" w:rsidRPr="00845520">
        <w:rPr>
          <w:b/>
          <w:bCs/>
        </w:rPr>
        <w:t>ProjectType</w:t>
      </w:r>
      <w:r w:rsidR="00BC6801">
        <w:t xml:space="preserve"> </w:t>
      </w:r>
      <w:r>
        <w:t>in (</w:t>
      </w:r>
      <w:r w:rsidR="00BC6801">
        <w:t>0,</w:t>
      </w:r>
      <w:r>
        <w:t>1,2,8)</w:t>
      </w:r>
    </w:p>
    <w:p w14:paraId="478C9FD9" w14:textId="51F0D4DA" w:rsidR="00A65AA5" w:rsidRPr="00845520" w:rsidRDefault="00A65AA5" w:rsidP="00777E3F">
      <w:pPr>
        <w:pStyle w:val="ListParagraph"/>
        <w:numPr>
          <w:ilvl w:val="0"/>
          <w:numId w:val="54"/>
        </w:numPr>
        <w:rPr>
          <w:u w:val="single"/>
        </w:rPr>
      </w:pPr>
      <w:r>
        <w:t xml:space="preserve">RRH - </w:t>
      </w:r>
      <w:r w:rsidR="00BC6801">
        <w:rPr>
          <w:b/>
          <w:bCs/>
        </w:rPr>
        <w:t>LSA</w:t>
      </w:r>
      <w:r w:rsidR="00BC6801" w:rsidRPr="00845520">
        <w:rPr>
          <w:b/>
          <w:bCs/>
        </w:rPr>
        <w:t>ProjectType</w:t>
      </w:r>
      <w:r w:rsidR="00BC6801">
        <w:t xml:space="preserve"> </w:t>
      </w:r>
      <w:r>
        <w:t>= 13</w:t>
      </w:r>
    </w:p>
    <w:p w14:paraId="78DD1A66" w14:textId="0B2C4D3B" w:rsidR="00A65AA5" w:rsidRPr="00E46A61" w:rsidRDefault="00A65AA5" w:rsidP="00777E3F">
      <w:pPr>
        <w:pStyle w:val="ListParagraph"/>
        <w:numPr>
          <w:ilvl w:val="0"/>
          <w:numId w:val="54"/>
        </w:numPr>
      </w:pPr>
      <w:r w:rsidRPr="00E46A61">
        <w:t xml:space="preserve">PSH - </w:t>
      </w:r>
      <w:r w:rsidR="00BC6801" w:rsidRPr="00B30B2D">
        <w:rPr>
          <w:b/>
          <w:bCs/>
        </w:rPr>
        <w:t>LSA</w:t>
      </w:r>
      <w:r w:rsidR="00BC6801" w:rsidRPr="00BC6801">
        <w:rPr>
          <w:b/>
          <w:bCs/>
        </w:rPr>
        <w:t>ProjectType</w:t>
      </w:r>
      <w:r w:rsidR="00BC6801" w:rsidRPr="00BC6801">
        <w:t xml:space="preserve"> </w:t>
      </w:r>
      <w:r w:rsidRPr="00E46A61">
        <w:t>= 3</w:t>
      </w:r>
    </w:p>
    <w:p w14:paraId="6AF86840" w14:textId="4E33820F" w:rsidR="00FE7B16" w:rsidRPr="00772C35" w:rsidRDefault="00FE7B16" w:rsidP="00FE7B16">
      <w:r>
        <w:t>For households with no bed nights in the report period in a given project group, set the value to 0</w:t>
      </w:r>
      <w:r w:rsidR="004873DC">
        <w:t xml:space="preserve">. </w:t>
      </w:r>
    </w:p>
    <w:p w14:paraId="329CA7DE" w14:textId="0BC119A6" w:rsidR="00212115" w:rsidRDefault="00212115" w:rsidP="0088191A">
      <w:pPr>
        <w:pStyle w:val="Heading2"/>
      </w:pPr>
      <w:bookmarkStart w:id="1623" w:name="_Toc37849796"/>
      <w:bookmarkStart w:id="1624" w:name="_Toc175057105"/>
      <w:r>
        <w:t>Set SystemPath for LSAHousehold</w:t>
      </w:r>
      <w:bookmarkEnd w:id="1623"/>
      <w:bookmarkEnd w:id="1624"/>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06"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KIJlQMAAMQIAAAOAAAAZHJzL2Uyb0RvYy54bWy8Vttu2zgQfV9g/4Hge6NbfROiFFknzRbo&#10;bguk7TstURJbilRJ2nL69R0OJdtxmhboAusHYSgORzNnzhn68tW+k2THjRVaFTS5iCnhqtSVUE1B&#10;P354/WJJiXVMVUxqxQv6wC19dfXnH5dDn/NUt1pW3BAIomw+9AVtnevzKLJlyztmL3TPFWzW2nTM&#10;wdI0UWXYANE7GaVxPI8Gbare6JJbC29vwia9wvh1zUv3rq4td0QWFHJz+DT43PhndHXJ8sawvhXl&#10;mAb7jSw6JhR89BDqhjlGtkY8CdWJ0mira3dR6i7SdS1KjjVANUl8Vs2d0dsea2nyoekPMAG0Zzj9&#10;dtjy392d6e/79yZkD+ZbXX6xgEs09E1+uu/XTXAmm+EfXUE/2dZpLHxfm86HgJLIHvF9OODL946U&#10;8DLJ0ngZQxtK2EsXL2EZGlC20CV/LIlnaTyfUwIOSZIss2w5edyeBFkdQ/jtiOXh85jymKKnAHDK&#10;HmGz/w22+5b1HLthPSzvDREVlJFAtop1gMU1YIFOJFthYT4B8JzQtQFaovS6Zarh18booeWsgsQS&#10;rOPRAb+w0JhfYv0saAfc02WcPgMZy3tj3R3XHfFGQWupB8jPuDfKcaOYvHfasMZXznK2e2tdQHw6&#10;5l9bLUX1WkiJC9Ns1tKQHQPN3f51s7gNxZ25SUWGgs6zWYyRnw+xTpez62zs8yO3TkCGRIquoEAr&#10;+AWueEhvVYXSdkzIYANJpPL5cRwLYx0TyIEtbr/ZY1eT1czH8rsbXT1AE4wOswNmHRitNt8oGWBu&#10;FNR+3TLDKZFvFDTSD5nJMJOxmQymSjha0NIZSsJi7cI42vZGNC3EThAPpT2daoFoH/NAWSKt/zd+&#10;wwQ/53eSYUt9WsDvtQrTo9yrcXocKI5y+PDQgzrwBHDArffqqBxRedWfkj9Em/ryY/KHbiR+mPiu&#10;k1qK/m8fB61PE4bjLDrTx2qRjEQ56CNL4RVOpZcZ7h0myhN5lFuz49VaKwV3izazoyw8t5pqxIpV&#10;n302nYTbBIRAXiSLLJ4Hfp46gSxPnJazJJktnnplp17gslpOkkJB4gQ81aPSXowogJ/KzN+y/KDV&#10;6kugntx2MNyDfkek4JWf0CjpCSC8o/1p/PwjYcK9NervB1okDvngjIAhKEE4MAY6XoGAOPyF8FYY&#10;ML9Ua1Cmd/ZsgUmPFl6VmNJ4rfu7+HSNXsc/H1ffAQAA//8DAFBLAwQUAAYACAAAACEAh6a1+tsA&#10;AAAEAQAADwAAAGRycy9kb3ducmV2LnhtbEyPQUvDQBCF74L/YRnBm90kVSlpNqUU9VQEW0F6mybT&#10;JDQ7G7LbJP33jl708uDxhve+yVaTbdVAvW8cG4hnESjiwpUNVwY+968PC1A+IJfYOiYDV/Kwym9v&#10;MkxLN/IHDbtQKSlhn6KBOoQu1doXNVn0M9cRS3ZyvcUgtq902eMo5bbVSRQ9a4sNy0KNHW1qKs67&#10;izXwNuK4nscvw/Z82lwP+6f3r21MxtzfTeslqEBT+DuGH3xBh1yYju7CpVetAXkk/KpkSbQQezTw&#10;OE9A55n+D59/AwAA//8DAFBLAQItABQABgAIAAAAIQC2gziS/gAAAOEBAAATAAAAAAAAAAAAAAAA&#10;AAAAAABbQ29udGVudF9UeXBlc10ueG1sUEsBAi0AFAAGAAgAAAAhADj9If/WAAAAlAEAAAsAAAAA&#10;AAAAAAAAAAAALwEAAF9yZWxzLy5yZWxzUEsBAi0AFAAGAAgAAAAhACtEogmVAwAAxAgAAA4AAAAA&#10;AAAAAAAAAAAALgIAAGRycy9lMm9Eb2MueG1sUEsBAi0AFAAGAAgAAAAhAIemtfrbAAAABAEAAA8A&#10;AAAAAAAAAAAAAAAA7wUAAGRycy9kb3ducmV2LnhtbFBLBQYAAAAABAAEAPMAAAD3BgAAAAA=&#10;">
                <v:shape id="AutoShape 390" o:spid="_x0000_s1407"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r>
                          <w:t>tlsa_Household</w:t>
                        </w:r>
                      </w:p>
                    </w:txbxContent>
                  </v:textbox>
                </v:shape>
                <v:shape id="AutoShape 131" o:spid="_x0000_s1408"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r>
        <w:rPr>
          <w:b/>
        </w:rPr>
        <w:t>SystemPath</w:t>
      </w:r>
      <w:r>
        <w:t xml:space="preserve"> column is technically redundant – it is based entirely on values in other LSAHousehold columns – but having the value in a single column simplifies the processes of populating LSACalculated and, in the HDX 2.0, generating report tables.</w:t>
      </w:r>
    </w:p>
    <w:p w14:paraId="17D726AE" w14:textId="11BFC479" w:rsidR="008A3188" w:rsidRDefault="008A3188" w:rsidP="0088191A">
      <w:r>
        <w:t>RRH-SO enrollments are not relevant to System Path.</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r w:rsidRPr="00423803">
              <w:t>ESTStatus</w:t>
            </w:r>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r>
              <w:t>ESDays</w:t>
            </w:r>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r>
              <w:t>THDays</w:t>
            </w:r>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r w:rsidRPr="00423803">
              <w:t>RRHStatus</w:t>
            </w:r>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r w:rsidRPr="00423803">
              <w:t>PSHStatus</w:t>
            </w:r>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r>
              <w:t>PSHMoveIn</w:t>
            </w:r>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8006DFC" w:rsidR="00AE2C98" w:rsidRPr="002F0D32" w:rsidRDefault="00C653C6"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r w:rsidRPr="00AD7462">
              <w:rPr>
                <w:b/>
                <w:bCs/>
              </w:rPr>
              <w:lastRenderedPageBreak/>
              <w:t>SystemPath</w:t>
            </w:r>
          </w:p>
        </w:tc>
      </w:tr>
    </w:tbl>
    <w:p w14:paraId="64965A7C" w14:textId="77777777" w:rsidR="00212115" w:rsidRDefault="00212115" w:rsidP="006A3016">
      <w:pPr>
        <w:pStyle w:val="Heading3"/>
      </w:pPr>
      <w:r>
        <w:t>Logic</w:t>
      </w:r>
    </w:p>
    <w:p w14:paraId="41A0084D" w14:textId="4AF35EE3"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D965FE">
        <w:t>, as are those who were only served in RRH-SO</w:t>
      </w:r>
      <w:r w:rsidR="004873DC">
        <w:t xml:space="preserve">. </w:t>
      </w:r>
      <w:r w:rsidR="00913DE7">
        <w:t>F</w:t>
      </w:r>
      <w:r>
        <w:t xml:space="preserve">or those households, </w:t>
      </w:r>
      <w:r>
        <w:rPr>
          <w:b/>
        </w:rPr>
        <w:t>SystemPath</w:t>
      </w:r>
      <w:r>
        <w:t xml:space="preserve"> is always set to -1</w:t>
      </w:r>
      <w:r w:rsidR="004873DC">
        <w:t xml:space="preserve">. </w:t>
      </w:r>
      <w:r w:rsidR="0060237C">
        <w:t xml:space="preserve">The </w:t>
      </w:r>
      <w:r w:rsidR="004F135A">
        <w:t>c</w:t>
      </w:r>
      <w:r w:rsidR="00C653C6">
        <w:t>riteria</w:t>
      </w:r>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SystemPath</w:t>
            </w:r>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ESTStatus</w:t>
            </w:r>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ESDays</w:t>
            </w:r>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THDays</w:t>
            </w:r>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RRHStatus</w:t>
            </w:r>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w:t>
            </w:r>
            <w:r w:rsidR="0018056C" w:rsidRPr="00ED030D">
              <w:rPr>
                <w:sz w:val="19"/>
                <w:szCs w:val="19"/>
              </w:rPr>
              <w:t>Stat</w:t>
            </w:r>
            <w:r w:rsidRPr="00ED030D">
              <w:rPr>
                <w:sz w:val="19"/>
                <w:szCs w:val="19"/>
              </w:rPr>
              <w:t>us</w:t>
            </w:r>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PSHMoveIn</w:t>
            </w:r>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354FF0B"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004B4F20">
              <w:t xml:space="preserve">of these columns </w:t>
            </w:r>
            <w:r w:rsidRPr="002D2B2B">
              <w:t>not specified above)</w:t>
            </w:r>
          </w:p>
        </w:tc>
      </w:tr>
    </w:tbl>
    <w:p w14:paraId="5EA8FCC4" w14:textId="77777777" w:rsidR="00210481" w:rsidRDefault="00210481" w:rsidP="00210481">
      <w:pPr>
        <w:pStyle w:val="Heading2"/>
      </w:pPr>
      <w:bookmarkStart w:id="1625" w:name="_HMIS_Business_Logic:_3"/>
      <w:bookmarkStart w:id="1626" w:name="_Toc37849797"/>
      <w:bookmarkStart w:id="1627" w:name="_Toc175057106"/>
      <w:bookmarkEnd w:id="1625"/>
      <w:r>
        <w:t>LSAHousehold</w:t>
      </w:r>
      <w:bookmarkEnd w:id="1626"/>
      <w:bookmarkEnd w:id="1627"/>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iiCvQMAAC0LAAAOAAAAZHJzL2Uyb0RvYy54bWzsVttu2zgQfV9g/4Hg+0Y3x06EKEXWdoIC&#10;3d0C6X4ATVEXlCK1JB05+/UdDiU7duu2SNF9Wj8YpCiOZs6cOTM3b3adJE/C2FargiYXMSVCcV22&#10;qi7o3x/uf7uixDqmSia1EgV9Fpa+uf31l5uhz0WqGy1LYQgYUTYf+oI2zvV5FFneiI7ZC90LBYeV&#10;Nh1zsDV1VBo2gPVORmkcz6NBm7I3mgtr4ekqHNJbtF9Vgru/qsoKR2RBwTeH/wb/N/4/ur1heW1Y&#10;37R8dIO9wouOtQo+uje1Yo6RrWk/M9W13GirK3fBdRfpqmq5wBggmiQ+iebB6G2PsdT5UPd7mADa&#10;E5xebZb/+fRg+sf+vQnew/Kd5h8t4BINfZ2/PPf7OrxMNsMfuoR8sq3TGPiuMp03ASGRHeL7vMdX&#10;7Bzh8DDLZhAkpIHDWbqYZemYAN5Alvy1JJ7F2SKlBF5I4uvZIk1DinizfmFkdjDhjyOWh8+jy6OL&#10;ngLAKXuAzf4YbI8N6wVmw3pY3hvSlhBGAt4q1gEW91IPvGHG5eStcsIoJsmj04bVgswz76j3CK5O&#10;cNuANVF62TBViztj9NAIVoKnCQZ2dMFvLGTqm+CfRXFKRJJexckZDFneG+sehO6IXxS0grDAP+Om&#10;oMaYMO3s6Z11IQXTNc8Cq2Vb3rdS4sbUm6U05IlBEa5/Xy3WIbiT16QiQ0Hn2WWMls+bWKZXl3eI&#10;JyT+6LWuBdiJbLuCXsX+F8jjIV2rEtxkuWOtDGu4LJV/JFAnxjgmkEOy3G6zwzQn1/MpgRtdPkMS&#10;jA5iAuIHi0abfykZQEgKav/ZMiMokW8VJNKrzrQw02IzLZjicLWg3BlKwmbpgj5te9PWDdhOEA+l&#10;76DWqhbR9l4GP7BOkef/GeGzifDeIawKkl0j1Ed0hdz8NH7P4+sFiMCpSrzkN5TlJDNYSpNGnOf3&#10;SvNtJ5R7HbHvl+vLFZLklJXfTez1arHKvlgbP5PYi/+JPSo5MCoo+YHYoJQTPCDcSxX6JN+psU/u&#10;tRvr4MNzD30AMwjsd8udOvSItvQd0BsDxVHl4QzKCc+OFD98aRKj71D8yyxZgKVQEVAe05fGrrnY&#10;Cz4W6r5jflYN1hnmZWeplYLpSZugPmd0Xmkv8hjTV1nuxzmx7wHlx2BUbjuYIkJfGKUaHvlRAFvF&#10;5CkOg/42dvojwYcBadT1L2g8cZgOZ1porhIEGdpLJ0oQZgGzql+FxvXNLhCU1r/sEwIjBa5wJkOX&#10;xvnRD30v9/jWYcq9/QQAAP//AwBQSwMEFAAGAAgAAAAhAFFbi4HbAAAABAEAAA8AAABkcnMvZG93&#10;bnJldi54bWxMj0FLw0AQhe+C/2EZwZvdJLVFYjalFPVUBFtBvE2TaRKanQ3ZbZL+e0cv9fLg8Yb3&#10;vslWk23VQL1vHBuIZxEo4sKVDVcGPvevD0+gfEAusXVMBi7kYZXf3mSYlm7kDxp2oVJSwj5FA3UI&#10;Xaq1L2qy6GeuI5bs6HqLQWxf6bLHUcptq5MoWmqLDctCjR1taipOu7M18DbiuJ7HL8P2dNxcvveL&#10;969tTMbc303rZ1CBpnA9hl98QYdcmA7uzKVXrQF5JPypZItkKfZg4HGegM4z/R8+/wEAAP//AwBQ&#10;SwECLQAUAAYACAAAACEAtoM4kv4AAADhAQAAEwAAAAAAAAAAAAAAAAAAAAAAW0NvbnRlbnRfVHlw&#10;ZXNdLnhtbFBLAQItABQABgAIAAAAIQA4/SH/1gAAAJQBAAALAAAAAAAAAAAAAAAAAC8BAABfcmVs&#10;cy8ucmVsc1BLAQItABQABgAIAAAAIQC8tiiCvQMAAC0LAAAOAAAAAAAAAAAAAAAAAC4CAABkcnMv&#10;ZTJvRG9jLnhtbFBLAQItABQABgAIAAAAIQBRW4uB2wAAAAQBAAAPAAAAAAAAAAAAAAAAABcGAABk&#10;cnMvZG93bnJldi54bWxQSwUGAAAAAAQABADzAAAAHw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r>
                          <w:t>tlsa_Household</w:t>
                        </w:r>
                      </w:p>
                    </w:txbxContent>
                  </v:textbox>
                </v:shape>
                <v:shape id="AutoShape 390" o:spid="_x0000_s1411"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r>
                          <w:t>lsa_Household</w:t>
                        </w:r>
                      </w:p>
                    </w:txbxContent>
                  </v:textbox>
                </v:shape>
                <v:shape id="AutoShape 128"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r>
        <w:rPr>
          <w:b/>
        </w:rPr>
        <w:t>RowTotal</w:t>
      </w:r>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r w:rsidRPr="00291CD4">
              <w:rPr>
                <w:b/>
              </w:rPr>
              <w:t>ESDays</w:t>
            </w:r>
          </w:p>
        </w:tc>
        <w:tc>
          <w:tcPr>
            <w:tcW w:w="3046" w:type="dxa"/>
          </w:tcPr>
          <w:p w14:paraId="44139D7F" w14:textId="77777777" w:rsidR="00210481" w:rsidRPr="00291CD4" w:rsidRDefault="00210481" w:rsidP="007B5290">
            <w:pPr>
              <w:pStyle w:val="NoSpacing"/>
              <w:rPr>
                <w:b/>
              </w:rPr>
            </w:pPr>
            <w:r w:rsidRPr="00291CD4">
              <w:rPr>
                <w:b/>
              </w:rPr>
              <w:t>RRHPreMoveInDays</w:t>
            </w:r>
          </w:p>
        </w:tc>
        <w:tc>
          <w:tcPr>
            <w:tcW w:w="2572" w:type="dxa"/>
          </w:tcPr>
          <w:p w14:paraId="3F8DF863" w14:textId="77777777" w:rsidR="00210481" w:rsidRPr="00291CD4" w:rsidRDefault="00210481" w:rsidP="007B5290">
            <w:pPr>
              <w:pStyle w:val="NoSpacing"/>
              <w:rPr>
                <w:b/>
              </w:rPr>
            </w:pPr>
            <w:r w:rsidRPr="00291CD4">
              <w:rPr>
                <w:b/>
              </w:rPr>
              <w:t>SystemHomelessDays</w:t>
            </w:r>
          </w:p>
        </w:tc>
      </w:tr>
      <w:tr w:rsidR="00210481" w14:paraId="3BBADEB4" w14:textId="77777777" w:rsidTr="007B5290">
        <w:tc>
          <w:tcPr>
            <w:tcW w:w="1587" w:type="dxa"/>
          </w:tcPr>
          <w:p w14:paraId="507EA797" w14:textId="77777777" w:rsidR="00210481" w:rsidRPr="00291CD4" w:rsidRDefault="00210481" w:rsidP="007B5290">
            <w:pPr>
              <w:pStyle w:val="NoSpacing"/>
              <w:rPr>
                <w:b/>
              </w:rPr>
            </w:pPr>
            <w:r w:rsidRPr="00291CD4">
              <w:rPr>
                <w:b/>
              </w:rPr>
              <w:t>THDays</w:t>
            </w:r>
          </w:p>
        </w:tc>
        <w:tc>
          <w:tcPr>
            <w:tcW w:w="3046" w:type="dxa"/>
          </w:tcPr>
          <w:p w14:paraId="25F036C8" w14:textId="77777777" w:rsidR="00210481" w:rsidRPr="00291CD4" w:rsidRDefault="00210481" w:rsidP="007B5290">
            <w:pPr>
              <w:pStyle w:val="NoSpacing"/>
              <w:rPr>
                <w:b/>
              </w:rPr>
            </w:pPr>
            <w:r w:rsidRPr="00291CD4">
              <w:rPr>
                <w:b/>
              </w:rPr>
              <w:t>RRHPSHPreMoveInDays</w:t>
            </w:r>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r w:rsidRPr="00291CD4">
              <w:rPr>
                <w:b/>
              </w:rPr>
              <w:t>ESTDays</w:t>
            </w:r>
          </w:p>
        </w:tc>
        <w:tc>
          <w:tcPr>
            <w:tcW w:w="3046" w:type="dxa"/>
          </w:tcPr>
          <w:p w14:paraId="5F0D8326" w14:textId="77777777" w:rsidR="00210481" w:rsidRPr="00291CD4" w:rsidRDefault="00210481" w:rsidP="007B5290">
            <w:pPr>
              <w:pStyle w:val="NoSpacing"/>
              <w:rPr>
                <w:b/>
              </w:rPr>
            </w:pPr>
            <w:r w:rsidRPr="00291CD4">
              <w:rPr>
                <w:b/>
              </w:rPr>
              <w:t>RRHHousedDays</w:t>
            </w:r>
          </w:p>
        </w:tc>
        <w:tc>
          <w:tcPr>
            <w:tcW w:w="2572" w:type="dxa"/>
          </w:tcPr>
          <w:p w14:paraId="246D2977" w14:textId="77777777" w:rsidR="00210481" w:rsidRPr="00291CD4" w:rsidRDefault="00210481" w:rsidP="007B5290">
            <w:pPr>
              <w:pStyle w:val="NoSpacing"/>
              <w:rPr>
                <w:b/>
              </w:rPr>
            </w:pPr>
            <w:r w:rsidRPr="00291CD4">
              <w:rPr>
                <w:b/>
              </w:rPr>
              <w:t>TotalHomelessDays</w:t>
            </w:r>
          </w:p>
        </w:tc>
      </w:tr>
      <w:tr w:rsidR="00210481" w14:paraId="6955FC3E" w14:textId="77777777" w:rsidTr="007B5290">
        <w:tc>
          <w:tcPr>
            <w:tcW w:w="1587" w:type="dxa"/>
          </w:tcPr>
          <w:p w14:paraId="473B357A" w14:textId="77777777" w:rsidR="00210481" w:rsidRPr="00291CD4" w:rsidRDefault="00210481" w:rsidP="007B5290">
            <w:pPr>
              <w:pStyle w:val="NoSpacing"/>
              <w:rPr>
                <w:b/>
              </w:rPr>
            </w:pPr>
            <w:r>
              <w:rPr>
                <w:b/>
              </w:rPr>
              <w:t>SystemDaysNotPSHHoused</w:t>
            </w:r>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lastRenderedPageBreak/>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r w:rsidRPr="00397363">
        <w:rPr>
          <w:b/>
        </w:rPr>
        <w:t>PSHHousedDays</w:t>
      </w:r>
      <w:r>
        <w:t xml:space="preserve"> column also have to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5343D8">
              <w:rPr>
                <w:b/>
              </w:rPr>
              <w:t>PSHMoveIn</w:t>
            </w:r>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5343D8">
              <w:rPr>
                <w:b/>
              </w:rPr>
              <w:t>PSHHousedDays</w:t>
            </w:r>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t>&gt; 3650</w:t>
            </w:r>
          </w:p>
        </w:tc>
      </w:tr>
    </w:tbl>
    <w:p w14:paraId="663A2DF2" w14:textId="5CEB18CD" w:rsidR="00210481" w:rsidRPr="00291CD4" w:rsidRDefault="00210481" w:rsidP="00210481">
      <w:r>
        <w:t xml:space="preserve">All of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ReturnTime</w:t>
            </w:r>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17BEA07E" w:rsidR="00210481" w:rsidRPr="000D5A2E" w:rsidRDefault="005C6A07" w:rsidP="007B5290">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HoHRace</w:t>
            </w:r>
            <w:r w:rsidR="006B2956">
              <w:rPr>
                <w:b/>
                <w:bCs/>
              </w:rPr>
              <w:t>Ethnicity</w:t>
            </w:r>
          </w:p>
        </w:tc>
      </w:tr>
      <w:tr w:rsidR="00210481" w:rsidRPr="006C76FE" w14:paraId="0BAC2F5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w:t>
            </w:r>
          </w:p>
        </w:tc>
      </w:tr>
      <w:tr w:rsidR="00210481" w:rsidRPr="006C76FE" w14:paraId="3926586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HHChild</w:t>
            </w:r>
          </w:p>
        </w:tc>
      </w:tr>
      <w:tr w:rsidR="00210481" w:rsidRPr="006C76FE" w14:paraId="47EE684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HHNoDOB</w:t>
            </w:r>
          </w:p>
        </w:tc>
      </w:tr>
      <w:tr w:rsidR="00210481" w:rsidRPr="006C76FE" w14:paraId="56D0A47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ESTStatus</w:t>
            </w:r>
          </w:p>
        </w:tc>
      </w:tr>
      <w:tr w:rsidR="00210481" w:rsidRPr="006C76FE" w14:paraId="0A4200E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ESTGeography</w:t>
            </w:r>
          </w:p>
        </w:tc>
      </w:tr>
      <w:tr w:rsidR="00210481" w:rsidRPr="006C76FE" w14:paraId="4EBFE24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ESTDestination</w:t>
            </w:r>
          </w:p>
        </w:tc>
      </w:tr>
      <w:tr w:rsidR="00210481" w:rsidRPr="006C76FE" w14:paraId="56F949B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RRHStatus</w:t>
            </w:r>
          </w:p>
        </w:tc>
      </w:tr>
      <w:tr w:rsidR="00210481" w:rsidRPr="006C76FE" w14:paraId="3C1A47B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RRHMoveIn</w:t>
            </w:r>
          </w:p>
        </w:tc>
      </w:tr>
      <w:tr w:rsidR="00210481" w:rsidRPr="006C76FE" w14:paraId="096A2E5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RRHGeography</w:t>
            </w:r>
          </w:p>
        </w:tc>
      </w:tr>
      <w:tr w:rsidR="00210481" w:rsidRPr="006C76FE" w14:paraId="7440025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RRHLivingSit</w:t>
            </w:r>
          </w:p>
        </w:tc>
      </w:tr>
      <w:tr w:rsidR="00210481" w:rsidRPr="006C76FE" w14:paraId="74C42E7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RRHDestination</w:t>
            </w:r>
          </w:p>
        </w:tc>
      </w:tr>
      <w:tr w:rsidR="00210481" w:rsidRPr="006C76FE" w14:paraId="4356A2D6"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RRHPreMoveInDays</w:t>
            </w:r>
          </w:p>
        </w:tc>
      </w:tr>
      <w:tr w:rsidR="00210481" w:rsidRPr="006C76FE" w14:paraId="2DCCC02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lastRenderedPageBreak/>
              <w:t>26</w:t>
            </w:r>
          </w:p>
        </w:tc>
        <w:tc>
          <w:tcPr>
            <w:tcW w:w="4863" w:type="dxa"/>
          </w:tcPr>
          <w:p w14:paraId="5857726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PSHStatus</w:t>
            </w:r>
          </w:p>
        </w:tc>
      </w:tr>
      <w:tr w:rsidR="00210481" w:rsidRPr="006C76FE" w14:paraId="35E42EC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PSHMoveIn</w:t>
            </w:r>
          </w:p>
        </w:tc>
      </w:tr>
      <w:tr w:rsidR="00210481" w:rsidRPr="006C76FE" w14:paraId="61B1444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PSHGeography</w:t>
            </w:r>
          </w:p>
        </w:tc>
      </w:tr>
      <w:tr w:rsidR="00210481" w:rsidRPr="006C76FE" w14:paraId="04846DA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PSHLivingSit</w:t>
            </w:r>
          </w:p>
        </w:tc>
      </w:tr>
      <w:tr w:rsidR="00210481" w:rsidRPr="006C76FE" w14:paraId="763F928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PSHDestination</w:t>
            </w:r>
          </w:p>
        </w:tc>
      </w:tr>
      <w:tr w:rsidR="00210481" w:rsidRPr="006C76FE" w14:paraId="3C82D76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PSHHousedDays</w:t>
            </w:r>
          </w:p>
        </w:tc>
      </w:tr>
      <w:tr w:rsidR="00210481" w:rsidRPr="006C76FE" w14:paraId="3E5FC82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ESDays</w:t>
            </w:r>
          </w:p>
        </w:tc>
      </w:tr>
      <w:tr w:rsidR="00210481" w:rsidRPr="006C76FE" w14:paraId="68B92BE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THDays</w:t>
            </w:r>
          </w:p>
        </w:tc>
      </w:tr>
      <w:tr w:rsidR="00210481" w:rsidRPr="006C76FE" w14:paraId="1510725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ESTDays</w:t>
            </w:r>
          </w:p>
        </w:tc>
      </w:tr>
      <w:tr w:rsidR="00210481" w:rsidRPr="006C76FE" w14:paraId="312EE1B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RRHPSHPreMoveInDays</w:t>
            </w:r>
          </w:p>
        </w:tc>
      </w:tr>
      <w:tr w:rsidR="00210481" w:rsidRPr="006C76FE" w14:paraId="7C597A1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RRHHousedDays</w:t>
            </w:r>
          </w:p>
        </w:tc>
      </w:tr>
      <w:tr w:rsidR="00210481" w:rsidRPr="006C76FE" w14:paraId="49DD3E2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SystemDaysNotPSHHoused</w:t>
            </w:r>
          </w:p>
        </w:tc>
      </w:tr>
      <w:tr w:rsidR="00210481" w:rsidRPr="006C76FE" w14:paraId="3A2CE6A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SystemHomelessDays</w:t>
            </w:r>
          </w:p>
        </w:tc>
      </w:tr>
      <w:tr w:rsidR="00210481" w:rsidRPr="006C76FE" w14:paraId="7D77849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TotalHomelessDays</w:t>
            </w:r>
          </w:p>
        </w:tc>
      </w:tr>
      <w:tr w:rsidR="00210481" w:rsidRPr="006C76FE" w14:paraId="41598D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SystemPath</w:t>
            </w:r>
          </w:p>
        </w:tc>
      </w:tr>
      <w:tr w:rsidR="00210481" w:rsidRPr="006C76FE" w14:paraId="73F5F94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RRHAHAR</w:t>
            </w:r>
          </w:p>
        </w:tc>
      </w:tr>
      <w:tr w:rsidR="00B30326" w:rsidRPr="006C76FE" w14:paraId="5211183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30339F">
            <w:pPr>
              <w:pStyle w:val="NoSpacing"/>
            </w:pPr>
            <w:r w:rsidRPr="00067F76">
              <w:t>44</w:t>
            </w:r>
          </w:p>
        </w:tc>
        <w:tc>
          <w:tcPr>
            <w:tcW w:w="4863" w:type="dxa"/>
          </w:tcPr>
          <w:p w14:paraId="796FD37B" w14:textId="77777777" w:rsidR="00B30326" w:rsidRPr="000D5A2E" w:rsidRDefault="00B30326"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PSHAHAR</w:t>
            </w:r>
          </w:p>
        </w:tc>
      </w:tr>
      <w:tr w:rsidR="00D75781" w:rsidRPr="006C76FE" w14:paraId="1E0B9050"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36D39A" w14:textId="6E0AC2A4" w:rsidR="00D75781" w:rsidRPr="00067F76" w:rsidRDefault="00D75781" w:rsidP="0030339F">
            <w:pPr>
              <w:pStyle w:val="NoSpacing"/>
            </w:pPr>
            <w:r>
              <w:t>45</w:t>
            </w:r>
          </w:p>
        </w:tc>
        <w:tc>
          <w:tcPr>
            <w:tcW w:w="4863" w:type="dxa"/>
          </w:tcPr>
          <w:p w14:paraId="5B60723E" w14:textId="15FCB6F8" w:rsidR="00D75781" w:rsidRPr="000D5A2E" w:rsidRDefault="00D75781" w:rsidP="0030339F">
            <w:pPr>
              <w:pStyle w:val="NoSpacing"/>
              <w:cnfStyle w:val="000000010000" w:firstRow="0" w:lastRow="0" w:firstColumn="0" w:lastColumn="0" w:oddVBand="0" w:evenVBand="0" w:oddHBand="0" w:evenHBand="1" w:firstRowFirstColumn="0" w:firstRowLastColumn="0" w:lastRowFirstColumn="0" w:lastRowLastColumn="0"/>
              <w:rPr>
                <w:b/>
                <w:bCs/>
              </w:rPr>
            </w:pPr>
            <w:r>
              <w:rPr>
                <w:b/>
                <w:bCs/>
              </w:rPr>
              <w:t>RRHSOStatus</w:t>
            </w:r>
          </w:p>
        </w:tc>
      </w:tr>
      <w:tr w:rsidR="00D75781" w:rsidRPr="006C76FE" w14:paraId="5B1CCD0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D44681" w14:textId="5803B39B" w:rsidR="00D75781" w:rsidRPr="00067F76" w:rsidRDefault="00D75781" w:rsidP="0030339F">
            <w:pPr>
              <w:pStyle w:val="NoSpacing"/>
            </w:pPr>
            <w:r>
              <w:t>46</w:t>
            </w:r>
          </w:p>
        </w:tc>
        <w:tc>
          <w:tcPr>
            <w:tcW w:w="4863" w:type="dxa"/>
          </w:tcPr>
          <w:p w14:paraId="12A18FF8" w14:textId="4F88DAFA" w:rsidR="00D75781" w:rsidRPr="000D5A2E" w:rsidRDefault="00D75781" w:rsidP="0030339F">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RRHSOMoveIn</w:t>
            </w:r>
          </w:p>
        </w:tc>
      </w:tr>
      <w:tr w:rsidR="00210481" w:rsidRPr="006C76FE" w14:paraId="1083912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40982FD2" w:rsidR="00210481" w:rsidRPr="006C76FE" w:rsidRDefault="00210481" w:rsidP="007B5290">
            <w:pPr>
              <w:pStyle w:val="NoSpacing"/>
            </w:pPr>
            <w:r w:rsidRPr="00067F76">
              <w:t>45</w:t>
            </w:r>
            <w:r w:rsidR="00D75781">
              <w:t>47</w:t>
            </w:r>
          </w:p>
        </w:tc>
        <w:tc>
          <w:tcPr>
            <w:tcW w:w="4863" w:type="dxa"/>
          </w:tcPr>
          <w:p w14:paraId="467EFB8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1628" w:name="_HMIS_Business_Logic:_5"/>
      <w:bookmarkStart w:id="1629" w:name="_Toc37849798"/>
      <w:bookmarkStart w:id="1630" w:name="_Toc175057107"/>
      <w:bookmarkEnd w:id="1628"/>
      <w:r w:rsidRPr="00C52062">
        <w:lastRenderedPageBreak/>
        <w:t>HMIS Business Logic</w:t>
      </w:r>
      <w:r>
        <w:t>:</w:t>
      </w:r>
      <w:r w:rsidR="005A642F">
        <w:t xml:space="preserve"> </w:t>
      </w:r>
      <w:commentRangeStart w:id="1631"/>
      <w:r>
        <w:t>LSAExit</w:t>
      </w:r>
      <w:bookmarkEnd w:id="1629"/>
      <w:commentRangeEnd w:id="1631"/>
      <w:r w:rsidR="002A403C">
        <w:rPr>
          <w:rStyle w:val="CommentReference"/>
          <w:rFonts w:asciiTheme="minorHAnsi" w:eastAsiaTheme="minorHAnsi" w:hAnsiTheme="minorHAnsi" w:cstheme="minorBidi"/>
          <w:b w:val="0"/>
        </w:rPr>
        <w:commentReference w:id="1631"/>
      </w:r>
      <w:bookmarkEnd w:id="1630"/>
    </w:p>
    <w:p w14:paraId="1E4B078F" w14:textId="77777777" w:rsidR="00D2649F" w:rsidRDefault="00D2649F" w:rsidP="00D2649F">
      <w:pPr>
        <w:rPr>
          <w:ins w:id="1632" w:author="Molly McEvilley" w:date="2024-08-19T08:09:00Z" w16du:dateUtc="2024-08-19T12:09:00Z"/>
          <w:rFonts w:cstheme="minorHAnsi"/>
        </w:rPr>
      </w:pPr>
      <w:bookmarkStart w:id="1633" w:name="_Toc34145524"/>
      <w:bookmarkStart w:id="1634" w:name="_Toc34145525"/>
      <w:bookmarkStart w:id="1635" w:name="_Toc34145526"/>
      <w:bookmarkStart w:id="1636" w:name="_Toc34145527"/>
      <w:bookmarkEnd w:id="1633"/>
      <w:bookmarkEnd w:id="1634"/>
      <w:bookmarkEnd w:id="1635"/>
      <w:bookmarkEnd w:id="1636"/>
      <w:ins w:id="1637" w:author="Molly McEvilley" w:date="2024-08-19T08:09:00Z" w16du:dateUtc="2024-08-19T12:09:00Z">
        <w:r>
          <w:rPr>
            <w:rFonts w:cstheme="minorHAnsi"/>
          </w:rPr>
          <w:t xml:space="preserve">This section is required only if </w:t>
        </w:r>
        <w:r w:rsidRPr="00B44FA5">
          <w:rPr>
            <w:rFonts w:cstheme="minorHAnsi"/>
            <w:b/>
            <w:bCs/>
          </w:rPr>
          <w:t>LSAScope</w:t>
        </w:r>
        <w:r>
          <w:rPr>
            <w:rFonts w:cstheme="minorHAnsi"/>
          </w:rPr>
          <w:t xml:space="preserve"> &lt;&gt; 3 (HIC).</w:t>
        </w:r>
      </w:ins>
    </w:p>
    <w:p w14:paraId="73967B66" w14:textId="71A17AB4" w:rsidR="007B5290" w:rsidRDefault="007B5290" w:rsidP="007B5290">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638" w:name="_Identify_Qualifying_Exits"/>
      <w:bookmarkStart w:id="1639" w:name="_Toc37849799"/>
      <w:bookmarkStart w:id="1640" w:name="_Toc175057108"/>
      <w:bookmarkEnd w:id="1638"/>
      <w:r>
        <w:t xml:space="preserve">Identify </w:t>
      </w:r>
      <w:r w:rsidR="0031059A">
        <w:t>Qualifying</w:t>
      </w:r>
      <w:r w:rsidR="00D96057">
        <w:t xml:space="preserve"> Exits</w:t>
      </w:r>
      <w:r w:rsidR="002C5DCB">
        <w:t xml:space="preserve"> </w:t>
      </w:r>
      <w:r w:rsidR="00DB35F0">
        <w:t>in Exit Cohort Periods</w:t>
      </w:r>
      <w:bookmarkEnd w:id="1639"/>
      <w:bookmarkEnd w:id="1640"/>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4874ADA9">
                <wp:extent cx="5094631" cy="914400"/>
                <wp:effectExtent l="0" t="0" r="10795"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4631" cy="914400"/>
                          <a:chOff x="1036392" y="1100352"/>
                          <a:chExt cx="50947" cy="9144"/>
                        </a:xfrm>
                      </wpg:grpSpPr>
                      <wps:wsp>
                        <wps:cNvPr id="74486092" name="AutoShape 78"/>
                        <wps:cNvCnPr>
                          <a:cxnSpLocks noChangeShapeType="1"/>
                          <a:stCxn id="74486095" idx="1"/>
                          <a:endCxn id="74486093" idx="1"/>
                        </wps:cNvCnPr>
                        <wps:spPr bwMode="auto">
                          <a:xfrm flipV="1">
                            <a:off x="1069890" y="1104876"/>
                            <a:ext cx="5532" cy="4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422" y="1103473"/>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3" cy="9144"/>
                            <a:chOff x="1054667" y="1100352"/>
                            <a:chExt cx="15222" cy="9144"/>
                          </a:xfrm>
                        </wpg:grpSpPr>
                        <wps:wsp>
                          <wps:cNvPr id="74486095" name="Left Bracket 244"/>
                          <wps:cNvSpPr>
                            <a:spLocks/>
                          </wps:cNvSpPr>
                          <wps:spPr bwMode="auto">
                            <a:xfrm flipH="1" flipV="1">
                              <a:off x="1067486" y="1100352"/>
                              <a:ext cx="2403" cy="9144"/>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9144"/>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0352"/>
                            <a:ext cx="13129" cy="9144"/>
                            <a:chOff x="1036392" y="1101722"/>
                            <a:chExt cx="13129" cy="9144"/>
                          </a:xfrm>
                        </wpg:grpSpPr>
                        <wps:wsp>
                          <wps:cNvPr id="74486101" name="AutoShape 86"/>
                          <wps:cNvSpPr>
                            <a:spLocks noChangeArrowheads="1"/>
                          </wps:cNvSpPr>
                          <wps:spPr bwMode="auto">
                            <a:xfrm>
                              <a:off x="1036392" y="1102822"/>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685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1722"/>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123" idx="1"/>
                          <a:endCxn id="74486096" idx="1"/>
                        </wps:cNvCnPr>
                        <wps:spPr bwMode="auto">
                          <a:xfrm>
                            <a:off x="1049521" y="1104924"/>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3" style="width:401.15pt;height:1in;mso-position-horizontal-relative:char;mso-position-vertical-relative:line" coordorigin="10363,11003" coordsize="50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hrqIAYAALghAAAOAAAAZHJzL2Uyb0RvYy54bWzsWllz2zYQfu9M/wOG740I3tJYziSynWYm&#10;bTPjtO8wD4kNCbAgZMn59V1cPHRknMSR24n84OEBgsDut9+3u9TFy21dofuctyWjcwe/cB2U05Rl&#10;JV3OnT8/3PySOKgVhGakYjSfOw9567y8/Pmni00zyz22YlWWcwST0Ha2aebOSohmNpm06SqvSfuC&#10;NTmFmwXjNRFwypeTjJMNzF5XE891o8mG8azhLM3bFq5e6ZvOpZq/KPJU/FEUbS5QNXdgbUL95+r/&#10;nfw/ubwgsyUnzapMzTLIV6yiJiWFl3ZTXRFB0JqXe1PVZcpZywrxImX1hBVFmeZqD7Ab7O7s5g1n&#10;60btZTnbLJvOTGDaHTt99bTp7/dveHPbvOd69XD4jqUfW7DLZNMsZ8P78nypB6O7zW8sA3+StWBq&#10;49uC13IK2BLaKvs+dPbNtwKlcDF0p0HkYwelcG+Kg8A1DkhX4CX5GHb9yJ96DoIBGLuuH3raRenq&#10;ejBJ3E8hb0/ITL9eLdksUUIAMNX2Zmu/zWy3K9LkyhutNMt7jsps7sRBkESuXDIlNRjkFRhEjURx&#10;ItcmFwGjF1RbON1SY2FE2WJF6DJXoz88NPAw1pttxWJLh7OHDpxJ8+j7Oc12BvjDAWCFwTvlSQv+&#10;PewyVFRl85eceeA87EbTZArhor0QJHFkXmx9EPqwYenFQG2ycwCZNbwVb3JWI3kwd1rBSblciQWj&#10;FIKRcf0icv+uFdpz9gH5fspuyqqC62RWUbSZO5EfumplLavKTN6U9xQ75IuKo3sCcZ191JNW6xpA&#10;qa8ZYMEliSw1TF2ClXZPK+CMJoZ4o5l6/Son2bU5FqSs4BgJ5SPBS/BalTtyfXWeOajKgfrkkd5Q&#10;ReUac0U+ZpfWBxoOdyx7eM/lYHkdEHpaqAJW9qA6lWs3sLFk0Gom6HD6inO2kXaBOFJAtDjTD9g9&#10;HsaZNImhBuzGYeB1Me4HsT9GF8ZTbCLcS1wFveMAKyq2gTji4i0VOaekugWQkaUMVDI7ArORz1u+&#10;vOugdP36Kr7WmwOgDDH3WTwOp1h4SfhK7UhibThFXcIKUVXWcydx5Z/e9gGoPRJIYnu3VTSBpx3X&#10;aHAhzrTUgTTDwYrxT4BXkDmIyH/WhAN6q7cUHCk10R5we3BnDwhN4dG5kwruIH2yEFo91w2XcW2Z&#10;gzJJfEWpglpCQa9jjHEjHxJpSlnGFBpYXCrZQ9gLNSjHIiQl9qlECrthEEUAtV21sYKFQ8+DcLFy&#10;pf01EKsjj/diJScwTCn1Tk7QQfn5xArkRDPAu7wQ6DUn6UfIkDy9vsMsYNkKpOwx4a5k5VcJjmMC&#10;E4NsHje8F7g7du/MticxFWzC7KEPehn9y8xsk2R/wzrqCjI7UAIUxGFkWUUxhHLK/0aHHkkOX0gE&#10;fhSCyhsyMCeaEMyJJgVzYolBPAUtnC5Lgw0eBL5hGpU17cjf1wB/P586QhSWZwDuwH5DmnlauAdn&#10;uO/o3g8Bd6i9dzM9rJKOwxz/HTK9MEyiqaV5HIRKASE5NnUE9hIMi5TA9+Jzpne8ZBhkel2q/oUE&#10;f9JM73SUDujaw7jKvp8H42GQqFT8CMZ3UsC9XKarZq5Yuq5zKvqMRsv+MEsZFRejMuZmcR1eWc4f&#10;DXt0GXMTvsbJicsYaOjplN+WD//FMqZP23Udo8qRgyUN9K8sOE1JA70vcONuX+1pS5ojDbSOcn3s&#10;QcwMcw0yG5Q0o8dxDNULrFiOuLacvT9Bl6z0tpHdLhmBp+m/YRcKjV0agPpCGftQVvcdpG5kOC+x&#10;huvsDk0NSD+V1J2bGp/pjnVSBw1x68Cz1CURdqGRsItxfFqpG2E8SkL19oHU4SSxjbs4sOJhvwxY&#10;6TKd4R9d6hSxSoo8gxvALdtsGtzP15MKYncKrTHdDOylzzK4F3iGwPdaeXt53Bf3pHwc6NIMtPTc&#10;kzLN6Wcr0vs85qRZjNe1wPuviNgfNqe+5TOiirHPf0YEfPcDwAiP/ow4+rwTTEMP8jEdR8EUdqVS&#10;SBtHIYZ2lEqE7Be5Iwpx/nYIdlNeaNX3+V4s7HX17VCBFX4eoLrY5qcM8vcHw3M1T/+Di8t/AQAA&#10;//8DAFBLAwQUAAYACAAAACEADVrJzd0AAAAFAQAADwAAAGRycy9kb3ducmV2LnhtbEyPQWvCQBCF&#10;74X+h2WE3upu1BaJ2YhI25MUqoXS25odk2B2NmTXJP77TnuplwfDe7z3TbYeXSN67ELtSUMyVSCQ&#10;Cm9rKjV8Hl4flyBCNGRN4wk1XDHAOr+/y0xq/UAf2O9jKbiEQmo0VDG2qZShqNCZMPUtEnsn3zkT&#10;+exKaTszcLlr5EypZ+lMTbxQmRa3FRbn/cVpeBvMsJknL/3ufNpevw9P71+7BLV+mIybFYiIY/wP&#10;wy8+o0POTEd/IRtEo4EfiX/K3lLN5iCOHFosFMg8k7f0+Q8AAAD//wMAUEsBAi0AFAAGAAgAAAAh&#10;ALaDOJL+AAAA4QEAABMAAAAAAAAAAAAAAAAAAAAAAFtDb250ZW50X1R5cGVzXS54bWxQSwECLQAU&#10;AAYACAAAACEAOP0h/9YAAACUAQAACwAAAAAAAAAAAAAAAAAvAQAAX3JlbHMvLnJlbHNQSwECLQAU&#10;AAYACAAAACEAFjIa6iAGAAC4IQAADgAAAAAAAAAAAAAAAAAuAgAAZHJzL2Uyb0RvYy54bWxQSwEC&#10;LQAUAAYACAAAACEADVrJzd0AAAAFAQAADwAAAAAAAAAAAAAAAAB6CAAAZHJzL2Rvd25yZXYueG1s&#10;UEsFBgAAAAAEAAQA8wAAAIQJAAAAAA==&#10;">
                <v:shape id="AutoShape 78" o:spid="_x0000_s1414" type="#_x0000_t32" style="position:absolute;left:10698;top:11048;width:5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zyhyAAAAOEAAAAPAAAAZHJzL2Rvd25yZXYueG1sRI9RS8Mw&#10;FIXfBf9DuMLeXOoYsavLhggDGYi4FfZ6Se7asuamJHFr/70RBB8P55zvcNbb0fXiSiF2njU8zQsQ&#10;xMbbjhsN9XH3WIKICdli75k0TBRhu7m/W2Nl/Y2/6HpIjcgQjhVqaFMaKimjaclhnPuBOHtnHxym&#10;LEMjbcBbhrteLopCSYcd54UWB3pryVwO306Doqmsx9Puoz5N9nL+NCoYtdd69jC+voBINKb/8F/7&#10;3Wp4Xi5LVawW8PsovwG5+QEAAP//AwBQSwECLQAUAAYACAAAACEA2+H2y+4AAACFAQAAEwAAAAAA&#10;AAAAAAAAAAAAAAAAW0NvbnRlbnRfVHlwZXNdLnhtbFBLAQItABQABgAIAAAAIQBa9CxbvwAAABUB&#10;AAALAAAAAAAAAAAAAAAAAB8BAABfcmVscy8ucmVsc1BLAQItABQABgAIAAAAIQDKtzyhyAAAAOEA&#10;AAAPAAAAAAAAAAAAAAAAAAcCAABkcnMvZG93bnJldi54bWxQSwUGAAAAAAMAAwC3AAAA/AIAAAAA&#10;" strokecolor="black [0]" strokeweight=".5pt">
                  <v:stroke endarrow="block"/>
                  <v:shadow color="black [0]"/>
                </v:shape>
                <v:shape id="AutoShape 79" o:spid="_x0000_s1415" type="#_x0000_t113" style="position:absolute;left:10754;top:1103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r>
                          <w:t>tlsa_HHID</w:t>
                        </w:r>
                      </w:p>
                    </w:txbxContent>
                  </v:textbox>
                </v:shape>
                <v:group id="Group 125" o:spid="_x0000_s1416" style="position:absolute;left:10546;top:11003;width:152;height:91" coordorigin="10546,11003"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17" type="#_x0000_t85" style="position:absolute;left:10674;top:11003;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LMyQAAAOEAAAAPAAAAZHJzL2Rvd25yZXYueG1sRI9Ba8JA&#10;FITvhf6H5RV6qxsl1RhdRQoFSw9Fq/dn9plEs29D9lVjf323UOhxmJlvmPmyd426UBdqzwaGgwQU&#10;ceFtzaWB3efrUwYqCLLFxjMZuFGA5eL+bo659Vfe0GUrpYoQDjkaqETaXOtQVOQwDHxLHL2j7xxK&#10;lF2pbYfXCHeNHiXJWDusOS5U2NJLRcV5++UMfGPzcZu+06F1b1hkk/1aTpIa8/jQr2aghHr5D/+1&#10;19bAJE2zcTJ9ht9H8Q3oxQ8AAAD//wMAUEsBAi0AFAAGAAgAAAAhANvh9svuAAAAhQEAABMAAAAA&#10;AAAAAAAAAAAAAAAAAFtDb250ZW50X1R5cGVzXS54bWxQSwECLQAUAAYACAAAACEAWvQsW78AAAAV&#10;AQAACwAAAAAAAAAAAAAAAAAfAQAAX3JlbHMvLnJlbHNQSwECLQAUAAYACAAAACEA2BRCzMkAAADh&#10;AAAADwAAAAAAAAAAAAAAAAAHAgAAZHJzL2Rvd25yZXYueG1sUEsFBgAAAAADAAMAtwAAAP0CAAAA&#10;AA==&#10;" adj="2700" fillcolor="#5b9bd5" strokecolor="black [0]" strokeweight=".5pt">
                    <v:shadow color="black [0]"/>
                    <v:textbox inset="2.88pt,2.88pt,2.88pt,2.88pt"/>
                  </v:shape>
                  <v:shape id="Left Bracket 245" o:spid="_x0000_s1418" type="#_x0000_t85" style="position:absolute;left:10546;top:11003;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QuyAAAAOEAAAAPAAAAZHJzL2Rvd25yZXYueG1sRI9Ba8JA&#10;FITvBf/D8oRepG4Um6apq4goehI07f2RfU2WZt+G7BrTf+8KhR6HmfmGWa4H24ieOm8cK5hNExDE&#10;pdOGKwWfxf4lA+EDssbGMSn4JQ/r1ehpibl2Nz5TfwmViBD2OSqoQ2hzKX1Zk0U/dS1x9L5dZzFE&#10;2VVSd3iLcNvIeZKk0qLhuFBjS9uayp/L1SoYXjeZ6SeTYzjtssJUKe+Kr4NSz+Nh8wEi0BD+w3/t&#10;o1bwtlhkafKewuNRfANydQcAAP//AwBQSwECLQAUAAYACAAAACEA2+H2y+4AAACFAQAAEwAAAAAA&#10;AAAAAAAAAAAAAAAAW0NvbnRlbnRfVHlwZXNdLnhtbFBLAQItABQABgAIAAAAIQBa9CxbvwAAABUB&#10;AAALAAAAAAAAAAAAAAAAAB8BAABfcmVscy8ucmVsc1BLAQItABQABgAIAAAAIQBiSCQuyAAAAOEA&#10;AAAPAAAAAAAAAAAAAAAAAAcCAABkcnMvZG93bnJldi54bWxQSwUGAAAAAAMAAwC3AAAA/AIAAAAA&#10;" adj="2700" fillcolor="#5b9bd5" strokecolor="black [0]" strokeweight=".5pt">
                    <v:shadow color="black [0]"/>
                    <v:textbox inset="2.88pt,2.88pt,2.88pt,2.88pt"/>
                  </v:shape>
                  <v:shape id="AutoShape 10" o:spid="_x0000_s141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r>
                            <w:t>tlsa_HHID</w:t>
                          </w:r>
                        </w:p>
                      </w:txbxContent>
                    </v:textbox>
                  </v:shape>
                  <v:shape id="_x0000_s142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r>
                            <w:t>lsa_Project</w:t>
                          </w:r>
                        </w:p>
                      </w:txbxContent>
                    </v:textbox>
                  </v:shape>
                </v:group>
                <v:group id="Group 131" o:spid="_x0000_s1421" style="position:absolute;left:10363;top:11003;width:132;height:91" coordorigin="10363,11017"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2" type="#_x0000_t113" style="position:absolute;left:10363;top:1102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r>
                            <w:t>tlsa_CohortDates</w:t>
                          </w:r>
                        </w:p>
                      </w:txbxContent>
                    </v:textbox>
                  </v:shape>
                  <v:shape id="_x0000_s1423" type="#_x0000_t114" style="position:absolute;left:10363;top:110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r>
                            <w:t>lsa_Report</w:t>
                          </w:r>
                        </w:p>
                      </w:txbxContent>
                    </v:textbox>
                  </v:shape>
                  <v:shape id="Left Bracket 244" o:spid="_x0000_s1424" type="#_x0000_t85" style="position:absolute;left:10470;top:11017;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25" type="#_x0000_t32" style="position:absolute;left:10495;top:110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r>
              <w:rPr>
                <w:b/>
                <w:bCs/>
              </w:rPr>
              <w:t>tlsa_CohortDates</w:t>
            </w:r>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r w:rsidRPr="00323F4A">
              <w:t>CohortStart</w:t>
            </w:r>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r w:rsidRPr="00323F4A">
              <w:t>CohortEnd</w:t>
            </w:r>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r>
              <w:t>HoHID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r>
              <w:t>ActiveHHType</w:t>
            </w:r>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bl>
    <w:p w14:paraId="2C4D9D27" w14:textId="7DC96241" w:rsidR="00EB1AA1" w:rsidRDefault="00C7148E" w:rsidP="0088191A">
      <w:pPr>
        <w:pStyle w:val="Heading4"/>
      </w:pPr>
      <w:r w:rsidRPr="00AB2970">
        <w:t>Target</w:t>
      </w:r>
    </w:p>
    <w:p w14:paraId="31CB4430" w14:textId="17158A85" w:rsidR="00A221FF" w:rsidRDefault="00A221FF" w:rsidP="00A221FF">
      <w:r>
        <w:t>A household may have multiple qualifying exits in a given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t xml:space="preserve">All qualifying exits are identified in tlsa_HHID in this step by setting the </w:t>
      </w:r>
      <w:r w:rsidR="00D93F6E">
        <w:rPr>
          <w:rFonts w:cstheme="minorHAnsi"/>
          <w:b/>
        </w:rPr>
        <w:t>ExitCohort</w:t>
      </w:r>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r w:rsidR="006471CB" w:rsidRPr="006471CB">
        <w:rPr>
          <w:b/>
          <w:bCs/>
        </w:rPr>
        <w:t>ExitCohort</w:t>
      </w:r>
      <w:r w:rsidR="006471CB">
        <w:t xml:space="preserve"> and </w:t>
      </w:r>
      <w:r w:rsidR="006471CB" w:rsidRPr="006471CB">
        <w:rPr>
          <w:b/>
          <w:bCs/>
        </w:rPr>
        <w:t>ExitDest</w:t>
      </w:r>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C694E0B" w:rsidR="00C859D7" w:rsidRPr="002F5C54" w:rsidRDefault="00C653C6" w:rsidP="004C2D38">
            <w:pPr>
              <w:spacing w:before="0" w:after="0"/>
              <w:rPr>
                <w:rFonts w:cstheme="minorHAnsi"/>
                <w:b/>
                <w:color w:val="FFFFFF" w:themeColor="background1"/>
              </w:rPr>
            </w:pPr>
            <w:r>
              <w:rPr>
                <w:rFonts w:cstheme="minorHAnsi"/>
                <w:b/>
                <w:color w:val="FFFFFF" w:themeColor="background1"/>
              </w:rPr>
              <w:t>T</w:t>
            </w:r>
            <w:r w:rsidR="00C859D7">
              <w:rPr>
                <w:rFonts w:cstheme="minorHAnsi"/>
                <w:b/>
                <w:color w:val="FFFFFF" w:themeColor="background1"/>
              </w:rPr>
              <w: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r>
              <w:rPr>
                <w:rFonts w:cstheme="minorHAnsi"/>
                <w:b/>
              </w:rPr>
              <w:t>ExitCohort</w:t>
            </w:r>
          </w:p>
        </w:tc>
      </w:tr>
    </w:tbl>
    <w:p w14:paraId="4F59066C" w14:textId="086A53A5" w:rsidR="00EB1AA1" w:rsidRDefault="00EB1AA1" w:rsidP="0088191A">
      <w:pPr>
        <w:pStyle w:val="Heading3"/>
      </w:pPr>
      <w:r>
        <w:lastRenderedPageBreak/>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r w:rsidR="0031059A">
        <w:t>tlsa_HHID</w:t>
      </w:r>
      <w:r>
        <w:t>.</w:t>
      </w:r>
      <w:r w:rsidRPr="004F7F22">
        <w:rPr>
          <w:b/>
          <w:bCs/>
        </w:rPr>
        <w:t>ExitCohort</w:t>
      </w:r>
      <w:r>
        <w:t xml:space="preserve"> = tlsa_CohortDates.</w:t>
      </w:r>
      <w:r w:rsidRPr="004F7F22">
        <w:rPr>
          <w:b/>
          <w:bCs/>
        </w:rPr>
        <w:t>Cohort</w:t>
      </w:r>
      <w:r>
        <w:t xml:space="preserve"> to identify</w:t>
      </w:r>
      <w:r w:rsidR="0031059A">
        <w:t xml:space="preserve"> a </w:t>
      </w:r>
      <w:r w:rsidR="001C3F78">
        <w:t>qualifying</w:t>
      </w:r>
      <w:r w:rsidR="0031059A">
        <w:t xml:space="preserve"> exit </w:t>
      </w:r>
      <w:r w:rsidR="001C3F78">
        <w:t xml:space="preserve">(qx) </w:t>
      </w:r>
      <w:r w:rsidR="0031059A">
        <w:t>whe</w:t>
      </w:r>
      <w:r>
        <w:t>re</w:t>
      </w:r>
      <w:r w:rsidR="0031059A">
        <w:t>:</w:t>
      </w:r>
    </w:p>
    <w:p w14:paraId="47191FD4" w14:textId="0CFCF438" w:rsidR="0031059A" w:rsidRDefault="00414EE3" w:rsidP="00777E3F">
      <w:pPr>
        <w:pStyle w:val="ListParagraph"/>
        <w:numPr>
          <w:ilvl w:val="0"/>
          <w:numId w:val="42"/>
        </w:numPr>
      </w:pPr>
      <w:r>
        <w:t>qx.</w:t>
      </w:r>
      <w:r w:rsidR="0031059A" w:rsidRPr="000B3A9E">
        <w:rPr>
          <w:b/>
          <w:bCs/>
        </w:rPr>
        <w:t>ExitDate</w:t>
      </w:r>
      <w:r w:rsidR="0031059A">
        <w:t xml:space="preserve"> between </w:t>
      </w:r>
      <w:r w:rsidR="000B3A9E">
        <w:t>tlsa_CohortDates.</w:t>
      </w:r>
      <w:r w:rsidR="0031059A" w:rsidRPr="000B3A9E">
        <w:rPr>
          <w:b/>
          <w:bCs/>
        </w:rPr>
        <w:t>CohortStart</w:t>
      </w:r>
      <w:r w:rsidR="0031059A">
        <w:t xml:space="preserve"> and </w:t>
      </w:r>
      <w:r w:rsidR="0031059A" w:rsidRPr="000B3A9E">
        <w:rPr>
          <w:b/>
          <w:bCs/>
        </w:rPr>
        <w:t>CohortEnd</w:t>
      </w:r>
      <w:r w:rsidR="0031059A">
        <w:t xml:space="preserve"> </w:t>
      </w:r>
      <w:r w:rsidR="000B3A9E">
        <w:t xml:space="preserve">where </w:t>
      </w:r>
      <w:r w:rsidR="000B3A9E" w:rsidRPr="000B3A9E">
        <w:rPr>
          <w:b/>
          <w:bCs/>
        </w:rPr>
        <w:t>Cohort</w:t>
      </w:r>
      <w:r w:rsidR="000B3A9E">
        <w:t xml:space="preserve"> between -2 and 0</w:t>
      </w:r>
    </w:p>
    <w:p w14:paraId="5B8F8DBE" w14:textId="2A362230" w:rsidR="000B3A9E" w:rsidRDefault="000B3A9E" w:rsidP="00777E3F">
      <w:pPr>
        <w:pStyle w:val="ListParagraph"/>
        <w:numPr>
          <w:ilvl w:val="0"/>
          <w:numId w:val="42"/>
        </w:numPr>
      </w:pPr>
      <w:r>
        <w:t>There is no other record in tlsa_HHID where:</w:t>
      </w:r>
    </w:p>
    <w:p w14:paraId="79CA5BAF" w14:textId="5738E75F" w:rsidR="000B3A9E" w:rsidRPr="00414EE3" w:rsidRDefault="000B3A9E" w:rsidP="00777E3F">
      <w:pPr>
        <w:pStyle w:val="ListParagraph"/>
        <w:numPr>
          <w:ilvl w:val="1"/>
          <w:numId w:val="42"/>
        </w:numPr>
      </w:pPr>
      <w:r>
        <w:t>[Other].</w:t>
      </w:r>
      <w:r w:rsidRPr="000B3A9E">
        <w:rPr>
          <w:b/>
          <w:bCs/>
        </w:rPr>
        <w:t>HoHID</w:t>
      </w:r>
      <w:r>
        <w:t xml:space="preserve"> = </w:t>
      </w:r>
      <w:r w:rsidR="00414EE3">
        <w:t>qx.</w:t>
      </w:r>
      <w:r w:rsidRPr="000B3A9E">
        <w:rPr>
          <w:b/>
          <w:bCs/>
        </w:rPr>
        <w:t>HoHID</w:t>
      </w:r>
    </w:p>
    <w:p w14:paraId="567CF4D2" w14:textId="26DA0103" w:rsidR="00FE6B62" w:rsidRPr="00FE6B62" w:rsidRDefault="00FE6B62" w:rsidP="00777E3F">
      <w:pPr>
        <w:pStyle w:val="ListParagraph"/>
        <w:numPr>
          <w:ilvl w:val="1"/>
          <w:numId w:val="42"/>
        </w:numPr>
      </w:pPr>
      <w:r w:rsidRPr="00FE6B62">
        <w:t>Household type values match:</w:t>
      </w:r>
    </w:p>
    <w:p w14:paraId="74738195"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0, </w:t>
      </w:r>
      <w:r w:rsidRPr="009E742A">
        <w:rPr>
          <w:b/>
          <w:bCs/>
        </w:rPr>
        <w:t>ActiveHHType</w:t>
      </w:r>
    </w:p>
    <w:p w14:paraId="0E3F2E56"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777E3F">
      <w:pPr>
        <w:pStyle w:val="ListParagraph"/>
        <w:numPr>
          <w:ilvl w:val="1"/>
          <w:numId w:val="42"/>
        </w:numPr>
      </w:pPr>
      <w:r>
        <w:t>[Other].</w:t>
      </w:r>
      <w:r w:rsidRPr="001C3F78">
        <w:rPr>
          <w:b/>
          <w:bCs/>
        </w:rPr>
        <w:t>ExitDate</w:t>
      </w:r>
      <w:r>
        <w:t xml:space="preserve"> is </w:t>
      </w:r>
      <w:r w:rsidR="00143E83">
        <w:t>NULL</w:t>
      </w:r>
      <w:r>
        <w:t xml:space="preserve"> or [Other].</w:t>
      </w:r>
      <w:r w:rsidRPr="001C3F78">
        <w:rPr>
          <w:b/>
          <w:bCs/>
        </w:rPr>
        <w:t>ExitDate</w:t>
      </w:r>
      <w:r>
        <w:t xml:space="preserve"> &gt; </w:t>
      </w:r>
      <w:r w:rsidR="00414EE3">
        <w:t>qx.</w:t>
      </w:r>
      <w:r w:rsidRPr="001C3F78">
        <w:rPr>
          <w:b/>
          <w:bCs/>
        </w:rPr>
        <w:t>ExitDate</w:t>
      </w:r>
    </w:p>
    <w:p w14:paraId="58E3A2E9" w14:textId="4AD87C7A" w:rsidR="001C3F78" w:rsidRDefault="001C3F78" w:rsidP="00777E3F">
      <w:pPr>
        <w:pStyle w:val="ListParagraph"/>
        <w:numPr>
          <w:ilvl w:val="1"/>
          <w:numId w:val="42"/>
        </w:numPr>
      </w:pPr>
      <w:r w:rsidRPr="001C3F78">
        <w:t>[Other].</w:t>
      </w:r>
      <w:r>
        <w:rPr>
          <w:b/>
          <w:bCs/>
        </w:rPr>
        <w:t>EntryDate</w:t>
      </w:r>
      <w:r w:rsidRPr="001C3F78">
        <w:t xml:space="preserve"> &lt; [</w:t>
      </w:r>
      <w:r w:rsidR="00414EE3">
        <w:t>qx.</w:t>
      </w:r>
      <w:r>
        <w:rPr>
          <w:b/>
          <w:bCs/>
        </w:rPr>
        <w:t xml:space="preserve">ExitDate </w:t>
      </w:r>
      <w:r>
        <w:t>+ 14 days]</w:t>
      </w:r>
    </w:p>
    <w:p w14:paraId="20D22D0D" w14:textId="3FCEF658" w:rsidR="0094670D" w:rsidRDefault="0094670D" w:rsidP="0094670D">
      <w:r>
        <w:t>If lsa_Report.</w:t>
      </w:r>
      <w:r w:rsidRPr="0094670D">
        <w:rPr>
          <w:b/>
          <w:bCs/>
        </w:rPr>
        <w:t>LSAScope</w:t>
      </w:r>
      <w:r>
        <w:t xml:space="preserve"> = 2 (Project-Focused), </w:t>
      </w:r>
      <w:r w:rsidR="00195674">
        <w:t>exit cohorts are limited to households served in the projects in lsa_Project</w:t>
      </w:r>
      <w:r w:rsidR="00BE3A84">
        <w:t xml:space="preserve"> – </w:t>
      </w:r>
      <w:r>
        <w:t>qx.</w:t>
      </w:r>
      <w:r w:rsidRPr="0094670D">
        <w:rPr>
          <w:b/>
          <w:bCs/>
        </w:rPr>
        <w:t>ProjectID</w:t>
      </w:r>
      <w:r>
        <w:t xml:space="preserve"> in lsa_</w:t>
      </w:r>
      <w:r w:rsidR="00BE3A84">
        <w:t>Project</w:t>
      </w:r>
      <w:r>
        <w:t>.</w:t>
      </w:r>
      <w:r w:rsidRPr="0094670D">
        <w:rPr>
          <w:b/>
          <w:bCs/>
        </w:rPr>
        <w:t>ProjectID</w:t>
      </w:r>
      <w:r w:rsidR="004873DC">
        <w:rPr>
          <w:b/>
          <w:bCs/>
        </w:rPr>
        <w:t xml:space="preserve">. </w:t>
      </w:r>
      <w:r w:rsidR="00BE3A84">
        <w:t>This limitation does not apply to a systemwide LSA (</w:t>
      </w:r>
      <w:r w:rsidR="00BE3A84" w:rsidRPr="00BE3A84">
        <w:rPr>
          <w:b/>
          <w:bCs/>
        </w:rPr>
        <w:t>LSAScope</w:t>
      </w:r>
      <w:r w:rsidR="00BE3A84">
        <w:t xml:space="preserve"> = 1).</w:t>
      </w:r>
    </w:p>
    <w:p w14:paraId="579A18E1" w14:textId="21E9DBB8" w:rsidR="00BE4030" w:rsidRDefault="0024585E" w:rsidP="0088191A">
      <w:pPr>
        <w:pStyle w:val="Heading2"/>
      </w:pPr>
      <w:bookmarkStart w:id="1641" w:name="_Toc37973285"/>
      <w:bookmarkStart w:id="1642" w:name="_Toc37973840"/>
      <w:bookmarkStart w:id="1643" w:name="_Toc37974391"/>
      <w:bookmarkStart w:id="1644" w:name="_Toc37974943"/>
      <w:bookmarkStart w:id="1645" w:name="_Toc37973841"/>
      <w:bookmarkStart w:id="1646" w:name="_Toc37974392"/>
      <w:bookmarkStart w:id="1647" w:name="_Toc37974944"/>
      <w:bookmarkStart w:id="1648" w:name="_Toc31197276"/>
      <w:bookmarkStart w:id="1649" w:name="_Toc31197277"/>
      <w:bookmarkStart w:id="1650" w:name="_Toc31197278"/>
      <w:bookmarkStart w:id="1651" w:name="_Toc31197279"/>
      <w:bookmarkStart w:id="1652" w:name="_Toc31197280"/>
      <w:bookmarkStart w:id="1653" w:name="_Toc31197281"/>
      <w:bookmarkStart w:id="1654" w:name="_Toc37973417"/>
      <w:bookmarkStart w:id="1655" w:name="_Toc37973970"/>
      <w:bookmarkStart w:id="1656" w:name="_Toc37974521"/>
      <w:bookmarkStart w:id="1657" w:name="_Toc37975073"/>
      <w:bookmarkStart w:id="1658" w:name="_Toc37849800"/>
      <w:bookmarkStart w:id="1659" w:name="_Toc175057109"/>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r>
        <w:t xml:space="preserve">Select </w:t>
      </w:r>
      <w:r w:rsidR="00BE4030">
        <w:t>Reportable Exits</w:t>
      </w:r>
      <w:bookmarkEnd w:id="1658"/>
      <w:bookmarkEnd w:id="1659"/>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2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lSojAMAADkLAAAOAAAAZHJzL2Uyb0RvYy54bWzsVl1v1DoQfUfiP1h+p/nY3WwSNUVlWyok&#10;4CKV+wO8ifMhHDvY3mbLr2c8Trbt9vaCisQL7MPKjsfj8ZnxOXP6et8LcsO16ZQsaHQSUsJlqapO&#10;NgX99/PbVyklxjJZMaEkL+gtN/T12csXp+OQ81i1SlRcE3AiTT4OBW2tHfIgMGXLe2ZO1MAlLNZK&#10;98zCVDdBpdkI3nsRxGGYBKPS1aBVyY2Brxd+kZ6h/7rmpf2nrg23RBQUYrP4r/F/6/6Ds1OWN5oN&#10;bVdOYbBnRNGzTsKhB1cXzDKy090jV31XamVUbU9K1QeqrruS4x3gNlF4dJsrrXYD3qXJx2Y4wATQ&#10;HuH0bLflx5srPVwPn7SPHobvVfnFAC7BODT5/XU3b7wx2Y4fVAX5ZDur8OL7WvfOBVyJ7BHf2wO+&#10;fG9JCR8X8TpJQkhDCWvxermIpwSULWTJbYuieJlkK0rAIAqz9SJe+hSV7eU9J1BUswu3HLDcH48h&#10;TyG6EoCaMnewmV+D7bplA8dsGAfLJ026qqDr5TJNwhgikqwHQM4BELQkaeZic0GA9Yyw8fASqTYt&#10;kw0/11qNLWcVBBfhXR5scBMDyfkh3k8CN2MfRWm6fgI2lg/a2CuueuIGBa2FGiE+bd9Jy7Vk4toq&#10;zRp3e5azm/fGetTnbe6zUaKr3nZC4EQ3243Q5IbBu7t8c7G+9Jc7MhOSjAVNFqsQPT/tYhOnq/PF&#10;lOsHZn0HERLR9QVNQ/dzRix3kF7KCseWdcKPoVCEdMscqWG6xwyyT5bdb/eY2TjEA93qVlW3kASt&#10;PH8A38GgVfobJSNwR0HN1x3TnBLxTkIiHdHMAz0PtvOAyRK2FrS0mhI/2VhPSbtBd00LviPEQypX&#10;TXWHaN/FgU8TS/v31nj2uMYzhNuF9ltqfLlarZPH5PC3xvNn1zjy611t/eE1voCne8zjGVLXVOMb&#10;6ZWy3MtJKQ9Ujqz/+XYAEcAdwHV2s5dHKtFVTgg9SXFZHRnAE0ODB1Lgz3QB/KQULJJVGs/PJE2y&#10;ZDpuUtA0y5ZeCfD1HtTzkQwYq5njo42SEjoppT0tPSEAUjn2R8b9X153rR0/iEP1xTsVux46Ci8Y&#10;E4fDJ9cWoIbMkWJj6Haj6j9QAmiWJsL/D/InFhNjdQeqK4CpQXd6XgFjc+hb3cgr2g/lwUuBM3YJ&#10;gfYCR9ifYUhTL+kawPtztLrreM++AwAA//8DAFBLAwQUAAYACAAAACEAPTCDJNsAAAAEAQAADwAA&#10;AGRycy9kb3ducmV2LnhtbEyPQWvCQBCF74X+h2UKvdVNtEqJ2YhI25MUqoXibUzGJJidDdk1if++&#10;017s5cHjDe99k65G26ieOl87NhBPIlDEuStqLg187d+eXkD5gFxg45gMXMnDKru/SzEp3MCf1O9C&#10;qaSEfYIGqhDaRGufV2TRT1xLLNnJdRaD2K7URYeDlNtGT6NooS3WLAsVtrSpKD/vLtbA+4DDeha/&#10;9tvzaXM97Ocf39uYjHl8GNdLUIHGcDuGX3xBh0yYju7ChVeNAXkk/Klk83gh9mjgeTYFnaX6P3z2&#10;AwAA//8DAFBLAQItABQABgAIAAAAIQC2gziS/gAAAOEBAAATAAAAAAAAAAAAAAAAAAAAAABbQ29u&#10;dGVudF9UeXBlc10ueG1sUEsBAi0AFAAGAAgAAAAhADj9If/WAAAAlAEAAAsAAAAAAAAAAAAAAAAA&#10;LwEAAF9yZWxzLy5yZWxzUEsBAi0AFAAGAAgAAAAhANDqVKiMAwAAOQsAAA4AAAAAAAAAAAAAAAAA&#10;LgIAAGRycy9lMm9Eb2MueG1sUEsBAi0AFAAGAAgAAAAhAD0wgyTbAAAABAEAAA8AAAAAAAAAAAAA&#10;AAAA5gUAAGRycy9kb3ducmV2LnhtbFBLBQYAAAAABAAEAPMAAADuBgAAAAA=&#10;">
                <v:shape id="AutoShape 89" o:spid="_x0000_s142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r>
                          <w:t>tlsa_HHID</w:t>
                        </w:r>
                      </w:p>
                    </w:txbxContent>
                  </v:textbox>
                </v:shape>
                <v:shape id="AutoShape 90" o:spid="_x0000_s142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r>
                          <w:t>tlsa_Exit</w:t>
                        </w:r>
                      </w:p>
                    </w:txbxContent>
                  </v:textbox>
                </v:shape>
                <v:shape id="AutoShape 91" o:spid="_x0000_s142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r>
              <w:rPr>
                <w:rFonts w:cstheme="minorHAnsi"/>
                <w:bCs/>
              </w:rPr>
              <w:t>ExitCohort</w:t>
            </w:r>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r>
              <w:rPr>
                <w:rFonts w:cstheme="minorHAnsi"/>
                <w:bCs/>
              </w:rPr>
              <w:t>ExitDest</w:t>
            </w:r>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r>
              <w:rPr>
                <w:rFonts w:cstheme="minorHAnsi"/>
                <w:bCs/>
              </w:rPr>
              <w:t>Active</w:t>
            </w:r>
            <w:r w:rsidRPr="008F2C7B">
              <w:rPr>
                <w:rFonts w:cstheme="minorHAnsi"/>
                <w:bCs/>
              </w:rPr>
              <w:t>HHType</w:t>
            </w:r>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48FF7A74" w:rsidR="00BE4030" w:rsidRPr="005D5A21" w:rsidRDefault="00BC6801" w:rsidP="00530C1A">
            <w:pPr>
              <w:pStyle w:val="NoSpacing"/>
              <w:rPr>
                <w:bCs/>
              </w:rPr>
            </w:pPr>
            <w:r>
              <w:rPr>
                <w:rFonts w:cstheme="minorHAnsi"/>
                <w:bCs/>
              </w:rPr>
              <w:t>LSA</w:t>
            </w:r>
            <w:r w:rsidR="00BE4030"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r w:rsidRPr="008F2C7B">
              <w:rPr>
                <w:rFonts w:cstheme="minorHAnsi"/>
                <w:bCs/>
              </w:rPr>
              <w:lastRenderedPageBreak/>
              <w:t>ExitTo</w:t>
            </w:r>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7B46F382" w14:textId="5445B57D" w:rsidR="00206475" w:rsidRPr="00893A38" w:rsidRDefault="00206475" w:rsidP="00530C1A">
            <w:pPr>
              <w:spacing w:before="0" w:after="0"/>
              <w:rPr>
                <w:rFonts w:cstheme="minorHAnsi"/>
                <w:b/>
              </w:rPr>
            </w:pPr>
            <w:r>
              <w:rPr>
                <w:rFonts w:cstheme="minorHAnsi"/>
                <w:b/>
              </w:rPr>
              <w:t>HHType</w:t>
            </w:r>
          </w:p>
        </w:tc>
        <w:tc>
          <w:tcPr>
            <w:tcW w:w="7493" w:type="dxa"/>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r w:rsidRPr="008F2C7B">
              <w:rPr>
                <w:rFonts w:cstheme="minorHAnsi"/>
              </w:rPr>
              <w:t>LastInactive</w:t>
            </w:r>
          </w:p>
        </w:tc>
        <w:tc>
          <w:tcPr>
            <w:tcW w:w="7493" w:type="dxa"/>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tlsa_HHID.</w:t>
            </w:r>
            <w:r w:rsidR="0002610B" w:rsidRPr="0002610B">
              <w:rPr>
                <w:b/>
                <w:bCs/>
              </w:rPr>
              <w:t>ExitCohort</w:t>
            </w:r>
            <w:r w:rsidR="00F92FD4" w:rsidRPr="00F92FD4">
              <w:rPr>
                <w:bCs/>
              </w:rPr>
              <w:t>.</w:t>
            </w:r>
          </w:p>
        </w:tc>
      </w:tr>
      <w:tr w:rsidR="00BE4030" w:rsidRPr="00ED030D" w14:paraId="6816E41D"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r w:rsidRPr="00577A54">
              <w:rPr>
                <w:rFonts w:cstheme="minorHAnsi"/>
                <w:b/>
              </w:rPr>
              <w:t>ExitFrom</w:t>
            </w:r>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r w:rsidRPr="00577A54">
              <w:rPr>
                <w:rFonts w:cstheme="minorHAnsi"/>
                <w:b/>
              </w:rPr>
              <w:t>ExitTo</w:t>
            </w:r>
          </w:p>
        </w:tc>
        <w:tc>
          <w:tcPr>
            <w:tcW w:w="7493" w:type="dxa"/>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tlsa_HHID </w:t>
            </w:r>
            <w:r w:rsidR="00A97C0D" w:rsidRPr="00EB0196">
              <w:rPr>
                <w:b/>
                <w:color w:val="000000"/>
              </w:rPr>
              <w:t>QXDestination</w:t>
            </w:r>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r w:rsidRPr="008F2C7B">
              <w:rPr>
                <w:rFonts w:cstheme="minorHAnsi"/>
              </w:rPr>
              <w:t>ReturnTime</w:t>
            </w:r>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7493" w:type="dxa"/>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whether or not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r>
              <w:rPr>
                <w:rFonts w:cstheme="minorHAnsi"/>
              </w:rPr>
              <w:t>HHChronic</w:t>
            </w:r>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Identifies whether or not the head of household or any adult household member is chronically homeless</w:t>
            </w:r>
            <w:r>
              <w:t xml:space="preserve"> or has other specific patterns of long-term homelessness. </w:t>
            </w:r>
          </w:p>
        </w:tc>
      </w:tr>
      <w:tr w:rsidR="00BE4030" w:rsidRPr="00DD0A4C" w14:paraId="3699DCE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whether or not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whether or not the head of household or any adult member was identified as fleeing domestic violence </w:t>
            </w:r>
            <w:r>
              <w:t>on the enrollment associated with the qualifying exit.</w:t>
            </w:r>
          </w:p>
        </w:tc>
      </w:tr>
      <w:tr w:rsidR="00BE4030" w:rsidRPr="00DD0A4C" w14:paraId="34B7A8A9"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5B09D44D" w:rsidR="00BE4030" w:rsidRPr="008F2C7B" w:rsidRDefault="005C6A07" w:rsidP="00530C1A">
            <w:pPr>
              <w:spacing w:before="0" w:after="0"/>
              <w:rPr>
                <w:rFonts w:cstheme="minorHAnsi"/>
                <w:bCs w:val="0"/>
                <w:color w:val="000000"/>
              </w:rPr>
            </w:pPr>
            <w:r>
              <w:rPr>
                <w:rFonts w:cstheme="minorHAnsi"/>
              </w:rPr>
              <w:t>HoHRace</w:t>
            </w:r>
            <w:r w:rsidR="006B2956">
              <w:rPr>
                <w:rFonts w:cstheme="minorHAnsi"/>
              </w:rPr>
              <w:t>Ethnicity</w:t>
            </w:r>
          </w:p>
        </w:tc>
        <w:tc>
          <w:tcPr>
            <w:tcW w:w="7493" w:type="dxa"/>
            <w:noWrap/>
          </w:tcPr>
          <w:p w14:paraId="02092AB2" w14:textId="2B9035C4"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race </w:t>
            </w:r>
            <w:r w:rsidR="00186A72">
              <w:t xml:space="preserve">and ethnicity </w:t>
            </w:r>
            <w:r w:rsidRPr="00507C3D">
              <w:t>for head of household</w:t>
            </w:r>
            <w:r>
              <w:t>.</w:t>
            </w:r>
          </w:p>
        </w:tc>
      </w:tr>
      <w:tr w:rsidR="00BE4030" w:rsidRPr="00DD0A4C" w14:paraId="15AF8544"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7493" w:type="dxa"/>
            <w:noWrap/>
          </w:tcPr>
          <w:p w14:paraId="6E322B2E" w14:textId="67FB3631"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t>HHParent</w:t>
            </w:r>
          </w:p>
        </w:tc>
        <w:tc>
          <w:tcPr>
            <w:tcW w:w="7493" w:type="dxa"/>
            <w:noWrap/>
          </w:tcPr>
          <w:p w14:paraId="2F933381"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whether or not any household member has RelationshiptoHoH = 2 (child of the HoH) on any active enrollment in the cohort period.</w:t>
            </w:r>
          </w:p>
        </w:tc>
      </w:tr>
      <w:tr w:rsidR="00BE4030" w:rsidRPr="00DD0A4C" w14:paraId="5592CFC8"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r w:rsidRPr="008F2C7B">
              <w:rPr>
                <w:rFonts w:cstheme="minorHAnsi"/>
              </w:rPr>
              <w:t>SystemPath</w:t>
            </w:r>
          </w:p>
        </w:tc>
        <w:tc>
          <w:tcPr>
            <w:tcW w:w="7493" w:type="dxa"/>
            <w:noWrap/>
          </w:tcPr>
          <w:p w14:paraId="5CABFFDF" w14:textId="4EADA5DC"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010000" w:firstRow="0" w:lastRow="0" w:firstColumn="0" w:lastColumn="0" w:oddVBand="0" w:evenVBand="0" w:oddHBand="0" w:evenHBand="1"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777E3F">
      <w:pPr>
        <w:pStyle w:val="ListParagraph"/>
        <w:numPr>
          <w:ilvl w:val="0"/>
          <w:numId w:val="43"/>
        </w:numPr>
      </w:pPr>
      <w:r>
        <w:rPr>
          <w:bCs/>
        </w:rPr>
        <w:lastRenderedPageBreak/>
        <w:t>tlsa_HHID.</w:t>
      </w:r>
      <w:r>
        <w:rPr>
          <w:b/>
        </w:rPr>
        <w:t>ExitC</w:t>
      </w:r>
      <w:r w:rsidR="00C6683A" w:rsidRPr="009E742A">
        <w:rPr>
          <w:b/>
        </w:rPr>
        <w:t>ohort</w:t>
      </w:r>
      <w:r w:rsidR="00640786" w:rsidRPr="00640786">
        <w:t>; and</w:t>
      </w:r>
    </w:p>
    <w:p w14:paraId="40519262" w14:textId="3A14C1FD" w:rsidR="00C6683A" w:rsidRDefault="00F73B32" w:rsidP="00777E3F">
      <w:pPr>
        <w:pStyle w:val="ListParagraph"/>
        <w:numPr>
          <w:ilvl w:val="0"/>
          <w:numId w:val="43"/>
        </w:numPr>
        <w:rPr>
          <w:bCs/>
        </w:rPr>
      </w:pPr>
      <w:r>
        <w:rPr>
          <w:bCs/>
        </w:rPr>
        <w:t>tlsa_HHID.</w:t>
      </w:r>
      <w:r w:rsidR="00C6683A" w:rsidRPr="009E742A">
        <w:rPr>
          <w:b/>
        </w:rPr>
        <w:t xml:space="preserve">HoHID </w:t>
      </w:r>
      <w:r w:rsidR="00C653C6">
        <w:rPr>
          <w:bCs/>
        </w:rPr>
        <w:t>–</w:t>
      </w:r>
      <w:r w:rsidR="00C6683A" w:rsidRPr="009E742A">
        <w:rPr>
          <w:bCs/>
        </w:rPr>
        <w:t xml:space="preserve"> the HoHID from tlsa_HHID for each household with a qualifying exit in the cohort period; and</w:t>
      </w:r>
    </w:p>
    <w:p w14:paraId="78E7DC5B" w14:textId="59D2D55F" w:rsidR="00640786" w:rsidRPr="009E742A" w:rsidRDefault="00640786" w:rsidP="00777E3F">
      <w:pPr>
        <w:pStyle w:val="ListParagraph"/>
        <w:numPr>
          <w:ilvl w:val="0"/>
          <w:numId w:val="43"/>
        </w:numPr>
        <w:rPr>
          <w:bCs/>
        </w:rPr>
      </w:pPr>
      <w:r w:rsidRPr="00640786">
        <w:rPr>
          <w:bCs/>
        </w:rPr>
        <w:t>Household Type:</w:t>
      </w:r>
    </w:p>
    <w:p w14:paraId="1469A221" w14:textId="45896B51"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0, </w:t>
      </w:r>
      <w:r w:rsidRPr="009E742A">
        <w:rPr>
          <w:b/>
          <w:bCs/>
        </w:rPr>
        <w:t>ActiveHHType</w:t>
      </w:r>
    </w:p>
    <w:p w14:paraId="337D8E60" w14:textId="66EADFA7"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tlsa_HHID.</w:t>
      </w:r>
      <w:r w:rsidRPr="00C43B14">
        <w:rPr>
          <w:b/>
          <w:bCs/>
        </w:rPr>
        <w:t>HouseholdID</w:t>
      </w:r>
      <w:r w:rsidR="008656A2">
        <w:t xml:space="preserve"> associated with:</w:t>
      </w:r>
    </w:p>
    <w:p w14:paraId="28094519" w14:textId="6F5B0E2E" w:rsidR="00654F98" w:rsidRDefault="00116A22" w:rsidP="00777E3F">
      <w:pPr>
        <w:pStyle w:val="ListParagraph"/>
        <w:numPr>
          <w:ilvl w:val="0"/>
          <w:numId w:val="44"/>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r w:rsidR="00BD3DCD">
        <w:rPr>
          <w:b/>
          <w:bCs/>
        </w:rPr>
        <w:t>ExitDest</w:t>
      </w:r>
      <w:r w:rsidR="00101D6C">
        <w:t xml:space="preserve"> </w:t>
      </w:r>
      <w:r w:rsidR="00654F98">
        <w:t xml:space="preserve">between </w:t>
      </w:r>
      <w:r w:rsidR="005D300F">
        <w:t xml:space="preserve">400 </w:t>
      </w:r>
      <w:r w:rsidR="00654F98">
        <w:t xml:space="preserve">and </w:t>
      </w:r>
      <w:r w:rsidR="005D300F">
        <w:t>499</w:t>
      </w:r>
      <w:r w:rsidR="00654F98">
        <w:t>; or</w:t>
      </w:r>
    </w:p>
    <w:p w14:paraId="74CF2DF2" w14:textId="7E7A7BBC" w:rsidR="00654F98" w:rsidRDefault="00654F98" w:rsidP="00777E3F">
      <w:pPr>
        <w:pStyle w:val="ListParagraph"/>
        <w:numPr>
          <w:ilvl w:val="0"/>
          <w:numId w:val="44"/>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r w:rsidR="00BD3DCD">
        <w:rPr>
          <w:b/>
          <w:bCs/>
        </w:rPr>
        <w:t>ExitDest</w:t>
      </w:r>
      <w:r w:rsidR="00BD3DCD">
        <w:t xml:space="preserve"> </w:t>
      </w:r>
      <w:r w:rsidR="008B153B">
        <w:t xml:space="preserve">between </w:t>
      </w:r>
      <w:r w:rsidR="005D300F">
        <w:t xml:space="preserve">100 </w:t>
      </w:r>
      <w:r w:rsidR="008B153B">
        <w:t xml:space="preserve">and </w:t>
      </w:r>
      <w:r w:rsidR="005D300F">
        <w:t>399</w:t>
      </w:r>
      <w:r w:rsidR="00795D27">
        <w:t>; or</w:t>
      </w:r>
    </w:p>
    <w:p w14:paraId="33BE4C36" w14:textId="77777777" w:rsidR="005C0C3C" w:rsidRDefault="005C0C3C" w:rsidP="00777E3F">
      <w:pPr>
        <w:pStyle w:val="ListParagraph"/>
        <w:numPr>
          <w:ilvl w:val="0"/>
          <w:numId w:val="44"/>
        </w:numPr>
      </w:pPr>
      <w:r>
        <w:t>If there is no qualifying exit to an identified temporary destination, the earliest qualifying exit.</w:t>
      </w:r>
    </w:p>
    <w:p w14:paraId="4266E876" w14:textId="63DE3E52" w:rsidR="00344352" w:rsidRDefault="007B1840" w:rsidP="005C0C3C">
      <w:r>
        <w:t>If</w:t>
      </w:r>
      <w:r w:rsidR="005C0C3C">
        <w:t xml:space="preserve"> there are two or more enrollments with the same exit date</w:t>
      </w:r>
      <w:r w:rsidR="00344352">
        <w:t xml:space="preserve"> </w:t>
      </w:r>
      <w:r w:rsidR="000D1432">
        <w:t>within a given destination category:</w:t>
      </w:r>
    </w:p>
    <w:p w14:paraId="76441F72" w14:textId="105EE860" w:rsidR="005C0C3C" w:rsidRDefault="00344352" w:rsidP="00777E3F">
      <w:pPr>
        <w:pStyle w:val="ListParagraph"/>
        <w:numPr>
          <w:ilvl w:val="0"/>
          <w:numId w:val="66"/>
        </w:numPr>
      </w:pPr>
      <w:r>
        <w:t>S</w:t>
      </w:r>
      <w:r w:rsidR="005C0C3C">
        <w:t xml:space="preserve">elect the one with the lowest </w:t>
      </w:r>
      <w:r w:rsidR="005C0C3C" w:rsidRPr="00975B34">
        <w:rPr>
          <w:b/>
          <w:bCs/>
        </w:rPr>
        <w:t>ExitDest</w:t>
      </w:r>
      <w:r w:rsidR="005C0C3C">
        <w:t xml:space="preserve"> value</w:t>
      </w:r>
      <w:r>
        <w:t>; or</w:t>
      </w:r>
    </w:p>
    <w:p w14:paraId="2E774716" w14:textId="37AC69B2" w:rsidR="005C0C3C" w:rsidRDefault="005C0C3C" w:rsidP="00777E3F">
      <w:pPr>
        <w:pStyle w:val="ListParagraph"/>
        <w:numPr>
          <w:ilvl w:val="0"/>
          <w:numId w:val="66"/>
        </w:numPr>
      </w:pPr>
      <w:r>
        <w:t xml:space="preserve">If multiple enrollments have the same exit date and </w:t>
      </w:r>
      <w:r w:rsidR="00344352" w:rsidRPr="001F20C4">
        <w:rPr>
          <w:b/>
          <w:bCs/>
        </w:rPr>
        <w:t>ExitDest</w:t>
      </w:r>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777E3F">
      <w:pPr>
        <w:pStyle w:val="ListParagraph"/>
        <w:numPr>
          <w:ilvl w:val="0"/>
          <w:numId w:val="66"/>
        </w:numPr>
      </w:pPr>
      <w:r>
        <w:t xml:space="preserve">If multiple enrollments have the same exit date, </w:t>
      </w:r>
      <w:r w:rsidR="00344352" w:rsidRPr="001F20C4">
        <w:rPr>
          <w:b/>
          <w:bCs/>
        </w:rPr>
        <w:t>ExitDest</w:t>
      </w:r>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r w:rsidRPr="00AB2970">
        <w:t>ExitFrom</w:t>
      </w:r>
    </w:p>
    <w:p w14:paraId="61A5B4EC" w14:textId="75B8B7DF" w:rsidR="00BE4030" w:rsidRDefault="00BE4030" w:rsidP="00BE4030">
      <w:r>
        <w:t xml:space="preserve">Crosswalk </w:t>
      </w:r>
      <w:r w:rsidR="009B1D18">
        <w:t>tlsa_HHID.</w:t>
      </w:r>
      <w:r w:rsidR="00BC6801" w:rsidRPr="00BC6801">
        <w:rPr>
          <w:b/>
          <w:bCs/>
        </w:rPr>
        <w:t xml:space="preserve"> </w:t>
      </w:r>
      <w:r w:rsidR="00BC6801">
        <w:rPr>
          <w:b/>
          <w:bCs/>
        </w:rPr>
        <w:t>LSA</w:t>
      </w:r>
      <w:r w:rsidR="00BC6801" w:rsidRPr="00845520">
        <w:rPr>
          <w:b/>
          <w:bCs/>
        </w:rPr>
        <w:t>ProjectType</w:t>
      </w:r>
      <w:r w:rsidR="00BC6801">
        <w:t xml:space="preserve"> </w:t>
      </w:r>
      <w:r>
        <w:t xml:space="preserve">and </w:t>
      </w:r>
      <w:r w:rsidR="00571805">
        <w:t>tlsa_HHID</w:t>
      </w:r>
      <w:r>
        <w:t xml:space="preserve"> </w:t>
      </w:r>
      <w:r w:rsidRPr="00EB0196">
        <w:rPr>
          <w:b/>
        </w:rPr>
        <w:t>MoveInDate</w:t>
      </w:r>
      <w:r>
        <w:t xml:space="preserve"> </w:t>
      </w:r>
      <w:r w:rsidR="00DB55E0">
        <w:t xml:space="preserve">for the reportable exit </w:t>
      </w:r>
      <w:r>
        <w:t xml:space="preserve">to the appropriate </w:t>
      </w:r>
      <w:r w:rsidRPr="00AB4DA6">
        <w:rPr>
          <w:b/>
        </w:rPr>
        <w:t>ExitFrom</w:t>
      </w:r>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1C9EA005" w:rsidR="00BE4030" w:rsidRPr="0063265E" w:rsidRDefault="00BC0686" w:rsidP="00530C1A">
            <w:pPr>
              <w:pStyle w:val="NoSpacing"/>
            </w:pPr>
            <w:r>
              <w:t>LSA</w:t>
            </w:r>
            <w:r w:rsidR="00BE4030"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rPr>
                <w:iCs/>
              </w:rPr>
              <w:t>ExitFrom</w:t>
            </w:r>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B373BE">
              <w:t>ExitFrom</w:t>
            </w:r>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r>
              <w:t>0,</w:t>
            </w:r>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435641" w:rsidRPr="00CB788E" w14:paraId="68338D6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2A0547E" w14:textId="7250B3D3" w:rsidR="00435641" w:rsidRPr="009852F3" w:rsidRDefault="00435641" w:rsidP="00435641">
            <w:pPr>
              <w:pStyle w:val="NoSpacing"/>
            </w:pPr>
            <w:r w:rsidRPr="000669E9">
              <w:t>3</w:t>
            </w:r>
          </w:p>
        </w:tc>
        <w:tc>
          <w:tcPr>
            <w:tcW w:w="1880" w:type="dxa"/>
          </w:tcPr>
          <w:p w14:paraId="3BD63E0A" w14:textId="1D0FACC0"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2516DE6D" w14:textId="7D630867"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tcPr>
          <w:p w14:paraId="795FB870" w14:textId="5B4662A2"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r w:rsidR="00435641" w:rsidRPr="00CB788E" w14:paraId="4F984FC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7F7EA4B" w14:textId="0AE2C122" w:rsidR="00435641" w:rsidRPr="009852F3" w:rsidRDefault="00435641" w:rsidP="00435641">
            <w:pPr>
              <w:pStyle w:val="NoSpacing"/>
            </w:pPr>
            <w:r>
              <w:t>15</w:t>
            </w:r>
          </w:p>
        </w:tc>
        <w:tc>
          <w:tcPr>
            <w:tcW w:w="1880" w:type="dxa"/>
          </w:tcPr>
          <w:p w14:paraId="7CE431E2" w14:textId="3817E588"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595AA801" w14:textId="07CD6462"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9</w:t>
            </w:r>
          </w:p>
        </w:tc>
        <w:tc>
          <w:tcPr>
            <w:tcW w:w="2924" w:type="dxa"/>
            <w:noWrap/>
          </w:tcPr>
          <w:p w14:paraId="05EC26C7" w14:textId="6D90AC23" w:rsidR="00435641" w:rsidRPr="000669E9"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RRH-SO after move-in to PH</w:t>
            </w:r>
          </w:p>
        </w:tc>
      </w:tr>
      <w:tr w:rsidR="00435641" w:rsidRPr="00CB788E" w14:paraId="65FCC0CA"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874D5D" w14:textId="62289ED1" w:rsidR="00435641" w:rsidRPr="009852F3" w:rsidRDefault="00435641" w:rsidP="00435641">
            <w:pPr>
              <w:pStyle w:val="NoSpacing"/>
            </w:pPr>
            <w:r>
              <w:t>15</w:t>
            </w:r>
          </w:p>
        </w:tc>
        <w:tc>
          <w:tcPr>
            <w:tcW w:w="1880" w:type="dxa"/>
          </w:tcPr>
          <w:p w14:paraId="7AAFEB62" w14:textId="4B61AB8A"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49E5FF85" w14:textId="7CFEB162"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10</w:t>
            </w:r>
          </w:p>
        </w:tc>
        <w:tc>
          <w:tcPr>
            <w:tcW w:w="2924" w:type="dxa"/>
            <w:noWrap/>
          </w:tcPr>
          <w:p w14:paraId="178860F8" w14:textId="51E7FE27"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RRH-SO without placement in PH</w:t>
            </w:r>
          </w:p>
        </w:tc>
      </w:tr>
    </w:tbl>
    <w:p w14:paraId="63ED075B" w14:textId="009F45EC" w:rsidR="00EB1AA1" w:rsidRDefault="00EB1AA1" w:rsidP="0088191A">
      <w:pPr>
        <w:pStyle w:val="Heading2"/>
      </w:pPr>
      <w:bookmarkStart w:id="1660" w:name="_Toc34145531"/>
      <w:bookmarkStart w:id="1661" w:name="_Toc34145532"/>
      <w:bookmarkStart w:id="1662" w:name="_Toc34145533"/>
      <w:bookmarkStart w:id="1663" w:name="_Toc34145534"/>
      <w:bookmarkStart w:id="1664" w:name="_Toc34145555"/>
      <w:bookmarkStart w:id="1665" w:name="_Toc34145628"/>
      <w:bookmarkStart w:id="1666" w:name="_Toc34145629"/>
      <w:bookmarkStart w:id="1667" w:name="_Toc34145630"/>
      <w:bookmarkStart w:id="1668" w:name="_Toc34145631"/>
      <w:bookmarkStart w:id="1669" w:name="_Toc34145632"/>
      <w:bookmarkStart w:id="1670" w:name="_Toc34145633"/>
      <w:bookmarkStart w:id="1671" w:name="_Toc34145674"/>
      <w:bookmarkStart w:id="1672" w:name="_Toc37849801"/>
      <w:bookmarkStart w:id="1673" w:name="_Toc175057110"/>
      <w:bookmarkEnd w:id="1660"/>
      <w:bookmarkEnd w:id="1661"/>
      <w:bookmarkEnd w:id="1662"/>
      <w:bookmarkEnd w:id="1663"/>
      <w:bookmarkEnd w:id="1664"/>
      <w:bookmarkEnd w:id="1665"/>
      <w:bookmarkEnd w:id="1666"/>
      <w:bookmarkEnd w:id="1667"/>
      <w:bookmarkEnd w:id="1668"/>
      <w:bookmarkEnd w:id="1669"/>
      <w:bookmarkEnd w:id="1670"/>
      <w:bookmarkEnd w:id="1671"/>
      <w:r>
        <w:t xml:space="preserve">Set </w:t>
      </w:r>
      <w:r w:rsidR="0018056C" w:rsidRPr="00655B0F">
        <w:t>ReturnTime</w:t>
      </w:r>
      <w:r>
        <w:t xml:space="preserve"> for Exit Cohort Households</w:t>
      </w:r>
      <w:bookmarkEnd w:id="1672"/>
      <w:bookmarkEnd w:id="1673"/>
    </w:p>
    <w:p w14:paraId="364E07F3" w14:textId="663FD1D6" w:rsidR="00863C5C" w:rsidRPr="00863C5C" w:rsidRDefault="004E0C24" w:rsidP="00DA20FA">
      <w:pPr>
        <w:jc w:val="center"/>
      </w:pPr>
      <w:r>
        <w:rPr>
          <w:noProof/>
        </w:rPr>
        <mc:AlternateContent>
          <mc:Choice Requires="wpg">
            <w:drawing>
              <wp:inline distT="0" distB="0" distL="0" distR="0" wp14:anchorId="3961FA60" wp14:editId="241DD2A2">
                <wp:extent cx="3189732" cy="274700"/>
                <wp:effectExtent l="0" t="0" r="10795" b="11430"/>
                <wp:docPr id="74486033" name="Group 74486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9732" cy="274700"/>
                          <a:chOff x="1130024" y="1071143"/>
                          <a:chExt cx="31895" cy="2747"/>
                        </a:xfrm>
                      </wpg:grpSpPr>
                      <wps:wsp>
                        <wps:cNvPr id="74486034" name="AutoShape 95"/>
                        <wps:cNvCnPr>
                          <a:cxnSpLocks noChangeShapeType="1"/>
                          <a:stCxn id="74486039" idx="3"/>
                        </wps:cNvCnPr>
                        <wps:spPr bwMode="auto">
                          <a:xfrm>
                            <a:off x="1142825" y="1072513"/>
                            <a:ext cx="7205" cy="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1147"/>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r>
                                <w:t>tlsa_Exit</w:t>
                              </w:r>
                            </w:p>
                          </w:txbxContent>
                        </wps:txbx>
                        <wps:bodyPr rot="0" vert="horz" wrap="square" lIns="0" tIns="0" rIns="0" bIns="0" anchor="ctr" anchorCtr="0" upright="1">
                          <a:noAutofit/>
                        </wps:bodyPr>
                      </wps:wsp>
                      <wps:wsp>
                        <wps:cNvPr id="74486039" name="AutoShape 10"/>
                        <wps:cNvSpPr>
                          <a:spLocks noChangeArrowheads="1"/>
                        </wps:cNvSpPr>
                        <wps:spPr bwMode="auto">
                          <a:xfrm>
                            <a:off x="1130024" y="107114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961FA60" id="Group 74486033" o:spid="_x0000_s1430" style="width:251.15pt;height:21.65pt;mso-position-horizontal-relative:char;mso-position-vertical-relative:line" coordorigin="11300,10711" coordsize="3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kXUjgMAABgLAAAOAAAAZHJzL2Uyb0RvYy54bWzslslu2zAQhu8F+g4E740W27EiRClSJw0K&#10;dAmQ9AFoilpQilRJOnL69J0hJcdJV6RA2kN9MLiOZv75huTxy20nyY0wttWqoMlBTIlQXJetqgv6&#10;8fr1i4wS65gqmdRKFPRWWPry5Pmz46HPRaobLUthCBhRNh/6gjbO9XkUWd6IjtkD3QsFk5U2HXPQ&#10;NXVUGjaA9U5GaRwfRoM2ZW80F9bC6FmYpCfeflUJ7j5UlRWOyIKCb87/G/+/xv/o5JjltWF90/LR&#10;DfYILzrWKvjoztQZc4xsTPuNqa7lRltduQOuu0hXVcuFjwGiSeIH0VwYvel9LHU+1P1OJpD2gU6P&#10;Nsvf31yY/qq/NMF7aL7V/JMFXaKhr/P9eezXYTFZD+90CflkG6d94NvKdGgCQiJbr+/tTl+xdYTD&#10;4CzJjpazlBIOc+lyvozHBPAGsoTbkmQWx+mcEliQxMskmc9CinhzvmdkcWcCpyOWh897l0cXEQFg&#10;yt7JZv9MtquG9cJnw6Isl4a0ZUGX83l2GM/AZcU6EOQUBPErydECfUMnYPVKBYX5Vo0KE6VXDVO1&#10;8Kuvb3vYnIRgrVtt1b71Iwo9FNBHe88kdiyk75cZAS3TLAXlgrTpIhmlnbKzTONR1/CZSVSW98a6&#10;C6E7go2CWmdYWzdupZWCAtMm8QSwm7fWhWxMGxAIpV+3UsI4y6UiQ0EPZ4vYb7BatiVO4pyveLGS&#10;htwwqNXyUzAqNx2AFsZGWGAIafHL/BCkf7fbw3DPMNSQKv3nG8HK87HtWCuhTZzX3ZkWMiEFRf86&#10;UVIiBRxn2AoBSYU+Cn+gjFFOwocUr3V5e2lwMY4DdU+LHyTuG/wO0feRlanAbajuHXunxugBdYHa&#10;8PB594HXsGGK8TfgWsTxLJngAtaW+HWQbKzaJMkyuArGwv8FYJXUA9SGcW+UE0YxeQWQsRqLj+U/&#10;wOxezq2p1zuUzl+dLc9DcADKPnM/5XHfxCrNFqeT0/dMdC14SGTbFTSL8RfC/g5qvwmS2663vvSx&#10;GscEBriI0eH6gusWGo02X4BXuLqgIj9vmAF65RsFicR7bmqYqbGeGkxx2FpQ7gwlobNy4Ubc9Abr&#10;GlFApZXGw6xqfVEjCsGPv8U4HIIPGU+83E/G+A/uph3jaRbfXW4TLtPFOJ2J4yH6n/ES3gDx7pD6&#10;dxn3jwp4fvmrZXwq4vtuv+9r4u5Be/IVAAD//wMAUEsDBBQABgAIAAAAIQD2sCUl3AAAAAQBAAAP&#10;AAAAZHJzL2Rvd25yZXYueG1sTI9Ba8JAEIXvhf6HZQq91U2MFkmzEZHWkxSqgngbs2MSzM6G7JrE&#10;f99tL+1l4PEe732TLUfTiJ46V1tWEE8iEMSF1TWXCg77j5cFCOeRNTaWScGdHCzzx4cMU20H/qJ+&#10;50sRStilqKDyvk2ldEVFBt3EtsTBu9jOoA+yK6XucAjlppHTKHqVBmsOCxW2tK6ouO5uRsFmwGGV&#10;xO/99npZ30/7+edxG5NSz0/j6g2Ep9H/heEHP6BDHpjO9sbaiUZBeMT/3uDNo2kC4qxgliQg80z+&#10;h8+/AQAA//8DAFBLAQItABQABgAIAAAAIQC2gziS/gAAAOEBAAATAAAAAAAAAAAAAAAAAAAAAABb&#10;Q29udGVudF9UeXBlc10ueG1sUEsBAi0AFAAGAAgAAAAhADj9If/WAAAAlAEAAAsAAAAAAAAAAAAA&#10;AAAALwEAAF9yZWxzLy5yZWxzUEsBAi0AFAAGAAgAAAAhAGtuRdSOAwAAGAsAAA4AAAAAAAAAAAAA&#10;AAAALgIAAGRycy9lMm9Eb2MueG1sUEsBAi0AFAAGAAgAAAAhAPawJSXcAAAABAEAAA8AAAAAAAAA&#10;AAAAAAAA6AUAAGRycy9kb3ducmV2LnhtbFBLBQYAAAAABAAEAPMAAADxBgAAAAA=&#10;">
                <v:shape id="AutoShape 95" o:spid="_x0000_s1431" type="#_x0000_t32" style="position:absolute;left:11428;top:10725;width: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2" type="#_x0000_t113" style="position:absolute;left:11500;top:1071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r>
                          <w:t>tlsa_Exit</w:t>
                        </w:r>
                      </w:p>
                    </w:txbxContent>
                  </v:textbox>
                </v:shape>
                <v:shape id="AutoShape 10" o:spid="_x0000_s1433" type="#_x0000_t113" style="position:absolute;left:11300;top:1071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r>
                          <w:t>tlsa_HHID</w:t>
                        </w:r>
                      </w:p>
                    </w:txbxContent>
                  </v:textbox>
                </v:shape>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lastRenderedPageBreak/>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r>
              <w:rPr>
                <w:rFonts w:cstheme="minorHAnsi"/>
                <w:bCs/>
              </w:rPr>
              <w:t>ExitCohort</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r>
              <w:rPr>
                <w:rFonts w:cstheme="minorHAnsi"/>
                <w:bCs/>
              </w:rPr>
              <w:t>Active</w:t>
            </w:r>
            <w:r w:rsidRPr="008F2C7B">
              <w:rPr>
                <w:rFonts w:cstheme="minorHAnsi"/>
                <w:bCs/>
              </w:rPr>
              <w:t>HHType</w:t>
            </w:r>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r>
              <w:rPr>
                <w:b/>
                <w:bCs/>
              </w:rPr>
              <w:t>tlsa</w:t>
            </w:r>
            <w:r w:rsidRPr="00323F4A">
              <w:rPr>
                <w:b/>
                <w:bCs/>
              </w:rPr>
              <w:t>_</w:t>
            </w:r>
            <w:r w:rsidR="0065728A">
              <w:rPr>
                <w:b/>
                <w:bCs/>
              </w:rPr>
              <w:t>Exit</w:t>
            </w:r>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r>
              <w:rPr>
                <w:rFonts w:cstheme="minorHAnsi"/>
                <w:bCs/>
              </w:rPr>
              <w:t>QualifyingExitHHID</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r w:rsidRPr="008F2C7B">
              <w:rPr>
                <w:rFonts w:cstheme="minorHAnsi"/>
                <w:b/>
                <w:bCs w:val="0"/>
              </w:rPr>
              <w:t>ReturnTime</w:t>
            </w:r>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(qx)</w:t>
      </w:r>
      <w:r w:rsidR="00747FCF">
        <w:t xml:space="preserve"> w</w:t>
      </w:r>
      <w:r w:rsidR="00F41448">
        <w:t>here:</w:t>
      </w:r>
    </w:p>
    <w:p w14:paraId="423494E7" w14:textId="5D485069" w:rsidR="00F41448" w:rsidRPr="002F0D32" w:rsidRDefault="003112BE" w:rsidP="00777E3F">
      <w:pPr>
        <w:pStyle w:val="ListParagraph"/>
        <w:numPr>
          <w:ilvl w:val="0"/>
          <w:numId w:val="31"/>
        </w:numPr>
      </w:pPr>
      <w:r w:rsidRPr="003112BE">
        <w:t>[Return].</w:t>
      </w:r>
      <w:r w:rsidR="00707A31">
        <w:rPr>
          <w:b/>
          <w:bCs/>
        </w:rPr>
        <w:t>HoHID</w:t>
      </w:r>
      <w:r w:rsidR="00F41448" w:rsidRPr="009777A4">
        <w:t xml:space="preserve"> = </w:t>
      </w:r>
      <w:r w:rsidR="00F6042F">
        <w:t>tlsa_</w:t>
      </w:r>
      <w:r w:rsidR="00707A31">
        <w:t>Exit</w:t>
      </w:r>
      <w:r w:rsidR="00F41448" w:rsidRPr="009777A4">
        <w:t>.</w:t>
      </w:r>
      <w:r w:rsidR="00F41448" w:rsidRPr="002F0D32">
        <w:rPr>
          <w:b/>
          <w:bCs/>
        </w:rPr>
        <w:t>HoHID</w:t>
      </w:r>
    </w:p>
    <w:p w14:paraId="0E5B49AC" w14:textId="67702727" w:rsidR="00CE4DC6" w:rsidRPr="002F0D32" w:rsidRDefault="003112BE" w:rsidP="00777E3F">
      <w:pPr>
        <w:pStyle w:val="ListParagraph"/>
        <w:numPr>
          <w:ilvl w:val="0"/>
          <w:numId w:val="31"/>
        </w:numPr>
      </w:pPr>
      <w:r w:rsidRPr="003112BE">
        <w:t>[Return].</w:t>
      </w:r>
      <w:r w:rsidR="00CE4DC6" w:rsidRPr="00EB0196">
        <w:rPr>
          <w:b/>
        </w:rPr>
        <w:t>EntryDate</w:t>
      </w:r>
      <w:r w:rsidR="00CE4DC6" w:rsidRPr="002F0D32">
        <w:t xml:space="preserve"> </w:t>
      </w:r>
      <w:r w:rsidR="00CE4DC6">
        <w:t xml:space="preserve">between </w:t>
      </w:r>
      <w:r w:rsidR="0050407F">
        <w:t>[</w:t>
      </w:r>
      <w:r w:rsidR="008D621F">
        <w:t>qx</w:t>
      </w:r>
      <w:r w:rsidR="00E364F3">
        <w:t>.</w:t>
      </w:r>
      <w:r w:rsidR="00E364F3" w:rsidRPr="008F2C7B">
        <w:rPr>
          <w:b/>
          <w:bCs/>
        </w:rPr>
        <w:t>ExitDate</w:t>
      </w:r>
      <w:r w:rsidR="00E364F3">
        <w:t xml:space="preserve"> + 15 days] and [</w:t>
      </w:r>
      <w:r w:rsidR="00F0772D">
        <w:t>qx</w:t>
      </w:r>
      <w:r w:rsidR="0050407F">
        <w:t>.</w:t>
      </w:r>
      <w:r w:rsidR="0050407F" w:rsidRPr="005D5A21">
        <w:rPr>
          <w:b/>
          <w:bCs/>
        </w:rPr>
        <w:t>ExitDate</w:t>
      </w:r>
      <w:r w:rsidR="0050407F">
        <w:t xml:space="preserve"> + 730 days]</w:t>
      </w:r>
    </w:p>
    <w:p w14:paraId="03D183FD" w14:textId="732ABC28" w:rsidR="00F41448" w:rsidRDefault="00B75822" w:rsidP="00777E3F">
      <w:pPr>
        <w:pStyle w:val="ListParagraph"/>
        <w:numPr>
          <w:ilvl w:val="0"/>
          <w:numId w:val="31"/>
        </w:numPr>
      </w:pPr>
      <w:r>
        <w:rPr>
          <w:bCs/>
        </w:rPr>
        <w:t>The household</w:t>
      </w:r>
      <w:r w:rsidR="00F41448">
        <w:t xml:space="preserve"> type matches </w:t>
      </w:r>
      <w:r w:rsidR="003812EC">
        <w:rPr>
          <w:bCs/>
        </w:rPr>
        <w:t>tlsa</w:t>
      </w:r>
      <w:r w:rsidR="00F41448">
        <w:t>_</w:t>
      </w:r>
      <w:r w:rsidR="00B23A42">
        <w:t>Exit</w:t>
      </w:r>
      <w:r w:rsidR="00F41448">
        <w:t>.</w:t>
      </w:r>
      <w:r w:rsidR="00F41448" w:rsidRPr="002F0D32">
        <w:rPr>
          <w:b/>
          <w:bCs/>
        </w:rPr>
        <w:t>HHType</w:t>
      </w:r>
      <w:r w:rsidR="00F41448" w:rsidRPr="00EB0196">
        <w:rPr>
          <w:b/>
        </w:rPr>
        <w:t xml:space="preserve"> </w:t>
      </w:r>
      <w:r w:rsidR="002B21F6">
        <w:rPr>
          <w:bCs/>
        </w:rPr>
        <w:t xml:space="preserve">for </w:t>
      </w:r>
      <w:r w:rsidR="00F41448">
        <w:t xml:space="preserve">the </w:t>
      </w:r>
      <w:r w:rsidR="002B21F6">
        <w:rPr>
          <w:bCs/>
        </w:rPr>
        <w:t>tlsa</w:t>
      </w:r>
      <w:r w:rsidR="00B23A42">
        <w:t>_Exit.</w:t>
      </w:r>
      <w:r w:rsidR="002B21F6" w:rsidRPr="00A40DBF">
        <w:rPr>
          <w:b/>
        </w:rPr>
        <w:t>Cohort</w:t>
      </w:r>
      <w:r w:rsidR="008E3A9E" w:rsidRPr="00640786">
        <w:rPr>
          <w:bCs/>
        </w:rPr>
        <w:t>:</w:t>
      </w:r>
    </w:p>
    <w:p w14:paraId="17414359" w14:textId="7896A083"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0, </w:t>
      </w:r>
      <w:r w:rsidRPr="009E742A">
        <w:rPr>
          <w:b/>
          <w:bCs/>
        </w:rPr>
        <w:t>ActiveHHType</w:t>
      </w:r>
    </w:p>
    <w:p w14:paraId="3DC16E72" w14:textId="43C41EC5"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r w:rsidRPr="00AB2970">
        <w:t>ReturnTime</w:t>
      </w:r>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r w:rsidR="00792B86" w:rsidRPr="0018056C">
        <w:rPr>
          <w:b/>
        </w:rPr>
        <w:t>ReturnTime</w:t>
      </w:r>
      <w:r w:rsidR="00792B86">
        <w:rPr>
          <w:i/>
        </w:rPr>
        <w:t xml:space="preserve"> </w:t>
      </w:r>
      <w:r w:rsidR="00792B86">
        <w:t>= -1.</w:t>
      </w:r>
    </w:p>
    <w:p w14:paraId="7BBDA4AC" w14:textId="77777777" w:rsidR="00552A52" w:rsidRDefault="00792B86" w:rsidP="002F1D6E">
      <w:r>
        <w:t xml:space="preserve">Otherwise, </w:t>
      </w:r>
      <w:r w:rsidR="0018056C" w:rsidRPr="0018056C">
        <w:rPr>
          <w:b/>
        </w:rPr>
        <w:t>ReturnTime</w:t>
      </w:r>
      <w:r w:rsidR="002F1D6E">
        <w:rPr>
          <w:i/>
        </w:rPr>
        <w:t xml:space="preserve"> </w:t>
      </w:r>
      <w:r w:rsidR="002F1D6E">
        <w:t xml:space="preserve">is the number of days between </w:t>
      </w:r>
    </w:p>
    <w:p w14:paraId="4F6677BE" w14:textId="3304426F" w:rsidR="002F4215" w:rsidRDefault="00552A52" w:rsidP="00777E3F">
      <w:pPr>
        <w:pStyle w:val="ListParagraph"/>
        <w:numPr>
          <w:ilvl w:val="0"/>
          <w:numId w:val="45"/>
        </w:numPr>
      </w:pPr>
      <w:r>
        <w:t xml:space="preserve">The </w:t>
      </w:r>
      <w:r w:rsidR="002F1D6E" w:rsidRPr="00AB4DA6">
        <w:rPr>
          <w:b/>
        </w:rPr>
        <w:t>ExitDate</w:t>
      </w:r>
      <w:r w:rsidR="002F1D6E">
        <w:t xml:space="preserve"> </w:t>
      </w:r>
      <w:r>
        <w:t xml:space="preserve">for the </w:t>
      </w:r>
      <w:r w:rsidR="002F4215" w:rsidRPr="004970B9">
        <w:rPr>
          <w:b/>
          <w:bCs/>
        </w:rPr>
        <w:t>QualifyingExitHHID</w:t>
      </w:r>
      <w:r w:rsidR="002F4215">
        <w:t xml:space="preserve"> </w:t>
      </w:r>
      <w:r w:rsidR="002F1D6E">
        <w:t xml:space="preserve">and </w:t>
      </w:r>
    </w:p>
    <w:p w14:paraId="0966121B" w14:textId="2A27BECB" w:rsidR="004970B9" w:rsidRDefault="002F4215" w:rsidP="00777E3F">
      <w:pPr>
        <w:pStyle w:val="ListParagraph"/>
        <w:numPr>
          <w:ilvl w:val="0"/>
          <w:numId w:val="45"/>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51" o:spid="_x0000_s143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M/wGAIAACkEAAAOAAAAZHJzL2Uyb0RvYy54bWysk99v2yAQx98n7X9AvC92oiRurTpVly7T&#10;pO6H1O0PwBjHaJhjB4md/fU7SJpG3fYyjQfEcfDl7nPHze3YG7ZX6DXYik8nOWfKSmi03Vb829fN&#10;myvOfBC2EQasqvhBeX67ev3qZnClmkEHplHISMT6cnAV70JwZZZ52ale+Ak4ZcnZAvYikInbrEEx&#10;kHpvslmeL7MBsHEIUnlPu/dHJ18l/bZVMnxuW68CMxWn2EKaMc11nLPVjSi3KFyn5SkM8Q9R9EJb&#10;evQsdS+CYDvUv0n1WiJ4aMNEQp9B22qpUg6UzTR/kc1jJ5xKuRAc786Y/P+TlZ/2j+4LsjC+hZEK&#10;mJLw7gHkd88srDtht+oOEYZOiYYenkZk2eB8eboaUfvSR5F6+AgNFVnsAiShscU+UqE8GalTAQ5n&#10;6GoMTNLmoigWxbLgTJJvOs/ny1kqSybKp+sOfXivoGdxUXGkqiZ5sX/wIYYjyqcj8TUPRjcbbUwy&#10;cFuvDbK9oA7YpJEyeHHMWDZU/HoxWxwJ/FUiT+NPEr0O1MpG9xW/Oh8SZeT2zjap0YLQ5rimkI09&#10;gYzsjhTDWI9MNxWf5UV8IpKtoTkQW4Rj79Jfo0UH+JOzgfq24v7HTqDizHywVJ/r6XweGz0Z80VB&#10;MBleeupLj7CSpCoeODsu1yF9jkTO3VEdNzoRfo7kFDT1YwJ/+jux4S/tdOr5h69+AQAA//8DAFBL&#10;AwQUAAYACAAAACEAXAkNX9wAAAAFAQAADwAAAGRycy9kb3ducmV2LnhtbEyPwU7DMBBE70j8g7VI&#10;3KjTSFQ0ZFMhqp4ppRLi5tjbOGq8DrGbpnw9hgtcVhrNaOZtuZpcJ0YaQusZYT7LQBBrb1puEPZv&#10;m7sHECEqNqrzTAgXCrCqrq9KVRh/5lcad7ERqYRDoRBsjH0hZdCWnAoz3xMn7+AHp2KSQyPNoM6p&#10;3HUyz7KFdKrltGBVT8+W9HF3cghhvf3s9WFbH625fL2sx3v9vvlAvL2Znh5BRJriXxh+8BM6VImp&#10;9ic2QXQI6ZH4e5O3zJYLEDVCns9zkFUp/9NX3wAAAP//AwBQSwECLQAUAAYACAAAACEAtoM4kv4A&#10;AADhAQAAEwAAAAAAAAAAAAAAAAAAAAAAW0NvbnRlbnRfVHlwZXNdLnhtbFBLAQItABQABgAIAAAA&#10;IQA4/SH/1gAAAJQBAAALAAAAAAAAAAAAAAAAAC8BAABfcmVscy8ucmVsc1BLAQItABQABgAIAAAA&#10;IQA7bM/wGAIAACkEAAAOAAAAAAAAAAAAAAAAAC4CAABkcnMvZTJvRG9jLnhtbFBLAQItABQABgAI&#10;AAAAIQBcCQ1f3AAAAAUBAAAPAAAAAAAAAAAAAAAAAHIEAABkcnMvZG93bnJldi54bWxQSwUGAAAA&#10;AAQABADzAAAAewUAAAAA&#10;">
                <v:textbox style="mso-fit-shape-to-text:t">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1674" w:name="_Toc511182504"/>
      <w:bookmarkStart w:id="1675" w:name="_Set_Population_Identifiers"/>
      <w:bookmarkStart w:id="1676" w:name="_Toc78368774"/>
      <w:bookmarkStart w:id="1677" w:name="_Toc175057111"/>
      <w:bookmarkStart w:id="1678" w:name="_Toc37849802"/>
      <w:bookmarkEnd w:id="1674"/>
      <w:bookmarkEnd w:id="1675"/>
      <w:r>
        <w:rPr>
          <w:noProof/>
        </w:rPr>
        <w:lastRenderedPageBreak/>
        <w:drawing>
          <wp:anchor distT="0" distB="0" distL="114300" distR="114300" simplePos="0" relativeHeight="251650059" behindDoc="0" locked="0" layoutInCell="1" allowOverlap="1" wp14:anchorId="563667FB" wp14:editId="6FCAF860">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HoH and </w:t>
      </w:r>
      <w:r w:rsidR="002F6600">
        <w:t xml:space="preserve">Adult Members of </w:t>
      </w:r>
      <w:r w:rsidR="005846C0">
        <w:t>Exit Cohorts</w:t>
      </w:r>
      <w:bookmarkEnd w:id="1676"/>
      <w:bookmarkEnd w:id="1677"/>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30339F">
        <w:trPr>
          <w:cantSplit/>
          <w:trHeight w:val="216"/>
        </w:trPr>
        <w:tc>
          <w:tcPr>
            <w:tcW w:w="9355" w:type="dxa"/>
            <w:shd w:val="clear" w:color="auto" w:fill="FDE9D9" w:themeFill="accent6" w:themeFillTint="33"/>
          </w:tcPr>
          <w:p w14:paraId="4C4970D1" w14:textId="77777777" w:rsidR="005846C0" w:rsidRPr="00C9484F" w:rsidRDefault="005846C0" w:rsidP="0030339F">
            <w:pPr>
              <w:pStyle w:val="NoSpacing"/>
              <w:rPr>
                <w:b/>
                <w:bCs/>
              </w:rPr>
            </w:pPr>
            <w:r>
              <w:rPr>
                <w:b/>
                <w:bCs/>
              </w:rPr>
              <w:t>tlsa_CohortDates</w:t>
            </w:r>
          </w:p>
        </w:tc>
      </w:tr>
      <w:tr w:rsidR="005846C0" w:rsidRPr="00A366EB" w14:paraId="276ECB7B" w14:textId="77777777" w:rsidTr="0030339F">
        <w:trPr>
          <w:cantSplit/>
          <w:trHeight w:val="216"/>
        </w:trPr>
        <w:tc>
          <w:tcPr>
            <w:tcW w:w="9355" w:type="dxa"/>
          </w:tcPr>
          <w:p w14:paraId="341F14D4" w14:textId="77777777" w:rsidR="005846C0" w:rsidRPr="00A366EB" w:rsidRDefault="005846C0" w:rsidP="0030339F">
            <w:pPr>
              <w:pStyle w:val="NoSpacing"/>
            </w:pPr>
            <w:r>
              <w:t>Cohort</w:t>
            </w:r>
          </w:p>
        </w:tc>
      </w:tr>
      <w:tr w:rsidR="005846C0" w:rsidRPr="00A366EB" w14:paraId="4BF44BF0" w14:textId="77777777" w:rsidTr="0030339F">
        <w:trPr>
          <w:cantSplit/>
          <w:trHeight w:val="216"/>
        </w:trPr>
        <w:tc>
          <w:tcPr>
            <w:tcW w:w="9355" w:type="dxa"/>
          </w:tcPr>
          <w:p w14:paraId="6080E594" w14:textId="77777777" w:rsidR="005846C0" w:rsidRPr="00A366EB" w:rsidRDefault="005846C0" w:rsidP="0030339F">
            <w:pPr>
              <w:pStyle w:val="NoSpacing"/>
            </w:pPr>
            <w:r>
              <w:t>Cohort</w:t>
            </w:r>
            <w:r w:rsidRPr="00A366EB">
              <w:t>End</w:t>
            </w:r>
          </w:p>
        </w:tc>
      </w:tr>
      <w:tr w:rsidR="005846C0" w:rsidRPr="00C9484F" w14:paraId="2BFB255E" w14:textId="77777777" w:rsidTr="0030339F">
        <w:trPr>
          <w:cantSplit/>
          <w:trHeight w:val="216"/>
        </w:trPr>
        <w:tc>
          <w:tcPr>
            <w:tcW w:w="9355" w:type="dxa"/>
            <w:shd w:val="clear" w:color="auto" w:fill="FDE9D9" w:themeFill="accent6" w:themeFillTint="33"/>
          </w:tcPr>
          <w:p w14:paraId="7612029D" w14:textId="77777777" w:rsidR="005846C0" w:rsidRPr="00C9484F" w:rsidRDefault="005846C0" w:rsidP="0030339F">
            <w:pPr>
              <w:pStyle w:val="NoSpacing"/>
              <w:rPr>
                <w:b/>
                <w:bCs/>
              </w:rPr>
            </w:pPr>
            <w:r>
              <w:rPr>
                <w:b/>
                <w:bCs/>
              </w:rPr>
              <w:t>tlsa_Exit</w:t>
            </w:r>
          </w:p>
        </w:tc>
      </w:tr>
      <w:tr w:rsidR="005846C0" w:rsidRPr="005F4836" w14:paraId="7C78CF4F" w14:textId="77777777" w:rsidTr="0030339F">
        <w:trPr>
          <w:cantSplit/>
          <w:trHeight w:val="216"/>
        </w:trPr>
        <w:tc>
          <w:tcPr>
            <w:tcW w:w="9355" w:type="dxa"/>
          </w:tcPr>
          <w:p w14:paraId="5CD54304" w14:textId="77777777" w:rsidR="005846C0" w:rsidRPr="005F4836" w:rsidRDefault="005846C0" w:rsidP="0030339F">
            <w:pPr>
              <w:pStyle w:val="NoSpacing"/>
            </w:pPr>
            <w:r>
              <w:t>QualifyingExitHHID</w:t>
            </w:r>
          </w:p>
        </w:tc>
      </w:tr>
      <w:tr w:rsidR="005846C0" w:rsidRPr="005F4836" w14:paraId="7F677782" w14:textId="77777777" w:rsidTr="0030339F">
        <w:trPr>
          <w:cantSplit/>
          <w:trHeight w:val="216"/>
        </w:trPr>
        <w:tc>
          <w:tcPr>
            <w:tcW w:w="9355" w:type="dxa"/>
          </w:tcPr>
          <w:p w14:paraId="41B60841" w14:textId="77777777" w:rsidR="005846C0" w:rsidRDefault="005846C0" w:rsidP="0030339F">
            <w:pPr>
              <w:pStyle w:val="NoSpacing"/>
            </w:pPr>
            <w:r>
              <w:t>Cohort</w:t>
            </w:r>
          </w:p>
        </w:tc>
      </w:tr>
      <w:tr w:rsidR="00542402" w:rsidRPr="00C9484F" w14:paraId="3E5C818D" w14:textId="77777777" w:rsidTr="0030339F">
        <w:trPr>
          <w:cantSplit/>
          <w:trHeight w:val="216"/>
        </w:trPr>
        <w:tc>
          <w:tcPr>
            <w:tcW w:w="9355" w:type="dxa"/>
            <w:shd w:val="clear" w:color="auto" w:fill="FDE9D9" w:themeFill="accent6" w:themeFillTint="33"/>
          </w:tcPr>
          <w:p w14:paraId="58F8081F" w14:textId="2B077752" w:rsidR="00542402" w:rsidRPr="00C9484F" w:rsidRDefault="00542402" w:rsidP="0030339F">
            <w:pPr>
              <w:pStyle w:val="NoSpacing"/>
              <w:rPr>
                <w:b/>
                <w:bCs/>
              </w:rPr>
            </w:pPr>
            <w:r>
              <w:rPr>
                <w:b/>
                <w:bCs/>
              </w:rPr>
              <w:t>tlsa_HHID</w:t>
            </w:r>
          </w:p>
        </w:tc>
      </w:tr>
      <w:tr w:rsidR="00542402" w:rsidRPr="005F4836" w14:paraId="01FDB5B2" w14:textId="77777777" w:rsidTr="0030339F">
        <w:trPr>
          <w:cantSplit/>
          <w:trHeight w:val="216"/>
        </w:trPr>
        <w:tc>
          <w:tcPr>
            <w:tcW w:w="9355" w:type="dxa"/>
          </w:tcPr>
          <w:p w14:paraId="7DE2D476" w14:textId="77777777" w:rsidR="00542402" w:rsidRPr="005F4836" w:rsidRDefault="00542402" w:rsidP="0030339F">
            <w:pPr>
              <w:pStyle w:val="NoSpacing"/>
            </w:pPr>
            <w:r>
              <w:t>HouseholdID</w:t>
            </w:r>
          </w:p>
        </w:tc>
      </w:tr>
      <w:tr w:rsidR="00542402" w:rsidRPr="005F4836" w14:paraId="3B4EA9ED" w14:textId="77777777" w:rsidTr="0030339F">
        <w:trPr>
          <w:cantSplit/>
          <w:trHeight w:val="216"/>
        </w:trPr>
        <w:tc>
          <w:tcPr>
            <w:tcW w:w="9355" w:type="dxa"/>
          </w:tcPr>
          <w:p w14:paraId="7D3026D5" w14:textId="47EE7885" w:rsidR="00542402" w:rsidRPr="005F4836" w:rsidRDefault="00542402" w:rsidP="0030339F">
            <w:pPr>
              <w:pStyle w:val="NoSpacing"/>
            </w:pPr>
            <w:r>
              <w:t>EntryDate</w:t>
            </w:r>
          </w:p>
        </w:tc>
      </w:tr>
      <w:tr w:rsidR="00542402" w:rsidRPr="005F4836" w14:paraId="60CB28E1" w14:textId="77777777" w:rsidTr="0030339F">
        <w:trPr>
          <w:cantSplit/>
          <w:trHeight w:val="216"/>
        </w:trPr>
        <w:tc>
          <w:tcPr>
            <w:tcW w:w="9355" w:type="dxa"/>
          </w:tcPr>
          <w:p w14:paraId="53D9ACE8" w14:textId="4E05756D" w:rsidR="00542402" w:rsidRPr="005F4836" w:rsidRDefault="00542402" w:rsidP="0030339F">
            <w:pPr>
              <w:pStyle w:val="NoSpacing"/>
            </w:pPr>
            <w:r>
              <w:t>MoveInDate</w:t>
            </w:r>
          </w:p>
        </w:tc>
      </w:tr>
      <w:tr w:rsidR="00542402" w:rsidRPr="005F4836" w14:paraId="3BE56EAD" w14:textId="77777777" w:rsidTr="0030339F">
        <w:trPr>
          <w:cantSplit/>
          <w:trHeight w:val="216"/>
        </w:trPr>
        <w:tc>
          <w:tcPr>
            <w:tcW w:w="9355" w:type="dxa"/>
          </w:tcPr>
          <w:p w14:paraId="6CEC2F74" w14:textId="77777777" w:rsidR="00542402" w:rsidRPr="005F4836" w:rsidRDefault="00542402" w:rsidP="0030339F">
            <w:pPr>
              <w:pStyle w:val="NoSpacing"/>
            </w:pPr>
            <w:r w:rsidRPr="005F4836">
              <w:t>ExitDate</w:t>
            </w:r>
          </w:p>
        </w:tc>
      </w:tr>
      <w:tr w:rsidR="005846C0" w:rsidRPr="00C9484F" w14:paraId="79946A8A" w14:textId="77777777" w:rsidTr="0030339F">
        <w:trPr>
          <w:cantSplit/>
          <w:trHeight w:val="216"/>
        </w:trPr>
        <w:tc>
          <w:tcPr>
            <w:tcW w:w="9355" w:type="dxa"/>
            <w:shd w:val="clear" w:color="auto" w:fill="FDE9D9" w:themeFill="accent6" w:themeFillTint="33"/>
          </w:tcPr>
          <w:p w14:paraId="3F60A485" w14:textId="77777777" w:rsidR="005846C0" w:rsidRPr="00C9484F" w:rsidRDefault="005846C0" w:rsidP="0030339F">
            <w:pPr>
              <w:pStyle w:val="NoSpacing"/>
              <w:rPr>
                <w:b/>
                <w:bCs/>
              </w:rPr>
            </w:pPr>
            <w:r>
              <w:rPr>
                <w:b/>
                <w:bCs/>
              </w:rPr>
              <w:t>tlsa_</w:t>
            </w:r>
            <w:r w:rsidRPr="00C9484F">
              <w:rPr>
                <w:b/>
                <w:bCs/>
              </w:rPr>
              <w:t>Enrollment</w:t>
            </w:r>
          </w:p>
        </w:tc>
      </w:tr>
      <w:tr w:rsidR="005846C0" w:rsidRPr="005F4836" w14:paraId="1201DB71" w14:textId="77777777" w:rsidTr="0030339F">
        <w:trPr>
          <w:cantSplit/>
          <w:trHeight w:val="216"/>
        </w:trPr>
        <w:tc>
          <w:tcPr>
            <w:tcW w:w="9355" w:type="dxa"/>
          </w:tcPr>
          <w:p w14:paraId="4DC8235F" w14:textId="77777777" w:rsidR="005846C0" w:rsidRPr="005F4836" w:rsidRDefault="005846C0" w:rsidP="0030339F">
            <w:pPr>
              <w:pStyle w:val="NoSpacing"/>
            </w:pPr>
            <w:r>
              <w:t>HouseholdID</w:t>
            </w:r>
          </w:p>
        </w:tc>
      </w:tr>
      <w:tr w:rsidR="005846C0" w:rsidRPr="005F4836" w14:paraId="41B5FDFC" w14:textId="77777777" w:rsidTr="0030339F">
        <w:trPr>
          <w:cantSplit/>
          <w:trHeight w:val="216"/>
        </w:trPr>
        <w:tc>
          <w:tcPr>
            <w:tcW w:w="9355" w:type="dxa"/>
          </w:tcPr>
          <w:p w14:paraId="6C4C2F0D" w14:textId="77777777" w:rsidR="005846C0" w:rsidRPr="005F4836" w:rsidRDefault="005846C0" w:rsidP="0030339F">
            <w:pPr>
              <w:pStyle w:val="NoSpacing"/>
            </w:pPr>
            <w:r w:rsidRPr="005F4836">
              <w:t>PersonalID</w:t>
            </w:r>
          </w:p>
        </w:tc>
      </w:tr>
      <w:tr w:rsidR="005846C0" w:rsidRPr="005F4836" w14:paraId="33CD346B" w14:textId="77777777" w:rsidTr="0030339F">
        <w:trPr>
          <w:cantSplit/>
          <w:trHeight w:val="216"/>
        </w:trPr>
        <w:tc>
          <w:tcPr>
            <w:tcW w:w="9355" w:type="dxa"/>
          </w:tcPr>
          <w:p w14:paraId="7DDD748D" w14:textId="77777777" w:rsidR="005846C0" w:rsidRPr="005F4836" w:rsidRDefault="005846C0" w:rsidP="0030339F">
            <w:pPr>
              <w:pStyle w:val="NoSpacing"/>
            </w:pPr>
            <w:r>
              <w:t>RelationshipToHoH</w:t>
            </w:r>
          </w:p>
        </w:tc>
      </w:tr>
      <w:tr w:rsidR="005846C0" w:rsidRPr="005F4836" w14:paraId="3324A347" w14:textId="77777777" w:rsidTr="0030339F">
        <w:trPr>
          <w:cantSplit/>
          <w:trHeight w:val="216"/>
        </w:trPr>
        <w:tc>
          <w:tcPr>
            <w:tcW w:w="9355" w:type="dxa"/>
          </w:tcPr>
          <w:p w14:paraId="6260B5A0" w14:textId="77777777" w:rsidR="005846C0" w:rsidRPr="005F4836" w:rsidRDefault="005846C0" w:rsidP="0030339F">
            <w:pPr>
              <w:pStyle w:val="NoSpacing"/>
            </w:pPr>
            <w:r w:rsidRPr="005F4836">
              <w:t>ExitDate</w:t>
            </w:r>
          </w:p>
        </w:tc>
      </w:tr>
      <w:tr w:rsidR="005846C0" w:rsidRPr="005F4836" w14:paraId="3D59DEED" w14:textId="77777777" w:rsidTr="0030339F">
        <w:trPr>
          <w:cantSplit/>
          <w:trHeight w:val="216"/>
        </w:trPr>
        <w:tc>
          <w:tcPr>
            <w:tcW w:w="9355" w:type="dxa"/>
          </w:tcPr>
          <w:p w14:paraId="1F98A0B4" w14:textId="77777777" w:rsidR="005846C0" w:rsidRDefault="005846C0" w:rsidP="0030339F">
            <w:pPr>
              <w:pStyle w:val="NoSpacing"/>
            </w:pPr>
            <w:r>
              <w:t>ActiveAge</w:t>
            </w:r>
          </w:p>
        </w:tc>
      </w:tr>
      <w:tr w:rsidR="005846C0" w:rsidRPr="005F4836" w14:paraId="4D81FCD4" w14:textId="77777777" w:rsidTr="0030339F">
        <w:trPr>
          <w:cantSplit/>
          <w:trHeight w:val="216"/>
        </w:trPr>
        <w:tc>
          <w:tcPr>
            <w:tcW w:w="9355" w:type="dxa"/>
          </w:tcPr>
          <w:p w14:paraId="3BC9F327" w14:textId="77777777" w:rsidR="005846C0" w:rsidRDefault="005846C0" w:rsidP="0030339F">
            <w:pPr>
              <w:pStyle w:val="NoSpacing"/>
            </w:pPr>
            <w:r>
              <w:t>Exit1Age</w:t>
            </w:r>
          </w:p>
        </w:tc>
      </w:tr>
      <w:tr w:rsidR="005846C0" w:rsidRPr="005F4836" w14:paraId="703CA1DE" w14:textId="77777777" w:rsidTr="0030339F">
        <w:trPr>
          <w:cantSplit/>
          <w:trHeight w:val="216"/>
        </w:trPr>
        <w:tc>
          <w:tcPr>
            <w:tcW w:w="9355" w:type="dxa"/>
          </w:tcPr>
          <w:p w14:paraId="0ECD2CCE" w14:textId="77777777" w:rsidR="005846C0" w:rsidRDefault="005846C0" w:rsidP="0030339F">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30339F">
        <w:trPr>
          <w:trHeight w:val="216"/>
        </w:trPr>
        <w:tc>
          <w:tcPr>
            <w:tcW w:w="9355" w:type="dxa"/>
            <w:shd w:val="clear" w:color="auto" w:fill="EEECE1" w:themeFill="background2"/>
          </w:tcPr>
          <w:p w14:paraId="2892E03F" w14:textId="77777777" w:rsidR="00570629" w:rsidRPr="000D5A2E" w:rsidRDefault="00570629" w:rsidP="0030339F">
            <w:pPr>
              <w:pStyle w:val="NoSpacing"/>
              <w:rPr>
                <w:b/>
                <w:bCs/>
              </w:rPr>
            </w:pPr>
            <w:r w:rsidRPr="000D5A2E">
              <w:rPr>
                <w:b/>
                <w:bCs/>
              </w:rPr>
              <w:t>hmis_Enrollment</w:t>
            </w:r>
          </w:p>
        </w:tc>
      </w:tr>
      <w:tr w:rsidR="00570629" w:rsidRPr="005F4836" w14:paraId="789F0C68" w14:textId="77777777" w:rsidTr="0030339F">
        <w:trPr>
          <w:trHeight w:val="216"/>
        </w:trPr>
        <w:tc>
          <w:tcPr>
            <w:tcW w:w="9355" w:type="dxa"/>
          </w:tcPr>
          <w:p w14:paraId="09721512" w14:textId="77777777" w:rsidR="00570629" w:rsidRPr="00172D43" w:rsidRDefault="00570629" w:rsidP="0030339F">
            <w:pPr>
              <w:pStyle w:val="NoSpacing"/>
            </w:pPr>
            <w:r w:rsidRPr="00172D43">
              <w:t>EntryDate</w:t>
            </w:r>
          </w:p>
        </w:tc>
      </w:tr>
      <w:tr w:rsidR="00570629" w:rsidRPr="005F4836" w14:paraId="34AA8F90" w14:textId="77777777" w:rsidTr="0030339F">
        <w:trPr>
          <w:trHeight w:val="216"/>
        </w:trPr>
        <w:tc>
          <w:tcPr>
            <w:tcW w:w="9355" w:type="dxa"/>
          </w:tcPr>
          <w:p w14:paraId="255B2516" w14:textId="77777777" w:rsidR="00570629" w:rsidRPr="00172D43" w:rsidRDefault="00570629" w:rsidP="0030339F">
            <w:pPr>
              <w:pStyle w:val="NoSpacing"/>
            </w:pPr>
            <w:r w:rsidRPr="00172D43">
              <w:t>TimesHomelessPastThreeYears</w:t>
            </w:r>
          </w:p>
        </w:tc>
      </w:tr>
      <w:tr w:rsidR="00570629" w:rsidRPr="005F4836" w14:paraId="0A5D1BB9" w14:textId="77777777" w:rsidTr="0030339F">
        <w:trPr>
          <w:trHeight w:val="216"/>
        </w:trPr>
        <w:tc>
          <w:tcPr>
            <w:tcW w:w="9355" w:type="dxa"/>
          </w:tcPr>
          <w:p w14:paraId="0E526799" w14:textId="77777777" w:rsidR="00570629" w:rsidRPr="00172D43" w:rsidRDefault="00570629" w:rsidP="0030339F">
            <w:pPr>
              <w:pStyle w:val="NoSpacing"/>
            </w:pPr>
            <w:r w:rsidRPr="00172D43">
              <w:t>MonthsHomelessPastThreeYears</w:t>
            </w:r>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30339F">
        <w:trPr>
          <w:cantSplit/>
          <w:trHeight w:val="216"/>
        </w:trPr>
        <w:tc>
          <w:tcPr>
            <w:tcW w:w="9355" w:type="dxa"/>
            <w:shd w:val="clear" w:color="auto" w:fill="76923C" w:themeFill="accent3" w:themeFillShade="BF"/>
          </w:tcPr>
          <w:p w14:paraId="3F4B27F5" w14:textId="6601E75F" w:rsidR="005846C0" w:rsidRPr="005F4836" w:rsidRDefault="00811493" w:rsidP="0030339F">
            <w:pPr>
              <w:pStyle w:val="NoSpacing"/>
              <w:rPr>
                <w:b/>
                <w:bCs/>
                <w:color w:val="FFFFFF" w:themeColor="background1"/>
              </w:rPr>
            </w:pPr>
            <w:r>
              <w:rPr>
                <w:b/>
                <w:bCs/>
                <w:color w:val="FFFFFF" w:themeColor="background1"/>
              </w:rPr>
              <w:t>t</w:t>
            </w:r>
            <w:r w:rsidR="005846C0">
              <w:rPr>
                <w:b/>
                <w:bCs/>
                <w:color w:val="FFFFFF" w:themeColor="background1"/>
              </w:rPr>
              <w:t>lsa_ExitHoHAdult</w:t>
            </w:r>
          </w:p>
        </w:tc>
      </w:tr>
      <w:tr w:rsidR="005846C0" w:rsidRPr="005F4836" w14:paraId="07B6ADBE" w14:textId="77777777" w:rsidTr="0030339F">
        <w:trPr>
          <w:trHeight w:val="216"/>
        </w:trPr>
        <w:tc>
          <w:tcPr>
            <w:tcW w:w="9355" w:type="dxa"/>
          </w:tcPr>
          <w:p w14:paraId="1BDCFBDA" w14:textId="77777777" w:rsidR="005846C0" w:rsidRPr="005F4836" w:rsidRDefault="005846C0" w:rsidP="0030339F">
            <w:pPr>
              <w:pStyle w:val="NoSpacing"/>
              <w:rPr>
                <w:b/>
                <w:bCs/>
              </w:rPr>
            </w:pPr>
            <w:r>
              <w:rPr>
                <w:b/>
                <w:bCs/>
              </w:rPr>
              <w:t>PersonalID</w:t>
            </w:r>
          </w:p>
        </w:tc>
      </w:tr>
      <w:tr w:rsidR="005846C0" w:rsidRPr="005F4836" w14:paraId="17CECE21" w14:textId="77777777" w:rsidTr="0030339F">
        <w:trPr>
          <w:trHeight w:val="216"/>
        </w:trPr>
        <w:tc>
          <w:tcPr>
            <w:tcW w:w="9355" w:type="dxa"/>
          </w:tcPr>
          <w:p w14:paraId="063419CF" w14:textId="77777777" w:rsidR="005846C0" w:rsidRDefault="005846C0" w:rsidP="0030339F">
            <w:pPr>
              <w:pStyle w:val="NoSpacing"/>
              <w:rPr>
                <w:b/>
                <w:bCs/>
              </w:rPr>
            </w:pPr>
            <w:r>
              <w:rPr>
                <w:b/>
                <w:bCs/>
              </w:rPr>
              <w:t>QualifyingExitHHID</w:t>
            </w:r>
          </w:p>
        </w:tc>
      </w:tr>
      <w:tr w:rsidR="005846C0" w:rsidRPr="005F4836" w14:paraId="1FC63E0D" w14:textId="77777777" w:rsidTr="0030339F">
        <w:trPr>
          <w:trHeight w:val="216"/>
        </w:trPr>
        <w:tc>
          <w:tcPr>
            <w:tcW w:w="9355" w:type="dxa"/>
          </w:tcPr>
          <w:p w14:paraId="73C676BE" w14:textId="77777777" w:rsidR="005846C0" w:rsidRPr="005F4836" w:rsidRDefault="005846C0" w:rsidP="0030339F">
            <w:pPr>
              <w:pStyle w:val="NoSpacing"/>
              <w:rPr>
                <w:b/>
                <w:bCs/>
              </w:rPr>
            </w:pPr>
            <w:r>
              <w:rPr>
                <w:b/>
                <w:bCs/>
              </w:rPr>
              <w:t>Cohort</w:t>
            </w:r>
          </w:p>
        </w:tc>
      </w:tr>
      <w:tr w:rsidR="005846C0" w:rsidRPr="005F4836" w14:paraId="30D2C006" w14:textId="77777777" w:rsidTr="0030339F">
        <w:trPr>
          <w:trHeight w:val="216"/>
        </w:trPr>
        <w:tc>
          <w:tcPr>
            <w:tcW w:w="9355" w:type="dxa"/>
          </w:tcPr>
          <w:p w14:paraId="13474946" w14:textId="77777777" w:rsidR="005846C0" w:rsidRDefault="005846C0" w:rsidP="0030339F">
            <w:pPr>
              <w:pStyle w:val="NoSpacing"/>
              <w:rPr>
                <w:b/>
                <w:bCs/>
              </w:rPr>
            </w:pPr>
            <w:r>
              <w:rPr>
                <w:b/>
                <w:bCs/>
              </w:rPr>
              <w:t>DisabilityStatus</w:t>
            </w:r>
          </w:p>
        </w:tc>
      </w:tr>
      <w:tr w:rsidR="005846C0" w:rsidRPr="006B4F91" w14:paraId="22CB7F46" w14:textId="77777777" w:rsidTr="0030339F">
        <w:trPr>
          <w:cantSplit/>
          <w:trHeight w:val="216"/>
        </w:trPr>
        <w:tc>
          <w:tcPr>
            <w:tcW w:w="9355" w:type="dxa"/>
          </w:tcPr>
          <w:p w14:paraId="201D657F" w14:textId="77777777" w:rsidR="005846C0" w:rsidRPr="005F4836" w:rsidRDefault="005846C0" w:rsidP="0030339F">
            <w:pPr>
              <w:pStyle w:val="NoSpacing"/>
              <w:rPr>
                <w:b/>
                <w:bCs/>
              </w:rPr>
            </w:pPr>
            <w:r w:rsidRPr="005F4836">
              <w:rPr>
                <w:b/>
                <w:bCs/>
              </w:rPr>
              <w:t>CHStart</w:t>
            </w:r>
          </w:p>
        </w:tc>
      </w:tr>
      <w:tr w:rsidR="005846C0" w:rsidRPr="006B4F91" w14:paraId="335CBBEB" w14:textId="77777777" w:rsidTr="0030339F">
        <w:trPr>
          <w:cantSplit/>
          <w:trHeight w:val="216"/>
        </w:trPr>
        <w:tc>
          <w:tcPr>
            <w:tcW w:w="9355" w:type="dxa"/>
          </w:tcPr>
          <w:p w14:paraId="73DE5481" w14:textId="77777777" w:rsidR="005846C0" w:rsidRPr="005F4836" w:rsidRDefault="005846C0" w:rsidP="0030339F">
            <w:pPr>
              <w:pStyle w:val="NoSpacing"/>
              <w:rPr>
                <w:b/>
                <w:bCs/>
              </w:rPr>
            </w:pPr>
            <w:r w:rsidRPr="005F4836">
              <w:rPr>
                <w:b/>
                <w:bCs/>
              </w:rPr>
              <w:lastRenderedPageBreak/>
              <w:t>LastActive</w:t>
            </w:r>
          </w:p>
        </w:tc>
      </w:tr>
      <w:tr w:rsidR="005846C0" w:rsidRPr="005F4836" w14:paraId="6DB2607E" w14:textId="77777777" w:rsidTr="0030339F">
        <w:trPr>
          <w:trHeight w:val="251"/>
        </w:trPr>
        <w:tc>
          <w:tcPr>
            <w:tcW w:w="9355" w:type="dxa"/>
          </w:tcPr>
          <w:p w14:paraId="07A2054F" w14:textId="77777777" w:rsidR="005846C0" w:rsidRPr="00434C38" w:rsidRDefault="005846C0" w:rsidP="0030339F">
            <w:pPr>
              <w:pStyle w:val="NoSpacing"/>
              <w:rPr>
                <w:b/>
                <w:bCs/>
              </w:rPr>
            </w:pPr>
            <w:r w:rsidRPr="00434C38">
              <w:rPr>
                <w:b/>
                <w:bCs/>
              </w:rPr>
              <w:t>CHTime</w:t>
            </w:r>
          </w:p>
        </w:tc>
      </w:tr>
      <w:tr w:rsidR="005846C0" w:rsidRPr="005F4836" w14:paraId="2148BA85" w14:textId="77777777" w:rsidTr="0030339F">
        <w:trPr>
          <w:trHeight w:val="216"/>
        </w:trPr>
        <w:tc>
          <w:tcPr>
            <w:tcW w:w="9355" w:type="dxa"/>
          </w:tcPr>
          <w:p w14:paraId="6F2CB5D6" w14:textId="77777777" w:rsidR="005846C0" w:rsidRPr="00434C38" w:rsidRDefault="005846C0" w:rsidP="0030339F">
            <w:pPr>
              <w:pStyle w:val="NoSpacing"/>
              <w:rPr>
                <w:b/>
                <w:bCs/>
              </w:rPr>
            </w:pPr>
            <w:r w:rsidRPr="00434C38">
              <w:rPr>
                <w:b/>
                <w:bCs/>
              </w:rPr>
              <w:t>CHTimeStatus</w:t>
            </w:r>
          </w:p>
        </w:tc>
      </w:tr>
    </w:tbl>
    <w:p w14:paraId="7E2849D1" w14:textId="77777777" w:rsidR="005846C0" w:rsidRPr="00655B0F" w:rsidRDefault="005846C0" w:rsidP="005846C0">
      <w:pPr>
        <w:pStyle w:val="Heading3"/>
      </w:pPr>
      <w:r w:rsidRPr="00655B0F">
        <w:t>Logic</w:t>
      </w:r>
    </w:p>
    <w:p w14:paraId="48450763" w14:textId="2B0839BE"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r>
        <w:t xml:space="preserve">tlsa_ExitHoHAdult </w:t>
      </w:r>
      <w:r w:rsidRPr="00577A54" w:rsidDel="005D12FE">
        <w:t xml:space="preserve">with dates in the </w:t>
      </w:r>
      <w:r w:rsidRPr="00CF23C7" w:rsidDel="005D12FE">
        <w:rPr>
          <w:b/>
        </w:rPr>
        <w:t>CHStart</w:t>
      </w:r>
      <w:r w:rsidRPr="005D0E7C" w:rsidDel="005D12FE">
        <w:rPr>
          <w:i/>
        </w:rPr>
        <w:t xml:space="preserve"> </w:t>
      </w:r>
      <w:r w:rsidRPr="00577A54" w:rsidDel="005D12FE">
        <w:t>and</w:t>
      </w:r>
      <w:r w:rsidRPr="005D0E7C" w:rsidDel="005D12FE">
        <w:rPr>
          <w:i/>
        </w:rPr>
        <w:t xml:space="preserve"> </w:t>
      </w:r>
      <w:r w:rsidRPr="00CF23C7" w:rsidDel="005D12FE">
        <w:rPr>
          <w:b/>
        </w:rPr>
        <w:t>LastActive</w:t>
      </w:r>
      <w:r w:rsidRPr="005D0E7C" w:rsidDel="005D12FE">
        <w:rPr>
          <w:i/>
        </w:rPr>
        <w:t xml:space="preserve"> </w:t>
      </w:r>
      <w:r w:rsidRPr="00577A54" w:rsidDel="005D12FE">
        <w:t>columns</w:t>
      </w:r>
      <w:r w:rsidR="009B4418">
        <w:t xml:space="preserve">. </w:t>
      </w:r>
      <w:r>
        <w:t>People included in more than one cohort will have different CH dates for each cohort</w:t>
      </w:r>
      <w:r w:rsidR="009B4418">
        <w:t xml:space="preserve">. </w:t>
      </w:r>
    </w:p>
    <w:p w14:paraId="51F4B21D" w14:textId="77777777" w:rsidR="005846C0" w:rsidRDefault="005846C0" w:rsidP="005846C0">
      <w:pPr>
        <w:pStyle w:val="Heading4"/>
      </w:pPr>
      <w:r>
        <w:t>Record Selection</w:t>
      </w:r>
    </w:p>
    <w:p w14:paraId="649247B7" w14:textId="78F5B3DB" w:rsidR="000827B4" w:rsidRDefault="000827B4" w:rsidP="005846C0">
      <w:r>
        <w:t>An exit cohort household is only considered chronically homeless if they meet the definition in the year ending on the head of household’s exit date</w:t>
      </w:r>
      <w:r w:rsidR="009B4418">
        <w:t xml:space="preserve">. </w:t>
      </w:r>
      <w:r>
        <w:t xml:space="preserve">As such, any household exiting from TH after a stay of at least a year or housed in RRH or PSH for a year prior to exit </w:t>
      </w:r>
      <w:r w:rsidR="001F655F">
        <w:t>is</w:t>
      </w:r>
      <w:r>
        <w:t xml:space="preserve"> excluded from this process.</w:t>
      </w:r>
    </w:p>
    <w:p w14:paraId="3361F22E" w14:textId="180074EC" w:rsidR="005846C0" w:rsidRDefault="005846C0" w:rsidP="005846C0">
      <w:r>
        <w:t xml:space="preserve">For each </w:t>
      </w:r>
      <w:r w:rsidRPr="00845520">
        <w:rPr>
          <w:b/>
          <w:bCs/>
        </w:rPr>
        <w:t>QualifyingExitHHID</w:t>
      </w:r>
      <w:r>
        <w:t xml:space="preserve"> in tlsa_Exit, select </w:t>
      </w:r>
      <w:r w:rsidRPr="00845520">
        <w:rPr>
          <w:b/>
          <w:bCs/>
        </w:rPr>
        <w:t>PersonalID</w:t>
      </w:r>
      <w:r w:rsidRPr="0080334D">
        <w:t>s</w:t>
      </w:r>
      <w:r>
        <w:t xml:space="preserve"> from tlsa_Enrollment where:</w:t>
      </w:r>
    </w:p>
    <w:p w14:paraId="7F1FD048" w14:textId="724C1EA2" w:rsidR="00DB780E" w:rsidRDefault="00190383" w:rsidP="00777E3F">
      <w:pPr>
        <w:pStyle w:val="ListParagraph"/>
        <w:numPr>
          <w:ilvl w:val="0"/>
          <w:numId w:val="27"/>
        </w:numPr>
      </w:pPr>
      <w:r>
        <w:t>tlsa_Exit.</w:t>
      </w:r>
      <w:r w:rsidR="00DB780E" w:rsidRPr="49FCFE86">
        <w:rPr>
          <w:b/>
          <w:bCs/>
        </w:rPr>
        <w:t>ExitFrom</w:t>
      </w:r>
      <w:r w:rsidR="00DB780E">
        <w:t xml:space="preserve"> &lt;&gt; 3 or tlsa_HHID.</w:t>
      </w:r>
      <w:r w:rsidR="00DB780E" w:rsidRPr="49FCFE86">
        <w:rPr>
          <w:b/>
          <w:bCs/>
        </w:rPr>
        <w:t>EntryDate</w:t>
      </w:r>
      <w:r w:rsidR="00DB780E">
        <w:t xml:space="preserve"> &gt; [tlsa_HHID.</w:t>
      </w:r>
      <w:r w:rsidR="00DB780E" w:rsidRPr="49FCFE86">
        <w:rPr>
          <w:b/>
          <w:bCs/>
        </w:rPr>
        <w:t>ExitDate</w:t>
      </w:r>
      <w:r w:rsidR="00DB780E">
        <w:t xml:space="preserve"> – 1 year]; and</w:t>
      </w:r>
    </w:p>
    <w:p w14:paraId="02864F6C" w14:textId="7F2455AD" w:rsidR="00DB780E" w:rsidRDefault="00190383" w:rsidP="00777E3F">
      <w:pPr>
        <w:pStyle w:val="ListParagraph"/>
        <w:numPr>
          <w:ilvl w:val="0"/>
          <w:numId w:val="27"/>
        </w:numPr>
      </w:pPr>
      <w:r>
        <w:t>tlsa_Exit.</w:t>
      </w:r>
      <w:r w:rsidR="00DB780E" w:rsidRPr="49FCFE86">
        <w:rPr>
          <w:b/>
          <w:bCs/>
        </w:rPr>
        <w:t>ExitFrom</w:t>
      </w:r>
      <w:r w:rsidR="00DB780E">
        <w:t xml:space="preserve"> not in (5,6) or tlsa_HHID.</w:t>
      </w:r>
      <w:r w:rsidR="00DB780E" w:rsidRPr="49FCFE86">
        <w:rPr>
          <w:b/>
          <w:bCs/>
        </w:rPr>
        <w:t>MoveInDate</w:t>
      </w:r>
      <w:r w:rsidR="00DB780E">
        <w:t xml:space="preserve"> &gt; [tlsa_HHID.</w:t>
      </w:r>
      <w:r w:rsidR="00DB780E" w:rsidRPr="49FCFE86">
        <w:rPr>
          <w:b/>
          <w:bCs/>
        </w:rPr>
        <w:t>ExitDate</w:t>
      </w:r>
      <w:r w:rsidR="00DB780E">
        <w:t xml:space="preserve"> – 1 year]; and</w:t>
      </w:r>
    </w:p>
    <w:p w14:paraId="4F949AEA" w14:textId="049EA2AC" w:rsidR="005846C0" w:rsidRDefault="00AC5C3C" w:rsidP="00777E3F">
      <w:pPr>
        <w:pStyle w:val="ListParagraph"/>
        <w:numPr>
          <w:ilvl w:val="0"/>
          <w:numId w:val="27"/>
        </w:numPr>
      </w:pPr>
      <w:r>
        <w:t>tlsa_Enrollment</w:t>
      </w:r>
      <w:r w:rsidR="00270ED4">
        <w:t>.</w:t>
      </w:r>
      <w:r w:rsidR="005846C0" w:rsidRPr="49FCFE86">
        <w:rPr>
          <w:b/>
          <w:bCs/>
        </w:rPr>
        <w:t>HouseholdID</w:t>
      </w:r>
      <w:r w:rsidR="005846C0">
        <w:t xml:space="preserve"> = </w:t>
      </w:r>
      <w:r w:rsidR="005846C0" w:rsidRPr="49FCFE86">
        <w:rPr>
          <w:b/>
          <w:bCs/>
        </w:rPr>
        <w:t>QualifyingExitHHID</w:t>
      </w:r>
      <w:r w:rsidR="005846C0">
        <w:t>; and</w:t>
      </w:r>
    </w:p>
    <w:p w14:paraId="1307D26F" w14:textId="6B334011" w:rsidR="005846C0" w:rsidRDefault="00270ED4" w:rsidP="00777E3F">
      <w:pPr>
        <w:pStyle w:val="ListParagraph"/>
        <w:numPr>
          <w:ilvl w:val="0"/>
          <w:numId w:val="27"/>
        </w:numPr>
      </w:pPr>
      <w:r>
        <w:t>tlsa_Enrollment.</w:t>
      </w:r>
      <w:r w:rsidR="005846C0" w:rsidRPr="49FCFE86">
        <w:rPr>
          <w:b/>
          <w:bCs/>
        </w:rPr>
        <w:t>ExitDate</w:t>
      </w:r>
      <w:r w:rsidR="005846C0">
        <w:t xml:space="preserve"> &gt;= </w:t>
      </w:r>
      <w:r w:rsidR="005846C0" w:rsidRPr="49FCFE86">
        <w:rPr>
          <w:b/>
          <w:bCs/>
        </w:rPr>
        <w:t>CohortStart</w:t>
      </w:r>
      <w:r w:rsidR="005846C0">
        <w:t>; and</w:t>
      </w:r>
    </w:p>
    <w:p w14:paraId="2E20B47B" w14:textId="32F32036" w:rsidR="005846C0" w:rsidRDefault="00270ED4" w:rsidP="00777E3F">
      <w:pPr>
        <w:pStyle w:val="ListParagraph"/>
        <w:numPr>
          <w:ilvl w:val="1"/>
          <w:numId w:val="27"/>
        </w:numPr>
      </w:pPr>
      <w:r>
        <w:t>tlsa_Enrollment.</w:t>
      </w:r>
      <w:r w:rsidR="005846C0" w:rsidRPr="00845520">
        <w:rPr>
          <w:b/>
          <w:bCs/>
        </w:rPr>
        <w:t>RelationshipToHoH</w:t>
      </w:r>
      <w:r w:rsidR="005846C0">
        <w:t xml:space="preserve"> = 1; or </w:t>
      </w:r>
    </w:p>
    <w:p w14:paraId="37B8A974" w14:textId="77777777" w:rsidR="005846C0" w:rsidRDefault="005846C0" w:rsidP="00777E3F">
      <w:pPr>
        <w:pStyle w:val="ListParagraph"/>
        <w:numPr>
          <w:ilvl w:val="1"/>
          <w:numId w:val="27"/>
        </w:numPr>
      </w:pPr>
      <w:r w:rsidRPr="00845520">
        <w:rPr>
          <w:b/>
          <w:bCs/>
        </w:rPr>
        <w:t>Cohort</w:t>
      </w:r>
      <w:r>
        <w:t xml:space="preserve"> = 0 and </w:t>
      </w:r>
      <w:r w:rsidRPr="00845520">
        <w:rPr>
          <w:b/>
          <w:bCs/>
        </w:rPr>
        <w:t>ActiveAge</w:t>
      </w:r>
      <w:r>
        <w:t xml:space="preserve"> between 21 and 65; or</w:t>
      </w:r>
    </w:p>
    <w:p w14:paraId="424987A7" w14:textId="77777777" w:rsidR="005846C0" w:rsidRDefault="005846C0" w:rsidP="00777E3F">
      <w:pPr>
        <w:pStyle w:val="ListParagraph"/>
        <w:numPr>
          <w:ilvl w:val="1"/>
          <w:numId w:val="27"/>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777E3F">
      <w:pPr>
        <w:pStyle w:val="ListParagraph"/>
        <w:numPr>
          <w:ilvl w:val="1"/>
          <w:numId w:val="27"/>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r w:rsidRPr="0088191A">
        <w:t>DisabilityStatus</w:t>
      </w:r>
    </w:p>
    <w:p w14:paraId="16E5E2CF" w14:textId="00185EAA" w:rsidR="000634FF" w:rsidRDefault="00AA20F8" w:rsidP="002640DE">
      <w:r>
        <w:t xml:space="preserve">Set </w:t>
      </w:r>
      <w:r w:rsidR="00773480">
        <w:t>to</w:t>
      </w:r>
      <w:r w:rsidR="005846C0">
        <w:t xml:space="preserve"> </w:t>
      </w:r>
      <w:r w:rsidR="00E110B5">
        <w:t xml:space="preserve">1 </w:t>
      </w:r>
      <w:r w:rsidR="00555188">
        <w:t xml:space="preserve">if the value is 1 for any </w:t>
      </w:r>
      <w:r w:rsidR="00555188" w:rsidRPr="00F00EE9">
        <w:rPr>
          <w:b/>
          <w:bCs/>
        </w:rPr>
        <w:t>EnrollmentID</w:t>
      </w:r>
      <w:r w:rsidR="00555188">
        <w:t xml:space="preserve"> </w:t>
      </w:r>
      <w:r w:rsidR="00F00EE9">
        <w:t xml:space="preserve">associated with the </w:t>
      </w:r>
      <w:r w:rsidR="00F00EE9" w:rsidRPr="00DF7A63">
        <w:rPr>
          <w:b/>
          <w:bCs/>
        </w:rPr>
        <w:t>QualifyingExitHHID</w:t>
      </w:r>
      <w:r w:rsidR="00F00EE9">
        <w:t xml:space="preserve"> </w:t>
      </w:r>
      <w:r w:rsidR="005756BF">
        <w:t xml:space="preserve">that meets the selection criteria. </w:t>
      </w:r>
    </w:p>
    <w:p w14:paraId="0DF83110" w14:textId="5C648C7A" w:rsidR="007A7910" w:rsidRDefault="007A7910" w:rsidP="007A7910">
      <w:r>
        <w:t xml:space="preserve">Set to </w:t>
      </w:r>
      <w:r w:rsidR="00C140B5">
        <w:t>0</w:t>
      </w:r>
      <w:r>
        <w:t xml:space="preserve"> if the value is </w:t>
      </w:r>
      <w:r w:rsidR="00C140B5">
        <w:t>0</w:t>
      </w:r>
      <w:r>
        <w:t xml:space="preserve"> for any </w:t>
      </w:r>
      <w:r w:rsidRPr="00F00EE9">
        <w:rPr>
          <w:b/>
          <w:bCs/>
        </w:rPr>
        <w:t>EnrollmentID</w:t>
      </w:r>
      <w:r>
        <w:t xml:space="preserve"> associated with the </w:t>
      </w:r>
      <w:r w:rsidRPr="00DF7A63">
        <w:rPr>
          <w:b/>
          <w:bCs/>
        </w:rPr>
        <w:t>QualifyingExitHHID</w:t>
      </w:r>
      <w:r>
        <w:t xml:space="preserve"> that meets the selection criteria</w:t>
      </w:r>
      <w:r w:rsidR="00C140B5">
        <w:t xml:space="preserve"> and </w:t>
      </w:r>
      <w:r w:rsidR="00B1501E">
        <w:t>there is no record for the given PersonalID that meets the criteria above</w:t>
      </w:r>
      <w:r>
        <w:t xml:space="preserve">. </w:t>
      </w:r>
    </w:p>
    <w:p w14:paraId="5975D2AF" w14:textId="561DBA0F" w:rsidR="002640DE" w:rsidRDefault="002640DE" w:rsidP="001253B6">
      <w:r>
        <w:t xml:space="preserve">Otherwise, set to </w:t>
      </w:r>
      <w:r w:rsidR="00C140B5">
        <w:t>99</w:t>
      </w:r>
      <w:r>
        <w:t>.</w:t>
      </w:r>
    </w:p>
    <w:p w14:paraId="42B95DE5" w14:textId="3688993F" w:rsidR="005846C0" w:rsidRDefault="005846C0" w:rsidP="005846C0">
      <w:pPr>
        <w:pStyle w:val="Heading4"/>
      </w:pPr>
      <w:r>
        <w:t>LastActive</w:t>
      </w:r>
    </w:p>
    <w:p w14:paraId="4708CD43" w14:textId="3460F184" w:rsidR="005B2C63" w:rsidRDefault="005846C0" w:rsidP="005846C0">
      <w:r w:rsidRPr="00655B0F">
        <w:rPr>
          <w:b/>
        </w:rPr>
        <w:t xml:space="preserve">LastActive </w:t>
      </w:r>
      <w:r>
        <w:t xml:space="preserve">is the </w:t>
      </w:r>
      <w:r w:rsidRPr="00845520">
        <w:rPr>
          <w:b/>
          <w:bCs/>
        </w:rPr>
        <w:t>ExitDate</w:t>
      </w:r>
      <w:r>
        <w:t xml:space="preserve"> from tlsa_Enrollment</w:t>
      </w:r>
      <w:r w:rsidR="009D6FE3">
        <w:t xml:space="preserve"> where </w:t>
      </w:r>
      <w:r w:rsidR="009D6FE3" w:rsidRPr="001C200B">
        <w:rPr>
          <w:b/>
          <w:bCs/>
        </w:rPr>
        <w:t>HouseholdID</w:t>
      </w:r>
      <w:r w:rsidR="009D6FE3">
        <w:t xml:space="preserve"> = tlsa_Exit.</w:t>
      </w:r>
      <w:r w:rsidR="009D6FE3" w:rsidRPr="001C200B">
        <w:rPr>
          <w:b/>
          <w:bCs/>
        </w:rPr>
        <w:t>QualifyingExitHHID</w:t>
      </w:r>
      <w:r w:rsidR="009B4418">
        <w:t xml:space="preserve">. </w:t>
      </w:r>
    </w:p>
    <w:p w14:paraId="219041B0" w14:textId="643A38DF" w:rsidR="00453FAA" w:rsidRDefault="00081E05"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5B2C63" w:rsidRPr="004410CE">
        <w:rPr>
          <w:b/>
          <w:bCs/>
        </w:rPr>
        <w:t>LastActive</w:t>
      </w:r>
      <w:r w:rsidR="005B2C63">
        <w:t xml:space="preserve"> </w:t>
      </w:r>
      <w:r w:rsidR="00D7728F">
        <w:t xml:space="preserve">should be set to </w:t>
      </w:r>
      <w:r>
        <w:t>the mos</w:t>
      </w:r>
      <w:r w:rsidR="005B2C63">
        <w:t>t recent</w:t>
      </w:r>
      <w:r w:rsidR="004D3966">
        <w:t xml:space="preserve"> tlsa_Enrollment.</w:t>
      </w:r>
      <w:r w:rsidR="005B2C63" w:rsidRPr="009A0555">
        <w:rPr>
          <w:b/>
          <w:bCs/>
        </w:rPr>
        <w:t>ExitDate</w:t>
      </w:r>
      <w:r w:rsidR="0048409F">
        <w:t xml:space="preserve"> associa</w:t>
      </w:r>
      <w:r w:rsidR="00A25D4D">
        <w:t>ted with</w:t>
      </w:r>
      <w:r w:rsidR="00A25D4D" w:rsidRPr="00A25D4D">
        <w:t xml:space="preserve"> </w:t>
      </w:r>
      <w:r w:rsidR="00A25D4D">
        <w:t xml:space="preserve">the </w:t>
      </w:r>
      <w:r w:rsidR="00A25D4D" w:rsidRPr="00DF7A63">
        <w:rPr>
          <w:b/>
          <w:bCs/>
        </w:rPr>
        <w:t>QualifyingExitHHID</w:t>
      </w:r>
      <w:r w:rsidR="00A25D4D">
        <w:t xml:space="preserve"> that meets the selection criteria.</w:t>
      </w:r>
    </w:p>
    <w:p w14:paraId="30E10EB6" w14:textId="77777777" w:rsidR="005846C0" w:rsidRDefault="005846C0" w:rsidP="005846C0">
      <w:pPr>
        <w:pStyle w:val="Heading4"/>
      </w:pPr>
      <w:r>
        <w:t>CHStart</w:t>
      </w:r>
    </w:p>
    <w:p w14:paraId="44FE2B77" w14:textId="4F4605F6" w:rsidR="005846C0" w:rsidRDefault="005846C0" w:rsidP="005846C0">
      <w:r w:rsidRPr="00CF23C7">
        <w:rPr>
          <w:b/>
        </w:rPr>
        <w:t>CHStart</w:t>
      </w:r>
      <w:r w:rsidRPr="00F00B8B">
        <w:rPr>
          <w:bCs/>
        </w:rPr>
        <w:t xml:space="preserve"> is</w:t>
      </w:r>
      <w:r>
        <w:rPr>
          <w:b/>
        </w:rPr>
        <w:t xml:space="preserve"> </w:t>
      </w:r>
      <w:r>
        <w:t>(</w:t>
      </w:r>
      <w:r w:rsidRPr="00CF23C7">
        <w:rPr>
          <w:b/>
        </w:rPr>
        <w:t>LastActive</w:t>
      </w:r>
      <w:r>
        <w:t xml:space="preserve"> – 3 years) + 1 day.</w:t>
      </w:r>
    </w:p>
    <w:p w14:paraId="4C5F818A" w14:textId="470F381F" w:rsidR="00286952" w:rsidRDefault="00286952" w:rsidP="00A25FC2">
      <w:pPr>
        <w:pStyle w:val="Heading4"/>
      </w:pPr>
      <w:r>
        <w:t>CHTime and CHTimeStatus</w:t>
      </w:r>
    </w:p>
    <w:p w14:paraId="3937DF60" w14:textId="20A50C69" w:rsidR="00C70EFD" w:rsidRDefault="00A60435" w:rsidP="005846C0">
      <w:r>
        <w:t xml:space="preserve">The process of setting </w:t>
      </w:r>
      <w:r w:rsidR="00912C4C" w:rsidRPr="00A25FC2">
        <w:rPr>
          <w:b/>
          <w:bCs/>
        </w:rPr>
        <w:t>CHTime</w:t>
      </w:r>
      <w:r w:rsidR="00912C4C">
        <w:t xml:space="preserve"> and </w:t>
      </w:r>
      <w:r w:rsidR="00912C4C" w:rsidRPr="00A25FC2">
        <w:rPr>
          <w:b/>
          <w:bCs/>
        </w:rPr>
        <w:t>CHTimeStatus</w:t>
      </w:r>
      <w:r w:rsidR="00912C4C">
        <w:t xml:space="preserve"> </w:t>
      </w:r>
      <w:r w:rsidR="00155407">
        <w:t>is described in sections 7.5 through 7.8</w:t>
      </w:r>
      <w:r w:rsidR="009B4418">
        <w:t xml:space="preserve">. </w:t>
      </w:r>
      <w:r w:rsidR="00784C6A">
        <w:t xml:space="preserve">It is </w:t>
      </w:r>
      <w:r w:rsidR="00DE6937">
        <w:t xml:space="preserve">similar to the process used to set </w:t>
      </w:r>
      <w:r w:rsidR="001F0A95">
        <w:t xml:space="preserve">the column values in </w:t>
      </w:r>
      <w:r w:rsidR="00520741">
        <w:t>tlsa_Person</w:t>
      </w:r>
      <w:r w:rsidR="001F0A95">
        <w:t xml:space="preserve"> (sections 5.5-5.10</w:t>
      </w:r>
      <w:r w:rsidR="00B707BC">
        <w:t>)</w:t>
      </w:r>
      <w:r w:rsidR="009B4418">
        <w:t xml:space="preserve">. </w:t>
      </w:r>
      <w:r w:rsidR="00B707BC">
        <w:t xml:space="preserve">At the person level, </w:t>
      </w:r>
      <w:r w:rsidR="00D07D37">
        <w:t xml:space="preserve">there are three combinations of values </w:t>
      </w:r>
      <w:r w:rsidR="00FD7BBA">
        <w:t xml:space="preserve">(shown below) </w:t>
      </w:r>
      <w:r w:rsidR="00D07D37">
        <w:t xml:space="preserve">in these columns that </w:t>
      </w:r>
      <w:r w:rsidR="00A25FC2">
        <w:t xml:space="preserve">– in combination with </w:t>
      </w:r>
      <w:r w:rsidR="00A25FC2" w:rsidRPr="00FE0321">
        <w:rPr>
          <w:b/>
          <w:bCs/>
        </w:rPr>
        <w:t>DisabilityStatus</w:t>
      </w:r>
      <w:r w:rsidR="00A25FC2">
        <w:t xml:space="preserve"> = 1 </w:t>
      </w:r>
      <w:r w:rsidR="00C653C6">
        <w:t>–</w:t>
      </w:r>
      <w:r w:rsidR="00A25FC2">
        <w:t xml:space="preserve"> </w:t>
      </w:r>
      <w:r w:rsidR="00FD7BBA">
        <w:t>indicate that the person meets the criteria for chronic homelessness</w:t>
      </w:r>
      <w:r w:rsidR="00A25FC2">
        <w:t xml:space="preserve">, and any households </w:t>
      </w:r>
      <w:r w:rsidR="00590609">
        <w:t xml:space="preserve">of which they are a member </w:t>
      </w:r>
      <w:r w:rsidR="00082E94">
        <w:t>are included in the Chronically Homeless Households population</w:t>
      </w:r>
      <w:r w:rsidR="009B4418">
        <w:t xml:space="preserve">. </w:t>
      </w:r>
      <w:r w:rsidR="00B25C01">
        <w:t xml:space="preserve">  </w:t>
      </w:r>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30339F">
            <w:pPr>
              <w:pStyle w:val="NoSpacing"/>
            </w:pPr>
            <w:r w:rsidRPr="005F4836">
              <w:lastRenderedPageBreak/>
              <w:t>CHTime</w:t>
            </w:r>
          </w:p>
        </w:tc>
        <w:tc>
          <w:tcPr>
            <w:tcW w:w="1447" w:type="dxa"/>
          </w:tcPr>
          <w:p w14:paraId="03A1BA37" w14:textId="77777777" w:rsidR="00C70EFD" w:rsidRPr="00A7544C"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878" w:type="dxa"/>
          </w:tcPr>
          <w:p w14:paraId="6E7183FA" w14:textId="77777777" w:rsidR="00C70EFD" w:rsidRPr="00D75C24"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30339F">
            <w:pPr>
              <w:pStyle w:val="NoSpacing"/>
              <w:jc w:val="center"/>
            </w:pPr>
            <w:r w:rsidRPr="00A7544C">
              <w:t>365</w:t>
            </w:r>
          </w:p>
        </w:tc>
        <w:tc>
          <w:tcPr>
            <w:tcW w:w="1447" w:type="dxa"/>
          </w:tcPr>
          <w:p w14:paraId="1272410F"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878" w:type="dxa"/>
          </w:tcPr>
          <w:p w14:paraId="443699AA" w14:textId="4DE8CDAB"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Client has a ch_Episode</w:t>
            </w:r>
            <w:r w:rsidR="00970021">
              <w:t>_exit</w:t>
            </w:r>
            <w:r>
              <w:t xml:space="preserve"> where </w:t>
            </w:r>
            <w:r w:rsidRPr="005F4836">
              <w:rPr>
                <w:b/>
                <w:bCs/>
              </w:rPr>
              <w:t>episodeDays</w:t>
            </w:r>
            <w:r>
              <w:t xml:space="preserve"> &gt;= 365 with an </w:t>
            </w:r>
            <w:r w:rsidRPr="005F4836">
              <w:rPr>
                <w:b/>
                <w:bCs/>
              </w:rPr>
              <w:t>episodeEnd</w:t>
            </w:r>
            <w:r>
              <w:t xml:space="preserve"> in the year ending on</w:t>
            </w:r>
            <w:r w:rsidRPr="00E6519A">
              <w:t xml:space="preserve"> </w:t>
            </w:r>
            <w:r w:rsidRPr="005F4836">
              <w:rPr>
                <w:b/>
                <w:bCs/>
              </w:rPr>
              <w:t>LastActive</w:t>
            </w:r>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30339F">
            <w:pPr>
              <w:pStyle w:val="NoSpacing"/>
              <w:jc w:val="center"/>
            </w:pPr>
            <w:r w:rsidRPr="00A7544C">
              <w:t>365</w:t>
            </w:r>
          </w:p>
        </w:tc>
        <w:tc>
          <w:tcPr>
            <w:tcW w:w="1447" w:type="dxa"/>
          </w:tcPr>
          <w:p w14:paraId="4E986807" w14:textId="77777777" w:rsidR="00C70EFD" w:rsidRPr="00FC29E8" w:rsidRDefault="00C70EFD" w:rsidP="0030339F">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878" w:type="dxa"/>
          </w:tcPr>
          <w:p w14:paraId="47DBA325" w14:textId="1338B7F5" w:rsidR="00C70EFD" w:rsidRDefault="00C70EFD" w:rsidP="0030339F">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r w:rsidRPr="005F4836">
              <w:rPr>
                <w:b/>
                <w:bCs/>
              </w:rPr>
              <w:t>episodeDays</w:t>
            </w:r>
            <w:r>
              <w:t xml:space="preserve"> for all </w:t>
            </w:r>
            <w:r w:rsidR="0082216A">
              <w:t>ch_Episodes</w:t>
            </w:r>
            <w:ins w:id="1679" w:author="Molly McEvilley" w:date="2024-08-20T09:25:00Z" w16du:dateUtc="2024-08-20T13:25:00Z">
              <w:r w:rsidR="0082216A">
                <w:t>_exit</w:t>
              </w:r>
            </w:ins>
            <w:r>
              <w:t xml:space="preserve"> is &gt;= 365.</w:t>
            </w:r>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30339F">
            <w:pPr>
              <w:pStyle w:val="NoSpacing"/>
              <w:jc w:val="center"/>
            </w:pPr>
            <w:r w:rsidRPr="00A7544C">
              <w:t>400</w:t>
            </w:r>
          </w:p>
        </w:tc>
        <w:tc>
          <w:tcPr>
            <w:tcW w:w="1447" w:type="dxa"/>
          </w:tcPr>
          <w:p w14:paraId="78D8E95A"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878" w:type="dxa"/>
          </w:tcPr>
          <w:p w14:paraId="347D29C4"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r w:rsidRPr="001253B6">
              <w:rPr>
                <w:b/>
                <w:bCs/>
              </w:rPr>
              <w:t>EntryDate</w:t>
            </w:r>
            <w:r>
              <w:t xml:space="preserve"> in the year ending on </w:t>
            </w:r>
            <w:r w:rsidRPr="005F4836">
              <w:rPr>
                <w:b/>
                <w:bCs/>
              </w:rPr>
              <w:t>LastActive</w:t>
            </w:r>
            <w:r>
              <w:t>, client was on the street or in ES/SH for 12 or more months and in four or more episodes in three years.</w:t>
            </w:r>
          </w:p>
        </w:tc>
      </w:tr>
    </w:tbl>
    <w:p w14:paraId="7DB804A7" w14:textId="3154974B" w:rsidR="005C0A4B" w:rsidRDefault="008E676E" w:rsidP="005846C0">
      <w:r>
        <w:t>There is no person-level reporting for the exit cohorts, however</w:t>
      </w:r>
      <w:r w:rsidR="009B4418">
        <w:t xml:space="preserve">. </w:t>
      </w:r>
      <w:r w:rsidR="00082E94">
        <w:t xml:space="preserve">The end result of any of these three, in combination with </w:t>
      </w:r>
      <w:r w:rsidR="00082E94" w:rsidRPr="00FE0321">
        <w:rPr>
          <w:b/>
          <w:bCs/>
        </w:rPr>
        <w:t>DisabilityStatus</w:t>
      </w:r>
      <w:r w:rsidR="00082E94">
        <w:t xml:space="preserve"> = 1</w:t>
      </w:r>
      <w:r w:rsidR="00BD31D7">
        <w:t xml:space="preserve">, </w:t>
      </w:r>
      <w:r w:rsidR="0006101A">
        <w:t>is that tlsa_Exit.</w:t>
      </w:r>
      <w:r w:rsidR="0006101A" w:rsidRPr="0024095A">
        <w:rPr>
          <w:b/>
          <w:bCs/>
        </w:rPr>
        <w:t>HHChronic</w:t>
      </w:r>
      <w:r w:rsidR="0006101A">
        <w:t xml:space="preserve"> = 1</w:t>
      </w:r>
      <w:r w:rsidR="009B4418">
        <w:t xml:space="preserve">. </w:t>
      </w:r>
      <w:r w:rsidR="00656861">
        <w:t xml:space="preserve">As long as any adult or head of household associated with the </w:t>
      </w:r>
      <w:r w:rsidR="00656861" w:rsidRPr="001253B6">
        <w:rPr>
          <w:b/>
          <w:bCs/>
        </w:rPr>
        <w:t>QualifyingExitHHID</w:t>
      </w:r>
      <w:r w:rsidR="00656861">
        <w:t xml:space="preserve"> </w:t>
      </w:r>
      <w:r w:rsidR="00B33F55">
        <w:t xml:space="preserve">is going to result in </w:t>
      </w:r>
      <w:r w:rsidR="00B33F55" w:rsidRPr="001253B6">
        <w:rPr>
          <w:b/>
          <w:bCs/>
        </w:rPr>
        <w:t>HHChronic</w:t>
      </w:r>
      <w:r w:rsidR="00B33F55">
        <w:t xml:space="preserve"> = 1, there is no need to </w:t>
      </w:r>
      <w:r w:rsidR="004253AA">
        <w:t xml:space="preserve">go through the processes described in steps 7.5-7.8 </w:t>
      </w:r>
      <w:r w:rsidR="0010509C">
        <w:t>for the associated records in tlsa_ExitHoHAdult.</w:t>
      </w:r>
      <w:r w:rsidR="004253AA">
        <w:t xml:space="preserve"> </w:t>
      </w:r>
      <w:r w:rsidR="0006101A">
        <w:t>As such</w:t>
      </w:r>
      <w:r w:rsidR="007653AD">
        <w:t xml:space="preserve">, we can set </w:t>
      </w:r>
      <w:r w:rsidR="00883FA7" w:rsidRPr="0024095A">
        <w:rPr>
          <w:b/>
          <w:bCs/>
        </w:rPr>
        <w:t>CHTime</w:t>
      </w:r>
      <w:r w:rsidR="00883FA7">
        <w:t xml:space="preserve"> = 400 and </w:t>
      </w:r>
      <w:r w:rsidR="00883FA7" w:rsidRPr="0024095A">
        <w:rPr>
          <w:b/>
          <w:bCs/>
        </w:rPr>
        <w:t>CHTimeStatus</w:t>
      </w:r>
      <w:r w:rsidR="00883FA7">
        <w:t xml:space="preserve"> = 2 </w:t>
      </w:r>
      <w:r w:rsidR="00571FC3">
        <w:t xml:space="preserve">directly </w:t>
      </w:r>
      <w:r w:rsidR="00F80BB4">
        <w:t xml:space="preserve">in tlsa_ExitHoHAdult </w:t>
      </w:r>
      <w:r w:rsidR="00333E62">
        <w:t xml:space="preserve">for all members </w:t>
      </w:r>
      <w:r w:rsidR="00955B96">
        <w:t xml:space="preserve">of the household </w:t>
      </w:r>
      <w:r w:rsidR="005C0A4B">
        <w:t>where</w:t>
      </w:r>
      <w:r w:rsidR="00955B96">
        <w:t xml:space="preserve"> the head of household or an adult with an </w:t>
      </w:r>
      <w:r w:rsidR="00167F7F">
        <w:t>exit date in the cohort period has</w:t>
      </w:r>
      <w:r w:rsidR="005C0A4B">
        <w:t>:</w:t>
      </w:r>
    </w:p>
    <w:p w14:paraId="3ECBBECA" w14:textId="77777777" w:rsidR="005C0A4B" w:rsidRDefault="005C0A4B" w:rsidP="00777E3F">
      <w:pPr>
        <w:pStyle w:val="ListParagraph"/>
        <w:numPr>
          <w:ilvl w:val="0"/>
          <w:numId w:val="74"/>
        </w:numPr>
      </w:pPr>
      <w:r>
        <w:t>hmis_Enrollment.</w:t>
      </w:r>
      <w:r w:rsidRPr="0024095A">
        <w:rPr>
          <w:i/>
          <w:iCs/>
        </w:rPr>
        <w:t>MonthsHomelessPastThreeYears</w:t>
      </w:r>
      <w:r>
        <w:t xml:space="preserve"> in (112,113); and</w:t>
      </w:r>
    </w:p>
    <w:p w14:paraId="29631710" w14:textId="50065150" w:rsidR="005C0A4B" w:rsidRDefault="005C0A4B" w:rsidP="00777E3F">
      <w:pPr>
        <w:pStyle w:val="ListParagraph"/>
        <w:numPr>
          <w:ilvl w:val="0"/>
          <w:numId w:val="74"/>
        </w:numPr>
      </w:pPr>
      <w:r>
        <w:t>hmis_Enrollment.</w:t>
      </w:r>
      <w:r w:rsidRPr="0024095A">
        <w:rPr>
          <w:i/>
          <w:iCs/>
        </w:rPr>
        <w:t>TimesHomelessPastThreeYears</w:t>
      </w:r>
      <w:r>
        <w:t xml:space="preserve"> = 4; and</w:t>
      </w:r>
    </w:p>
    <w:p w14:paraId="78811DAD" w14:textId="76600E38" w:rsidR="00167038" w:rsidRDefault="00B94B8D" w:rsidP="00777E3F">
      <w:pPr>
        <w:pStyle w:val="ListParagraph"/>
        <w:numPr>
          <w:ilvl w:val="0"/>
          <w:numId w:val="74"/>
        </w:numPr>
      </w:pPr>
      <w:r>
        <w:t>hmis_E</w:t>
      </w:r>
      <w:r w:rsidR="00167038">
        <w:t>nrollment.</w:t>
      </w:r>
      <w:r w:rsidR="00167038" w:rsidRPr="0748C06F">
        <w:rPr>
          <w:i/>
          <w:iCs/>
        </w:rPr>
        <w:t>EntryDate</w:t>
      </w:r>
      <w:r w:rsidR="00167038">
        <w:t xml:space="preserve"> = tlsa_Enrollment.</w:t>
      </w:r>
      <w:r w:rsidR="00167038" w:rsidRPr="00487905">
        <w:rPr>
          <w:b/>
          <w:bCs/>
        </w:rPr>
        <w:t>EntryDate</w:t>
      </w:r>
      <w:r w:rsidR="0046731D">
        <w:rPr>
          <w:rStyle w:val="FootnoteReference"/>
          <w:b/>
          <w:bCs/>
        </w:rPr>
        <w:footnoteReference w:id="3"/>
      </w:r>
    </w:p>
    <w:p w14:paraId="1D6A5164" w14:textId="30744B7F" w:rsidR="005C0A4B" w:rsidRDefault="00D05E7F" w:rsidP="00777E3F">
      <w:pPr>
        <w:pStyle w:val="ListParagraph"/>
        <w:numPr>
          <w:ilvl w:val="0"/>
          <w:numId w:val="74"/>
        </w:numPr>
      </w:pPr>
      <w:r>
        <w:t>hmis_Enrollment.</w:t>
      </w:r>
      <w:r w:rsidRPr="0024095A">
        <w:rPr>
          <w:i/>
          <w:iCs/>
        </w:rPr>
        <w:t>EntryDate</w:t>
      </w:r>
      <w:r>
        <w:t xml:space="preserve"> &gt; </w:t>
      </w:r>
      <w:r w:rsidR="00DF7A63">
        <w:t>[</w:t>
      </w:r>
      <w:r w:rsidR="00C602F8" w:rsidRPr="00DF7A63">
        <w:rPr>
          <w:b/>
          <w:bCs/>
        </w:rPr>
        <w:t>LastActive</w:t>
      </w:r>
      <w:r w:rsidR="00DF7A63">
        <w:rPr>
          <w:b/>
          <w:bCs/>
        </w:rPr>
        <w:t xml:space="preserve"> </w:t>
      </w:r>
      <w:r w:rsidR="00DF7A63" w:rsidRPr="00DF7A63">
        <w:t>– 1 year</w:t>
      </w:r>
      <w:r w:rsidR="00DF7A63">
        <w:t>]</w:t>
      </w:r>
    </w:p>
    <w:p w14:paraId="0877A4DA" w14:textId="77777777" w:rsidR="00E97A21" w:rsidRDefault="00ED1A66"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1A6EEC">
        <w:t xml:space="preserve">these values may be set based on any enrollment </w:t>
      </w:r>
      <w:r w:rsidR="00E97A21">
        <w:t xml:space="preserve">associated with the </w:t>
      </w:r>
      <w:r w:rsidR="00E97A21" w:rsidRPr="00DF7A63">
        <w:rPr>
          <w:b/>
          <w:bCs/>
        </w:rPr>
        <w:t>QualifyingExitHHID</w:t>
      </w:r>
      <w:r w:rsidR="00E97A21">
        <w:t xml:space="preserve"> that meets the selection criteria.</w:t>
      </w:r>
    </w:p>
    <w:p w14:paraId="2DE8CB57" w14:textId="5A82714E" w:rsidR="00286952" w:rsidRPr="00DF59D2" w:rsidRDefault="00F80BB4" w:rsidP="005846C0">
      <w:r>
        <w:t>It is not necessary to include these tlsa_</w:t>
      </w:r>
      <w:r w:rsidR="009C2667">
        <w:t>E</w:t>
      </w:r>
      <w:r>
        <w:t xml:space="preserve">xitHoHAdult </w:t>
      </w:r>
      <w:r w:rsidR="009C2667">
        <w:t xml:space="preserve">records in the subsequent steps </w:t>
      </w:r>
      <w:r w:rsidR="00FC094D">
        <w:t>7.5-7.8</w:t>
      </w:r>
      <w:r w:rsidR="009B4418">
        <w:t xml:space="preserve">. </w:t>
      </w:r>
    </w:p>
    <w:p w14:paraId="65D65BC8" w14:textId="4D37B1BB" w:rsidR="005846C0" w:rsidRDefault="00554551" w:rsidP="005846C0">
      <w:pPr>
        <w:pStyle w:val="Heading2"/>
      </w:pPr>
      <w:bookmarkStart w:id="1680" w:name="_Toc78368775"/>
      <w:bookmarkStart w:id="1681" w:name="_Toc175057112"/>
      <w:r>
        <w:rPr>
          <w:noProof/>
        </w:rPr>
        <mc:AlternateContent>
          <mc:Choice Requires="wpg">
            <w:drawing>
              <wp:anchor distT="0" distB="0" distL="114300" distR="114300" simplePos="0" relativeHeight="251664409" behindDoc="0" locked="0" layoutInCell="1" allowOverlap="1" wp14:anchorId="3323F5F8" wp14:editId="6DE7F798">
                <wp:simplePos x="0" y="0"/>
                <wp:positionH relativeFrom="column">
                  <wp:posOffset>1133475</wp:posOffset>
                </wp:positionH>
                <wp:positionV relativeFrom="paragraph">
                  <wp:posOffset>385445</wp:posOffset>
                </wp:positionV>
                <wp:extent cx="3318592" cy="942975"/>
                <wp:effectExtent l="0" t="0" r="15240" b="28575"/>
                <wp:wrapTopAndBottom/>
                <wp:docPr id="1954357706" name="Group 407"/>
                <wp:cNvGraphicFramePr/>
                <a:graphic xmlns:a="http://schemas.openxmlformats.org/drawingml/2006/main">
                  <a:graphicData uri="http://schemas.microsoft.com/office/word/2010/wordprocessingGroup">
                    <wpg:wgp>
                      <wpg:cNvGrpSpPr/>
                      <wpg:grpSpPr>
                        <a:xfrm>
                          <a:off x="0" y="0"/>
                          <a:ext cx="3318592" cy="942975"/>
                          <a:chOff x="0" y="0"/>
                          <a:chExt cx="3318592" cy="942975"/>
                        </a:xfrm>
                      </wpg:grpSpPr>
                      <wps:wsp>
                        <wps:cNvPr id="2070663650" name="AutoShape 10"/>
                        <wps:cNvSpPr>
                          <a:spLocks noChangeArrowheads="1"/>
                        </wps:cNvSpPr>
                        <wps:spPr bwMode="auto">
                          <a:xfrm>
                            <a:off x="0" y="76200"/>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DD5595" w14:textId="4C928A8B" w:rsidR="00E426EB" w:rsidRPr="00D7422E" w:rsidRDefault="00E426EB" w:rsidP="00E426EB">
                              <w:pPr>
                                <w:pStyle w:val="Style3"/>
                              </w:pPr>
                              <w:r w:rsidRPr="00D7422E">
                                <w:t>tlsa_ExitHoHAdult</w:t>
                              </w:r>
                            </w:p>
                          </w:txbxContent>
                        </wps:txbx>
                        <wps:bodyPr rot="0" vert="horz" wrap="square" lIns="0" tIns="0" rIns="0" bIns="0" anchor="ctr" anchorCtr="0" upright="1">
                          <a:noAutofit/>
                        </wps:bodyPr>
                      </wps:wsp>
                      <wps:wsp>
                        <wps:cNvPr id="1512478175" name="AutoShape 10"/>
                        <wps:cNvSpPr>
                          <a:spLocks noChangeArrowheads="1"/>
                        </wps:cNvSpPr>
                        <wps:spPr bwMode="auto">
                          <a:xfrm>
                            <a:off x="19050" y="533400"/>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F07ED4" w14:textId="5B8DF050" w:rsidR="006A6777" w:rsidRPr="00D7422E" w:rsidRDefault="006A6777" w:rsidP="006A6777">
                              <w:pPr>
                                <w:pStyle w:val="Style3"/>
                              </w:pPr>
                              <w:r w:rsidRPr="00D7422E">
                                <w:t>tlsa_</w:t>
                              </w:r>
                              <w:r w:rsidR="008E52C6" w:rsidRPr="00D7422E">
                                <w:t>Enrollment</w:t>
                              </w:r>
                            </w:p>
                          </w:txbxContent>
                        </wps:txbx>
                        <wps:bodyPr rot="0" vert="horz" wrap="square" lIns="0" tIns="0" rIns="0" bIns="0" anchor="ctr" anchorCtr="0" upright="1">
                          <a:noAutofit/>
                        </wps:bodyPr>
                      </wps:wsp>
                      <wps:wsp>
                        <wps:cNvPr id="1426320005" name="Right Bracket 405"/>
                        <wps:cNvSpPr/>
                        <wps:spPr>
                          <a:xfrm>
                            <a:off x="1343025" y="0"/>
                            <a:ext cx="180975" cy="942975"/>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793265" name="AutoShape 10"/>
                        <wps:cNvSpPr>
                          <a:spLocks noChangeArrowheads="1"/>
                        </wps:cNvSpPr>
                        <wps:spPr bwMode="auto">
                          <a:xfrm>
                            <a:off x="2038350" y="361950"/>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D04F47" w14:textId="35F9F299" w:rsidR="00E426EB" w:rsidRPr="00D7422E" w:rsidRDefault="00E426EB" w:rsidP="00E426EB">
                              <w:pPr>
                                <w:pStyle w:val="Style3"/>
                              </w:pPr>
                              <w:r w:rsidRPr="00D7422E">
                                <w:t>ch_Ex</w:t>
                              </w:r>
                              <w:r w:rsidR="00D7422E" w:rsidRPr="00D7422E">
                                <w:t>c</w:t>
                              </w:r>
                              <w:r w:rsidRPr="00D7422E">
                                <w:t>lude_</w:t>
                              </w:r>
                              <w:ins w:id="1682" w:author="Molly McEvilley" w:date="2024-08-20T09:29:00Z" w16du:dateUtc="2024-08-20T13:29:00Z">
                                <w:r w:rsidRPr="00D7422E">
                                  <w:t>exit</w:t>
                                </w:r>
                              </w:ins>
                            </w:p>
                          </w:txbxContent>
                        </wps:txbx>
                        <wps:bodyPr rot="0" vert="horz" wrap="square" lIns="0" tIns="0" rIns="0" bIns="0" anchor="ctr" anchorCtr="0" upright="1">
                          <a:noAutofit/>
                        </wps:bodyPr>
                      </wps:wsp>
                      <wps:wsp>
                        <wps:cNvPr id="330574021" name="Straight Arrow Connector 406"/>
                        <wps:cNvCnPr/>
                        <wps:spPr>
                          <a:xfrm>
                            <a:off x="1533525" y="485775"/>
                            <a:ext cx="485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323F5F8" id="Group 407" o:spid="_x0000_s1435" style="position:absolute;left:0;text-align:left;margin-left:89.25pt;margin-top:30.35pt;width:261.3pt;height:74.25pt;z-index:251664409;mso-position-horizontal-relative:text;mso-position-vertical-relative:text" coordsize="33185,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oiqgQQAAFsRAAAOAAAAZHJzL2Uyb0RvYy54bWzsWFtv2zYUfh+w/0DwfbHulo0oheskRYGs&#10;DZoOfaYlyhIikRxJR05//Q4vkt3ctnUYOmDJg0KK5OE5nw6/79Cnb/Z9h+6oVC1nBQ5PAowoK3nV&#10;sm2Bf/t8+UuOkdKEVaTjjBb4nir85uznn04HsaQRb3hXUYnACFPLQRS40VosZzNVNrQn6oQLymCw&#10;5rInGrpyO6skGcB6382iIMhmA5eVkLykSsHbczeIz6z9uqal/ljXimrUFRh80/Yp7XNjnrOzU7Lc&#10;SiKatvRukO/woictg00nU+dEE7ST7SNTfVtKrnitT0rez3hdtyW1MUA0YfAgmneS74SNZbsctmKC&#10;CaB9gNN3my0/3L2T4kZcS0BiEFvAwvZMLPta9uY/eIn2FrL7CTK616iEl3Ec5ukiwqiEsUUSLeap&#10;w7RsAPhHy8rm4uWFs3Hb2TfODALSQx0QUP8MgZuGCGqBVUtA4FqitipwFMyDLIuzFBKFkR6ydbXT&#10;3M5FoU0V4wbMN3AZYJS44uWtQoyvG8K2dCUlHxpKKnAvNDBAEEcLTEfBUrQZfuUVmCdg3mbNk0jP&#10;M0hwB+aIdhjlQZR4tKN5vIjcNiNoZCmk0u8o75FpFLju+AC+Sf2eaSoZ6W40l2RrYidLcneltPHy&#10;sMxGxbu2umy7znbkdrPuJLojcIAu3p7PL8Yd1fG0jqGhwFkM0L1sYh3l6Sq22AB+xyb6FjxEXdsX&#10;OA/MnwvdwHnBKntONWk71waXO2Z2ovaM+zhGgE0mq6Xeb/b+u+bGlnm34dU9fADJHREAcUGj4fIr&#10;RgOQQIHV7zsiKUbdewYf0TDG2JBjYzM2CCthaYFLLTFynbV23LITst02YDu0eDBuMqluLdoHP3yC&#10;QGI77/71DA/TMErmeQiH9MdmeLgIzCkDzkjjOBm/9XGahxmMG1KBNM9ySyoTNxzy9TXNj9N88Zrm&#10;9sCHSZTFQJ7BlOafzGlEbyUpb6EWSGDAE4Jnc98z7GxY5QEfh3ESBxEYe6x/YR4YyXsgf89nqqUF&#10;78fzJGx1wzljOU3fd9T41bFPtIYQQXgdsdg6iU4EXd2O7GxnmiU1EPm0yLOzKa6eWuTnHnj1ry50&#10;LAyz7Y6c6Wlh3zIunSZ8u6vej67Wbr4nQ+ViPZDkRNZKlJctqNoVUfqaSCjTgCEMg3+EhxG6AnPf&#10;wshw+lPv/4zxF2GSTKyfpPMIOo75/Yhjfz/Cdv2agzCGUOSK0jbNfN2NzVry/gtUqCujMzD0gmRA&#10;jVvS1cpOg9pQEH3FbkQ5fmmj55/3X4gUnvM0sOUHV508lUhurvke/xXxSfNkvoijbDqUP6i6ioI4&#10;N4WKOc1xFi6gaauLY/V5LbIAkr9XZB0q5P95kRXHQTpPAijNfY11oyWx+mPvB2jNGYN7KZegQ9mR&#10;Dq2Zv4S5W4I5ug91CIql1OtQkqfz8a41Zq5/Z8XIJvXzOqS8T5MzTk+euRK4WtuX30jfC7i8aNnC&#10;naejJgKfKa+ydZAtg4rp2eIeWvYGb5HyvzaYnwiO+3b+4TeRsz8AAAD//wMAUEsDBBQABgAIAAAA&#10;IQBW4AYy4QAAAAoBAAAPAAAAZHJzL2Rvd25yZXYueG1sTI/BasMwEETvhf6D2EJvjSSXxIlrOYTQ&#10;9hQKTQolN8Xa2CaWZCzFdv6+21N7HPYx8zZfT7ZlA/ah8U6BnAlg6EpvGlcp+Dq8PS2Bhaid0a13&#10;qOCGAdbF/V2uM+NH94nDPlaMSlzItII6xi7jPJQ1Wh1mvkNHt7PvrY4U+4qbXo9UblueCLHgVjeO&#10;Fmrd4bbG8rK/WgXvox43z/J12F3O29vxMP/43klU6vFh2rwAizjFPxh+9UkdCnI6+aszgbWU0+Wc&#10;UAULkQIjIBVSAjspSMQqAV7k/P8LxQ8AAAD//wMAUEsBAi0AFAAGAAgAAAAhALaDOJL+AAAA4QEA&#10;ABMAAAAAAAAAAAAAAAAAAAAAAFtDb250ZW50X1R5cGVzXS54bWxQSwECLQAUAAYACAAAACEAOP0h&#10;/9YAAACUAQAACwAAAAAAAAAAAAAAAAAvAQAAX3JlbHMvLnJlbHNQSwECLQAUAAYACAAAACEAwJqI&#10;qoEEAABbEQAADgAAAAAAAAAAAAAAAAAuAgAAZHJzL2Uyb0RvYy54bWxQSwECLQAUAAYACAAAACEA&#10;VuAGMuEAAAAKAQAADwAAAAAAAAAAAAAAAADbBgAAZHJzL2Rvd25yZXYueG1sUEsFBgAAAAAEAAQA&#10;8wAAAOkHAAAAAA==&#10;">
                <v:shape id="AutoShape 10" o:spid="_x0000_s1436" type="#_x0000_t113" style="position:absolute;top:762;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8WNyAAAAOMAAAAPAAAAZHJzL2Rvd25yZXYueG1sRI9dS8Mw&#10;FIbvBf9DOIJ3LnHDTOqyMaZF8WasDnZ7aI5tsDkpTWzrvzcXgpcv7xfPZjf7Tow0RBfYwP1CgSCu&#10;g3XcGDh/lHePIGJCttgFJgM/FGG3vb7aYGHDxCcaq9SIPMKxQANtSn0hZaxb8hgXoSfO3mcYPKYs&#10;h0baAac87ju5VEpLj47zQ4s9HVqqv6pvb6BcHfXLc3id/KUarXy/uDKcnTG3N/P+CUSiOf2H/9pv&#10;1sBSrZXWK/2QKTJT5gG5/QUAAP//AwBQSwECLQAUAAYACAAAACEA2+H2y+4AAACFAQAAEwAAAAAA&#10;AAAAAAAAAAAAAAAAW0NvbnRlbnRfVHlwZXNdLnhtbFBLAQItABQABgAIAAAAIQBa9CxbvwAAABUB&#10;AAALAAAAAAAAAAAAAAAAAB8BAABfcmVscy8ucmVsc1BLAQItABQABgAIAAAAIQCt08WNyAAAAOMA&#10;AAAPAAAAAAAAAAAAAAAAAAcCAABkcnMvZG93bnJldi54bWxQSwUGAAAAAAMAAwC3AAAA/AIAAAAA&#10;" fillcolor="#ebd7e1" strokecolor="#c285a3" strokeweight=".5pt">
                  <v:shadow color="black" opacity="0" offset="0,0"/>
                  <v:textbox inset="0,0,0,0">
                    <w:txbxContent>
                      <w:p w14:paraId="3EDD5595" w14:textId="4C928A8B" w:rsidR="00E426EB" w:rsidRPr="00D7422E" w:rsidRDefault="00E426EB" w:rsidP="00E426EB">
                        <w:pPr>
                          <w:pStyle w:val="Style3"/>
                        </w:pPr>
                        <w:r w:rsidRPr="00D7422E">
                          <w:t>tlsa_ExitHoHAdult</w:t>
                        </w:r>
                      </w:p>
                    </w:txbxContent>
                  </v:textbox>
                </v:shape>
                <v:shape id="AutoShape 10" o:spid="_x0000_s1437" type="#_x0000_t113" style="position:absolute;left:190;top:5334;width:12802;height:2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st8yAAAAOMAAAAPAAAAZHJzL2Rvd25yZXYueG1sRE9LS8NA&#10;EL4X/A/LCN7aTap9ELstog0VL2Is9Dpkx2QxOxuy2yT++65Q6HG+92x2o21ET503jhWkswQEcem0&#10;4UrB8TufrkH4gKyxcUwK/sjDbns32WCm3cBf1BehEjGEfYYK6hDaTEpf1mTRz1xLHLkf11kM8ewq&#10;qTscYrht5DxJltKi4dhQY0uvNZW/xdkqyB8/l/s3dxjsqei1/DiZ3B2NUg/348sziEBjuImv7ncd&#10;5y/S+dNqna4W8P9TBEBuLwAAAP//AwBQSwECLQAUAAYACAAAACEA2+H2y+4AAACFAQAAEwAAAAAA&#10;AAAAAAAAAAAAAAAAW0NvbnRlbnRfVHlwZXNdLnhtbFBLAQItABQABgAIAAAAIQBa9CxbvwAAABUB&#10;AAALAAAAAAAAAAAAAAAAAB8BAABfcmVscy8ucmVsc1BLAQItABQABgAIAAAAIQDyLst8yAAAAOMA&#10;AAAPAAAAAAAAAAAAAAAAAAcCAABkcnMvZG93bnJldi54bWxQSwUGAAAAAAMAAwC3AAAA/AIAAAAA&#10;" fillcolor="#ebd7e1" strokecolor="#c285a3" strokeweight=".5pt">
                  <v:shadow color="black" opacity="0" offset="0,0"/>
                  <v:textbox inset="0,0,0,0">
                    <w:txbxContent>
                      <w:p w14:paraId="68F07ED4" w14:textId="5B8DF050" w:rsidR="006A6777" w:rsidRPr="00D7422E" w:rsidRDefault="006A6777" w:rsidP="006A6777">
                        <w:pPr>
                          <w:pStyle w:val="Style3"/>
                        </w:pPr>
                        <w:r w:rsidRPr="00D7422E">
                          <w:t>tlsa_</w:t>
                        </w:r>
                        <w:r w:rsidR="008E52C6" w:rsidRPr="00D7422E">
                          <w:t>Enrollment</w:t>
                        </w:r>
                      </w:p>
                    </w:txbxContent>
                  </v:textbox>
                </v:shape>
                <v:shape id="Right Bracket 405" o:spid="_x0000_s1438" type="#_x0000_t86" style="position:absolute;left:13430;width:1810;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xMywAAAOMAAAAPAAAAZHJzL2Rvd25yZXYueG1sRI/dasJA&#10;EIXvhb7DMoXe6cb4g0RXKYVCS5FqIno7ZsckNDsbdreavn23UPBy5pzzzZnVpjetuJLzjWUF41EC&#10;gri0uuFKwaF4HS5A+ICssbVMCn7Iw2b9MFhhpu2N93TNQyUihH2GCuoQukxKX9Zk0I9sRxy1i3UG&#10;QxxdJbXDW4SbVqZJMpcGG44XauzopabyK/82CraTXficXraz/P10PJ9TVzYfhVfq6bF/XoII1Ie7&#10;+T/9pmP9aTqfRGwyg7+f4gLk+hcAAP//AwBQSwECLQAUAAYACAAAACEA2+H2y+4AAACFAQAAEwAA&#10;AAAAAAAAAAAAAAAAAAAAW0NvbnRlbnRfVHlwZXNdLnhtbFBLAQItABQABgAIAAAAIQBa9CxbvwAA&#10;ABUBAAALAAAAAAAAAAAAAAAAAB8BAABfcmVscy8ucmVsc1BLAQItABQABgAIAAAAIQA+aLxMywAA&#10;AOMAAAAPAAAAAAAAAAAAAAAAAAcCAABkcnMvZG93bnJldi54bWxQSwUGAAAAAAMAAwC3AAAA/wIA&#10;AAAA&#10;" adj="345" strokecolor="black [3200]" strokeweight=".5pt">
                  <v:stroke joinstyle="miter"/>
                </v:shape>
                <v:shape id="AutoShape 10" o:spid="_x0000_s1439" type="#_x0000_t113" style="position:absolute;left:20383;top:3619;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CH8ygAAAOIAAAAPAAAAZHJzL2Rvd25yZXYueG1sRI9PS8NA&#10;FMTvgt9heUJvdmP/xBq7LaKGFi9iLPT6yD6TxezbkN0m6bd3hUKPw8z8hllvR9uInjpvHCt4mCYg&#10;iEunDVcKDt/5/QqED8gaG8ek4EwetpvbmzVm2g38RX0RKhEh7DNUUIfQZlL6siaLfupa4uj9uM5i&#10;iLKrpO5wiHDbyFmSpNKi4bhQY0uvNZW/xckqyOef6fub2w32WPRafhxN7g5Gqcnd+PIMItAYruFL&#10;e68VLFeLx6f5LF3C/6V4B+TmDwAA//8DAFBLAQItABQABgAIAAAAIQDb4fbL7gAAAIUBAAATAAAA&#10;AAAAAAAAAAAAAAAAAABbQ29udGVudF9UeXBlc10ueG1sUEsBAi0AFAAGAAgAAAAhAFr0LFu/AAAA&#10;FQEAAAsAAAAAAAAAAAAAAAAAHwEAAF9yZWxzLy5yZWxzUEsBAi0AFAAGAAgAAAAhALEIIfzKAAAA&#10;4gAAAA8AAAAAAAAAAAAAAAAABwIAAGRycy9kb3ducmV2LnhtbFBLBQYAAAAAAwADALcAAAD+AgAA&#10;AAA=&#10;" fillcolor="#ebd7e1" strokecolor="#c285a3" strokeweight=".5pt">
                  <v:shadow color="black" opacity="0" offset="0,0"/>
                  <v:textbox inset="0,0,0,0">
                    <w:txbxContent>
                      <w:p w14:paraId="0FD04F47" w14:textId="35F9F299" w:rsidR="00E426EB" w:rsidRPr="00D7422E" w:rsidRDefault="00E426EB" w:rsidP="00E426EB">
                        <w:pPr>
                          <w:pStyle w:val="Style3"/>
                        </w:pPr>
                        <w:r w:rsidRPr="00D7422E">
                          <w:t>ch_Ex</w:t>
                        </w:r>
                        <w:r w:rsidR="00D7422E" w:rsidRPr="00D7422E">
                          <w:t>c</w:t>
                        </w:r>
                        <w:r w:rsidRPr="00D7422E">
                          <w:t>lude_</w:t>
                        </w:r>
                        <w:ins w:id="1683" w:author="Molly McEvilley" w:date="2024-08-20T09:29:00Z" w16du:dateUtc="2024-08-20T13:29:00Z">
                          <w:r w:rsidRPr="00D7422E">
                            <w:t>exit</w:t>
                          </w:r>
                        </w:ins>
                      </w:p>
                    </w:txbxContent>
                  </v:textbox>
                </v:shape>
                <v:shape id="Straight Arrow Connector 406" o:spid="_x0000_s1440" type="#_x0000_t32" style="position:absolute;left:15335;top:4857;width:4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8a8yQAAAOIAAAAPAAAAZHJzL2Rvd25yZXYueG1sRI9Lb8Iw&#10;EITvlfgP1lbiVmyebVMM4qFKwI2Hel7F2yRqvA6xIeHf40pIHEcz841mOm9tKa5U+8Kxhn5PgSBO&#10;nSk403A6fr99gPAB2WDpmDTcyMN81nmZYmJcw3u6HkImIoR9ghryEKpESp/mZNH3XEUcvV9XWwxR&#10;1pk0NTYRbks5UGoiLRYcF3KsaJVT+ne4WA0Nhp/P5SI7r5br7aYdl+fJ8bTTuvvaLr5ABGrDM/xo&#10;b4yG4VCN30dq0If/S/EOyNkdAAD//wMAUEsBAi0AFAAGAAgAAAAhANvh9svuAAAAhQEAABMAAAAA&#10;AAAAAAAAAAAAAAAAAFtDb250ZW50X1R5cGVzXS54bWxQSwECLQAUAAYACAAAACEAWvQsW78AAAAV&#10;AQAACwAAAAAAAAAAAAAAAAAfAQAAX3JlbHMvLnJlbHNQSwECLQAUAAYACAAAACEAEdPGvMkAAADi&#10;AAAADwAAAAAAAAAAAAAAAAAHAgAAZHJzL2Rvd25yZXYueG1sUEsFBgAAAAADAAMAtwAAAP0CAAAA&#10;AA==&#10;" strokecolor="black [3200]" strokeweight=".5pt">
                  <v:stroke endarrow="block" joinstyle="miter"/>
                </v:shape>
                <w10:wrap type="topAndBottom"/>
              </v:group>
            </w:pict>
          </mc:Fallback>
        </mc:AlternateContent>
      </w:r>
      <w:r w:rsidR="005846C0">
        <w:t>Get Dates to Exclude from Counts of ES/SH/Street Days (</w:t>
      </w:r>
      <w:commentRangeStart w:id="1684"/>
      <w:r w:rsidR="004E640D">
        <w:t>ch_Exclude</w:t>
      </w:r>
      <w:ins w:id="1685" w:author="Molly McEvilley" w:date="2024-08-20T09:23:00Z" w16du:dateUtc="2024-08-20T13:23:00Z">
        <w:r w:rsidR="004E640D">
          <w:t>_exit</w:t>
        </w:r>
      </w:ins>
      <w:commentRangeEnd w:id="1684"/>
      <w:ins w:id="1686" w:author="Molly McEvilley" w:date="2024-08-21T11:34:00Z" w16du:dateUtc="2024-08-21T15:34:00Z">
        <w:r w:rsidR="006708C3">
          <w:rPr>
            <w:rStyle w:val="CommentReference"/>
            <w:rFonts w:asciiTheme="minorHAnsi" w:eastAsiaTheme="minorHAnsi" w:hAnsiTheme="minorHAnsi" w:cstheme="minorBidi"/>
          </w:rPr>
          <w:commentReference w:id="1684"/>
        </w:r>
      </w:ins>
      <w:r w:rsidR="005846C0">
        <w:t>)</w:t>
      </w:r>
      <w:bookmarkEnd w:id="1680"/>
      <w:bookmarkEnd w:id="1681"/>
    </w:p>
    <w:p w14:paraId="6CA78C53" w14:textId="44CE5B42" w:rsidR="00D66141" w:rsidRPr="00C666E3" w:rsidRDefault="00D66141" w:rsidP="00E46A61"/>
    <w:p w14:paraId="6B8BE28B" w14:textId="4F06E930"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30339F">
        <w:trPr>
          <w:cantSplit/>
          <w:trHeight w:val="216"/>
        </w:trPr>
        <w:tc>
          <w:tcPr>
            <w:tcW w:w="9355" w:type="dxa"/>
            <w:shd w:val="clear" w:color="auto" w:fill="FDE9D9" w:themeFill="accent6" w:themeFillTint="33"/>
          </w:tcPr>
          <w:p w14:paraId="4CBE270F" w14:textId="77777777" w:rsidR="005846C0" w:rsidRPr="005F4836" w:rsidRDefault="005846C0" w:rsidP="0030339F">
            <w:pPr>
              <w:pStyle w:val="NoSpacing"/>
              <w:rPr>
                <w:b/>
                <w:bCs/>
              </w:rPr>
            </w:pPr>
            <w:r>
              <w:rPr>
                <w:b/>
                <w:bCs/>
              </w:rPr>
              <w:t>tlsa</w:t>
            </w:r>
            <w:r w:rsidRPr="005F4836">
              <w:rPr>
                <w:b/>
                <w:bCs/>
              </w:rPr>
              <w:t>_</w:t>
            </w:r>
            <w:r>
              <w:rPr>
                <w:b/>
                <w:bCs/>
              </w:rPr>
              <w:t>ExitHoHAdult</w:t>
            </w:r>
          </w:p>
        </w:tc>
      </w:tr>
      <w:tr w:rsidR="005846C0" w14:paraId="0EA50E2A" w14:textId="77777777" w:rsidTr="0030339F">
        <w:trPr>
          <w:cantSplit/>
          <w:trHeight w:val="216"/>
        </w:trPr>
        <w:tc>
          <w:tcPr>
            <w:tcW w:w="9355" w:type="dxa"/>
          </w:tcPr>
          <w:p w14:paraId="6970276A" w14:textId="77777777" w:rsidR="005846C0" w:rsidRPr="00C91919" w:rsidRDefault="005846C0" w:rsidP="0030339F">
            <w:pPr>
              <w:pStyle w:val="NoSpacing"/>
            </w:pPr>
            <w:r>
              <w:t>PersonalID</w:t>
            </w:r>
          </w:p>
        </w:tc>
      </w:tr>
      <w:tr w:rsidR="005846C0" w14:paraId="0EFC2A1F" w14:textId="77777777" w:rsidTr="0030339F">
        <w:trPr>
          <w:cantSplit/>
          <w:trHeight w:val="216"/>
        </w:trPr>
        <w:tc>
          <w:tcPr>
            <w:tcW w:w="9355" w:type="dxa"/>
          </w:tcPr>
          <w:p w14:paraId="6D1D1003" w14:textId="77777777" w:rsidR="005846C0" w:rsidRPr="00C91919" w:rsidRDefault="005846C0" w:rsidP="0030339F">
            <w:pPr>
              <w:pStyle w:val="NoSpacing"/>
            </w:pPr>
            <w:r>
              <w:t>CHStart</w:t>
            </w:r>
          </w:p>
        </w:tc>
      </w:tr>
      <w:tr w:rsidR="005846C0" w14:paraId="4720A65E" w14:textId="77777777" w:rsidTr="0030339F">
        <w:trPr>
          <w:cantSplit/>
          <w:trHeight w:val="216"/>
        </w:trPr>
        <w:tc>
          <w:tcPr>
            <w:tcW w:w="9355" w:type="dxa"/>
          </w:tcPr>
          <w:p w14:paraId="7AE89171" w14:textId="77777777" w:rsidR="005846C0" w:rsidRPr="00C91919" w:rsidRDefault="005846C0" w:rsidP="0030339F">
            <w:pPr>
              <w:pStyle w:val="NoSpacing"/>
            </w:pPr>
            <w:r>
              <w:t>LastActive</w:t>
            </w:r>
          </w:p>
        </w:tc>
      </w:tr>
      <w:tr w:rsidR="0023271D" w14:paraId="73C32F61" w14:textId="77777777" w:rsidTr="0030339F">
        <w:trPr>
          <w:cantSplit/>
          <w:trHeight w:val="216"/>
        </w:trPr>
        <w:tc>
          <w:tcPr>
            <w:tcW w:w="9355" w:type="dxa"/>
          </w:tcPr>
          <w:p w14:paraId="3BB6ED87" w14:textId="2874D525" w:rsidR="0023271D" w:rsidRDefault="0023271D" w:rsidP="0030339F">
            <w:pPr>
              <w:pStyle w:val="NoSpacing"/>
            </w:pPr>
            <w:r>
              <w:t>CHTime</w:t>
            </w:r>
          </w:p>
        </w:tc>
      </w:tr>
      <w:tr w:rsidR="005846C0" w:rsidRPr="005F4836" w14:paraId="4271CFE4" w14:textId="77777777" w:rsidTr="0030339F">
        <w:trPr>
          <w:cantSplit/>
          <w:trHeight w:val="216"/>
        </w:trPr>
        <w:tc>
          <w:tcPr>
            <w:tcW w:w="9355" w:type="dxa"/>
            <w:shd w:val="clear" w:color="auto" w:fill="FDE9D9" w:themeFill="accent6" w:themeFillTint="33"/>
          </w:tcPr>
          <w:p w14:paraId="4A9B49FA" w14:textId="77777777" w:rsidR="005846C0" w:rsidRPr="005F4836" w:rsidRDefault="005846C0" w:rsidP="0030339F">
            <w:pPr>
              <w:pStyle w:val="NoSpacing"/>
              <w:rPr>
                <w:b/>
                <w:bCs/>
              </w:rPr>
            </w:pPr>
            <w:r>
              <w:rPr>
                <w:b/>
                <w:bCs/>
              </w:rPr>
              <w:t>tlsa</w:t>
            </w:r>
            <w:r w:rsidRPr="005F4836">
              <w:rPr>
                <w:b/>
                <w:bCs/>
              </w:rPr>
              <w:t>_Enrollment</w:t>
            </w:r>
          </w:p>
        </w:tc>
      </w:tr>
      <w:tr w:rsidR="005846C0" w14:paraId="16DC39FD" w14:textId="77777777" w:rsidTr="0030339F">
        <w:trPr>
          <w:cantSplit/>
          <w:trHeight w:val="216"/>
        </w:trPr>
        <w:tc>
          <w:tcPr>
            <w:tcW w:w="9355" w:type="dxa"/>
          </w:tcPr>
          <w:p w14:paraId="23413007" w14:textId="77777777" w:rsidR="005846C0" w:rsidRPr="008F2C7B" w:rsidRDefault="005846C0" w:rsidP="0030339F">
            <w:pPr>
              <w:pStyle w:val="NoSpacing"/>
              <w:rPr>
                <w:i/>
                <w:iCs/>
              </w:rPr>
            </w:pPr>
            <w:r w:rsidRPr="008F2C7B">
              <w:t>PersonalID</w:t>
            </w:r>
          </w:p>
        </w:tc>
      </w:tr>
      <w:tr w:rsidR="005846C0" w14:paraId="0F79F543" w14:textId="77777777" w:rsidTr="0030339F">
        <w:trPr>
          <w:cantSplit/>
          <w:trHeight w:val="216"/>
        </w:trPr>
        <w:tc>
          <w:tcPr>
            <w:tcW w:w="9355" w:type="dxa"/>
          </w:tcPr>
          <w:p w14:paraId="19A9504A" w14:textId="22175A9D" w:rsidR="005846C0" w:rsidRPr="00BC6801" w:rsidRDefault="00BC6801" w:rsidP="0030339F">
            <w:pPr>
              <w:pStyle w:val="NoSpacing"/>
              <w:rPr>
                <w:i/>
                <w:iCs/>
              </w:rPr>
            </w:pPr>
            <w:r w:rsidRPr="0024095A">
              <w:t>LSAProjectType</w:t>
            </w:r>
            <w:r w:rsidR="005846C0" w:rsidRPr="00BC6801">
              <w:t xml:space="preserve"> </w:t>
            </w:r>
          </w:p>
        </w:tc>
      </w:tr>
      <w:tr w:rsidR="005846C0" w14:paraId="4E1969DB" w14:textId="77777777" w:rsidTr="0030339F">
        <w:trPr>
          <w:cantSplit/>
          <w:trHeight w:val="216"/>
        </w:trPr>
        <w:tc>
          <w:tcPr>
            <w:tcW w:w="9355" w:type="dxa"/>
          </w:tcPr>
          <w:p w14:paraId="54C2BEAA" w14:textId="77777777" w:rsidR="005846C0" w:rsidRPr="008F2C7B" w:rsidRDefault="005846C0" w:rsidP="0030339F">
            <w:pPr>
              <w:pStyle w:val="NoSpacing"/>
              <w:rPr>
                <w:i/>
                <w:iCs/>
              </w:rPr>
            </w:pPr>
            <w:r>
              <w:lastRenderedPageBreak/>
              <w:t>EntryDate</w:t>
            </w:r>
          </w:p>
        </w:tc>
      </w:tr>
      <w:tr w:rsidR="005846C0" w14:paraId="2EB89D47" w14:textId="77777777" w:rsidTr="0030339F">
        <w:trPr>
          <w:cantSplit/>
          <w:trHeight w:val="216"/>
        </w:trPr>
        <w:tc>
          <w:tcPr>
            <w:tcW w:w="9355" w:type="dxa"/>
          </w:tcPr>
          <w:p w14:paraId="3FFED831" w14:textId="77777777" w:rsidR="005846C0" w:rsidRPr="008F2C7B" w:rsidRDefault="005846C0" w:rsidP="0030339F">
            <w:pPr>
              <w:pStyle w:val="NoSpacing"/>
              <w:rPr>
                <w:i/>
                <w:iCs/>
              </w:rPr>
            </w:pPr>
            <w:r w:rsidRPr="008F2C7B">
              <w:t>MoveInDate</w:t>
            </w:r>
          </w:p>
        </w:tc>
      </w:tr>
      <w:tr w:rsidR="005846C0" w14:paraId="0C0992AF" w14:textId="77777777" w:rsidTr="0030339F">
        <w:trPr>
          <w:cantSplit/>
          <w:trHeight w:val="216"/>
        </w:trPr>
        <w:tc>
          <w:tcPr>
            <w:tcW w:w="9355" w:type="dxa"/>
          </w:tcPr>
          <w:p w14:paraId="7B767F96" w14:textId="77777777" w:rsidR="005846C0" w:rsidRPr="008F2C7B" w:rsidRDefault="005846C0" w:rsidP="0030339F">
            <w:pPr>
              <w:pStyle w:val="NoSpacing"/>
              <w:rPr>
                <w:i/>
                <w:iCs/>
              </w:rPr>
            </w:pPr>
            <w:r>
              <w:t>ExitDate</w:t>
            </w:r>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30339F">
        <w:tc>
          <w:tcPr>
            <w:tcW w:w="2335" w:type="dxa"/>
            <w:shd w:val="clear" w:color="auto" w:fill="76923C" w:themeFill="accent3" w:themeFillShade="BF"/>
          </w:tcPr>
          <w:p w14:paraId="4384FFC7" w14:textId="6D3FDD3D" w:rsidR="005846C0" w:rsidRPr="005F4836" w:rsidRDefault="0082216A" w:rsidP="0030339F">
            <w:pPr>
              <w:pStyle w:val="NoSpacing"/>
              <w:rPr>
                <w:b/>
                <w:bCs/>
                <w:color w:val="FFFFFF" w:themeColor="background1"/>
              </w:rPr>
            </w:pPr>
            <w:r>
              <w:rPr>
                <w:b/>
                <w:bCs/>
                <w:color w:val="FFFFFF" w:themeColor="background1"/>
              </w:rPr>
              <w:t>ch_Exclude</w:t>
            </w:r>
            <w:ins w:id="1687" w:author="Molly McEvilley" w:date="2024-08-20T09:25:00Z" w16du:dateUtc="2024-08-20T13:25:00Z">
              <w:r>
                <w:rPr>
                  <w:b/>
                  <w:bCs/>
                  <w:color w:val="FFFFFF" w:themeColor="background1"/>
                </w:rPr>
                <w:t>_exit</w:t>
              </w:r>
            </w:ins>
          </w:p>
        </w:tc>
        <w:tc>
          <w:tcPr>
            <w:tcW w:w="7015" w:type="dxa"/>
            <w:shd w:val="clear" w:color="auto" w:fill="76923C" w:themeFill="accent3" w:themeFillShade="BF"/>
          </w:tcPr>
          <w:p w14:paraId="60553F8C" w14:textId="77777777" w:rsidR="005846C0" w:rsidRPr="005F4836" w:rsidRDefault="005846C0" w:rsidP="0030339F">
            <w:pPr>
              <w:pStyle w:val="NoSpacing"/>
              <w:rPr>
                <w:b/>
                <w:bCs/>
                <w:color w:val="FFFFFF" w:themeColor="background1"/>
              </w:rPr>
            </w:pPr>
            <w:r>
              <w:rPr>
                <w:b/>
                <w:bCs/>
                <w:color w:val="FFFFFF" w:themeColor="background1"/>
              </w:rPr>
              <w:t>Column Description</w:t>
            </w:r>
          </w:p>
        </w:tc>
      </w:tr>
      <w:tr w:rsidR="005846C0" w:rsidRPr="00DE23AE" w14:paraId="4FE5C8F4" w14:textId="77777777" w:rsidTr="0030339F">
        <w:tc>
          <w:tcPr>
            <w:tcW w:w="2335" w:type="dxa"/>
          </w:tcPr>
          <w:p w14:paraId="12D6379C" w14:textId="77777777" w:rsidR="005846C0" w:rsidRPr="005F4836" w:rsidRDefault="005846C0" w:rsidP="0030339F">
            <w:pPr>
              <w:pStyle w:val="NoSpacing"/>
              <w:rPr>
                <w:b/>
                <w:bCs/>
              </w:rPr>
            </w:pPr>
            <w:r w:rsidRPr="005F4836">
              <w:rPr>
                <w:b/>
                <w:bCs/>
              </w:rPr>
              <w:t>PersonalID</w:t>
            </w:r>
          </w:p>
        </w:tc>
        <w:tc>
          <w:tcPr>
            <w:tcW w:w="7015" w:type="dxa"/>
          </w:tcPr>
          <w:p w14:paraId="3F202986" w14:textId="77777777" w:rsidR="005846C0" w:rsidRPr="00DE23AE" w:rsidRDefault="005846C0" w:rsidP="0030339F">
            <w:pPr>
              <w:pStyle w:val="NoSpacing"/>
            </w:pPr>
            <w:r w:rsidRPr="005F4836">
              <w:rPr>
                <w:b/>
                <w:bCs/>
              </w:rPr>
              <w:t>PersonalD</w:t>
            </w:r>
            <w:r>
              <w:rPr>
                <w:b/>
                <w:bCs/>
              </w:rPr>
              <w:t xml:space="preserve"> </w:t>
            </w:r>
          </w:p>
        </w:tc>
      </w:tr>
      <w:tr w:rsidR="005846C0" w:rsidRPr="00DE23AE" w14:paraId="3481189C" w14:textId="77777777" w:rsidTr="0030339F">
        <w:tc>
          <w:tcPr>
            <w:tcW w:w="2335" w:type="dxa"/>
          </w:tcPr>
          <w:p w14:paraId="3D5B1939" w14:textId="77777777" w:rsidR="005846C0" w:rsidRPr="005F4836" w:rsidRDefault="005846C0" w:rsidP="0030339F">
            <w:pPr>
              <w:pStyle w:val="NoSpacing"/>
              <w:rPr>
                <w:b/>
                <w:bCs/>
              </w:rPr>
            </w:pPr>
            <w:r>
              <w:rPr>
                <w:b/>
                <w:bCs/>
              </w:rPr>
              <w:t>E</w:t>
            </w:r>
            <w:r w:rsidRPr="005F4836">
              <w:rPr>
                <w:b/>
                <w:bCs/>
              </w:rPr>
              <w:t>xcludeDate</w:t>
            </w:r>
          </w:p>
        </w:tc>
        <w:tc>
          <w:tcPr>
            <w:tcW w:w="7015" w:type="dxa"/>
          </w:tcPr>
          <w:p w14:paraId="6AE37EB7" w14:textId="77777777" w:rsidR="005846C0" w:rsidRPr="00DE23AE" w:rsidRDefault="005846C0" w:rsidP="0030339F">
            <w:pPr>
              <w:pStyle w:val="NoSpacing"/>
            </w:pPr>
            <w:r>
              <w:rPr>
                <w:rFonts w:cs="Times New Roman"/>
              </w:rPr>
              <w:t xml:space="preserve">Distinct dates between a person’s earliest </w:t>
            </w:r>
            <w:r>
              <w:rPr>
                <w:rFonts w:cs="Times New Roman"/>
                <w:b/>
              </w:rPr>
              <w:t>CHStart</w:t>
            </w:r>
            <w:r>
              <w:rPr>
                <w:rFonts w:cs="Times New Roman"/>
                <w:i/>
              </w:rPr>
              <w:t xml:space="preserve"> </w:t>
            </w:r>
            <w:r>
              <w:rPr>
                <w:rFonts w:cs="Times New Roman"/>
              </w:rPr>
              <w:t xml:space="preserve">and latest </w:t>
            </w:r>
            <w:r>
              <w:rPr>
                <w:rFonts w:cs="Times New Roman"/>
                <w:b/>
              </w:rPr>
              <w:t>LastActive</w:t>
            </w:r>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47A444BD" w:rsidR="005846C0" w:rsidDel="00C312E5" w:rsidRDefault="00D668D5" w:rsidP="005846C0">
      <w:pPr>
        <w:rPr>
          <w:del w:id="1688" w:author="Molly McEvilley" w:date="2024-08-20T09:21:00Z" w16du:dateUtc="2024-08-20T13:21:00Z"/>
        </w:rPr>
      </w:pPr>
      <w:del w:id="1689" w:author="Molly McEvilley" w:date="2024-08-20T09:21:00Z" w16du:dateUtc="2024-08-20T13:21:00Z">
        <w:r w:rsidDel="00C312E5">
          <w:delText xml:space="preserve">(Note that this process </w:delText>
        </w:r>
        <w:r w:rsidR="00260CC3" w:rsidDel="00C312E5">
          <w:delText xml:space="preserve">populates </w:delText>
        </w:r>
        <w:r w:rsidDel="00C312E5">
          <w:delText xml:space="preserve">intermediate tables ch_Exclude, ch_Include, </w:delText>
        </w:r>
        <w:r w:rsidR="00767F90" w:rsidDel="00C312E5">
          <w:delText xml:space="preserve">and </w:delText>
        </w:r>
        <w:r w:rsidR="00F75EB0" w:rsidDel="00C312E5">
          <w:delText>ch_Episodes</w:delText>
        </w:r>
        <w:r w:rsidR="009505FC" w:rsidDel="00C312E5">
          <w:delText xml:space="preserve">, which are also used </w:delText>
        </w:r>
        <w:r w:rsidR="00260CC3" w:rsidDel="00C312E5">
          <w:delText>in sections 5.7-5.9</w:delText>
        </w:r>
      </w:del>
      <w:del w:id="1690" w:author="Molly McEvilley" w:date="2024-08-21T10:20:00Z" w16du:dateUtc="2024-08-21T14:20:00Z">
        <w:r w:rsidR="009B4418" w:rsidDel="00A846F5">
          <w:delText xml:space="preserve">. </w:delText>
        </w:r>
      </w:del>
      <w:del w:id="1691" w:author="Molly McEvilley" w:date="2024-08-20T09:21:00Z" w16du:dateUtc="2024-08-20T13:21:00Z">
        <w:r w:rsidR="003C6FFB" w:rsidDel="00C312E5">
          <w:delText>The descriptions here assume that any records in those tables are deleted prior to this step.</w:delText>
        </w:r>
        <w:r w:rsidR="00260CC3" w:rsidDel="00C312E5">
          <w:delText>)</w:delText>
        </w:r>
      </w:del>
    </w:p>
    <w:p w14:paraId="39125459" w14:textId="76CB0BDA" w:rsidR="005846C0" w:rsidRDefault="005846C0" w:rsidP="005846C0">
      <w:r>
        <w:t xml:space="preserve">For each </w:t>
      </w:r>
      <w:r w:rsidRPr="00845520">
        <w:rPr>
          <w:b/>
          <w:bCs/>
        </w:rPr>
        <w:t>PersonalID</w:t>
      </w:r>
      <w:r>
        <w:t xml:space="preserve"> in tlsa_ExitAdultHoH</w:t>
      </w:r>
      <w:r w:rsidR="00EB3270">
        <w:t xml:space="preserve"> where </w:t>
      </w:r>
      <w:r w:rsidR="00EB3270" w:rsidRPr="0049288A">
        <w:rPr>
          <w:b/>
          <w:bCs/>
        </w:rPr>
        <w:t>CHTime</w:t>
      </w:r>
      <w:r w:rsidR="00EB3270">
        <w:t xml:space="preserve"> and </w:t>
      </w:r>
      <w:r w:rsidR="00EB3270" w:rsidRPr="0049288A">
        <w:rPr>
          <w:b/>
          <w:bCs/>
        </w:rPr>
        <w:t>CHTimeStatus</w:t>
      </w:r>
      <w:r w:rsidR="00EB3270">
        <w:t xml:space="preserve"> were not set in step 7.4 (i.e., where </w:t>
      </w:r>
      <w:r w:rsidR="00EB3270" w:rsidRPr="0049288A">
        <w:rPr>
          <w:b/>
          <w:bCs/>
        </w:rPr>
        <w:t>CHTime</w:t>
      </w:r>
      <w:r w:rsidR="00EB3270">
        <w:t xml:space="preserve"> is NULL)</w:t>
      </w:r>
      <w:r>
        <w:t xml:space="preserve">, dates enrolled in TH or housed in RRH/PSH are inserted to </w:t>
      </w:r>
      <w:r w:rsidR="0082216A">
        <w:t>ch_Exclude</w:t>
      </w:r>
      <w:ins w:id="1692" w:author="Molly McEvilley" w:date="2024-08-20T09:25:00Z" w16du:dateUtc="2024-08-20T13:25:00Z">
        <w:r w:rsidR="0082216A">
          <w:t>_exit</w:t>
        </w:r>
      </w:ins>
      <w:r>
        <w:t xml:space="preserve"> based on tlsa_Enrollment where:</w:t>
      </w:r>
    </w:p>
    <w:p w14:paraId="0F3AA45D" w14:textId="70173DBE" w:rsidR="005846C0" w:rsidRDefault="005846C0" w:rsidP="00777E3F">
      <w:pPr>
        <w:pStyle w:val="ListParagraph"/>
        <w:numPr>
          <w:ilvl w:val="0"/>
          <w:numId w:val="27"/>
        </w:numPr>
      </w:pPr>
      <w:r w:rsidRPr="49FCFE86">
        <w:rPr>
          <w:b/>
          <w:bCs/>
        </w:rPr>
        <w:t>ExitDate</w:t>
      </w:r>
      <w:r>
        <w:t xml:space="preserve"> &gt; the earliest </w:t>
      </w:r>
      <w:r w:rsidRPr="49FCFE86">
        <w:rPr>
          <w:b/>
          <w:bCs/>
        </w:rPr>
        <w:t>CHStart</w:t>
      </w:r>
      <w:r>
        <w:t>; and</w:t>
      </w:r>
    </w:p>
    <w:p w14:paraId="46A88EAC" w14:textId="1F5E1515" w:rsidR="00000131" w:rsidRDefault="002D1351" w:rsidP="00777E3F">
      <w:pPr>
        <w:pStyle w:val="ListParagraph"/>
        <w:numPr>
          <w:ilvl w:val="0"/>
          <w:numId w:val="27"/>
        </w:numPr>
      </w:pPr>
      <w:r>
        <w:t>[Date] &lt; tlsa_Enrollment.</w:t>
      </w:r>
      <w:r w:rsidRPr="49FCFE86">
        <w:rPr>
          <w:b/>
          <w:bCs/>
        </w:rPr>
        <w:t>ExitDate; and</w:t>
      </w:r>
    </w:p>
    <w:p w14:paraId="57C048F1" w14:textId="77777777" w:rsidR="005846C0" w:rsidRDefault="005846C0" w:rsidP="00777E3F">
      <w:pPr>
        <w:pStyle w:val="ListParagraph"/>
        <w:numPr>
          <w:ilvl w:val="0"/>
          <w:numId w:val="27"/>
        </w:numPr>
      </w:pPr>
      <w:r>
        <w:t xml:space="preserve">[Date] between earliest </w:t>
      </w:r>
      <w:r w:rsidRPr="49FCFE86">
        <w:rPr>
          <w:b/>
          <w:bCs/>
        </w:rPr>
        <w:t xml:space="preserve">CHStart </w:t>
      </w:r>
      <w:r>
        <w:t xml:space="preserve">and latest </w:t>
      </w:r>
      <w:r w:rsidRPr="49FCFE86">
        <w:rPr>
          <w:b/>
          <w:bCs/>
        </w:rPr>
        <w:t>LastActive;</w:t>
      </w:r>
      <w:r>
        <w:t xml:space="preserve"> and </w:t>
      </w:r>
    </w:p>
    <w:p w14:paraId="06BB387F" w14:textId="6D20DD9A" w:rsidR="005846C0" w:rsidRDefault="00BC6801" w:rsidP="00777E3F">
      <w:pPr>
        <w:pStyle w:val="ListParagraph"/>
        <w:numPr>
          <w:ilvl w:val="1"/>
          <w:numId w:val="27"/>
        </w:numPr>
      </w:pPr>
      <w:r>
        <w:rPr>
          <w:b/>
          <w:bCs/>
        </w:rPr>
        <w:t>LSA</w:t>
      </w:r>
      <w:r w:rsidRPr="00845520">
        <w:rPr>
          <w:b/>
          <w:bCs/>
        </w:rPr>
        <w:t>ProjectType</w:t>
      </w:r>
      <w:r>
        <w:t xml:space="preserve"> </w:t>
      </w:r>
      <w:r w:rsidR="005846C0">
        <w:t>= 2</w:t>
      </w:r>
      <w:r w:rsidR="00760F62">
        <w:t xml:space="preserve">; </w:t>
      </w:r>
      <w:r w:rsidR="00760F62" w:rsidRPr="00845520">
        <w:t>and</w:t>
      </w:r>
    </w:p>
    <w:p w14:paraId="577305AD" w14:textId="5A53823D" w:rsidR="005846C0" w:rsidRDefault="005846C0" w:rsidP="00777E3F">
      <w:pPr>
        <w:pStyle w:val="ListParagraph"/>
        <w:numPr>
          <w:ilvl w:val="1"/>
          <w:numId w:val="27"/>
        </w:numPr>
      </w:pPr>
      <w:r>
        <w:t>[Date] &gt;= tlsa_Enrollment.</w:t>
      </w:r>
      <w:r w:rsidRPr="00845520">
        <w:rPr>
          <w:b/>
          <w:bCs/>
        </w:rPr>
        <w:t>EntryDate</w:t>
      </w:r>
    </w:p>
    <w:p w14:paraId="08A3EC7C" w14:textId="03BD6A1D" w:rsidR="005846C0" w:rsidRDefault="005846C0" w:rsidP="005846C0">
      <w:pPr>
        <w:ind w:left="1080"/>
      </w:pPr>
      <w:r>
        <w:t>OR</w:t>
      </w:r>
    </w:p>
    <w:p w14:paraId="13B40008" w14:textId="20E251B0" w:rsidR="005846C0" w:rsidRDefault="00BC6801" w:rsidP="00777E3F">
      <w:pPr>
        <w:pStyle w:val="ListParagraph"/>
        <w:numPr>
          <w:ilvl w:val="1"/>
          <w:numId w:val="27"/>
        </w:numPr>
      </w:pPr>
      <w:r>
        <w:rPr>
          <w:b/>
          <w:bCs/>
        </w:rPr>
        <w:t>LSA</w:t>
      </w:r>
      <w:r w:rsidRPr="00845520">
        <w:rPr>
          <w:b/>
          <w:bCs/>
        </w:rPr>
        <w:t>ProjectType</w:t>
      </w:r>
      <w:r>
        <w:t xml:space="preserve"> </w:t>
      </w:r>
      <w:r w:rsidR="005846C0">
        <w:t>in (3,13)</w:t>
      </w:r>
      <w:r w:rsidR="00760F62">
        <w:t>;</w:t>
      </w:r>
      <w:r w:rsidR="00760F62" w:rsidRPr="00845520">
        <w:t xml:space="preserve"> and</w:t>
      </w:r>
    </w:p>
    <w:p w14:paraId="7B71E21C" w14:textId="40D32C29" w:rsidR="005846C0" w:rsidRDefault="005846C0" w:rsidP="00777E3F">
      <w:pPr>
        <w:pStyle w:val="ListParagraph"/>
        <w:numPr>
          <w:ilvl w:val="1"/>
          <w:numId w:val="27"/>
        </w:numPr>
      </w:pPr>
      <w:r>
        <w:t>[Date] &gt;= tlsa_Enrollment.</w:t>
      </w:r>
      <w:r>
        <w:rPr>
          <w:b/>
          <w:bCs/>
        </w:rPr>
        <w:t>MoveInDate</w:t>
      </w:r>
    </w:p>
    <w:p w14:paraId="2D111641" w14:textId="0B72EC5C" w:rsidR="005846C0" w:rsidRDefault="005846C0" w:rsidP="005846C0">
      <w:pPr>
        <w:pStyle w:val="Heading2"/>
      </w:pPr>
      <w:bookmarkStart w:id="1693" w:name="_Toc78368776"/>
      <w:bookmarkStart w:id="1694" w:name="_Toc175057113"/>
      <w:r>
        <w:t>Get Dates to Include in Counts of ES/SH/Street Days (</w:t>
      </w:r>
      <w:r w:rsidR="004E640D">
        <w:t>ch_Include</w:t>
      </w:r>
      <w:ins w:id="1695" w:author="Molly McEvilley" w:date="2024-08-20T09:22:00Z" w16du:dateUtc="2024-08-20T13:22:00Z">
        <w:r w:rsidR="004E640D">
          <w:t>_exit</w:t>
        </w:r>
      </w:ins>
      <w:r>
        <w:t>)</w:t>
      </w:r>
      <w:bookmarkEnd w:id="1693"/>
      <w:bookmarkEnd w:id="1694"/>
    </w:p>
    <w:p w14:paraId="4844ABA4" w14:textId="145F70A4" w:rsidR="008E52C6" w:rsidRPr="008E52C6" w:rsidRDefault="00507F83" w:rsidP="00D7422E">
      <w:pPr>
        <w:jc w:val="center"/>
      </w:pPr>
      <w:r>
        <w:rPr>
          <w:noProof/>
        </w:rPr>
        <mc:AlternateContent>
          <mc:Choice Requires="wpg">
            <w:drawing>
              <wp:inline distT="0" distB="0" distL="0" distR="0" wp14:anchorId="4A472FB6" wp14:editId="5C1E83E4">
                <wp:extent cx="3950335" cy="1670050"/>
                <wp:effectExtent l="0" t="0" r="12065" b="25400"/>
                <wp:docPr id="1627114492" name="Group 410"/>
                <wp:cNvGraphicFramePr/>
                <a:graphic xmlns:a="http://schemas.openxmlformats.org/drawingml/2006/main">
                  <a:graphicData uri="http://schemas.microsoft.com/office/word/2010/wordprocessingGroup">
                    <wpg:wgp>
                      <wpg:cNvGrpSpPr/>
                      <wpg:grpSpPr>
                        <a:xfrm>
                          <a:off x="0" y="0"/>
                          <a:ext cx="3950335" cy="1670050"/>
                          <a:chOff x="0" y="95250"/>
                          <a:chExt cx="3385283" cy="1670050"/>
                        </a:xfrm>
                      </wpg:grpSpPr>
                      <wps:wsp>
                        <wps:cNvPr id="1772699270"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598A8" w14:textId="77777777" w:rsidR="00507F83" w:rsidRDefault="00507F83" w:rsidP="00507F83">
                              <w:pPr>
                                <w:pStyle w:val="Style3"/>
                              </w:pPr>
                              <w:r>
                                <w:t>tlsa_ExitHoHAdult</w:t>
                              </w:r>
                            </w:p>
                          </w:txbxContent>
                        </wps:txbx>
                        <wps:bodyPr rot="0" vert="horz" wrap="square" lIns="0" tIns="0" rIns="0" bIns="0" anchor="ctr" anchorCtr="0" upright="1">
                          <a:noAutofit/>
                        </wps:bodyPr>
                      </wps:wsp>
                      <wps:wsp>
                        <wps:cNvPr id="1715425051" name="AutoShape 10"/>
                        <wps:cNvSpPr>
                          <a:spLocks noChangeArrowheads="1"/>
                        </wps:cNvSpPr>
                        <wps:spPr bwMode="auto">
                          <a:xfrm>
                            <a:off x="19050" y="542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B037D2" w14:textId="77777777" w:rsidR="00507F83" w:rsidRDefault="00507F83" w:rsidP="00507F83">
                              <w:pPr>
                                <w:pStyle w:val="Style3"/>
                              </w:pPr>
                              <w:r>
                                <w:t>tlsa_Enrollment</w:t>
                              </w:r>
                            </w:p>
                          </w:txbxContent>
                        </wps:txbx>
                        <wps:bodyPr rot="0" vert="horz" wrap="square" lIns="0" tIns="0" rIns="0" bIns="0" anchor="ctr" anchorCtr="0" upright="1">
                          <a:noAutofit/>
                        </wps:bodyPr>
                      </wps:wsp>
                      <wps:wsp>
                        <wps:cNvPr id="1988720790" name="Right Bracket 405"/>
                        <wps:cNvSpPr/>
                        <wps:spPr>
                          <a:xfrm>
                            <a:off x="1338660" y="95250"/>
                            <a:ext cx="88154" cy="1670050"/>
                          </a:xfrm>
                          <a:prstGeom prst="rightBracket">
                            <a:avLst>
                              <a:gd name="adj" fmla="val 4404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5085939" name="AutoShape 10"/>
                        <wps:cNvSpPr>
                          <a:spLocks noChangeArrowheads="1"/>
                        </wps:cNvSpPr>
                        <wps:spPr bwMode="auto">
                          <a:xfrm>
                            <a:off x="2105041" y="771525"/>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1FBEBA" w14:textId="4C37CC0A" w:rsidR="00507F83" w:rsidRDefault="00507F83" w:rsidP="00507F83">
                              <w:pPr>
                                <w:pStyle w:val="Style3"/>
                              </w:pPr>
                              <w:r>
                                <w:t>ch_In</w:t>
                              </w:r>
                              <w:r w:rsidR="00D7422E">
                                <w:t>c</w:t>
                              </w:r>
                              <w:r>
                                <w:t>lude</w:t>
                              </w:r>
                              <w:ins w:id="1696" w:author="Jules Brown" w:date="2024-08-20T12:06:00Z" w16du:dateUtc="2024-08-20T17:06:00Z">
                                <w:r w:rsidR="00894C85">
                                  <w:t>_exit</w:t>
                                </w:r>
                              </w:ins>
                            </w:p>
                          </w:txbxContent>
                        </wps:txbx>
                        <wps:bodyPr rot="0" vert="horz" wrap="square" lIns="0" tIns="0" rIns="0" bIns="0" anchor="ctr" anchorCtr="0" upright="1">
                          <a:noAutofit/>
                        </wps:bodyPr>
                      </wps:wsp>
                      <wps:wsp>
                        <wps:cNvPr id="1502549280" name="Flowchart: Magnetic Disk 408"/>
                        <wps:cNvSpPr/>
                        <wps:spPr>
                          <a:xfrm>
                            <a:off x="28575" y="923925"/>
                            <a:ext cx="1285875" cy="352425"/>
                          </a:xfrm>
                          <a:prstGeom prst="flowChartMagneticDisk">
                            <a:avLst/>
                          </a:prstGeom>
                          <a:solidFill>
                            <a:schemeClr val="accent1">
                              <a:lumMod val="20000"/>
                              <a:lumOff val="80000"/>
                            </a:schemeClr>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A641BE" w14:textId="77777777" w:rsidR="00507F83" w:rsidRPr="009F44F3" w:rsidRDefault="00507F83" w:rsidP="00507F83">
                              <w:pPr>
                                <w:pStyle w:val="NoSpacing"/>
                                <w:jc w:val="center"/>
                                <w:rPr>
                                  <w:color w:val="000000" w:themeColor="text1"/>
                                </w:rPr>
                              </w:pPr>
                              <w:r w:rsidRPr="009F44F3">
                                <w:rPr>
                                  <w:color w:val="000000" w:themeColor="text1"/>
                                </w:rPr>
                                <w:t>hmis_Enrollment</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1298352450" name="Flowchart: Magnetic Disk 408"/>
                        <wps:cNvSpPr/>
                        <wps:spPr>
                          <a:xfrm>
                            <a:off x="38100" y="1355725"/>
                            <a:ext cx="1285875" cy="358775"/>
                          </a:xfrm>
                          <a:prstGeom prst="flowChartMagneticDisk">
                            <a:avLst/>
                          </a:prstGeom>
                          <a:solidFill>
                            <a:schemeClr val="accent1">
                              <a:lumMod val="20000"/>
                              <a:lumOff val="80000"/>
                            </a:schemeClr>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53C2175" w14:textId="77777777" w:rsidR="00507F83" w:rsidRPr="009F44F3" w:rsidRDefault="00507F83" w:rsidP="00507F83">
                              <w:pPr>
                                <w:pStyle w:val="NoSpacing"/>
                                <w:jc w:val="center"/>
                                <w:rPr>
                                  <w:color w:val="000000" w:themeColor="text1"/>
                                </w:rPr>
                              </w:pPr>
                              <w:r w:rsidRPr="009F44F3">
                                <w:rPr>
                                  <w:color w:val="000000" w:themeColor="text1"/>
                                </w:rPr>
                                <w:t>hmis_</w:t>
                              </w:r>
                              <w:r>
                                <w:rPr>
                                  <w:color w:val="000000" w:themeColor="text1"/>
                                </w:rPr>
                                <w:t>Services</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90215018" name="Straight Arrow Connector 409"/>
                        <wps:cNvCnPr>
                          <a:stCxn id="1988720790" idx="2"/>
                          <a:endCxn id="1055085939" idx="1"/>
                        </wps:cNvCnPr>
                        <wps:spPr>
                          <a:xfrm flipV="1">
                            <a:off x="1426813" y="908486"/>
                            <a:ext cx="6782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4A472FB6" id="Group 410" o:spid="_x0000_s1441" style="width:311.05pt;height:131.5pt;mso-position-horizontal-relative:char;mso-position-vertical-relative:line" coordorigin=",952" coordsize="33852,1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Awf8QUAAC0bAAAOAAAAZHJzL2Uyb0RvYy54bWzsWdty2zYQfe9M/wHD90a8iCKpiZxxZDuT&#10;Gecycdo8wyQosSYBFoAsOV/fXQCkLqZj180kTWM/yACJy+5icc7u8vmLTVOTayZVJfjMC575HmE8&#10;F0XFFzPv949nv6UeUZrygtaCs5l3w5T34ujXX56v2ykLxVLUBZMEFuFqum5n3lLrdjoaqXzJGqqe&#10;iZZxeFkK2VANXbkYFZKuYfWmHoW+PxmthSxaKXKmFDw9sS+9I7N+WbJcvytLxTSpZx7Ips2vNL+X&#10;+Ds6ek6nC0nbZZU7MegjpGhoxWHTfqkTqilZyerWUk2VS6FEqZ/lohmJsqxyZnQAbQL/QJtXUqxa&#10;o8tiul60vZnAtAd2evSy+dvrV7K9aN9LsMS6XYAtTA912ZSywf8gJdkYk930JmMbTXJ4GGWxH0Wx&#10;R3J4F0wS34+dUfMlWH47L4vD7ZvTbnaUxmEa3Zo96jYf7Ym0bsFJ1NYO6t/Z4WJJW2bMq6Zgh/eS&#10;VAUokSThJMvCBNyF0wZ89nilhRlLAqMbigHj0WhoHtWei/xKES7mS8oX7FhKsV4yWoB4AToYKLEz&#10;ATsKppLL9RtRwPIUlje+M2jvYBJkYWz9tDN6EKZ+MAH50OhhEk1SM6C3Gp22UulXTDQEGzOvrMUa&#10;hJP6NddMclpfaCHpApWnU3p9rjSKuZ1m1BJ1VZxVdW06cnE5ryW5pnCPTl+eJKdWM9B+d1jNyXrm&#10;TSI46S8vMQ/T+DgyxjlYoqlAQlJXzcxLffyzqqM9T3lhrqumVW3bIHLNcSdmrrrTo7MwOrSa6s3l&#10;xhxsGBiZ8dmlKG7gBKSweAD4BY2lkJ89sgYsmHnqrxWVzCP1aw6niMDRNWTXuOwalOcwdeblWnrE&#10;dubaQsyqldViCWsHxh5coCuVlbH2Vg7nIeDZVuJv4OJBPIbrGAff2cWDDOGCgBeDPE9uTqdfxc1D&#10;vDJb9/p53TxL0yT0k6xH8g94G8lLSfMrCAnGvoFNtJSDc2c3hGdElQNADqIonSDsgr/u0FmHymkK&#10;t+puKtuiqwNlAw1Oli0Q476LwjEPLf70SNnUEJIA8pLx2B8bPATcM6h9ANqGaKzwqJTSNzXD9Wr+&#10;gZWAgcDXFohMeMV6QC+uOjQ3I3FKCcDfT3JojjHZ0CQ3FqdZHH7oxH602VFw3U9sKi6k5ZD9XfWm&#10;E7W04x14Ol0HvF61+VkFLHhOlX5PJZgSThAR/x38IDHOPOFaHkEOGHp+H0NkAZxNxxLjGLzOI5Yp&#10;3BvLFu4NXzVzAUQK8AvSmSaO13XXLKVoPkFge4y8BK++QDEQGufs+NgMg5CypfqcX7R5d9LI/x83&#10;n6hsnddpcNe3NpzZOt2W/e1YPI//DFn5ceyncRZl35mswgDIagxnBtc/SQKIZ29HZeE47KOyLOxc&#10;tcORp6jMACte0p2ozISBAxf3vjvX37f+rkHjR47KYj+MxxnE9p2jnwE65Ri2T8kbuuBMQ456Uqkr&#10;YK604/gHMRdE2wnkaMhbYTQUZ8Upvsd0IorBhx+aTnRSoVBDaIIpCGLJXpJwQD40zxnXlpfqVQM5&#10;kc0yILvvgn94jLmkST5MUoDKAwf2K9nefiby0H3dUtvJLql4AJmGQwy1q49a0oJZuYPYqXNL7mHO&#10;HSTqbm0r8z/k3f3Jj+DeGk7J7XwX9+5c63HnoQfJ1rfn4x4f9rgYb9kTDw+VnS6G6yJhliI4YMJm&#10;6yJfDZ6iNICrjvAURDEET7eJdRef0gSwyvrhfcT6hE8IvvsRdAcDBh9/YnwyPjQQdjzhkykZ/nB5&#10;QuaHwLEBfG+w6HShJTXpvqnHkrngHL4GCAnBU9ZREwRPc+6quHq+4bYAvFM2MDmzqadAbsuLfshO&#10;TuLSagQk9KZ+SezsFhJIWVftH11e5mrqwTicpAEUwDE089NxOkHRYC9XIJ8kaRgmNjLrMv87QE85&#10;fXtFbQRxR3XXlk1dJZXomxYK0VpWUL+umQNXHPKAIGgwUPk/VhS6EzZ1WjCM+SZjIk/3/Qg/+uz2&#10;jfm2X7mO/gYAAP//AwBQSwMEFAAGAAgAAAAhAOdY9NvcAAAABQEAAA8AAABkcnMvZG93bnJldi54&#10;bWxMj0FrwkAQhe+F/odlCt7qJhFDSbMRkbYnEaqF0tuYHZNgdjZk1yT+e7e91MvA4z3e+yZfTaYV&#10;A/WusawgnkcgiEurG64UfB3en19AOI+ssbVMCq7kYFU8PuSYaTvyJw17X4lQwi5DBbX3XSalK2sy&#10;6Oa2Iw7eyfYGfZB9JXWPYyg3rUyiKJUGGw4LNXa0qak87y9GwceI43oRvw3b82lz/Tksd9/bmJSa&#10;PU3rVxCeJv8fhl/8gA5FYDraC2snWgXhEf93g5cmSQziqCBJFxHIIpf39MUNAAD//wMAUEsBAi0A&#10;FAAGAAgAAAAhALaDOJL+AAAA4QEAABMAAAAAAAAAAAAAAAAAAAAAAFtDb250ZW50X1R5cGVzXS54&#10;bWxQSwECLQAUAAYACAAAACEAOP0h/9YAAACUAQAACwAAAAAAAAAAAAAAAAAvAQAAX3JlbHMvLnJl&#10;bHNQSwECLQAUAAYACAAAACEAdCgMH/EFAAAtGwAADgAAAAAAAAAAAAAAAAAuAgAAZHJzL2Uyb0Rv&#10;Yy54bWxQSwECLQAUAAYACAAAACEA51j029wAAAAFAQAADwAAAAAAAAAAAAAAAABLCAAAZHJzL2Rv&#10;d25yZXYueG1sUEsFBgAAAAAEAAQA8wAAAFQJAAAAAA==&#10;">
                <v:shape id="AutoShape 10" o:spid="_x0000_s1442"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F6CyQAAAOMAAAAPAAAAZHJzL2Rvd25yZXYueG1sRI9BS8RA&#10;DIXvgv9hiODNnVqhdevOLqIWxYtYF/YaOrEd7GRKZ2zrvzcHwWOSl/fetzusflAzTdEFNnC9yUAR&#10;t8E67gwcP+qrW1AxIVscApOBH4pw2J+f7bCyYeF3mpvUKTHhWKGBPqWx0jq2PXmMmzASy+0zTB6T&#10;jFOn7YSLmPtB51lWaI+OJaHHkR56ar+ab2+gvnkrnh7D8+JPzWz168nV4eiMubxY7+9AJVrTv/jv&#10;+8VK/bLMi+02L4VCmGQBev8LAAD//wMAUEsBAi0AFAAGAAgAAAAhANvh9svuAAAAhQEAABMAAAAA&#10;AAAAAAAAAAAAAAAAAFtDb250ZW50X1R5cGVzXS54bWxQSwECLQAUAAYACAAAACEAWvQsW78AAAAV&#10;AQAACwAAAAAAAAAAAAAAAAAfAQAAX3JlbHMvLnJlbHNQSwECLQAUAAYACAAAACEAIrxegskAAADj&#10;AAAADwAAAAAAAAAAAAAAAAAHAgAAZHJzL2Rvd25yZXYueG1sUEsFBgAAAAADAAMAtwAAAP0CAAAA&#10;AA==&#10;" fillcolor="#ebd7e1" strokecolor="#c285a3" strokeweight=".5pt">
                  <v:shadow color="black" opacity="0" offset="0,0"/>
                  <v:textbox inset="0,0,0,0">
                    <w:txbxContent>
                      <w:p w14:paraId="4A4598A8" w14:textId="77777777" w:rsidR="00507F83" w:rsidRDefault="00507F83" w:rsidP="00507F83">
                        <w:pPr>
                          <w:pStyle w:val="Style3"/>
                        </w:pPr>
                        <w:r>
                          <w:t>tlsa_ExitHoHAdult</w:t>
                        </w:r>
                      </w:p>
                    </w:txbxContent>
                  </v:textbox>
                </v:shape>
                <v:shape id="AutoShape 10" o:spid="_x0000_s1443" type="#_x0000_t113" style="position:absolute;left:190;top:5429;width:12802;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ikvxwAAAOMAAAAPAAAAZHJzL2Rvd25yZXYueG1sRE9fS8Mw&#10;EH8f+B3CCb5taaedUpcNUctkL8M62OvRnG2wuZQmtvXbL8Jgj/f7f+vtZFsxUO+NYwXpIgFBXDlt&#10;uFZw/CrmTyB8QNbYOiYFf+Rhu7mZrTHXbuRPGspQixjCPkcFTQhdLqWvGrLoF64jjty36y2GePa1&#10;1D2OMdy2cpkkK2nRcGxosKPXhqqf8tcqKO4Pq/c3txvtqRy03J9M4Y5Gqbvb6eUZRKApXMUX94eO&#10;8x/T7GGZJVkK/z9FAOTmDAAA//8DAFBLAQItABQABgAIAAAAIQDb4fbL7gAAAIUBAAATAAAAAAAA&#10;AAAAAAAAAAAAAABbQ29udGVudF9UeXBlc10ueG1sUEsBAi0AFAAGAAgAAAAhAFr0LFu/AAAAFQEA&#10;AAsAAAAAAAAAAAAAAAAAHwEAAF9yZWxzLy5yZWxzUEsBAi0AFAAGAAgAAAAhAEKSKS/HAAAA4wAA&#10;AA8AAAAAAAAAAAAAAAAABwIAAGRycy9kb3ducmV2LnhtbFBLBQYAAAAAAwADALcAAAD7AgAAAAA=&#10;" fillcolor="#ebd7e1" strokecolor="#c285a3" strokeweight=".5pt">
                  <v:shadow color="black" opacity="0" offset="0,0"/>
                  <v:textbox inset="0,0,0,0">
                    <w:txbxContent>
                      <w:p w14:paraId="37B037D2" w14:textId="77777777" w:rsidR="00507F83" w:rsidRDefault="00507F83" w:rsidP="00507F83">
                        <w:pPr>
                          <w:pStyle w:val="Style3"/>
                        </w:pPr>
                        <w:r>
                          <w:t>tlsa_Enrollment</w:t>
                        </w:r>
                      </w:p>
                    </w:txbxContent>
                  </v:textbox>
                </v:shape>
                <v:shape id="Right Bracket 405" o:spid="_x0000_s1444" type="#_x0000_t86" style="position:absolute;left:13386;top:952;width:882;height:16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WafygAAAOMAAAAPAAAAZHJzL2Rvd25yZXYueG1sRI9PT8Mw&#10;DMXvSHyHyEjcWEol6J8tmwYSCO3GNmlXq/HSjsbpmrCVb48PSBxtP7/3fovV5Ht1oTF2gQ08zjJQ&#10;xE2wHTsD+93bQwkqJmSLfWAy8EMRVsvbmwXWNlz5ky7b5JSYcKzRQJvSUGsdm5Y8xlkYiOV2DKPH&#10;JOPotB3xKua+13mWPWuPHUtCiwO9ttR8bb+9gdP7JhRPL+68t7o6uGqzczo/GXN/N63noBJN6V/8&#10;9/1hpX5VlkWeFZVQCJMsQC9/AQAA//8DAFBLAQItABQABgAIAAAAIQDb4fbL7gAAAIUBAAATAAAA&#10;AAAAAAAAAAAAAAAAAABbQ29udGVudF9UeXBlc10ueG1sUEsBAi0AFAAGAAgAAAAhAFr0LFu/AAAA&#10;FQEAAAsAAAAAAAAAAAAAAAAAHwEAAF9yZWxzLy5yZWxzUEsBAi0AFAAGAAgAAAAhAP05Zp/KAAAA&#10;4wAAAA8AAAAAAAAAAAAAAAAABwIAAGRycy9kb3ducmV2LnhtbFBLBQYAAAAAAwADALcAAAD+AgAA&#10;AAA=&#10;" adj="502" strokecolor="black [3200]" strokeweight=".5pt">
                  <v:stroke joinstyle="miter"/>
                </v:shape>
                <v:shape id="AutoShape 10" o:spid="_x0000_s1445" type="#_x0000_t113" style="position:absolute;left:21050;top:7715;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gGoxwAAAOMAAAAPAAAAZHJzL2Rvd25yZXYueG1sRE9fS8Mw&#10;EH8X9h3CCXtziY6OrS4bQ1cUX8Q62OvR3Nqw5lKa2NZvbwTBx/v9v+1+cq0YqA/Ws4b7hQJBXHlj&#10;udZw+izu1iBCRDbYeiYN3xRgv5vdbDE3fuQPGspYixTCIUcNTYxdLmWoGnIYFr4jTtzF9w5jOvta&#10;mh7HFO5a+aDUSjq0nBoa7OipoepafjkNxfJ9dXz2L6M7l4ORb2db+JPVen47HR5BRJriv/jP/WrS&#10;fJVlap1tlhv4/SkBIHc/AAAA//8DAFBLAQItABQABgAIAAAAIQDb4fbL7gAAAIUBAAATAAAAAAAA&#10;AAAAAAAAAAAAAABbQ29udGVudF9UeXBlc10ueG1sUEsBAi0AFAAGAAgAAAAhAFr0LFu/AAAAFQEA&#10;AAsAAAAAAAAAAAAAAAAAHwEAAF9yZWxzLy5yZWxzUEsBAi0AFAAGAAgAAAAhALPyAajHAAAA4wAA&#10;AA8AAAAAAAAAAAAAAAAABwIAAGRycy9kb3ducmV2LnhtbFBLBQYAAAAAAwADALcAAAD7AgAAAAA=&#10;" fillcolor="#ebd7e1" strokecolor="#c285a3" strokeweight=".5pt">
                  <v:shadow color="black" opacity="0" offset="0,0"/>
                  <v:textbox inset="0,0,0,0">
                    <w:txbxContent>
                      <w:p w14:paraId="691FBEBA" w14:textId="4C37CC0A" w:rsidR="00507F83" w:rsidRDefault="00507F83" w:rsidP="00507F83">
                        <w:pPr>
                          <w:pStyle w:val="Style3"/>
                        </w:pPr>
                        <w:r>
                          <w:t>ch_In</w:t>
                        </w:r>
                        <w:r w:rsidR="00D7422E">
                          <w:t>c</w:t>
                        </w:r>
                        <w:r>
                          <w:t>lude</w:t>
                        </w:r>
                        <w:ins w:id="1697" w:author="Jules Brown" w:date="2024-08-20T12:06:00Z" w16du:dateUtc="2024-08-20T17:06:00Z">
                          <w:r w:rsidR="00894C85">
                            <w:t>_exit</w:t>
                          </w:r>
                        </w:ins>
                      </w:p>
                    </w:txbxContent>
                  </v:textbox>
                </v:shape>
                <v:shape id="Flowchart: Magnetic Disk 408" o:spid="_x0000_s1446" type="#_x0000_t132" style="position:absolute;left:285;top:9239;width:12859;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VoIygAAAOMAAAAPAAAAZHJzL2Rvd25yZXYueG1sRI9BT8Mw&#10;DIXvSPyHyEjcWErF0NYtmyYkxDhwoNtlN68xabXG6ZrQln+PD0gcbT+/9771dvKtGqiPTWADj7MM&#10;FHEVbMPOwPHw+rAAFROyxTYwGfihCNvN7c0aCxtG/qShTE6JCccCDdQpdYXWsarJY5yFjlhuX6H3&#10;mGTsnbY9jmLuW51n2bP22LAk1NjRS03Vpfz2BtyHP11Tuz+7YVyGQb83bxcqjbm/m3YrUImm9C/+&#10;+95bqT/P8vnTMl8IhTDJAvTmFwAA//8DAFBLAQItABQABgAIAAAAIQDb4fbL7gAAAIUBAAATAAAA&#10;AAAAAAAAAAAAAAAAAABbQ29udGVudF9UeXBlc10ueG1sUEsBAi0AFAAGAAgAAAAhAFr0LFu/AAAA&#10;FQEAAAsAAAAAAAAAAAAAAAAAHwEAAF9yZWxzLy5yZWxzUEsBAi0AFAAGAAgAAAAhAHuxWgjKAAAA&#10;4wAAAA8AAAAAAAAAAAAAAAAABwIAAGRycy9kb3ducmV2LnhtbFBLBQYAAAAAAwADALcAAAD+AgAA&#10;AAA=&#10;" fillcolor="#dbe5f1 [660]" strokecolor="#4f81bd [3204]" strokeweight="1pt">
                  <v:stroke joinstyle="miter"/>
                  <v:textbox inset=",0,,0">
                    <w:txbxContent>
                      <w:p w14:paraId="43A641BE" w14:textId="77777777" w:rsidR="00507F83" w:rsidRPr="009F44F3" w:rsidRDefault="00507F83" w:rsidP="00507F83">
                        <w:pPr>
                          <w:pStyle w:val="NoSpacing"/>
                          <w:jc w:val="center"/>
                          <w:rPr>
                            <w:color w:val="000000" w:themeColor="text1"/>
                          </w:rPr>
                        </w:pPr>
                        <w:r w:rsidRPr="009F44F3">
                          <w:rPr>
                            <w:color w:val="000000" w:themeColor="text1"/>
                          </w:rPr>
                          <w:t>hmis_Enrollment</w:t>
                        </w:r>
                      </w:p>
                    </w:txbxContent>
                  </v:textbox>
                </v:shape>
                <v:shape id="Flowchart: Magnetic Disk 408" o:spid="_x0000_s1447" type="#_x0000_t132" style="position:absolute;left:381;top:13557;width:12858;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J5NywAAAOMAAAAPAAAAZHJzL2Rvd25yZXYueG1sRI9BT8Mw&#10;DIXvSPsPkZG4sZTC0FaWTRMSYjtwoHDZzWtMWq1xShPa8u/xYRJH28/vvW+9nXyrBupjE9jA3TwD&#10;RVwF27Az8PnxcrsEFROyxTYwGfilCNvN7GqNhQ0jv9NQJqfEhGOBBuqUukLrWNXkMc5DRyy3r9B7&#10;TDL2TtseRzH3rc6z7FF7bFgSauzouabqXP54A+7NH79Tuz+5YVyFQR+a1zOVxtxcT7snUImm9C++&#10;fO+t1M9Xy/tF/rAQCmGSBejNHwAAAP//AwBQSwECLQAUAAYACAAAACEA2+H2y+4AAACFAQAAEwAA&#10;AAAAAAAAAAAAAAAAAAAAW0NvbnRlbnRfVHlwZXNdLnhtbFBLAQItABQABgAIAAAAIQBa9CxbvwAA&#10;ABUBAAALAAAAAAAAAAAAAAAAAB8BAABfcmVscy8ucmVsc1BLAQItABQABgAIAAAAIQAV5J5NywAA&#10;AOMAAAAPAAAAAAAAAAAAAAAAAAcCAABkcnMvZG93bnJldi54bWxQSwUGAAAAAAMAAwC3AAAA/wIA&#10;AAAA&#10;" fillcolor="#dbe5f1 [660]" strokecolor="#4f81bd [3204]" strokeweight="1pt">
                  <v:stroke joinstyle="miter"/>
                  <v:textbox inset=",0,,0">
                    <w:txbxContent>
                      <w:p w14:paraId="753C2175" w14:textId="77777777" w:rsidR="00507F83" w:rsidRPr="009F44F3" w:rsidRDefault="00507F83" w:rsidP="00507F83">
                        <w:pPr>
                          <w:pStyle w:val="NoSpacing"/>
                          <w:jc w:val="center"/>
                          <w:rPr>
                            <w:color w:val="000000" w:themeColor="text1"/>
                          </w:rPr>
                        </w:pPr>
                        <w:r w:rsidRPr="009F44F3">
                          <w:rPr>
                            <w:color w:val="000000" w:themeColor="text1"/>
                          </w:rPr>
                          <w:t>hmis_</w:t>
                        </w:r>
                        <w:r>
                          <w:rPr>
                            <w:color w:val="000000" w:themeColor="text1"/>
                          </w:rPr>
                          <w:t>Services</w:t>
                        </w:r>
                      </w:p>
                    </w:txbxContent>
                  </v:textbox>
                </v:shape>
                <v:shape id="Straight Arrow Connector 409" o:spid="_x0000_s1448" type="#_x0000_t32" style="position:absolute;left:14268;top:9084;width:678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aHSxgAAAOEAAAAPAAAAZHJzL2Rvd25yZXYueG1sRE9LS8NA&#10;EL4L/odlBC9id5PUR2O3RRSx10aR9jZmp0kwOxsyaxv/vXsQPH587+V68r060ihdYAvZzIAiroPr&#10;uLHw/vZyfQ9KIrLDPjBZ+CGB9er8bImlCyfe0rGKjUohLCVaaGMcSq2lbsmjzMJAnLhDGD3GBMdG&#10;uxFPKdz3OjfmVnvsODW0ONBTS/VX9e0tFHEu+Xa+u5Nq33xeueeikI9Xay8vpscHUJGm+C/+c2+c&#10;hYXJsxuTpcnpUXoDevULAAD//wMAUEsBAi0AFAAGAAgAAAAhANvh9svuAAAAhQEAABMAAAAAAAAA&#10;AAAAAAAAAAAAAFtDb250ZW50X1R5cGVzXS54bWxQSwECLQAUAAYACAAAACEAWvQsW78AAAAVAQAA&#10;CwAAAAAAAAAAAAAAAAAfAQAAX3JlbHMvLnJlbHNQSwECLQAUAAYACAAAACEAsQWh0sYAAADhAAAA&#10;DwAAAAAAAAAAAAAAAAAHAgAAZHJzL2Rvd25yZXYueG1sUEsFBgAAAAADAAMAtwAAAPoCAAAAAA==&#10;" strokecolor="black [3200]" strokeweight=".5pt">
                  <v:stroke endarrow="block" joinstyle="miter"/>
                </v:shape>
                <w10:anchorlock/>
              </v:group>
            </w:pict>
          </mc:Fallback>
        </mc:AlternateContent>
      </w:r>
    </w:p>
    <w:p w14:paraId="038F7DA1" w14:textId="77777777" w:rsidR="005846C0" w:rsidRDefault="005846C0" w:rsidP="005846C0">
      <w:pPr>
        <w:pStyle w:val="Heading3"/>
      </w:pPr>
      <w:r>
        <w:t>Relevant Data</w:t>
      </w:r>
    </w:p>
    <w:p w14:paraId="32D33DF0" w14:textId="0648C2C0"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30339F">
        <w:trPr>
          <w:cantSplit/>
          <w:trHeight w:val="216"/>
        </w:trPr>
        <w:tc>
          <w:tcPr>
            <w:tcW w:w="9355" w:type="dxa"/>
            <w:shd w:val="clear" w:color="auto" w:fill="FDE9D9" w:themeFill="accent6" w:themeFillTint="33"/>
          </w:tcPr>
          <w:p w14:paraId="6CFBFFB8" w14:textId="77777777" w:rsidR="005846C0" w:rsidRPr="005F4836" w:rsidRDefault="005846C0" w:rsidP="0030339F">
            <w:pPr>
              <w:pStyle w:val="NoSpacing"/>
              <w:rPr>
                <w:b/>
                <w:bCs/>
              </w:rPr>
            </w:pPr>
            <w:r>
              <w:rPr>
                <w:b/>
                <w:bCs/>
              </w:rPr>
              <w:t>tlsa_ExitHoHAdult</w:t>
            </w:r>
          </w:p>
        </w:tc>
      </w:tr>
      <w:tr w:rsidR="005846C0" w14:paraId="34E124E4" w14:textId="77777777" w:rsidTr="0030339F">
        <w:trPr>
          <w:cantSplit/>
          <w:trHeight w:val="216"/>
        </w:trPr>
        <w:tc>
          <w:tcPr>
            <w:tcW w:w="9355" w:type="dxa"/>
          </w:tcPr>
          <w:p w14:paraId="5A637735" w14:textId="77777777" w:rsidR="005846C0" w:rsidRPr="008F2C7B" w:rsidRDefault="005846C0" w:rsidP="0030339F">
            <w:pPr>
              <w:pStyle w:val="NoSpacing"/>
              <w:rPr>
                <w:i/>
                <w:iCs/>
              </w:rPr>
            </w:pPr>
            <w:r w:rsidRPr="008F2C7B">
              <w:t>PersonalID</w:t>
            </w:r>
          </w:p>
        </w:tc>
      </w:tr>
      <w:tr w:rsidR="005846C0" w14:paraId="0AF60EC9" w14:textId="77777777" w:rsidTr="0030339F">
        <w:trPr>
          <w:cantSplit/>
          <w:trHeight w:val="216"/>
        </w:trPr>
        <w:tc>
          <w:tcPr>
            <w:tcW w:w="9355" w:type="dxa"/>
          </w:tcPr>
          <w:p w14:paraId="3C51033D" w14:textId="77777777" w:rsidR="005846C0" w:rsidRPr="00C46CA4" w:rsidRDefault="005846C0" w:rsidP="0030339F">
            <w:pPr>
              <w:pStyle w:val="NoSpacing"/>
              <w:rPr>
                <w:bCs/>
                <w:i/>
                <w:iCs/>
              </w:rPr>
            </w:pPr>
            <w:r w:rsidRPr="00AB2970">
              <w:rPr>
                <w:rFonts w:cs="Times New Roman"/>
                <w:bCs/>
              </w:rPr>
              <w:t>CHStart</w:t>
            </w:r>
          </w:p>
        </w:tc>
      </w:tr>
      <w:tr w:rsidR="005846C0" w14:paraId="08B7B4F4" w14:textId="77777777" w:rsidTr="0030339F">
        <w:trPr>
          <w:cantSplit/>
          <w:trHeight w:val="216"/>
        </w:trPr>
        <w:tc>
          <w:tcPr>
            <w:tcW w:w="9355" w:type="dxa"/>
          </w:tcPr>
          <w:p w14:paraId="1CA1DD69" w14:textId="77777777" w:rsidR="005846C0" w:rsidRPr="008F2C7B" w:rsidRDefault="005846C0" w:rsidP="0030339F">
            <w:pPr>
              <w:pStyle w:val="NoSpacing"/>
              <w:rPr>
                <w:i/>
                <w:iCs/>
              </w:rPr>
            </w:pPr>
            <w:r>
              <w:t>LastActive</w:t>
            </w:r>
          </w:p>
        </w:tc>
      </w:tr>
      <w:tr w:rsidR="0023271D" w14:paraId="6B045AF9" w14:textId="77777777" w:rsidTr="0030339F">
        <w:trPr>
          <w:cantSplit/>
          <w:trHeight w:val="216"/>
        </w:trPr>
        <w:tc>
          <w:tcPr>
            <w:tcW w:w="9355" w:type="dxa"/>
          </w:tcPr>
          <w:p w14:paraId="4623EB3D" w14:textId="77777777" w:rsidR="0023271D" w:rsidRDefault="0023271D" w:rsidP="0030339F">
            <w:pPr>
              <w:pStyle w:val="NoSpacing"/>
            </w:pPr>
            <w:r>
              <w:t>CHTime</w:t>
            </w:r>
          </w:p>
        </w:tc>
      </w:tr>
      <w:tr w:rsidR="005846C0" w:rsidRPr="006B4F91" w14:paraId="0F88A013" w14:textId="77777777" w:rsidTr="0030339F">
        <w:trPr>
          <w:cantSplit/>
          <w:trHeight w:val="216"/>
        </w:trPr>
        <w:tc>
          <w:tcPr>
            <w:tcW w:w="9355" w:type="dxa"/>
            <w:shd w:val="clear" w:color="auto" w:fill="FDE9D9" w:themeFill="accent6" w:themeFillTint="33"/>
          </w:tcPr>
          <w:p w14:paraId="0AA5A3C6" w14:textId="77777777" w:rsidR="005846C0" w:rsidRPr="006B4F91" w:rsidRDefault="005846C0" w:rsidP="0030339F">
            <w:pPr>
              <w:pStyle w:val="NoSpacing"/>
              <w:rPr>
                <w:b/>
                <w:bCs/>
              </w:rPr>
            </w:pPr>
            <w:r>
              <w:rPr>
                <w:b/>
                <w:bCs/>
              </w:rPr>
              <w:t>tlsa</w:t>
            </w:r>
            <w:r w:rsidRPr="006B4F91">
              <w:rPr>
                <w:b/>
                <w:bCs/>
              </w:rPr>
              <w:t>_Enrollment</w:t>
            </w:r>
          </w:p>
        </w:tc>
      </w:tr>
      <w:tr w:rsidR="005846C0" w14:paraId="3030C86D" w14:textId="77777777" w:rsidTr="0030339F">
        <w:trPr>
          <w:cantSplit/>
          <w:trHeight w:val="216"/>
        </w:trPr>
        <w:tc>
          <w:tcPr>
            <w:tcW w:w="9355" w:type="dxa"/>
          </w:tcPr>
          <w:p w14:paraId="0771B4C6" w14:textId="77777777" w:rsidR="005846C0" w:rsidRPr="00172D43" w:rsidRDefault="005846C0" w:rsidP="0030339F">
            <w:pPr>
              <w:pStyle w:val="NoSpacing"/>
            </w:pPr>
            <w:r w:rsidRPr="00172D43">
              <w:t>PersonalID</w:t>
            </w:r>
          </w:p>
        </w:tc>
      </w:tr>
      <w:tr w:rsidR="005846C0" w14:paraId="5B677834" w14:textId="77777777" w:rsidTr="0030339F">
        <w:trPr>
          <w:cantSplit/>
          <w:trHeight w:val="216"/>
        </w:trPr>
        <w:tc>
          <w:tcPr>
            <w:tcW w:w="9355" w:type="dxa"/>
          </w:tcPr>
          <w:p w14:paraId="5A85D5C9" w14:textId="77777777" w:rsidR="005846C0" w:rsidRPr="00172D43" w:rsidRDefault="005846C0" w:rsidP="0030339F">
            <w:pPr>
              <w:pStyle w:val="NoSpacing"/>
            </w:pPr>
            <w:r>
              <w:t>EnrollmentID</w:t>
            </w:r>
          </w:p>
        </w:tc>
      </w:tr>
      <w:tr w:rsidR="005846C0" w14:paraId="33DB0C54" w14:textId="77777777" w:rsidTr="0030339F">
        <w:trPr>
          <w:cantSplit/>
          <w:trHeight w:val="216"/>
        </w:trPr>
        <w:tc>
          <w:tcPr>
            <w:tcW w:w="9355" w:type="dxa"/>
          </w:tcPr>
          <w:p w14:paraId="2B7B4A38" w14:textId="3412C8E5" w:rsidR="005846C0" w:rsidRPr="00BC6801" w:rsidRDefault="00BC6801" w:rsidP="0030339F">
            <w:pPr>
              <w:pStyle w:val="NoSpacing"/>
              <w:rPr>
                <w:i/>
                <w:iCs/>
              </w:rPr>
            </w:pPr>
            <w:r w:rsidRPr="0049288A">
              <w:lastRenderedPageBreak/>
              <w:t>LSAProjectType</w:t>
            </w:r>
          </w:p>
        </w:tc>
      </w:tr>
      <w:tr w:rsidR="005846C0" w14:paraId="490D8D49" w14:textId="77777777" w:rsidTr="0030339F">
        <w:trPr>
          <w:cantSplit/>
          <w:trHeight w:val="216"/>
        </w:trPr>
        <w:tc>
          <w:tcPr>
            <w:tcW w:w="9355" w:type="dxa"/>
          </w:tcPr>
          <w:p w14:paraId="5B578EC9" w14:textId="77777777" w:rsidR="005846C0" w:rsidRPr="00172D43" w:rsidRDefault="005846C0" w:rsidP="0030339F">
            <w:pPr>
              <w:pStyle w:val="NoSpacing"/>
              <w:rPr>
                <w:i/>
                <w:iCs/>
              </w:rPr>
            </w:pPr>
            <w:r>
              <w:t>EntryDate</w:t>
            </w:r>
          </w:p>
        </w:tc>
      </w:tr>
      <w:tr w:rsidR="005846C0" w14:paraId="0A4F73E8" w14:textId="77777777" w:rsidTr="0030339F">
        <w:trPr>
          <w:cantSplit/>
          <w:trHeight w:val="216"/>
        </w:trPr>
        <w:tc>
          <w:tcPr>
            <w:tcW w:w="9355" w:type="dxa"/>
          </w:tcPr>
          <w:p w14:paraId="27F20250" w14:textId="77777777" w:rsidR="005846C0" w:rsidRPr="00172D43" w:rsidRDefault="005846C0" w:rsidP="0030339F">
            <w:pPr>
              <w:pStyle w:val="NoSpacing"/>
              <w:rPr>
                <w:i/>
                <w:iCs/>
              </w:rPr>
            </w:pPr>
            <w:r w:rsidRPr="00172D43">
              <w:t>MoveInDate</w:t>
            </w:r>
          </w:p>
        </w:tc>
      </w:tr>
      <w:tr w:rsidR="005846C0" w14:paraId="172EC990" w14:textId="77777777" w:rsidTr="0030339F">
        <w:trPr>
          <w:cantSplit/>
          <w:trHeight w:val="216"/>
        </w:trPr>
        <w:tc>
          <w:tcPr>
            <w:tcW w:w="9355" w:type="dxa"/>
          </w:tcPr>
          <w:p w14:paraId="251E51A4" w14:textId="77777777" w:rsidR="005846C0" w:rsidRPr="00172D43" w:rsidRDefault="005846C0" w:rsidP="0030339F">
            <w:pPr>
              <w:pStyle w:val="NoSpacing"/>
              <w:rPr>
                <w:i/>
                <w:iCs/>
              </w:rPr>
            </w:pPr>
            <w:r>
              <w:t>ExitDate</w:t>
            </w:r>
          </w:p>
        </w:tc>
      </w:tr>
      <w:tr w:rsidR="005846C0" w:rsidRPr="005F4836" w14:paraId="41D0F87D" w14:textId="77777777" w:rsidTr="0030339F">
        <w:trPr>
          <w:cantSplit/>
          <w:trHeight w:val="197"/>
        </w:trPr>
        <w:tc>
          <w:tcPr>
            <w:tcW w:w="9355" w:type="dxa"/>
            <w:shd w:val="clear" w:color="auto" w:fill="EEECE1" w:themeFill="background2"/>
          </w:tcPr>
          <w:p w14:paraId="78F749A3" w14:textId="77777777" w:rsidR="005846C0" w:rsidRPr="00C032F4" w:rsidRDefault="005846C0" w:rsidP="0030339F">
            <w:pPr>
              <w:pStyle w:val="NoSpacing"/>
              <w:rPr>
                <w:b/>
                <w:bCs/>
              </w:rPr>
            </w:pPr>
            <w:r w:rsidRPr="00C032F4">
              <w:rPr>
                <w:b/>
                <w:bCs/>
              </w:rPr>
              <w:t>hmis_</w:t>
            </w:r>
            <w:r>
              <w:rPr>
                <w:b/>
                <w:bCs/>
              </w:rPr>
              <w:t>Enrollment</w:t>
            </w:r>
          </w:p>
        </w:tc>
      </w:tr>
      <w:tr w:rsidR="005846C0" w14:paraId="1EF86308" w14:textId="77777777" w:rsidTr="0030339F">
        <w:trPr>
          <w:cantSplit/>
          <w:trHeight w:val="216"/>
        </w:trPr>
        <w:tc>
          <w:tcPr>
            <w:tcW w:w="9355" w:type="dxa"/>
          </w:tcPr>
          <w:p w14:paraId="08D99A12" w14:textId="77777777" w:rsidR="005846C0" w:rsidRPr="00C032F4" w:rsidRDefault="005846C0" w:rsidP="0030339F">
            <w:pPr>
              <w:pStyle w:val="NoSpacing"/>
            </w:pPr>
            <w:r w:rsidRPr="00C032F4">
              <w:t>EnrollmentID</w:t>
            </w:r>
          </w:p>
        </w:tc>
      </w:tr>
      <w:tr w:rsidR="005846C0" w14:paraId="113769F2" w14:textId="77777777" w:rsidTr="0030339F">
        <w:trPr>
          <w:cantSplit/>
          <w:trHeight w:val="216"/>
        </w:trPr>
        <w:tc>
          <w:tcPr>
            <w:tcW w:w="9355" w:type="dxa"/>
          </w:tcPr>
          <w:p w14:paraId="39FBF01D" w14:textId="77777777" w:rsidR="005846C0" w:rsidRPr="00C032F4" w:rsidRDefault="005846C0" w:rsidP="0030339F">
            <w:pPr>
              <w:pStyle w:val="NoSpacing"/>
            </w:pPr>
            <w:r>
              <w:t>LivingSituation</w:t>
            </w:r>
          </w:p>
        </w:tc>
      </w:tr>
      <w:tr w:rsidR="005846C0" w14:paraId="05597136" w14:textId="77777777" w:rsidTr="0030339F">
        <w:trPr>
          <w:cantSplit/>
          <w:trHeight w:val="216"/>
        </w:trPr>
        <w:tc>
          <w:tcPr>
            <w:tcW w:w="9355" w:type="dxa"/>
          </w:tcPr>
          <w:p w14:paraId="15E8217D" w14:textId="77777777" w:rsidR="005846C0" w:rsidRPr="00C032F4" w:rsidRDefault="005846C0" w:rsidP="0030339F">
            <w:pPr>
              <w:pStyle w:val="NoSpacing"/>
            </w:pPr>
            <w:r>
              <w:t>LengthOfStay</w:t>
            </w:r>
          </w:p>
        </w:tc>
      </w:tr>
      <w:tr w:rsidR="005846C0" w14:paraId="10953758" w14:textId="77777777" w:rsidTr="0030339F">
        <w:trPr>
          <w:cantSplit/>
          <w:trHeight w:val="216"/>
        </w:trPr>
        <w:tc>
          <w:tcPr>
            <w:tcW w:w="9355" w:type="dxa"/>
          </w:tcPr>
          <w:p w14:paraId="5358CBF4" w14:textId="77777777" w:rsidR="005846C0" w:rsidRPr="00C032F4" w:rsidRDefault="005846C0" w:rsidP="0030339F">
            <w:pPr>
              <w:pStyle w:val="NoSpacing"/>
            </w:pPr>
            <w:r>
              <w:rPr>
                <w:iCs/>
              </w:rPr>
              <w:t>Previous</w:t>
            </w:r>
            <w:r w:rsidRPr="009C008E">
              <w:rPr>
                <w:iCs/>
              </w:rPr>
              <w:t>StreetESSH</w:t>
            </w:r>
          </w:p>
        </w:tc>
      </w:tr>
      <w:tr w:rsidR="005846C0" w14:paraId="0539733A" w14:textId="77777777" w:rsidTr="0030339F">
        <w:trPr>
          <w:cantSplit/>
          <w:trHeight w:val="216"/>
        </w:trPr>
        <w:tc>
          <w:tcPr>
            <w:tcW w:w="9355" w:type="dxa"/>
          </w:tcPr>
          <w:p w14:paraId="4778ED6E" w14:textId="77777777" w:rsidR="005846C0" w:rsidRPr="009C008E" w:rsidRDefault="005846C0" w:rsidP="0030339F">
            <w:pPr>
              <w:pStyle w:val="NoSpacing"/>
              <w:rPr>
                <w:iCs/>
              </w:rPr>
            </w:pPr>
            <w:r w:rsidRPr="009C008E">
              <w:rPr>
                <w:iCs/>
              </w:rPr>
              <w:t>DateToStreetESSH</w:t>
            </w:r>
          </w:p>
        </w:tc>
      </w:tr>
      <w:tr w:rsidR="005846C0" w:rsidRPr="005F4836" w14:paraId="6CE74C61" w14:textId="77777777" w:rsidTr="0030339F">
        <w:trPr>
          <w:cantSplit/>
          <w:trHeight w:val="197"/>
        </w:trPr>
        <w:tc>
          <w:tcPr>
            <w:tcW w:w="9355" w:type="dxa"/>
            <w:shd w:val="clear" w:color="auto" w:fill="EEECE1" w:themeFill="background2"/>
          </w:tcPr>
          <w:p w14:paraId="08061885" w14:textId="77777777" w:rsidR="005846C0" w:rsidRPr="00C032F4" w:rsidRDefault="005846C0" w:rsidP="0030339F">
            <w:pPr>
              <w:pStyle w:val="NoSpacing"/>
              <w:rPr>
                <w:b/>
                <w:bCs/>
              </w:rPr>
            </w:pPr>
            <w:r w:rsidRPr="00C032F4">
              <w:rPr>
                <w:b/>
                <w:bCs/>
              </w:rPr>
              <w:t>hmis_Services</w:t>
            </w:r>
          </w:p>
        </w:tc>
      </w:tr>
      <w:tr w:rsidR="005846C0" w14:paraId="7EFDE1E7" w14:textId="77777777" w:rsidTr="0030339F">
        <w:trPr>
          <w:cantSplit/>
          <w:trHeight w:val="216"/>
        </w:trPr>
        <w:tc>
          <w:tcPr>
            <w:tcW w:w="9355" w:type="dxa"/>
          </w:tcPr>
          <w:p w14:paraId="006A0992" w14:textId="77777777" w:rsidR="005846C0" w:rsidRPr="00C032F4" w:rsidRDefault="005846C0" w:rsidP="0030339F">
            <w:pPr>
              <w:pStyle w:val="NoSpacing"/>
            </w:pPr>
            <w:r w:rsidRPr="00C032F4">
              <w:t>EnrollmentID</w:t>
            </w:r>
          </w:p>
        </w:tc>
      </w:tr>
      <w:tr w:rsidR="005846C0" w14:paraId="11052BA8" w14:textId="77777777" w:rsidTr="0030339F">
        <w:trPr>
          <w:cantSplit/>
          <w:trHeight w:val="216"/>
        </w:trPr>
        <w:tc>
          <w:tcPr>
            <w:tcW w:w="9355" w:type="dxa"/>
          </w:tcPr>
          <w:p w14:paraId="6CD06024" w14:textId="77777777" w:rsidR="005846C0" w:rsidRPr="00C032F4" w:rsidRDefault="005846C0" w:rsidP="0030339F">
            <w:pPr>
              <w:pStyle w:val="NoSpacing"/>
            </w:pPr>
            <w:r w:rsidRPr="003C4035">
              <w:rPr>
                <w:i/>
              </w:rPr>
              <w:t>BedNightDate</w:t>
            </w:r>
            <w:r>
              <w:t xml:space="preserve"> (</w:t>
            </w:r>
            <w:r w:rsidRPr="002F0D32">
              <w:rPr>
                <w:i/>
                <w:iCs/>
              </w:rPr>
              <w:t>DateProvided</w:t>
            </w:r>
            <w:r>
              <w:t xml:space="preserve"> where </w:t>
            </w:r>
            <w:r w:rsidRPr="002F0D32">
              <w:rPr>
                <w:i/>
                <w:iCs/>
              </w:rPr>
              <w:t>RecordType</w:t>
            </w:r>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30339F">
        <w:tc>
          <w:tcPr>
            <w:tcW w:w="2335" w:type="dxa"/>
            <w:shd w:val="clear" w:color="auto" w:fill="76923C" w:themeFill="accent3" w:themeFillShade="BF"/>
          </w:tcPr>
          <w:p w14:paraId="5DC783AB" w14:textId="4CF5D5E0" w:rsidR="005846C0" w:rsidRPr="006B4F91" w:rsidRDefault="004E640D" w:rsidP="0030339F">
            <w:pPr>
              <w:pStyle w:val="NoSpacing"/>
              <w:rPr>
                <w:b/>
                <w:bCs/>
                <w:color w:val="FFFFFF" w:themeColor="background1"/>
              </w:rPr>
            </w:pPr>
            <w:r>
              <w:rPr>
                <w:b/>
                <w:bCs/>
                <w:color w:val="FFFFFF" w:themeColor="background1"/>
              </w:rPr>
              <w:t>ch_Include</w:t>
            </w:r>
            <w:ins w:id="1698" w:author="Molly McEvilley" w:date="2024-08-20T09:22:00Z" w16du:dateUtc="2024-08-20T13:22:00Z">
              <w:r>
                <w:rPr>
                  <w:b/>
                  <w:bCs/>
                  <w:color w:val="FFFFFF" w:themeColor="background1"/>
                </w:rPr>
                <w:t>_exit</w:t>
              </w:r>
            </w:ins>
          </w:p>
        </w:tc>
        <w:tc>
          <w:tcPr>
            <w:tcW w:w="7015" w:type="dxa"/>
            <w:shd w:val="clear" w:color="auto" w:fill="76923C" w:themeFill="accent3" w:themeFillShade="BF"/>
          </w:tcPr>
          <w:p w14:paraId="4A131A8D" w14:textId="77777777" w:rsidR="005846C0" w:rsidRPr="006B4F91" w:rsidRDefault="005846C0" w:rsidP="0030339F">
            <w:pPr>
              <w:pStyle w:val="NoSpacing"/>
              <w:rPr>
                <w:b/>
                <w:bCs/>
                <w:color w:val="FFFFFF" w:themeColor="background1"/>
              </w:rPr>
            </w:pPr>
            <w:r>
              <w:rPr>
                <w:b/>
                <w:bCs/>
                <w:color w:val="FFFFFF" w:themeColor="background1"/>
              </w:rPr>
              <w:t>Column Description</w:t>
            </w:r>
          </w:p>
        </w:tc>
      </w:tr>
      <w:tr w:rsidR="005846C0" w:rsidRPr="00DE23AE" w14:paraId="3FE3D0C4" w14:textId="77777777" w:rsidTr="0030339F">
        <w:tc>
          <w:tcPr>
            <w:tcW w:w="2335" w:type="dxa"/>
          </w:tcPr>
          <w:p w14:paraId="2B116E07" w14:textId="77777777" w:rsidR="005846C0" w:rsidRPr="006B4F91" w:rsidRDefault="005846C0" w:rsidP="0030339F">
            <w:pPr>
              <w:pStyle w:val="NoSpacing"/>
              <w:rPr>
                <w:b/>
                <w:bCs/>
              </w:rPr>
            </w:pPr>
            <w:r w:rsidRPr="006B4F91">
              <w:rPr>
                <w:b/>
                <w:bCs/>
              </w:rPr>
              <w:t>PersonalID</w:t>
            </w:r>
          </w:p>
        </w:tc>
        <w:tc>
          <w:tcPr>
            <w:tcW w:w="7015" w:type="dxa"/>
          </w:tcPr>
          <w:p w14:paraId="56B6DA5C" w14:textId="77777777" w:rsidR="005846C0" w:rsidRPr="00DE23AE" w:rsidRDefault="005846C0" w:rsidP="0030339F">
            <w:pPr>
              <w:pStyle w:val="NoSpacing"/>
            </w:pPr>
            <w:r w:rsidRPr="006B4F91">
              <w:rPr>
                <w:b/>
                <w:bCs/>
              </w:rPr>
              <w:t>PersonalD</w:t>
            </w:r>
          </w:p>
        </w:tc>
      </w:tr>
      <w:tr w:rsidR="005846C0" w:rsidRPr="00DE23AE" w14:paraId="3892F1BE" w14:textId="77777777" w:rsidTr="0030339F">
        <w:tc>
          <w:tcPr>
            <w:tcW w:w="2335" w:type="dxa"/>
          </w:tcPr>
          <w:p w14:paraId="21CCC4C6" w14:textId="77777777" w:rsidR="005846C0" w:rsidRPr="006B4F91" w:rsidRDefault="005846C0" w:rsidP="0030339F">
            <w:pPr>
              <w:pStyle w:val="NoSpacing"/>
              <w:rPr>
                <w:b/>
                <w:bCs/>
              </w:rPr>
            </w:pPr>
            <w:r>
              <w:rPr>
                <w:b/>
                <w:bCs/>
              </w:rPr>
              <w:t>ESSHStreetDate</w:t>
            </w:r>
          </w:p>
        </w:tc>
        <w:tc>
          <w:tcPr>
            <w:tcW w:w="7015" w:type="dxa"/>
          </w:tcPr>
          <w:p w14:paraId="47A5A40A" w14:textId="77777777" w:rsidR="005846C0" w:rsidRPr="00DE23AE" w:rsidRDefault="005846C0" w:rsidP="0030339F">
            <w:pPr>
              <w:pStyle w:val="NoSpacing"/>
            </w:pPr>
            <w:r>
              <w:rPr>
                <w:rFonts w:cs="Times New Roman"/>
              </w:rPr>
              <w:t xml:space="preserve">Distinct dates between earliest </w:t>
            </w:r>
            <w:r w:rsidRPr="00CF23C7">
              <w:rPr>
                <w:rFonts w:cs="Times New Roman"/>
                <w:b/>
              </w:rPr>
              <w:t>CHStart</w:t>
            </w:r>
            <w:r>
              <w:rPr>
                <w:rFonts w:cs="Times New Roman"/>
                <w:i/>
              </w:rPr>
              <w:t xml:space="preserve"> </w:t>
            </w:r>
            <w:r>
              <w:rPr>
                <w:rFonts w:cs="Times New Roman"/>
              </w:rPr>
              <w:t xml:space="preserve">and latest </w:t>
            </w:r>
            <w:r w:rsidRPr="00CF23C7">
              <w:rPr>
                <w:rFonts w:cs="Times New Roman"/>
                <w:b/>
              </w:rPr>
              <w:t>LastActive</w:t>
            </w:r>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r w:rsidRPr="00655B0F">
        <w:rPr>
          <w:b/>
        </w:rPr>
        <w:t>PersonalID</w:t>
      </w:r>
      <w:r>
        <w:t xml:space="preserve"> in tlsa_ExitHoHAdult</w:t>
      </w:r>
      <w:r w:rsidR="0002029C" w:rsidRPr="0002029C">
        <w:t xml:space="preserve"> </w:t>
      </w:r>
      <w:r w:rsidR="0002029C">
        <w:t xml:space="preserve">where </w:t>
      </w:r>
      <w:r w:rsidR="0002029C" w:rsidRPr="00FE0321">
        <w:rPr>
          <w:b/>
          <w:bCs/>
        </w:rPr>
        <w:t>CHTime</w:t>
      </w:r>
      <w:r w:rsidR="0002029C">
        <w:t xml:space="preserve"> and </w:t>
      </w:r>
      <w:r w:rsidR="0002029C" w:rsidRPr="00FE0321">
        <w:rPr>
          <w:b/>
          <w:bCs/>
        </w:rPr>
        <w:t>CHTimeStatus</w:t>
      </w:r>
      <w:r w:rsidR="0002029C">
        <w:t xml:space="preserve"> were not set in step 7.4 (i.e., where </w:t>
      </w:r>
      <w:r w:rsidR="0002029C" w:rsidRPr="00FE0321">
        <w:rPr>
          <w:b/>
          <w:bCs/>
        </w:rPr>
        <w:t>CHTime</w:t>
      </w:r>
      <w:r w:rsidR="0002029C">
        <w:t xml:space="preserve"> is NULL)</w:t>
      </w:r>
      <w:r>
        <w:t xml:space="preserve">, any date between the earliest </w:t>
      </w:r>
      <w:r w:rsidRPr="00CF23C7">
        <w:rPr>
          <w:b/>
        </w:rPr>
        <w:t>CHStart</w:t>
      </w:r>
      <w:r>
        <w:rPr>
          <w:i/>
        </w:rPr>
        <w:t xml:space="preserve"> </w:t>
      </w:r>
      <w:r>
        <w:t xml:space="preserve">and latest </w:t>
      </w:r>
      <w:r w:rsidRPr="00CF23C7">
        <w:rPr>
          <w:b/>
        </w:rPr>
        <w:t>LastActive</w:t>
      </w:r>
      <w:r>
        <w:t xml:space="preserve"> may be counted as an </w:t>
      </w:r>
      <w:r>
        <w:rPr>
          <w:b/>
        </w:rPr>
        <w:t>ESSHStreetDate</w:t>
      </w:r>
      <w:r>
        <w:t xml:space="preserve"> based on HMIS data if:</w:t>
      </w:r>
    </w:p>
    <w:p w14:paraId="5D4B42AB" w14:textId="7E40B511" w:rsidR="005846C0" w:rsidRDefault="005846C0" w:rsidP="00777E3F">
      <w:pPr>
        <w:pStyle w:val="ListParagraph"/>
        <w:numPr>
          <w:ilvl w:val="0"/>
          <w:numId w:val="17"/>
        </w:numPr>
      </w:pPr>
      <w:r>
        <w:t>The date is not excluded because the client was enrolled in a TH project or enrolled and housed in an RRH/PSH project (</w:t>
      </w:r>
      <w:r w:rsidR="0082216A">
        <w:t>ch_Exclude</w:t>
      </w:r>
      <w:ins w:id="1699" w:author="Molly McEvilley" w:date="2024-08-20T09:25:00Z" w16du:dateUtc="2024-08-20T13:25:00Z">
        <w:r w:rsidR="0082216A">
          <w:t>_exit</w:t>
        </w:r>
      </w:ins>
      <w:r>
        <w:t>.</w:t>
      </w:r>
      <w:r w:rsidRPr="005F4836">
        <w:rPr>
          <w:b/>
          <w:bCs/>
        </w:rPr>
        <w:t>ExcludeDate</w:t>
      </w:r>
      <w:r>
        <w:t xml:space="preserve">); and </w:t>
      </w:r>
    </w:p>
    <w:p w14:paraId="2B499142" w14:textId="77777777" w:rsidR="005846C0" w:rsidRDefault="005846C0" w:rsidP="00777E3F">
      <w:pPr>
        <w:pStyle w:val="ListParagraph"/>
        <w:numPr>
          <w:ilvl w:val="0"/>
          <w:numId w:val="17"/>
        </w:numPr>
      </w:pPr>
      <w:r>
        <w:t xml:space="preserve">The date is consistent with any set of criteria listed below based on tlsa_Enrollments where </w:t>
      </w:r>
      <w:r>
        <w:rPr>
          <w:b/>
          <w:bCs/>
        </w:rPr>
        <w:t xml:space="preserve">ExitDate </w:t>
      </w:r>
      <w:r>
        <w:t xml:space="preserve">&gt; than the earliest </w:t>
      </w:r>
      <w:r w:rsidRPr="00845520">
        <w:rPr>
          <w:b/>
          <w:bCs/>
        </w:rPr>
        <w:t>CHStart</w:t>
      </w:r>
      <w:r>
        <w:t xml:space="preserve"> and </w:t>
      </w:r>
      <w:r w:rsidRPr="00845520">
        <w:rPr>
          <w:b/>
          <w:bCs/>
        </w:rPr>
        <w:t>EntryDate</w:t>
      </w:r>
      <w:r>
        <w:t xml:space="preserve"> &lt;= the latest </w:t>
      </w:r>
      <w:r w:rsidRPr="00845520">
        <w:rPr>
          <w:b/>
          <w:bCs/>
        </w:rPr>
        <w:t>LastActive</w:t>
      </w:r>
      <w:r>
        <w:t xml:space="preserve">. </w:t>
      </w:r>
    </w:p>
    <w:p w14:paraId="40566379" w14:textId="77777777" w:rsidR="005846C0" w:rsidRDefault="005846C0" w:rsidP="005846C0">
      <w:pPr>
        <w:pStyle w:val="Heading4"/>
      </w:pPr>
      <w:r w:rsidRPr="0088191A">
        <w:t>Enrollment in Entry/Exit ES or SH</w:t>
      </w:r>
    </w:p>
    <w:p w14:paraId="4D32F245" w14:textId="0AA08B5F" w:rsidR="005846C0" w:rsidRDefault="00BC6801" w:rsidP="00777E3F">
      <w:pPr>
        <w:pStyle w:val="ListParagraph"/>
        <w:numPr>
          <w:ilvl w:val="5"/>
          <w:numId w:val="50"/>
        </w:numPr>
      </w:pPr>
      <w:r>
        <w:rPr>
          <w:b/>
          <w:bCs/>
        </w:rPr>
        <w:t>LSA</w:t>
      </w:r>
      <w:r w:rsidRPr="00845520">
        <w:rPr>
          <w:b/>
          <w:bCs/>
        </w:rPr>
        <w:t>ProjectType</w:t>
      </w:r>
      <w:r>
        <w:t xml:space="preserve"> in (0,8)</w:t>
      </w:r>
      <w:r w:rsidR="005846C0" w:rsidRPr="00445256">
        <w:t>; and</w:t>
      </w:r>
    </w:p>
    <w:p w14:paraId="36852EB0" w14:textId="77777777" w:rsidR="005846C0" w:rsidRPr="002F68BE" w:rsidRDefault="005846C0" w:rsidP="00777E3F">
      <w:pPr>
        <w:pStyle w:val="ListParagraph"/>
        <w:numPr>
          <w:ilvl w:val="5"/>
          <w:numId w:val="50"/>
        </w:numPr>
        <w:rPr>
          <w:i/>
        </w:rPr>
      </w:pPr>
      <w:r w:rsidRPr="00845520">
        <w:rPr>
          <w:b/>
          <w:bCs/>
        </w:rPr>
        <w:t>ESSHStreetDate</w:t>
      </w:r>
      <w:r>
        <w:t xml:space="preserve"> </w:t>
      </w:r>
      <w:r w:rsidRPr="002F68BE">
        <w:t xml:space="preserve">&gt;= </w:t>
      </w:r>
      <w:r>
        <w:t>(</w:t>
      </w:r>
      <w:r w:rsidRPr="002F68BE">
        <w:t xml:space="preserve">later of </w:t>
      </w:r>
      <w:r w:rsidRPr="00845520">
        <w:rPr>
          <w:b/>
          <w:iCs/>
        </w:rPr>
        <w:t>EntryDate</w:t>
      </w:r>
      <w:r w:rsidRPr="00A6067F">
        <w:t xml:space="preserve"> and </w:t>
      </w:r>
      <w:r>
        <w:t xml:space="preserve">earliest </w:t>
      </w:r>
      <w:r w:rsidRPr="00845520">
        <w:rPr>
          <w:b/>
          <w:bCs/>
        </w:rPr>
        <w:t>CHStart</w:t>
      </w:r>
      <w:r>
        <w:t>)</w:t>
      </w:r>
      <w:r>
        <w:rPr>
          <w:i/>
        </w:rPr>
        <w:t xml:space="preserve">; </w:t>
      </w:r>
      <w:r w:rsidRPr="00A6067F">
        <w:t>and</w:t>
      </w:r>
    </w:p>
    <w:p w14:paraId="2E5CE5D0" w14:textId="76D01B03" w:rsidR="005846C0" w:rsidRPr="00F92C8B" w:rsidRDefault="005846C0" w:rsidP="00777E3F">
      <w:pPr>
        <w:pStyle w:val="ListParagraph"/>
        <w:numPr>
          <w:ilvl w:val="5"/>
          <w:numId w:val="50"/>
        </w:numPr>
      </w:pPr>
      <w:r>
        <w:rPr>
          <w:b/>
        </w:rPr>
        <w:t>ESSHStreetDate</w:t>
      </w:r>
      <w:r>
        <w:t xml:space="preserve"> </w:t>
      </w:r>
      <w:r w:rsidRPr="002F68BE">
        <w:t xml:space="preserve">&lt; </w:t>
      </w:r>
      <w:r w:rsidRPr="009C008E">
        <w:rPr>
          <w:b/>
          <w:bCs/>
          <w:iCs/>
        </w:rPr>
        <w:t>ExitDate</w:t>
      </w:r>
      <w:r w:rsidRPr="00A6067F">
        <w:t xml:space="preserve"> </w:t>
      </w:r>
    </w:p>
    <w:p w14:paraId="3CE9282A" w14:textId="77777777" w:rsidR="005846C0" w:rsidRPr="006A3016" w:rsidRDefault="005846C0" w:rsidP="005846C0">
      <w:pPr>
        <w:pStyle w:val="Heading4"/>
      </w:pPr>
      <w:r w:rsidRPr="0088191A">
        <w:t xml:space="preserve">Bed Nights in Night-by-Night ES </w:t>
      </w:r>
    </w:p>
    <w:p w14:paraId="57B6B7A9" w14:textId="311A2CC7" w:rsidR="005846C0" w:rsidRPr="00BF5535" w:rsidRDefault="00BC6801" w:rsidP="00777E3F">
      <w:pPr>
        <w:pStyle w:val="ListParagraph"/>
        <w:numPr>
          <w:ilvl w:val="5"/>
          <w:numId w:val="51"/>
        </w:numPr>
      </w:pPr>
      <w:r>
        <w:rPr>
          <w:b/>
          <w:bCs/>
        </w:rPr>
        <w:t>LSA</w:t>
      </w:r>
      <w:r w:rsidRPr="00845520">
        <w:rPr>
          <w:b/>
          <w:bCs/>
        </w:rPr>
        <w:t>ProjectType</w:t>
      </w:r>
      <w:r>
        <w:t xml:space="preserve"> </w:t>
      </w:r>
      <w:r w:rsidR="005846C0" w:rsidRPr="00BF5535">
        <w:t>=</w:t>
      </w:r>
      <w:r>
        <w:t xml:space="preserve"> 1</w:t>
      </w:r>
      <w:r w:rsidR="005846C0" w:rsidRPr="00A6067F">
        <w:t>; and</w:t>
      </w:r>
    </w:p>
    <w:p w14:paraId="17B0B786" w14:textId="77777777" w:rsidR="005846C0" w:rsidRPr="00562B4E" w:rsidRDefault="005846C0" w:rsidP="00777E3F">
      <w:pPr>
        <w:pStyle w:val="ListParagraph"/>
        <w:numPr>
          <w:ilvl w:val="5"/>
          <w:numId w:val="51"/>
        </w:numPr>
      </w:pPr>
      <w:r>
        <w:rPr>
          <w:b/>
        </w:rPr>
        <w:t>ESSHStreetDate</w:t>
      </w:r>
      <w:r>
        <w:t xml:space="preserve"> = </w:t>
      </w:r>
      <w:r w:rsidRPr="003C4035">
        <w:rPr>
          <w:i/>
        </w:rPr>
        <w:t>BedNightDate</w:t>
      </w:r>
    </w:p>
    <w:p w14:paraId="717D3D15" w14:textId="103B5CCC" w:rsidR="005846C0" w:rsidRPr="00267838" w:rsidRDefault="005846C0" w:rsidP="00777E3F">
      <w:pPr>
        <w:pStyle w:val="ListParagraph"/>
        <w:numPr>
          <w:ilvl w:val="5"/>
          <w:numId w:val="51"/>
        </w:numPr>
      </w:pPr>
      <w:r w:rsidRPr="00277F30">
        <w:rPr>
          <w:i/>
          <w:iCs/>
        </w:rPr>
        <w:t>BedNightDate</w:t>
      </w:r>
      <w:r>
        <w:t xml:space="preserve"> </w:t>
      </w:r>
      <w:r>
        <w:rPr>
          <w:iCs/>
        </w:rPr>
        <w:t xml:space="preserve">&gt;= </w:t>
      </w:r>
      <w:r w:rsidR="005A6BF7" w:rsidRPr="005A6BF7">
        <w:rPr>
          <w:iCs/>
          <w:u w:val="words"/>
        </w:rPr>
        <w:t>LookbackDate</w:t>
      </w:r>
    </w:p>
    <w:p w14:paraId="6C9D51AD" w14:textId="77777777" w:rsidR="005846C0" w:rsidRPr="00645339" w:rsidRDefault="005846C0" w:rsidP="00777E3F">
      <w:pPr>
        <w:pStyle w:val="ListParagraph"/>
        <w:numPr>
          <w:ilvl w:val="5"/>
          <w:numId w:val="51"/>
        </w:numPr>
      </w:pPr>
      <w:r w:rsidRPr="003C4035">
        <w:rPr>
          <w:i/>
        </w:rPr>
        <w:t>BedNightDate</w:t>
      </w:r>
      <w:r>
        <w:rPr>
          <w:i/>
        </w:rPr>
        <w:t xml:space="preserve"> </w:t>
      </w:r>
      <w:r>
        <w:t xml:space="preserve">&gt;= </w:t>
      </w:r>
      <w:r w:rsidRPr="005C4382">
        <w:rPr>
          <w:b/>
          <w:bCs/>
        </w:rPr>
        <w:t>EntryDate</w:t>
      </w:r>
      <w:r>
        <w:t xml:space="preserve"> for the associated enrollment</w:t>
      </w:r>
    </w:p>
    <w:p w14:paraId="6A534E36" w14:textId="7011F9B4" w:rsidR="005846C0" w:rsidRPr="00F92C8B" w:rsidRDefault="005846C0" w:rsidP="00777E3F">
      <w:pPr>
        <w:pStyle w:val="ListParagraph"/>
        <w:numPr>
          <w:ilvl w:val="5"/>
          <w:numId w:val="51"/>
        </w:numPr>
      </w:pPr>
      <w:r w:rsidRPr="005C4382">
        <w:rPr>
          <w:i/>
        </w:rPr>
        <w:t>BedNightDate</w:t>
      </w:r>
      <w:r>
        <w:t xml:space="preserve"> &lt; tlsa_Enrollment.</w:t>
      </w:r>
      <w:r w:rsidRPr="005C4382">
        <w:rPr>
          <w:b/>
          <w:bCs/>
        </w:rPr>
        <w:t>ExitDate</w:t>
      </w:r>
    </w:p>
    <w:p w14:paraId="18EC4AE8" w14:textId="77777777" w:rsidR="005846C0" w:rsidRPr="006A3016" w:rsidRDefault="005846C0" w:rsidP="005846C0">
      <w:pPr>
        <w:pStyle w:val="Heading4"/>
      </w:pPr>
      <w:r w:rsidRPr="0088191A">
        <w:t>ES/SH/Street Dates from 3.917 Living Situation</w:t>
      </w:r>
    </w:p>
    <w:p w14:paraId="3C025F3A" w14:textId="42F47B7C" w:rsidR="005846C0" w:rsidRDefault="005846C0" w:rsidP="005846C0">
      <w:pPr>
        <w:rPr>
          <w:bCs/>
        </w:rPr>
      </w:pPr>
      <w:r>
        <w:t xml:space="preserve">For enrollments where </w:t>
      </w:r>
      <w:r w:rsidRPr="009C008E">
        <w:rPr>
          <w:b/>
          <w:bCs/>
          <w:iCs/>
        </w:rPr>
        <w:t>EntryDate</w:t>
      </w:r>
      <w:r>
        <w:t xml:space="preserve"> &gt;</w:t>
      </w:r>
      <w:r w:rsidR="002B7564">
        <w:t xml:space="preserve"> earliest</w:t>
      </w:r>
      <w:r>
        <w:t xml:space="preserve"> </w:t>
      </w:r>
      <w:r w:rsidRPr="00CF23C7">
        <w:rPr>
          <w:b/>
        </w:rPr>
        <w:t>CHStart</w:t>
      </w:r>
      <w:r>
        <w:t xml:space="preserve">, </w:t>
      </w:r>
      <w:r>
        <w:rPr>
          <w:bCs/>
        </w:rPr>
        <w:t xml:space="preserve">dates on which the client was on the street on in ES/SH based on 3.917 are included as </w:t>
      </w:r>
      <w:r w:rsidRPr="0044267F">
        <w:rPr>
          <w:b/>
        </w:rPr>
        <w:t>ESSHStreetDate</w:t>
      </w:r>
      <w:r>
        <w:rPr>
          <w:bCs/>
        </w:rPr>
        <w:t>s if they have not already been excluded or included based on prior criteria</w:t>
      </w:r>
      <w:r w:rsidR="002B7564">
        <w:rPr>
          <w:bCs/>
        </w:rPr>
        <w:t xml:space="preserve"> and fall between the earliest </w:t>
      </w:r>
      <w:r w:rsidR="002B7564" w:rsidRPr="001253B6">
        <w:rPr>
          <w:b/>
        </w:rPr>
        <w:t>CHStart</w:t>
      </w:r>
      <w:r w:rsidR="002B7564">
        <w:rPr>
          <w:bCs/>
        </w:rPr>
        <w:t xml:space="preserve"> and latest </w:t>
      </w:r>
      <w:r w:rsidR="002B7564" w:rsidRPr="001253B6">
        <w:rPr>
          <w:b/>
        </w:rPr>
        <w:t>LastActive</w:t>
      </w:r>
      <w:r>
        <w:rPr>
          <w:bCs/>
        </w:rPr>
        <w:t>.</w:t>
      </w:r>
    </w:p>
    <w:p w14:paraId="420C0FB5" w14:textId="58683E1F" w:rsidR="005846C0" w:rsidRPr="0044267F" w:rsidRDefault="005846C0" w:rsidP="00777E3F">
      <w:pPr>
        <w:pStyle w:val="ListParagraph"/>
        <w:numPr>
          <w:ilvl w:val="0"/>
          <w:numId w:val="59"/>
        </w:numPr>
      </w:pPr>
      <w:r w:rsidRPr="0044267F">
        <w:lastRenderedPageBreak/>
        <w:t xml:space="preserve">An </w:t>
      </w:r>
      <w:r w:rsidRPr="0044267F">
        <w:rPr>
          <w:b/>
        </w:rPr>
        <w:t>ESSHStreetDate</w:t>
      </w:r>
      <w:r w:rsidRPr="0044267F">
        <w:t xml:space="preserve"> is counted for ES and SH projects (</w:t>
      </w:r>
      <w:r w:rsidR="00BC6801">
        <w:rPr>
          <w:b/>
          <w:bCs/>
        </w:rPr>
        <w:t>LSA</w:t>
      </w:r>
      <w:r w:rsidR="00BC6801" w:rsidRPr="00845520">
        <w:rPr>
          <w:b/>
          <w:bCs/>
        </w:rPr>
        <w:t>ProjectType</w:t>
      </w:r>
      <w:r w:rsidR="00BC6801">
        <w:t xml:space="preserve"> </w:t>
      </w:r>
      <w:r w:rsidRPr="0044267F">
        <w:t>in (</w:t>
      </w:r>
      <w:r w:rsidR="00BC6801">
        <w:t>0,</w:t>
      </w:r>
      <w:r w:rsidRPr="0044267F">
        <w:t>1,8)</w:t>
      </w:r>
      <w:r>
        <w:t>)</w:t>
      </w:r>
      <w:r w:rsidRPr="0044267F">
        <w:t xml:space="preserve"> if:</w:t>
      </w:r>
    </w:p>
    <w:p w14:paraId="63C37236" w14:textId="13BD455F" w:rsidR="005846C0" w:rsidRDefault="005846C0" w:rsidP="00777E3F">
      <w:pPr>
        <w:pStyle w:val="ListParagraph"/>
        <w:numPr>
          <w:ilvl w:val="0"/>
          <w:numId w:val="60"/>
        </w:numPr>
      </w:pPr>
      <w:r w:rsidRPr="0044267F">
        <w:rPr>
          <w:i/>
        </w:rPr>
        <w:t>LivingSituation</w:t>
      </w:r>
      <w:r w:rsidRPr="007327FC">
        <w:t xml:space="preserve"> in (</w:t>
      </w:r>
      <w:r w:rsidR="008173F4">
        <w:t>101,118,116</w:t>
      </w:r>
      <w:r w:rsidRPr="007327FC">
        <w:t>)</w:t>
      </w:r>
      <w:r w:rsidRPr="00DB4FDE">
        <w:t xml:space="preserve">; </w:t>
      </w:r>
      <w:r>
        <w:t>and</w:t>
      </w:r>
    </w:p>
    <w:p w14:paraId="5C016B31" w14:textId="77777777" w:rsidR="005846C0" w:rsidRPr="0044267F" w:rsidRDefault="005846C0" w:rsidP="00777E3F">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3D7A0E05" w14:textId="06FF149C" w:rsidR="005846C0" w:rsidRPr="0044267F" w:rsidRDefault="005846C0" w:rsidP="00777E3F">
      <w:pPr>
        <w:pStyle w:val="ListParagraph"/>
        <w:numPr>
          <w:ilvl w:val="0"/>
          <w:numId w:val="59"/>
        </w:numPr>
      </w:pPr>
      <w:r w:rsidRPr="0044267F">
        <w:t>For TH, PSH, and RRH projects (</w:t>
      </w:r>
      <w:r w:rsidR="00A30C61">
        <w:rPr>
          <w:b/>
          <w:bCs/>
        </w:rPr>
        <w:t>LSA</w:t>
      </w:r>
      <w:r w:rsidR="00A30C61" w:rsidRPr="00845520">
        <w:rPr>
          <w:b/>
          <w:bCs/>
        </w:rPr>
        <w:t>ProjectType</w:t>
      </w:r>
      <w:r w:rsidR="00A30C61">
        <w:t xml:space="preserve"> </w:t>
      </w:r>
      <w:r w:rsidRPr="0044267F">
        <w:t>in (2,3,13</w:t>
      </w:r>
      <w:r w:rsidR="00683847">
        <w:t>,15</w:t>
      </w:r>
      <w:r w:rsidRPr="0044267F">
        <w:t>)</w:t>
      </w:r>
      <w:r>
        <w:t>)</w:t>
      </w:r>
      <w:r w:rsidRPr="0044267F">
        <w:t xml:space="preserve">, </w:t>
      </w:r>
      <w:r w:rsidRPr="0080334D">
        <w:rPr>
          <w:b/>
        </w:rPr>
        <w:t>ESSHStreetDate</w:t>
      </w:r>
      <w:r>
        <w:t>s based on</w:t>
      </w:r>
      <w:r w:rsidRPr="0044267F">
        <w:t xml:space="preserve"> 3.917 are only counted if</w:t>
      </w:r>
      <w:r>
        <w:t xml:space="preserve"> the client was in ES/SH or on the street prior to entry:</w:t>
      </w:r>
    </w:p>
    <w:p w14:paraId="0E7899C8" w14:textId="5F1B1956" w:rsidR="005846C0" w:rsidRPr="00DD4D75" w:rsidRDefault="005846C0" w:rsidP="00777E3F">
      <w:pPr>
        <w:pStyle w:val="ListParagraph"/>
        <w:numPr>
          <w:ilvl w:val="0"/>
          <w:numId w:val="61"/>
        </w:numPr>
      </w:pPr>
      <w:r w:rsidRPr="007327FC">
        <w:rPr>
          <w:i/>
        </w:rPr>
        <w:t>LivingSituation</w:t>
      </w:r>
      <w:r w:rsidRPr="007327FC">
        <w:t xml:space="preserve"> in (</w:t>
      </w:r>
      <w:r w:rsidR="008173F4">
        <w:t>101,118,116</w:t>
      </w:r>
      <w:r w:rsidRPr="007327FC">
        <w:t>)</w:t>
      </w:r>
      <w:r w:rsidRPr="00DB4FDE">
        <w:t>; or</w:t>
      </w:r>
    </w:p>
    <w:p w14:paraId="43B03777" w14:textId="77777777" w:rsidR="005846C0" w:rsidRPr="00DD4D75" w:rsidRDefault="005846C0" w:rsidP="00777E3F">
      <w:pPr>
        <w:pStyle w:val="ListParagraph"/>
        <w:numPr>
          <w:ilvl w:val="0"/>
          <w:numId w:val="61"/>
        </w:numPr>
      </w:pPr>
      <w:r w:rsidRPr="00845520">
        <w:rPr>
          <w:i/>
          <w:iCs/>
        </w:rPr>
        <w:t>LengthOfStay</w:t>
      </w:r>
      <w:r w:rsidRPr="007327FC">
        <w:t xml:space="preserve"> in (10, 11) and </w:t>
      </w:r>
      <w:r w:rsidRPr="00845520">
        <w:rPr>
          <w:i/>
          <w:iCs/>
        </w:rPr>
        <w:t>PreviousStreetESSH</w:t>
      </w:r>
      <w:r w:rsidRPr="00DD4D75">
        <w:t xml:space="preserve"> = 1; or</w:t>
      </w:r>
    </w:p>
    <w:p w14:paraId="5A4CB7B5" w14:textId="1EEA8AFC" w:rsidR="005846C0" w:rsidRDefault="005846C0" w:rsidP="00777E3F">
      <w:pPr>
        <w:pStyle w:val="ListParagraph"/>
        <w:numPr>
          <w:ilvl w:val="0"/>
          <w:numId w:val="61"/>
        </w:numPr>
      </w:pPr>
      <w:r w:rsidRPr="00845520">
        <w:rPr>
          <w:i/>
          <w:iCs/>
        </w:rPr>
        <w:t>LivingSituation</w:t>
      </w:r>
      <w:r w:rsidRPr="007327FC">
        <w:t xml:space="preserve"> in (</w:t>
      </w:r>
      <w:r w:rsidR="00C653C6">
        <w:t>204,205,206,207,215,225</w:t>
      </w:r>
      <w:r w:rsidRPr="007327FC">
        <w:t>)</w:t>
      </w:r>
      <w:r w:rsidRPr="00DB4FDE">
        <w:t xml:space="preserve"> and </w:t>
      </w:r>
      <w:r w:rsidRPr="00845520">
        <w:rPr>
          <w:i/>
          <w:iCs/>
        </w:rPr>
        <w:t>LengthOfStay</w:t>
      </w:r>
      <w:r w:rsidRPr="00DD4D75">
        <w:t xml:space="preserve"> in (2,3) and </w:t>
      </w:r>
      <w:r w:rsidRPr="00845520">
        <w:rPr>
          <w:i/>
          <w:iCs/>
        </w:rPr>
        <w:t>PreviousStreetESSH</w:t>
      </w:r>
      <w:r w:rsidRPr="00DD4D75">
        <w:t xml:space="preserve"> = 1</w:t>
      </w:r>
    </w:p>
    <w:p w14:paraId="4C306EAC" w14:textId="77777777" w:rsidR="005846C0" w:rsidRDefault="005846C0" w:rsidP="00777E3F">
      <w:pPr>
        <w:pStyle w:val="ListParagraph"/>
        <w:numPr>
          <w:ilvl w:val="0"/>
          <w:numId w:val="58"/>
        </w:numPr>
      </w:pPr>
      <w:r>
        <w:rPr>
          <w:bCs/>
        </w:rPr>
        <w:t xml:space="preserve">And </w:t>
      </w:r>
      <w:r w:rsidRPr="0044267F">
        <w:rPr>
          <w:b/>
        </w:rPr>
        <w:t>ESSHStreetDate</w:t>
      </w:r>
      <w:r>
        <w:t xml:space="preserve"> </w:t>
      </w:r>
      <w:r w:rsidRPr="002F68BE">
        <w:t xml:space="preserve">&gt;= </w:t>
      </w:r>
      <w:r w:rsidRPr="0044267F">
        <w:rPr>
          <w:i/>
        </w:rPr>
        <w:t>DateToStreetESSH</w:t>
      </w:r>
      <w:r>
        <w:t>; and</w:t>
      </w:r>
    </w:p>
    <w:p w14:paraId="7912A71B" w14:textId="6BAC7613" w:rsidR="005846C0" w:rsidRDefault="00A30C61" w:rsidP="00777E3F">
      <w:pPr>
        <w:pStyle w:val="ListParagraph"/>
        <w:numPr>
          <w:ilvl w:val="1"/>
          <w:numId w:val="63"/>
        </w:numPr>
      </w:pPr>
      <w:r>
        <w:rPr>
          <w:b/>
          <w:bCs/>
        </w:rPr>
        <w:t>LSA</w:t>
      </w:r>
      <w:r w:rsidRPr="00845520">
        <w:rPr>
          <w:b/>
          <w:bCs/>
        </w:rPr>
        <w:t>ProjectType</w:t>
      </w:r>
      <w:r>
        <w:t xml:space="preserve"> </w:t>
      </w:r>
      <w:r w:rsidR="005846C0">
        <w:t xml:space="preserve">= 2 and </w:t>
      </w:r>
      <w:r w:rsidR="005846C0" w:rsidRPr="00845520">
        <w:rPr>
          <w:b/>
          <w:bCs/>
        </w:rPr>
        <w:t>ESSHStreetDate</w:t>
      </w:r>
      <w:r w:rsidR="005846C0">
        <w:t xml:space="preserve"> &lt; </w:t>
      </w:r>
      <w:r w:rsidR="005846C0" w:rsidRPr="00845520">
        <w:rPr>
          <w:b/>
        </w:rPr>
        <w:t>EntryDate</w:t>
      </w:r>
      <w:r w:rsidR="005846C0">
        <w:t>; or</w:t>
      </w:r>
    </w:p>
    <w:p w14:paraId="5BA1A2DB" w14:textId="057D362D" w:rsidR="005846C0" w:rsidRDefault="00A30C61" w:rsidP="00777E3F">
      <w:pPr>
        <w:pStyle w:val="ListParagraph"/>
        <w:numPr>
          <w:ilvl w:val="1"/>
          <w:numId w:val="63"/>
        </w:numPr>
      </w:pPr>
      <w:r>
        <w:rPr>
          <w:b/>
          <w:bCs/>
        </w:rPr>
        <w:t>LSA</w:t>
      </w:r>
      <w:r w:rsidRPr="00845520">
        <w:rPr>
          <w:b/>
          <w:bCs/>
        </w:rPr>
        <w:t>ProjectType</w:t>
      </w:r>
      <w:r>
        <w:t xml:space="preserve"> </w:t>
      </w:r>
      <w:r w:rsidR="005846C0">
        <w:t>in (3,13</w:t>
      </w:r>
      <w:r w:rsidR="00683847">
        <w:t>,15</w:t>
      </w:r>
      <w:r w:rsidR="005846C0">
        <w:t xml:space="preserve">) and </w:t>
      </w:r>
    </w:p>
    <w:p w14:paraId="62F182B3" w14:textId="77777777" w:rsidR="005846C0" w:rsidRDefault="005846C0" w:rsidP="00777E3F">
      <w:pPr>
        <w:pStyle w:val="ListParagraph"/>
        <w:numPr>
          <w:ilvl w:val="2"/>
          <w:numId w:val="64"/>
        </w:numPr>
      </w:pPr>
      <w:r w:rsidRPr="00845520">
        <w:rPr>
          <w:b/>
          <w:bCs/>
        </w:rPr>
        <w:t>ESSHStreetDate</w:t>
      </w:r>
      <w:r>
        <w:t xml:space="preserve"> &lt; </w:t>
      </w:r>
      <w:r w:rsidRPr="00845520">
        <w:rPr>
          <w:b/>
          <w:bCs/>
        </w:rPr>
        <w:t>MoveInDate</w:t>
      </w:r>
      <w:r w:rsidRPr="0044267F">
        <w:t>; or</w:t>
      </w:r>
    </w:p>
    <w:p w14:paraId="662FF061" w14:textId="56E658C9" w:rsidR="005846C0" w:rsidRPr="0044267F" w:rsidRDefault="005846C0" w:rsidP="00777E3F">
      <w:pPr>
        <w:pStyle w:val="ListParagraph"/>
        <w:numPr>
          <w:ilvl w:val="2"/>
          <w:numId w:val="64"/>
        </w:numPr>
      </w:pPr>
      <w:r w:rsidRPr="00845520">
        <w:rPr>
          <w:b/>
          <w:bCs/>
        </w:rPr>
        <w:t>MoveInDate</w:t>
      </w:r>
      <w:r>
        <w:t xml:space="preserve"> </w:t>
      </w:r>
      <w:r w:rsidRPr="0044267F">
        <w:t>is NULL and</w:t>
      </w:r>
      <w:r>
        <w:t xml:space="preserve"> </w:t>
      </w:r>
      <w:r w:rsidRPr="00845520">
        <w:rPr>
          <w:b/>
          <w:bCs/>
        </w:rPr>
        <w:t>ESSHStreetDate</w:t>
      </w:r>
      <w:r>
        <w:t xml:space="preserve"> &lt; </w:t>
      </w:r>
      <w:r w:rsidRPr="00845520">
        <w:rPr>
          <w:b/>
          <w:bCs/>
        </w:rPr>
        <w:t>ExitDate</w:t>
      </w:r>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Any date that falls between two ES/SH/Street dates that have been identified using the criteria above and are less than 7 days apart is counted as a ES/SH/Street day.</w:t>
      </w:r>
    </w:p>
    <w:p w14:paraId="154FF7B1" w14:textId="77777777" w:rsidR="005846C0" w:rsidRPr="00AB373C" w:rsidRDefault="005846C0" w:rsidP="00777E3F">
      <w:pPr>
        <w:pStyle w:val="ListParagraph"/>
        <w:numPr>
          <w:ilvl w:val="5"/>
          <w:numId w:val="52"/>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777E3F">
      <w:pPr>
        <w:pStyle w:val="ListParagraph"/>
        <w:numPr>
          <w:ilvl w:val="5"/>
          <w:numId w:val="52"/>
        </w:numPr>
        <w:rPr>
          <w:i/>
        </w:rPr>
      </w:pPr>
      <w:r>
        <w:t>[Date] &lt; [</w:t>
      </w:r>
      <w:r>
        <w:rPr>
          <w:b/>
        </w:rPr>
        <w:t>ESSHStreetDate</w:t>
      </w:r>
      <w:r w:rsidRPr="00FF207C">
        <w:rPr>
          <w:i/>
        </w:rPr>
        <w:t>2</w:t>
      </w:r>
      <w:r w:rsidRPr="00A6067F">
        <w:t>]; and</w:t>
      </w:r>
    </w:p>
    <w:p w14:paraId="58DEE9A5" w14:textId="77777777" w:rsidR="005846C0" w:rsidRPr="002F68BE" w:rsidRDefault="005846C0" w:rsidP="00777E3F">
      <w:pPr>
        <w:pStyle w:val="ListParagraph"/>
        <w:numPr>
          <w:ilvl w:val="5"/>
          <w:numId w:val="52"/>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r w:rsidRPr="003C4035">
        <w:rPr>
          <w:i/>
        </w:rPr>
        <w:t>BedNightDate</w:t>
      </w:r>
      <w:r w:rsidRPr="00027DB7">
        <w:t xml:space="preserve">s </w:t>
      </w:r>
      <w:r>
        <w:t>on June 1 and June 5 of the same year, the 3 dates between – June 2, 3, and 4 – are also counted as ES/SH/Street dates.</w:t>
      </w:r>
    </w:p>
    <w:p w14:paraId="3DE368DA" w14:textId="6D867C9B" w:rsidR="005846C0" w:rsidRDefault="005846C0" w:rsidP="005846C0">
      <w:r>
        <w:t xml:space="preserve">Note that gaps of less than 7 days between </w:t>
      </w:r>
      <w:r>
        <w:rPr>
          <w:b/>
        </w:rPr>
        <w:t>ESSHStreetDate</w:t>
      </w:r>
      <w:r>
        <w:t xml:space="preserve">s are counted as ES/SH/Street dates regardless of </w:t>
      </w:r>
      <w:r w:rsidR="0082216A">
        <w:t>ch_Exclude</w:t>
      </w:r>
      <w:ins w:id="1700" w:author="Molly McEvilley" w:date="2024-08-20T09:25:00Z" w16du:dateUtc="2024-08-20T13:25:00Z">
        <w:r w:rsidR="0082216A">
          <w:t>_exit</w:t>
        </w:r>
      </w:ins>
      <w:r>
        <w:t xml:space="preserve"> dates. </w:t>
      </w:r>
    </w:p>
    <w:p w14:paraId="583A4671" w14:textId="411875B2" w:rsidR="005846C0" w:rsidRDefault="00A35C99" w:rsidP="005846C0">
      <w:pPr>
        <w:pStyle w:val="Heading2"/>
      </w:pPr>
      <w:bookmarkStart w:id="1701" w:name="_Toc78368777"/>
      <w:bookmarkStart w:id="1702" w:name="_Toc175057114"/>
      <w:r>
        <w:rPr>
          <w:noProof/>
        </w:rPr>
        <mc:AlternateContent>
          <mc:Choice Requires="wpg">
            <w:drawing>
              <wp:anchor distT="0" distB="0" distL="114300" distR="114300" simplePos="0" relativeHeight="251665433" behindDoc="0" locked="0" layoutInCell="1" allowOverlap="1" wp14:anchorId="7C603B2C" wp14:editId="77128378">
                <wp:simplePos x="0" y="0"/>
                <wp:positionH relativeFrom="margin">
                  <wp:posOffset>1009650</wp:posOffset>
                </wp:positionH>
                <wp:positionV relativeFrom="paragraph">
                  <wp:posOffset>416560</wp:posOffset>
                </wp:positionV>
                <wp:extent cx="3709035" cy="299085"/>
                <wp:effectExtent l="0" t="0" r="24765" b="24765"/>
                <wp:wrapTopAndBottom/>
                <wp:docPr id="678197230" name="Group 410"/>
                <wp:cNvGraphicFramePr/>
                <a:graphic xmlns:a="http://schemas.openxmlformats.org/drawingml/2006/main">
                  <a:graphicData uri="http://schemas.microsoft.com/office/word/2010/wordprocessingGroup">
                    <wpg:wgp>
                      <wpg:cNvGrpSpPr/>
                      <wpg:grpSpPr>
                        <a:xfrm>
                          <a:off x="0" y="0"/>
                          <a:ext cx="3709035" cy="299085"/>
                          <a:chOff x="0" y="161925"/>
                          <a:chExt cx="3178498" cy="299165"/>
                        </a:xfrm>
                      </wpg:grpSpPr>
                      <wps:wsp>
                        <wps:cNvPr id="263365879"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3013C3" w14:textId="68A7F02D" w:rsidR="00894C85" w:rsidRDefault="00A35C99" w:rsidP="00894C85">
                              <w:pPr>
                                <w:pStyle w:val="Style3"/>
                              </w:pPr>
                              <w:r>
                                <w:t>ch_Include</w:t>
                              </w:r>
                              <w:ins w:id="1703" w:author="Jules Brown" w:date="2024-08-20T12:13:00Z" w16du:dateUtc="2024-08-20T17:13:00Z">
                                <w:r>
                                  <w:t>_exit</w:t>
                                </w:r>
                              </w:ins>
                            </w:p>
                          </w:txbxContent>
                        </wps:txbx>
                        <wps:bodyPr rot="0" vert="horz" wrap="square" lIns="0" tIns="0" rIns="0" bIns="0" anchor="ctr" anchorCtr="0" upright="1">
                          <a:noAutofit/>
                        </wps:bodyPr>
                      </wps:wsp>
                      <wps:wsp>
                        <wps:cNvPr id="1974836877" name="AutoShape 10"/>
                        <wps:cNvSpPr>
                          <a:spLocks noChangeArrowheads="1"/>
                        </wps:cNvSpPr>
                        <wps:spPr bwMode="auto">
                          <a:xfrm>
                            <a:off x="1898256" y="187169"/>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C23DD6" w14:textId="2293A476" w:rsidR="00894C85" w:rsidRDefault="00894C85" w:rsidP="00894C85">
                              <w:pPr>
                                <w:pStyle w:val="Style3"/>
                              </w:pPr>
                              <w:r>
                                <w:t>ch_</w:t>
                              </w:r>
                              <w:r w:rsidR="00A35C99">
                                <w:t>Episodes</w:t>
                              </w:r>
                              <w:ins w:id="1704" w:author="Jules Brown" w:date="2024-08-20T12:06:00Z" w16du:dateUtc="2024-08-20T17:06:00Z">
                                <w:r>
                                  <w:t>_exit</w:t>
                                </w:r>
                              </w:ins>
                            </w:p>
                          </w:txbxContent>
                        </wps:txbx>
                        <wps:bodyPr rot="0" vert="horz" wrap="square" lIns="0" tIns="0" rIns="0" bIns="0" anchor="ctr" anchorCtr="0" upright="1">
                          <a:noAutofit/>
                        </wps:bodyPr>
                      </wps:wsp>
                      <wps:wsp>
                        <wps:cNvPr id="1506412954" name="Straight Arrow Connector 409"/>
                        <wps:cNvCnPr/>
                        <wps:spPr>
                          <a:xfrm flipV="1">
                            <a:off x="1314522" y="330049"/>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C603B2C" id="_x0000_s1449" style="position:absolute;left:0;text-align:left;margin-left:79.5pt;margin-top:32.8pt;width:292.05pt;height:23.55pt;z-index:251665433;mso-position-horizontal-relative:margin;mso-position-vertical-relative:text;mso-width-relative:margin;mso-height-relative:margin" coordorigin=",1619" coordsize="31784,2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uzHrAMAAO8KAAAOAAAAZHJzL2Uyb0RvYy54bWzsVk2P2zYQvRfofyB471qUrE+sNth6N4sA&#10;aRt0295pifpAKFIl6ZWdX98hKcleNwGKFEUv8UEmxZnhzNPjG96+OQ4cvTCleylKTG4CjJioZN2L&#10;tsS///b2hwwjbaioKZeClfjENH5z9/13t9NYsFB2ktdMIQgidDGNJe6MGYvNRlcdG6i+kSMTsNhI&#10;NVADU9VuakUniD7wTRgEyWaSqh6VrJjW8PbBL+I7F79pWGV+aRrNDOIlhtyMeyr33Nvn5u6WFq2i&#10;Y9dXcxr0K7IYaC9g0zXUAzUUHVT/t1BDXympZWNuKjlsZNP0FXM1QDUkuKrmScnD6Gppi6kdV5gA&#10;2iucvjps9fPLkxqfxw8KkJjGFrBwM1vLsVGD/Ycs0dFBdlohY0eDKngZpUEeRDFGFayFeR5ksce0&#10;6gD4sxtJSB6uS4+LN0mzbQ4Umb1J4kw2y96bVxlNI3BEn2HQ/w6G546OzKGrC4Dhg0J9DTUkUZTE&#10;WZpjJOgAjL0/GOlMEXF0sVmAuYXMgqPH97L6qJGQu46Klt0rJaeO0RqyIxYKqOHCwU40uKL99JOs&#10;ITyF8I45n0X7ErYFchJmAUmAzA60NEo85CtotBiVNk9MDsgOStxwOUFyyrwThilB+bORira2dlrQ&#10;l/fa2DTPbq4syfv6bc+5m6h2v+MKvVA4RY8/PqSPvjKo/tKMCzSVOIniwEV+taYvQ+zCLL6PHDhX&#10;IYYeMkS8H0qcBfbnyWTxfBS1O6yG9tyPIWUubH7MHfS5jgVhS2ddmOP+6L8rSWws+24v6xN8ASW9&#10;GoB6waCT6hNGEyhBifWfB6oYRvydgK9oZWMZqGWwXwZUVOBa4soojPxkZ7zAHEbVtx3EJg4PIS2V&#10;mt6hfc5jZggQ22f3nzOc5Ok2A9ak6f9McZLlWRgnGIF0kCwlSe6/9iXRw224Ej0PF9otZ+Ub0Z0K&#10;XRE9/UZ0d+RJHCRbEubxdiH6s1HUHknkVBrtpBBwQ5AKbQPHPQskaPtOzO3Qa7WVGMs41PB+/GM5&#10;znNXJBHZxiGQFEgcRUGwvSJxHEVbkDEn1k7NvqzTes5uTcvrxhcU2kvfrIbInEZoJkb10IM4swSY&#10;1dG1H9txvLpoc+LMFsTFr6wBmKCH+23clYutMl9/XA6bs7QuDbSD1WnWeHtP+5zTbHtW53/q6LUc&#10;rN2OUpjVceiFVL6zvN7VHJdUG28/S+pc61lqLSp25rTW3S3gVuWQmm+A9tp2OXf253vq3V8AAAD/&#10;/wMAUEsDBBQABgAIAAAAIQBy/34U4AAAAAoBAAAPAAAAZHJzL2Rvd25yZXYueG1sTI9BS8NAFITv&#10;gv9heYI3u9nWpBqzKaWop1KwFcTbNnlNQrNvQ3abpP/e50mPwwwz32SrybZiwN43jjSoWQQCqXBl&#10;Q5WGz8PbwxMIHwyVpnWEGq7oYZXf3mQmLd1IHzjsQyW4hHxqNNQhdKmUvqjRGj9zHRJ7J9dbE1j2&#10;lSx7M3K5beU8ihJpTUO8UJsONzUW5/3FangfzbheqNdhez5trt+HePe1Vaj1/d20fgERcAp/YfjF&#10;Z3TImenoLlR60bKOn/lL0JDECQgOLB8XCsSRHTVfgswz+f9C/gMAAP//AwBQSwECLQAUAAYACAAA&#10;ACEAtoM4kv4AAADhAQAAEwAAAAAAAAAAAAAAAAAAAAAAW0NvbnRlbnRfVHlwZXNdLnhtbFBLAQIt&#10;ABQABgAIAAAAIQA4/SH/1gAAAJQBAAALAAAAAAAAAAAAAAAAAC8BAABfcmVscy8ucmVsc1BLAQIt&#10;ABQABgAIAAAAIQDNKuzHrAMAAO8KAAAOAAAAAAAAAAAAAAAAAC4CAABkcnMvZTJvRG9jLnhtbFBL&#10;AQItABQABgAIAAAAIQBy/34U4AAAAAoBAAAPAAAAAAAAAAAAAAAAAAYGAABkcnMvZG93bnJldi54&#10;bWxQSwUGAAAAAAQABADzAAAAEwcAAAAA&#10;">
                <v:shape id="AutoShape 10" o:spid="_x0000_s1450"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IW9ygAAAOIAAAAPAAAAZHJzL2Rvd25yZXYueG1sRI9BS8NA&#10;FITvBf/D8oTe2o0Nxhq7LWINFS9iLPT6yD6TxezbkF2T+O+7QqHHYWa+YTa7ybZioN4bxwrulgkI&#10;4sppw7WC41exWIPwAVlj65gU/JGH3fZmtsFcu5E/aShDLSKEfY4KmhC6XEpfNWTRL11HHL1v11sM&#10;Ufa11D2OEW5buUqSTFo0HBca7Oiloeqn/LUKivQje927w2hP5aDl+8kU7miUmt9Oz08gAk3hGr60&#10;37SCVZam2f364RH+L8U7ILdnAAAA//8DAFBLAQItABQABgAIAAAAIQDb4fbL7gAAAIUBAAATAAAA&#10;AAAAAAAAAAAAAAAAAABbQ29udGVudF9UeXBlc10ueG1sUEsBAi0AFAAGAAgAAAAhAFr0LFu/AAAA&#10;FQEAAAsAAAAAAAAAAAAAAAAAHwEAAF9yZWxzLy5yZWxzUEsBAi0AFAAGAAgAAAAhAEhohb3KAAAA&#10;4gAAAA8AAAAAAAAAAAAAAAAABwIAAGRycy9kb3ducmV2LnhtbFBLBQYAAAAAAwADALcAAAD+AgAA&#10;AAA=&#10;" fillcolor="#ebd7e1" strokecolor="#c285a3" strokeweight=".5pt">
                  <v:shadow color="black" opacity="0" offset="0,0"/>
                  <v:textbox inset="0,0,0,0">
                    <w:txbxContent>
                      <w:p w14:paraId="373013C3" w14:textId="68A7F02D" w:rsidR="00894C85" w:rsidRDefault="00A35C99" w:rsidP="00894C85">
                        <w:pPr>
                          <w:pStyle w:val="Style3"/>
                        </w:pPr>
                        <w:r>
                          <w:t>ch_Include</w:t>
                        </w:r>
                        <w:ins w:id="1705" w:author="Jules Brown" w:date="2024-08-20T12:13:00Z" w16du:dateUtc="2024-08-20T17:13:00Z">
                          <w:r>
                            <w:t>_exit</w:t>
                          </w:r>
                        </w:ins>
                      </w:p>
                    </w:txbxContent>
                  </v:textbox>
                </v:shape>
                <v:shape id="AutoShape 10" o:spid="_x0000_s1451" type="#_x0000_t113" style="position:absolute;left:18982;top:1871;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rSxwAAAOMAAAAPAAAAZHJzL2Rvd25yZXYueG1sRE9fS8Mw&#10;EH8X9h3CDXxz6Zy0XbdsDLUovoh1sNejOdtgcylNbOu3N4Lg4/3+3/44206MNHjjWMF6lYAgrp02&#10;3Cg4v5c3OQgfkDV2jknBN3k4HhZXeyy0m/iNxio0IoawL1BBG0JfSOnrliz6leuJI/fhBoshnkMj&#10;9YBTDLedvE2SVFo0HBta7Om+pfqz+rIKys1r+vjgniZ7qUYtXy6mdGej1PVyPu1ABJrDv/jP/azj&#10;/G12l2/SPMvg96cIgDz8AAAA//8DAFBLAQItABQABgAIAAAAIQDb4fbL7gAAAIUBAAATAAAAAAAA&#10;AAAAAAAAAAAAAABbQ29udGVudF9UeXBlc10ueG1sUEsBAi0AFAAGAAgAAAAhAFr0LFu/AAAAFQEA&#10;AAsAAAAAAAAAAAAAAAAAHwEAAF9yZWxzLy5yZWxzUEsBAi0AFAAGAAgAAAAhAPP5atLHAAAA4wAA&#10;AA8AAAAAAAAAAAAAAAAABwIAAGRycy9kb3ducmV2LnhtbFBLBQYAAAAAAwADALcAAAD7AgAAAAA=&#10;" fillcolor="#ebd7e1" strokecolor="#c285a3" strokeweight=".5pt">
                  <v:shadow color="black" opacity="0" offset="0,0"/>
                  <v:textbox inset="0,0,0,0">
                    <w:txbxContent>
                      <w:p w14:paraId="34C23DD6" w14:textId="2293A476" w:rsidR="00894C85" w:rsidRDefault="00894C85" w:rsidP="00894C85">
                        <w:pPr>
                          <w:pStyle w:val="Style3"/>
                        </w:pPr>
                        <w:r>
                          <w:t>ch_</w:t>
                        </w:r>
                        <w:r w:rsidR="00A35C99">
                          <w:t>Episodes</w:t>
                        </w:r>
                        <w:ins w:id="1706" w:author="Jules Brown" w:date="2024-08-20T12:06:00Z" w16du:dateUtc="2024-08-20T17:06:00Z">
                          <w:r>
                            <w:t>_exit</w:t>
                          </w:r>
                        </w:ins>
                      </w:p>
                    </w:txbxContent>
                  </v:textbox>
                </v:shape>
                <v:shape id="Straight Arrow Connector 409" o:spid="_x0000_s1452" type="#_x0000_t32" style="position:absolute;left:13145;top:3300;width:53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J9yAAAAOMAAAAPAAAAZHJzL2Rvd25yZXYueG1sRE/NSsNA&#10;EL4LvsMyghexmyZpq7HbIhXRa6MUvY3ZMQlmZ0Nm26Zv7xYEj/P9z3I9uk4daJDWs4HpJAFFXHnb&#10;cm3g/e359g6UBGSLnWcycCKB9eryYomF9Ufe0qEMtYohLAUaaELoC62lasihTHxPHLlvPzgM8Rxq&#10;bQc8xnDX6TRJ5tphy7GhwZ42DVU/5d4ZyEIu6Tb/WEj5WX/d2Kcsk92LMddX4+MDqEBj+Bf/uV9t&#10;nD9L5vk0vZ/lcP4pAqBXvwAAAP//AwBQSwECLQAUAAYACAAAACEA2+H2y+4AAACFAQAAEwAAAAAA&#10;AAAAAAAAAAAAAAAAW0NvbnRlbnRfVHlwZXNdLnhtbFBLAQItABQABgAIAAAAIQBa9CxbvwAAABUB&#10;AAALAAAAAAAAAAAAAAAAAB8BAABfcmVscy8ucmVsc1BLAQItABQABgAIAAAAIQCHdBJ9yAAAAOMA&#10;AAAPAAAAAAAAAAAAAAAAAAcCAABkcnMvZG93bnJldi54bWxQSwUGAAAAAAMAAwC3AAAA/AIAAAAA&#10;" strokecolor="black [3200]" strokeweight=".5pt">
                  <v:stroke endarrow="block" joinstyle="miter"/>
                </v:shape>
                <w10:wrap type="topAndBottom" anchorx="margin"/>
              </v:group>
            </w:pict>
          </mc:Fallback>
        </mc:AlternateContent>
      </w:r>
      <w:r w:rsidR="005846C0">
        <w:t>Get ES/SH/Street Episodes (</w:t>
      </w:r>
      <w:r w:rsidR="0082216A">
        <w:t>ch_Episodes</w:t>
      </w:r>
      <w:ins w:id="1707" w:author="Molly McEvilley" w:date="2024-08-20T09:25:00Z" w16du:dateUtc="2024-08-20T13:25:00Z">
        <w:r w:rsidR="0082216A">
          <w:t>_exit</w:t>
        </w:r>
      </w:ins>
      <w:r w:rsidR="005846C0">
        <w:t>)</w:t>
      </w:r>
      <w:bookmarkEnd w:id="1701"/>
      <w:bookmarkEnd w:id="1702"/>
    </w:p>
    <w:p w14:paraId="3ED3488F" w14:textId="535D65D5" w:rsidR="00112C68" w:rsidRPr="00C666E3" w:rsidRDefault="00112C68" w:rsidP="00E46A61"/>
    <w:p w14:paraId="4EAD2F52" w14:textId="738B5F6A" w:rsidR="005846C0" w:rsidRDefault="005846C0" w:rsidP="005846C0">
      <w:pPr>
        <w:pStyle w:val="Heading3"/>
      </w:pPr>
      <w:r>
        <w:t>Relevant Data</w:t>
      </w:r>
    </w:p>
    <w:p w14:paraId="64FD478F" w14:textId="4282F47A"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30339F">
        <w:tc>
          <w:tcPr>
            <w:tcW w:w="9355" w:type="dxa"/>
            <w:shd w:val="clear" w:color="auto" w:fill="FDE9D9" w:themeFill="accent6" w:themeFillTint="33"/>
          </w:tcPr>
          <w:p w14:paraId="63AF32EE" w14:textId="40690586" w:rsidR="005846C0" w:rsidRPr="005F4836" w:rsidRDefault="004E640D" w:rsidP="0030339F">
            <w:pPr>
              <w:pStyle w:val="NoSpacing"/>
              <w:rPr>
                <w:b/>
                <w:bCs/>
              </w:rPr>
            </w:pPr>
            <w:r>
              <w:rPr>
                <w:b/>
                <w:bCs/>
              </w:rPr>
              <w:t>ch_Include</w:t>
            </w:r>
            <w:ins w:id="1708" w:author="Molly McEvilley" w:date="2024-08-20T09:22:00Z" w16du:dateUtc="2024-08-20T13:22:00Z">
              <w:r>
                <w:rPr>
                  <w:b/>
                  <w:bCs/>
                </w:rPr>
                <w:t>_exit</w:t>
              </w:r>
            </w:ins>
          </w:p>
        </w:tc>
      </w:tr>
      <w:tr w:rsidR="005846C0" w:rsidRPr="00DE23AE" w14:paraId="0AA6D089" w14:textId="77777777" w:rsidTr="0030339F">
        <w:tc>
          <w:tcPr>
            <w:tcW w:w="9355" w:type="dxa"/>
          </w:tcPr>
          <w:p w14:paraId="1DDEE293" w14:textId="77777777" w:rsidR="005846C0" w:rsidRPr="005F4836" w:rsidRDefault="005846C0" w:rsidP="0030339F">
            <w:pPr>
              <w:pStyle w:val="NoSpacing"/>
            </w:pPr>
            <w:r w:rsidRPr="005F4836">
              <w:t>PersonalID</w:t>
            </w:r>
          </w:p>
        </w:tc>
      </w:tr>
      <w:tr w:rsidR="005846C0" w:rsidRPr="00DE23AE" w14:paraId="1AE6D0E1" w14:textId="77777777" w:rsidTr="0030339F">
        <w:tc>
          <w:tcPr>
            <w:tcW w:w="9355" w:type="dxa"/>
          </w:tcPr>
          <w:p w14:paraId="3C9AD4E9" w14:textId="77777777" w:rsidR="005846C0" w:rsidRPr="005F4836" w:rsidRDefault="005846C0" w:rsidP="0030339F">
            <w:pPr>
              <w:pStyle w:val="NoSpacing"/>
            </w:pPr>
            <w:r w:rsidRPr="005F4836">
              <w:t>ESSHStreetDate</w:t>
            </w:r>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0FD2A525" w:rsidR="005846C0" w:rsidRPr="005F4836" w:rsidRDefault="0082216A" w:rsidP="0030339F">
            <w:pPr>
              <w:pStyle w:val="NoSpacing"/>
              <w:rPr>
                <w:color w:val="FFFFFF" w:themeColor="background1"/>
              </w:rPr>
            </w:pPr>
            <w:r>
              <w:rPr>
                <w:color w:val="FFFFFF" w:themeColor="background1"/>
              </w:rPr>
              <w:t>ch_Episodes</w:t>
            </w:r>
            <w:ins w:id="1709" w:author="Molly McEvilley" w:date="2024-08-20T09:25:00Z" w16du:dateUtc="2024-08-20T13:25:00Z">
              <w:r>
                <w:rPr>
                  <w:color w:val="FFFFFF" w:themeColor="background1"/>
                </w:rPr>
                <w:t>_exit</w:t>
              </w:r>
            </w:ins>
          </w:p>
        </w:tc>
        <w:tc>
          <w:tcPr>
            <w:tcW w:w="7329" w:type="dxa"/>
            <w:shd w:val="clear" w:color="auto" w:fill="76923C" w:themeFill="accent3" w:themeFillShade="BF"/>
          </w:tcPr>
          <w:p w14:paraId="28E71CBC" w14:textId="77777777" w:rsidR="005846C0" w:rsidRPr="005F4836" w:rsidRDefault="005846C0"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D43E553" w14:textId="77777777" w:rsidR="005846C0" w:rsidRPr="00970494" w:rsidRDefault="005846C0" w:rsidP="0030339F">
            <w:pPr>
              <w:pStyle w:val="NoSpacing"/>
            </w:pPr>
            <w:r w:rsidRPr="00970494">
              <w:t>PersonalID</w:t>
            </w:r>
          </w:p>
        </w:tc>
        <w:tc>
          <w:tcPr>
            <w:tcW w:w="0" w:type="dxa"/>
            <w:shd w:val="clear" w:color="auto" w:fill="auto"/>
          </w:tcPr>
          <w:p w14:paraId="20C16DA8" w14:textId="77777777" w:rsidR="005846C0" w:rsidRPr="000C6B2B"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5846C0" w:rsidRPr="00370840" w14:paraId="49B02A89"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30339F">
            <w:pPr>
              <w:pStyle w:val="NoSpacing"/>
            </w:pPr>
            <w:r w:rsidRPr="00970494">
              <w:t>episodeStart</w:t>
            </w:r>
          </w:p>
        </w:tc>
        <w:tc>
          <w:tcPr>
            <w:tcW w:w="7329" w:type="dxa"/>
          </w:tcPr>
          <w:p w14:paraId="1E554E79" w14:textId="77777777" w:rsidR="005846C0" w:rsidRPr="00FF207C" w:rsidRDefault="005846C0" w:rsidP="0030339F">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65C948D" w14:textId="77777777" w:rsidR="005846C0" w:rsidRPr="00970494" w:rsidRDefault="005846C0" w:rsidP="0030339F">
            <w:pPr>
              <w:pStyle w:val="NoSpacing"/>
            </w:pPr>
            <w:r w:rsidRPr="00970494">
              <w:t>episodeEnd</w:t>
            </w:r>
          </w:p>
        </w:tc>
        <w:tc>
          <w:tcPr>
            <w:tcW w:w="0" w:type="dxa"/>
            <w:shd w:val="clear" w:color="auto" w:fill="auto"/>
          </w:tcPr>
          <w:p w14:paraId="28BBA357" w14:textId="77777777" w:rsidR="005846C0"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lastRenderedPageBreak/>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588679BB" w:rsidR="005846C0" w:rsidRDefault="005846C0" w:rsidP="005846C0">
      <w:r>
        <w:t xml:space="preserve">Each record in </w:t>
      </w:r>
      <w:r w:rsidR="0082216A">
        <w:t>ch_Episodes</w:t>
      </w:r>
      <w:ins w:id="1710" w:author="Molly McEvilley" w:date="2024-08-20T09:25:00Z" w16du:dateUtc="2024-08-20T13:25:00Z">
        <w:r w:rsidR="0082216A">
          <w:t>_exit</w:t>
        </w:r>
      </w:ins>
      <w:r>
        <w:t xml:space="preserve"> represents an uninterrupted series of ES/SH/Street dates identified in the previous step. Based on </w:t>
      </w:r>
      <w:r w:rsidR="004E640D">
        <w:t>ch_Include</w:t>
      </w:r>
      <w:ins w:id="1711" w:author="Molly McEvilley" w:date="2024-08-20T09:22:00Z" w16du:dateUtc="2024-08-20T13:22:00Z">
        <w:r w:rsidR="004E640D">
          <w:t>_exit</w:t>
        </w:r>
      </w:ins>
      <w:r>
        <w:t xml:space="preserve"> for each HoH/adult in tlsa_Person:</w:t>
      </w:r>
    </w:p>
    <w:p w14:paraId="3C8EE36F" w14:textId="77777777" w:rsidR="005846C0" w:rsidRDefault="005846C0" w:rsidP="00777E3F">
      <w:pPr>
        <w:pStyle w:val="ListParagraph"/>
        <w:numPr>
          <w:ilvl w:val="0"/>
          <w:numId w:val="36"/>
        </w:numPr>
      </w:pPr>
      <w:r w:rsidRPr="00B36AD6">
        <w:rPr>
          <w:b/>
        </w:rPr>
        <w:t>episodeStart</w:t>
      </w:r>
      <w:r w:rsidRPr="00B36AD6">
        <w:rPr>
          <w:b/>
          <w:i/>
        </w:rPr>
        <w:t xml:space="preserve"> </w:t>
      </w:r>
      <w:r>
        <w:t xml:space="preserve">is any </w:t>
      </w:r>
      <w:r w:rsidRPr="00B36AD6">
        <w:rPr>
          <w:b/>
        </w:rPr>
        <w:t>ESSHStreetDate</w:t>
      </w:r>
      <w:r>
        <w:t xml:space="preserve"> where there is no (</w:t>
      </w:r>
      <w:r w:rsidRPr="00B36AD6">
        <w:rPr>
          <w:b/>
        </w:rPr>
        <w:t>ESSHStreetDate</w:t>
      </w:r>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r w:rsidRPr="00CF23C7">
        <w:rPr>
          <w:b/>
        </w:rPr>
        <w:t>episodeEnd</w:t>
      </w:r>
      <w:r>
        <w:rPr>
          <w:b/>
          <w:i/>
        </w:rPr>
        <w:t xml:space="preserve"> </w:t>
      </w:r>
      <w:r>
        <w:t xml:space="preserve">is the first </w:t>
      </w:r>
      <w:r>
        <w:rPr>
          <w:b/>
        </w:rPr>
        <w:t>ESSHStreetDate</w:t>
      </w:r>
      <w:r>
        <w:t xml:space="preserve"> after </w:t>
      </w:r>
      <w:r w:rsidRPr="00CF23C7">
        <w:rPr>
          <w:rFonts w:cs="Times New Roman"/>
          <w:b/>
        </w:rPr>
        <w:t>episodeStart</w:t>
      </w:r>
      <w:r>
        <w:rPr>
          <w:rFonts w:cs="Times New Roman"/>
        </w:rPr>
        <w:t xml:space="preserve"> where (</w:t>
      </w:r>
      <w:r>
        <w:rPr>
          <w:b/>
        </w:rPr>
        <w:t>ESSHStreetDate</w:t>
      </w:r>
      <w:r>
        <w:rPr>
          <w:rFonts w:cs="Times New Roman"/>
        </w:rPr>
        <w:t xml:space="preserve"> + 1 day) does not exist </w:t>
      </w:r>
    </w:p>
    <w:p w14:paraId="3CA4DC2C" w14:textId="4219D961" w:rsidR="005846C0" w:rsidRDefault="00A35C99" w:rsidP="005846C0">
      <w:pPr>
        <w:pStyle w:val="Heading2"/>
      </w:pPr>
      <w:bookmarkStart w:id="1712" w:name="_Toc78368778"/>
      <w:bookmarkStart w:id="1713" w:name="_Toc175057115"/>
      <w:r>
        <w:rPr>
          <w:noProof/>
        </w:rPr>
        <mc:AlternateContent>
          <mc:Choice Requires="wpg">
            <w:drawing>
              <wp:anchor distT="0" distB="0" distL="114300" distR="114300" simplePos="0" relativeHeight="251670553" behindDoc="0" locked="0" layoutInCell="1" allowOverlap="1" wp14:anchorId="127BCA9C" wp14:editId="46606574">
                <wp:simplePos x="0" y="0"/>
                <wp:positionH relativeFrom="column">
                  <wp:posOffset>908050</wp:posOffset>
                </wp:positionH>
                <wp:positionV relativeFrom="paragraph">
                  <wp:posOffset>379730</wp:posOffset>
                </wp:positionV>
                <wp:extent cx="3969385" cy="1080135"/>
                <wp:effectExtent l="0" t="0" r="12065" b="24765"/>
                <wp:wrapTopAndBottom/>
                <wp:docPr id="1586806092" name="Group 434"/>
                <wp:cNvGraphicFramePr/>
                <a:graphic xmlns:a="http://schemas.openxmlformats.org/drawingml/2006/main">
                  <a:graphicData uri="http://schemas.microsoft.com/office/word/2010/wordprocessingGroup">
                    <wpg:wgp>
                      <wpg:cNvGrpSpPr/>
                      <wpg:grpSpPr>
                        <a:xfrm>
                          <a:off x="0" y="0"/>
                          <a:ext cx="3969385" cy="1080135"/>
                          <a:chOff x="-19050" y="0"/>
                          <a:chExt cx="3969385" cy="1080135"/>
                        </a:xfrm>
                      </wpg:grpSpPr>
                      <wpg:grpSp>
                        <wpg:cNvPr id="1305730314" name="Group 410"/>
                        <wpg:cNvGrpSpPr/>
                        <wpg:grpSpPr>
                          <a:xfrm>
                            <a:off x="0" y="0"/>
                            <a:ext cx="3950335" cy="1022350"/>
                            <a:chOff x="0" y="95250"/>
                            <a:chExt cx="3385283" cy="1022350"/>
                          </a:xfrm>
                        </wpg:grpSpPr>
                        <wps:wsp>
                          <wps:cNvPr id="1613640781"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C06B27" w14:textId="798BA55C" w:rsidR="00A35C99" w:rsidRDefault="00A35C99" w:rsidP="00A35C99">
                                <w:pPr>
                                  <w:pStyle w:val="Style3"/>
                                </w:pPr>
                                <w:r>
                                  <w:t>tlsa_Person</w:t>
                                </w:r>
                              </w:p>
                            </w:txbxContent>
                          </wps:txbx>
                          <wps:bodyPr rot="0" vert="horz" wrap="square" lIns="0" tIns="0" rIns="0" bIns="0" anchor="ctr" anchorCtr="0" upright="1">
                            <a:noAutofit/>
                          </wps:bodyPr>
                        </wps:wsp>
                        <wps:wsp>
                          <wps:cNvPr id="1538179314" name="AutoShape 10"/>
                          <wps:cNvSpPr>
                            <a:spLocks noChangeArrowheads="1"/>
                          </wps:cNvSpPr>
                          <wps:spPr bwMode="auto">
                            <a:xfrm>
                              <a:off x="0" y="542925"/>
                              <a:ext cx="1273359"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DA0077" w14:textId="512CAF1D" w:rsidR="00A35C99" w:rsidRDefault="00A35C99" w:rsidP="00A35C99">
                                <w:pPr>
                                  <w:pStyle w:val="Style3"/>
                                </w:pPr>
                                <w:r>
                                  <w:t>ch_Episodes</w:t>
                                </w:r>
                                <w:ins w:id="1714" w:author="Jules Brown" w:date="2024-08-20T12:21:00Z" w16du:dateUtc="2024-08-20T17:21:00Z">
                                  <w:r>
                                    <w:t>_exit</w:t>
                                  </w:r>
                                </w:ins>
                              </w:p>
                            </w:txbxContent>
                          </wps:txbx>
                          <wps:bodyPr rot="0" vert="horz" wrap="square" lIns="0" tIns="0" rIns="0" bIns="0" anchor="ctr" anchorCtr="0" upright="1">
                            <a:noAutofit/>
                          </wps:bodyPr>
                        </wps:wsp>
                        <wps:wsp>
                          <wps:cNvPr id="1836118035" name="Right Bracket 405"/>
                          <wps:cNvSpPr/>
                          <wps:spPr>
                            <a:xfrm>
                              <a:off x="1338660" y="95250"/>
                              <a:ext cx="48974" cy="1022350"/>
                            </a:xfrm>
                            <a:prstGeom prst="rightBracket">
                              <a:avLst>
                                <a:gd name="adj" fmla="val 4404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894013" name="AutoShape 10"/>
                          <wps:cNvSpPr>
                            <a:spLocks noChangeArrowheads="1"/>
                          </wps:cNvSpPr>
                          <wps:spPr bwMode="auto">
                            <a:xfrm>
                              <a:off x="2105041" y="771525"/>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2C023" w14:textId="48AF2558" w:rsidR="00A35C99" w:rsidRDefault="00A35C99" w:rsidP="00A35C99">
                                <w:pPr>
                                  <w:pStyle w:val="Style3"/>
                                </w:pPr>
                                <w:r>
                                  <w:t>tlsa_ExitHoHAdult</w:t>
                                </w:r>
                              </w:p>
                            </w:txbxContent>
                          </wps:txbx>
                          <wps:bodyPr rot="0" vert="horz" wrap="square" lIns="0" tIns="0" rIns="0" bIns="0" anchor="ctr" anchorCtr="0" upright="1">
                            <a:noAutofit/>
                          </wps:bodyPr>
                        </wps:wsp>
                        <wps:wsp>
                          <wps:cNvPr id="337093991" name="Straight Arrow Connector 409"/>
                          <wps:cNvCnPr/>
                          <wps:spPr>
                            <a:xfrm flipV="1">
                              <a:off x="1472332" y="895350"/>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760411095" name="AutoShape 10"/>
                        <wps:cNvSpPr>
                          <a:spLocks noChangeArrowheads="1"/>
                        </wps:cNvSpPr>
                        <wps:spPr bwMode="auto">
                          <a:xfrm>
                            <a:off x="-19050" y="806450"/>
                            <a:ext cx="1485901"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D793F4" w14:textId="0167D679" w:rsidR="00A35C99" w:rsidRDefault="00A35C99" w:rsidP="00A35C99">
                              <w:pPr>
                                <w:pStyle w:val="Style3"/>
                              </w:pPr>
                              <w:r>
                                <w:t>tlsa_Enrollment</w:t>
                              </w:r>
                            </w:p>
                          </w:txbxContent>
                        </wps:txbx>
                        <wps:bodyPr rot="0" vert="horz" wrap="square" lIns="0" tIns="0" rIns="0" bIns="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27BCA9C" id="Group 434" o:spid="_x0000_s1453" style="position:absolute;left:0;text-align:left;margin-left:71.5pt;margin-top:29.9pt;width:312.55pt;height:85.05pt;z-index:251670553;mso-position-horizontal-relative:text;mso-position-vertical-relative:text;mso-width-relative:margin;mso-height-relative:margin" coordorigin="-190" coordsize="39693,10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S1fLQUAAHYVAAAOAAAAZHJzL2Uyb0RvYy54bWzsWNty2zYQfe9M/wHD91gE79RYzijyZTLj&#10;Jp44TZ4hEpRYkwALQJbcr+8CIEjZseNcpnEf5AcaELHA7uLgnAWPX+/aBt1SIWvOZh4+8j1EWcHL&#10;mq1m3p8fz19lHpKKsJI0nNGZd0el9/rk99+Ot92UBnzNm5IKBJMwOd12M2+tVDedTGSxpi2RR7yj&#10;DF5WXLREQVesJqUgW5i9bSaB7yeTLRdlJ3hBpYRfT+1L78TMX1W0UO+rSlKFmpkHvinzFOa51M/J&#10;yTGZrgTp1nXRu0F+wIuW1AwWHaY6JYqgjai/mKqtC8Elr9RRwdsJr6q6oCYGiAb7D6K5EHzTmVhW&#10;0+2qG9IEqX2Qpx+etnh3eyG66+5KQCa23QpyYXo6ll0lWv0fvEQ7k7K7IWV0p1ABP4Z5kodZ7KEC&#10;3mE/83EY26QWa8i8tnuFcz+G3I/GxfrsGfOJW31yz6ehY30F568EqktYOfTjNPRDHHmIkRaAZnKH&#10;Imy2WNv9fKSxH0JwfaRBEEJQBj5DpDbIPA7GN0OgkKQgC7+wfjJQOA5y3HH5czt+vSYdNUCSOg8u&#10;aQkOk8hPM+ySNt8obsYilzczXsNDA0F2l7y4kYjxxZqwFZ0LwbdrSkpwD+tcwG7tGeiOBFO03P7B&#10;S9gTAtObU/IosnCC86AHj4MXDgBRCeRVwytIwwSgptdx8CDTTkh1QXmLdGPmVQ3fgnNCvWWKCkaa&#10;a8UFWengyZTcXkplzZ2ZCYs3dXleN43piNVy0Qh0S4Axzt6cpmc2Moh+f1jD0HbmJRoDX59iEWTx&#10;POydvjdFW4OHqKnbmZf5+s+iSefzjJUGWYrUjW1DxA3TK1FDan0cLsP6OMip2i135jQEONNz6d+W&#10;vLyDHRDcMh8wNTTWXPzjoS2w3syTf2+IoB5q3jLYRU2RriFcY+kahBVgOvMKJTxkOwtlyXTTiXq1&#10;hrmxyQfjGkpVbbI9+tEjBJBtvfvvIR6HGU7zPV54UYjHUfAIxFOglfwA8e+EeH6AuJW+LEwwznwt&#10;TVb6PuiTiN4IUtxA4RP5hjL1IQTqH5TeUrNmlAdkjMMwSzTlAuPuSZlj5CjLUxBZK/eDCD5NyIYW&#10;el9GEtbrrsreX1L+5aGqbaDwAtZFUeRHhgthUsPYhu9HwjYio3XFcohUdw3V8zXsA60gJVByWBIy&#10;RSQdyLy8cUxuRmqTCkh/MOqZXFeejxn1Y7WZ5eBvNRxGmxU5U4NhWzMurH7cX1XtnKuVHd8TZx/r&#10;SKgDscuuOK9BAS+JVFdEQCphBzXbv4eHFsWZx/uWhzT/P/b7c+qQY9gbpxBRnAbQsSrRv7FK0b9h&#10;m3bBQUShugDvTFOPV41rVoK3n6F8n2tNgldfkRe4ABR0PjfDoHDuiLpk113hdlqD4+PuMxFdXwYo&#10;gOs7W8qMoBuV347V+/F/EaoUjnAeQfXsDvEL6VSAoVaPYMvg9KcphlLWViXu+OuCLIiCQa3ywCHV&#10;0Yg7qIeCbK8gg5NyKMj0RS0MUz8P83y4clwrQYxemcsEWnDG4NLOBejWoPCgWwvW31Dv6xaqmrr7&#10;5Gigv6jiKA3CEDAKGM7yeLinOQzHYRhBtW00zAnNE+iVvXeDW1ZZnrhI2Aq9L9qRuuvgzqNEDVel&#10;hur97yucg4CNAqazonvmSgCt/gPEr7oepAmQHfbzoXZ6Idrd+0aS+Unkvh84xOIoi3MfzszhGvw9&#10;12CrTSPYhmrpuUIHyOFXXYMN5uHjnmGH/kOk/nq43zdnZPxcevIvAAAA//8DAFBLAwQUAAYACAAA&#10;ACEAIBFoCuEAAAAKAQAADwAAAGRycy9kb3ducmV2LnhtbEyPQUvDQBCF74L/YRnBm90ktbWJ2ZRS&#10;1FMRbAXxNs1Ok9Dsbshuk/TfO570+JjHm+/L15NpxUC9b5xVEM8iEGRLpxtbKfg8vD6sQPiAVmPr&#10;LCm4kod1cXuTY6bdaD9o2IdK8Ij1GSqoQ+gyKX1Zk0E/cx1Zvp1cbzBw7Cupexx53LQyiaKlNNhY&#10;/lBjR9uayvP+YhS8jThu5vHLsDufttfvw+L9axeTUvd30+YZRKAp/JXhF5/RoWCmo7tY7UXL+XHO&#10;LkHBImUFLjwtVzGIo4IkSVOQRS7/KxQ/AAAA//8DAFBLAQItABQABgAIAAAAIQC2gziS/gAAAOEB&#10;AAATAAAAAAAAAAAAAAAAAAAAAABbQ29udGVudF9UeXBlc10ueG1sUEsBAi0AFAAGAAgAAAAhADj9&#10;If/WAAAAlAEAAAsAAAAAAAAAAAAAAAAALwEAAF9yZWxzLy5yZWxzUEsBAi0AFAAGAAgAAAAhADPR&#10;LV8tBQAAdhUAAA4AAAAAAAAAAAAAAAAALgIAAGRycy9lMm9Eb2MueG1sUEsBAi0AFAAGAAgAAAAh&#10;ACARaArhAAAACgEAAA8AAAAAAAAAAAAAAAAAhwcAAGRycy9kb3ducmV2LnhtbFBLBQYAAAAABAAE&#10;APMAAACVCAAAAAA=&#10;">
                <v:group id="_x0000_s1454" style="position:absolute;width:39503;height:10223" coordorigin=",952" coordsize="33852,1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u5tyAAAAOMAAAAPAAAAZHJzL2Rvd25yZXYueG1sRE9fa8Iw&#10;EH8X9h3CDXybSde5jc4oIlN8EGE6GHs7mrMtNpfSxLZ++0UY+Hi//zdbDLYWHbW+cqwhmSgQxLkz&#10;FRcavo/rp3cQPiAbrB2Thit5WMwfRjPMjOv5i7pDKEQMYZ+hhjKEJpPS5yVZ9BPXEEfu5FqLIZ5t&#10;IU2LfQy3tXxW6lVarDg2lNjQqqT8fLhYDZse+2WafHa782l1/T1O9z+7hLQePw7LDxCBhnAX/7u3&#10;Js5P1fQtVWnyArefIgBy/gcAAP//AwBQSwECLQAUAAYACAAAACEA2+H2y+4AAACFAQAAEwAAAAAA&#10;AAAAAAAAAAAAAAAAW0NvbnRlbnRfVHlwZXNdLnhtbFBLAQItABQABgAIAAAAIQBa9CxbvwAAABUB&#10;AAALAAAAAAAAAAAAAAAAAB8BAABfcmVscy8ucmVsc1BLAQItABQABgAIAAAAIQCSru5tyAAAAOMA&#10;AAAPAAAAAAAAAAAAAAAAAAcCAABkcnMvZG93bnJldi54bWxQSwUGAAAAAAMAAwC3AAAA/AIAAAAA&#10;">
                  <v:shape id="AutoShape 10" o:spid="_x0000_s1455"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PnSxwAAAOMAAAAPAAAAZHJzL2Rvd25yZXYueG1sRE9fS8Mw&#10;EH8X/A7hBN+2tJvUUZcNcRbHXoZ1sNejOdtgcylNbOu3XwYDH+/3/9bbybZioN4bxwrSeQKCuHLa&#10;cK3g9FXMViB8QNbYOiYFf+Rhu7m/W2Ou3cifNJShFjGEfY4KmhC6XEpfNWTRz11HHLlv11sM8exr&#10;qXscY7ht5SJJMmnRcGxosKO3hqqf8tcqKJbH7H3nPkZ7LgctD2dTuJNR6vFhen0BEWgK/+Kbe6/j&#10;/CxdZk/J8yqF608RALm5AAAA//8DAFBLAQItABQABgAIAAAAIQDb4fbL7gAAAIUBAAATAAAAAAAA&#10;AAAAAAAAAAAAAABbQ29udGVudF9UeXBlc10ueG1sUEsBAi0AFAAGAAgAAAAhAFr0LFu/AAAAFQEA&#10;AAsAAAAAAAAAAAAAAAAAHwEAAF9yZWxzLy5yZWxzUEsBAi0AFAAGAAgAAAAhAJeY+dLHAAAA4wAA&#10;AA8AAAAAAAAAAAAAAAAABwIAAGRycy9kb3ducmV2LnhtbFBLBQYAAAAAAwADALcAAAD7AgAAAAA=&#10;" fillcolor="#ebd7e1" strokecolor="#c285a3" strokeweight=".5pt">
                    <v:shadow color="black" opacity="0" offset="0,0"/>
                    <v:textbox inset="0,0,0,0">
                      <w:txbxContent>
                        <w:p w14:paraId="72C06B27" w14:textId="798BA55C" w:rsidR="00A35C99" w:rsidRDefault="00A35C99" w:rsidP="00A35C99">
                          <w:pPr>
                            <w:pStyle w:val="Style3"/>
                          </w:pPr>
                          <w:r>
                            <w:t>tlsa_Person</w:t>
                          </w:r>
                        </w:p>
                      </w:txbxContent>
                    </v:textbox>
                  </v:shape>
                  <v:shape id="AutoShape 10" o:spid="_x0000_s1456" type="#_x0000_t113" style="position:absolute;top:5429;width:12733;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YGNyAAAAOMAAAAPAAAAZHJzL2Rvd25yZXYueG1sRE9fS8Mw&#10;EH8X9h3CDXxzaa1usy4bohaHL2I32OvR3Nqw5lKa2NZvbwTBx/v9v81usq0YqPfGsYJ0kYAgrpw2&#10;XCs4HoqbNQgfkDW2jknBN3nYbWdXG8y1G/mThjLUIoawz1FBE0KXS+mrhiz6heuII3d2vcUQz76W&#10;uscxhttW3ibJUlo0HBsa7Oi5oepSflkFRfaxfH1xb6M9lYOW7ydTuKNR6no+PT2CCDSFf/Gfe6/j&#10;/Ptsna4esvQOfn+KAMjtDwAAAP//AwBQSwECLQAUAAYACAAAACEA2+H2y+4AAACFAQAAEwAAAAAA&#10;AAAAAAAAAAAAAAAAW0NvbnRlbnRfVHlwZXNdLnhtbFBLAQItABQABgAIAAAAIQBa9CxbvwAAABUB&#10;AAALAAAAAAAAAAAAAAAAAB8BAABfcmVscy8ucmVsc1BLAQItABQABgAIAAAAIQD3jYGNyAAAAOMA&#10;AAAPAAAAAAAAAAAAAAAAAAcCAABkcnMvZG93bnJldi54bWxQSwUGAAAAAAMAAwC3AAAA/AIAAAAA&#10;" fillcolor="#ebd7e1" strokecolor="#c285a3" strokeweight=".5pt">
                    <v:shadow color="black" opacity="0" offset="0,0"/>
                    <v:textbox inset="0,0,0,0">
                      <w:txbxContent>
                        <w:p w14:paraId="3ADA0077" w14:textId="512CAF1D" w:rsidR="00A35C99" w:rsidRDefault="00A35C99" w:rsidP="00A35C99">
                          <w:pPr>
                            <w:pStyle w:val="Style3"/>
                          </w:pPr>
                          <w:r>
                            <w:t>ch_Episodes</w:t>
                          </w:r>
                          <w:ins w:id="1715" w:author="Jules Brown" w:date="2024-08-20T12:21:00Z" w16du:dateUtc="2024-08-20T17:21:00Z">
                            <w:r>
                              <w:t>_exit</w:t>
                            </w:r>
                          </w:ins>
                        </w:p>
                      </w:txbxContent>
                    </v:textbox>
                  </v:shape>
                  <v:shape id="Right Bracket 405" o:spid="_x0000_s1457" type="#_x0000_t86" style="position:absolute;left:13386;top:952;width:490;height:10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4TYyQAAAOMAAAAPAAAAZHJzL2Rvd25yZXYueG1sRE/NSsNA&#10;EL4LfYdlCl7E7qbBEmK3pbQRvPSQKOhxzI5JMDsbsts0vr0rCB7n+5/tfra9mGj0nWMNyUqBIK6d&#10;6bjR8PrydJ+B8AHZYO+YNHyTh/1ucbPF3LgrlzRVoRExhH2OGtoQhlxKX7dk0a/cQBy5TzdaDPEc&#10;G2lGvMZw28u1UhtpsePY0OJAx5bqr+piNXzclZfpcO6rU/l+LN7SokjPg9L6djkfHkEEmsO/+M/9&#10;bOL8LN0kSabSB/j9KQIgdz8AAAD//wMAUEsBAi0AFAAGAAgAAAAhANvh9svuAAAAhQEAABMAAAAA&#10;AAAAAAAAAAAAAAAAAFtDb250ZW50X1R5cGVzXS54bWxQSwECLQAUAAYACAAAACEAWvQsW78AAAAV&#10;AQAACwAAAAAAAAAAAAAAAAAfAQAAX3JlbHMvLnJlbHNQSwECLQAUAAYACAAAACEANMuE2MkAAADj&#10;AAAADwAAAAAAAAAAAAAAAAAHAgAAZHJzL2Rvd25yZXYueG1sUEsFBgAAAAADAAMAtwAAAP0CAAAA&#10;AA==&#10;" adj="456" strokecolor="black [3200]" strokeweight=".5pt">
                    <v:stroke joinstyle="miter"/>
                  </v:shape>
                  <v:shape id="AutoShape 10" o:spid="_x0000_s1458" type="#_x0000_t113" style="position:absolute;left:21050;top:7715;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fUiygAAAOIAAAAPAAAAZHJzL2Rvd25yZXYueG1sRI9Ba8JA&#10;FITvQv/D8gq96Sa1WBtdpbQGSy+lqeD1kX0mS7NvQ3ZN0n/vFgSPw8x8w6y3o21ET503jhWkswQE&#10;cem04UrB4SefLkH4gKyxcUwK/sjDdnM3WWOm3cDf1BehEhHCPkMFdQhtJqUva7LoZ64ljt7JdRZD&#10;lF0ldYdDhNtGPibJQlo0HBdqbOmtpvK3OFsF+fxrsXt3+8Eei17Lz6PJ3cEo9XA/vq5ABBrDLXxt&#10;f2gFz2m6fHlK0jn8X4p3QG4uAAAA//8DAFBLAQItABQABgAIAAAAIQDb4fbL7gAAAIUBAAATAAAA&#10;AAAAAAAAAAAAAAAAAABbQ29udGVudF9UeXBlc10ueG1sUEsBAi0AFAAGAAgAAAAhAFr0LFu/AAAA&#10;FQEAAAsAAAAAAAAAAAAAAAAAHwEAAF9yZWxzLy5yZWxzUEsBAi0AFAAGAAgAAAAhAN3Z9SLKAAAA&#10;4gAAAA8AAAAAAAAAAAAAAAAABwIAAGRycy9kb3ducmV2LnhtbFBLBQYAAAAAAwADALcAAAD+AgAA&#10;AAA=&#10;" fillcolor="#ebd7e1" strokecolor="#c285a3" strokeweight=".5pt">
                    <v:shadow color="black" opacity="0" offset="0,0"/>
                    <v:textbox inset="0,0,0,0">
                      <w:txbxContent>
                        <w:p w14:paraId="2992C023" w14:textId="48AF2558" w:rsidR="00A35C99" w:rsidRDefault="00A35C99" w:rsidP="00A35C99">
                          <w:pPr>
                            <w:pStyle w:val="Style3"/>
                          </w:pPr>
                          <w:r>
                            <w:t>tlsa_ExitHoHAdult</w:t>
                          </w:r>
                        </w:p>
                      </w:txbxContent>
                    </v:textbox>
                  </v:shape>
                  <v:shape id="Straight Arrow Connector 409" o:spid="_x0000_s1459" type="#_x0000_t32" style="position:absolute;left:14723;top:8953;width:53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VqyQAAAOIAAAAPAAAAZHJzL2Rvd25yZXYueG1sRI9BS8NA&#10;FITvgv9heYIXsZt2izWx2yKK2GujiL29Zp9JMPs25K1t/PddoeBxmPlmmOV69J060CBtYAvTSQaK&#10;uAqu5drC+9vL7T0oicgOu8Bk4ZcE1qvLiyUWLhx5S4cy1iqVsBRooYmxL7SWqiGPMgk9cfK+wuAx&#10;JjnU2g14TOW+07Msu9MeW04LDfb01FD1Xf54CybOZbadfy6k3NX7G/dsjHy8Wnt9NT4+gIo0xv/w&#10;md64xJlFlps8n8LfpXQH9OoEAAD//wMAUEsBAi0AFAAGAAgAAAAhANvh9svuAAAAhQEAABMAAAAA&#10;AAAAAAAAAAAAAAAAAFtDb250ZW50X1R5cGVzXS54bWxQSwECLQAUAAYACAAAACEAWvQsW78AAAAV&#10;AQAACwAAAAAAAAAAAAAAAAAfAQAAX3JlbHMvLnJlbHNQSwECLQAUAAYACAAAACEA8gSlaskAAADi&#10;AAAADwAAAAAAAAAAAAAAAAAHAgAAZHJzL2Rvd25yZXYueG1sUEsFBgAAAAADAAMAtwAAAP0CAAAA&#10;AA==&#10;" strokecolor="black [3200]" strokeweight=".5pt">
                    <v:stroke endarrow="block" joinstyle="miter"/>
                  </v:shape>
                </v:group>
                <v:shape id="AutoShape 10" o:spid="_x0000_s1460" type="#_x0000_t113" style="position:absolute;left:-190;top:8064;width:14858;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W7xwAAAOMAAAAPAAAAZHJzL2Rvd25yZXYueG1sRE9fS8Mw&#10;EH8X9h3CDXxzSadWrcuGqMXhi1gHez2asw1rLqWJbf32RhB8vN//2+xm14mRhmA9a8hWCgRx7Y3l&#10;RsPho7y4BREissHOM2n4pgC77eJsg4XxE7/TWMVGpBAOBWpoY+wLKUPdksOw8j1x4j794DCmc2ik&#10;GXBK4a6Ta6Vy6dByamixp8eW6lP15TSUl2/585N/mdyxGo18PdrSH6zW58v54R5EpDn+i//ce5Pm&#10;3+TqKsvU3TX8/pQAkNsfAAAA//8DAFBLAQItABQABgAIAAAAIQDb4fbL7gAAAIUBAAATAAAAAAAA&#10;AAAAAAAAAAAAAABbQ29udGVudF9UeXBlc10ueG1sUEsBAi0AFAAGAAgAAAAhAFr0LFu/AAAAFQEA&#10;AAsAAAAAAAAAAAAAAAAAHwEAAF9yZWxzLy5yZWxzUEsBAi0AFAAGAAgAAAAhAPsr5bvHAAAA4wAA&#10;AA8AAAAAAAAAAAAAAAAABwIAAGRycy9kb3ducmV2LnhtbFBLBQYAAAAAAwADALcAAAD7AgAAAAA=&#10;" fillcolor="#ebd7e1" strokecolor="#c285a3" strokeweight=".5pt">
                  <v:shadow color="black" opacity="0" offset="0,0"/>
                  <v:textbox inset="0,0,0,0">
                    <w:txbxContent>
                      <w:p w14:paraId="5AD793F4" w14:textId="0167D679" w:rsidR="00A35C99" w:rsidRDefault="00A35C99" w:rsidP="00A35C99">
                        <w:pPr>
                          <w:pStyle w:val="Style3"/>
                        </w:pPr>
                        <w:r>
                          <w:t>tlsa_Enrollment</w:t>
                        </w:r>
                      </w:p>
                    </w:txbxContent>
                  </v:textbox>
                </v:shape>
                <w10:wrap type="topAndBottom"/>
              </v:group>
            </w:pict>
          </mc:Fallback>
        </mc:AlternateContent>
      </w:r>
      <w:r w:rsidR="005846C0" w:rsidRPr="00655B0F">
        <w:t>CHTime</w:t>
      </w:r>
      <w:r w:rsidR="005846C0">
        <w:t xml:space="preserve"> and </w:t>
      </w:r>
      <w:r w:rsidR="005846C0" w:rsidRPr="005F4836">
        <w:t>CHTimeStatus</w:t>
      </w:r>
      <w:r w:rsidR="005846C0">
        <w:t xml:space="preserve"> for Exit Cohorts</w:t>
      </w:r>
      <w:bookmarkEnd w:id="1712"/>
      <w:bookmarkEnd w:id="1713"/>
    </w:p>
    <w:p w14:paraId="43086591" w14:textId="5505299A" w:rsidR="00112C68" w:rsidRPr="00C666E3" w:rsidRDefault="00112C68" w:rsidP="00E46A61"/>
    <w:p w14:paraId="1B9F4C4B" w14:textId="03A5BC25" w:rsidR="005846C0" w:rsidRDefault="005846C0" w:rsidP="005846C0">
      <w:pPr>
        <w:pStyle w:val="Heading3"/>
        <w:ind w:left="0" w:firstLine="0"/>
      </w:pPr>
      <w:r>
        <w:t>Relevant Data</w:t>
      </w:r>
    </w:p>
    <w:p w14:paraId="493E9796" w14:textId="5F374DAD"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30339F">
        <w:trPr>
          <w:trHeight w:val="216"/>
        </w:trPr>
        <w:tc>
          <w:tcPr>
            <w:tcW w:w="9355" w:type="dxa"/>
            <w:shd w:val="clear" w:color="auto" w:fill="FDE9D9" w:themeFill="accent6" w:themeFillTint="33"/>
          </w:tcPr>
          <w:p w14:paraId="014A3421" w14:textId="77777777" w:rsidR="005846C0" w:rsidRPr="005F4836" w:rsidRDefault="005846C0" w:rsidP="0030339F">
            <w:pPr>
              <w:pStyle w:val="NoSpacing"/>
              <w:rPr>
                <w:b/>
                <w:bCs/>
              </w:rPr>
            </w:pPr>
            <w:r>
              <w:rPr>
                <w:b/>
                <w:bCs/>
              </w:rPr>
              <w:t>tlsa</w:t>
            </w:r>
            <w:r w:rsidRPr="005F4836">
              <w:rPr>
                <w:b/>
                <w:bCs/>
              </w:rPr>
              <w:t>_Person</w:t>
            </w:r>
          </w:p>
        </w:tc>
      </w:tr>
      <w:tr w:rsidR="005846C0" w:rsidRPr="005F4836" w14:paraId="23BDA8BE" w14:textId="77777777" w:rsidTr="0030339F">
        <w:trPr>
          <w:trHeight w:val="216"/>
        </w:trPr>
        <w:tc>
          <w:tcPr>
            <w:tcW w:w="9355" w:type="dxa"/>
          </w:tcPr>
          <w:p w14:paraId="290AF09E" w14:textId="77777777" w:rsidR="005846C0" w:rsidRPr="005F4836" w:rsidRDefault="005846C0" w:rsidP="0030339F">
            <w:pPr>
              <w:pStyle w:val="NoSpacing"/>
            </w:pPr>
            <w:r w:rsidRPr="005F4836">
              <w:t>PersonalID</w:t>
            </w:r>
          </w:p>
        </w:tc>
      </w:tr>
      <w:tr w:rsidR="005846C0" w:rsidRPr="005F4836" w14:paraId="035B6AEE" w14:textId="77777777" w:rsidTr="0030339F">
        <w:trPr>
          <w:trHeight w:val="216"/>
        </w:trPr>
        <w:tc>
          <w:tcPr>
            <w:tcW w:w="9355" w:type="dxa"/>
          </w:tcPr>
          <w:p w14:paraId="3DFF39DB" w14:textId="77777777" w:rsidR="005846C0" w:rsidRPr="00E17F92" w:rsidRDefault="005846C0" w:rsidP="0030339F">
            <w:pPr>
              <w:pStyle w:val="NoSpacing"/>
            </w:pPr>
            <w:r>
              <w:t>HoHAdult</w:t>
            </w:r>
          </w:p>
        </w:tc>
      </w:tr>
      <w:tr w:rsidR="005846C0" w:rsidRPr="005F4836" w14:paraId="5E7C38A9" w14:textId="77777777" w:rsidTr="0030339F">
        <w:trPr>
          <w:trHeight w:val="216"/>
        </w:trPr>
        <w:tc>
          <w:tcPr>
            <w:tcW w:w="9355" w:type="dxa"/>
            <w:shd w:val="clear" w:color="auto" w:fill="FDE9D9" w:themeFill="accent6" w:themeFillTint="33"/>
          </w:tcPr>
          <w:p w14:paraId="6521D884" w14:textId="51556527" w:rsidR="005846C0" w:rsidRPr="005F4836" w:rsidRDefault="0082216A" w:rsidP="0030339F">
            <w:pPr>
              <w:pStyle w:val="NoSpacing"/>
              <w:rPr>
                <w:b/>
                <w:bCs/>
              </w:rPr>
            </w:pPr>
            <w:r>
              <w:rPr>
                <w:b/>
                <w:bCs/>
              </w:rPr>
              <w:t>ch_Episodes</w:t>
            </w:r>
            <w:ins w:id="1716" w:author="Molly McEvilley" w:date="2024-08-20T09:25:00Z" w16du:dateUtc="2024-08-20T13:25:00Z">
              <w:r>
                <w:rPr>
                  <w:b/>
                  <w:bCs/>
                </w:rPr>
                <w:t>_exit</w:t>
              </w:r>
            </w:ins>
          </w:p>
        </w:tc>
      </w:tr>
      <w:tr w:rsidR="005846C0" w:rsidRPr="005F4836" w14:paraId="53171737" w14:textId="77777777" w:rsidTr="0030339F">
        <w:trPr>
          <w:trHeight w:val="216"/>
        </w:trPr>
        <w:tc>
          <w:tcPr>
            <w:tcW w:w="9355" w:type="dxa"/>
          </w:tcPr>
          <w:p w14:paraId="5E969D22" w14:textId="77777777" w:rsidR="005846C0" w:rsidRPr="005F4836" w:rsidRDefault="005846C0" w:rsidP="0030339F">
            <w:pPr>
              <w:pStyle w:val="NoSpacing"/>
            </w:pPr>
            <w:r w:rsidRPr="00E17F92">
              <w:t>Perso</w:t>
            </w:r>
            <w:r w:rsidRPr="00D75C24">
              <w:t>nalI</w:t>
            </w:r>
            <w:r w:rsidRPr="00FC29E8">
              <w:t>D</w:t>
            </w:r>
          </w:p>
        </w:tc>
      </w:tr>
      <w:tr w:rsidR="005846C0" w:rsidRPr="005F4836" w14:paraId="03C0A675" w14:textId="77777777" w:rsidTr="0030339F">
        <w:trPr>
          <w:trHeight w:val="216"/>
        </w:trPr>
        <w:tc>
          <w:tcPr>
            <w:tcW w:w="9355" w:type="dxa"/>
          </w:tcPr>
          <w:p w14:paraId="37E2681B" w14:textId="77777777" w:rsidR="005846C0" w:rsidRPr="005F4836" w:rsidRDefault="005846C0" w:rsidP="0030339F">
            <w:pPr>
              <w:pStyle w:val="NoSpacing"/>
            </w:pPr>
            <w:r w:rsidRPr="005F4836">
              <w:t>episodeStart</w:t>
            </w:r>
          </w:p>
        </w:tc>
      </w:tr>
      <w:tr w:rsidR="005846C0" w:rsidRPr="005F4836" w14:paraId="7AC2BCB4" w14:textId="77777777" w:rsidTr="0030339F">
        <w:trPr>
          <w:trHeight w:val="216"/>
        </w:trPr>
        <w:tc>
          <w:tcPr>
            <w:tcW w:w="9355" w:type="dxa"/>
          </w:tcPr>
          <w:p w14:paraId="10BE9765" w14:textId="77777777" w:rsidR="005846C0" w:rsidRPr="005F4836" w:rsidRDefault="005846C0" w:rsidP="0030339F">
            <w:pPr>
              <w:pStyle w:val="NoSpacing"/>
            </w:pPr>
            <w:r w:rsidRPr="005F4836">
              <w:t>episodeEnd</w:t>
            </w:r>
          </w:p>
        </w:tc>
      </w:tr>
      <w:tr w:rsidR="005846C0" w:rsidRPr="005F4836" w14:paraId="51EF19CC" w14:textId="77777777" w:rsidTr="0030339F">
        <w:trPr>
          <w:trHeight w:val="216"/>
        </w:trPr>
        <w:tc>
          <w:tcPr>
            <w:tcW w:w="9355" w:type="dxa"/>
          </w:tcPr>
          <w:p w14:paraId="1BCE3C61" w14:textId="77777777" w:rsidR="005846C0" w:rsidRPr="005F4836" w:rsidRDefault="005846C0" w:rsidP="0030339F">
            <w:pPr>
              <w:pStyle w:val="NoSpacing"/>
            </w:pPr>
            <w:r w:rsidRPr="005F4836">
              <w:t>episodeDays</w:t>
            </w:r>
          </w:p>
        </w:tc>
      </w:tr>
      <w:tr w:rsidR="005846C0" w:rsidRPr="005F4836" w14:paraId="6E30CEA0" w14:textId="77777777" w:rsidTr="0030339F">
        <w:trPr>
          <w:trHeight w:val="216"/>
        </w:trPr>
        <w:tc>
          <w:tcPr>
            <w:tcW w:w="9355" w:type="dxa"/>
            <w:shd w:val="clear" w:color="auto" w:fill="FDE9D9" w:themeFill="accent6" w:themeFillTint="33"/>
          </w:tcPr>
          <w:p w14:paraId="5CBD88AA" w14:textId="77777777" w:rsidR="005846C0" w:rsidRPr="005F4836" w:rsidRDefault="005846C0" w:rsidP="0030339F">
            <w:pPr>
              <w:pStyle w:val="NoSpacing"/>
              <w:rPr>
                <w:b/>
                <w:bCs/>
              </w:rPr>
            </w:pPr>
            <w:r>
              <w:rPr>
                <w:b/>
                <w:bCs/>
              </w:rPr>
              <w:t>tlsa</w:t>
            </w:r>
            <w:r w:rsidRPr="005F4836">
              <w:rPr>
                <w:b/>
                <w:bCs/>
              </w:rPr>
              <w:t>_Enrollment</w:t>
            </w:r>
          </w:p>
        </w:tc>
      </w:tr>
      <w:tr w:rsidR="005846C0" w:rsidRPr="005F4836" w14:paraId="329BDD3B" w14:textId="77777777" w:rsidTr="0030339F">
        <w:trPr>
          <w:trHeight w:val="216"/>
        </w:trPr>
        <w:tc>
          <w:tcPr>
            <w:tcW w:w="9355" w:type="dxa"/>
          </w:tcPr>
          <w:p w14:paraId="6173CD67" w14:textId="77777777" w:rsidR="005846C0" w:rsidRPr="005F4836" w:rsidRDefault="005846C0" w:rsidP="0030339F">
            <w:pPr>
              <w:pStyle w:val="NoSpacing"/>
            </w:pPr>
            <w:r w:rsidRPr="005F4836">
              <w:t>EnrollmentID</w:t>
            </w:r>
          </w:p>
        </w:tc>
      </w:tr>
      <w:tr w:rsidR="005846C0" w:rsidRPr="005F4836" w14:paraId="5CCDB555" w14:textId="77777777" w:rsidTr="0030339F">
        <w:trPr>
          <w:trHeight w:val="216"/>
        </w:trPr>
        <w:tc>
          <w:tcPr>
            <w:tcW w:w="9355" w:type="dxa"/>
          </w:tcPr>
          <w:p w14:paraId="20830118" w14:textId="77777777" w:rsidR="005846C0" w:rsidRPr="005F4836" w:rsidRDefault="005846C0" w:rsidP="0030339F">
            <w:pPr>
              <w:pStyle w:val="NoSpacing"/>
            </w:pPr>
            <w:r>
              <w:t>CH</w:t>
            </w:r>
          </w:p>
        </w:tc>
      </w:tr>
      <w:tr w:rsidR="005846C0" w:rsidRPr="005F4836" w14:paraId="0815516C" w14:textId="77777777" w:rsidTr="0030339F">
        <w:trPr>
          <w:trHeight w:val="216"/>
        </w:trPr>
        <w:tc>
          <w:tcPr>
            <w:tcW w:w="9355" w:type="dxa"/>
          </w:tcPr>
          <w:p w14:paraId="5AB25FE2" w14:textId="77777777" w:rsidR="005846C0" w:rsidRPr="00E17F92" w:rsidRDefault="005846C0" w:rsidP="0030339F">
            <w:pPr>
              <w:pStyle w:val="NoSpacing"/>
            </w:pPr>
            <w:r>
              <w:t>PersonalID</w:t>
            </w:r>
          </w:p>
        </w:tc>
      </w:tr>
      <w:tr w:rsidR="005846C0" w:rsidRPr="005F4836" w14:paraId="4456D84C" w14:textId="77777777" w:rsidTr="0030339F">
        <w:trPr>
          <w:trHeight w:val="216"/>
        </w:trPr>
        <w:tc>
          <w:tcPr>
            <w:tcW w:w="9355" w:type="dxa"/>
          </w:tcPr>
          <w:p w14:paraId="34E15A6D" w14:textId="77C8B844" w:rsidR="005846C0" w:rsidRDefault="00A30C61" w:rsidP="0030339F">
            <w:pPr>
              <w:pStyle w:val="NoSpacing"/>
            </w:pPr>
            <w:r>
              <w:t>LSA</w:t>
            </w:r>
            <w:r w:rsidR="005846C0">
              <w:t>ProjectType</w:t>
            </w:r>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3A9CEE6E" w:rsidR="005846C0" w:rsidRPr="005F4836" w:rsidRDefault="005846C0"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sidR="006D0F6E">
              <w:rPr>
                <w:b w:val="0"/>
                <w:bCs w:val="0"/>
                <w:color w:val="FFFFFF" w:themeColor="background1"/>
              </w:rPr>
              <w:t>ExitHoHAdult</w:t>
            </w:r>
          </w:p>
        </w:tc>
      </w:tr>
      <w:tr w:rsidR="005846C0" w:rsidRPr="00370840" w14:paraId="6B6B8FD0" w14:textId="77777777" w:rsidTr="0030339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30339F">
            <w:pPr>
              <w:pStyle w:val="NoSpacing"/>
            </w:pPr>
            <w:r w:rsidRPr="005F4836">
              <w:t>CHTime</w:t>
            </w:r>
          </w:p>
        </w:tc>
      </w:tr>
      <w:tr w:rsidR="005846C0" w:rsidRPr="00370840" w14:paraId="77E64ACF"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30339F">
            <w:pPr>
              <w:pStyle w:val="NoSpacing"/>
            </w:pPr>
            <w:r w:rsidRPr="005F4836">
              <w:t>CHTimeStatus</w:t>
            </w:r>
          </w:p>
        </w:tc>
      </w:tr>
    </w:tbl>
    <w:p w14:paraId="58D0DF3C" w14:textId="77777777" w:rsidR="005846C0" w:rsidRDefault="005846C0" w:rsidP="005846C0">
      <w:pPr>
        <w:pStyle w:val="Heading3"/>
      </w:pPr>
      <w:r>
        <w:t>Logic</w:t>
      </w:r>
    </w:p>
    <w:p w14:paraId="7C46FF83" w14:textId="7BCAA396" w:rsidR="005846C0" w:rsidRPr="00E17F92" w:rsidRDefault="005846C0" w:rsidP="005846C0">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 </w:t>
      </w:r>
      <w:r w:rsidR="007F10DD">
        <w:rPr>
          <w:szCs w:val="20"/>
        </w:rPr>
        <w:t>For records where values were not already set in step 7.4</w:t>
      </w:r>
      <w:r w:rsidR="00537EAD">
        <w:rPr>
          <w:szCs w:val="20"/>
        </w:rPr>
        <w:t xml:space="preserve"> (i.e., where </w:t>
      </w:r>
      <w:r w:rsidR="00537EAD">
        <w:rPr>
          <w:b/>
          <w:bCs/>
          <w:szCs w:val="20"/>
        </w:rPr>
        <w:t xml:space="preserve">CHTime </w:t>
      </w:r>
      <w:r w:rsidR="00537EAD">
        <w:rPr>
          <w:szCs w:val="20"/>
        </w:rPr>
        <w:t>is NULL)</w:t>
      </w:r>
      <w:r w:rsidR="007F10DD">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 </w:t>
      </w:r>
    </w:p>
    <w:p w14:paraId="4AC541DF" w14:textId="4A7A22E4" w:rsidR="005846C0" w:rsidRPr="00A7544C" w:rsidRDefault="005846C0" w:rsidP="00777E3F">
      <w:pPr>
        <w:pStyle w:val="ListParagraph"/>
        <w:numPr>
          <w:ilvl w:val="0"/>
          <w:numId w:val="70"/>
        </w:numPr>
      </w:pPr>
      <w:r w:rsidRPr="005F4836">
        <w:lastRenderedPageBreak/>
        <w:t xml:space="preserve">Set </w:t>
      </w:r>
      <w:r w:rsidRPr="005F4836">
        <w:rPr>
          <w:b/>
          <w:bCs/>
        </w:rPr>
        <w:t>CHTime</w:t>
      </w:r>
      <w:r w:rsidRPr="005F4836">
        <w:t xml:space="preserve"> = 365 and </w:t>
      </w:r>
      <w:r w:rsidRPr="005F4836">
        <w:rPr>
          <w:b/>
          <w:bCs/>
        </w:rPr>
        <w:t>CHTimeStatus</w:t>
      </w:r>
      <w:r w:rsidRPr="005F4836">
        <w:t xml:space="preserve"> = 1 </w:t>
      </w:r>
      <w:r>
        <w:t>when there is a single episode where:</w:t>
      </w:r>
    </w:p>
    <w:p w14:paraId="0C7CD677" w14:textId="19C42E4D" w:rsidR="005846C0" w:rsidRPr="00845520" w:rsidRDefault="0082216A" w:rsidP="00777E3F">
      <w:pPr>
        <w:pStyle w:val="ListParagraph"/>
        <w:numPr>
          <w:ilvl w:val="0"/>
          <w:numId w:val="20"/>
        </w:numPr>
        <w:rPr>
          <w:b/>
        </w:rPr>
      </w:pPr>
      <w:r>
        <w:rPr>
          <w:bCs/>
        </w:rPr>
        <w:t>ch_Episodes</w:t>
      </w:r>
      <w:ins w:id="1717" w:author="Molly McEvilley" w:date="2024-08-20T09:25:00Z" w16du:dateUtc="2024-08-20T13:25:00Z">
        <w:r>
          <w:rPr>
            <w:bCs/>
          </w:rPr>
          <w:t>_exit</w:t>
        </w:r>
      </w:ins>
      <w:r w:rsidR="005846C0" w:rsidRPr="006B4F91">
        <w:rPr>
          <w:bCs/>
        </w:rPr>
        <w:t>.</w:t>
      </w:r>
      <w:r w:rsidR="005846C0" w:rsidRPr="006B4F91">
        <w:rPr>
          <w:b/>
        </w:rPr>
        <w:t>episodeEnd</w:t>
      </w:r>
      <w:r w:rsidR="005846C0">
        <w:t xml:space="preserve"> &gt; </w:t>
      </w:r>
      <w:r w:rsidR="005846C0" w:rsidRPr="00E6519A">
        <w:t>(</w:t>
      </w:r>
      <w:r w:rsidR="005846C0" w:rsidRPr="006B4F91">
        <w:rPr>
          <w:b/>
        </w:rPr>
        <w:t>LastActive</w:t>
      </w:r>
      <w:r w:rsidR="005846C0" w:rsidRPr="006B4F91">
        <w:rPr>
          <w:i/>
        </w:rPr>
        <w:t xml:space="preserve"> </w:t>
      </w:r>
      <w:r w:rsidR="005846C0" w:rsidRPr="00E6519A">
        <w:t xml:space="preserve">– </w:t>
      </w:r>
      <w:r w:rsidR="005846C0">
        <w:t xml:space="preserve">1 year) </w:t>
      </w:r>
    </w:p>
    <w:p w14:paraId="2C3C4D87" w14:textId="54A13C0C" w:rsidR="005846C0" w:rsidRPr="006B4F91" w:rsidRDefault="0082216A" w:rsidP="00777E3F">
      <w:pPr>
        <w:pStyle w:val="ListParagraph"/>
        <w:numPr>
          <w:ilvl w:val="0"/>
          <w:numId w:val="20"/>
        </w:numPr>
        <w:rPr>
          <w:b/>
        </w:rPr>
      </w:pPr>
      <w:r>
        <w:t>ch_Episodes</w:t>
      </w:r>
      <w:ins w:id="1718" w:author="Molly McEvilley" w:date="2024-08-20T09:25:00Z" w16du:dateUtc="2024-08-20T13:25:00Z">
        <w:r>
          <w:t>_exit</w:t>
        </w:r>
      </w:ins>
      <w:r w:rsidR="005846C0">
        <w:t>.</w:t>
      </w:r>
      <w:r w:rsidR="005846C0" w:rsidRPr="00845520">
        <w:rPr>
          <w:b/>
          <w:bCs/>
        </w:rPr>
        <w:t>episodeStart</w:t>
      </w:r>
      <w:r w:rsidR="005846C0">
        <w:t xml:space="preserve"> &lt;= [</w:t>
      </w:r>
      <w:r w:rsidR="005846C0" w:rsidRPr="00845520">
        <w:rPr>
          <w:b/>
          <w:bCs/>
        </w:rPr>
        <w:t>episodeEnd</w:t>
      </w:r>
      <w:r w:rsidR="005846C0">
        <w:t xml:space="preserve"> – 1 year]</w:t>
      </w:r>
    </w:p>
    <w:p w14:paraId="2076F3A9" w14:textId="7090A453" w:rsidR="005846C0" w:rsidRPr="00A7544C" w:rsidRDefault="005846C0" w:rsidP="00777E3F">
      <w:pPr>
        <w:pStyle w:val="ListParagraph"/>
        <w:numPr>
          <w:ilvl w:val="0"/>
          <w:numId w:val="70"/>
        </w:numPr>
      </w:pPr>
      <w:r w:rsidRPr="00A7544C">
        <w:t xml:space="preserve">Set </w:t>
      </w:r>
      <w:r w:rsidRPr="00A7544C">
        <w:rPr>
          <w:b/>
          <w:bCs/>
        </w:rPr>
        <w:t>CHTime</w:t>
      </w:r>
      <w:r w:rsidRPr="00A7544C">
        <w:t xml:space="preserve"> = 365 </w:t>
      </w:r>
      <w:r>
        <w:t xml:space="preserve">and </w:t>
      </w:r>
      <w:r w:rsidRPr="00A7544C">
        <w:rPr>
          <w:b/>
          <w:bCs/>
        </w:rPr>
        <w:t>CHTimeStatus</w:t>
      </w:r>
      <w:r>
        <w:t xml:space="preserve"> = 2 </w:t>
      </w:r>
      <w:r w:rsidRPr="00A7544C">
        <w:t>wh</w:t>
      </w:r>
      <w:r w:rsidRPr="003E2D7F">
        <w:t>ere</w:t>
      </w:r>
      <w:r>
        <w:t>:</w:t>
      </w:r>
    </w:p>
    <w:p w14:paraId="0E6E560A" w14:textId="4D750982" w:rsidR="005846C0" w:rsidRPr="005F4836" w:rsidRDefault="00A41ADE" w:rsidP="00777E3F">
      <w:pPr>
        <w:pStyle w:val="ListParagraph"/>
        <w:numPr>
          <w:ilvl w:val="0"/>
          <w:numId w:val="20"/>
        </w:numPr>
        <w:rPr>
          <w:b/>
        </w:rPr>
      </w:pPr>
      <w:r>
        <w:t xml:space="preserve">There are at least </w:t>
      </w:r>
      <w:r w:rsidR="00DD5554">
        <w:t>4 episodes (</w:t>
      </w:r>
      <w:r w:rsidR="005846C0">
        <w:t xml:space="preserve">[COUNT of </w:t>
      </w:r>
      <w:r w:rsidR="0082216A">
        <w:t>ch_Episodes</w:t>
      </w:r>
      <w:ins w:id="1719" w:author="Molly McEvilley" w:date="2024-08-20T09:26:00Z" w16du:dateUtc="2024-08-20T13:26:00Z">
        <w:r w:rsidR="0082216A">
          <w:t>_exit</w:t>
        </w:r>
      </w:ins>
      <w:r w:rsidR="005846C0">
        <w:t>] &gt;= 4</w:t>
      </w:r>
      <w:r w:rsidR="00DD5554">
        <w:t>)</w:t>
      </w:r>
      <w:r w:rsidR="007D22CF">
        <w:t xml:space="preserve"> that overlap with the period between </w:t>
      </w:r>
      <w:r w:rsidR="005846C0" w:rsidRPr="00845520">
        <w:rPr>
          <w:b/>
          <w:bCs/>
        </w:rPr>
        <w:t>CHStart</w:t>
      </w:r>
      <w:r w:rsidR="005846C0">
        <w:t xml:space="preserve"> and </w:t>
      </w:r>
      <w:r w:rsidR="005846C0" w:rsidRPr="00845520">
        <w:rPr>
          <w:b/>
          <w:bCs/>
        </w:rPr>
        <w:t>Last</w:t>
      </w:r>
      <w:r w:rsidR="008F25FC">
        <w:rPr>
          <w:b/>
          <w:bCs/>
        </w:rPr>
        <w:t>A</w:t>
      </w:r>
      <w:r w:rsidR="005846C0" w:rsidRPr="00845520">
        <w:rPr>
          <w:b/>
          <w:bCs/>
        </w:rPr>
        <w:t>ctive</w:t>
      </w:r>
      <w:r w:rsidR="005846C0">
        <w:t>; and</w:t>
      </w:r>
    </w:p>
    <w:p w14:paraId="39E78796" w14:textId="3B2C608D" w:rsidR="005846C0" w:rsidRPr="005F4836" w:rsidRDefault="005846C0" w:rsidP="00777E3F">
      <w:pPr>
        <w:pStyle w:val="ListParagraph"/>
        <w:numPr>
          <w:ilvl w:val="0"/>
          <w:numId w:val="20"/>
        </w:numPr>
        <w:rPr>
          <w:b/>
        </w:rPr>
      </w:pPr>
      <w:r>
        <w:t xml:space="preserve">[COUNT of </w:t>
      </w:r>
      <w:r w:rsidR="004E640D">
        <w:t>ch_Include</w:t>
      </w:r>
      <w:ins w:id="1720" w:author="Molly McEvilley" w:date="2024-08-20T09:22:00Z" w16du:dateUtc="2024-08-20T13:22:00Z">
        <w:r w:rsidR="004E640D">
          <w:t>_exit</w:t>
        </w:r>
      </w:ins>
      <w:r>
        <w:t>.</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AB6EBE1" w14:textId="77777777" w:rsidR="005846C0" w:rsidRPr="006B4F91" w:rsidRDefault="005846C0" w:rsidP="00777E3F">
      <w:pPr>
        <w:pStyle w:val="ListParagraph"/>
        <w:numPr>
          <w:ilvl w:val="0"/>
          <w:numId w:val="70"/>
        </w:numPr>
      </w:pPr>
      <w:r w:rsidRPr="006B4F91">
        <w:t xml:space="preserve">Set </w:t>
      </w:r>
      <w:r w:rsidRPr="006B4F91">
        <w:rPr>
          <w:b/>
          <w:bCs/>
        </w:rPr>
        <w:t>CHTime</w:t>
      </w:r>
      <w:r w:rsidRPr="006B4F91">
        <w:t xml:space="preserve"> = 365 </w:t>
      </w:r>
      <w:r>
        <w:t xml:space="preserve">and </w:t>
      </w:r>
      <w:r w:rsidRPr="00A7544C">
        <w:rPr>
          <w:b/>
          <w:bCs/>
        </w:rPr>
        <w:t>CHTimeStatus</w:t>
      </w:r>
      <w:r>
        <w:t xml:space="preserve"> = 3 </w:t>
      </w:r>
      <w:r w:rsidRPr="006B4F91">
        <w:t>where</w:t>
      </w:r>
      <w:r>
        <w:t>:</w:t>
      </w:r>
    </w:p>
    <w:p w14:paraId="568418BD" w14:textId="1FA41CCB" w:rsidR="005846C0" w:rsidRPr="005F4836" w:rsidRDefault="007D22CF" w:rsidP="00777E3F">
      <w:pPr>
        <w:pStyle w:val="ListParagraph"/>
        <w:numPr>
          <w:ilvl w:val="0"/>
          <w:numId w:val="20"/>
        </w:numPr>
        <w:rPr>
          <w:b/>
        </w:rPr>
      </w:pPr>
      <w:r>
        <w:t>There are betwee</w:t>
      </w:r>
      <w:r w:rsidR="00D73CC8">
        <w:t>n 1 and 3 episodes (</w:t>
      </w:r>
      <w:r w:rsidR="005846C0">
        <w:t xml:space="preserve">[COUNT of </w:t>
      </w:r>
      <w:r w:rsidR="0082216A">
        <w:t>ch_Episodes</w:t>
      </w:r>
      <w:ins w:id="1721" w:author="Molly McEvilley" w:date="2024-08-20T09:26:00Z" w16du:dateUtc="2024-08-20T13:26:00Z">
        <w:r w:rsidR="0082216A">
          <w:t>_exit</w:t>
        </w:r>
      </w:ins>
      <w:r w:rsidR="005846C0">
        <w:t>]</w:t>
      </w:r>
      <w:r w:rsidR="00D73CC8">
        <w:t>)</w:t>
      </w:r>
      <w:r w:rsidR="00D73CC8" w:rsidRPr="00D73CC8">
        <w:t xml:space="preserve"> </w:t>
      </w:r>
      <w:r w:rsidR="00D73CC8">
        <w:t xml:space="preserve">that overlap with the period between </w:t>
      </w:r>
      <w:r w:rsidR="00D73CC8" w:rsidRPr="00845520">
        <w:rPr>
          <w:b/>
          <w:bCs/>
        </w:rPr>
        <w:t>CHStart</w:t>
      </w:r>
      <w:r w:rsidR="00D73CC8">
        <w:t xml:space="preserve"> and </w:t>
      </w:r>
      <w:r w:rsidR="00D73CC8" w:rsidRPr="00845520">
        <w:rPr>
          <w:b/>
          <w:bCs/>
        </w:rPr>
        <w:t>Last</w:t>
      </w:r>
      <w:r w:rsidR="00D73CC8">
        <w:rPr>
          <w:b/>
          <w:bCs/>
        </w:rPr>
        <w:t>A</w:t>
      </w:r>
      <w:r w:rsidR="00D73CC8" w:rsidRPr="00845520">
        <w:rPr>
          <w:b/>
          <w:bCs/>
        </w:rPr>
        <w:t>ctive</w:t>
      </w:r>
      <w:r w:rsidR="005846C0">
        <w:t>; and</w:t>
      </w:r>
    </w:p>
    <w:p w14:paraId="24B5EA32" w14:textId="02A899B9" w:rsidR="005846C0" w:rsidRPr="00845520" w:rsidRDefault="005846C0" w:rsidP="00777E3F">
      <w:pPr>
        <w:pStyle w:val="ListParagraph"/>
        <w:numPr>
          <w:ilvl w:val="0"/>
          <w:numId w:val="20"/>
        </w:numPr>
        <w:rPr>
          <w:b/>
        </w:rPr>
      </w:pPr>
      <w:r>
        <w:t xml:space="preserve">[COUNT of </w:t>
      </w:r>
      <w:r w:rsidR="004E640D">
        <w:t>ch_Include</w:t>
      </w:r>
      <w:ins w:id="1722" w:author="Molly McEvilley" w:date="2024-08-20T09:22:00Z" w16du:dateUtc="2024-08-20T13:22:00Z">
        <w:r w:rsidR="004E640D">
          <w:t>_exit</w:t>
        </w:r>
      </w:ins>
      <w:r>
        <w:t>.</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1E64A57" w14:textId="410691A8" w:rsidR="005846C0" w:rsidRDefault="005846C0" w:rsidP="00777E3F">
      <w:pPr>
        <w:pStyle w:val="ListParagraph"/>
        <w:numPr>
          <w:ilvl w:val="0"/>
          <w:numId w:val="70"/>
        </w:numPr>
      </w:pPr>
      <w:r w:rsidRPr="00A7544C">
        <w:t xml:space="preserve">Set </w:t>
      </w:r>
      <w:r w:rsidRPr="00A7544C">
        <w:rPr>
          <w:b/>
          <w:bCs/>
        </w:rPr>
        <w:t xml:space="preserve">CHTime </w:t>
      </w:r>
      <w:r w:rsidRPr="006F42D9">
        <w:t>= 270</w:t>
      </w:r>
      <w:r w:rsidRPr="005C4382">
        <w:t xml:space="preserve"> </w:t>
      </w:r>
      <w:r w:rsidR="003156CE">
        <w:t>(</w:t>
      </w:r>
      <w:r>
        <w:rPr>
          <w:b/>
          <w:bCs/>
        </w:rPr>
        <w:t>CHTimeStatus</w:t>
      </w:r>
      <w:r w:rsidRPr="005C4382">
        <w:t xml:space="preserve"> </w:t>
      </w:r>
      <w:r w:rsidR="00E60516">
        <w:t xml:space="preserve">is n/a for tlsa_Exit when </w:t>
      </w:r>
      <w:r w:rsidR="00E60516" w:rsidRPr="00E60516">
        <w:rPr>
          <w:b/>
          <w:bCs/>
        </w:rPr>
        <w:t>CHTime</w:t>
      </w:r>
      <w:r w:rsidR="00E60516">
        <w:t xml:space="preserve"> = 270)</w:t>
      </w:r>
      <w:r w:rsidR="00474DFA">
        <w:t xml:space="preserve"> </w:t>
      </w:r>
      <w:r w:rsidRPr="00E17F92">
        <w:t>where</w:t>
      </w:r>
      <w:r w:rsidRPr="00D75C24">
        <w:t xml:space="preserve"> </w:t>
      </w:r>
      <w:r>
        <w:t xml:space="preserve">[COUNT of </w:t>
      </w:r>
      <w:r w:rsidR="004E640D">
        <w:t>ch_Include</w:t>
      </w:r>
      <w:ins w:id="1723" w:author="Molly McEvilley" w:date="2024-08-20T09:22:00Z" w16du:dateUtc="2024-08-20T13:22:00Z">
        <w:r w:rsidR="004E640D">
          <w:t>_exit</w:t>
        </w:r>
      </w:ins>
      <w:r>
        <w:t>.</w:t>
      </w:r>
      <w:r w:rsidRPr="00845520">
        <w:rPr>
          <w:b/>
          <w:bCs/>
        </w:rPr>
        <w:t>ESSHStreetDate</w:t>
      </w:r>
      <w:r>
        <w:t>s] is between 270 and 364</w:t>
      </w:r>
      <w:r w:rsidR="00BC3753">
        <w:t>.</w:t>
      </w:r>
    </w:p>
    <w:p w14:paraId="5C938BB3" w14:textId="25A4B784" w:rsidR="00316D0B" w:rsidRPr="005F4836" w:rsidRDefault="00316D0B" w:rsidP="00777E3F">
      <w:pPr>
        <w:pStyle w:val="ListParagraph"/>
        <w:widowControl w:val="0"/>
        <w:numPr>
          <w:ilvl w:val="0"/>
          <w:numId w:val="70"/>
        </w:numPr>
      </w:pPr>
      <w:r>
        <w:t>(</w:t>
      </w:r>
      <w:r w:rsidR="00743C8A">
        <w:t>O</w:t>
      </w:r>
      <w:r>
        <w:t>ther</w:t>
      </w:r>
      <w:r w:rsidR="002730F1">
        <w:t xml:space="preserve"> combinations are not applicable to </w:t>
      </w:r>
      <w:r w:rsidR="00743C8A">
        <w:t xml:space="preserve">setting </w:t>
      </w:r>
      <w:r w:rsidR="00743C8A" w:rsidRPr="00743C8A">
        <w:rPr>
          <w:b/>
          <w:bCs/>
        </w:rPr>
        <w:t>HHChronic</w:t>
      </w:r>
      <w:r w:rsidR="00743C8A">
        <w:t xml:space="preserve"> for LSAExit and may be left NULL.)</w:t>
      </w:r>
    </w:p>
    <w:p w14:paraId="02FC2E05" w14:textId="2D3FF595" w:rsidR="0003147B" w:rsidRPr="00C52062" w:rsidRDefault="0003147B" w:rsidP="0088191A">
      <w:pPr>
        <w:pStyle w:val="Heading2"/>
      </w:pPr>
      <w:bookmarkStart w:id="1724" w:name="_Toc175057116"/>
      <w:r>
        <w:t>Set Population Identifiers for Exit Cohort Households</w:t>
      </w:r>
      <w:bookmarkEnd w:id="1678"/>
      <w:bookmarkEnd w:id="1724"/>
    </w:p>
    <w:p w14:paraId="05CA306D" w14:textId="2030228E" w:rsidR="00BE7B45" w:rsidRDefault="00C340AC" w:rsidP="00BE7B45">
      <w:pPr>
        <w:jc w:val="center"/>
      </w:pPr>
      <w:r>
        <w:rPr>
          <w:noProof/>
        </w:rPr>
        <w:drawing>
          <wp:anchor distT="0" distB="0" distL="114300" distR="114300" simplePos="0" relativeHeight="251650063" behindDoc="0" locked="0" layoutInCell="1" allowOverlap="1" wp14:anchorId="5660CDD0" wp14:editId="2A2F96C7">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C7628" w:rsidRPr="007327FC" w14:paraId="33808A0D" w14:textId="77777777" w:rsidTr="00E46A61">
        <w:trPr>
          <w:cantSplit/>
          <w:trHeight w:val="216"/>
        </w:trPr>
        <w:tc>
          <w:tcPr>
            <w:tcW w:w="9355" w:type="dxa"/>
            <w:shd w:val="clear" w:color="auto" w:fill="FDE9D9" w:themeFill="accent6" w:themeFillTint="33"/>
          </w:tcPr>
          <w:p w14:paraId="2E5950E1" w14:textId="77777777" w:rsidR="001C7628" w:rsidRPr="00FD11F6" w:rsidRDefault="001C7628" w:rsidP="0030339F">
            <w:pPr>
              <w:pStyle w:val="NoSpacing"/>
              <w:rPr>
                <w:b/>
                <w:bCs/>
              </w:rPr>
            </w:pPr>
            <w:r>
              <w:rPr>
                <w:b/>
                <w:bCs/>
              </w:rPr>
              <w:t>tlsa</w:t>
            </w:r>
            <w:r w:rsidRPr="00323F4A">
              <w:rPr>
                <w:b/>
                <w:bCs/>
              </w:rPr>
              <w:t>_</w:t>
            </w:r>
            <w:r>
              <w:rPr>
                <w:b/>
                <w:bCs/>
              </w:rPr>
              <w:t>Exit</w:t>
            </w:r>
          </w:p>
        </w:tc>
      </w:tr>
      <w:tr w:rsidR="001C7628" w:rsidRPr="00452445" w14:paraId="6C2BCC68" w14:textId="77777777" w:rsidTr="00E46A61">
        <w:trPr>
          <w:cantSplit/>
          <w:trHeight w:val="216"/>
        </w:trPr>
        <w:tc>
          <w:tcPr>
            <w:tcW w:w="9355" w:type="dxa"/>
            <w:shd w:val="clear" w:color="auto" w:fill="auto"/>
          </w:tcPr>
          <w:p w14:paraId="653CE50B" w14:textId="77777777" w:rsidR="001C7628" w:rsidRPr="00452445" w:rsidRDefault="001C7628" w:rsidP="0030339F">
            <w:pPr>
              <w:pStyle w:val="NoSpacing"/>
            </w:pPr>
            <w:r>
              <w:t xml:space="preserve">Cohort </w:t>
            </w:r>
          </w:p>
        </w:tc>
      </w:tr>
      <w:tr w:rsidR="001C7628" w14:paraId="28929AD0" w14:textId="77777777" w:rsidTr="00E46A61">
        <w:trPr>
          <w:cantSplit/>
          <w:trHeight w:val="216"/>
        </w:trPr>
        <w:tc>
          <w:tcPr>
            <w:tcW w:w="9355" w:type="dxa"/>
          </w:tcPr>
          <w:p w14:paraId="674DA3D2" w14:textId="77777777" w:rsidR="001C7628" w:rsidRPr="00B11BEB" w:rsidRDefault="001C7628" w:rsidP="0030339F">
            <w:pPr>
              <w:pStyle w:val="NoSpacing"/>
            </w:pPr>
            <w:r w:rsidRPr="00B11BEB">
              <w:t>HoHID</w:t>
            </w:r>
          </w:p>
        </w:tc>
      </w:tr>
      <w:tr w:rsidR="001C7628" w14:paraId="7DA832FA" w14:textId="77777777" w:rsidTr="00E46A61">
        <w:trPr>
          <w:cantSplit/>
          <w:trHeight w:val="216"/>
        </w:trPr>
        <w:tc>
          <w:tcPr>
            <w:tcW w:w="9355" w:type="dxa"/>
          </w:tcPr>
          <w:p w14:paraId="1B49EA24" w14:textId="77777777" w:rsidR="001C7628" w:rsidRPr="00B11BEB" w:rsidRDefault="001C7628" w:rsidP="0030339F">
            <w:pPr>
              <w:pStyle w:val="NoSpacing"/>
            </w:pPr>
            <w:r w:rsidRPr="00B11BEB">
              <w:t>HHType</w:t>
            </w:r>
          </w:p>
        </w:tc>
      </w:tr>
      <w:tr w:rsidR="001C7628" w14:paraId="1E0914B9" w14:textId="77777777" w:rsidTr="00E46A61">
        <w:trPr>
          <w:cantSplit/>
          <w:trHeight w:val="216"/>
        </w:trPr>
        <w:tc>
          <w:tcPr>
            <w:tcW w:w="9355" w:type="dxa"/>
          </w:tcPr>
          <w:p w14:paraId="38B8A119" w14:textId="77777777" w:rsidR="001C7628" w:rsidRPr="00B11BEB" w:rsidRDefault="001C7628" w:rsidP="0030339F">
            <w:pPr>
              <w:pStyle w:val="NoSpacing"/>
            </w:pPr>
            <w:r>
              <w:t>QualifyingExitHHID</w:t>
            </w:r>
          </w:p>
        </w:tc>
      </w:tr>
      <w:tr w:rsidR="00930A57" w:rsidRPr="00323F4A" w14:paraId="5C1A113A" w14:textId="77777777" w:rsidTr="00E46A61">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r>
              <w:rPr>
                <w:b/>
                <w:bCs/>
              </w:rPr>
              <w:t>tlsa_HHID</w:t>
            </w:r>
          </w:p>
        </w:tc>
      </w:tr>
      <w:tr w:rsidR="00930A57" w:rsidRPr="00323F4A" w14:paraId="66A7E798" w14:textId="77777777" w:rsidTr="00E46A61">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E46A61">
        <w:trPr>
          <w:trHeight w:val="216"/>
        </w:trPr>
        <w:tc>
          <w:tcPr>
            <w:tcW w:w="9355" w:type="dxa"/>
          </w:tcPr>
          <w:p w14:paraId="2F84932A" w14:textId="2F735F9D" w:rsidR="00F14B94" w:rsidRPr="00C032F4" w:rsidRDefault="00F14B94" w:rsidP="00584131">
            <w:pPr>
              <w:pStyle w:val="NoSpacing"/>
            </w:pPr>
            <w:r>
              <w:t>ExitCohort</w:t>
            </w:r>
          </w:p>
        </w:tc>
      </w:tr>
      <w:tr w:rsidR="005846C0" w:rsidRPr="00323F4A" w14:paraId="724D9C88" w14:textId="77777777" w:rsidTr="00E46A61">
        <w:trPr>
          <w:cantSplit/>
          <w:trHeight w:val="216"/>
        </w:trPr>
        <w:tc>
          <w:tcPr>
            <w:tcW w:w="9355" w:type="dxa"/>
            <w:shd w:val="clear" w:color="auto" w:fill="FDE9D9" w:themeFill="accent6" w:themeFillTint="33"/>
          </w:tcPr>
          <w:p w14:paraId="01353C0E" w14:textId="77777777" w:rsidR="005846C0" w:rsidRPr="00B06FDF" w:rsidRDefault="005846C0" w:rsidP="0030339F">
            <w:pPr>
              <w:pStyle w:val="NoSpacing"/>
              <w:rPr>
                <w:b/>
                <w:bCs/>
              </w:rPr>
            </w:pPr>
            <w:r>
              <w:rPr>
                <w:b/>
                <w:bCs/>
              </w:rPr>
              <w:lastRenderedPageBreak/>
              <w:t>tlsa_ExitHoHAdult</w:t>
            </w:r>
          </w:p>
        </w:tc>
      </w:tr>
      <w:tr w:rsidR="005846C0" w:rsidRPr="00323F4A" w14:paraId="56679DC1" w14:textId="77777777" w:rsidTr="00E46A61">
        <w:trPr>
          <w:trHeight w:val="216"/>
        </w:trPr>
        <w:tc>
          <w:tcPr>
            <w:tcW w:w="9355" w:type="dxa"/>
          </w:tcPr>
          <w:p w14:paraId="267AF722" w14:textId="77777777" w:rsidR="005846C0" w:rsidRPr="002F0D32" w:rsidRDefault="005846C0" w:rsidP="0030339F">
            <w:pPr>
              <w:pStyle w:val="NoSpacing"/>
              <w:rPr>
                <w:bCs/>
              </w:rPr>
            </w:pPr>
            <w:r>
              <w:t>Cohort</w:t>
            </w:r>
          </w:p>
        </w:tc>
      </w:tr>
      <w:tr w:rsidR="005846C0" w:rsidRPr="00323F4A" w14:paraId="27FE7FDF" w14:textId="77777777" w:rsidTr="00E46A61">
        <w:trPr>
          <w:trHeight w:val="216"/>
        </w:trPr>
        <w:tc>
          <w:tcPr>
            <w:tcW w:w="9355" w:type="dxa"/>
          </w:tcPr>
          <w:p w14:paraId="601BDD1D" w14:textId="77777777" w:rsidR="005846C0" w:rsidRPr="00C032F4" w:rsidRDefault="005846C0" w:rsidP="0030339F">
            <w:pPr>
              <w:pStyle w:val="NoSpacing"/>
            </w:pPr>
            <w:r>
              <w:t>QualifyingExitHHID</w:t>
            </w:r>
          </w:p>
        </w:tc>
      </w:tr>
      <w:tr w:rsidR="005846C0" w:rsidRPr="00323F4A" w14:paraId="62DA1CB0" w14:textId="77777777" w:rsidTr="00E46A61">
        <w:trPr>
          <w:trHeight w:val="216"/>
        </w:trPr>
        <w:tc>
          <w:tcPr>
            <w:tcW w:w="9355" w:type="dxa"/>
          </w:tcPr>
          <w:p w14:paraId="697C5BC9" w14:textId="77777777" w:rsidR="005846C0" w:rsidRDefault="005846C0" w:rsidP="0030339F">
            <w:pPr>
              <w:pStyle w:val="NoSpacing"/>
            </w:pPr>
            <w:r>
              <w:t>CHTime</w:t>
            </w:r>
          </w:p>
        </w:tc>
      </w:tr>
      <w:tr w:rsidR="005846C0" w:rsidRPr="00323F4A" w14:paraId="546D2236" w14:textId="77777777" w:rsidTr="00E46A61">
        <w:trPr>
          <w:trHeight w:val="216"/>
        </w:trPr>
        <w:tc>
          <w:tcPr>
            <w:tcW w:w="9355" w:type="dxa"/>
          </w:tcPr>
          <w:p w14:paraId="648B70A4" w14:textId="77777777" w:rsidR="005846C0" w:rsidRDefault="005846C0" w:rsidP="0030339F">
            <w:pPr>
              <w:pStyle w:val="NoSpacing"/>
            </w:pPr>
            <w:r>
              <w:t>CHTimeStatus</w:t>
            </w:r>
          </w:p>
        </w:tc>
      </w:tr>
      <w:tr w:rsidR="00930A57" w:rsidRPr="00C032F4" w14:paraId="682009B8" w14:textId="77777777" w:rsidTr="00E46A61">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E46A61">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E46A61">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E46A61">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E46A61">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E46A61">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E46A61">
        <w:trPr>
          <w:trHeight w:val="216"/>
        </w:trPr>
        <w:tc>
          <w:tcPr>
            <w:tcW w:w="9355" w:type="dxa"/>
          </w:tcPr>
          <w:p w14:paraId="37CE3A9C" w14:textId="72763764" w:rsidR="003412EA" w:rsidRPr="00C032F4" w:rsidRDefault="00F14B94" w:rsidP="00584131">
            <w:pPr>
              <w:pStyle w:val="NoSpacing"/>
            </w:pPr>
            <w:r>
              <w:t>DisabilityStatus</w:t>
            </w:r>
          </w:p>
        </w:tc>
      </w:tr>
      <w:tr w:rsidR="00F14B94" w:rsidRPr="00C032F4" w14:paraId="0853505F" w14:textId="77777777" w:rsidTr="00E46A61">
        <w:trPr>
          <w:trHeight w:val="216"/>
        </w:trPr>
        <w:tc>
          <w:tcPr>
            <w:tcW w:w="9355" w:type="dxa"/>
          </w:tcPr>
          <w:p w14:paraId="5D4DAF84" w14:textId="02388204" w:rsidR="00F14B94" w:rsidDel="00F14B94" w:rsidRDefault="00F14B94" w:rsidP="00584131">
            <w:pPr>
              <w:pStyle w:val="NoSpacing"/>
            </w:pPr>
            <w:r>
              <w:t>DV</w:t>
            </w:r>
            <w:r w:rsidR="009D5AD6">
              <w:t>S</w:t>
            </w:r>
            <w:r>
              <w:t>tatus</w:t>
            </w:r>
          </w:p>
        </w:tc>
      </w:tr>
      <w:tr w:rsidR="008D17C8" w:rsidRPr="00C032F4" w14:paraId="45523A22" w14:textId="77777777" w:rsidTr="00E46A61">
        <w:trPr>
          <w:trHeight w:val="216"/>
        </w:trPr>
        <w:tc>
          <w:tcPr>
            <w:tcW w:w="9355" w:type="dxa"/>
          </w:tcPr>
          <w:p w14:paraId="568EF4CD" w14:textId="38A5FF83" w:rsidR="008D17C8" w:rsidRDefault="008D17C8" w:rsidP="00584131">
            <w:pPr>
              <w:pStyle w:val="NoSpacing"/>
            </w:pPr>
            <w:r>
              <w:t>ActiveAge</w:t>
            </w:r>
          </w:p>
        </w:tc>
      </w:tr>
      <w:tr w:rsidR="008D17C8" w:rsidRPr="00C032F4" w14:paraId="75ED7F3A" w14:textId="77777777" w:rsidTr="00E46A61">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E46A61">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E46A61">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E46A61">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E46A61">
        <w:trPr>
          <w:cantSplit/>
          <w:trHeight w:val="216"/>
        </w:trPr>
        <w:tc>
          <w:tcPr>
            <w:tcW w:w="9355" w:type="dxa"/>
          </w:tcPr>
          <w:p w14:paraId="1F30EF95" w14:textId="77777777" w:rsidR="00F14B94" w:rsidRPr="00FD1AE1" w:rsidRDefault="00F14B94" w:rsidP="00004824">
            <w:pPr>
              <w:pStyle w:val="NoSpacing"/>
            </w:pPr>
            <w:r>
              <w:t>AmIndAKNative</w:t>
            </w:r>
          </w:p>
        </w:tc>
      </w:tr>
      <w:tr w:rsidR="00F14B94" w:rsidRPr="006B4F91" w14:paraId="44AF9AD6" w14:textId="77777777" w:rsidTr="00E46A61">
        <w:trPr>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E46A61">
        <w:trPr>
          <w:cantSplit/>
          <w:trHeight w:val="216"/>
        </w:trPr>
        <w:tc>
          <w:tcPr>
            <w:tcW w:w="9355" w:type="dxa"/>
          </w:tcPr>
          <w:p w14:paraId="1FD3DCC2" w14:textId="77777777" w:rsidR="00F14B94" w:rsidRPr="00FD1AE1" w:rsidDel="00455AC1" w:rsidRDefault="00F14B94" w:rsidP="00004824">
            <w:pPr>
              <w:pStyle w:val="NoSpacing"/>
            </w:pPr>
            <w:r>
              <w:t>BlackAfAmerican</w:t>
            </w:r>
          </w:p>
        </w:tc>
      </w:tr>
      <w:tr w:rsidR="006C0145" w:rsidRPr="006B4F91" w14:paraId="0159493A" w14:textId="77777777" w:rsidTr="00E46A61">
        <w:trPr>
          <w:cantSplit/>
          <w:trHeight w:val="216"/>
        </w:trPr>
        <w:tc>
          <w:tcPr>
            <w:tcW w:w="9355" w:type="dxa"/>
          </w:tcPr>
          <w:p w14:paraId="506D04AD" w14:textId="1665683E" w:rsidR="006C0145" w:rsidRDefault="00FC7D89" w:rsidP="00004824">
            <w:pPr>
              <w:pStyle w:val="NoSpacing"/>
            </w:pPr>
            <w:r>
              <w:t>HispanicLatinaeo</w:t>
            </w:r>
          </w:p>
        </w:tc>
      </w:tr>
      <w:tr w:rsidR="00292B7F" w:rsidRPr="006B4F91" w14:paraId="54E1408A" w14:textId="77777777" w:rsidTr="00E46A61">
        <w:trPr>
          <w:cantSplit/>
          <w:trHeight w:val="216"/>
        </w:trPr>
        <w:tc>
          <w:tcPr>
            <w:tcW w:w="9355" w:type="dxa"/>
          </w:tcPr>
          <w:p w14:paraId="3AEDEE71" w14:textId="38AC1170" w:rsidR="00292B7F" w:rsidRDefault="00292B7F" w:rsidP="00004824">
            <w:pPr>
              <w:pStyle w:val="NoSpacing"/>
            </w:pPr>
            <w:r>
              <w:t>MidEastNAfrican</w:t>
            </w:r>
          </w:p>
        </w:tc>
      </w:tr>
      <w:tr w:rsidR="00F14B94" w:rsidRPr="006B4F91" w14:paraId="73F48547" w14:textId="77777777" w:rsidTr="00E46A61">
        <w:trPr>
          <w:cantSplit/>
          <w:trHeight w:val="216"/>
        </w:trPr>
        <w:tc>
          <w:tcPr>
            <w:tcW w:w="9355" w:type="dxa"/>
          </w:tcPr>
          <w:p w14:paraId="3BE8FB11" w14:textId="26E2BA71" w:rsidR="00F14B94" w:rsidRPr="00FD1AE1" w:rsidDel="00455AC1" w:rsidRDefault="00FC7D89" w:rsidP="00004824">
            <w:pPr>
              <w:pStyle w:val="NoSpacing"/>
            </w:pPr>
            <w:r>
              <w:t>NativeHIPacific</w:t>
            </w:r>
          </w:p>
        </w:tc>
      </w:tr>
      <w:tr w:rsidR="00F14B94" w:rsidRPr="006B4F91" w14:paraId="3F1AA3FA" w14:textId="77777777" w:rsidTr="00E46A61">
        <w:trPr>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E46A61">
        <w:trPr>
          <w:cantSplit/>
          <w:trHeight w:val="216"/>
        </w:trPr>
        <w:tc>
          <w:tcPr>
            <w:tcW w:w="9355" w:type="dxa"/>
          </w:tcPr>
          <w:p w14:paraId="7C117A18" w14:textId="77777777" w:rsidR="00F14B94" w:rsidRPr="00FD1AE1" w:rsidDel="00455AC1" w:rsidRDefault="00F14B94" w:rsidP="00004824">
            <w:pPr>
              <w:pStyle w:val="NoSpacing"/>
            </w:pPr>
            <w:r>
              <w:t>RaceNone</w:t>
            </w:r>
          </w:p>
        </w:tc>
      </w:tr>
      <w:tr w:rsidR="003412EA" w:rsidRPr="00C032F4" w14:paraId="4E9BFFFA" w14:textId="77777777" w:rsidTr="00E46A61">
        <w:trPr>
          <w:trHeight w:val="216"/>
        </w:trPr>
        <w:tc>
          <w:tcPr>
            <w:tcW w:w="9355" w:type="dxa"/>
          </w:tcPr>
          <w:p w14:paraId="7655A4B1" w14:textId="0AD292D4" w:rsidR="003412EA" w:rsidRPr="00B678E4" w:rsidRDefault="003412EA" w:rsidP="003412EA">
            <w:pPr>
              <w:pStyle w:val="NoSpacing"/>
              <w:rPr>
                <w:i/>
                <w:iCs/>
              </w:rPr>
            </w:pPr>
            <w:r w:rsidRPr="00FD1AE1">
              <w:t>VeteranStatus</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t>HHVet</w:t>
            </w:r>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r>
              <w:rPr>
                <w:b/>
              </w:rPr>
              <w:t>HHChronic</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4FB4B3BE" w:rsidR="009D5AD6" w:rsidRPr="005F4836" w:rsidRDefault="005C6A07" w:rsidP="00584131">
            <w:pPr>
              <w:pStyle w:val="NoSpacing"/>
              <w:rPr>
                <w:b/>
              </w:rPr>
            </w:pPr>
            <w:r>
              <w:rPr>
                <w:b/>
              </w:rPr>
              <w:t>HoHRace</w:t>
            </w:r>
            <w:r w:rsidR="003854B5">
              <w:rPr>
                <w:b/>
              </w:rPr>
              <w:t>Ethnicity</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r w:rsidRPr="00AB2970">
        <w:t>HHVet</w:t>
      </w:r>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452AA4" w:rsidRPr="00655B0F">
        <w:rPr>
          <w:i/>
        </w:rPr>
        <w:t>Veteran</w:t>
      </w:r>
      <w:r w:rsidR="0018056C" w:rsidRPr="00903C32">
        <w:rPr>
          <w:i/>
        </w:rPr>
        <w:t>Stat</w:t>
      </w:r>
      <w:r w:rsidR="00452AA4" w:rsidRPr="00655B0F">
        <w:rPr>
          <w:i/>
        </w:rPr>
        <w:t xml:space="preserve">us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6136265D" w14:textId="77777777" w:rsidR="005846C0" w:rsidRDefault="005846C0" w:rsidP="005846C0">
      <w:pPr>
        <w:pStyle w:val="Heading4"/>
      </w:pPr>
      <w:r w:rsidRPr="00437563">
        <w:lastRenderedPageBreak/>
        <w:t>HHChronic</w:t>
      </w:r>
    </w:p>
    <w:p w14:paraId="7BF7C4CF" w14:textId="77777777" w:rsidR="00B94A4E" w:rsidRDefault="005846C0" w:rsidP="00B94A4E">
      <w:r>
        <w:t xml:space="preserve">Based on records in tlsa_ExitHoHAdult with the same </w:t>
      </w:r>
      <w:r w:rsidRPr="00845520">
        <w:rPr>
          <w:rFonts w:cstheme="minorHAnsi"/>
          <w:b/>
          <w:bCs/>
        </w:rPr>
        <w:t>QualifyingExitHHID</w:t>
      </w:r>
      <w:r w:rsidR="00B94A4E">
        <w:t xml:space="preserve">, set </w:t>
      </w:r>
      <w:r w:rsidR="00B94A4E" w:rsidRPr="001A0862">
        <w:rPr>
          <w:b/>
          <w:bCs/>
        </w:rPr>
        <w:t>HHChronic</w:t>
      </w:r>
      <w:r w:rsidR="00B94A4E">
        <w:t xml:space="preserve"> to the first value in the table below for which any adult or HoH meets the criteria:</w:t>
      </w:r>
    </w:p>
    <w:tbl>
      <w:tblPr>
        <w:tblStyle w:val="Style111"/>
        <w:tblW w:w="0" w:type="auto"/>
        <w:tblLook w:val="04A0" w:firstRow="1" w:lastRow="0" w:firstColumn="1" w:lastColumn="0" w:noHBand="0" w:noVBand="1"/>
      </w:tblPr>
      <w:tblGrid>
        <w:gridCol w:w="691"/>
        <w:gridCol w:w="4590"/>
        <w:gridCol w:w="3775"/>
      </w:tblGrid>
      <w:tr w:rsidR="00013DBA" w:rsidRPr="00465885" w14:paraId="7D7205BC" w14:textId="77777777" w:rsidTr="00465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FFCE023" w14:textId="74D60D2F" w:rsidR="00013DBA" w:rsidRPr="00465885" w:rsidRDefault="00013DBA" w:rsidP="00465885">
            <w:pPr>
              <w:spacing w:before="0" w:after="0"/>
              <w:rPr>
                <w:color w:val="000000"/>
              </w:rPr>
            </w:pPr>
            <w:r w:rsidRPr="00465885">
              <w:rPr>
                <w:color w:val="000000"/>
              </w:rPr>
              <w:t>Value</w:t>
            </w:r>
          </w:p>
        </w:tc>
        <w:tc>
          <w:tcPr>
            <w:tcW w:w="4590" w:type="dxa"/>
          </w:tcPr>
          <w:p w14:paraId="332F70C3" w14:textId="0B590E77"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Criteria</w:t>
            </w:r>
          </w:p>
        </w:tc>
        <w:tc>
          <w:tcPr>
            <w:tcW w:w="3775" w:type="dxa"/>
          </w:tcPr>
          <w:p w14:paraId="3E05BEB5" w14:textId="59E8CB43"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Category</w:t>
            </w:r>
          </w:p>
        </w:tc>
      </w:tr>
      <w:tr w:rsidR="00013DBA" w14:paraId="69ED1856"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9B9D122" w14:textId="77777777" w:rsidR="00013DBA" w:rsidRDefault="00013DBA" w:rsidP="00465885">
            <w:pPr>
              <w:spacing w:before="0" w:after="0"/>
              <w:rPr>
                <w:b/>
              </w:rPr>
            </w:pPr>
            <w:r>
              <w:rPr>
                <w:b/>
                <w:bCs w:val="0"/>
                <w:color w:val="000000"/>
              </w:rPr>
              <w:t>1</w:t>
            </w:r>
          </w:p>
        </w:tc>
        <w:tc>
          <w:tcPr>
            <w:tcW w:w="4590" w:type="dxa"/>
            <w:hideMark/>
          </w:tcPr>
          <w:p w14:paraId="5898DBE4"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b/>
                <w:bCs/>
                <w:color w:val="000000"/>
              </w:rPr>
              <w:t>DisabilityStatus</w:t>
            </w:r>
            <w:r>
              <w:rPr>
                <w:color w:val="000000"/>
              </w:rPr>
              <w:t xml:space="preserve"> = 1 and:</w:t>
            </w:r>
          </w:p>
          <w:p w14:paraId="7B38B229" w14:textId="77777777" w:rsidR="00013DBA" w:rsidRDefault="00013DBA" w:rsidP="00777E3F">
            <w:pPr>
              <w:pStyle w:val="ListParagraph"/>
              <w:numPr>
                <w:ilvl w:val="0"/>
                <w:numId w:val="98"/>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365 and </w:t>
            </w:r>
            <w:r>
              <w:rPr>
                <w:rFonts w:ascii="Calibri" w:hAnsi="Calibri" w:cs="Calibri"/>
                <w:b/>
                <w:bCs/>
                <w:color w:val="000000"/>
              </w:rPr>
              <w:t>CHTimeStatus</w:t>
            </w:r>
            <w:r>
              <w:rPr>
                <w:rFonts w:ascii="Calibri" w:hAnsi="Calibri" w:cs="Calibri"/>
                <w:color w:val="000000"/>
              </w:rPr>
              <w:t xml:space="preserve"> in (1,2); or</w:t>
            </w:r>
          </w:p>
          <w:p w14:paraId="4917C428" w14:textId="77777777" w:rsidR="00013DBA" w:rsidRDefault="00013DBA" w:rsidP="00777E3F">
            <w:pPr>
              <w:pStyle w:val="ListParagraph"/>
              <w:numPr>
                <w:ilvl w:val="0"/>
                <w:numId w:val="98"/>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400 and </w:t>
            </w:r>
            <w:r>
              <w:rPr>
                <w:rFonts w:ascii="Calibri" w:hAnsi="Calibri" w:cs="Calibri"/>
                <w:b/>
                <w:bCs/>
                <w:color w:val="000000"/>
              </w:rPr>
              <w:t>CHTimeStatus</w:t>
            </w:r>
            <w:r>
              <w:rPr>
                <w:rFonts w:ascii="Calibri" w:hAnsi="Calibri" w:cs="Calibri"/>
                <w:color w:val="000000"/>
              </w:rPr>
              <w:t xml:space="preserve"> = 2</w:t>
            </w:r>
          </w:p>
        </w:tc>
        <w:tc>
          <w:tcPr>
            <w:tcW w:w="3775" w:type="dxa"/>
            <w:hideMark/>
          </w:tcPr>
          <w:p w14:paraId="2FCD16B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41F83E0B"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CB7B60" w14:textId="77777777" w:rsidR="00013DBA" w:rsidRDefault="00013DBA" w:rsidP="00465885">
            <w:pPr>
              <w:spacing w:before="0" w:after="0"/>
              <w:rPr>
                <w:b/>
              </w:rPr>
            </w:pPr>
            <w:r>
              <w:rPr>
                <w:b/>
              </w:rPr>
              <w:t>2</w:t>
            </w:r>
          </w:p>
        </w:tc>
        <w:tc>
          <w:tcPr>
            <w:tcW w:w="4590" w:type="dxa"/>
            <w:hideMark/>
          </w:tcPr>
          <w:p w14:paraId="6448ED6F" w14:textId="78F81F8A"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b/>
                <w:bCs/>
              </w:rPr>
              <w:t xml:space="preserve">CHTime </w:t>
            </w:r>
            <w:r>
              <w:t>in (365, 400) and</w:t>
            </w:r>
            <w:r>
              <w:rPr>
                <w:b/>
                <w:bCs/>
              </w:rPr>
              <w:t xml:space="preserve"> DisabilityStatus </w:t>
            </w:r>
            <w:r>
              <w:t>= 1</w:t>
            </w:r>
          </w:p>
        </w:tc>
        <w:tc>
          <w:tcPr>
            <w:tcW w:w="3775" w:type="dxa"/>
            <w:hideMark/>
          </w:tcPr>
          <w:p w14:paraId="5CC9BA2D" w14:textId="01A804C8"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0F6CC06A"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B7102D6" w14:textId="77777777" w:rsidR="00013DBA" w:rsidRDefault="00013DBA" w:rsidP="00465885">
            <w:pPr>
              <w:spacing w:before="0" w:after="0"/>
              <w:rPr>
                <w:b/>
              </w:rPr>
            </w:pPr>
            <w:r>
              <w:rPr>
                <w:b/>
                <w:color w:val="000000"/>
              </w:rPr>
              <w:t>3</w:t>
            </w:r>
          </w:p>
        </w:tc>
        <w:tc>
          <w:tcPr>
            <w:tcW w:w="4590" w:type="dxa"/>
            <w:hideMark/>
          </w:tcPr>
          <w:p w14:paraId="6986B99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in (365, 400) and </w:t>
            </w:r>
            <w:r>
              <w:rPr>
                <w:b/>
                <w:bCs/>
                <w:color w:val="000000"/>
              </w:rPr>
              <w:t>DisabilityStatus</w:t>
            </w:r>
            <w:r>
              <w:rPr>
                <w:color w:val="000000"/>
              </w:rPr>
              <w:t xml:space="preserve"> = 99</w:t>
            </w:r>
          </w:p>
        </w:tc>
        <w:tc>
          <w:tcPr>
            <w:tcW w:w="3775" w:type="dxa"/>
            <w:hideMark/>
          </w:tcPr>
          <w:p w14:paraId="708A946B"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18F4D342"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5A1E5994" w14:textId="77777777" w:rsidR="00013DBA" w:rsidRDefault="00013DBA" w:rsidP="00465885">
            <w:pPr>
              <w:spacing w:before="0" w:after="0"/>
              <w:rPr>
                <w:b/>
              </w:rPr>
            </w:pPr>
            <w:r>
              <w:rPr>
                <w:b/>
              </w:rPr>
              <w:t>4</w:t>
            </w:r>
          </w:p>
        </w:tc>
        <w:tc>
          <w:tcPr>
            <w:tcW w:w="4590" w:type="dxa"/>
            <w:hideMark/>
          </w:tcPr>
          <w:p w14:paraId="595F7003"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b/>
                <w:bCs/>
              </w:rPr>
              <w:t>CHTime</w:t>
            </w:r>
            <w:r>
              <w:t xml:space="preserve"> in (365, 400) and </w:t>
            </w:r>
            <w:r>
              <w:rPr>
                <w:b/>
                <w:bCs/>
              </w:rPr>
              <w:t>DisabilityStatus</w:t>
            </w:r>
            <w:r>
              <w:t xml:space="preserve"> = 0</w:t>
            </w:r>
          </w:p>
        </w:tc>
        <w:tc>
          <w:tcPr>
            <w:tcW w:w="3775" w:type="dxa"/>
            <w:hideMark/>
          </w:tcPr>
          <w:p w14:paraId="3D58F67C"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07E66B64"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3594726" w14:textId="77777777" w:rsidR="00013DBA" w:rsidRDefault="00013DBA" w:rsidP="00465885">
            <w:pPr>
              <w:spacing w:before="0" w:after="0"/>
              <w:rPr>
                <w:b/>
              </w:rPr>
            </w:pPr>
            <w:r>
              <w:rPr>
                <w:b/>
                <w:color w:val="000000"/>
              </w:rPr>
              <w:t>5</w:t>
            </w:r>
          </w:p>
        </w:tc>
        <w:tc>
          <w:tcPr>
            <w:tcW w:w="4590" w:type="dxa"/>
            <w:hideMark/>
          </w:tcPr>
          <w:p w14:paraId="130B2AD0" w14:textId="1CB7819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 270 and </w:t>
            </w:r>
            <w:r>
              <w:rPr>
                <w:b/>
                <w:bCs/>
                <w:color w:val="000000"/>
              </w:rPr>
              <w:t xml:space="preserve">CHTimeStatus = 99 </w:t>
            </w:r>
            <w:r>
              <w:rPr>
                <w:color w:val="000000"/>
              </w:rPr>
              <w:t xml:space="preserve">and </w:t>
            </w:r>
            <w:r>
              <w:rPr>
                <w:b/>
                <w:bCs/>
                <w:color w:val="000000"/>
              </w:rPr>
              <w:t>DisabilityStatus</w:t>
            </w:r>
            <w:r>
              <w:rPr>
                <w:color w:val="000000"/>
              </w:rPr>
              <w:t xml:space="preserve"> = 1</w:t>
            </w:r>
          </w:p>
        </w:tc>
        <w:tc>
          <w:tcPr>
            <w:tcW w:w="3775" w:type="dxa"/>
            <w:hideMark/>
          </w:tcPr>
          <w:p w14:paraId="2E763545"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7BA27400"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DB28E35" w14:textId="77777777" w:rsidR="00013DBA" w:rsidRDefault="00013DBA" w:rsidP="00465885">
            <w:pPr>
              <w:spacing w:before="0" w:after="0"/>
              <w:rPr>
                <w:b/>
              </w:rPr>
            </w:pPr>
            <w:r>
              <w:rPr>
                <w:b/>
              </w:rPr>
              <w:t>6</w:t>
            </w:r>
          </w:p>
        </w:tc>
        <w:tc>
          <w:tcPr>
            <w:tcW w:w="4590" w:type="dxa"/>
            <w:hideMark/>
          </w:tcPr>
          <w:p w14:paraId="3606478B" w14:textId="529B325E"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b/>
                <w:bCs/>
              </w:rPr>
            </w:pPr>
            <w:r>
              <w:rPr>
                <w:b/>
                <w:bCs/>
              </w:rPr>
              <w:t>CHTime</w:t>
            </w:r>
            <w:r>
              <w:t xml:space="preserve"> = 270 and </w:t>
            </w:r>
            <w:r>
              <w:rPr>
                <w:b/>
                <w:bCs/>
              </w:rPr>
              <w:t xml:space="preserve">CHTimeStatus </w:t>
            </w:r>
            <w:r w:rsidRPr="00465885">
              <w:t>&lt;&gt; 99</w:t>
            </w:r>
            <w:r>
              <w:rPr>
                <w:color w:val="000000"/>
              </w:rPr>
              <w:t xml:space="preserve"> and </w:t>
            </w:r>
            <w:r>
              <w:rPr>
                <w:b/>
                <w:bCs/>
                <w:color w:val="000000"/>
              </w:rPr>
              <w:t>DisabilityStatus</w:t>
            </w:r>
            <w:r>
              <w:rPr>
                <w:color w:val="000000"/>
              </w:rPr>
              <w:t xml:space="preserve"> = 1</w:t>
            </w:r>
          </w:p>
        </w:tc>
        <w:tc>
          <w:tcPr>
            <w:tcW w:w="3775" w:type="dxa"/>
            <w:hideMark/>
          </w:tcPr>
          <w:p w14:paraId="29F3737E"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2E7078D0"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2490BED" w14:textId="77777777" w:rsidR="00013DBA" w:rsidRDefault="00013DBA" w:rsidP="00465885">
            <w:pPr>
              <w:spacing w:before="0" w:after="0"/>
              <w:rPr>
                <w:b/>
              </w:rPr>
            </w:pPr>
            <w:r>
              <w:rPr>
                <w:b/>
                <w:color w:val="000000"/>
              </w:rPr>
              <w:t>9</w:t>
            </w:r>
          </w:p>
        </w:tc>
        <w:tc>
          <w:tcPr>
            <w:tcW w:w="4590" w:type="dxa"/>
            <w:hideMark/>
          </w:tcPr>
          <w:p w14:paraId="675B5A89"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DisabilityStatus</w:t>
            </w:r>
            <w:r>
              <w:rPr>
                <w:color w:val="000000"/>
              </w:rPr>
              <w:t xml:space="preserve"> &lt;&gt; 0 and </w:t>
            </w:r>
            <w:r>
              <w:rPr>
                <w:b/>
                <w:bCs/>
                <w:color w:val="000000"/>
              </w:rPr>
              <w:t xml:space="preserve">CHTimeStatus </w:t>
            </w:r>
            <w:r>
              <w:rPr>
                <w:color w:val="000000"/>
              </w:rPr>
              <w:t>= 99</w:t>
            </w:r>
          </w:p>
        </w:tc>
        <w:tc>
          <w:tcPr>
            <w:tcW w:w="3775" w:type="dxa"/>
            <w:hideMark/>
          </w:tcPr>
          <w:p w14:paraId="36AD3900"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255A16BE"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BD785CD" w14:textId="77777777" w:rsidR="00013DBA" w:rsidRPr="00465885" w:rsidRDefault="00013DBA" w:rsidP="00465885">
            <w:pPr>
              <w:spacing w:before="0" w:after="0"/>
              <w:rPr>
                <w:b/>
              </w:rPr>
            </w:pPr>
            <w:r w:rsidRPr="00465885">
              <w:rPr>
                <w:b/>
              </w:rPr>
              <w:t>0</w:t>
            </w:r>
          </w:p>
        </w:tc>
        <w:tc>
          <w:tcPr>
            <w:tcW w:w="4590" w:type="dxa"/>
            <w:hideMark/>
          </w:tcPr>
          <w:p w14:paraId="0634D2D5"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775" w:type="dxa"/>
            <w:hideMark/>
          </w:tcPr>
          <w:p w14:paraId="3388E230"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tbl>
    <w:p w14:paraId="3803CC97" w14:textId="583D76D2" w:rsidR="00452AA4" w:rsidRPr="00AB2970" w:rsidRDefault="002E318E" w:rsidP="0088191A">
      <w:pPr>
        <w:pStyle w:val="Heading4"/>
      </w:pPr>
      <w:r w:rsidRPr="00AB2970">
        <w:t>HHDisability</w:t>
      </w:r>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A92FCB" w:rsidRPr="008A7F66">
        <w:rPr>
          <w:b/>
          <w:bCs/>
          <w:iCs/>
        </w:rPr>
        <w:t>DisabilityStatus</w:t>
      </w:r>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44E1C696" w14:textId="26D0F564" w:rsidR="004610D2" w:rsidRDefault="004610D2" w:rsidP="004610D2">
      <w:r>
        <w:t xml:space="preserve">Set </w:t>
      </w:r>
      <w:r>
        <w:rPr>
          <w:b/>
          <w:bCs/>
        </w:rPr>
        <w:t>HHFleeingDV</w:t>
      </w:r>
      <w:r>
        <w:t xml:space="preserve"> </w:t>
      </w:r>
      <w:r w:rsidR="00FB7315">
        <w:t xml:space="preserve">based on </w:t>
      </w:r>
      <w:r w:rsidR="003F4EA8">
        <w:t>tlsa_Enrollment for</w:t>
      </w:r>
      <w:r w:rsidR="00325398">
        <w:t xml:space="preserve"> the HoH or any adult household member with </w:t>
      </w:r>
      <w:r w:rsidR="00325398" w:rsidRPr="0069184D">
        <w:rPr>
          <w:b/>
          <w:bCs/>
        </w:rPr>
        <w:t>ExitDate</w:t>
      </w:r>
      <w:r w:rsidR="00325398">
        <w:t xml:space="preserve"> &gt;= </w:t>
      </w:r>
      <w:r w:rsidR="00325398" w:rsidRPr="0069184D">
        <w:rPr>
          <w:b/>
          <w:bCs/>
        </w:rPr>
        <w:t>CohortStart</w:t>
      </w:r>
      <w:r w:rsidR="00325398">
        <w:t xml:space="preserve"> </w:t>
      </w:r>
      <w:r w:rsidR="0069184D">
        <w:t xml:space="preserve">where </w:t>
      </w:r>
      <w:r w:rsidR="0069184D" w:rsidRPr="0069184D">
        <w:rPr>
          <w:b/>
          <w:bCs/>
        </w:rPr>
        <w:t>HouseholdID</w:t>
      </w:r>
      <w:r w:rsidR="0069184D">
        <w:t xml:space="preserve"> = </w:t>
      </w:r>
      <w:r w:rsidR="005B38A2">
        <w:rPr>
          <w:b/>
          <w:bCs/>
        </w:rPr>
        <w:t>QualifyingExitHHID</w:t>
      </w:r>
      <w:r>
        <w:t xml:space="preserve">: </w:t>
      </w:r>
    </w:p>
    <w:p w14:paraId="30F604D0" w14:textId="77777777" w:rsidR="0069184D" w:rsidRPr="00F326FD" w:rsidRDefault="0069184D" w:rsidP="0069184D">
      <w:r>
        <w:t>In priority order:</w:t>
      </w:r>
    </w:p>
    <w:p w14:paraId="692366E4" w14:textId="47A148F5" w:rsidR="0069184D" w:rsidRDefault="0069184D" w:rsidP="0069184D">
      <w:pPr>
        <w:rPr>
          <w:rFonts w:cstheme="minorHAnsi"/>
        </w:rPr>
      </w:pPr>
      <w:r w:rsidRPr="00655B0F">
        <w:rPr>
          <w:b/>
        </w:rPr>
        <w:t>HHFleeingDV</w:t>
      </w:r>
      <w:r w:rsidRPr="00A6067F">
        <w:rPr>
          <w:rFonts w:cstheme="minorHAnsi"/>
        </w:rPr>
        <w:t xml:space="preserve"> = </w:t>
      </w:r>
      <w:r>
        <w:rPr>
          <w:rFonts w:cstheme="minorHAnsi"/>
        </w:rPr>
        <w:t>1 (Households Fleeing Domestic Violence) if the</w:t>
      </w:r>
      <w:r w:rsidRPr="00A6067F">
        <w:rPr>
          <w:rFonts w:cstheme="minorHAnsi"/>
        </w:rPr>
        <w:t xml:space="preserve"> head of household or any adult in the household </w:t>
      </w:r>
      <w:del w:id="1725" w:author="Molly McEvilley" w:date="2024-09-01T10:38:00Z" w16du:dateUtc="2024-09-01T14:38:00Z">
        <w:r w:rsidRPr="00A6067F" w:rsidDel="005452A3">
          <w:rPr>
            <w:rFonts w:cstheme="minorHAnsi"/>
          </w:rPr>
          <w:delText xml:space="preserve">is </w:delText>
        </w:r>
      </w:del>
      <w:ins w:id="1726" w:author="Molly McEvilley" w:date="2024-09-01T10:38:00Z" w16du:dateUtc="2024-09-01T14:38:00Z">
        <w:r w:rsidR="005452A3">
          <w:rPr>
            <w:rFonts w:cstheme="minorHAnsi"/>
          </w:rPr>
          <w:t xml:space="preserve">has </w:t>
        </w:r>
      </w:ins>
      <w:del w:id="1727" w:author="Molly McEvilley" w:date="2024-09-01T10:36:00Z" w16du:dateUtc="2024-09-01T14:36:00Z">
        <w:r w:rsidRPr="00A6067F" w:rsidDel="00851538">
          <w:rPr>
            <w:rFonts w:cstheme="minorHAnsi"/>
          </w:rPr>
          <w:delText xml:space="preserve">reported </w:delText>
        </w:r>
        <w:r w:rsidDel="00851538">
          <w:rPr>
            <w:rFonts w:cstheme="minorHAnsi"/>
          </w:rPr>
          <w:delText>for</w:delText>
        </w:r>
        <w:r w:rsidRPr="00A6067F" w:rsidDel="00851538">
          <w:rPr>
            <w:rFonts w:cstheme="minorHAnsi"/>
          </w:rPr>
          <w:delText xml:space="preserve"> LSAPerson </w:delText>
        </w:r>
        <w:r w:rsidDel="00851538">
          <w:rPr>
            <w:rFonts w:cstheme="minorHAnsi"/>
          </w:rPr>
          <w:delText xml:space="preserve">(in tlsa_Person) </w:delText>
        </w:r>
      </w:del>
      <w:del w:id="1728" w:author="Molly McEvilley" w:date="2024-09-01T10:38:00Z" w16du:dateUtc="2024-09-01T14:38:00Z">
        <w:r w:rsidDel="005452A3">
          <w:rPr>
            <w:rFonts w:cstheme="minorHAnsi"/>
          </w:rPr>
          <w:delText xml:space="preserve">with </w:delText>
        </w:r>
      </w:del>
      <w:r w:rsidRPr="00655B0F">
        <w:rPr>
          <w:b/>
        </w:rPr>
        <w:t>DVStatus</w:t>
      </w:r>
      <w:r w:rsidRPr="00A6067F">
        <w:rPr>
          <w:rFonts w:cstheme="minorHAnsi"/>
        </w:rPr>
        <w:t xml:space="preserve"> = 1</w:t>
      </w:r>
      <w:r w:rsidR="009B4418">
        <w:rPr>
          <w:rFonts w:cstheme="minorHAnsi"/>
        </w:rPr>
        <w:t xml:space="preserve">. </w:t>
      </w:r>
    </w:p>
    <w:p w14:paraId="6CBB2464" w14:textId="77777777" w:rsidR="000F10D4" w:rsidRDefault="0069184D" w:rsidP="0069184D">
      <w:pPr>
        <w:rPr>
          <w:ins w:id="1729" w:author="Molly McEvilley" w:date="2024-09-25T20:20:00Z" w16du:dateUtc="2024-09-26T00:20:00Z"/>
          <w:rFonts w:cstheme="minorHAnsi"/>
        </w:rPr>
      </w:pPr>
      <w:r w:rsidRPr="00655B0F">
        <w:rPr>
          <w:b/>
        </w:rPr>
        <w:t>HHFleeingDV</w:t>
      </w:r>
      <w:r w:rsidRPr="00A6067F">
        <w:rPr>
          <w:rFonts w:cstheme="minorHAnsi"/>
        </w:rPr>
        <w:t xml:space="preserve"> = </w:t>
      </w:r>
      <w:r>
        <w:rPr>
          <w:rFonts w:cstheme="minorHAnsi"/>
        </w:rPr>
        <w:t xml:space="preserve">2 (Domestic Violence Survivors Not </w:t>
      </w:r>
      <w:del w:id="1730" w:author="Molly McEvilley" w:date="2024-09-25T20:20:00Z" w16du:dateUtc="2024-09-26T00:20:00Z">
        <w:r w:rsidDel="000F10D4">
          <w:rPr>
            <w:rFonts w:cstheme="minorHAnsi"/>
          </w:rPr>
          <w:delText xml:space="preserve">Identified as </w:delText>
        </w:r>
      </w:del>
      <w:r>
        <w:rPr>
          <w:rFonts w:cstheme="minorHAnsi"/>
        </w:rPr>
        <w:t>Currently Fleeing) if the</w:t>
      </w:r>
      <w:r w:rsidRPr="00A6067F">
        <w:rPr>
          <w:rFonts w:cstheme="minorHAnsi"/>
        </w:rPr>
        <w:t xml:space="preserve"> head of household or any adult in the household </w:t>
      </w:r>
      <w:del w:id="1731" w:author="Molly McEvilley" w:date="2024-09-01T10:38:00Z" w16du:dateUtc="2024-09-01T14:38:00Z">
        <w:r w:rsidRPr="00A6067F" w:rsidDel="0064674D">
          <w:rPr>
            <w:rFonts w:cstheme="minorHAnsi"/>
          </w:rPr>
          <w:delText xml:space="preserve">is reported </w:delText>
        </w:r>
        <w:r w:rsidDel="0064674D">
          <w:rPr>
            <w:rFonts w:cstheme="minorHAnsi"/>
          </w:rPr>
          <w:delText>for</w:delText>
        </w:r>
        <w:r w:rsidRPr="00A6067F" w:rsidDel="0064674D">
          <w:rPr>
            <w:rFonts w:cstheme="minorHAnsi"/>
          </w:rPr>
          <w:delText xml:space="preserve"> LSAPerson </w:delText>
        </w:r>
        <w:r w:rsidDel="0064674D">
          <w:rPr>
            <w:rFonts w:cstheme="minorHAnsi"/>
          </w:rPr>
          <w:delText>(in tlsa_Person) with</w:delText>
        </w:r>
      </w:del>
      <w:ins w:id="1732" w:author="Molly McEvilley" w:date="2024-09-01T10:38:00Z" w16du:dateUtc="2024-09-01T14:38:00Z">
        <w:r w:rsidR="0064674D">
          <w:rPr>
            <w:rFonts w:cstheme="minorHAnsi"/>
          </w:rPr>
          <w:t>has</w:t>
        </w:r>
      </w:ins>
      <w:r>
        <w:rPr>
          <w:rFonts w:cstheme="minorHAnsi"/>
        </w:rPr>
        <w:t xml:space="preserve"> </w:t>
      </w:r>
      <w:r w:rsidRPr="00655B0F">
        <w:rPr>
          <w:b/>
        </w:rPr>
        <w:t>DVStatus</w:t>
      </w:r>
      <w:r w:rsidRPr="00A6067F">
        <w:rPr>
          <w:rFonts w:cstheme="minorHAnsi"/>
        </w:rPr>
        <w:t xml:space="preserve"> </w:t>
      </w:r>
      <w:del w:id="1733" w:author="Molly McEvilley" w:date="2024-09-25T20:20:00Z" w16du:dateUtc="2024-09-26T00:20:00Z">
        <w:r w:rsidDel="000F10D4">
          <w:rPr>
            <w:rFonts w:cstheme="minorHAnsi"/>
          </w:rPr>
          <w:delText>in (2,3).</w:delText>
        </w:r>
      </w:del>
      <w:ins w:id="1734" w:author="Molly McEvilley" w:date="2024-09-25T20:20:00Z" w16du:dateUtc="2024-09-26T00:20:00Z">
        <w:r w:rsidR="000F10D4">
          <w:rPr>
            <w:rFonts w:cstheme="minorHAnsi"/>
          </w:rPr>
          <w:t>= 2.</w:t>
        </w:r>
      </w:ins>
    </w:p>
    <w:p w14:paraId="0E2F3609" w14:textId="79E1C9FE" w:rsidR="0069184D" w:rsidRDefault="0069184D" w:rsidP="0069184D">
      <w:pPr>
        <w:rPr>
          <w:rFonts w:cstheme="minorHAnsi"/>
        </w:rPr>
      </w:pPr>
      <w:commentRangeStart w:id="1735"/>
      <w:r>
        <w:rPr>
          <w:rFonts w:cstheme="minorHAnsi"/>
        </w:rPr>
        <w:t xml:space="preserve"> </w:t>
      </w:r>
      <w:ins w:id="1736" w:author="Molly McEvilley" w:date="2024-09-25T20:21:00Z" w16du:dateUtc="2024-09-26T00:21:00Z">
        <w:r w:rsidR="00FB7D9D" w:rsidRPr="00655B0F">
          <w:rPr>
            <w:b/>
          </w:rPr>
          <w:t>HHFleeingDV</w:t>
        </w:r>
        <w:r w:rsidR="00FB7D9D" w:rsidRPr="00A6067F">
          <w:rPr>
            <w:rFonts w:cstheme="minorHAnsi"/>
          </w:rPr>
          <w:t xml:space="preserve"> = </w:t>
        </w:r>
        <w:r w:rsidR="00FB7D9D">
          <w:rPr>
            <w:rFonts w:cstheme="minorHAnsi"/>
          </w:rPr>
          <w:t>3 (Domestic Violence Survivors, Unknown if Currently Fleeing) if the</w:t>
        </w:r>
        <w:r w:rsidR="00FB7D9D" w:rsidRPr="00A6067F">
          <w:rPr>
            <w:rFonts w:cstheme="minorHAnsi"/>
          </w:rPr>
          <w:t xml:space="preserve"> head of household or any adult in the household </w:t>
        </w:r>
        <w:r w:rsidR="00FB7D9D">
          <w:rPr>
            <w:rFonts w:cstheme="minorHAnsi"/>
          </w:rPr>
          <w:t xml:space="preserve">has </w:t>
        </w:r>
        <w:r w:rsidR="00FB7D9D" w:rsidRPr="00655B0F">
          <w:rPr>
            <w:b/>
          </w:rPr>
          <w:t>DVStatus</w:t>
        </w:r>
        <w:r w:rsidR="00FB7D9D" w:rsidRPr="00A6067F">
          <w:rPr>
            <w:rFonts w:cstheme="minorHAnsi"/>
          </w:rPr>
          <w:t xml:space="preserve"> </w:t>
        </w:r>
        <w:r w:rsidR="00FB7D9D">
          <w:rPr>
            <w:rFonts w:cstheme="minorHAnsi"/>
          </w:rPr>
          <w:t>= 2.</w:t>
        </w:r>
      </w:ins>
      <w:commentRangeEnd w:id="1735"/>
      <w:ins w:id="1737" w:author="Molly McEvilley" w:date="2024-09-25T20:25:00Z" w16du:dateUtc="2024-09-26T00:25:00Z">
        <w:r w:rsidR="00075291">
          <w:rPr>
            <w:rStyle w:val="CommentReference"/>
          </w:rPr>
          <w:commentReference w:id="1735"/>
        </w:r>
      </w:ins>
    </w:p>
    <w:tbl>
      <w:tblPr>
        <w:tblStyle w:val="Style11"/>
        <w:tblW w:w="9175" w:type="dxa"/>
        <w:tblLook w:val="0420" w:firstRow="1" w:lastRow="0" w:firstColumn="0" w:lastColumn="0" w:noHBand="0" w:noVBand="1"/>
      </w:tblPr>
      <w:tblGrid>
        <w:gridCol w:w="2925"/>
        <w:gridCol w:w="3704"/>
        <w:gridCol w:w="2546"/>
      </w:tblGrid>
      <w:tr w:rsidR="0069184D" w:rsidRPr="008743AE" w14:paraId="10B26F79" w14:textId="77777777">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4438BEC0" w14:textId="0274A71C" w:rsidR="0069184D" w:rsidRPr="008743AE" w:rsidRDefault="0069184D">
            <w:pPr>
              <w:pStyle w:val="NoSpacing"/>
            </w:pPr>
            <w:r>
              <w:t>tlsa_</w:t>
            </w:r>
            <w:del w:id="1738" w:author="Molly McEvilley" w:date="2024-09-01T10:37:00Z" w16du:dateUtc="2024-09-01T14:37:00Z">
              <w:r w:rsidDel="00E6606B">
                <w:delText>Person</w:delText>
              </w:r>
            </w:del>
            <w:ins w:id="1739" w:author="Molly McEvilley" w:date="2024-09-01T10:37:00Z" w16du:dateUtc="2024-09-01T14:37:00Z">
              <w:r w:rsidR="00E6606B">
                <w:t>Enrollment</w:t>
              </w:r>
            </w:ins>
            <w:r>
              <w:t>.DVStatus</w:t>
            </w:r>
          </w:p>
        </w:tc>
        <w:tc>
          <w:tcPr>
            <w:tcW w:w="4576" w:type="dxa"/>
          </w:tcPr>
          <w:p w14:paraId="4FFAB087" w14:textId="77777777" w:rsidR="0069184D" w:rsidRPr="008743AE" w:rsidRDefault="0069184D">
            <w:pPr>
              <w:pStyle w:val="NoSpacing"/>
              <w:rPr>
                <w:b w:val="0"/>
                <w:bCs w:val="0"/>
              </w:rPr>
            </w:pPr>
            <w:r w:rsidRPr="008743AE">
              <w:t>LSA Category</w:t>
            </w:r>
          </w:p>
        </w:tc>
        <w:tc>
          <w:tcPr>
            <w:tcW w:w="2562" w:type="dxa"/>
          </w:tcPr>
          <w:p w14:paraId="5F5310A5" w14:textId="51656F4E" w:rsidR="0069184D" w:rsidRPr="008743AE" w:rsidRDefault="0069184D">
            <w:pPr>
              <w:pStyle w:val="NoSpacing"/>
            </w:pPr>
            <w:r>
              <w:t>tlsa_</w:t>
            </w:r>
            <w:del w:id="1740" w:author="Molly McEvilley" w:date="2024-09-25T20:25:00Z" w16du:dateUtc="2024-09-26T00:25:00Z">
              <w:r w:rsidDel="006C5F6C">
                <w:delText>HHID</w:delText>
              </w:r>
            </w:del>
            <w:ins w:id="1741" w:author="Molly McEvilley" w:date="2024-09-25T20:25:00Z" w16du:dateUtc="2024-09-26T00:25:00Z">
              <w:r w:rsidR="006C5F6C">
                <w:t>Exit</w:t>
              </w:r>
            </w:ins>
            <w:r>
              <w:t>.HHFleeingDV</w:t>
            </w:r>
          </w:p>
        </w:tc>
      </w:tr>
      <w:tr w:rsidR="0069184D" w:rsidRPr="00577A54" w14:paraId="2F207A8B" w14:textId="77777777">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286B2D28" w14:textId="77777777" w:rsidR="0069184D" w:rsidRPr="00014EE4" w:rsidRDefault="0069184D">
            <w:pPr>
              <w:pStyle w:val="NoSpacing"/>
            </w:pPr>
            <w:r w:rsidRPr="00014EE4">
              <w:t>1</w:t>
            </w:r>
          </w:p>
        </w:tc>
        <w:tc>
          <w:tcPr>
            <w:tcW w:w="4576" w:type="dxa"/>
          </w:tcPr>
          <w:p w14:paraId="32B013DA" w14:textId="77777777" w:rsidR="0069184D" w:rsidRPr="00577A54" w:rsidRDefault="0069184D">
            <w:pPr>
              <w:pStyle w:val="NoSpacing"/>
            </w:pPr>
            <w:r w:rsidRPr="00577A54">
              <w:t xml:space="preserve">DV </w:t>
            </w:r>
            <w:r>
              <w:t>survivor</w:t>
            </w:r>
            <w:r w:rsidRPr="00577A54">
              <w:t>, currently fleeing</w:t>
            </w:r>
          </w:p>
        </w:tc>
        <w:tc>
          <w:tcPr>
            <w:tcW w:w="2562" w:type="dxa"/>
          </w:tcPr>
          <w:p w14:paraId="27F64E24" w14:textId="77777777" w:rsidR="0069184D" w:rsidRPr="00577A54" w:rsidRDefault="0069184D">
            <w:pPr>
              <w:pStyle w:val="NoSpacing"/>
            </w:pPr>
            <w:r>
              <w:t>1</w:t>
            </w:r>
          </w:p>
        </w:tc>
      </w:tr>
      <w:tr w:rsidR="0069184D" w:rsidRPr="00577A54" w14:paraId="33904DAB" w14:textId="77777777">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0C09FA92" w14:textId="77777777" w:rsidR="0069184D" w:rsidRPr="00014EE4" w:rsidRDefault="0069184D">
            <w:pPr>
              <w:pStyle w:val="NoSpacing"/>
            </w:pPr>
            <w:r w:rsidRPr="00014EE4">
              <w:t>2</w:t>
            </w:r>
          </w:p>
        </w:tc>
        <w:tc>
          <w:tcPr>
            <w:tcW w:w="4576" w:type="dxa"/>
          </w:tcPr>
          <w:p w14:paraId="75DE5EDF" w14:textId="77777777" w:rsidR="0069184D" w:rsidRPr="00577A54" w:rsidRDefault="0069184D">
            <w:pPr>
              <w:pStyle w:val="NoSpacing"/>
            </w:pPr>
            <w:r w:rsidRPr="00577A54">
              <w:t xml:space="preserve">DV </w:t>
            </w:r>
            <w:r>
              <w:t>survivor</w:t>
            </w:r>
            <w:r w:rsidRPr="00577A54">
              <w:t>, not currently fleeing</w:t>
            </w:r>
          </w:p>
        </w:tc>
        <w:tc>
          <w:tcPr>
            <w:tcW w:w="2562" w:type="dxa"/>
          </w:tcPr>
          <w:p w14:paraId="6EEA74D0" w14:textId="77777777" w:rsidR="0069184D" w:rsidRPr="00577A54" w:rsidRDefault="0069184D">
            <w:pPr>
              <w:pStyle w:val="NoSpacing"/>
            </w:pPr>
            <w:r>
              <w:t>2</w:t>
            </w:r>
          </w:p>
        </w:tc>
      </w:tr>
      <w:tr w:rsidR="0069184D" w:rsidRPr="00577A54" w14:paraId="4D720B95" w14:textId="77777777">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2006792" w14:textId="77777777" w:rsidR="0069184D" w:rsidRPr="00014EE4" w:rsidRDefault="0069184D">
            <w:pPr>
              <w:pStyle w:val="NoSpacing"/>
            </w:pPr>
            <w:r w:rsidRPr="00014EE4">
              <w:t>3</w:t>
            </w:r>
          </w:p>
        </w:tc>
        <w:tc>
          <w:tcPr>
            <w:tcW w:w="4576" w:type="dxa"/>
          </w:tcPr>
          <w:p w14:paraId="24922CB3" w14:textId="77777777" w:rsidR="0069184D" w:rsidRPr="00577A54" w:rsidRDefault="0069184D">
            <w:pPr>
              <w:pStyle w:val="NoSpacing"/>
            </w:pPr>
            <w:r w:rsidRPr="00577A54">
              <w:t xml:space="preserve">DV </w:t>
            </w:r>
            <w:r>
              <w:t>survivor</w:t>
            </w:r>
            <w:r w:rsidRPr="00577A54">
              <w:t>, unknown if currently fleeing</w:t>
            </w:r>
          </w:p>
        </w:tc>
        <w:tc>
          <w:tcPr>
            <w:tcW w:w="2562" w:type="dxa"/>
          </w:tcPr>
          <w:p w14:paraId="16C98EA5" w14:textId="11BCCFFD" w:rsidR="0069184D" w:rsidRPr="00577A54" w:rsidRDefault="00B671D1">
            <w:pPr>
              <w:pStyle w:val="NoSpacing"/>
            </w:pPr>
            <w:ins w:id="1742" w:author="Molly McEvilley" w:date="2024-09-01T10:39:00Z" w16du:dateUtc="2024-09-01T14:39:00Z">
              <w:r>
                <w:t>3</w:t>
              </w:r>
            </w:ins>
            <w:del w:id="1743" w:author="Molly McEvilley" w:date="2024-09-01T10:39:00Z" w16du:dateUtc="2024-09-01T14:39:00Z">
              <w:r w:rsidR="0069184D" w:rsidDel="00B671D1">
                <w:delText>2</w:delText>
              </w:r>
            </w:del>
          </w:p>
        </w:tc>
      </w:tr>
    </w:tbl>
    <w:p w14:paraId="2B334373" w14:textId="77777777" w:rsidR="0069184D" w:rsidRPr="00A6067F" w:rsidRDefault="0069184D" w:rsidP="0069184D">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39120C6A" w14:textId="0D872A0B" w:rsidR="007D2093" w:rsidRPr="00AB2970" w:rsidRDefault="005C6A07" w:rsidP="0088191A">
      <w:pPr>
        <w:pStyle w:val="Heading4"/>
      </w:pPr>
      <w:r>
        <w:t>HoHRace</w:t>
      </w:r>
      <w:r w:rsidR="003854B5">
        <w:t>Ethnicity</w:t>
      </w:r>
    </w:p>
    <w:p w14:paraId="09771403" w14:textId="455FD833" w:rsidR="005846C0" w:rsidRDefault="005846C0" w:rsidP="005846C0">
      <w:r>
        <w:t xml:space="preserve">Set </w:t>
      </w:r>
      <w:r w:rsidR="005C6A07">
        <w:rPr>
          <w:b/>
          <w:bCs/>
        </w:rPr>
        <w:t>HoHRace</w:t>
      </w:r>
      <w:r w:rsidR="003854B5">
        <w:rPr>
          <w:b/>
          <w:bCs/>
        </w:rPr>
        <w:t>Ethnicity</w:t>
      </w:r>
      <w:r>
        <w:t xml:space="preserve"> using the same methodology defined in section 5.4.</w:t>
      </w:r>
    </w:p>
    <w:p w14:paraId="5E577B8A" w14:textId="4CDFD065" w:rsidR="007F6CD2" w:rsidRPr="00AB2970" w:rsidRDefault="00AB4DA6" w:rsidP="0088191A">
      <w:pPr>
        <w:pStyle w:val="Heading4"/>
      </w:pPr>
      <w:r w:rsidRPr="00AB2970">
        <w:t>HHAdultAge</w:t>
      </w:r>
    </w:p>
    <w:p w14:paraId="5CA7B55D" w14:textId="0AE46675" w:rsidR="005846C0" w:rsidRDefault="007F6CD2" w:rsidP="005846C0">
      <w:pPr>
        <w:rPr>
          <w:rFonts w:eastAsia="Times New Roman" w:cstheme="minorHAnsi"/>
          <w:b/>
          <w:bCs/>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w:t>
      </w:r>
      <w:commentRangeStart w:id="1744"/>
      <w:r w:rsidRPr="00A6067F">
        <w:rPr>
          <w:rFonts w:eastAsia="Times New Roman" w:cstheme="minorHAnsi"/>
          <w:szCs w:val="20"/>
        </w:rPr>
        <w:t xml:space="preserve">the </w:t>
      </w:r>
      <w:ins w:id="1745" w:author="Molly McEvilley" w:date="2024-08-30T15:05:00Z" w16du:dateUtc="2024-08-30T19:05:00Z">
        <w:r w:rsidR="001206AA">
          <w:rPr>
            <w:rFonts w:eastAsia="Times New Roman" w:cstheme="minorHAnsi"/>
            <w:szCs w:val="20"/>
          </w:rPr>
          <w:t>household type</w:t>
        </w:r>
      </w:ins>
      <w:ins w:id="1746" w:author="Molly McEvilley" w:date="2024-08-30T15:06:00Z" w16du:dateUtc="2024-08-30T19:06:00Z">
        <w:r w:rsidR="001206AA">
          <w:rPr>
            <w:rFonts w:eastAsia="Times New Roman" w:cstheme="minorHAnsi"/>
            <w:szCs w:val="20"/>
          </w:rPr>
          <w:t xml:space="preserve"> </w:t>
        </w:r>
      </w:ins>
      <w:commentRangeEnd w:id="1744"/>
      <w:ins w:id="1747" w:author="Molly McEvilley" w:date="2024-09-01T08:31:00Z" w16du:dateUtc="2024-09-01T12:31:00Z">
        <w:r w:rsidR="00EA2D6F">
          <w:rPr>
            <w:rStyle w:val="CommentReference"/>
          </w:rPr>
          <w:commentReference w:id="1744"/>
        </w:r>
      </w:ins>
      <w:ins w:id="1748" w:author="Molly McEvilley" w:date="2024-08-30T15:06:00Z" w16du:dateUtc="2024-08-30T19:06:00Z">
        <w:r w:rsidR="001206AA">
          <w:rPr>
            <w:rFonts w:eastAsia="Times New Roman" w:cstheme="minorHAnsi"/>
            <w:szCs w:val="20"/>
          </w:rPr>
          <w:t xml:space="preserve">and </w:t>
        </w:r>
      </w:ins>
      <w:r w:rsidRPr="00A6067F">
        <w:rPr>
          <w:rFonts w:eastAsia="Times New Roman" w:cstheme="minorHAnsi"/>
          <w:szCs w:val="20"/>
        </w:rPr>
        <w:t>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Pr>
          <w:rFonts w:eastAsia="Times New Roman" w:cstheme="minorHAnsi"/>
          <w:b/>
          <w:bCs/>
          <w:szCs w:val="20"/>
        </w:rPr>
        <w:t>.</w:t>
      </w:r>
    </w:p>
    <w:p w14:paraId="28E58D79" w14:textId="58406917" w:rsidR="005846C0" w:rsidRDefault="005846C0" w:rsidP="00777E3F">
      <w:pPr>
        <w:pStyle w:val="ListParagraph"/>
        <w:numPr>
          <w:ilvl w:val="1"/>
          <w:numId w:val="27"/>
        </w:numPr>
      </w:pPr>
      <w:r w:rsidRPr="00845520">
        <w:rPr>
          <w:b/>
          <w:bCs/>
        </w:rPr>
        <w:t>Cohort</w:t>
      </w:r>
      <w:r>
        <w:t xml:space="preserve"> = 0 </w:t>
      </w:r>
      <w:r w:rsidR="00C653C6">
        <w:t>–</w:t>
      </w:r>
      <w:r>
        <w:t xml:space="preserve"> </w:t>
      </w:r>
      <w:r w:rsidRPr="00845520">
        <w:rPr>
          <w:b/>
          <w:bCs/>
        </w:rPr>
        <w:t>ActiveAge</w:t>
      </w:r>
      <w:r>
        <w:t xml:space="preserve"> </w:t>
      </w:r>
    </w:p>
    <w:p w14:paraId="097128E3" w14:textId="3A0C6F06" w:rsidR="005846C0" w:rsidRDefault="005846C0" w:rsidP="00777E3F">
      <w:pPr>
        <w:pStyle w:val="ListParagraph"/>
        <w:numPr>
          <w:ilvl w:val="1"/>
          <w:numId w:val="27"/>
        </w:numPr>
      </w:pPr>
      <w:r w:rsidRPr="00845520">
        <w:rPr>
          <w:b/>
          <w:bCs/>
        </w:rPr>
        <w:lastRenderedPageBreak/>
        <w:t>Cohort</w:t>
      </w:r>
      <w:r>
        <w:t xml:space="preserve"> = -1 </w:t>
      </w:r>
      <w:r w:rsidR="00C653C6">
        <w:t>–</w:t>
      </w:r>
      <w:r>
        <w:t xml:space="preserve"> </w:t>
      </w:r>
      <w:r w:rsidRPr="00845520">
        <w:rPr>
          <w:b/>
          <w:bCs/>
        </w:rPr>
        <w:t>Exit1Age</w:t>
      </w:r>
      <w:r>
        <w:t xml:space="preserve"> </w:t>
      </w:r>
    </w:p>
    <w:p w14:paraId="553A3C58" w14:textId="0A0C0097" w:rsidR="005846C0" w:rsidRDefault="005846C0" w:rsidP="00777E3F">
      <w:pPr>
        <w:pStyle w:val="ListParagraph"/>
        <w:numPr>
          <w:ilvl w:val="1"/>
          <w:numId w:val="27"/>
        </w:numPr>
      </w:pPr>
      <w:r w:rsidRPr="00845520">
        <w:rPr>
          <w:b/>
          <w:bCs/>
        </w:rPr>
        <w:t>Cohort</w:t>
      </w:r>
      <w:r>
        <w:t xml:space="preserve"> = -2 </w:t>
      </w:r>
      <w:r w:rsidR="00C653C6">
        <w:t>–</w:t>
      </w:r>
      <w:r>
        <w:t xml:space="preserve">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0248A5" w:rsidRPr="00BA1676" w14:paraId="6B7D1F82" w14:textId="77777777" w:rsidTr="0036650F">
        <w:trPr>
          <w:cnfStyle w:val="000000100000" w:firstRow="0" w:lastRow="0" w:firstColumn="0" w:lastColumn="0" w:oddVBand="0" w:evenVBand="0" w:oddHBand="1" w:evenHBand="0" w:firstRowFirstColumn="0" w:firstRowLastColumn="0" w:lastRowFirstColumn="0" w:lastRowLastColumn="0"/>
          <w:cantSplit/>
          <w:ins w:id="1749" w:author="Molly McEvilley" w:date="2024-08-30T15:05:00Z"/>
        </w:trPr>
        <w:tc>
          <w:tcPr>
            <w:cnfStyle w:val="001000000000" w:firstRow="0" w:lastRow="0" w:firstColumn="1" w:lastColumn="0" w:oddVBand="0" w:evenVBand="0" w:oddHBand="0" w:evenHBand="0" w:firstRowFirstColumn="0" w:firstRowLastColumn="0" w:lastRowFirstColumn="0" w:lastRowLastColumn="0"/>
            <w:tcW w:w="1728" w:type="dxa"/>
          </w:tcPr>
          <w:p w14:paraId="16BFB11D" w14:textId="77777777" w:rsidR="000248A5" w:rsidRPr="00BA1676" w:rsidRDefault="000248A5" w:rsidP="0036650F">
            <w:pPr>
              <w:spacing w:before="0" w:after="0"/>
              <w:rPr>
                <w:ins w:id="1750" w:author="Molly McEvilley" w:date="2024-08-30T15:05:00Z" w16du:dateUtc="2024-08-30T19:05:00Z"/>
              </w:rPr>
            </w:pPr>
            <w:ins w:id="1751" w:author="Molly McEvilley" w:date="2024-08-30T15:05:00Z" w16du:dateUtc="2024-08-30T19:05:00Z">
              <w:r>
                <w:t>-1</w:t>
              </w:r>
            </w:ins>
          </w:p>
        </w:tc>
        <w:tc>
          <w:tcPr>
            <w:tcW w:w="7622" w:type="dxa"/>
          </w:tcPr>
          <w:p w14:paraId="52FA6838" w14:textId="04D55A53" w:rsidR="000248A5" w:rsidRPr="00A87FA0" w:rsidRDefault="001206AA" w:rsidP="0036650F">
            <w:pPr>
              <w:spacing w:before="0" w:after="0"/>
              <w:cnfStyle w:val="000000100000" w:firstRow="0" w:lastRow="0" w:firstColumn="0" w:lastColumn="0" w:oddVBand="0" w:evenVBand="0" w:oddHBand="1" w:evenHBand="0" w:firstRowFirstColumn="0" w:firstRowLastColumn="0" w:lastRowFirstColumn="0" w:lastRowLastColumn="0"/>
              <w:rPr>
                <w:ins w:id="1752" w:author="Molly McEvilley" w:date="2024-08-30T15:05:00Z" w16du:dateUtc="2024-08-30T19:05:00Z"/>
                <w:rFonts w:cstheme="minorHAnsi"/>
              </w:rPr>
            </w:pPr>
            <w:ins w:id="1753" w:author="Molly McEvilley" w:date="2024-08-30T15:05:00Z" w16du:dateUtc="2024-08-30T19:05:00Z">
              <w:r w:rsidRPr="000D35F9">
                <w:rPr>
                  <w:rFonts w:cstheme="minorHAnsi"/>
                  <w:b/>
                  <w:bCs/>
                </w:rPr>
                <w:t>HHType</w:t>
              </w:r>
              <w:r>
                <w:rPr>
                  <w:rFonts w:cstheme="minorHAnsi"/>
                </w:rPr>
                <w:t xml:space="preserve"> not in (1,2)</w:t>
              </w:r>
            </w:ins>
          </w:p>
        </w:tc>
      </w:tr>
      <w:tr w:rsidR="00EA71F9" w:rsidRPr="00BA1676" w14:paraId="49552A10"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rsidDel="00904533" w14:paraId="7FAAC93D" w14:textId="310A7B0D" w:rsidTr="00542B67">
        <w:trPr>
          <w:cnfStyle w:val="000000100000" w:firstRow="0" w:lastRow="0" w:firstColumn="0" w:lastColumn="0" w:oddVBand="0" w:evenVBand="0" w:oddHBand="1" w:evenHBand="0" w:firstRowFirstColumn="0" w:firstRowLastColumn="0" w:lastRowFirstColumn="0" w:lastRowLastColumn="0"/>
          <w:cantSplit/>
          <w:del w:id="1754" w:author="Molly McEvilley" w:date="2024-09-19T10:44:00Z"/>
        </w:trPr>
        <w:tc>
          <w:tcPr>
            <w:cnfStyle w:val="001000000000" w:firstRow="0" w:lastRow="0" w:firstColumn="1" w:lastColumn="0" w:oddVBand="0" w:evenVBand="0" w:oddHBand="0" w:evenHBand="0" w:firstRowFirstColumn="0" w:firstRowLastColumn="0" w:lastRowFirstColumn="0" w:lastRowLastColumn="0"/>
            <w:tcW w:w="1728" w:type="dxa"/>
          </w:tcPr>
          <w:p w14:paraId="633B7E0E" w14:textId="422B7C14" w:rsidR="00EA71F9" w:rsidDel="00904533" w:rsidRDefault="00EA71F9" w:rsidP="00542B67">
            <w:pPr>
              <w:spacing w:before="0" w:after="0"/>
              <w:rPr>
                <w:del w:id="1755" w:author="Molly McEvilley" w:date="2024-09-19T10:44:00Z" w16du:dateUtc="2024-09-19T14:44:00Z"/>
              </w:rPr>
            </w:pPr>
            <w:commentRangeStart w:id="1756"/>
            <w:del w:id="1757" w:author="Molly McEvilley" w:date="2024-09-19T10:44:00Z" w16du:dateUtc="2024-09-19T14:44:00Z">
              <w:r w:rsidDel="00904533">
                <w:delText>-1</w:delText>
              </w:r>
            </w:del>
          </w:p>
        </w:tc>
        <w:tc>
          <w:tcPr>
            <w:tcW w:w="7622" w:type="dxa"/>
          </w:tcPr>
          <w:p w14:paraId="7C5FBB8B" w14:textId="6F05152E" w:rsidR="00EA71F9" w:rsidRPr="00A87FA0" w:rsidDel="00904533" w:rsidRDefault="00EA71F9" w:rsidP="00A87FA0">
            <w:pPr>
              <w:pStyle w:val="NoSpacing"/>
              <w:cnfStyle w:val="000000100000" w:firstRow="0" w:lastRow="0" w:firstColumn="0" w:lastColumn="0" w:oddVBand="0" w:evenVBand="0" w:oddHBand="1" w:evenHBand="0" w:firstRowFirstColumn="0" w:firstRowLastColumn="0" w:lastRowFirstColumn="0" w:lastRowLastColumn="0"/>
              <w:rPr>
                <w:del w:id="1758" w:author="Molly McEvilley" w:date="2024-09-19T10:44:00Z" w16du:dateUtc="2024-09-19T14:44:00Z"/>
              </w:rPr>
            </w:pPr>
            <w:del w:id="1759" w:author="Molly McEvilley" w:date="2024-09-19T10:44:00Z" w16du:dateUtc="2024-09-19T14:44:00Z">
              <w:r w:rsidRPr="00A87FA0" w:rsidDel="00904533">
                <w:delText xml:space="preserve">The maximum of all </w:delText>
              </w:r>
              <w:r w:rsidR="00244518" w:rsidRPr="00A87FA0" w:rsidDel="00904533">
                <w:delText xml:space="preserve">ages </w:delText>
              </w:r>
              <w:r w:rsidRPr="00A87FA0" w:rsidDel="00904533">
                <w:delText xml:space="preserve">values is &lt;= 17 (no adults in household) </w:delText>
              </w:r>
            </w:del>
            <w:commentRangeEnd w:id="1756"/>
            <w:r w:rsidR="00366EC0">
              <w:rPr>
                <w:rStyle w:val="CommentReference"/>
                <w:rFonts w:eastAsiaTheme="minorHAnsi"/>
              </w:rPr>
              <w:commentReference w:id="1756"/>
            </w:r>
          </w:p>
        </w:tc>
      </w:tr>
      <w:tr w:rsidR="00EA71F9" w:rsidRPr="00BA1676" w14:paraId="50485ED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r w:rsidRPr="00AB2970">
        <w:t>HHParent</w:t>
      </w:r>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760" w:name="_Toc37849803"/>
      <w:bookmarkStart w:id="1761" w:name="_Toc175057117"/>
      <w:r>
        <w:t xml:space="preserve">Set </w:t>
      </w:r>
      <w:r w:rsidR="001C6307">
        <w:t xml:space="preserve">System Engagement </w:t>
      </w:r>
      <w:r w:rsidR="00EB1AA1">
        <w:t>Stat</w:t>
      </w:r>
      <w:r w:rsidR="001C6307">
        <w:t>us</w:t>
      </w:r>
      <w:r w:rsidR="00EB1AA1">
        <w:t xml:space="preserve"> for Exit Cohort Households</w:t>
      </w:r>
      <w:bookmarkEnd w:id="1760"/>
      <w:bookmarkEnd w:id="1761"/>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74486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766CA2F5" id="Group 74486125" o:spid="_x0000_s1461"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ABVhwMAAAoLAAAOAAAAZHJzL2Uyb0RvYy54bWzsVttu4zYQfS/QfyD43uhiW1aEKIvUyQYL&#10;bNsAST+ApqgLSpHqkI7sfn2HpOTYu83uYhfY9qF+MIaXGc2cOYfk1Zt9L8mzANNpVdLkIqZEKK6r&#10;TjUl/f3p7U85JcYyVTGplSjpQRj65vrHH67GoRCpbrWsBBAMokwxDiVtrR2KKDK8FT0zF3oQChdr&#10;DT2zOIQmqoCNGL2XURrHWTRqqAbQXBiDs7dhkV77+HUtuP2tro2wRJYUc7P+H/z/1v1H11esaIAN&#10;bcenNNhXZNGzTuFHj6FumWVkB91HofqOgza6thdc95Gu644LXwNWk8QfVHMPejf4WppibIYjTAjt&#10;Bzh9dVj+6/M9DI/DA4Ts0Xyv+R8GcYnGoSlO1924CZvJdvxFV9hPtrPaF76voXchsCSy9/gejviK&#10;vSUcJxdxlmaLJSUc19L1MounBvAWu+TckiRN41VCCW5I4jzL1svQIt7enQRBUs0h3HLEivB5n/KU&#10;oqMAcsq8wGa+DbbHlg3Cd8M4WB6AdFVJ18tlniVpRoliPQJyg4D4nSRZu9xcErh7owLCfK8mhInS&#10;m5apRvjdT4cBnRNfzZmLGxhsz2cRT5LFMl8tZujyeJkH6Gb0V5eLy4CbR/0IGisGMPZe6J44o6TG&#10;Auua1m60UiggDYnvMHt+b2xAe3ZwDVf6bSclzrNCKjKWNFusYu9gtOwqt+jWzMFsJJBnhkJE/VZ6&#10;fMLEKJHMWFxArvifd5S7HtkV9k4MwSlHEe8+px9C+vaffQpVoyqfUCtYdTfZlnUSbWI90hY6xF4K&#10;6jLuRYWJCDzAnBVKlMplLfwRMtU9tyI0daurwwO4zW4eefZ9Cbf+B8L5hk/smSVtgp6PbLsB0KPD&#10;BdVwRrfgMNf4BXRbxuvLdKYbKjU7p1uS5DkmOenUy/h1ytVSj6gGsO+UFaCYfETascbJjRWvEO+s&#10;5waa7ZFfdz/fru9CcUi8UxZ+kqGnITZpvrpZTFw4C9F3mCGRXV/SPFD2Nap9IZHsfrv3R0mapu6D&#10;rgWBXAR0uLDwgkWj1fAX8hUvK9TonzsGyF75TmEj3c02GzAb29lgiqNrSbkFSsJgY8MduBvAKd1R&#10;wSGttDu+6s7L/CWPf4njCyzro0PVi/+7cfyV22g+UpM0j1EC/3P8c4flCce9qF649V/kuH9G4IPL&#10;Xy3T49C96E7HXhMvT9jrvwEAAP//AwBQSwMEFAAGAAgAAAAhAAQWe2DbAAAABAEAAA8AAABkcnMv&#10;ZG93bnJldi54bWxMj09Lw0AQxe+C32EZwZvd/FEpMZtSinoqgq0g3qbJNAnNzobsNkm/vaMXvQxv&#10;eMN7v8lXs+3USINvHRuIFxEo4tJVLdcGPvYvd0tQPiBX2DkmAxfysCqur3LMKjfxO427UCsJYZ+h&#10;gSaEPtPalw1Z9AvXE4t3dIPFIOtQ62rAScJtp5MoetQWW5aGBnvaNFSedmdr4HXCaZ3Gz+P2dNxc&#10;vvYPb5/bmIy5vZnXT6ACzeHvGH7wBR0KYTq4M1dedQbkkfA7xbtfJimog4g0AV3k+j988Q0AAP//&#10;AwBQSwECLQAUAAYACAAAACEAtoM4kv4AAADhAQAAEwAAAAAAAAAAAAAAAAAAAAAAW0NvbnRlbnRf&#10;VHlwZXNdLnhtbFBLAQItABQABgAIAAAAIQA4/SH/1gAAAJQBAAALAAAAAAAAAAAAAAAAAC8BAABf&#10;cmVscy8ucmVsc1BLAQItABQABgAIAAAAIQD1XABVhwMAAAoLAAAOAAAAAAAAAAAAAAAAAC4CAABk&#10;cnMvZTJvRG9jLnhtbFBLAQItABQABgAIAAAAIQAEFntg2wAAAAQBAAAPAAAAAAAAAAAAAAAAAOEF&#10;AABkcnMvZG93bnJldi54bWxQSwUGAAAAAAQABADzAAAA6QYAAAAA&#10;">
                <v:shape id="AutoShape 17" o:spid="_x0000_s1462"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3"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r>
                          <w:t>tlsa_Exit</w:t>
                        </w:r>
                      </w:p>
                    </w:txbxContent>
                  </v:textbox>
                </v:shape>
                <v:shape id="AutoShape 10" o:spid="_x0000_s1464"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r>
                          <w:t>tlsa_HHID</w:t>
                        </w:r>
                      </w:p>
                    </w:txbxContent>
                  </v:textbox>
                </v:shape>
                <w10:anchorlock/>
              </v:group>
            </w:pict>
          </mc:Fallback>
        </mc:AlternateContent>
      </w:r>
    </w:p>
    <w:p w14:paraId="37F799D0" w14:textId="77777777" w:rsidR="004E2A06" w:rsidRPr="00A6067F" w:rsidRDefault="004E2A06" w:rsidP="004E2A06">
      <w:pPr>
        <w:rPr>
          <w:rFonts w:cstheme="minorHAnsi"/>
        </w:rPr>
      </w:pPr>
      <w:r>
        <w:t>System engagement status specifies whether or not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53083E" w:rsidRPr="007327FC" w14:paraId="5B71DFF3" w14:textId="77777777" w:rsidTr="00E46A61">
        <w:trPr>
          <w:cantSplit/>
          <w:trHeight w:val="216"/>
        </w:trPr>
        <w:tc>
          <w:tcPr>
            <w:tcW w:w="9355" w:type="dxa"/>
            <w:shd w:val="clear" w:color="auto" w:fill="FDE9D9" w:themeFill="accent6" w:themeFillTint="33"/>
          </w:tcPr>
          <w:p w14:paraId="2FCCB614" w14:textId="2C9735F6" w:rsidR="0053083E" w:rsidRPr="00FD11F6" w:rsidRDefault="0053083E" w:rsidP="0030339F">
            <w:pPr>
              <w:pStyle w:val="NoSpacing"/>
              <w:rPr>
                <w:b/>
                <w:bCs/>
              </w:rPr>
            </w:pPr>
            <w:r>
              <w:rPr>
                <w:b/>
                <w:bCs/>
              </w:rPr>
              <w:t>tlsa</w:t>
            </w:r>
            <w:r w:rsidRPr="00323F4A">
              <w:rPr>
                <w:b/>
                <w:bCs/>
              </w:rPr>
              <w:t>_</w:t>
            </w:r>
            <w:r>
              <w:rPr>
                <w:b/>
                <w:bCs/>
              </w:rPr>
              <w:t>Exit</w:t>
            </w:r>
          </w:p>
        </w:tc>
      </w:tr>
      <w:tr w:rsidR="0053083E" w:rsidRPr="00452445" w14:paraId="208D6C51" w14:textId="77777777" w:rsidTr="00E46A61">
        <w:trPr>
          <w:cantSplit/>
          <w:trHeight w:val="216"/>
        </w:trPr>
        <w:tc>
          <w:tcPr>
            <w:tcW w:w="9355" w:type="dxa"/>
            <w:shd w:val="clear" w:color="auto" w:fill="auto"/>
          </w:tcPr>
          <w:p w14:paraId="548229E0" w14:textId="77777777" w:rsidR="0053083E" w:rsidRPr="00452445" w:rsidRDefault="0053083E" w:rsidP="0030339F">
            <w:pPr>
              <w:pStyle w:val="NoSpacing"/>
            </w:pPr>
            <w:r>
              <w:t xml:space="preserve">Cohort </w:t>
            </w:r>
          </w:p>
        </w:tc>
      </w:tr>
      <w:tr w:rsidR="0053083E" w14:paraId="2FE70C45" w14:textId="77777777" w:rsidTr="00E46A61">
        <w:trPr>
          <w:cantSplit/>
          <w:trHeight w:val="216"/>
        </w:trPr>
        <w:tc>
          <w:tcPr>
            <w:tcW w:w="9355" w:type="dxa"/>
          </w:tcPr>
          <w:p w14:paraId="6C811A9E" w14:textId="77777777" w:rsidR="0053083E" w:rsidRPr="00B11BEB" w:rsidRDefault="0053083E" w:rsidP="0030339F">
            <w:pPr>
              <w:pStyle w:val="NoSpacing"/>
            </w:pPr>
            <w:r w:rsidRPr="00B11BEB">
              <w:t>HoHID</w:t>
            </w:r>
          </w:p>
        </w:tc>
      </w:tr>
      <w:tr w:rsidR="0053083E" w14:paraId="079336DF" w14:textId="77777777" w:rsidTr="00E46A61">
        <w:trPr>
          <w:cantSplit/>
          <w:trHeight w:val="216"/>
        </w:trPr>
        <w:tc>
          <w:tcPr>
            <w:tcW w:w="9355" w:type="dxa"/>
          </w:tcPr>
          <w:p w14:paraId="4DCE8A0F" w14:textId="77777777" w:rsidR="0053083E" w:rsidRPr="00B11BEB" w:rsidRDefault="0053083E" w:rsidP="0030339F">
            <w:pPr>
              <w:pStyle w:val="NoSpacing"/>
            </w:pPr>
            <w:r w:rsidRPr="00B11BEB">
              <w:t>HHType</w:t>
            </w:r>
          </w:p>
        </w:tc>
      </w:tr>
      <w:tr w:rsidR="0053083E" w14:paraId="3F2F546D" w14:textId="77777777" w:rsidTr="00E46A61">
        <w:trPr>
          <w:cantSplit/>
          <w:trHeight w:val="216"/>
        </w:trPr>
        <w:tc>
          <w:tcPr>
            <w:tcW w:w="9355" w:type="dxa"/>
          </w:tcPr>
          <w:p w14:paraId="35ACBF30" w14:textId="77777777" w:rsidR="0053083E" w:rsidRPr="00B11BEB" w:rsidRDefault="0053083E" w:rsidP="0030339F">
            <w:pPr>
              <w:pStyle w:val="NoSpacing"/>
            </w:pPr>
            <w:r>
              <w:t>QualifyingExitHHID</w:t>
            </w:r>
          </w:p>
        </w:tc>
      </w:tr>
      <w:tr w:rsidR="00A22E4D" w:rsidRPr="007327FC" w14:paraId="2B69A5A6" w14:textId="77777777" w:rsidTr="00E46A61">
        <w:trPr>
          <w:cantSplit/>
          <w:trHeight w:val="216"/>
        </w:trPr>
        <w:tc>
          <w:tcPr>
            <w:tcW w:w="9355" w:type="dxa"/>
            <w:shd w:val="clear" w:color="auto" w:fill="FDE9D9" w:themeFill="accent6" w:themeFillTint="33"/>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E46A61">
        <w:trPr>
          <w:cantSplit/>
          <w:trHeight w:val="216"/>
        </w:trPr>
        <w:tc>
          <w:tcPr>
            <w:tcW w:w="9355" w:type="dxa"/>
            <w:shd w:val="clear" w:color="auto" w:fill="auto"/>
          </w:tcPr>
          <w:p w14:paraId="0F048B27" w14:textId="77777777" w:rsidR="00A22E4D" w:rsidRPr="00FD11F6" w:rsidRDefault="00A22E4D" w:rsidP="00584131">
            <w:pPr>
              <w:pStyle w:val="NoSpacing"/>
            </w:pPr>
            <w:r w:rsidRPr="00FD11F6">
              <w:t>HoHID</w:t>
            </w:r>
          </w:p>
        </w:tc>
      </w:tr>
      <w:tr w:rsidR="001C7628" w:rsidRPr="00053715" w14:paraId="437E0442" w14:textId="77777777" w:rsidTr="00E46A61">
        <w:trPr>
          <w:cantSplit/>
          <w:trHeight w:val="216"/>
        </w:trPr>
        <w:tc>
          <w:tcPr>
            <w:tcW w:w="9355" w:type="dxa"/>
            <w:shd w:val="clear" w:color="auto" w:fill="auto"/>
          </w:tcPr>
          <w:p w14:paraId="6D2870D8" w14:textId="5E702B9A" w:rsidR="001C7628" w:rsidRPr="00FD11F6" w:rsidRDefault="001C7628" w:rsidP="00584131">
            <w:pPr>
              <w:pStyle w:val="NoSpacing"/>
            </w:pPr>
            <w:r>
              <w:t>HouseholdID</w:t>
            </w:r>
          </w:p>
        </w:tc>
      </w:tr>
      <w:tr w:rsidR="00A22E4D" w:rsidRPr="00053715" w14:paraId="122EB4BF" w14:textId="77777777" w:rsidTr="00E46A61">
        <w:trPr>
          <w:cantSplit/>
          <w:trHeight w:val="216"/>
        </w:trPr>
        <w:tc>
          <w:tcPr>
            <w:tcW w:w="9355" w:type="dxa"/>
            <w:shd w:val="clear" w:color="auto" w:fill="auto"/>
          </w:tcPr>
          <w:p w14:paraId="0D019E9D" w14:textId="5E42A646" w:rsidR="00A22E4D" w:rsidRPr="00FD11F6" w:rsidRDefault="00F90AAD" w:rsidP="00584131">
            <w:pPr>
              <w:pStyle w:val="NoSpacing"/>
            </w:pPr>
            <w:r>
              <w:rPr>
                <w:rFonts w:cstheme="minorHAnsi"/>
                <w:bCs/>
              </w:rPr>
              <w:t>Active</w:t>
            </w:r>
            <w:r w:rsidRPr="008F2C7B">
              <w:rPr>
                <w:rFonts w:cstheme="minorHAnsi"/>
                <w:bCs/>
              </w:rPr>
              <w:t>HHType</w:t>
            </w:r>
          </w:p>
        </w:tc>
      </w:tr>
      <w:tr w:rsidR="00A22E4D" w:rsidRPr="00053715" w14:paraId="3B9C2D02" w14:textId="77777777" w:rsidTr="00E46A61">
        <w:trPr>
          <w:cantSplit/>
          <w:trHeight w:val="216"/>
        </w:trPr>
        <w:tc>
          <w:tcPr>
            <w:tcW w:w="935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46A61">
        <w:trPr>
          <w:cantSplit/>
          <w:trHeight w:val="216"/>
        </w:trPr>
        <w:tc>
          <w:tcPr>
            <w:tcW w:w="935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46A61">
        <w:trPr>
          <w:cantSplit/>
          <w:trHeight w:val="216"/>
        </w:trPr>
        <w:tc>
          <w:tcPr>
            <w:tcW w:w="9355" w:type="dxa"/>
            <w:shd w:val="clear" w:color="auto" w:fill="auto"/>
          </w:tcPr>
          <w:p w14:paraId="34035912" w14:textId="77777777" w:rsidR="00A22E4D" w:rsidRPr="00FD11F6" w:rsidRDefault="00A22E4D" w:rsidP="00584131">
            <w:pPr>
              <w:pStyle w:val="NoSpacing"/>
            </w:pPr>
            <w:r w:rsidRPr="00FD11F6">
              <w:lastRenderedPageBreak/>
              <w:t>EntryDate</w:t>
            </w:r>
          </w:p>
        </w:tc>
      </w:tr>
      <w:tr w:rsidR="00A22E4D" w:rsidRPr="00053715" w14:paraId="7A7E5DE0" w14:textId="77777777" w:rsidTr="00E46A61">
        <w:trPr>
          <w:cantSplit/>
          <w:trHeight w:val="216"/>
        </w:trPr>
        <w:tc>
          <w:tcPr>
            <w:tcW w:w="935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E46A61">
        <w:trPr>
          <w:cantSplit/>
          <w:trHeight w:val="216"/>
        </w:trPr>
        <w:tc>
          <w:tcPr>
            <w:tcW w:w="9355" w:type="dxa"/>
            <w:shd w:val="clear" w:color="auto" w:fill="auto"/>
          </w:tcPr>
          <w:p w14:paraId="5B6CBC31" w14:textId="48B2A479" w:rsidR="001C7628" w:rsidRPr="002F0D32" w:rsidRDefault="001C7628" w:rsidP="00584131">
            <w:pPr>
              <w:pStyle w:val="NoSpacing"/>
              <w:rPr>
                <w:rFonts w:cstheme="minorHAnsi"/>
                <w:bCs/>
              </w:rPr>
            </w:pPr>
            <w:r>
              <w:rPr>
                <w:rFonts w:cstheme="minorHAnsi"/>
                <w:bCs/>
              </w:rPr>
              <w:t>ExitDest</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 xml:space="preserve">EntryDate for the qualifying exit (qx)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(qx)</w:t>
      </w:r>
      <w:r w:rsidR="00FC615A">
        <w:t>where:</w:t>
      </w:r>
    </w:p>
    <w:p w14:paraId="3CB84AAD" w14:textId="254A41EA" w:rsidR="00FC615A" w:rsidRPr="002F0D32" w:rsidRDefault="00012BFA" w:rsidP="00777E3F">
      <w:pPr>
        <w:pStyle w:val="ListParagraph"/>
        <w:numPr>
          <w:ilvl w:val="0"/>
          <w:numId w:val="31"/>
        </w:numPr>
      </w:pPr>
      <w:r w:rsidRPr="003112BE">
        <w:t>[</w:t>
      </w:r>
      <w:r w:rsidR="00AD259C">
        <w:t>Previous</w:t>
      </w:r>
      <w:r w:rsidRPr="003112BE">
        <w:t>].</w:t>
      </w:r>
      <w:r>
        <w:rPr>
          <w:b/>
          <w:bCs/>
        </w:rPr>
        <w:t>HoHID</w:t>
      </w:r>
      <w:r w:rsidRPr="009777A4">
        <w:t xml:space="preserve"> = </w:t>
      </w:r>
      <w:r>
        <w:t>tlsa</w:t>
      </w:r>
      <w:r w:rsidR="00FC615A" w:rsidRPr="009777A4">
        <w:t>_</w:t>
      </w:r>
      <w:r w:rsidR="00B53332">
        <w:t>Exit</w:t>
      </w:r>
      <w:r w:rsidR="00FC615A" w:rsidRPr="009777A4">
        <w:t>.</w:t>
      </w:r>
      <w:r w:rsidR="00FC615A" w:rsidRPr="002F0D32">
        <w:rPr>
          <w:b/>
          <w:bCs/>
        </w:rPr>
        <w:t>HoHID</w:t>
      </w:r>
    </w:p>
    <w:p w14:paraId="30C57494" w14:textId="2BB01104" w:rsidR="00FC615A" w:rsidRPr="002F0D32" w:rsidRDefault="00012BFA" w:rsidP="00777E3F">
      <w:pPr>
        <w:pStyle w:val="ListParagraph"/>
        <w:numPr>
          <w:ilvl w:val="0"/>
          <w:numId w:val="31"/>
        </w:numPr>
      </w:pPr>
      <w:r w:rsidRPr="003112BE">
        <w:t>[</w:t>
      </w:r>
      <w:r w:rsidR="00AD259C">
        <w:t>Previous</w:t>
      </w:r>
      <w:r w:rsidRPr="003112BE">
        <w:t>].</w:t>
      </w:r>
      <w:r w:rsidR="0022206D">
        <w:rPr>
          <w:b/>
          <w:bCs/>
        </w:rPr>
        <w:t>EntryDate</w:t>
      </w:r>
      <w:r w:rsidR="0022206D" w:rsidRPr="00EB0196">
        <w:t xml:space="preserve"> </w:t>
      </w:r>
      <w:r w:rsidR="002C009E">
        <w:t xml:space="preserve">&lt; </w:t>
      </w:r>
      <w:r w:rsidR="00066D67" w:rsidRPr="00066D67">
        <w:t>qx</w:t>
      </w:r>
      <w:r w:rsidR="00FC615A" w:rsidRPr="002F0D32">
        <w:t>.</w:t>
      </w:r>
      <w:r w:rsidR="00FC615A" w:rsidRPr="00EB0196">
        <w:rPr>
          <w:b/>
        </w:rPr>
        <w:t xml:space="preserve">EntryDate </w:t>
      </w:r>
    </w:p>
    <w:p w14:paraId="4876C0C3" w14:textId="74DA3F43" w:rsidR="00FC615A" w:rsidRPr="00EB0196" w:rsidRDefault="00066D67" w:rsidP="00777E3F">
      <w:pPr>
        <w:pStyle w:val="ListParagraph"/>
        <w:numPr>
          <w:ilvl w:val="0"/>
          <w:numId w:val="31"/>
        </w:numPr>
      </w:pPr>
      <w:r w:rsidRPr="00066D67">
        <w:t>[Previous]</w:t>
      </w:r>
      <w:r>
        <w:rPr>
          <w:b/>
          <w:bCs/>
        </w:rPr>
        <w:t>.</w:t>
      </w:r>
      <w:r w:rsidR="00FC615A" w:rsidRPr="00EB0196">
        <w:rPr>
          <w:b/>
        </w:rPr>
        <w:t xml:space="preserve">ExitDate </w:t>
      </w:r>
      <w:r w:rsidR="00012BFA">
        <w:t>between [</w:t>
      </w:r>
      <w:r w:rsidR="0037563A">
        <w:t>qx</w:t>
      </w:r>
      <w:r w:rsidR="00D32572" w:rsidRPr="002F0D32">
        <w:t>.</w:t>
      </w:r>
      <w:r w:rsidR="00D32572">
        <w:rPr>
          <w:b/>
          <w:bCs/>
        </w:rPr>
        <w:t>EntryDate</w:t>
      </w:r>
      <w:r w:rsidR="00D32572" w:rsidRPr="002F0D32">
        <w:t xml:space="preserve"> </w:t>
      </w:r>
      <w:r w:rsidR="00FC615A" w:rsidRPr="002F0D32">
        <w:t>– 730 days]</w:t>
      </w:r>
      <w:r w:rsidR="00FC615A">
        <w:t xml:space="preserve"> and </w:t>
      </w:r>
      <w:r w:rsidR="00012BFA">
        <w:t>[qx</w:t>
      </w:r>
      <w:r w:rsidR="00FC615A">
        <w:t>.</w:t>
      </w:r>
      <w:r w:rsidR="00FC615A" w:rsidRPr="00EB0196">
        <w:rPr>
          <w:b/>
        </w:rPr>
        <w:t>ExitDate</w:t>
      </w:r>
      <w:r w:rsidR="00012BFA">
        <w:t>]</w:t>
      </w:r>
    </w:p>
    <w:p w14:paraId="09D0CD1D" w14:textId="392E79EF" w:rsidR="00FC615A" w:rsidRDefault="00012BFA" w:rsidP="00777E3F">
      <w:pPr>
        <w:pStyle w:val="ListParagraph"/>
        <w:numPr>
          <w:ilvl w:val="0"/>
          <w:numId w:val="31"/>
        </w:numPr>
      </w:pPr>
      <w:r>
        <w:rPr>
          <w:bCs/>
        </w:rPr>
        <w:t xml:space="preserve">The household </w:t>
      </w:r>
      <w:r w:rsidR="00FC615A">
        <w:t xml:space="preserve">type matches </w:t>
      </w:r>
      <w:r w:rsidR="00F6042F">
        <w:t>tlsa_</w:t>
      </w:r>
      <w:r>
        <w:rPr>
          <w:bCs/>
        </w:rPr>
        <w:t>Exit</w:t>
      </w:r>
      <w:r w:rsidR="00FC615A">
        <w:t>.</w:t>
      </w:r>
      <w:r w:rsidR="00FC615A" w:rsidRPr="002F0D32">
        <w:rPr>
          <w:b/>
          <w:bCs/>
        </w:rPr>
        <w:t>HHType</w:t>
      </w:r>
      <w:r w:rsidR="00FC615A" w:rsidRPr="00EB0196">
        <w:rPr>
          <w:b/>
        </w:rPr>
        <w:t xml:space="preserve"> </w:t>
      </w:r>
      <w:r>
        <w:rPr>
          <w:bCs/>
        </w:rPr>
        <w:t>for the tlsa_Exit.</w:t>
      </w:r>
      <w:r w:rsidRPr="00A40DBF">
        <w:rPr>
          <w:b/>
        </w:rPr>
        <w:t>Cohort</w:t>
      </w:r>
      <w:r w:rsidR="00FC615A">
        <w:t>:</w:t>
      </w:r>
    </w:p>
    <w:p w14:paraId="57DD3E6A"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0, </w:t>
      </w:r>
      <w:r w:rsidRPr="009E742A">
        <w:rPr>
          <w:b/>
          <w:bCs/>
        </w:rPr>
        <w:t>ActiveHHType</w:t>
      </w:r>
    </w:p>
    <w:p w14:paraId="5DB04DBD"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777E3F">
      <w:pPr>
        <w:pStyle w:val="ListParagraph"/>
        <w:numPr>
          <w:ilvl w:val="1"/>
          <w:numId w:val="3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11DC7FEB" w:rsidR="000D1432" w:rsidRDefault="007B1840" w:rsidP="000D1432">
      <w:bookmarkStart w:id="1762" w:name="_Hlk49414362"/>
      <w:r>
        <w:t>If</w:t>
      </w:r>
      <w:r w:rsidR="000D1432">
        <w:t xml:space="preserve"> there are two or more enrollments with the same (most recent) exit date:</w:t>
      </w:r>
    </w:p>
    <w:p w14:paraId="6F0078A6" w14:textId="77777777" w:rsidR="000D1432" w:rsidRDefault="000D1432" w:rsidP="00777E3F">
      <w:pPr>
        <w:pStyle w:val="ListParagraph"/>
        <w:numPr>
          <w:ilvl w:val="0"/>
          <w:numId w:val="66"/>
        </w:numPr>
      </w:pPr>
      <w:r>
        <w:t xml:space="preserve">Select the one with the lowest </w:t>
      </w:r>
      <w:r w:rsidRPr="00026A8A">
        <w:rPr>
          <w:b/>
          <w:bCs/>
        </w:rPr>
        <w:t>ExitDest</w:t>
      </w:r>
      <w:r>
        <w:t xml:space="preserve"> value; or</w:t>
      </w:r>
    </w:p>
    <w:p w14:paraId="002158BE" w14:textId="77777777" w:rsidR="000D1432" w:rsidRDefault="000D1432" w:rsidP="00777E3F">
      <w:pPr>
        <w:pStyle w:val="ListParagraph"/>
        <w:numPr>
          <w:ilvl w:val="0"/>
          <w:numId w:val="66"/>
        </w:numPr>
      </w:pPr>
      <w:r>
        <w:t xml:space="preserve">If multiple enrollments have the same exit date and </w:t>
      </w:r>
      <w:r w:rsidRPr="00026A8A">
        <w:rPr>
          <w:b/>
          <w:bCs/>
        </w:rPr>
        <w:t>ExitDest</w:t>
      </w:r>
      <w:r>
        <w:t xml:space="preserve"> value, select the one with the most recent entry date; or</w:t>
      </w:r>
    </w:p>
    <w:p w14:paraId="1A561BCF" w14:textId="77777777" w:rsidR="000D1432" w:rsidRDefault="000D1432" w:rsidP="00777E3F">
      <w:pPr>
        <w:pStyle w:val="ListParagraph"/>
        <w:numPr>
          <w:ilvl w:val="0"/>
          <w:numId w:val="66"/>
        </w:numPr>
      </w:pPr>
      <w:r>
        <w:t xml:space="preserve">If multiple enrollments have the same exit date, </w:t>
      </w:r>
      <w:r w:rsidRPr="00026A8A">
        <w:rPr>
          <w:b/>
          <w:bCs/>
        </w:rPr>
        <w:t>ExitDest</w:t>
      </w:r>
      <w:r>
        <w:t xml:space="preserve"> value, and entry date, select the one with the highest </w:t>
      </w:r>
      <w:r w:rsidRPr="00026A8A">
        <w:rPr>
          <w:b/>
          <w:bCs/>
        </w:rPr>
        <w:t>EnrollmentID</w:t>
      </w:r>
      <w:r>
        <w:t>.</w:t>
      </w:r>
    </w:p>
    <w:bookmarkEnd w:id="1762"/>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r w:rsidRPr="00724E7D">
              <w:rPr>
                <w:b/>
                <w:bCs/>
              </w:rPr>
              <w:t>ExitDate</w:t>
            </w:r>
            <w:r>
              <w:t xml:space="preserve"> &gt; [qx</w:t>
            </w:r>
            <w:r w:rsidR="00F25B0D" w:rsidRPr="00EB0196">
              <w:t>.</w:t>
            </w:r>
            <w:r w:rsidR="00F25B0D">
              <w:rPr>
                <w:b/>
                <w:bCs/>
              </w:rPr>
              <w:t>EntryDate</w:t>
            </w:r>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097F584E"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r w:rsidR="006D7B70">
              <w:rPr>
                <w:b/>
                <w:bCs/>
              </w:rPr>
              <w:t>ExitDest</w:t>
            </w:r>
            <w:r w:rsidR="006D7B70">
              <w:t xml:space="preserve"> between </w:t>
            </w:r>
            <w:r w:rsidR="00F413B8">
              <w:t>400 and 499</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756B6BB2"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r w:rsidR="006D7B70">
              <w:rPr>
                <w:b/>
                <w:bCs/>
              </w:rPr>
              <w:t>ExitDest</w:t>
            </w:r>
            <w:r w:rsidR="006D7B70">
              <w:t xml:space="preserve"> between </w:t>
            </w:r>
            <w:r w:rsidR="00F413B8">
              <w:t>100 and 399</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763" w:name="_Set_SystemPath_for"/>
      <w:bookmarkEnd w:id="1763"/>
    </w:p>
    <w:p w14:paraId="041815E9" w14:textId="3310CFE4" w:rsidR="0034252A" w:rsidRPr="00000B20" w:rsidRDefault="0034252A" w:rsidP="0088191A">
      <w:pPr>
        <w:pStyle w:val="Heading2"/>
      </w:pPr>
      <w:bookmarkStart w:id="1764" w:name="_Toc37973422"/>
      <w:bookmarkStart w:id="1765" w:name="_Toc37973975"/>
      <w:bookmarkStart w:id="1766" w:name="_Toc37974526"/>
      <w:bookmarkStart w:id="1767" w:name="_Toc37975078"/>
      <w:bookmarkStart w:id="1768" w:name="_Toc37973500"/>
      <w:bookmarkStart w:id="1769" w:name="_Toc37974053"/>
      <w:bookmarkStart w:id="1770" w:name="_Toc37974604"/>
      <w:bookmarkStart w:id="1771" w:name="_Toc37975156"/>
      <w:bookmarkStart w:id="1772" w:name="_Toc37973564"/>
      <w:bookmarkStart w:id="1773" w:name="_Toc37974117"/>
      <w:bookmarkStart w:id="1774" w:name="_Toc37974668"/>
      <w:bookmarkStart w:id="1775" w:name="_Toc37975157"/>
      <w:bookmarkStart w:id="1776" w:name="_Toc37975196"/>
      <w:bookmarkStart w:id="1777" w:name="_Toc37849805"/>
      <w:bookmarkStart w:id="1778" w:name="_Toc175057118"/>
      <w:bookmarkEnd w:id="1335"/>
      <w:bookmarkEnd w:id="1764"/>
      <w:bookmarkEnd w:id="1765"/>
      <w:bookmarkEnd w:id="1766"/>
      <w:bookmarkEnd w:id="1767"/>
      <w:bookmarkEnd w:id="1768"/>
      <w:bookmarkEnd w:id="1769"/>
      <w:bookmarkEnd w:id="1770"/>
      <w:bookmarkEnd w:id="1771"/>
      <w:bookmarkEnd w:id="1772"/>
      <w:bookmarkEnd w:id="1773"/>
      <w:bookmarkEnd w:id="1774"/>
      <w:bookmarkEnd w:id="1775"/>
      <w:bookmarkEnd w:id="1776"/>
      <w:r w:rsidRPr="00000B20">
        <w:lastRenderedPageBreak/>
        <w:t>Last Inactive Date</w:t>
      </w:r>
      <w:r w:rsidR="00343642" w:rsidRPr="00000B20">
        <w:t xml:space="preserve"> for Exit Cohorts</w:t>
      </w:r>
      <w:bookmarkEnd w:id="1777"/>
      <w:bookmarkEnd w:id="1778"/>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5631D885">
                <wp:extent cx="55258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870" cy="1371600"/>
                          <a:chOff x="1116074" y="1107923"/>
                          <a:chExt cx="55257"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472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6C3A4BA5" w:rsidR="00004824" w:rsidRDefault="00004824" w:rsidP="001424B0">
                              <w:pPr>
                                <w:pStyle w:val="Style3"/>
                              </w:pPr>
                              <w:r>
                                <w:t>sys_TimePadded</w:t>
                              </w:r>
                              <w:ins w:id="1779" w:author="Molly McEvilley" w:date="2024-08-20T09:42:00Z" w16du:dateUtc="2024-08-20T13:42:00Z">
                                <w:r w:rsidR="00170D45">
                                  <w:t>_exit</w:t>
                                </w:r>
                              </w:ins>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a:stCxn id="74486189" idx="3"/>
                        </wps:cNvCnPr>
                        <wps:spPr bwMode="auto">
                          <a:xfrm flipV="1">
                            <a:off x="1152648" y="1114781"/>
                            <a:ext cx="5880"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5"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6I9AgUAACsZAAAOAAAAZHJzL2Uyb0RvYy54bWzsWdtu4zYQfS/QfyD03lgXy5KFKIvETtIF&#10;dtsFsu07LVGXRiJVko6c/foOSdHXXJwUCLbd7INBiiJ3OHN05szk9MOqbdAd4aJmNHW8E9dBhGYs&#10;r2mZOn98vfoldpCQmOa4YZSkzj0Rzoezn3867buE+KxiTU44gkOoSPoudSopu2Q0EllFWixOWEco&#10;LBaMt1jClJejnOMeTm+bke+6k1HPeN5xlhEh4OncLDpn+vyiIJn8vSgEkahJHbBN6l+ufxfqd3R2&#10;ipOS466qs8EM/AorWlxT+E/XR82xxGjJ64Oj2jrjTLBCnmSsHbGiqDOi7wC38dy921xztuz0Xcqk&#10;L7u1m8C1e3569bHZb3fXvLvpvnBjPQw/sexWgF9GfVcm2+tqXpqX0aL/zHKIJ15Kpi++KnirjoAr&#10;oZX27/3av2QlUQYPw9AP4wjCkMGaF0TexB0ikFUQJrXP8+BhNHaQesNzo6kfmBhl1eXWKdHWGWp9&#10;hBNjgDZ6MFKBAFAlNo4T/85xNxXuiI6HUI75wlGdp040HscTLwCgU9yCS87BJfpNBAvKOGUFvG6d&#10;LIyHEWWzCtOSnHPO+orgHKzz9GV2NqiJgPg86/Jd13lB6E+M66z7PT92feM4H4ze8RtOOi7kNWEt&#10;UoPUKRrWg31cfqSScIqbG8k4LtX1cYLvPglp3G63qceCNXV+VTeNnvByMWs4usPw6V1ezKNLc7m9&#10;1xqK+tSZBKGrT378iJkfh+caDBDsndfaGixETd2mTuyqf+bayqWXNAczcSJx3ZgxbG6oekQ0Owz3&#10;sE42wZKrxUqH1ve1l9TqguX3EATODIUA5cGgYvybg3qgj9QRfy8xJw5qPlIIpOIaO+B2sLADTDPY&#10;mjqZ5A4yk5k0rLTseF1WcLan/UGZglNRa29v7NBfp8b2m4I8fgDkwVT7W9n25iB3p+N4iPbDILd4&#10;sexk0foO8mQL5KH6YDbg+tFBPrVMfgUcmCkOTJBlQTTQIJpoaL0Z6gPIhJD0dFb0grG3j/px5G+o&#10;/R31Svg9R+06O76jftAvwOIH+mXtISD2GTUSMVvRQSKuBYwWO1/vO9A+O/rFbFEePlK/BK4HmmUA&#10;+TiK9WmQqQfhF8WuZ+SLRv9a8x1oFyE5Vkl0xigFIDBucukjqoUyJVm0THhSjKiShKwVTX5rDm2W&#10;LShho3KGjxIeKTWrhY+1VBc0arfWqjvyBUT+oFIeUCxIar9KXoNUbEBegFhqSQ4yg0C9pUZGhj2r&#10;aYx+US+rgIAoflPhMIXAfVfqOJrEOutt0LWrjo+l0M+4pETW2bwWt6+TxvOry4uraAjjDjCeROO2&#10;ug4vphdzfZ19afwkto5EzpZQ0Ga+U6alTMi4+6AOYt+KqUM1bL++9crT3IiKpu5+VaSqR3/ammAo&#10;sT3PjyZ+eFgqW770Q8uXutYeIPaIFG5IIS84zm6J3OBY1UllPlwS53+BIW0D/RGgNjQOI6gmDYY0&#10;s2pmswJb7fyuifVI8L+w7AsmYQQZzJR+w8SUf8PElIDDxJaB8j9VBE6DB2D/xkVgGIc+yPRH5fBO&#10;p+NYLrca/8fsdKxbVS+E/P+z0zGFFuQ+t5uiS3H2y/QwtKvkbEW3moUxYLfOod1poLlz5BE54TAT&#10;QK8Peo2PKucwhjaJ6bo+nQXelbPN0apk2W6K2OdaOesuM3Tkdcob/nqgWv7bc620N3/jOPsHAAD/&#10;/wMAUEsDBBQABgAIAAAAIQCJ4MTB3QAAAAUBAAAPAAAAZHJzL2Rvd25yZXYueG1sTI9BS8NAEIXv&#10;gv9hGcGb3U3EWtJsSinqqQi2gvQ2zU6T0OxsyG6T9N+7etHLwOM93vsmX022FQP1vnGsIZkpEMSl&#10;Mw1XGj73rw8LED4gG2wdk4YreVgVtzc5ZsaN/EHDLlQilrDPUEMdQpdJ6cuaLPqZ64ijd3K9xRBl&#10;X0nT4xjLbStTpebSYsNxocaONjWV593FangbcVw/Ji/D9nzaXA/7p/evbUJa399N6yWIQFP4C8MP&#10;fkSHIjId3YWNF62G+Ej4vdFbPKsUxFFDmswVyCKX/+mLbwAAAP//AwBQSwECLQAUAAYACAAAACEA&#10;toM4kv4AAADhAQAAEwAAAAAAAAAAAAAAAAAAAAAAW0NvbnRlbnRfVHlwZXNdLnhtbFBLAQItABQA&#10;BgAIAAAAIQA4/SH/1gAAAJQBAAALAAAAAAAAAAAAAAAAAC8BAABfcmVscy8ucmVsc1BLAQItABQA&#10;BgAIAAAAIQCAe6I9AgUAACsZAAAOAAAAAAAAAAAAAAAAAC4CAABkcnMvZTJvRG9jLnhtbFBLAQIt&#10;ABQABgAIAAAAIQCJ4MTB3QAAAAUBAAAPAAAAAAAAAAAAAAAAAFwHAABkcnMvZG93bnJldi54bWxQ&#10;SwUGAAAAAAQABADzAAAAZggAAAAA&#10;">
                <v:shape id="AutoShape 448" o:spid="_x0000_s146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r>
                          <w:t>tlsa_HHID</w:t>
                        </w:r>
                      </w:p>
                    </w:txbxContent>
                  </v:textbox>
                </v:shape>
                <v:shape id="AutoShape 390" o:spid="_x0000_s146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r>
                          <w:t>tlsa_Exit</w:t>
                        </w:r>
                      </w:p>
                    </w:txbxContent>
                  </v:textbox>
                </v:shape>
                <v:shape id="Flowchart: Internal Storage 63" o:spid="_x0000_s1468" type="#_x0000_t113" style="position:absolute;left:11379;top:11134;width:14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6C3A4BA5" w:rsidR="00004824" w:rsidRDefault="00004824" w:rsidP="001424B0">
                        <w:pPr>
                          <w:pStyle w:val="Style3"/>
                        </w:pPr>
                        <w:r>
                          <w:t>sys_TimePadded</w:t>
                        </w:r>
                        <w:ins w:id="1780" w:author="Molly McEvilley" w:date="2024-08-20T09:42:00Z" w16du:dateUtc="2024-08-20T13:42:00Z">
                          <w:r w:rsidR="00170D45">
                            <w:t>_exit</w:t>
                          </w:r>
                        </w:ins>
                      </w:p>
                    </w:txbxContent>
                  </v:textbox>
                </v:shape>
                <v:shape id="AutoShape 6" o:spid="_x0000_s146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7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2"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r>
                          <w:t>tlsa_Exit</w:t>
                        </w:r>
                      </w:p>
                    </w:txbxContent>
                  </v:textbox>
                </v:shape>
                <v:shape id="AutoShape 10" o:spid="_x0000_s1473" type="#_x0000_t32" style="position:absolute;left:11526;top:11147;width:5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w7TyAAAAOEAAAAPAAAAZHJzL2Rvd25yZXYueG1sRI9RS8Mw&#10;FIXfhf2HcAXfXDopsdZlYwgDEUSchb1ekru2rLkpSdzaf28EwcfDOec7nPV2coO4UIi9Zw2rZQGC&#10;2Hjbc6uh+drfVyBiQrY4eCYNM0XYbhY3a6ytv/InXQ6pFRnCsUYNXUpjLWU0HTmMSz8SZ+/kg8OU&#10;ZWilDXjNcDfIh6JQ0mHPeaHDkV46MufDt9OgaK6a6bh/b46zPZ8+jApGvWl9dzvtnkEkmtJ/+K/9&#10;ajU8lmWlVk8l/D7Kb0BufgAAAP//AwBQSwECLQAUAAYACAAAACEA2+H2y+4AAACFAQAAEwAAAAAA&#10;AAAAAAAAAAAAAAAAW0NvbnRlbnRfVHlwZXNdLnhtbFBLAQItABQABgAIAAAAIQBa9CxbvwAAABUB&#10;AAALAAAAAAAAAAAAAAAAAB8BAABfcmVscy8ucmVsc1BLAQItABQABgAIAAAAIQBc8w7TyAAAAOEA&#10;AAAPAAAAAAAAAAAAAAAAAAcCAABkcnMvZG93bnJldi54bWxQSwUGAAAAAAMAAwC3AAAA/AIAAAAA&#10;" strokecolor="black [0]" strokeweight=".5pt">
                  <v:stroke endarrow="block"/>
                  <v:shadow color="black [0]"/>
                </v:shape>
                <w10:anchorlock/>
              </v:group>
            </w:pict>
          </mc:Fallback>
        </mc:AlternateContent>
      </w:r>
    </w:p>
    <w:p w14:paraId="2B0D50BB" w14:textId="77777777" w:rsidR="0034252A" w:rsidRDefault="0034252A" w:rsidP="0088191A">
      <w:pPr>
        <w:pStyle w:val="Heading3"/>
      </w:pPr>
      <w:r>
        <w:t>RelevantData</w:t>
      </w:r>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r>
              <w:t>QualifyingExitHHID</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r>
              <w:t>Active</w:t>
            </w:r>
            <w:r w:rsidRPr="00B11BEB">
              <w:t>HHType</w:t>
            </w:r>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6F5CC3A3" w:rsidR="00D47604" w:rsidRPr="00B11BEB" w:rsidRDefault="00A30C61" w:rsidP="00584131">
            <w:pPr>
              <w:pStyle w:val="NoSpacing"/>
            </w:pPr>
            <w:r>
              <w:t>LSA</w:t>
            </w:r>
            <w:r w:rsidR="00D47604">
              <w:t>ProjectType</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r w:rsidRPr="003C4035">
              <w:rPr>
                <w:i/>
              </w:rPr>
              <w:t>BedNightDate</w:t>
            </w:r>
            <w:r w:rsidR="00163A19">
              <w:t xml:space="preserve"> (</w:t>
            </w:r>
            <w:r w:rsidR="00163A19" w:rsidRPr="00DE4A2E">
              <w:rPr>
                <w:i/>
                <w:iCs/>
              </w:rPr>
              <w:t>DateProvided</w:t>
            </w:r>
            <w:r w:rsidR="00163A19">
              <w:t xml:space="preserve"> where </w:t>
            </w:r>
            <w:r w:rsidR="00163A19" w:rsidRPr="00DE4A2E">
              <w:rPr>
                <w:i/>
                <w:iCs/>
              </w:rPr>
              <w:t>RecordType</w:t>
            </w:r>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2020"/>
        <w:gridCol w:w="7335"/>
      </w:tblGrid>
      <w:tr w:rsidR="00163A19" w:rsidRPr="005F4836" w14:paraId="3DF060FB" w14:textId="77777777" w:rsidTr="49FCFE86">
        <w:trPr>
          <w:cantSplit/>
          <w:trHeight w:val="216"/>
        </w:trPr>
        <w:tc>
          <w:tcPr>
            <w:tcW w:w="1795" w:type="dxa"/>
            <w:shd w:val="clear" w:color="auto" w:fill="76923C" w:themeFill="accent3" w:themeFillShade="BF"/>
          </w:tcPr>
          <w:p w14:paraId="4626F54F" w14:textId="51F62A2F" w:rsidR="00163A19" w:rsidRPr="005F4836" w:rsidRDefault="003A1A72" w:rsidP="00EB0196">
            <w:pPr>
              <w:pStyle w:val="NoSpacing"/>
              <w:rPr>
                <w:b/>
                <w:bCs/>
                <w:color w:val="FFFFFF" w:themeColor="background1"/>
              </w:rPr>
            </w:pPr>
            <w:r>
              <w:rPr>
                <w:b/>
                <w:bCs/>
                <w:color w:val="FFFFFF" w:themeColor="background1"/>
              </w:rPr>
              <w:t>sys_TimePadded</w:t>
            </w:r>
            <w:ins w:id="1781" w:author="Molly McEvilley" w:date="2024-08-20T09:44:00Z" w16du:dateUtc="2024-08-20T13:44:00Z">
              <w:r>
                <w:rPr>
                  <w:b/>
                  <w:bCs/>
                  <w:color w:val="FFFFFF" w:themeColor="background1"/>
                </w:rPr>
                <w:t>_exit</w:t>
              </w:r>
            </w:ins>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49FCFE86">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From tlsa_Exit</w:t>
            </w:r>
          </w:p>
        </w:tc>
      </w:tr>
      <w:tr w:rsidR="002531A3" w14:paraId="7EBD88CC" w14:textId="77777777" w:rsidTr="49FCFE8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49FCFE8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49FCFE8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1535BD76" w:rsidR="00163A19" w:rsidRPr="00DE4A2E" w:rsidRDefault="00163A19" w:rsidP="00EB0196">
            <w:pPr>
              <w:pStyle w:val="ListParagraph"/>
              <w:ind w:left="256" w:hanging="256"/>
            </w:pPr>
            <w:r>
              <w:t xml:space="preserve">For tlsa_HHID </w:t>
            </w:r>
            <w:r w:rsidRPr="49FCFE86">
              <w:rPr>
                <w:b/>
                <w:bCs/>
              </w:rPr>
              <w:t>EnrollmentID</w:t>
            </w:r>
            <w:r>
              <w:t xml:space="preserve">s in night-by-night ES, each </w:t>
            </w:r>
            <w:r w:rsidRPr="49FCFE86">
              <w:rPr>
                <w:i/>
                <w:iCs/>
              </w:rPr>
              <w:t>BedNightDate</w:t>
            </w:r>
            <w:r>
              <w:t xml:space="preserve"> associated with the enrollment between </w:t>
            </w:r>
            <w:r w:rsidR="005A6BF7" w:rsidRPr="49FCFE86">
              <w:rPr>
                <w:u w:val="words"/>
              </w:rPr>
              <w:t>LookbackDate</w:t>
            </w:r>
            <w:r>
              <w:t xml:space="preserve"> and </w:t>
            </w:r>
            <w:r w:rsidR="1DA00BE0" w:rsidRPr="49FCFE86">
              <w:rPr>
                <w:b/>
                <w:bCs/>
              </w:rPr>
              <w:t>CohortEnd</w:t>
            </w:r>
          </w:p>
          <w:p w14:paraId="7DC16C16" w14:textId="77777777" w:rsidR="00163A19" w:rsidRPr="00DE4A2E" w:rsidRDefault="00163A19" w:rsidP="00EB0196">
            <w:pPr>
              <w:pStyle w:val="ListParagraph"/>
              <w:ind w:left="256" w:hanging="256"/>
            </w:pPr>
            <w:r>
              <w:t xml:space="preserve">For all other tlsa_HHID enrollments, the </w:t>
            </w:r>
            <w:r w:rsidRPr="49FCFE86">
              <w:rPr>
                <w:b/>
                <w:bCs/>
              </w:rPr>
              <w:t>EntryDate</w:t>
            </w:r>
            <w:r>
              <w:t xml:space="preserve"> </w:t>
            </w:r>
          </w:p>
        </w:tc>
      </w:tr>
      <w:tr w:rsidR="00163A19" w14:paraId="715C9753" w14:textId="77777777" w:rsidTr="49FCFE86">
        <w:trPr>
          <w:cantSplit/>
          <w:trHeight w:val="216"/>
        </w:trPr>
        <w:tc>
          <w:tcPr>
            <w:tcW w:w="1795" w:type="dxa"/>
          </w:tcPr>
          <w:p w14:paraId="77214C15" w14:textId="77777777" w:rsidR="00163A19" w:rsidRDefault="00163A19" w:rsidP="00EB0196">
            <w:pPr>
              <w:pStyle w:val="NoSpacing"/>
              <w:ind w:left="54"/>
              <w:rPr>
                <w:b/>
              </w:rPr>
            </w:pPr>
            <w:r>
              <w:rPr>
                <w:b/>
              </w:rPr>
              <w:t>EndDate</w:t>
            </w:r>
          </w:p>
        </w:tc>
        <w:tc>
          <w:tcPr>
            <w:tcW w:w="7560" w:type="dxa"/>
          </w:tcPr>
          <w:p w14:paraId="5370BF0F" w14:textId="6BDC0C7E" w:rsidR="00163A19" w:rsidRPr="008705FF" w:rsidRDefault="00163A19" w:rsidP="00EB0196">
            <w:pPr>
              <w:pStyle w:val="ListParagraph"/>
              <w:ind w:left="256" w:hanging="256"/>
            </w:pPr>
            <w:r>
              <w:t xml:space="preserve">For tlsa_HHID </w:t>
            </w:r>
            <w:r w:rsidRPr="49FCFE86">
              <w:rPr>
                <w:b/>
                <w:bCs/>
              </w:rPr>
              <w:t>EnrollmentID</w:t>
            </w:r>
            <w:r>
              <w:t>s in night-by-night ES, the earlier of [</w:t>
            </w:r>
            <w:r w:rsidRPr="49FCFE86">
              <w:rPr>
                <w:b/>
                <w:bCs/>
              </w:rPr>
              <w:t>StartDate</w:t>
            </w:r>
            <w:r>
              <w:t xml:space="preserve"> + 6 days] or </w:t>
            </w:r>
            <w:r w:rsidR="1DA00BE0" w:rsidRPr="49FCFE86">
              <w:rPr>
                <w:b/>
                <w:bCs/>
              </w:rPr>
              <w:t>CohortEnd</w:t>
            </w:r>
          </w:p>
          <w:p w14:paraId="275E8D39" w14:textId="48923FCB" w:rsidR="00163A19" w:rsidRPr="00DE4A2E" w:rsidRDefault="00163A19" w:rsidP="00EB0196">
            <w:pPr>
              <w:pStyle w:val="ListParagraph"/>
              <w:ind w:left="256" w:hanging="270"/>
              <w:rPr>
                <w:bCs/>
              </w:rPr>
            </w:pPr>
            <w:r>
              <w:t>For all other tlsa_HHID enrollments, the earlier non-NULL of [</w:t>
            </w:r>
            <w:r w:rsidRPr="49FCFE86">
              <w:rPr>
                <w:b/>
                <w:bCs/>
              </w:rPr>
              <w:t>ExitDate</w:t>
            </w:r>
            <w:r>
              <w:t xml:space="preserve"> + 6 days] or </w:t>
            </w:r>
            <w:r w:rsidR="1DA00BE0" w:rsidRPr="49FCFE86">
              <w:rPr>
                <w:b/>
                <w:bCs/>
              </w:rPr>
              <w:t>CohortEnd</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r>
              <w:rPr>
                <w:b/>
              </w:rPr>
              <w:t>LastInactive</w:t>
            </w:r>
          </w:p>
        </w:tc>
      </w:tr>
    </w:tbl>
    <w:p w14:paraId="78004852" w14:textId="77777777" w:rsidR="0034252A" w:rsidRDefault="0034252A" w:rsidP="0088191A">
      <w:pPr>
        <w:pStyle w:val="Heading3"/>
      </w:pPr>
      <w:r>
        <w:lastRenderedPageBreak/>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r w:rsidR="00840E64" w:rsidRPr="00AD7462">
        <w:rPr>
          <w:b/>
          <w:bCs/>
        </w:rPr>
        <w:t>SystemPath</w:t>
      </w:r>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777E3F">
      <w:pPr>
        <w:pStyle w:val="ListParagraph"/>
        <w:numPr>
          <w:ilvl w:val="0"/>
          <w:numId w:val="43"/>
        </w:numPr>
      </w:pPr>
      <w:r w:rsidRPr="009E742A">
        <w:t>If</w:t>
      </w:r>
      <w:r w:rsidR="005B6E99">
        <w:t xml:space="preserve"> tlsa_Exit.</w:t>
      </w:r>
      <w:r>
        <w:rPr>
          <w:b/>
        </w:rPr>
        <w:t>C</w:t>
      </w:r>
      <w:r w:rsidRPr="009E742A">
        <w:rPr>
          <w:b/>
        </w:rPr>
        <w:t>ohort</w:t>
      </w:r>
      <w:r w:rsidRPr="009E742A">
        <w:t xml:space="preserve"> = 0, </w:t>
      </w:r>
      <w:r w:rsidRPr="009E742A">
        <w:rPr>
          <w:b/>
          <w:bCs/>
        </w:rPr>
        <w:t>ActiveHHType</w:t>
      </w:r>
    </w:p>
    <w:p w14:paraId="7FD301DA" w14:textId="71F9554F" w:rsidR="007A7E2F" w:rsidRPr="009E742A" w:rsidRDefault="007A7E2F" w:rsidP="00777E3F">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777E3F">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-2</w:t>
      </w:r>
      <w:r w:rsidRPr="009E742A">
        <w:t xml:space="preserve">, </w:t>
      </w:r>
      <w:r>
        <w:rPr>
          <w:b/>
          <w:bCs/>
        </w:rPr>
        <w:t>Exit2</w:t>
      </w:r>
      <w:r w:rsidRPr="009E742A">
        <w:rPr>
          <w:b/>
          <w:bCs/>
        </w:rPr>
        <w:t>HHType</w:t>
      </w:r>
    </w:p>
    <w:p w14:paraId="4D27C552" w14:textId="49B22319" w:rsidR="0034252A" w:rsidRPr="0092505D" w:rsidRDefault="0034252A" w:rsidP="0034252A">
      <w:r w:rsidRPr="0092505D">
        <w:rPr>
          <w:b/>
        </w:rPr>
        <w:t>LastInactive</w:t>
      </w:r>
      <w:r w:rsidRPr="0092505D">
        <w:t xml:space="preserve"> is the later of </w:t>
      </w:r>
      <w:r w:rsidR="00EA147A">
        <w:t>[</w:t>
      </w:r>
      <w:r w:rsidR="00EA147A">
        <w:rPr>
          <w:u w:val="single"/>
        </w:rPr>
        <w:t xml:space="preserve">LookbackDate </w:t>
      </w:r>
      <w:r w:rsidR="00EA147A">
        <w:t>– 1 day]</w:t>
      </w:r>
      <w:r w:rsidRPr="0092505D">
        <w:t xml:space="preserve"> and the most recent date where:</w:t>
      </w:r>
    </w:p>
    <w:p w14:paraId="09C9C45E" w14:textId="589EA9EF" w:rsidR="0034252A" w:rsidRPr="0092505D" w:rsidRDefault="0034252A" w:rsidP="00777E3F">
      <w:pPr>
        <w:pStyle w:val="ListParagraph"/>
        <w:numPr>
          <w:ilvl w:val="0"/>
          <w:numId w:val="12"/>
        </w:numPr>
      </w:pPr>
      <w:r w:rsidRPr="0092505D">
        <w:t xml:space="preserve">[Date] &lt; </w:t>
      </w:r>
      <w:r w:rsidR="00F824D6">
        <w:t>tlsa</w:t>
      </w:r>
      <w:r w:rsidRPr="0092505D">
        <w:t>_</w:t>
      </w:r>
      <w:r w:rsidR="003C7B04">
        <w:t>Exit</w:t>
      </w:r>
      <w:r w:rsidRPr="0092505D">
        <w:t>.</w:t>
      </w:r>
      <w:r w:rsidR="003C7B04">
        <w:rPr>
          <w:b/>
        </w:rPr>
        <w:t>EntryDate</w:t>
      </w:r>
    </w:p>
    <w:p w14:paraId="1C7EFB01" w14:textId="59EA162E" w:rsidR="0034252A" w:rsidRPr="0092505D" w:rsidRDefault="0034252A" w:rsidP="00777E3F">
      <w:pPr>
        <w:pStyle w:val="ListParagraph"/>
        <w:numPr>
          <w:ilvl w:val="0"/>
          <w:numId w:val="12"/>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777E3F">
      <w:pPr>
        <w:pStyle w:val="ListParagraph"/>
        <w:numPr>
          <w:ilvl w:val="0"/>
          <w:numId w:val="12"/>
        </w:numPr>
      </w:pPr>
      <w:r w:rsidRPr="0092505D">
        <w:t xml:space="preserve">[Date] is not between a </w:t>
      </w:r>
      <w:r w:rsidR="00E35CEE">
        <w:t>tlsa_HHID</w:t>
      </w:r>
      <w:r w:rsidRPr="0092505D">
        <w:t>.</w:t>
      </w:r>
      <w:r w:rsidRPr="0092505D">
        <w:rPr>
          <w:b/>
        </w:rPr>
        <w:t>EntryDate</w:t>
      </w:r>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011BD71C" w:rsidR="004B728F" w:rsidRDefault="004B728F" w:rsidP="0088191A">
      <w:pPr>
        <w:pStyle w:val="Heading2"/>
      </w:pPr>
      <w:bookmarkStart w:id="1782" w:name="_Toc37849806"/>
      <w:bookmarkStart w:id="1783" w:name="_Toc175057119"/>
      <w:r w:rsidRPr="00000B20">
        <w:t>Set SystemPath for LSAExit</w:t>
      </w:r>
      <w:bookmarkEnd w:id="1782"/>
      <w:bookmarkEnd w:id="1783"/>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r>
                                <w:t>tlsa_HHID</w:t>
                              </w:r>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74"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z0kOgQAANgQAAAOAAAAZHJzL2Uyb0RvYy54bWzsWNtu4zYQfS/QfyD43liUfJGFKIusk00X&#10;2HYXyG7faYm6NBSpknTk9Os7JEU7di7bpuiiReMHgRTJ0fDM4ZmhT99sO45umdKtFDkmJxFGTBSy&#10;bEWd4y+f3/2QYqQNFSXlUrAc3zGN35x9/93p0Gcslo3kJVMIjAidDX2OG2P6bDLRRcM6qk9kzwQM&#10;VlJ11EBX1ZNS0QGsd3wSR9F8MkhV9koWTGt4e+EH8ZmzX1WsMB+rSjODeI7BN+Oeyj3X9jk5O6VZ&#10;rWjftMXoBn2BFx1tBXx0Z+qCGoo2qn1gqmsLJbWszEkhu4msqrZgbg+wGxId7eZKyU3v9lJnQ93v&#10;YAJoj3B6sdni59sr1V/3n5T3HpofZHGjAZfJ0NfZ/XHbr/1ktB5+kiXEk26MdBvfVqqzJmBLaOvw&#10;vdvhy7YGFfAymS7SabTAqIAxEkWzNBojUDQQJruOkHi+TAhGdgaJFss48TEqmst7VpJ7Nuz4hGbe&#10;Aef06KQlAbBK74HTfw+464b2zMVDW2A+KdSWOV5Mp+lsQYDognYAyTlA4mYiGLDOWS9gegBZe4SR&#10;kKuGipqdKyWHhtESvCNuMwcLbEdDfL4K+SF0JJkl7us0C/CTOI1iD1wMTh/gRrNeaXPFZIdsI8cV&#10;lwP4p8x7YZgSlF8bqWhtt08zevtBGw97WGZfa8nb8l3Lueuoer3iCt1SOHqXby8Wl35zR9O4QEOO&#10;58kscpafNrGK09m5IwME+2Ba14KHiLddjoFQ8LM7o5mF9FKUrm1oy30bFnNhh5lTh3EfAWQfLLNd&#10;b11o43gZAriW5R0EQUkvISB50Gik+h2jAeQjx/q3DVUMI/5eQCCt1oSGCo11aFBRwNIcF0Zh5Dsr&#10;41Vp06u2bsA2cXgIaelUtQ5t66X3w51Ox+1vS/LlQ5InS4f3AWchQP8oyYHFXh+W03SM9uMkD3wJ&#10;6hTY+krybE/yZBfAV5KnkJOmj5A8jYMQPFRyK4QH9A9q8rhko4q3/Y/2gLvWL+Goj5mTkCSdE9CP&#10;4wwYGB7PIli6S6HPyzhnlXmraHHDzF65rfzV5ZiuaPkrONJxKHtAqtF0toAk4bXdybxLruHc2JVC&#10;Wol3svqseNsSju0yQHnjBY1vOqgcfFYYjy68stnfJQr3ygp8WO0+fyD3UBSNqv5yhf+LRE/ms8U8&#10;KPrY8ao+dryyj52g7ua/pO1pNHuE9t9Y26fpkgRtJyRN55aITxUwr9purzdfKWCglAYI94XD/7uA&#10;SSM4xcdVOmjtCBFI+0r4m1CxFeNNaFenu5r+810PJf5Bme6XPK/5lsU7fZ8S+I36ThJ7ITpg+SIN&#10;+h7E8InqRRtFba24kkIAE6TyCvtEcf6vlm1kHK5GtXAj4lBFw52gYyVU0wz+VrAtgOjPlO5e2O1k&#10;GxC4+7mWuz47A+NV397P7/fdrP0fEmd/AAAA//8DAFBLAwQUAAYACAAAACEAnTyR4NwAAAAFAQAA&#10;DwAAAGRycy9kb3ducmV2LnhtbEyPQUvDQBCF74L/YRnBm91EGy0xm1KKeipCW0G8TZNpEpqdDdlt&#10;kv57Ry96GXi8x5vvZcvJtmqg3jeODcSzCBRx4cqGKwMf+9e7BSgfkEtsHZOBC3lY5tdXGaalG3lL&#10;wy5USkrYp2igDqFLtfZFTRb9zHXE4h1dbzGI7Ctd9jhKuW31fRQ9aosNy4caO1rXVJx2Z2vgbcRx&#10;9RC/DJvTcX352ifvn5uYjLm9mVbPoAJN4S8MP/iCDrkwHdyZS69aAzIk/F7xkvmTzDhIKFnMQeeZ&#10;/k+ffwMAAP//AwBQSwECLQAUAAYACAAAACEAtoM4kv4AAADhAQAAEwAAAAAAAAAAAAAAAAAAAAAA&#10;W0NvbnRlbnRfVHlwZXNdLnhtbFBLAQItABQABgAIAAAAIQA4/SH/1gAAAJQBAAALAAAAAAAAAAAA&#10;AAAAAC8BAABfcmVscy8ucmVsc1BLAQItABQABgAIAAAAIQBUIz0kOgQAANgQAAAOAAAAAAAAAAAA&#10;AAAAAC4CAABkcnMvZTJvRG9jLnhtbFBLAQItABQABgAIAAAAIQCdPJHg3AAAAAUBAAAPAAAAAAAA&#10;AAAAAAAAAJQGAABkcnMvZG93bnJldi54bWxQSwUGAAAAAAQABADzAAAAnQcAAAAA&#10;">
                <v:shape id="AutoShape 448" o:spid="_x0000_s1475"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r>
                          <w:t>tlsa_HHID</w:t>
                        </w:r>
                      </w:p>
                    </w:txbxContent>
                  </v:textbox>
                </v:shape>
                <v:shape id="AutoShape 390" o:spid="_x0000_s1476"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r>
                          <w:t>tlsa_Exit</w:t>
                        </w:r>
                      </w:p>
                    </w:txbxContent>
                  </v:textbox>
                </v:shape>
                <v:shape id="AutoShape 382" o:spid="_x0000_s1477"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78"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r>
                          <w:t>tlsa_Exit</w:t>
                        </w:r>
                      </w:p>
                    </w:txbxContent>
                  </v:textbox>
                </v:shape>
                <v:shape id="AutoShape 10" o:spid="_x0000_s1479"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r w:rsidRPr="000D5A2E">
              <w:t>LastInactive</w:t>
            </w:r>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r>
              <w:t>QualifyingExitHHID</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r>
              <w:t>Active</w:t>
            </w:r>
            <w:r w:rsidRPr="00B11BEB">
              <w:t>HHType</w:t>
            </w:r>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2F472202" w:rsidR="001203E2" w:rsidRPr="00AD7462" w:rsidRDefault="00A30C61" w:rsidP="001203E2">
            <w:pPr>
              <w:pStyle w:val="NoSpacing"/>
              <w:rPr>
                <w:b/>
                <w:bCs/>
              </w:rPr>
            </w:pPr>
            <w:r>
              <w:t>LSA</w:t>
            </w:r>
            <w:r w:rsidR="001203E2" w:rsidRPr="000D5A2E">
              <w:t>ProjectType</w:t>
            </w:r>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lastRenderedPageBreak/>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r w:rsidRPr="00AD7462">
              <w:rPr>
                <w:b/>
                <w:bCs/>
              </w:rPr>
              <w:t>SystemPath</w:t>
            </w:r>
          </w:p>
        </w:tc>
      </w:tr>
    </w:tbl>
    <w:p w14:paraId="79973175" w14:textId="4A28518B" w:rsidR="004B728F" w:rsidRDefault="004B728F" w:rsidP="0088191A">
      <w:pPr>
        <w:pStyle w:val="Heading3"/>
      </w:pPr>
      <w:r>
        <w:t>Logic</w:t>
      </w:r>
    </w:p>
    <w:p w14:paraId="1688E5BD" w14:textId="697E26DE" w:rsidR="00DA00C7" w:rsidRDefault="00EA5825" w:rsidP="001B0540">
      <w:r w:rsidRPr="00562B4E">
        <w:rPr>
          <w:b/>
          <w:bCs/>
        </w:rPr>
        <w:t>SystemPath</w:t>
      </w:r>
      <w:r>
        <w:t xml:space="preserve"> is not relevant for households who were housed in PSH as of </w:t>
      </w:r>
      <w:r w:rsidRPr="00562B4E">
        <w:rPr>
          <w:b/>
          <w:bCs/>
        </w:rPr>
        <w:t>CohortStart</w:t>
      </w:r>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r w:rsidRPr="00562B4E">
        <w:rPr>
          <w:b/>
          <w:bCs/>
        </w:rPr>
        <w:t>SystemPath</w:t>
      </w:r>
      <w:r>
        <w:t xml:space="preserve"> = -1 for:</w:t>
      </w:r>
    </w:p>
    <w:p w14:paraId="66C0C58B" w14:textId="3F51D3DC" w:rsidR="008C7D56" w:rsidRPr="00562B4E" w:rsidRDefault="00007AB5" w:rsidP="00777E3F">
      <w:pPr>
        <w:pStyle w:val="ListParagraph"/>
        <w:numPr>
          <w:ilvl w:val="0"/>
          <w:numId w:val="57"/>
        </w:numPr>
      </w:pPr>
      <w:r>
        <w:t>A</w:t>
      </w:r>
      <w:r w:rsidR="00B13622">
        <w:t xml:space="preserve">ny record in </w:t>
      </w:r>
      <w:r w:rsidR="00F824D6">
        <w:t>tlsa</w:t>
      </w:r>
      <w:r w:rsidR="00B13622">
        <w:t>_Exit where</w:t>
      </w:r>
      <w:r w:rsidR="0064700A" w:rsidRPr="0064700A">
        <w:t xml:space="preserve"> </w:t>
      </w:r>
      <w:r w:rsidR="0064700A" w:rsidRPr="00562B4E">
        <w:rPr>
          <w:b/>
          <w:bCs/>
        </w:rPr>
        <w:t>ExitFrom</w:t>
      </w:r>
      <w:r w:rsidR="0064700A">
        <w:t xml:space="preserve"> </w:t>
      </w:r>
      <w:r w:rsidR="006555B1">
        <w:t>= 6 (</w:t>
      </w:r>
      <w:r w:rsidR="0064700A">
        <w:t>PSH after move-in to PH</w:t>
      </w:r>
      <w:r w:rsidR="006555B1">
        <w:t xml:space="preserve">) </w:t>
      </w:r>
      <w:r w:rsidR="00C45A92">
        <w:t xml:space="preserve">and </w:t>
      </w:r>
      <w:r>
        <w:t>tlsa_HHID.</w:t>
      </w:r>
      <w:r w:rsidR="00C45A92" w:rsidRPr="00007AB5">
        <w:rPr>
          <w:b/>
          <w:bCs/>
        </w:rPr>
        <w:t xml:space="preserve">MoveInDate </w:t>
      </w:r>
      <w:r w:rsidR="00C45A92">
        <w:t xml:space="preserve">for the </w:t>
      </w:r>
      <w:r>
        <w:t xml:space="preserve">qualifying exit &lt; </w:t>
      </w:r>
      <w:r w:rsidRPr="00562B4E">
        <w:rPr>
          <w:b/>
          <w:bCs/>
        </w:rPr>
        <w:t>CohortStart</w:t>
      </w:r>
      <w:r w:rsidR="008C7D56">
        <w:rPr>
          <w:b/>
          <w:bCs/>
        </w:rPr>
        <w:t>.</w:t>
      </w:r>
    </w:p>
    <w:p w14:paraId="4A2E73F5" w14:textId="12CF1765" w:rsidR="00485704" w:rsidRDefault="008C7D56" w:rsidP="00777E3F">
      <w:pPr>
        <w:pStyle w:val="ListParagraph"/>
        <w:numPr>
          <w:ilvl w:val="0"/>
          <w:numId w:val="57"/>
        </w:numPr>
      </w:pPr>
      <w:r w:rsidRPr="00562B4E">
        <w:t>Any record in tlsa_Exit where</w:t>
      </w:r>
      <w:r>
        <w:rPr>
          <w:b/>
          <w:bCs/>
        </w:rPr>
        <w:t xml:space="preserve"> ExitFrom </w:t>
      </w:r>
      <w:r w:rsidR="00793BA6" w:rsidRPr="00562B4E">
        <w:t>in (</w:t>
      </w:r>
      <w:r w:rsidR="00672D8B" w:rsidRPr="00562B4E">
        <w:t>5,6) (RRH/PSH after move-in to PH</w:t>
      </w:r>
      <w:r w:rsidR="000B00D3" w:rsidRPr="00562B4E">
        <w:t>) and tlsa_HHID.</w:t>
      </w:r>
      <w:r w:rsidR="000B00D3">
        <w:rPr>
          <w:b/>
          <w:bCs/>
        </w:rPr>
        <w:t xml:space="preserve">MoveInDate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46BD1BFD" w:rsidR="000E25B6" w:rsidRDefault="00120601" w:rsidP="00485704">
      <w:r w:rsidRPr="00562B4E">
        <w:t>For all other records in tlsa_Exit</w:t>
      </w:r>
      <w:r w:rsidR="00F47FFC">
        <w:t xml:space="preserve">, </w:t>
      </w:r>
      <w:r w:rsidR="005F57BC">
        <w:t xml:space="preserve">set </w:t>
      </w:r>
      <w:r w:rsidR="005F57BC" w:rsidRPr="00485704">
        <w:rPr>
          <w:b/>
          <w:bCs/>
        </w:rPr>
        <w:t>SystemPath</w:t>
      </w:r>
      <w:r w:rsidR="005F57BC">
        <w:t xml:space="preserve"> based on the combination</w:t>
      </w:r>
      <w:r w:rsidR="00DC587E">
        <w:t xml:space="preserve"> of</w:t>
      </w:r>
      <w:r w:rsidR="003B6240">
        <w:t xml:space="preserve"> </w:t>
      </w:r>
      <w:r w:rsidR="00A30C61">
        <w:rPr>
          <w:b/>
          <w:bCs/>
        </w:rPr>
        <w:t>LSA</w:t>
      </w:r>
      <w:r w:rsidR="00A30C61" w:rsidRPr="00845520">
        <w:rPr>
          <w:b/>
          <w:bCs/>
        </w:rPr>
        <w:t>ProjectType</w:t>
      </w:r>
      <w:r w:rsidR="003B6240" w:rsidRPr="00485704">
        <w:rPr>
          <w:b/>
        </w:rPr>
        <w:t>s</w:t>
      </w:r>
      <w:r w:rsidR="003B6240">
        <w:t xml:space="preserve"> in </w:t>
      </w:r>
      <w:r w:rsidR="000E25B6">
        <w:t>tlsa_HHID</w:t>
      </w:r>
      <w:r w:rsidR="003B6240">
        <w:t xml:space="preserve"> where</w:t>
      </w:r>
      <w:r w:rsidR="000E25B6">
        <w:t>:</w:t>
      </w:r>
    </w:p>
    <w:p w14:paraId="58340798" w14:textId="5E691E3B" w:rsidR="004A2152" w:rsidRPr="004A2152" w:rsidRDefault="004A2152" w:rsidP="00777E3F">
      <w:pPr>
        <w:pStyle w:val="ListParagraph"/>
        <w:numPr>
          <w:ilvl w:val="0"/>
          <w:numId w:val="46"/>
        </w:numPr>
      </w:pPr>
      <w:r w:rsidRPr="00B26540">
        <w:rPr>
          <w:b/>
          <w:bCs/>
        </w:rPr>
        <w:t xml:space="preserve">HoHID = </w:t>
      </w:r>
      <w:r>
        <w:t>tlsa_Exit.</w:t>
      </w:r>
      <w:r w:rsidRPr="00B26540">
        <w:rPr>
          <w:b/>
          <w:bCs/>
        </w:rPr>
        <w:t>HoHID</w:t>
      </w:r>
      <w:r>
        <w:t>; and</w:t>
      </w:r>
    </w:p>
    <w:p w14:paraId="3EA5F12A" w14:textId="28865C0D" w:rsidR="00206475" w:rsidRDefault="00206475" w:rsidP="00777E3F">
      <w:pPr>
        <w:pStyle w:val="ListParagraph"/>
        <w:numPr>
          <w:ilvl w:val="0"/>
          <w:numId w:val="46"/>
        </w:numPr>
      </w:pPr>
      <w:r>
        <w:rPr>
          <w:bCs/>
        </w:rPr>
        <w:t xml:space="preserve">Any part of the enrollment is after </w:t>
      </w:r>
      <w:r w:rsidRPr="00206475">
        <w:rPr>
          <w:b/>
        </w:rPr>
        <w:t>LastInactive</w:t>
      </w:r>
      <w:r>
        <w:rPr>
          <w:bCs/>
        </w:rPr>
        <w:t xml:space="preserve">; </w:t>
      </w:r>
      <w:r w:rsidR="00311BB3">
        <w:rPr>
          <w:bCs/>
        </w:rPr>
        <w:t>and</w:t>
      </w:r>
    </w:p>
    <w:p w14:paraId="5C5F8C4B" w14:textId="3505D354" w:rsidR="00CC4786" w:rsidRDefault="00407C04" w:rsidP="00777E3F">
      <w:pPr>
        <w:pStyle w:val="ListParagraph"/>
        <w:numPr>
          <w:ilvl w:val="0"/>
          <w:numId w:val="46"/>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777E3F">
      <w:pPr>
        <w:pStyle w:val="ListParagraph"/>
        <w:numPr>
          <w:ilvl w:val="0"/>
          <w:numId w:val="46"/>
        </w:numPr>
      </w:pPr>
      <w:r>
        <w:t>tlsa_Exit.</w:t>
      </w:r>
      <w:r w:rsidR="00B26540">
        <w:t xml:space="preserve">HHType = </w:t>
      </w:r>
    </w:p>
    <w:p w14:paraId="2AA17848"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0, </w:t>
      </w:r>
      <w:r w:rsidRPr="009E742A">
        <w:rPr>
          <w:b/>
          <w:bCs/>
        </w:rPr>
        <w:t>ActiveHHType</w:t>
      </w:r>
    </w:p>
    <w:p w14:paraId="0F901B2E"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r>
              <w:rPr>
                <w:rFonts w:cstheme="minorHAnsi"/>
              </w:rPr>
              <w:t>SystemPath</w:t>
            </w:r>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SystemPath Project Types</w:t>
            </w:r>
          </w:p>
        </w:tc>
        <w:tc>
          <w:tcPr>
            <w:tcW w:w="5224" w:type="dxa"/>
          </w:tcPr>
          <w:p w14:paraId="3555104A" w14:textId="02E55CB4"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tlsa_</w:t>
            </w:r>
            <w:r w:rsidR="00EE1ADC">
              <w:rPr>
                <w:rFonts w:cstheme="minorHAnsi"/>
              </w:rPr>
              <w:t>HHID</w:t>
            </w:r>
            <w:r w:rsidR="002869D2">
              <w:rPr>
                <w:rFonts w:cstheme="minorHAnsi"/>
              </w:rPr>
              <w:t xml:space="preserve"> </w:t>
            </w:r>
            <w:r w:rsidR="00A30C61" w:rsidRPr="00C653C6">
              <w:t>LSA</w:t>
            </w:r>
            <w:r w:rsidR="00A30C61" w:rsidRPr="00845520">
              <w:t>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w:t>
            </w:r>
          </w:p>
          <w:p w14:paraId="3DC6CC19" w14:textId="695FB2B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70A4652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 xml:space="preserve">1,8) and </w:t>
            </w:r>
          </w:p>
          <w:p w14:paraId="243650C5" w14:textId="3B79B63E"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r w:rsidR="00A30C61">
              <w:rPr>
                <w:rFonts w:cstheme="minorHAnsi"/>
              </w:rPr>
              <w:t>0,</w:t>
            </w:r>
            <w:r>
              <w:rPr>
                <w:rFonts w:cstheme="minorHAnsi"/>
              </w:rPr>
              <w:t xml:space="preserve">1,8) and </w:t>
            </w:r>
          </w:p>
          <w:p w14:paraId="10B8E78F" w14:textId="727914D8"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531037C9"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r w:rsidR="00A30C61">
              <w:rPr>
                <w:rFonts w:cstheme="minorHAnsi"/>
              </w:rPr>
              <w:t>0,</w:t>
            </w:r>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5C2AD260"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209C5681"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784" w:name="_LSACalculated_Population_Identifier_1"/>
      <w:bookmarkStart w:id="1785" w:name="_Toc31197328"/>
      <w:bookmarkStart w:id="1786" w:name="_Toc31197329"/>
      <w:bookmarkStart w:id="1787" w:name="_Toc31197330"/>
      <w:bookmarkStart w:id="1788" w:name="_Toc31197331"/>
      <w:bookmarkStart w:id="1789" w:name="_Toc31197332"/>
      <w:bookmarkStart w:id="1790" w:name="_Toc31197333"/>
      <w:bookmarkStart w:id="1791" w:name="_Toc31197334"/>
      <w:bookmarkStart w:id="1792" w:name="_Toc31197335"/>
      <w:bookmarkStart w:id="1793" w:name="_Toc31197336"/>
      <w:bookmarkStart w:id="1794" w:name="_Toc511743960"/>
      <w:bookmarkStart w:id="1795" w:name="_Toc511743961"/>
      <w:bookmarkStart w:id="1796" w:name="_Toc511743962"/>
      <w:bookmarkStart w:id="1797" w:name="_Toc511743983"/>
      <w:bookmarkStart w:id="1798" w:name="_Toc511743984"/>
      <w:bookmarkStart w:id="1799" w:name="_Toc511743985"/>
      <w:bookmarkStart w:id="1800" w:name="_Toc511743986"/>
      <w:bookmarkStart w:id="1801" w:name="_Toc511743987"/>
      <w:bookmarkStart w:id="1802" w:name="_Toc511743988"/>
      <w:bookmarkStart w:id="1803" w:name="_Toc511743989"/>
      <w:bookmarkStart w:id="1804" w:name="_Toc511743990"/>
      <w:bookmarkStart w:id="1805" w:name="_Toc511744006"/>
      <w:bookmarkStart w:id="1806" w:name="_Toc511744007"/>
      <w:bookmarkStart w:id="1807" w:name="_Toc511744008"/>
      <w:bookmarkStart w:id="1808" w:name="_Toc511744009"/>
      <w:bookmarkStart w:id="1809" w:name="_Get_LSACalculated_Population"/>
      <w:bookmarkStart w:id="1810" w:name="_LSACalculated_Population_Identifier"/>
      <w:bookmarkStart w:id="1811" w:name="_Toc31197397"/>
      <w:bookmarkStart w:id="1812" w:name="_Toc31197398"/>
      <w:bookmarkStart w:id="1813" w:name="_Toc31197399"/>
      <w:bookmarkStart w:id="1814" w:name="_Toc31197400"/>
      <w:bookmarkStart w:id="1815" w:name="_Toc31197401"/>
      <w:bookmarkStart w:id="1816" w:name="_Toc31197402"/>
      <w:bookmarkStart w:id="1817" w:name="_Toc31197403"/>
      <w:bookmarkStart w:id="1818" w:name="_Toc31197404"/>
      <w:bookmarkStart w:id="1819" w:name="_Toc31197405"/>
      <w:bookmarkStart w:id="1820" w:name="_Toc511744151"/>
      <w:bookmarkStart w:id="1821" w:name="_Toc511744152"/>
      <w:bookmarkStart w:id="1822" w:name="_Toc511744153"/>
      <w:bookmarkStart w:id="1823" w:name="_Toc511744154"/>
      <w:bookmarkStart w:id="1824" w:name="_Toc511744155"/>
      <w:bookmarkStart w:id="1825" w:name="_Toc511744156"/>
      <w:bookmarkStart w:id="1826" w:name="_Toc511744181"/>
      <w:bookmarkStart w:id="1827" w:name="_Toc511744182"/>
      <w:bookmarkStart w:id="1828" w:name="_Toc511744250"/>
      <w:bookmarkStart w:id="1829" w:name="_Toc511744251"/>
      <w:bookmarkStart w:id="1830" w:name="_Toc511744252"/>
      <w:bookmarkStart w:id="1831" w:name="_Toc31197822"/>
      <w:bookmarkStart w:id="1832" w:name="_Toc31197823"/>
      <w:bookmarkStart w:id="1833" w:name="_Toc31197824"/>
      <w:bookmarkStart w:id="1834" w:name="_Toc31197825"/>
      <w:bookmarkStart w:id="1835" w:name="_Toc31197826"/>
      <w:bookmarkStart w:id="1836" w:name="_Toc31197827"/>
      <w:bookmarkStart w:id="1837" w:name="_Toc31197828"/>
      <w:bookmarkStart w:id="1838" w:name="_Toc31197829"/>
      <w:bookmarkStart w:id="1839" w:name="_Toc31197830"/>
      <w:bookmarkStart w:id="1840" w:name="_Toc511744338"/>
      <w:bookmarkStart w:id="1841" w:name="_Toc31198235"/>
      <w:bookmarkStart w:id="1842" w:name="_Toc37849807"/>
      <w:bookmarkStart w:id="1843" w:name="_Toc175057120"/>
      <w:bookmarkStart w:id="1844" w:name="_Toc506721211"/>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r>
        <w:lastRenderedPageBreak/>
        <w:t>LSAExit</w:t>
      </w:r>
      <w:bookmarkEnd w:id="1842"/>
      <w:bookmarkEnd w:id="1843"/>
    </w:p>
    <w:p w14:paraId="3DD97413" w14:textId="41E37EDA" w:rsidR="002F2FF8" w:rsidRDefault="002F2FF8" w:rsidP="002F2FF8">
      <w:r>
        <w:t xml:space="preserve">LSAExit includes </w:t>
      </w:r>
      <w:r w:rsidR="00722019">
        <w:t xml:space="preserve">18 </w:t>
      </w:r>
      <w:r>
        <w:t>columns</w:t>
      </w:r>
      <w:r w:rsidR="004873DC">
        <w:t xml:space="preserve">. </w:t>
      </w:r>
      <w:r>
        <w:rPr>
          <w:b/>
        </w:rPr>
        <w:t>RowTotal</w:t>
      </w:r>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r w:rsidR="00F824D6">
        <w:t>tlsa</w:t>
      </w:r>
      <w:r>
        <w:t>_Exit, grouped by the values in all other columns.</w:t>
      </w:r>
    </w:p>
    <w:p w14:paraId="5A46CCB4" w14:textId="7BA61243" w:rsidR="002F2FF8" w:rsidRDefault="002F2FF8" w:rsidP="002F2FF8">
      <w:r>
        <w:t xml:space="preserve">In </w:t>
      </w:r>
      <w:r w:rsidR="00F824D6">
        <w:t>tlsa</w:t>
      </w:r>
      <w:r>
        <w:t xml:space="preserve">_Exit, </w:t>
      </w:r>
      <w:r>
        <w:rPr>
          <w:b/>
        </w:rPr>
        <w:t xml:space="preserve">ReturnTime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r>
        <w:t xml:space="preserve">All of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ExitFrom</w:t>
            </w:r>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ExitTo</w:t>
            </w:r>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 xml:space="preserve">ReturnTime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pPr>
            <w:r w:rsidRPr="00664C75">
              <w:t>9</w:t>
            </w:r>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Pr>
                <w:b/>
              </w:rPr>
              <w:t>HHChronic</w:t>
            </w:r>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4F865586" w:rsidR="008E2395" w:rsidRPr="00664C75" w:rsidRDefault="008E2395" w:rsidP="008E2395">
            <w:pPr>
              <w:pStyle w:val="NoSpacing"/>
            </w:pPr>
            <w:r w:rsidRPr="00664C75">
              <w:t>10</w:t>
            </w:r>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HHDisability</w:t>
            </w:r>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6F8BD7D5" w:rsidR="008E2395" w:rsidRPr="00664C75" w:rsidRDefault="008E2395" w:rsidP="008E2395">
            <w:pPr>
              <w:pStyle w:val="NoSpacing"/>
            </w:pPr>
            <w:r w:rsidRPr="00664C75">
              <w:t>11</w:t>
            </w:r>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HHFleeingDV</w:t>
            </w:r>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62E404A2" w:rsidR="008E2395" w:rsidRPr="00664C75" w:rsidRDefault="008E2395" w:rsidP="008E2395">
            <w:pPr>
              <w:pStyle w:val="NoSpacing"/>
            </w:pPr>
            <w:r w:rsidRPr="00664C75">
              <w:t>12</w:t>
            </w:r>
          </w:p>
        </w:tc>
        <w:tc>
          <w:tcPr>
            <w:tcW w:w="4675" w:type="dxa"/>
          </w:tcPr>
          <w:p w14:paraId="551B82CD" w14:textId="71B13761" w:rsidR="008E2395" w:rsidRPr="00E46DCB" w:rsidRDefault="005C6A07" w:rsidP="008E2395">
            <w:pPr>
              <w:pStyle w:val="NoSpacing"/>
              <w:cnfStyle w:val="000000010000" w:firstRow="0" w:lastRow="0" w:firstColumn="0" w:lastColumn="0" w:oddVBand="0" w:evenVBand="0" w:oddHBand="0" w:evenHBand="1" w:firstRowFirstColumn="0" w:firstRowLastColumn="0" w:lastRowFirstColumn="0" w:lastRowLastColumn="0"/>
              <w:rPr>
                <w:b/>
              </w:rPr>
            </w:pPr>
            <w:r>
              <w:rPr>
                <w:b/>
              </w:rPr>
              <w:t>HoHRace</w:t>
            </w:r>
            <w:r w:rsidR="00AB566A">
              <w:rPr>
                <w:b/>
              </w:rPr>
              <w:t>Ethnicity</w:t>
            </w:r>
          </w:p>
        </w:tc>
      </w:tr>
      <w:tr w:rsidR="008E2395"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2C0D793" w:rsidR="008E2395" w:rsidRPr="00664C75" w:rsidRDefault="008E2395" w:rsidP="008E2395">
            <w:pPr>
              <w:pStyle w:val="NoSpacing"/>
            </w:pPr>
            <w:r w:rsidRPr="00664C75">
              <w:t>14</w:t>
            </w:r>
          </w:p>
        </w:tc>
        <w:tc>
          <w:tcPr>
            <w:tcW w:w="4675" w:type="dxa"/>
          </w:tcPr>
          <w:p w14:paraId="2349DA7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HHAdultAge</w:t>
            </w:r>
          </w:p>
        </w:tc>
      </w:tr>
      <w:tr w:rsidR="008E2395"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B1B0920" w:rsidR="008E2395" w:rsidRPr="00664C75" w:rsidRDefault="008E2395" w:rsidP="008E2395">
            <w:pPr>
              <w:pStyle w:val="NoSpacing"/>
            </w:pPr>
            <w:r w:rsidRPr="00664C75">
              <w:t>15</w:t>
            </w:r>
          </w:p>
        </w:tc>
        <w:tc>
          <w:tcPr>
            <w:tcW w:w="4675" w:type="dxa"/>
          </w:tcPr>
          <w:p w14:paraId="60B37775"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HHParent</w:t>
            </w:r>
          </w:p>
        </w:tc>
      </w:tr>
      <w:tr w:rsidR="008E2395"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073A1208" w:rsidR="008E2395" w:rsidRPr="00664C75" w:rsidRDefault="008E2395" w:rsidP="008E2395">
            <w:pPr>
              <w:pStyle w:val="NoSpacing"/>
            </w:pPr>
            <w:r w:rsidRPr="00664C75">
              <w:t>16</w:t>
            </w:r>
          </w:p>
        </w:tc>
        <w:tc>
          <w:tcPr>
            <w:tcW w:w="4675" w:type="dxa"/>
          </w:tcPr>
          <w:p w14:paraId="507F29BB"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8E2395"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59D264B1" w:rsidR="008E2395" w:rsidRPr="00664C75" w:rsidRDefault="008E2395" w:rsidP="008E2395">
            <w:pPr>
              <w:pStyle w:val="NoSpacing"/>
            </w:pPr>
            <w:r>
              <w:t>17</w:t>
            </w:r>
          </w:p>
        </w:tc>
        <w:tc>
          <w:tcPr>
            <w:tcW w:w="4675" w:type="dxa"/>
          </w:tcPr>
          <w:p w14:paraId="12F06B2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6DC572" w:rsidR="002F2FF8" w:rsidRPr="00664C75" w:rsidRDefault="008E2395" w:rsidP="00BC0469">
            <w:pPr>
              <w:pStyle w:val="NoSpacing"/>
            </w:pPr>
            <w:r>
              <w:t>18</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845" w:name="_HMIS_Business_Logic:_6"/>
      <w:bookmarkStart w:id="1846" w:name="_Toc37849808"/>
      <w:bookmarkEnd w:id="1845"/>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1847" w:name="_HMIS_Business_Logic:_7"/>
      <w:bookmarkStart w:id="1848" w:name="_Toc175057121"/>
      <w:bookmarkEnd w:id="1847"/>
      <w:r w:rsidRPr="00C52062">
        <w:lastRenderedPageBreak/>
        <w:t>HMIS Business Logic</w:t>
      </w:r>
      <w:r>
        <w:t>: LSACalculated</w:t>
      </w:r>
      <w:bookmarkEnd w:id="1846"/>
      <w:r w:rsidR="00751B37">
        <w:t xml:space="preserve"> Averages</w:t>
      </w:r>
      <w:bookmarkEnd w:id="1848"/>
    </w:p>
    <w:p w14:paraId="5B096FC5" w14:textId="77777777" w:rsidR="00D2649F" w:rsidRDefault="00D2649F" w:rsidP="00D2649F">
      <w:pPr>
        <w:rPr>
          <w:ins w:id="1849" w:author="Molly McEvilley" w:date="2024-08-19T08:09:00Z" w16du:dateUtc="2024-08-19T12:09:00Z"/>
          <w:rFonts w:cstheme="minorHAnsi"/>
        </w:rPr>
      </w:pPr>
      <w:ins w:id="1850" w:author="Molly McEvilley" w:date="2024-08-19T08:09:00Z" w16du:dateUtc="2024-08-19T12:09:00Z">
        <w:r>
          <w:rPr>
            <w:rFonts w:cstheme="minorHAnsi"/>
          </w:rPr>
          <w:t xml:space="preserve">This section is required only if </w:t>
        </w:r>
        <w:r w:rsidRPr="00B44FA5">
          <w:rPr>
            <w:rFonts w:cstheme="minorHAnsi"/>
            <w:b/>
            <w:bCs/>
          </w:rPr>
          <w:t>LSAScope</w:t>
        </w:r>
        <w:r>
          <w:rPr>
            <w:rFonts w:cstheme="minorHAnsi"/>
          </w:rPr>
          <w:t xml:space="preserve"> &lt;&gt; 3 (HIC).</w:t>
        </w:r>
      </w:ins>
    </w:p>
    <w:p w14:paraId="072EB7BC" w14:textId="71966E82" w:rsidR="00311316" w:rsidRDefault="00311316" w:rsidP="00311316">
      <w:r>
        <w:t>As in LSAHousehold, LSAPerson, and LSAExit, records are only included in LSACalculated if there are records in the raw data that represent the combination of household type, population, cohort, etc</w:t>
      </w:r>
      <w:r w:rsidR="009B4418">
        <w:t xml:space="preserve">. </w:t>
      </w:r>
    </w:p>
    <w:p w14:paraId="1C8408A1" w14:textId="77777777" w:rsidR="00311316" w:rsidRDefault="00311316" w:rsidP="00777E3F">
      <w:pPr>
        <w:pStyle w:val="ListParagraph"/>
        <w:numPr>
          <w:ilvl w:val="0"/>
          <w:numId w:val="65"/>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777E3F">
      <w:pPr>
        <w:pStyle w:val="ListParagraph"/>
        <w:numPr>
          <w:ilvl w:val="0"/>
          <w:numId w:val="65"/>
        </w:numPr>
      </w:pPr>
      <w:r>
        <w:t>Counts are only included if they are greater than zero.</w:t>
      </w:r>
    </w:p>
    <w:p w14:paraId="475CA7EF" w14:textId="77777777" w:rsidR="00751B37" w:rsidRDefault="00751B37" w:rsidP="00277F30">
      <w:pPr>
        <w:pStyle w:val="Heading2"/>
      </w:pPr>
      <w:bookmarkStart w:id="1851" w:name="_Toc78368785"/>
      <w:bookmarkStart w:id="1852" w:name="_Toc175057122"/>
      <w:r>
        <w:t>LSACalculated Columns</w:t>
      </w:r>
      <w:bookmarkEnd w:id="1851"/>
      <w:bookmarkEnd w:id="1852"/>
    </w:p>
    <w:tbl>
      <w:tblPr>
        <w:tblStyle w:val="TableGrid"/>
        <w:tblW w:w="9350" w:type="dxa"/>
        <w:tblLook w:val="04A0" w:firstRow="1" w:lastRow="0" w:firstColumn="1" w:lastColumn="0" w:noHBand="0" w:noVBand="1"/>
      </w:tblPr>
      <w:tblGrid>
        <w:gridCol w:w="1365"/>
        <w:gridCol w:w="7985"/>
      </w:tblGrid>
      <w:tr w:rsidR="00751B37" w:rsidRPr="00845520" w14:paraId="1287EE6F" w14:textId="77777777" w:rsidTr="00383AD0">
        <w:trPr>
          <w:trHeight w:val="300"/>
        </w:trPr>
        <w:tc>
          <w:tcPr>
            <w:tcW w:w="1365" w:type="dxa"/>
            <w:shd w:val="clear" w:color="auto" w:fill="76923C" w:themeFill="accent3" w:themeFillShade="BF"/>
          </w:tcPr>
          <w:p w14:paraId="48A35909" w14:textId="77777777" w:rsidR="00751B37" w:rsidRPr="00845520" w:rsidRDefault="00751B37" w:rsidP="0030339F">
            <w:pPr>
              <w:pStyle w:val="NoSpacing"/>
              <w:rPr>
                <w:b/>
                <w:bCs/>
                <w:color w:val="FFFFFF" w:themeColor="background1"/>
              </w:rPr>
            </w:pPr>
            <w:r w:rsidRPr="00845520">
              <w:rPr>
                <w:b/>
                <w:bCs/>
                <w:color w:val="FFFFFF" w:themeColor="background1"/>
              </w:rPr>
              <w:t>Column</w:t>
            </w:r>
          </w:p>
        </w:tc>
        <w:tc>
          <w:tcPr>
            <w:tcW w:w="7985" w:type="dxa"/>
            <w:shd w:val="clear" w:color="auto" w:fill="76923C" w:themeFill="accent3" w:themeFillShade="BF"/>
          </w:tcPr>
          <w:p w14:paraId="3D9B869C" w14:textId="77777777" w:rsidR="00751B37" w:rsidRPr="00845520" w:rsidRDefault="00751B37" w:rsidP="0030339F">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383AD0">
        <w:trPr>
          <w:trHeight w:val="300"/>
        </w:trPr>
        <w:tc>
          <w:tcPr>
            <w:tcW w:w="1365" w:type="dxa"/>
          </w:tcPr>
          <w:p w14:paraId="03D2D10D" w14:textId="77777777" w:rsidR="00751B37" w:rsidRPr="003A0FA0" w:rsidRDefault="00751B37" w:rsidP="0030339F">
            <w:pPr>
              <w:pStyle w:val="NoSpacing"/>
            </w:pPr>
            <w:r w:rsidRPr="003A0FA0">
              <w:t>Value</w:t>
            </w:r>
          </w:p>
        </w:tc>
        <w:tc>
          <w:tcPr>
            <w:tcW w:w="7985" w:type="dxa"/>
          </w:tcPr>
          <w:p w14:paraId="49AA8017" w14:textId="77777777" w:rsidR="00751B37" w:rsidRPr="003A0FA0" w:rsidRDefault="00751B37" w:rsidP="0030339F">
            <w:pPr>
              <w:pStyle w:val="NoSpacing"/>
            </w:pPr>
            <w:r>
              <w:t xml:space="preserve">The calculated average or count </w:t>
            </w:r>
          </w:p>
        </w:tc>
      </w:tr>
      <w:tr w:rsidR="00751B37" w:rsidRPr="003A0FA0" w14:paraId="43B67921" w14:textId="77777777" w:rsidTr="00383AD0">
        <w:trPr>
          <w:trHeight w:val="300"/>
        </w:trPr>
        <w:tc>
          <w:tcPr>
            <w:tcW w:w="1365" w:type="dxa"/>
          </w:tcPr>
          <w:p w14:paraId="15584CCD" w14:textId="77777777" w:rsidR="00751B37" w:rsidRPr="003A0FA0" w:rsidRDefault="00751B37" w:rsidP="0030339F">
            <w:pPr>
              <w:pStyle w:val="NoSpacing"/>
            </w:pPr>
            <w:r w:rsidRPr="003A0FA0">
              <w:t>Cohort</w:t>
            </w:r>
          </w:p>
        </w:tc>
        <w:tc>
          <w:tcPr>
            <w:tcW w:w="7985" w:type="dxa"/>
          </w:tcPr>
          <w:p w14:paraId="77870FE3" w14:textId="2C10739D" w:rsidR="00751B37" w:rsidRDefault="00751B37" w:rsidP="00777E3F">
            <w:pPr>
              <w:pStyle w:val="NoSpacing"/>
              <w:numPr>
                <w:ilvl w:val="0"/>
                <w:numId w:val="71"/>
              </w:numPr>
              <w:ind w:left="239" w:hanging="239"/>
            </w:pPr>
            <w:r>
              <w:t xml:space="preserve">LSAHousehold averages (rows 1-16) </w:t>
            </w:r>
            <w:r w:rsidR="00C653C6">
              <w:t>–</w:t>
            </w:r>
            <w:r>
              <w:t xml:space="preserve"> active cohort (1)</w:t>
            </w:r>
          </w:p>
          <w:p w14:paraId="1379793E" w14:textId="6366285F" w:rsidR="00751B37" w:rsidRDefault="00751B37" w:rsidP="00777E3F">
            <w:pPr>
              <w:pStyle w:val="NoSpacing"/>
              <w:numPr>
                <w:ilvl w:val="0"/>
                <w:numId w:val="71"/>
              </w:numPr>
              <w:ind w:left="239" w:hanging="239"/>
            </w:pPr>
            <w:r>
              <w:t xml:space="preserve">LSAExit averages (rows </w:t>
            </w:r>
            <w:bookmarkStart w:id="1853" w:name="_Hlk142559936"/>
            <w:r>
              <w:t>18-</w:t>
            </w:r>
            <w:r w:rsidR="008357E8">
              <w:t xml:space="preserve">36, </w:t>
            </w:r>
            <w:r w:rsidR="00A67253">
              <w:t>63-66, and 101-136</w:t>
            </w:r>
            <w:bookmarkEnd w:id="1853"/>
            <w:r>
              <w:t xml:space="preserve">) </w:t>
            </w:r>
            <w:r w:rsidR="00C653C6">
              <w:t>–</w:t>
            </w:r>
            <w:r>
              <w:t xml:space="preserve"> exit cohorts (-2, -1, 0)</w:t>
            </w:r>
          </w:p>
          <w:p w14:paraId="362D0A14" w14:textId="4E54C3DA" w:rsidR="00751B37" w:rsidRDefault="00751B37" w:rsidP="00777E3F">
            <w:pPr>
              <w:pStyle w:val="NoSpacing"/>
              <w:numPr>
                <w:ilvl w:val="0"/>
                <w:numId w:val="71"/>
              </w:numPr>
              <w:ind w:left="239" w:hanging="239"/>
            </w:pPr>
            <w:r>
              <w:t xml:space="preserve">Counts of people and households (rows 53-56) </w:t>
            </w:r>
            <w:r w:rsidR="00C653C6">
              <w:t>–</w:t>
            </w:r>
            <w:r>
              <w:t xml:space="preserve"> active and 4 point</w:t>
            </w:r>
            <w:del w:id="1854" w:author="Molly McEvilley" w:date="2024-08-21T08:18:00Z" w16du:dateUtc="2024-08-21T12:18:00Z">
              <w:r w:rsidDel="00C43E76">
                <w:delText xml:space="preserve"> </w:delText>
              </w:r>
            </w:del>
            <w:ins w:id="1855" w:author="Molly McEvilley" w:date="2024-08-21T08:18:00Z" w16du:dateUtc="2024-08-21T12:18:00Z">
              <w:r w:rsidR="00C43E76">
                <w:t>-</w:t>
              </w:r>
            </w:ins>
            <w:r>
              <w:t>in</w:t>
            </w:r>
            <w:del w:id="1856" w:author="Molly McEvilley" w:date="2024-08-21T08:18:00Z" w16du:dateUtc="2024-08-21T12:18:00Z">
              <w:r w:rsidDel="00C43E76">
                <w:delText xml:space="preserve"> </w:delText>
              </w:r>
            </w:del>
            <w:ins w:id="1857" w:author="Molly McEvilley" w:date="2024-08-21T08:18:00Z" w16du:dateUtc="2024-08-21T12:18:00Z">
              <w:r w:rsidR="00C43E76">
                <w:t>-</w:t>
              </w:r>
            </w:ins>
            <w:r>
              <w:t>time cohorts (1, 10-13)</w:t>
            </w:r>
          </w:p>
          <w:p w14:paraId="78E870D6" w14:textId="4A73B787" w:rsidR="00751B37" w:rsidRDefault="00751B37" w:rsidP="00777E3F">
            <w:pPr>
              <w:pStyle w:val="NoSpacing"/>
              <w:numPr>
                <w:ilvl w:val="0"/>
                <w:numId w:val="71"/>
              </w:numPr>
              <w:ind w:left="239" w:hanging="239"/>
            </w:pPr>
            <w:r>
              <w:t xml:space="preserve">Counts of </w:t>
            </w:r>
            <w:r w:rsidR="2E002080">
              <w:t>bed night</w:t>
            </w:r>
            <w:r>
              <w:t xml:space="preserve">s (row 57) </w:t>
            </w:r>
            <w:r w:rsidR="00C653C6">
              <w:t>–</w:t>
            </w:r>
            <w:r w:rsidR="006F0577">
              <w:t xml:space="preserve"> </w:t>
            </w:r>
            <w:r>
              <w:t>active cohort (1)</w:t>
            </w:r>
          </w:p>
          <w:p w14:paraId="083DBE34" w14:textId="7393EE75" w:rsidR="00751B37" w:rsidRPr="003A0FA0" w:rsidRDefault="00751B37" w:rsidP="00777E3F">
            <w:pPr>
              <w:pStyle w:val="NoSpacing"/>
              <w:numPr>
                <w:ilvl w:val="0"/>
                <w:numId w:val="71"/>
              </w:numPr>
              <w:ind w:left="239" w:hanging="239"/>
            </w:pPr>
            <w:r>
              <w:t xml:space="preserve">Data quality reporting in rows </w:t>
            </w:r>
            <w:r w:rsidR="00777E3F">
              <w:t>901-920</w:t>
            </w:r>
            <w:r w:rsidR="0067154B">
              <w:t xml:space="preserve"> </w:t>
            </w:r>
            <w:r w:rsidR="00C653C6">
              <w:t>–</w:t>
            </w:r>
            <w:r w:rsidR="006354C0">
              <w:t xml:space="preserve"> </w:t>
            </w:r>
            <w:r>
              <w:t>active cohort (1)</w:t>
            </w:r>
          </w:p>
        </w:tc>
      </w:tr>
      <w:tr w:rsidR="00751B37" w:rsidRPr="003A0FA0" w14:paraId="001A0018" w14:textId="77777777" w:rsidTr="00383AD0">
        <w:trPr>
          <w:trHeight w:val="300"/>
        </w:trPr>
        <w:tc>
          <w:tcPr>
            <w:tcW w:w="1365" w:type="dxa"/>
          </w:tcPr>
          <w:p w14:paraId="4A51AF38" w14:textId="77777777" w:rsidR="00751B37" w:rsidRPr="003A0FA0" w:rsidRDefault="00751B37" w:rsidP="0030339F">
            <w:pPr>
              <w:pStyle w:val="NoSpacing"/>
            </w:pPr>
            <w:r w:rsidRPr="003A0FA0">
              <w:t>Universe</w:t>
            </w:r>
          </w:p>
        </w:tc>
        <w:tc>
          <w:tcPr>
            <w:tcW w:w="7985" w:type="dxa"/>
          </w:tcPr>
          <w:p w14:paraId="0C67BC1B" w14:textId="7C5134A2" w:rsidR="006F0577" w:rsidRDefault="00751B37" w:rsidP="00777E3F">
            <w:pPr>
              <w:pStyle w:val="NoSpacing"/>
              <w:numPr>
                <w:ilvl w:val="0"/>
                <w:numId w:val="71"/>
              </w:numPr>
              <w:ind w:left="239" w:hanging="239"/>
            </w:pPr>
            <w:r>
              <w:t xml:space="preserve">LSAExit averages (rows </w:t>
            </w:r>
            <w:r w:rsidR="001D1A03">
              <w:t>18-36, 63-66, and 101-136</w:t>
            </w:r>
            <w:r>
              <w:t>)</w:t>
            </w:r>
            <w:r w:rsidR="006F0577">
              <w:t xml:space="preserve"> – </w:t>
            </w:r>
            <w:r>
              <w:t>the destination type prior return</w:t>
            </w:r>
            <w:r w:rsidR="006F0577">
              <w:t xml:space="preserve"> (2,3,4)</w:t>
            </w:r>
          </w:p>
          <w:p w14:paraId="3ABBD514" w14:textId="525D341F" w:rsidR="00751B37" w:rsidRDefault="006F0577" w:rsidP="00777E3F">
            <w:pPr>
              <w:pStyle w:val="NoSpacing"/>
              <w:numPr>
                <w:ilvl w:val="0"/>
                <w:numId w:val="71"/>
              </w:numPr>
              <w:ind w:left="239" w:hanging="239"/>
            </w:pPr>
            <w:r>
              <w:t>C</w:t>
            </w:r>
            <w:r w:rsidR="00751B37">
              <w:t>ounts of people and households</w:t>
            </w:r>
            <w:r>
              <w:t xml:space="preserve"> by project type (rows 53-</w:t>
            </w:r>
            <w:r w:rsidR="00777E3F">
              <w:t>57 and 901-920</w:t>
            </w:r>
            <w:r>
              <w:t>) – project groups (10-18)</w:t>
            </w:r>
          </w:p>
          <w:p w14:paraId="52EA4305" w14:textId="40D42283" w:rsidR="00751B37" w:rsidRPr="003A0FA0" w:rsidRDefault="00751B37" w:rsidP="00777E3F">
            <w:pPr>
              <w:pStyle w:val="NoSpacing"/>
              <w:numPr>
                <w:ilvl w:val="0"/>
                <w:numId w:val="71"/>
              </w:numPr>
              <w:ind w:left="239" w:hanging="239"/>
            </w:pPr>
            <w:r>
              <w:t>Otherwise, n/a (-1)</w:t>
            </w:r>
          </w:p>
        </w:tc>
      </w:tr>
      <w:tr w:rsidR="00751B37" w:rsidRPr="003A0FA0" w14:paraId="7C92C705" w14:textId="77777777" w:rsidTr="00383AD0">
        <w:trPr>
          <w:trHeight w:val="300"/>
        </w:trPr>
        <w:tc>
          <w:tcPr>
            <w:tcW w:w="1365" w:type="dxa"/>
          </w:tcPr>
          <w:p w14:paraId="00825411" w14:textId="77777777" w:rsidR="00751B37" w:rsidRPr="003A0FA0" w:rsidRDefault="00751B37" w:rsidP="0030339F">
            <w:pPr>
              <w:pStyle w:val="NoSpacing"/>
            </w:pPr>
            <w:r w:rsidRPr="003A0FA0">
              <w:t>HHType</w:t>
            </w:r>
          </w:p>
        </w:tc>
        <w:tc>
          <w:tcPr>
            <w:tcW w:w="7985" w:type="dxa"/>
          </w:tcPr>
          <w:p w14:paraId="22DFBE43" w14:textId="77777777" w:rsidR="00751B37" w:rsidRPr="003A0FA0" w:rsidRDefault="00751B37" w:rsidP="0030339F">
            <w:pPr>
              <w:pStyle w:val="NoSpacing"/>
            </w:pPr>
            <w:r>
              <w:t xml:space="preserve">The household type included in the calculation:  All(0), AO (1), AC (2), CO (3), and UN (99) </w:t>
            </w:r>
          </w:p>
        </w:tc>
      </w:tr>
      <w:tr w:rsidR="00751B37" w:rsidRPr="003A0FA0" w14:paraId="0CD377D6" w14:textId="77777777" w:rsidTr="00383AD0">
        <w:trPr>
          <w:trHeight w:val="300"/>
        </w:trPr>
        <w:tc>
          <w:tcPr>
            <w:tcW w:w="1365" w:type="dxa"/>
          </w:tcPr>
          <w:p w14:paraId="25EA168F" w14:textId="77777777" w:rsidR="00751B37" w:rsidRPr="003A0FA0" w:rsidRDefault="00751B37" w:rsidP="0030339F">
            <w:pPr>
              <w:pStyle w:val="NoSpacing"/>
            </w:pPr>
            <w:r w:rsidRPr="003A0FA0">
              <w:t>Population</w:t>
            </w:r>
          </w:p>
        </w:tc>
        <w:tc>
          <w:tcPr>
            <w:tcW w:w="7985" w:type="dxa"/>
          </w:tcPr>
          <w:p w14:paraId="20703CA6" w14:textId="77777777" w:rsidR="00751B37" w:rsidRPr="003A0FA0" w:rsidRDefault="00751B37" w:rsidP="0030339F">
            <w:pPr>
              <w:pStyle w:val="NoSpacing"/>
            </w:pPr>
            <w:r>
              <w:t>The population/subpopulation included in the calculation; see section 8.3</w:t>
            </w:r>
          </w:p>
        </w:tc>
      </w:tr>
      <w:tr w:rsidR="00751B37" w:rsidRPr="003A0FA0" w14:paraId="111D066E" w14:textId="77777777" w:rsidTr="00383AD0">
        <w:trPr>
          <w:trHeight w:val="300"/>
        </w:trPr>
        <w:tc>
          <w:tcPr>
            <w:tcW w:w="1365" w:type="dxa"/>
          </w:tcPr>
          <w:p w14:paraId="27A903D1" w14:textId="77777777" w:rsidR="00751B37" w:rsidRPr="003A0FA0" w:rsidRDefault="00751B37" w:rsidP="0030339F">
            <w:pPr>
              <w:pStyle w:val="NoSpacing"/>
            </w:pPr>
            <w:bookmarkStart w:id="1858" w:name="_Int_7r26Jd9D"/>
            <w:r>
              <w:t>SystemPath</w:t>
            </w:r>
            <w:bookmarkEnd w:id="1858"/>
          </w:p>
        </w:tc>
        <w:tc>
          <w:tcPr>
            <w:tcW w:w="7985" w:type="dxa"/>
          </w:tcPr>
          <w:p w14:paraId="1A042FD0" w14:textId="77777777" w:rsidR="00751B37" w:rsidRDefault="00751B37" w:rsidP="00777E3F">
            <w:pPr>
              <w:pStyle w:val="NoSpacing"/>
              <w:numPr>
                <w:ilvl w:val="0"/>
                <w:numId w:val="71"/>
              </w:numPr>
              <w:ind w:left="239" w:hanging="239"/>
            </w:pPr>
            <w:r>
              <w:t>For report rows 1-9, may be -1 (section 8.4) or a value from 1 to 12 (section 8.5)</w:t>
            </w:r>
          </w:p>
          <w:p w14:paraId="2DAAEB99" w14:textId="77777777" w:rsidR="00751B37" w:rsidRPr="003A0FA0" w:rsidRDefault="00751B37" w:rsidP="00777E3F">
            <w:pPr>
              <w:pStyle w:val="NoSpacing"/>
              <w:numPr>
                <w:ilvl w:val="0"/>
                <w:numId w:val="71"/>
              </w:numPr>
              <w:ind w:left="239" w:hanging="239"/>
            </w:pPr>
            <w:r>
              <w:t xml:space="preserve">Otherwise it is n/a (-1) </w:t>
            </w:r>
          </w:p>
        </w:tc>
      </w:tr>
      <w:tr w:rsidR="00751B37" w:rsidRPr="003A0FA0" w14:paraId="68CEE64E" w14:textId="77777777" w:rsidTr="00383AD0">
        <w:trPr>
          <w:trHeight w:val="300"/>
        </w:trPr>
        <w:tc>
          <w:tcPr>
            <w:tcW w:w="1365" w:type="dxa"/>
          </w:tcPr>
          <w:p w14:paraId="218C6621" w14:textId="77777777" w:rsidR="00751B37" w:rsidRPr="003A0FA0" w:rsidRDefault="00751B37" w:rsidP="0030339F">
            <w:pPr>
              <w:pStyle w:val="NoSpacing"/>
            </w:pPr>
            <w:r w:rsidRPr="003A0FA0">
              <w:t>ProjectID</w:t>
            </w:r>
          </w:p>
        </w:tc>
        <w:tc>
          <w:tcPr>
            <w:tcW w:w="7985" w:type="dxa"/>
          </w:tcPr>
          <w:p w14:paraId="2236D45C" w14:textId="5CA55A1C" w:rsidR="00751B37" w:rsidRDefault="00751B37" w:rsidP="00777E3F">
            <w:pPr>
              <w:pStyle w:val="NoSpacing"/>
              <w:numPr>
                <w:ilvl w:val="0"/>
                <w:numId w:val="71"/>
              </w:numPr>
              <w:ind w:left="239" w:hanging="239"/>
            </w:pPr>
            <w:r>
              <w:t>For project-level counts (</w:t>
            </w:r>
            <w:r w:rsidRPr="00845520">
              <w:rPr>
                <w:b/>
                <w:bCs/>
              </w:rPr>
              <w:t>Universe</w:t>
            </w:r>
            <w:r>
              <w:t xml:space="preserve"> = 10) in rows 53-</w:t>
            </w:r>
            <w:r w:rsidR="00294D5B">
              <w:t>57 and 901-920</w:t>
            </w:r>
            <w:r>
              <w:t xml:space="preserve">, </w:t>
            </w:r>
            <w:r w:rsidR="006F0577">
              <w:t>a ProjectID from lsa_Project.</w:t>
            </w:r>
          </w:p>
          <w:p w14:paraId="2C7D9521" w14:textId="77777777" w:rsidR="00751B37" w:rsidRPr="003A0FA0" w:rsidRDefault="00751B37" w:rsidP="00777E3F">
            <w:pPr>
              <w:pStyle w:val="NoSpacing"/>
              <w:numPr>
                <w:ilvl w:val="0"/>
                <w:numId w:val="71"/>
              </w:numPr>
              <w:ind w:left="239" w:hanging="239"/>
            </w:pPr>
            <w:r>
              <w:t xml:space="preserve">Must be NULL for all other report rows. </w:t>
            </w:r>
          </w:p>
        </w:tc>
      </w:tr>
      <w:tr w:rsidR="00751B37" w:rsidRPr="003A0FA0" w14:paraId="0F0A3A1A" w14:textId="77777777" w:rsidTr="00383AD0">
        <w:trPr>
          <w:trHeight w:val="300"/>
        </w:trPr>
        <w:tc>
          <w:tcPr>
            <w:tcW w:w="1365" w:type="dxa"/>
          </w:tcPr>
          <w:p w14:paraId="64663DF0" w14:textId="77777777" w:rsidR="00751B37" w:rsidRPr="003A0FA0" w:rsidRDefault="00751B37" w:rsidP="0030339F">
            <w:pPr>
              <w:pStyle w:val="NoSpacing"/>
            </w:pPr>
            <w:r w:rsidRPr="003A0FA0">
              <w:t>ReportRow</w:t>
            </w:r>
          </w:p>
        </w:tc>
        <w:tc>
          <w:tcPr>
            <w:tcW w:w="7985" w:type="dxa"/>
          </w:tcPr>
          <w:p w14:paraId="416306D7" w14:textId="77777777" w:rsidR="00751B37" w:rsidRPr="003A0FA0" w:rsidRDefault="00751B37" w:rsidP="0030339F">
            <w:pPr>
              <w:pStyle w:val="NoSpacing"/>
            </w:pPr>
            <w:r>
              <w:t>See Section 8.2</w:t>
            </w:r>
          </w:p>
        </w:tc>
      </w:tr>
      <w:tr w:rsidR="00751B37" w:rsidRPr="003A0FA0" w14:paraId="2E8B1B83" w14:textId="77777777" w:rsidTr="00383AD0">
        <w:trPr>
          <w:trHeight w:val="300"/>
        </w:trPr>
        <w:tc>
          <w:tcPr>
            <w:tcW w:w="1365" w:type="dxa"/>
          </w:tcPr>
          <w:p w14:paraId="1663C2AD" w14:textId="77777777" w:rsidR="00751B37" w:rsidRPr="003A0FA0" w:rsidRDefault="00751B37" w:rsidP="0030339F">
            <w:pPr>
              <w:pStyle w:val="NoSpacing"/>
            </w:pPr>
            <w:r w:rsidRPr="003A0FA0">
              <w:t>ReportID</w:t>
            </w:r>
          </w:p>
        </w:tc>
        <w:tc>
          <w:tcPr>
            <w:tcW w:w="7985" w:type="dxa"/>
          </w:tcPr>
          <w:p w14:paraId="0C30286A" w14:textId="77777777" w:rsidR="00751B37" w:rsidRPr="003A0FA0" w:rsidRDefault="00751B37" w:rsidP="0030339F">
            <w:pPr>
              <w:pStyle w:val="NoSpacing"/>
            </w:pPr>
            <w:r>
              <w:t>Must match LSAReport.</w:t>
            </w:r>
            <w:r w:rsidRPr="00845520">
              <w:rPr>
                <w:b/>
                <w:bCs/>
              </w:rPr>
              <w:t>ReportID</w:t>
            </w:r>
          </w:p>
        </w:tc>
      </w:tr>
    </w:tbl>
    <w:p w14:paraId="29AB427D" w14:textId="77777777" w:rsidR="00751B37" w:rsidRDefault="00751B37" w:rsidP="00751B37">
      <w:pPr>
        <w:pStyle w:val="Heading2"/>
      </w:pPr>
      <w:bookmarkStart w:id="1859" w:name="_Toc78368786"/>
      <w:bookmarkStart w:id="1860" w:name="_Toc78368787"/>
      <w:bookmarkStart w:id="1861" w:name="_Toc175057123"/>
      <w:bookmarkEnd w:id="1859"/>
      <w:r>
        <w:t>Report Rows for LSACalculated Averages</w:t>
      </w:r>
      <w:bookmarkEnd w:id="1860"/>
      <w:bookmarkEnd w:id="1861"/>
    </w:p>
    <w:p w14:paraId="2A227D58" w14:textId="18E2F642" w:rsidR="00751B37" w:rsidRDefault="00751B37" w:rsidP="00751B37">
      <w:r>
        <w:t xml:space="preserve">All calculated values associated with LSAHousehold (rows 1-16) and LSAExit (rows </w:t>
      </w:r>
      <w:r w:rsidR="00062909">
        <w:t>18-36, 63-66, and 101-136</w:t>
      </w:r>
      <w:r>
        <w:t>) are averages of counts of days</w:t>
      </w:r>
      <w:r w:rsidR="009B4418">
        <w:t xml:space="preserve">.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B563028"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4</w:t>
            </w:r>
            <w:r w:rsidRPr="00845520">
              <w:rPr>
                <w:rFonts w:ascii="Calibri" w:hAnsi="Calibri" w:cs="Calibri"/>
                <w:color w:val="000000"/>
              </w:rPr>
              <w:t>, 8.</w:t>
            </w:r>
            <w:r w:rsidR="00B92C82">
              <w:rPr>
                <w:rFonts w:ascii="Calibri" w:hAnsi="Calibri" w:cs="Calibri"/>
                <w:color w:val="000000"/>
              </w:rPr>
              <w:t>5</w:t>
            </w:r>
          </w:p>
        </w:tc>
      </w:tr>
      <w:tr w:rsidR="00B92C82" w:rsidRPr="00845520" w14:paraId="1C5C6D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15483440"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4D43B83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158576E1"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0A89F5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55A7A111"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3FAE02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5BFE8E3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5BED02C4"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260309E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2E3F5BD0"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56F34F4C"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E4AAEB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67610EE4"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7FD46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lastRenderedPageBreak/>
              <w:t>9</w:t>
            </w:r>
          </w:p>
        </w:tc>
        <w:tc>
          <w:tcPr>
            <w:tcW w:w="7110" w:type="dxa"/>
            <w:noWrap/>
            <w:hideMark/>
          </w:tcPr>
          <w:p w14:paraId="6ACD7E15"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3C2E8ED8"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751B37" w:rsidRPr="00845520" w14:paraId="1238186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DA01F2C"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492C33">
              <w:rPr>
                <w:rFonts w:ascii="Calibri" w:hAnsi="Calibri" w:cs="Calibri"/>
                <w:color w:val="000000"/>
              </w:rPr>
              <w:t>6</w:t>
            </w:r>
          </w:p>
        </w:tc>
      </w:tr>
      <w:tr w:rsidR="00751B37" w:rsidRPr="00845520" w14:paraId="35D54F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391F6B9A" w:rsidR="00751B37" w:rsidRPr="00845520" w:rsidRDefault="00B92C82"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6</w:t>
            </w:r>
          </w:p>
        </w:tc>
      </w:tr>
      <w:tr w:rsidR="00751B37" w:rsidRPr="00845520" w14:paraId="0F1BA0D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6AA2B52D"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425C3B4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13</w:t>
            </w:r>
          </w:p>
        </w:tc>
        <w:tc>
          <w:tcPr>
            <w:tcW w:w="7110" w:type="dxa"/>
            <w:noWrap/>
            <w:hideMark/>
          </w:tcPr>
          <w:p w14:paraId="3E2B8C43"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1DC1116E"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7735B92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65E62A6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FA78B1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exit for housed exiters</w:t>
            </w:r>
          </w:p>
        </w:tc>
        <w:tc>
          <w:tcPr>
            <w:tcW w:w="1620" w:type="dxa"/>
          </w:tcPr>
          <w:p w14:paraId="4A9134E8" w14:textId="7987B82B"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5434F74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43E9B0D5"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58079A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48D458FC"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751B37" w:rsidRPr="00845520" w14:paraId="372AFDD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4777DDFA"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B92C82" w:rsidRPr="00845520" w14:paraId="4C39C7B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6EFEC316"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0718010"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12CD77C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28C785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0CA0F10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06AC0CA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B92C82" w:rsidRPr="00845520" w:rsidRDefault="00B92C82" w:rsidP="00B92C82">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62E56B"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357A5A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5CD151DB"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FD441C" w:rsidRPr="00845520" w14:paraId="60CA585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288331" w14:textId="28D19264" w:rsidR="00FD441C" w:rsidRPr="00845520" w:rsidRDefault="00FD441C" w:rsidP="0030339F">
            <w:pPr>
              <w:spacing w:before="0" w:after="0" w:line="240" w:lineRule="auto"/>
              <w:jc w:val="right"/>
              <w:rPr>
                <w:rFonts w:ascii="Calibri" w:hAnsi="Calibri" w:cs="Calibri"/>
                <w:color w:val="000000"/>
              </w:rPr>
            </w:pPr>
            <w:r>
              <w:rPr>
                <w:rFonts w:ascii="Calibri" w:hAnsi="Calibri" w:cs="Calibri"/>
                <w:color w:val="000000"/>
              </w:rPr>
              <w:t>65</w:t>
            </w:r>
          </w:p>
        </w:tc>
        <w:tc>
          <w:tcPr>
            <w:tcW w:w="7110" w:type="dxa"/>
            <w:noWrap/>
          </w:tcPr>
          <w:p w14:paraId="153D92B2" w14:textId="12E9EBD1" w:rsidR="00FD441C" w:rsidRPr="00845520" w:rsidRDefault="00FD441C"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Days to return after exit from RRH-SO (placed in PH)</w:t>
            </w:r>
          </w:p>
        </w:tc>
        <w:tc>
          <w:tcPr>
            <w:tcW w:w="1620" w:type="dxa"/>
          </w:tcPr>
          <w:p w14:paraId="76316A5D" w14:textId="05529F00" w:rsidR="00FD441C" w:rsidRPr="00845520" w:rsidRDefault="00B92C82"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571D0FF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31D9907" w14:textId="47D01268" w:rsidR="00FD441C" w:rsidRPr="00845520" w:rsidRDefault="00FD441C" w:rsidP="00FD441C">
            <w:pPr>
              <w:spacing w:before="0" w:after="0" w:line="240" w:lineRule="auto"/>
              <w:jc w:val="right"/>
              <w:rPr>
                <w:rFonts w:ascii="Calibri" w:hAnsi="Calibri" w:cs="Calibri"/>
                <w:color w:val="000000"/>
              </w:rPr>
            </w:pPr>
            <w:r>
              <w:rPr>
                <w:rFonts w:ascii="Calibri" w:hAnsi="Calibri" w:cs="Calibri"/>
                <w:color w:val="000000"/>
              </w:rPr>
              <w:t>66</w:t>
            </w:r>
          </w:p>
        </w:tc>
        <w:tc>
          <w:tcPr>
            <w:tcW w:w="7110" w:type="dxa"/>
            <w:noWrap/>
          </w:tcPr>
          <w:p w14:paraId="21845FE3" w14:textId="5055FC6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pPr>
            <w:r>
              <w:t>Days to return after exit from RRH-SO (not placed in PH)</w:t>
            </w:r>
          </w:p>
        </w:tc>
        <w:tc>
          <w:tcPr>
            <w:tcW w:w="1620" w:type="dxa"/>
          </w:tcPr>
          <w:p w14:paraId="6E5F3FBC" w14:textId="6652A288" w:rsidR="00FD441C" w:rsidRPr="00845520" w:rsidRDefault="00B92C82"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177B5AA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FD441C" w:rsidRPr="00845520" w14:paraId="027DF36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37094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5230FCB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7D15AAC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109F23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ACE5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80D69A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10B630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26B92ED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B4407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216247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8129F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D9C5AB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F2351ED"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282819" w14:textId="348ADC95" w:rsidR="00FD441C" w:rsidRPr="00845520" w:rsidRDefault="00FD441C" w:rsidP="00FD441C">
            <w:pPr>
              <w:spacing w:before="0" w:after="0" w:line="240" w:lineRule="auto"/>
              <w:jc w:val="right"/>
              <w:rPr>
                <w:rFonts w:ascii="Calibri" w:hAnsi="Calibri" w:cs="Calibri"/>
                <w:color w:val="000000"/>
              </w:rPr>
            </w:pPr>
            <w:r w:rsidRPr="005C0B71">
              <w:t>101</w:t>
            </w:r>
          </w:p>
        </w:tc>
        <w:tc>
          <w:tcPr>
            <w:tcW w:w="7110" w:type="dxa"/>
            <w:noWrap/>
          </w:tcPr>
          <w:p w14:paraId="3C971203" w14:textId="4E3D17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shelter, including hotel or motel paid for with emergency shelter voucher, Host Home shelter</w:t>
            </w:r>
          </w:p>
        </w:tc>
        <w:tc>
          <w:tcPr>
            <w:tcW w:w="1620" w:type="dxa"/>
          </w:tcPr>
          <w:p w14:paraId="0A9AC925" w14:textId="1BF84F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397059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972B465" w14:textId="18BB3509" w:rsidR="00FD441C" w:rsidRPr="00845520" w:rsidRDefault="00FD441C" w:rsidP="00FD441C">
            <w:pPr>
              <w:spacing w:before="0" w:after="0" w:line="240" w:lineRule="auto"/>
              <w:jc w:val="right"/>
              <w:rPr>
                <w:rFonts w:ascii="Calibri" w:hAnsi="Calibri" w:cs="Calibri"/>
                <w:color w:val="000000"/>
              </w:rPr>
            </w:pPr>
            <w:r w:rsidRPr="005C0B71">
              <w:t>102</w:t>
            </w:r>
          </w:p>
        </w:tc>
        <w:tc>
          <w:tcPr>
            <w:tcW w:w="7110" w:type="dxa"/>
            <w:noWrap/>
          </w:tcPr>
          <w:p w14:paraId="707F7283" w14:textId="60EE623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Place not meant for habitation (e.g., a vehicle, an abandoned building, bus/train/subway station/airport or anywhere outside)</w:t>
            </w:r>
          </w:p>
        </w:tc>
        <w:tc>
          <w:tcPr>
            <w:tcW w:w="1620" w:type="dxa"/>
          </w:tcPr>
          <w:p w14:paraId="6458F40A" w14:textId="201F99C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936977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874B1C1" w14:textId="343A26C1" w:rsidR="00FD441C" w:rsidRPr="00845520" w:rsidRDefault="00FD441C" w:rsidP="00FD441C">
            <w:pPr>
              <w:spacing w:before="0" w:after="0" w:line="240" w:lineRule="auto"/>
              <w:jc w:val="right"/>
              <w:rPr>
                <w:rFonts w:ascii="Calibri" w:hAnsi="Calibri" w:cs="Calibri"/>
                <w:color w:val="000000"/>
              </w:rPr>
            </w:pPr>
            <w:r w:rsidRPr="005C0B71">
              <w:t>103</w:t>
            </w:r>
          </w:p>
        </w:tc>
        <w:tc>
          <w:tcPr>
            <w:tcW w:w="7110" w:type="dxa"/>
            <w:noWrap/>
          </w:tcPr>
          <w:p w14:paraId="2FD43053" w14:textId="35ED86F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Safe Haven</w:t>
            </w:r>
          </w:p>
        </w:tc>
        <w:tc>
          <w:tcPr>
            <w:tcW w:w="1620" w:type="dxa"/>
          </w:tcPr>
          <w:p w14:paraId="7A4EB9B0" w14:textId="775A6CB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078134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A227568" w14:textId="74607FAF" w:rsidR="00FD441C" w:rsidRPr="00845520" w:rsidRDefault="00FD441C" w:rsidP="00FD441C">
            <w:pPr>
              <w:spacing w:before="0" w:after="0" w:line="240" w:lineRule="auto"/>
              <w:jc w:val="right"/>
              <w:rPr>
                <w:rFonts w:ascii="Calibri" w:hAnsi="Calibri" w:cs="Calibri"/>
                <w:color w:val="000000"/>
              </w:rPr>
            </w:pPr>
            <w:r w:rsidRPr="005C0B71">
              <w:t>104</w:t>
            </w:r>
          </w:p>
        </w:tc>
        <w:tc>
          <w:tcPr>
            <w:tcW w:w="7110" w:type="dxa"/>
            <w:noWrap/>
          </w:tcPr>
          <w:p w14:paraId="16FF0E5F" w14:textId="350F4C5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Psychiatric hospital or other psychiatric facility</w:t>
            </w:r>
          </w:p>
        </w:tc>
        <w:tc>
          <w:tcPr>
            <w:tcW w:w="1620" w:type="dxa"/>
          </w:tcPr>
          <w:p w14:paraId="51D70217" w14:textId="630955A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984C8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4279A5D" w14:textId="26F18C4A" w:rsidR="00FD441C" w:rsidRPr="00845520" w:rsidRDefault="00FD441C" w:rsidP="00FD441C">
            <w:pPr>
              <w:spacing w:before="0" w:after="0" w:line="240" w:lineRule="auto"/>
              <w:jc w:val="right"/>
              <w:rPr>
                <w:rFonts w:ascii="Calibri" w:hAnsi="Calibri" w:cs="Calibri"/>
                <w:color w:val="000000"/>
              </w:rPr>
            </w:pPr>
            <w:r w:rsidRPr="005C0B71">
              <w:t>105</w:t>
            </w:r>
          </w:p>
        </w:tc>
        <w:tc>
          <w:tcPr>
            <w:tcW w:w="7110" w:type="dxa"/>
            <w:noWrap/>
          </w:tcPr>
          <w:p w14:paraId="3E59AC30" w14:textId="1B9FBA1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Substance abuse treatment facility or detox center</w:t>
            </w:r>
          </w:p>
        </w:tc>
        <w:tc>
          <w:tcPr>
            <w:tcW w:w="1620" w:type="dxa"/>
          </w:tcPr>
          <w:p w14:paraId="112F9571" w14:textId="7828229C"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9AE23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AA7D9B2" w14:textId="59B1E714" w:rsidR="00FD441C" w:rsidRPr="00845520" w:rsidRDefault="00FD441C" w:rsidP="00FD441C">
            <w:pPr>
              <w:spacing w:before="0" w:after="0" w:line="240" w:lineRule="auto"/>
              <w:jc w:val="right"/>
              <w:rPr>
                <w:rFonts w:ascii="Calibri" w:hAnsi="Calibri" w:cs="Calibri"/>
                <w:color w:val="000000"/>
              </w:rPr>
            </w:pPr>
            <w:r w:rsidRPr="005C0B71">
              <w:t>106</w:t>
            </w:r>
          </w:p>
        </w:tc>
        <w:tc>
          <w:tcPr>
            <w:tcW w:w="7110" w:type="dxa"/>
            <w:noWrap/>
          </w:tcPr>
          <w:p w14:paraId="745767DD" w14:textId="18FAE05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Hospital or other residential non-psychiatric medical facility</w:t>
            </w:r>
          </w:p>
        </w:tc>
        <w:tc>
          <w:tcPr>
            <w:tcW w:w="1620" w:type="dxa"/>
          </w:tcPr>
          <w:p w14:paraId="58388032" w14:textId="36C4C24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EAE4D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835333A" w14:textId="6B7DC0B9" w:rsidR="00FD441C" w:rsidRPr="00845520" w:rsidRDefault="00FD441C" w:rsidP="00FD441C">
            <w:pPr>
              <w:spacing w:before="0" w:after="0" w:line="240" w:lineRule="auto"/>
              <w:jc w:val="right"/>
              <w:rPr>
                <w:rFonts w:ascii="Calibri" w:hAnsi="Calibri" w:cs="Calibri"/>
                <w:color w:val="000000"/>
              </w:rPr>
            </w:pPr>
            <w:r w:rsidRPr="005C0B71">
              <w:t>107</w:t>
            </w:r>
          </w:p>
        </w:tc>
        <w:tc>
          <w:tcPr>
            <w:tcW w:w="7110" w:type="dxa"/>
            <w:noWrap/>
          </w:tcPr>
          <w:p w14:paraId="6BFAFB34" w14:textId="525765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Jail, prison, or juvenile detention facility</w:t>
            </w:r>
          </w:p>
        </w:tc>
        <w:tc>
          <w:tcPr>
            <w:tcW w:w="1620" w:type="dxa"/>
          </w:tcPr>
          <w:p w14:paraId="1683F081" w14:textId="355E886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ECC3171"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CE10C0C" w14:textId="7DEB44B8" w:rsidR="00FD441C" w:rsidRPr="00845520" w:rsidRDefault="00FD441C" w:rsidP="00FD441C">
            <w:pPr>
              <w:spacing w:before="0" w:after="0" w:line="240" w:lineRule="auto"/>
              <w:jc w:val="right"/>
              <w:rPr>
                <w:rFonts w:ascii="Calibri" w:hAnsi="Calibri" w:cs="Calibri"/>
                <w:color w:val="000000"/>
              </w:rPr>
            </w:pPr>
            <w:r w:rsidRPr="005C0B71">
              <w:t>108</w:t>
            </w:r>
          </w:p>
        </w:tc>
        <w:tc>
          <w:tcPr>
            <w:tcW w:w="7110" w:type="dxa"/>
            <w:noWrap/>
          </w:tcPr>
          <w:p w14:paraId="7097F78E" w14:textId="45B82F9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Foster care home or foster care group home</w:t>
            </w:r>
          </w:p>
        </w:tc>
        <w:tc>
          <w:tcPr>
            <w:tcW w:w="1620" w:type="dxa"/>
          </w:tcPr>
          <w:p w14:paraId="11010291" w14:textId="06A359A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FF7C9E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BFDED14" w14:textId="4606B1A9" w:rsidR="00FD441C" w:rsidRPr="00845520" w:rsidRDefault="00FD441C" w:rsidP="00FD441C">
            <w:pPr>
              <w:spacing w:before="0" w:after="0" w:line="240" w:lineRule="auto"/>
              <w:jc w:val="right"/>
              <w:rPr>
                <w:rFonts w:ascii="Calibri" w:hAnsi="Calibri" w:cs="Calibri"/>
                <w:color w:val="000000"/>
              </w:rPr>
            </w:pPr>
            <w:r w:rsidRPr="005C0B71">
              <w:t>109</w:t>
            </w:r>
          </w:p>
        </w:tc>
        <w:tc>
          <w:tcPr>
            <w:tcW w:w="7110" w:type="dxa"/>
            <w:noWrap/>
          </w:tcPr>
          <w:p w14:paraId="277CCDEB" w14:textId="09DA794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Long-term care facility or nursing home</w:t>
            </w:r>
          </w:p>
        </w:tc>
        <w:tc>
          <w:tcPr>
            <w:tcW w:w="1620" w:type="dxa"/>
          </w:tcPr>
          <w:p w14:paraId="79F465F1" w14:textId="43B3B9D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60C9AD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635B2C3" w14:textId="1D6AC327" w:rsidR="00FD441C" w:rsidRPr="00845520" w:rsidRDefault="00FD441C" w:rsidP="00FD441C">
            <w:pPr>
              <w:spacing w:before="0" w:after="0" w:line="240" w:lineRule="auto"/>
              <w:jc w:val="right"/>
              <w:rPr>
                <w:rFonts w:ascii="Calibri" w:hAnsi="Calibri" w:cs="Calibri"/>
                <w:color w:val="000000"/>
              </w:rPr>
            </w:pPr>
            <w:r w:rsidRPr="005C0B71">
              <w:lastRenderedPageBreak/>
              <w:t>110</w:t>
            </w:r>
          </w:p>
        </w:tc>
        <w:tc>
          <w:tcPr>
            <w:tcW w:w="7110" w:type="dxa"/>
            <w:noWrap/>
          </w:tcPr>
          <w:p w14:paraId="7517AB5E" w14:textId="23CD716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Transitional housing for homeless persons (including homeless youth)</w:t>
            </w:r>
          </w:p>
        </w:tc>
        <w:tc>
          <w:tcPr>
            <w:tcW w:w="1620" w:type="dxa"/>
          </w:tcPr>
          <w:p w14:paraId="28162EC2" w14:textId="60ECE98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E24F74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004268F" w14:textId="1B846C23" w:rsidR="00FD441C" w:rsidRPr="00845520" w:rsidRDefault="00FD441C" w:rsidP="00FD441C">
            <w:pPr>
              <w:spacing w:before="0" w:after="0" w:line="240" w:lineRule="auto"/>
              <w:jc w:val="right"/>
              <w:rPr>
                <w:rFonts w:ascii="Calibri" w:hAnsi="Calibri" w:cs="Calibri"/>
                <w:color w:val="000000"/>
              </w:rPr>
            </w:pPr>
            <w:r w:rsidRPr="005C0B71">
              <w:t>111</w:t>
            </w:r>
          </w:p>
        </w:tc>
        <w:tc>
          <w:tcPr>
            <w:tcW w:w="7110" w:type="dxa"/>
            <w:noWrap/>
          </w:tcPr>
          <w:p w14:paraId="6A481CEA" w14:textId="42354DE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family, temporary tenure (e.g. room, apartment, or house)</w:t>
            </w:r>
          </w:p>
        </w:tc>
        <w:tc>
          <w:tcPr>
            <w:tcW w:w="1620" w:type="dxa"/>
          </w:tcPr>
          <w:p w14:paraId="6B8A27C7" w14:textId="7BC704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D8855A"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F9A7BE0" w14:textId="11F9C8C5" w:rsidR="00FD441C" w:rsidRPr="00845520" w:rsidRDefault="00FD441C" w:rsidP="00FD441C">
            <w:pPr>
              <w:spacing w:before="0" w:after="0" w:line="240" w:lineRule="auto"/>
              <w:jc w:val="right"/>
              <w:rPr>
                <w:rFonts w:ascii="Calibri" w:hAnsi="Calibri" w:cs="Calibri"/>
                <w:color w:val="000000"/>
              </w:rPr>
            </w:pPr>
            <w:r w:rsidRPr="005C0B71">
              <w:t>112</w:t>
            </w:r>
          </w:p>
        </w:tc>
        <w:tc>
          <w:tcPr>
            <w:tcW w:w="7110" w:type="dxa"/>
            <w:noWrap/>
          </w:tcPr>
          <w:p w14:paraId="348EEE28" w14:textId="3697F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friends, temporary tenure (e.g. room, apartment, or house)</w:t>
            </w:r>
          </w:p>
        </w:tc>
        <w:tc>
          <w:tcPr>
            <w:tcW w:w="1620" w:type="dxa"/>
          </w:tcPr>
          <w:p w14:paraId="6A534DB2" w14:textId="1D121D3A"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DB1C00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2A03C26" w14:textId="7EC8F053" w:rsidR="00FD441C" w:rsidRPr="00845520" w:rsidRDefault="00FD441C" w:rsidP="00FD441C">
            <w:pPr>
              <w:spacing w:before="0" w:after="0" w:line="240" w:lineRule="auto"/>
              <w:jc w:val="right"/>
              <w:rPr>
                <w:rFonts w:ascii="Calibri" w:hAnsi="Calibri" w:cs="Calibri"/>
                <w:color w:val="000000"/>
              </w:rPr>
            </w:pPr>
            <w:r w:rsidRPr="005C0B71">
              <w:t>113</w:t>
            </w:r>
          </w:p>
        </w:tc>
        <w:tc>
          <w:tcPr>
            <w:tcW w:w="7110" w:type="dxa"/>
            <w:noWrap/>
          </w:tcPr>
          <w:p w14:paraId="28302ECF" w14:textId="7DB898C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Hotel or motel paid for without emergency shelter voucher</w:t>
            </w:r>
          </w:p>
        </w:tc>
        <w:tc>
          <w:tcPr>
            <w:tcW w:w="1620" w:type="dxa"/>
          </w:tcPr>
          <w:p w14:paraId="5B808D18" w14:textId="5AF801A0"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CC14E7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51262C1" w14:textId="2DCA41F2" w:rsidR="00FD441C" w:rsidRPr="00845520" w:rsidRDefault="00FD441C" w:rsidP="00FD441C">
            <w:pPr>
              <w:spacing w:before="0" w:after="0" w:line="240" w:lineRule="auto"/>
              <w:jc w:val="right"/>
              <w:rPr>
                <w:rFonts w:ascii="Calibri" w:hAnsi="Calibri" w:cs="Calibri"/>
                <w:color w:val="000000"/>
              </w:rPr>
            </w:pPr>
            <w:r w:rsidRPr="005C0B71">
              <w:t>114</w:t>
            </w:r>
          </w:p>
        </w:tc>
        <w:tc>
          <w:tcPr>
            <w:tcW w:w="7110" w:type="dxa"/>
            <w:noWrap/>
          </w:tcPr>
          <w:p w14:paraId="4D634ECB" w14:textId="43509C2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Moved from one HOPWA funded project to HOPWA TH</w:t>
            </w:r>
          </w:p>
        </w:tc>
        <w:tc>
          <w:tcPr>
            <w:tcW w:w="1620" w:type="dxa"/>
          </w:tcPr>
          <w:p w14:paraId="75D2A2ED" w14:textId="776342D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28F04A"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BCBE5E7" w14:textId="0684848E" w:rsidR="00FD441C" w:rsidRPr="00845520" w:rsidRDefault="00FD441C" w:rsidP="00FD441C">
            <w:pPr>
              <w:spacing w:before="0" w:after="0" w:line="240" w:lineRule="auto"/>
              <w:jc w:val="right"/>
              <w:rPr>
                <w:rFonts w:ascii="Calibri" w:hAnsi="Calibri" w:cs="Calibri"/>
                <w:color w:val="000000"/>
              </w:rPr>
            </w:pPr>
            <w:r w:rsidRPr="005C0B71">
              <w:t>115</w:t>
            </w:r>
          </w:p>
        </w:tc>
        <w:tc>
          <w:tcPr>
            <w:tcW w:w="7110" w:type="dxa"/>
            <w:noWrap/>
          </w:tcPr>
          <w:p w14:paraId="583FC0E3" w14:textId="24DDE80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Residential project or halfway house with no homeless criteria</w:t>
            </w:r>
          </w:p>
        </w:tc>
        <w:tc>
          <w:tcPr>
            <w:tcW w:w="1620" w:type="dxa"/>
          </w:tcPr>
          <w:p w14:paraId="20D79983" w14:textId="360946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673226"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D2B33E0" w14:textId="701AD6A3" w:rsidR="00FD441C" w:rsidRPr="00845520" w:rsidRDefault="00FD441C" w:rsidP="00FD441C">
            <w:pPr>
              <w:spacing w:before="0" w:after="0" w:line="240" w:lineRule="auto"/>
              <w:jc w:val="right"/>
              <w:rPr>
                <w:rFonts w:ascii="Calibri" w:hAnsi="Calibri" w:cs="Calibri"/>
                <w:color w:val="000000"/>
              </w:rPr>
            </w:pPr>
            <w:r w:rsidRPr="005C0B71">
              <w:t>116</w:t>
            </w:r>
          </w:p>
        </w:tc>
        <w:tc>
          <w:tcPr>
            <w:tcW w:w="7110" w:type="dxa"/>
            <w:noWrap/>
          </w:tcPr>
          <w:p w14:paraId="5D71F177" w14:textId="50A92EB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Host Home (non-crisis)</w:t>
            </w:r>
          </w:p>
        </w:tc>
        <w:tc>
          <w:tcPr>
            <w:tcW w:w="1620" w:type="dxa"/>
          </w:tcPr>
          <w:p w14:paraId="77493AF1" w14:textId="1CE235C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BAE04EE"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02E46" w14:textId="0571F3EE" w:rsidR="00FD441C" w:rsidRPr="00845520" w:rsidRDefault="00FD441C" w:rsidP="00FD441C">
            <w:pPr>
              <w:spacing w:before="0" w:after="0" w:line="240" w:lineRule="auto"/>
              <w:jc w:val="right"/>
              <w:rPr>
                <w:rFonts w:ascii="Calibri" w:hAnsi="Calibri" w:cs="Calibri"/>
                <w:color w:val="000000"/>
              </w:rPr>
            </w:pPr>
            <w:r w:rsidRPr="005C0B71">
              <w:t>117</w:t>
            </w:r>
          </w:p>
        </w:tc>
        <w:tc>
          <w:tcPr>
            <w:tcW w:w="7110" w:type="dxa"/>
            <w:noWrap/>
          </w:tcPr>
          <w:p w14:paraId="308C1B0F" w14:textId="7FA7B5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Rental by client, no ongoing housing subsidy</w:t>
            </w:r>
          </w:p>
        </w:tc>
        <w:tc>
          <w:tcPr>
            <w:tcW w:w="1620" w:type="dxa"/>
          </w:tcPr>
          <w:p w14:paraId="09F6C9F2" w14:textId="2D34E8C2"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2E568A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320E4E" w14:textId="5FFBDF80" w:rsidR="00FD441C" w:rsidRPr="00845520" w:rsidRDefault="00FD441C" w:rsidP="00FD441C">
            <w:pPr>
              <w:spacing w:before="0" w:after="0" w:line="240" w:lineRule="auto"/>
              <w:jc w:val="right"/>
              <w:rPr>
                <w:rFonts w:ascii="Calibri" w:hAnsi="Calibri" w:cs="Calibri"/>
                <w:color w:val="000000"/>
              </w:rPr>
            </w:pPr>
            <w:r w:rsidRPr="005C0B71">
              <w:t>118</w:t>
            </w:r>
          </w:p>
        </w:tc>
        <w:tc>
          <w:tcPr>
            <w:tcW w:w="7110" w:type="dxa"/>
            <w:noWrap/>
          </w:tcPr>
          <w:p w14:paraId="385B9B15" w14:textId="5CBA229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Owned by client, no ongoing housing subsidy</w:t>
            </w:r>
          </w:p>
        </w:tc>
        <w:tc>
          <w:tcPr>
            <w:tcW w:w="1620" w:type="dxa"/>
          </w:tcPr>
          <w:p w14:paraId="2D5938D1" w14:textId="61D2246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42FDD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0C83224" w14:textId="6BCCF22F" w:rsidR="00FD441C" w:rsidRPr="00845520" w:rsidRDefault="00FD441C" w:rsidP="00FD441C">
            <w:pPr>
              <w:spacing w:before="0" w:after="0" w:line="240" w:lineRule="auto"/>
              <w:jc w:val="right"/>
              <w:rPr>
                <w:rFonts w:ascii="Calibri" w:hAnsi="Calibri" w:cs="Calibri"/>
                <w:color w:val="000000"/>
              </w:rPr>
            </w:pPr>
            <w:r w:rsidRPr="005C0B71">
              <w:t>119</w:t>
            </w:r>
          </w:p>
        </w:tc>
        <w:tc>
          <w:tcPr>
            <w:tcW w:w="7110" w:type="dxa"/>
            <w:noWrap/>
          </w:tcPr>
          <w:p w14:paraId="1B384554" w14:textId="3073E94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VASH housing subsidy</w:t>
            </w:r>
          </w:p>
        </w:tc>
        <w:tc>
          <w:tcPr>
            <w:tcW w:w="1620" w:type="dxa"/>
          </w:tcPr>
          <w:p w14:paraId="58C86E79" w14:textId="55CC748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CD5DB68"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DC121B7" w14:textId="69C98B3B" w:rsidR="00FD441C" w:rsidRPr="00845520" w:rsidRDefault="00FD441C" w:rsidP="00FD441C">
            <w:pPr>
              <w:spacing w:before="0" w:after="0" w:line="240" w:lineRule="auto"/>
              <w:jc w:val="right"/>
              <w:rPr>
                <w:rFonts w:ascii="Calibri" w:hAnsi="Calibri" w:cs="Calibri"/>
                <w:color w:val="000000"/>
              </w:rPr>
            </w:pPr>
            <w:r w:rsidRPr="005C0B71">
              <w:t>120</w:t>
            </w:r>
          </w:p>
        </w:tc>
        <w:tc>
          <w:tcPr>
            <w:tcW w:w="7110" w:type="dxa"/>
            <w:noWrap/>
          </w:tcPr>
          <w:p w14:paraId="75376363" w14:textId="73EF3DF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Other</w:t>
            </w:r>
          </w:p>
        </w:tc>
        <w:tc>
          <w:tcPr>
            <w:tcW w:w="1620" w:type="dxa"/>
          </w:tcPr>
          <w:p w14:paraId="68ECBB2F" w14:textId="1F9EBCA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C1CBD84"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2C3C729" w14:textId="3C29C76F" w:rsidR="00FD441C" w:rsidRPr="00845520" w:rsidRDefault="00FD441C" w:rsidP="00FD441C">
            <w:pPr>
              <w:spacing w:before="0" w:after="0" w:line="240" w:lineRule="auto"/>
              <w:jc w:val="right"/>
              <w:rPr>
                <w:rFonts w:ascii="Calibri" w:hAnsi="Calibri" w:cs="Calibri"/>
                <w:color w:val="000000"/>
              </w:rPr>
            </w:pPr>
            <w:r w:rsidRPr="005C0B71">
              <w:t>121</w:t>
            </w:r>
          </w:p>
        </w:tc>
        <w:tc>
          <w:tcPr>
            <w:tcW w:w="7110" w:type="dxa"/>
            <w:noWrap/>
          </w:tcPr>
          <w:p w14:paraId="3BBC417E" w14:textId="29D4D3E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Owned by client, with ongoing housing subsidy</w:t>
            </w:r>
          </w:p>
        </w:tc>
        <w:tc>
          <w:tcPr>
            <w:tcW w:w="1620" w:type="dxa"/>
          </w:tcPr>
          <w:p w14:paraId="40295132" w14:textId="27B81E3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E8A7DE7"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CD5B79" w14:textId="64D211F1" w:rsidR="00FD441C" w:rsidRPr="00845520" w:rsidRDefault="00FD441C" w:rsidP="00FD441C">
            <w:pPr>
              <w:spacing w:before="0" w:after="0" w:line="240" w:lineRule="auto"/>
              <w:jc w:val="right"/>
              <w:rPr>
                <w:rFonts w:ascii="Calibri" w:hAnsi="Calibri" w:cs="Calibri"/>
                <w:color w:val="000000"/>
              </w:rPr>
            </w:pPr>
            <w:r w:rsidRPr="005C0B71">
              <w:t>122</w:t>
            </w:r>
          </w:p>
        </w:tc>
        <w:tc>
          <w:tcPr>
            <w:tcW w:w="7110" w:type="dxa"/>
            <w:noWrap/>
          </w:tcPr>
          <w:p w14:paraId="0D3AED6D" w14:textId="6A07404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family, permanent tenure</w:t>
            </w:r>
          </w:p>
        </w:tc>
        <w:tc>
          <w:tcPr>
            <w:tcW w:w="1620" w:type="dxa"/>
          </w:tcPr>
          <w:p w14:paraId="28B3387B" w14:textId="5D6B419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45819F8"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1273702" w14:textId="333931E4" w:rsidR="00FD441C" w:rsidRPr="00845520" w:rsidRDefault="00FD441C" w:rsidP="00FD441C">
            <w:pPr>
              <w:spacing w:before="0" w:after="0" w:line="240" w:lineRule="auto"/>
              <w:jc w:val="right"/>
              <w:rPr>
                <w:rFonts w:ascii="Calibri" w:hAnsi="Calibri" w:cs="Calibri"/>
                <w:color w:val="000000"/>
              </w:rPr>
            </w:pPr>
            <w:r w:rsidRPr="005C0B71">
              <w:t>123</w:t>
            </w:r>
          </w:p>
        </w:tc>
        <w:tc>
          <w:tcPr>
            <w:tcW w:w="7110" w:type="dxa"/>
            <w:noWrap/>
          </w:tcPr>
          <w:p w14:paraId="68761DF8" w14:textId="343BD2B8"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friends, permanent tenure</w:t>
            </w:r>
          </w:p>
        </w:tc>
        <w:tc>
          <w:tcPr>
            <w:tcW w:w="1620" w:type="dxa"/>
          </w:tcPr>
          <w:p w14:paraId="16688F8F" w14:textId="76C077D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8B8FC0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6DBB59E" w14:textId="760F9CFB" w:rsidR="00FD441C" w:rsidRPr="00845520" w:rsidRDefault="00FD441C" w:rsidP="00FD441C">
            <w:pPr>
              <w:spacing w:before="0" w:after="0" w:line="240" w:lineRule="auto"/>
              <w:jc w:val="right"/>
              <w:rPr>
                <w:rFonts w:ascii="Calibri" w:hAnsi="Calibri" w:cs="Calibri"/>
                <w:color w:val="000000"/>
              </w:rPr>
            </w:pPr>
            <w:r w:rsidRPr="005C0B71">
              <w:t>124</w:t>
            </w:r>
          </w:p>
        </w:tc>
        <w:tc>
          <w:tcPr>
            <w:tcW w:w="7110" w:type="dxa"/>
            <w:noWrap/>
          </w:tcPr>
          <w:p w14:paraId="65D35858" w14:textId="5006359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Moved from one HOPWA funded project to HOPWA PH</w:t>
            </w:r>
          </w:p>
        </w:tc>
        <w:tc>
          <w:tcPr>
            <w:tcW w:w="1620" w:type="dxa"/>
          </w:tcPr>
          <w:p w14:paraId="77F1222C" w14:textId="50C1D36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17B530"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CEBD6A7" w14:textId="19434EDB" w:rsidR="00FD441C" w:rsidRPr="00845520" w:rsidRDefault="00FD441C" w:rsidP="00FD441C">
            <w:pPr>
              <w:spacing w:before="0" w:after="0" w:line="240" w:lineRule="auto"/>
              <w:jc w:val="right"/>
              <w:rPr>
                <w:rFonts w:ascii="Calibri" w:hAnsi="Calibri" w:cs="Calibri"/>
                <w:color w:val="000000"/>
              </w:rPr>
            </w:pPr>
            <w:r w:rsidRPr="005C0B71">
              <w:t>125</w:t>
            </w:r>
          </w:p>
        </w:tc>
        <w:tc>
          <w:tcPr>
            <w:tcW w:w="7110" w:type="dxa"/>
            <w:noWrap/>
          </w:tcPr>
          <w:p w14:paraId="3E968C86" w14:textId="4634EF5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GPD TIP housing subsidy</w:t>
            </w:r>
          </w:p>
        </w:tc>
        <w:tc>
          <w:tcPr>
            <w:tcW w:w="1620" w:type="dxa"/>
          </w:tcPr>
          <w:p w14:paraId="3099D1F0" w14:textId="36D8436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0FE57BC"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CFBDA48" w14:textId="77CEB6E4" w:rsidR="00FD441C" w:rsidRPr="00845520" w:rsidRDefault="00FD441C" w:rsidP="00FD441C">
            <w:pPr>
              <w:spacing w:before="0" w:after="0" w:line="240" w:lineRule="auto"/>
              <w:jc w:val="right"/>
              <w:rPr>
                <w:rFonts w:ascii="Calibri" w:hAnsi="Calibri" w:cs="Calibri"/>
                <w:color w:val="000000"/>
              </w:rPr>
            </w:pPr>
            <w:r w:rsidRPr="005C0B71">
              <w:t>126</w:t>
            </w:r>
          </w:p>
        </w:tc>
        <w:tc>
          <w:tcPr>
            <w:tcW w:w="7110" w:type="dxa"/>
            <w:noWrap/>
          </w:tcPr>
          <w:p w14:paraId="64F1FFF4" w14:textId="504B444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RRH or equivalent subsidy</w:t>
            </w:r>
          </w:p>
        </w:tc>
        <w:tc>
          <w:tcPr>
            <w:tcW w:w="1620" w:type="dxa"/>
          </w:tcPr>
          <w:p w14:paraId="32F520F6" w14:textId="219F9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F2E1891"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986399" w14:textId="728871B9" w:rsidR="00FD441C" w:rsidRPr="00845520" w:rsidRDefault="00FD441C" w:rsidP="00FD441C">
            <w:pPr>
              <w:spacing w:before="0" w:after="0" w:line="240" w:lineRule="auto"/>
              <w:jc w:val="right"/>
              <w:rPr>
                <w:rFonts w:ascii="Calibri" w:hAnsi="Calibri" w:cs="Calibri"/>
                <w:color w:val="000000"/>
              </w:rPr>
            </w:pPr>
            <w:r w:rsidRPr="005C0B71">
              <w:t>127</w:t>
            </w:r>
          </w:p>
        </w:tc>
        <w:tc>
          <w:tcPr>
            <w:tcW w:w="7110" w:type="dxa"/>
            <w:noWrap/>
          </w:tcPr>
          <w:p w14:paraId="1D31A266" w14:textId="777FBD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HCV voucher (tenant or project based) (not dedicated)</w:t>
            </w:r>
          </w:p>
        </w:tc>
        <w:tc>
          <w:tcPr>
            <w:tcW w:w="1620" w:type="dxa"/>
          </w:tcPr>
          <w:p w14:paraId="142FF747" w14:textId="024E0D56"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32AAB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F80D97" w14:textId="7A842C21" w:rsidR="00FD441C" w:rsidRPr="00845520" w:rsidRDefault="00FD441C" w:rsidP="00FD441C">
            <w:pPr>
              <w:spacing w:before="0" w:after="0" w:line="240" w:lineRule="auto"/>
              <w:jc w:val="right"/>
              <w:rPr>
                <w:rFonts w:ascii="Calibri" w:hAnsi="Calibri" w:cs="Calibri"/>
                <w:color w:val="000000"/>
              </w:rPr>
            </w:pPr>
            <w:r w:rsidRPr="005C0B71">
              <w:t>128</w:t>
            </w:r>
          </w:p>
        </w:tc>
        <w:tc>
          <w:tcPr>
            <w:tcW w:w="7110" w:type="dxa"/>
            <w:noWrap/>
          </w:tcPr>
          <w:p w14:paraId="2A2E2ED3" w14:textId="3B9DE5CD"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Public housing unit</w:t>
            </w:r>
          </w:p>
        </w:tc>
        <w:tc>
          <w:tcPr>
            <w:tcW w:w="1620" w:type="dxa"/>
          </w:tcPr>
          <w:p w14:paraId="48C72DBE" w14:textId="07623DF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106C2F"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6613EAD" w14:textId="3385AE08" w:rsidR="00FD441C" w:rsidRPr="00845520" w:rsidRDefault="00FD441C" w:rsidP="00FD441C">
            <w:pPr>
              <w:spacing w:before="0" w:after="0" w:line="240" w:lineRule="auto"/>
              <w:jc w:val="right"/>
              <w:rPr>
                <w:rFonts w:ascii="Calibri" w:hAnsi="Calibri" w:cs="Calibri"/>
                <w:color w:val="000000"/>
              </w:rPr>
            </w:pPr>
            <w:r w:rsidRPr="005C0B71">
              <w:t>129</w:t>
            </w:r>
          </w:p>
        </w:tc>
        <w:tc>
          <w:tcPr>
            <w:tcW w:w="7110" w:type="dxa"/>
            <w:noWrap/>
          </w:tcPr>
          <w:p w14:paraId="2BAE2C65" w14:textId="2A724A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Housing Voucher</w:t>
            </w:r>
          </w:p>
        </w:tc>
        <w:tc>
          <w:tcPr>
            <w:tcW w:w="1620" w:type="dxa"/>
          </w:tcPr>
          <w:p w14:paraId="53E9E559" w14:textId="5EEFD62B"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765FC8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440D7E8" w14:textId="7D9F7DBC" w:rsidR="00FD441C" w:rsidRPr="00845520" w:rsidRDefault="00FD441C" w:rsidP="00FD441C">
            <w:pPr>
              <w:spacing w:before="0" w:after="0" w:line="240" w:lineRule="auto"/>
              <w:jc w:val="right"/>
              <w:rPr>
                <w:rFonts w:ascii="Calibri" w:hAnsi="Calibri" w:cs="Calibri"/>
                <w:color w:val="000000"/>
              </w:rPr>
            </w:pPr>
            <w:r w:rsidRPr="005C0B71">
              <w:t>130</w:t>
            </w:r>
          </w:p>
        </w:tc>
        <w:tc>
          <w:tcPr>
            <w:tcW w:w="7110" w:type="dxa"/>
            <w:noWrap/>
          </w:tcPr>
          <w:p w14:paraId="16A79B74" w14:textId="6AA7929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Family Unification Program Voucher (FUP)</w:t>
            </w:r>
          </w:p>
        </w:tc>
        <w:tc>
          <w:tcPr>
            <w:tcW w:w="1620" w:type="dxa"/>
          </w:tcPr>
          <w:p w14:paraId="37035F26" w14:textId="31F80B4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498928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A04993D" w14:textId="39AF0637" w:rsidR="00FD441C" w:rsidRPr="00845520" w:rsidRDefault="00FD441C" w:rsidP="00FD441C">
            <w:pPr>
              <w:spacing w:before="0" w:after="0" w:line="240" w:lineRule="auto"/>
              <w:jc w:val="right"/>
              <w:rPr>
                <w:rFonts w:ascii="Calibri" w:hAnsi="Calibri" w:cs="Calibri"/>
                <w:color w:val="000000"/>
              </w:rPr>
            </w:pPr>
            <w:r w:rsidRPr="005C0B71">
              <w:t>131</w:t>
            </w:r>
          </w:p>
        </w:tc>
        <w:tc>
          <w:tcPr>
            <w:tcW w:w="7110" w:type="dxa"/>
            <w:noWrap/>
          </w:tcPr>
          <w:p w14:paraId="4D77BBAF" w14:textId="0A8E4CA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Foster Youth to Independence Initiative (FYI)</w:t>
            </w:r>
          </w:p>
        </w:tc>
        <w:tc>
          <w:tcPr>
            <w:tcW w:w="1620" w:type="dxa"/>
          </w:tcPr>
          <w:p w14:paraId="05681274" w14:textId="13D4666D"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17D25F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4C69AA" w14:textId="101EEF32" w:rsidR="00FD441C" w:rsidRPr="00845520" w:rsidRDefault="00FD441C" w:rsidP="00FD441C">
            <w:pPr>
              <w:spacing w:before="0" w:after="0" w:line="240" w:lineRule="auto"/>
              <w:jc w:val="right"/>
              <w:rPr>
                <w:rFonts w:ascii="Calibri" w:hAnsi="Calibri" w:cs="Calibri"/>
                <w:color w:val="000000"/>
              </w:rPr>
            </w:pPr>
            <w:r w:rsidRPr="005C0B71">
              <w:t>132</w:t>
            </w:r>
          </w:p>
        </w:tc>
        <w:tc>
          <w:tcPr>
            <w:tcW w:w="7110" w:type="dxa"/>
            <w:noWrap/>
          </w:tcPr>
          <w:p w14:paraId="1B7E9AB1" w14:textId="0DCB0CC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Permanent Supportive Housing</w:t>
            </w:r>
          </w:p>
        </w:tc>
        <w:tc>
          <w:tcPr>
            <w:tcW w:w="1620" w:type="dxa"/>
          </w:tcPr>
          <w:p w14:paraId="63013C8F" w14:textId="566A24B6"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7EF64C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D3958" w14:textId="41B72B27" w:rsidR="00FD441C" w:rsidRPr="00845520" w:rsidRDefault="00FD441C" w:rsidP="00FD441C">
            <w:pPr>
              <w:spacing w:before="0" w:after="0" w:line="240" w:lineRule="auto"/>
              <w:jc w:val="right"/>
              <w:rPr>
                <w:rFonts w:ascii="Calibri" w:hAnsi="Calibri" w:cs="Calibri"/>
                <w:color w:val="000000"/>
              </w:rPr>
            </w:pPr>
            <w:r w:rsidRPr="005C0B71">
              <w:t>133</w:t>
            </w:r>
          </w:p>
        </w:tc>
        <w:tc>
          <w:tcPr>
            <w:tcW w:w="7110" w:type="dxa"/>
            <w:noWrap/>
          </w:tcPr>
          <w:p w14:paraId="24EDBFEF" w14:textId="2AFF5BB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Other permanent housing dedicated for formerly homeless persons</w:t>
            </w:r>
          </w:p>
        </w:tc>
        <w:tc>
          <w:tcPr>
            <w:tcW w:w="1620" w:type="dxa"/>
          </w:tcPr>
          <w:p w14:paraId="4FE8FAEE" w14:textId="410F2E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C9C9BDD"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94ADC06" w14:textId="216E98E8" w:rsidR="00FD441C" w:rsidRPr="00845520" w:rsidRDefault="00FD441C" w:rsidP="00FD441C">
            <w:pPr>
              <w:spacing w:before="0" w:after="0" w:line="240" w:lineRule="auto"/>
              <w:jc w:val="right"/>
              <w:rPr>
                <w:rFonts w:ascii="Calibri" w:hAnsi="Calibri" w:cs="Calibri"/>
                <w:color w:val="000000"/>
              </w:rPr>
            </w:pPr>
            <w:r w:rsidRPr="005C0B71">
              <w:t>134</w:t>
            </w:r>
          </w:p>
        </w:tc>
        <w:tc>
          <w:tcPr>
            <w:tcW w:w="7110" w:type="dxa"/>
            <w:noWrap/>
          </w:tcPr>
          <w:p w14:paraId="67E78DD2" w14:textId="2AECC7D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Deceased</w:t>
            </w:r>
          </w:p>
        </w:tc>
        <w:tc>
          <w:tcPr>
            <w:tcW w:w="1620" w:type="dxa"/>
          </w:tcPr>
          <w:p w14:paraId="3938A19B" w14:textId="7E65F9E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507CF7F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33E633D" w14:textId="00891B76" w:rsidR="005E0188" w:rsidRPr="005C0B71" w:rsidRDefault="005E0188" w:rsidP="005E0188">
            <w:pPr>
              <w:spacing w:before="0" w:after="0" w:line="240" w:lineRule="auto"/>
              <w:jc w:val="right"/>
            </w:pPr>
            <w:r>
              <w:t>135</w:t>
            </w:r>
          </w:p>
        </w:tc>
        <w:tc>
          <w:tcPr>
            <w:tcW w:w="7110" w:type="dxa"/>
            <w:noWrap/>
          </w:tcPr>
          <w:p w14:paraId="7B71FBE4" w14:textId="18944FA1" w:rsidR="005E0188" w:rsidRPr="005C0B71"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pPr>
            <w:r w:rsidRPr="00C139F8">
              <w:t>Average days to return after exit to destination not provided by client</w:t>
            </w:r>
          </w:p>
        </w:tc>
        <w:tc>
          <w:tcPr>
            <w:tcW w:w="1620" w:type="dxa"/>
          </w:tcPr>
          <w:p w14:paraId="5ED946C6" w14:textId="1AF0C3DB" w:rsidR="005E0188" w:rsidRPr="00A96782"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3FB7D7C3"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A482E8" w14:textId="5446566A" w:rsidR="005E0188" w:rsidRPr="00845520" w:rsidRDefault="005E0188" w:rsidP="005E0188">
            <w:pPr>
              <w:spacing w:before="0" w:after="0" w:line="240" w:lineRule="auto"/>
              <w:jc w:val="right"/>
              <w:rPr>
                <w:rFonts w:ascii="Calibri" w:hAnsi="Calibri" w:cs="Calibri"/>
                <w:color w:val="000000"/>
              </w:rPr>
            </w:pPr>
            <w:r w:rsidRPr="005C0B71">
              <w:t>13</w:t>
            </w:r>
            <w:r>
              <w:t>6</w:t>
            </w:r>
          </w:p>
        </w:tc>
        <w:tc>
          <w:tcPr>
            <w:tcW w:w="7110" w:type="dxa"/>
            <w:noWrap/>
          </w:tcPr>
          <w:p w14:paraId="4F3EE755" w14:textId="0CBF883E"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C139F8">
              <w:t>Average days to return after exit with missing/invalid destination</w:t>
            </w:r>
          </w:p>
        </w:tc>
        <w:tc>
          <w:tcPr>
            <w:tcW w:w="1620" w:type="dxa"/>
          </w:tcPr>
          <w:p w14:paraId="3B3D74D5" w14:textId="29308BE0"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4"/>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1862" w:name="_Toc78368788"/>
      <w:bookmarkStart w:id="1863" w:name="_Toc175057124"/>
      <w:r>
        <w:lastRenderedPageBreak/>
        <w:t>Populations for Average Days from LSAHousehold and LSAExit</w:t>
      </w:r>
      <w:bookmarkEnd w:id="1862"/>
      <w:bookmarkEnd w:id="1863"/>
    </w:p>
    <w:p w14:paraId="11678950" w14:textId="3728C31F" w:rsidR="006F0577" w:rsidDel="009F1DC6" w:rsidRDefault="006F0577" w:rsidP="006F0577">
      <w:pPr>
        <w:pStyle w:val="Heading3"/>
      </w:pPr>
      <w:r w:rsidDel="009F1DC6">
        <w:t xml:space="preserve">Populations </w:t>
      </w:r>
    </w:p>
    <w:p w14:paraId="4C0B79E2" w14:textId="6A7FF8CA" w:rsidR="006F0577" w:rsidRPr="00845520" w:rsidDel="009F1DC6" w:rsidRDefault="006F0577" w:rsidP="006F0577">
      <w:pPr>
        <w:rPr>
          <w:szCs w:val="20"/>
        </w:rPr>
      </w:pPr>
      <w:r w:rsidRPr="00324164" w:rsidDel="009F1DC6">
        <w:rPr>
          <w:szCs w:val="20"/>
        </w:rPr>
        <w:t>All LSAHousehold and LSA</w:t>
      </w:r>
      <w:r w:rsidRPr="00845520" w:rsidDel="009F1DC6">
        <w:rPr>
          <w:szCs w:val="20"/>
        </w:rPr>
        <w:t>Exit report rows must be generated for the nine populations shown</w:t>
      </w:r>
      <w:r w:rsidR="00C17A80" w:rsidDel="009F1DC6">
        <w:rPr>
          <w:szCs w:val="20"/>
        </w:rPr>
        <w:t xml:space="preserve"> in the table</w:t>
      </w:r>
      <w:r w:rsidRPr="00845520" w:rsidDel="009F1DC6">
        <w:rPr>
          <w:szCs w:val="20"/>
        </w:rPr>
        <w:t xml:space="preserve"> below.</w:t>
      </w:r>
    </w:p>
    <w:p w14:paraId="6F4FB94D" w14:textId="20393573"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Homeless (rows 1-9) – Section 8.</w:t>
      </w:r>
      <w:r w:rsidR="00687640" w:rsidDel="009F1DC6">
        <w:rPr>
          <w:szCs w:val="20"/>
        </w:rPr>
        <w:t>4</w:t>
      </w:r>
    </w:p>
    <w:p w14:paraId="6084B5E2" w14:textId="217BD02F"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Homeless by System Path (rows 1-9) – Section 8.</w:t>
      </w:r>
      <w:r w:rsidR="00687640" w:rsidDel="009F1DC6">
        <w:rPr>
          <w:szCs w:val="20"/>
        </w:rPr>
        <w:t>5</w:t>
      </w:r>
    </w:p>
    <w:p w14:paraId="5E428321" w14:textId="6615503D"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Cumulative Length of Time Housed in PSH (rows 10 and 11) – Section 8.</w:t>
      </w:r>
      <w:r w:rsidR="00687640" w:rsidDel="009F1DC6">
        <w:rPr>
          <w:szCs w:val="20"/>
        </w:rPr>
        <w:t>6</w:t>
      </w:r>
    </w:p>
    <w:p w14:paraId="38AD75A3" w14:textId="14AB621E"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in RRH Projects (rows 12-16) – Section 8.</w:t>
      </w:r>
      <w:r w:rsidR="00687640" w:rsidDel="009F1DC6">
        <w:rPr>
          <w:szCs w:val="20"/>
        </w:rPr>
        <w:t>7</w:t>
      </w:r>
    </w:p>
    <w:p w14:paraId="7186B039" w14:textId="704B8406"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Last Project Type (rows 18-22, 63</w:t>
      </w:r>
      <w:r w:rsidR="00C17A80" w:rsidDel="009F1DC6">
        <w:rPr>
          <w:szCs w:val="20"/>
        </w:rPr>
        <w:t>-66</w:t>
      </w:r>
      <w:r w:rsidRPr="00845520" w:rsidDel="009F1DC6">
        <w:rPr>
          <w:szCs w:val="20"/>
        </w:rPr>
        <w:t>)</w:t>
      </w:r>
      <w:r w:rsidR="00687640" w:rsidDel="009F1DC6">
        <w:rPr>
          <w:szCs w:val="20"/>
        </w:rPr>
        <w:t xml:space="preserve"> – Section 8.8</w:t>
      </w:r>
    </w:p>
    <w:p w14:paraId="57237BE2" w14:textId="7795A4BF"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Population (row 23)</w:t>
      </w:r>
      <w:r w:rsidR="00687640" w:rsidDel="009F1DC6">
        <w:rPr>
          <w:szCs w:val="20"/>
        </w:rPr>
        <w:t xml:space="preserve"> – Section 8.9</w:t>
      </w:r>
    </w:p>
    <w:p w14:paraId="07546CA4" w14:textId="2BCC74F5"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System Path (rows 24-36)</w:t>
      </w:r>
      <w:r w:rsidR="00687640" w:rsidDel="009F1DC6">
        <w:rPr>
          <w:szCs w:val="20"/>
        </w:rPr>
        <w:t xml:space="preserve"> – Section 8.10</w:t>
      </w:r>
    </w:p>
    <w:p w14:paraId="4CD87365" w14:textId="57617954"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 xml:space="preserve">Time to Return by Exit Destination (rows </w:t>
      </w:r>
      <w:r w:rsidR="00C17A80" w:rsidDel="009F1DC6">
        <w:rPr>
          <w:szCs w:val="20"/>
        </w:rPr>
        <w:t>101-136</w:t>
      </w:r>
      <w:r w:rsidRPr="00845520" w:rsidDel="009F1DC6">
        <w:rPr>
          <w:szCs w:val="20"/>
        </w:rPr>
        <w:t>)</w:t>
      </w:r>
      <w:r w:rsidR="00687640" w:rsidDel="009F1DC6">
        <w:rPr>
          <w:szCs w:val="20"/>
        </w:rPr>
        <w:t xml:space="preserve"> – Section 8.11</w:t>
      </w:r>
    </w:p>
    <w:p w14:paraId="26CFBCCA" w14:textId="131AFA2E" w:rsidR="006F0577" w:rsidRPr="00845520" w:rsidDel="009F1DC6" w:rsidRDefault="006F0577" w:rsidP="006F0577">
      <w:pPr>
        <w:rPr>
          <w:szCs w:val="20"/>
        </w:rPr>
      </w:pPr>
      <w:r w:rsidRPr="00845520" w:rsidDel="009F1DC6">
        <w:rPr>
          <w:szCs w:val="20"/>
        </w:rPr>
        <w:t xml:space="preserve">The </w:t>
      </w:r>
      <w:r w:rsidRPr="00845520" w:rsidDel="009F1DC6">
        <w:rPr>
          <w:b/>
          <w:bCs/>
          <w:szCs w:val="20"/>
        </w:rPr>
        <w:t>HHType</w:t>
      </w:r>
      <w:r w:rsidRPr="00845520" w:rsidDel="009F1DC6">
        <w:rPr>
          <w:szCs w:val="20"/>
        </w:rPr>
        <w:t xml:space="preserve"> column indicates the household types for which the population is relevant.</w:t>
      </w:r>
    </w:p>
    <w:p w14:paraId="0A8A55B9" w14:textId="78B7FF7E"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Zero (0) represents a count of all records that meet the criteria, regardless of household type.</w:t>
      </w:r>
    </w:p>
    <w:p w14:paraId="7807407E" w14:textId="48C848D4"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 xml:space="preserve">The value for </w:t>
      </w:r>
      <w:r w:rsidRPr="00845520" w:rsidDel="009F1DC6">
        <w:rPr>
          <w:b/>
          <w:bCs/>
          <w:szCs w:val="20"/>
        </w:rPr>
        <w:t>HHType</w:t>
      </w:r>
      <w:r w:rsidRPr="00845520" w:rsidDel="009F1DC6">
        <w:rPr>
          <w:szCs w:val="20"/>
        </w:rPr>
        <w:t xml:space="preserve"> in LSACalculated should use the values shown below, based on tlsa_Household.</w:t>
      </w:r>
      <w:r w:rsidRPr="00845520" w:rsidDel="009F1DC6">
        <w:rPr>
          <w:b/>
          <w:bCs/>
          <w:szCs w:val="20"/>
        </w:rPr>
        <w:t>HHType</w:t>
      </w:r>
      <w:r w:rsidRPr="00845520" w:rsidDel="009F1DC6">
        <w:rPr>
          <w:szCs w:val="20"/>
        </w:rPr>
        <w:t>.</w:t>
      </w:r>
    </w:p>
    <w:p w14:paraId="49421B02" w14:textId="3D61CD1D" w:rsidR="006F0577" w:rsidRPr="00845520" w:rsidDel="009F1DC6" w:rsidRDefault="006F0577" w:rsidP="006F0577">
      <w:pPr>
        <w:rPr>
          <w:szCs w:val="20"/>
        </w:rPr>
      </w:pPr>
      <w:r w:rsidRPr="00845520" w:rsidDel="009F1DC6">
        <w:rPr>
          <w:szCs w:val="20"/>
        </w:rPr>
        <w:t xml:space="preserve">When a report row is required in LSACalculated for any given population, values should be produced for all household types listed in the </w:t>
      </w:r>
      <w:r w:rsidRPr="00845520" w:rsidDel="009F1DC6">
        <w:rPr>
          <w:b/>
          <w:bCs/>
          <w:szCs w:val="20"/>
        </w:rPr>
        <w:t>HHType</w:t>
      </w:r>
      <w:r w:rsidRPr="00845520" w:rsidDel="009F1DC6">
        <w:rPr>
          <w:szCs w:val="20"/>
        </w:rPr>
        <w:t xml:space="preserve"> column for the population</w:t>
      </w:r>
      <w:r w:rsidRPr="00845520" w:rsidDel="009F1DC6">
        <w:rPr>
          <w:rFonts w:cstheme="minorHAnsi"/>
          <w:szCs w:val="20"/>
        </w:rPr>
        <w:t xml:space="preserve"> that occur in LSAHousehold or LSAExit.</w:t>
      </w:r>
    </w:p>
    <w:tbl>
      <w:tblPr>
        <w:tblStyle w:val="Style11"/>
        <w:tblW w:w="13220" w:type="dxa"/>
        <w:tblLook w:val="04A0" w:firstRow="1" w:lastRow="0" w:firstColumn="1" w:lastColumn="0" w:noHBand="0" w:noVBand="1"/>
      </w:tblPr>
      <w:tblGrid>
        <w:gridCol w:w="960"/>
        <w:gridCol w:w="7045"/>
        <w:gridCol w:w="1170"/>
        <w:gridCol w:w="4045"/>
      </w:tblGrid>
      <w:tr w:rsidR="006F0577" w:rsidRPr="00845520" w:rsidDel="009F1DC6" w14:paraId="129061E4" w14:textId="0DDB03CB"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5822A573" w:rsidR="006F0577" w:rsidRPr="00845520" w:rsidDel="009F1DC6" w:rsidRDefault="006F0577" w:rsidP="0030339F">
            <w:pPr>
              <w:spacing w:before="0" w:after="0" w:line="240" w:lineRule="auto"/>
              <w:jc w:val="right"/>
              <w:rPr>
                <w:rFonts w:ascii="Calibri" w:hAnsi="Calibri" w:cs="Calibri"/>
                <w:color w:val="000000"/>
              </w:rPr>
            </w:pPr>
            <w:bookmarkStart w:id="1864" w:name="_Hlk78349498"/>
            <w:r w:rsidRPr="00845520" w:rsidDel="009F1DC6">
              <w:rPr>
                <w:rFonts w:ascii="Calibri" w:hAnsi="Calibri" w:cs="Calibri"/>
                <w:color w:val="000000"/>
              </w:rPr>
              <w:t>ID</w:t>
            </w:r>
          </w:p>
        </w:tc>
        <w:tc>
          <w:tcPr>
            <w:tcW w:w="7045" w:type="dxa"/>
            <w:noWrap/>
            <w:hideMark/>
          </w:tcPr>
          <w:p w14:paraId="59CE1412" w14:textId="4FD29A7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Population</w:t>
            </w:r>
          </w:p>
        </w:tc>
        <w:tc>
          <w:tcPr>
            <w:tcW w:w="1170" w:type="dxa"/>
          </w:tcPr>
          <w:p w14:paraId="51E4E668" w14:textId="7779E9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HHType</w:t>
            </w:r>
          </w:p>
        </w:tc>
        <w:tc>
          <w:tcPr>
            <w:tcW w:w="4045" w:type="dxa"/>
          </w:tcPr>
          <w:p w14:paraId="556804E3" w14:textId="1371BF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Criteria</w:t>
            </w:r>
          </w:p>
        </w:tc>
      </w:tr>
      <w:tr w:rsidR="006F0577" w:rsidRPr="00845520" w:rsidDel="009F1DC6" w14:paraId="1B83CBC2" w14:textId="47E6C573"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2D91D0E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0</w:t>
            </w:r>
          </w:p>
        </w:tc>
        <w:tc>
          <w:tcPr>
            <w:tcW w:w="7045" w:type="dxa"/>
            <w:noWrap/>
          </w:tcPr>
          <w:p w14:paraId="7D50CB5F" w14:textId="06884F70"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All</w:t>
            </w:r>
          </w:p>
        </w:tc>
        <w:tc>
          <w:tcPr>
            <w:tcW w:w="1170" w:type="dxa"/>
            <w:vAlign w:val="bottom"/>
          </w:tcPr>
          <w:p w14:paraId="1F96F14D" w14:textId="07458A0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0,1,2,3,99</w:t>
            </w:r>
          </w:p>
        </w:tc>
        <w:tc>
          <w:tcPr>
            <w:tcW w:w="4045" w:type="dxa"/>
          </w:tcPr>
          <w:p w14:paraId="7CB3DF20" w14:textId="2839AE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All </w:t>
            </w:r>
          </w:p>
        </w:tc>
      </w:tr>
      <w:tr w:rsidR="006F0577" w:rsidRPr="00845520" w:rsidDel="009F1DC6" w14:paraId="7F3F16D7" w14:textId="67E68DFE"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3B982426"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10</w:t>
            </w:r>
          </w:p>
        </w:tc>
        <w:tc>
          <w:tcPr>
            <w:tcW w:w="7045" w:type="dxa"/>
            <w:noWrap/>
            <w:hideMark/>
          </w:tcPr>
          <w:p w14:paraId="0AEF3F8E" w14:textId="281F6A8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18-21</w:t>
            </w:r>
          </w:p>
        </w:tc>
        <w:tc>
          <w:tcPr>
            <w:tcW w:w="1170" w:type="dxa"/>
            <w:vAlign w:val="bottom"/>
          </w:tcPr>
          <w:p w14:paraId="1765E136" w14:textId="44EF9606"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1</w:t>
            </w:r>
          </w:p>
        </w:tc>
        <w:tc>
          <w:tcPr>
            <w:tcW w:w="4045" w:type="dxa"/>
          </w:tcPr>
          <w:p w14:paraId="3A7D980E" w14:textId="680D78F7"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 xml:space="preserve">HHAdultAge = 18 </w:t>
            </w:r>
          </w:p>
        </w:tc>
      </w:tr>
      <w:tr w:rsidR="006F0577" w:rsidRPr="00845520" w:rsidDel="009F1DC6" w14:paraId="23FD53E5" w14:textId="5722C1EC"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0E2C7ED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11</w:t>
            </w:r>
          </w:p>
        </w:tc>
        <w:tc>
          <w:tcPr>
            <w:tcW w:w="7045" w:type="dxa"/>
            <w:noWrap/>
            <w:hideMark/>
          </w:tcPr>
          <w:p w14:paraId="173A5F69" w14:textId="48DA4B2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22-24</w:t>
            </w:r>
          </w:p>
        </w:tc>
        <w:tc>
          <w:tcPr>
            <w:tcW w:w="1170" w:type="dxa"/>
            <w:vAlign w:val="bottom"/>
          </w:tcPr>
          <w:p w14:paraId="356B03A1" w14:textId="3A21D5DB"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65771213" w14:textId="146739D8"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rPr>
              <w:t xml:space="preserve">HHAdultAge </w:t>
            </w:r>
            <w:r w:rsidRPr="00324164" w:rsidDel="009F1DC6">
              <w:rPr>
                <w:rFonts w:ascii="Calibri" w:hAnsi="Calibri" w:cs="Calibri"/>
                <w:color w:val="000000"/>
              </w:rPr>
              <w:t xml:space="preserve">= 24 </w:t>
            </w:r>
          </w:p>
        </w:tc>
      </w:tr>
      <w:tr w:rsidR="006F0577" w:rsidRPr="00845520" w:rsidDel="009F1DC6" w14:paraId="11FB7AFF" w14:textId="3DADFEBC"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3923B435"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12</w:t>
            </w:r>
          </w:p>
        </w:tc>
        <w:tc>
          <w:tcPr>
            <w:tcW w:w="7045" w:type="dxa"/>
            <w:noWrap/>
            <w:hideMark/>
          </w:tcPr>
          <w:p w14:paraId="30415445" w14:textId="26ED2C18"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Parenting Youth 18-24</w:t>
            </w:r>
          </w:p>
        </w:tc>
        <w:tc>
          <w:tcPr>
            <w:tcW w:w="1170" w:type="dxa"/>
            <w:vAlign w:val="bottom"/>
          </w:tcPr>
          <w:p w14:paraId="554AA9F7" w14:textId="5E569A2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2</w:t>
            </w:r>
          </w:p>
        </w:tc>
        <w:tc>
          <w:tcPr>
            <w:tcW w:w="4045" w:type="dxa"/>
          </w:tcPr>
          <w:p w14:paraId="2C674CD6" w14:textId="3AA0962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HHParent</w:t>
            </w:r>
            <w:r w:rsidRPr="00324164" w:rsidDel="009F1DC6">
              <w:rPr>
                <w:rFonts w:ascii="Calibri" w:hAnsi="Calibri" w:cs="Calibri"/>
                <w:color w:val="000000"/>
              </w:rPr>
              <w:t xml:space="preserve"> = 1 and </w:t>
            </w:r>
            <w:r w:rsidRPr="00845520" w:rsidDel="009F1DC6">
              <w:rPr>
                <w:rFonts w:ascii="Calibri" w:hAnsi="Calibri" w:cs="Calibri"/>
                <w:b/>
                <w:bCs/>
                <w:color w:val="000000"/>
              </w:rPr>
              <w:t xml:space="preserve">HHAdultAge </w:t>
            </w:r>
            <w:r w:rsidRPr="00845520" w:rsidDel="009F1DC6">
              <w:rPr>
                <w:rFonts w:ascii="Calibri" w:hAnsi="Calibri" w:cs="Calibri"/>
                <w:color w:val="000000"/>
              </w:rPr>
              <w:t>in (18,24)</w:t>
            </w:r>
          </w:p>
        </w:tc>
      </w:tr>
      <w:tr w:rsidR="006F0577" w:rsidRPr="00845520" w:rsidDel="009F1DC6" w14:paraId="223A678F" w14:textId="71E6E1C1"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39DF0C8"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13</w:t>
            </w:r>
          </w:p>
        </w:tc>
        <w:tc>
          <w:tcPr>
            <w:tcW w:w="7045" w:type="dxa"/>
            <w:noWrap/>
            <w:hideMark/>
          </w:tcPr>
          <w:p w14:paraId="5A60843B" w14:textId="49BA69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Veteran</w:t>
            </w:r>
          </w:p>
        </w:tc>
        <w:tc>
          <w:tcPr>
            <w:tcW w:w="1170" w:type="dxa"/>
            <w:vAlign w:val="bottom"/>
          </w:tcPr>
          <w:p w14:paraId="43BDA785" w14:textId="2732B29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w:t>
            </w:r>
            <w:r w:rsidR="00407CCE" w:rsidDel="009F1DC6">
              <w:rPr>
                <w:rFonts w:ascii="Calibri" w:hAnsi="Calibri" w:cs="Calibri"/>
                <w:color w:val="000000"/>
              </w:rPr>
              <w:t>,99</w:t>
            </w:r>
          </w:p>
        </w:tc>
        <w:tc>
          <w:tcPr>
            <w:tcW w:w="4045" w:type="dxa"/>
          </w:tcPr>
          <w:p w14:paraId="5DD07C38" w14:textId="6204EC3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HHVet = 1</w:t>
            </w:r>
          </w:p>
        </w:tc>
      </w:tr>
      <w:tr w:rsidR="006F0577" w:rsidRPr="00845520" w:rsidDel="009F1DC6" w14:paraId="135599EB" w14:textId="031ABA2D"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149D66B"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14</w:t>
            </w:r>
          </w:p>
        </w:tc>
        <w:tc>
          <w:tcPr>
            <w:tcW w:w="7045" w:type="dxa"/>
            <w:noWrap/>
            <w:hideMark/>
          </w:tcPr>
          <w:p w14:paraId="5E40A3EA" w14:textId="611D35E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Non-Veteran 25+</w:t>
            </w:r>
          </w:p>
        </w:tc>
        <w:tc>
          <w:tcPr>
            <w:tcW w:w="1170" w:type="dxa"/>
            <w:vAlign w:val="bottom"/>
          </w:tcPr>
          <w:p w14:paraId="70DD3600" w14:textId="0532C84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716D90B6" w14:textId="2D71D59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rPr>
              <w:t>HHVet</w:t>
            </w:r>
            <w:r w:rsidRPr="00324164" w:rsidDel="009F1DC6">
              <w:rPr>
                <w:rFonts w:ascii="Calibri" w:hAnsi="Calibri" w:cs="Calibri"/>
                <w:color w:val="000000"/>
              </w:rPr>
              <w:t xml:space="preserve"> = 0 and </w:t>
            </w:r>
            <w:r w:rsidRPr="00845520" w:rsidDel="009F1DC6">
              <w:rPr>
                <w:rFonts w:ascii="Calibri" w:hAnsi="Calibri" w:cs="Calibri"/>
                <w:b/>
                <w:bCs/>
                <w:color w:val="000000"/>
              </w:rPr>
              <w:t xml:space="preserve">HHAdultAge </w:t>
            </w:r>
            <w:r w:rsidRPr="00845520" w:rsidDel="009F1DC6">
              <w:rPr>
                <w:rFonts w:ascii="Calibri" w:hAnsi="Calibri" w:cs="Calibri"/>
                <w:color w:val="000000"/>
              </w:rPr>
              <w:t>in (25,55)</w:t>
            </w:r>
          </w:p>
        </w:tc>
      </w:tr>
      <w:tr w:rsidR="006F0577" w:rsidRPr="00845520" w:rsidDel="009F1DC6" w14:paraId="3585B9CC" w14:textId="190F4C95"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44E62C1D"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15</w:t>
            </w:r>
          </w:p>
        </w:tc>
        <w:tc>
          <w:tcPr>
            <w:tcW w:w="7045" w:type="dxa"/>
            <w:noWrap/>
            <w:hideMark/>
          </w:tcPr>
          <w:p w14:paraId="2266D7E2" w14:textId="56770784"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Chronically Homeless </w:t>
            </w:r>
          </w:p>
        </w:tc>
        <w:tc>
          <w:tcPr>
            <w:tcW w:w="1170" w:type="dxa"/>
            <w:vAlign w:val="bottom"/>
          </w:tcPr>
          <w:p w14:paraId="5E74AED3" w14:textId="4AD5F60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D63B78F" w14:textId="719C6D05"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HHChronic</w:t>
            </w:r>
            <w:r w:rsidRPr="00324164" w:rsidDel="009F1DC6">
              <w:rPr>
                <w:rFonts w:ascii="Calibri" w:hAnsi="Calibri" w:cs="Calibri"/>
                <w:color w:val="000000"/>
              </w:rPr>
              <w:t xml:space="preserve"> = 1</w:t>
            </w:r>
          </w:p>
        </w:tc>
      </w:tr>
      <w:tr w:rsidR="006F0577" w:rsidRPr="00845520" w:rsidDel="009F1DC6" w14:paraId="649A453D" w14:textId="5BF6A258"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59AF58D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16</w:t>
            </w:r>
          </w:p>
        </w:tc>
        <w:tc>
          <w:tcPr>
            <w:tcW w:w="7045" w:type="dxa"/>
            <w:noWrap/>
            <w:hideMark/>
          </w:tcPr>
          <w:p w14:paraId="325DFC99" w14:textId="14CDA7BB"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Long-Term Homeless</w:t>
            </w:r>
          </w:p>
        </w:tc>
        <w:tc>
          <w:tcPr>
            <w:tcW w:w="1170" w:type="dxa"/>
            <w:vAlign w:val="bottom"/>
          </w:tcPr>
          <w:p w14:paraId="5AB04136" w14:textId="4B317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6C2A755" w14:textId="13451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b/>
                <w:bCs/>
                <w:color w:val="000000"/>
              </w:rPr>
              <w:t>HHChronic</w:t>
            </w:r>
            <w:r w:rsidRPr="00845520" w:rsidDel="009F1DC6">
              <w:rPr>
                <w:rFonts w:ascii="Calibri" w:hAnsi="Calibri" w:cs="Calibri"/>
                <w:color w:val="000000"/>
              </w:rPr>
              <w:t xml:space="preserve"> in (1,2)</w:t>
            </w:r>
          </w:p>
        </w:tc>
      </w:tr>
      <w:tr w:rsidR="006F0577" w:rsidRPr="00845520" w:rsidDel="009F1DC6" w14:paraId="764434F3" w14:textId="14B2DC39"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867572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17</w:t>
            </w:r>
          </w:p>
        </w:tc>
        <w:tc>
          <w:tcPr>
            <w:tcW w:w="7045" w:type="dxa"/>
            <w:noWrap/>
            <w:hideMark/>
          </w:tcPr>
          <w:p w14:paraId="14AC6F35" w14:textId="44FAE0F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Annual Inflow Homeless</w:t>
            </w:r>
          </w:p>
        </w:tc>
        <w:tc>
          <w:tcPr>
            <w:tcW w:w="1170" w:type="dxa"/>
            <w:vAlign w:val="bottom"/>
          </w:tcPr>
          <w:p w14:paraId="3632FDBA" w14:textId="1290BC8C"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5D3C8842" w14:textId="26FEB6AD"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b/>
                <w:bCs/>
                <w:color w:val="000000"/>
              </w:rPr>
              <w:t>HHChronic</w:t>
            </w:r>
            <w:r w:rsidRPr="00845520" w:rsidDel="009F1DC6">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070B9339" w:rsidR="006F0577" w:rsidRPr="00845520" w:rsidRDefault="006F0577" w:rsidP="006F0577">
      <w:pPr>
        <w:rPr>
          <w:szCs w:val="20"/>
        </w:rPr>
      </w:pPr>
      <w:r w:rsidRPr="00324164">
        <w:rPr>
          <w:szCs w:val="20"/>
        </w:rPr>
        <w:t xml:space="preserve">Reporting by subpopulation is limited to </w:t>
      </w:r>
      <w:r w:rsidRPr="00845520">
        <w:rPr>
          <w:szCs w:val="20"/>
        </w:rPr>
        <w:t>the following LSAExit and LSAHousehold rows:</w:t>
      </w:r>
    </w:p>
    <w:p w14:paraId="748789A3" w14:textId="603EE98B" w:rsidR="006F0577" w:rsidRPr="00845520" w:rsidRDefault="006F0577" w:rsidP="00777E3F">
      <w:pPr>
        <w:pStyle w:val="ListParagraph"/>
        <w:numPr>
          <w:ilvl w:val="0"/>
          <w:numId w:val="72"/>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777E3F">
      <w:pPr>
        <w:pStyle w:val="ListParagraph"/>
        <w:numPr>
          <w:ilvl w:val="0"/>
          <w:numId w:val="72"/>
        </w:numPr>
        <w:rPr>
          <w:szCs w:val="20"/>
        </w:rPr>
      </w:pPr>
      <w:r w:rsidRPr="00845520">
        <w:rPr>
          <w:szCs w:val="20"/>
        </w:rPr>
        <w:lastRenderedPageBreak/>
        <w:t>Time to Return by Population (row 23) – Section 8.9</w:t>
      </w:r>
    </w:p>
    <w:p w14:paraId="4BF73EAB" w14:textId="426A920C" w:rsidR="006F0577" w:rsidRPr="00845520" w:rsidRDefault="006F0577" w:rsidP="006F0577">
      <w:pPr>
        <w:rPr>
          <w:szCs w:val="20"/>
        </w:rPr>
      </w:pPr>
      <w:r w:rsidRPr="00845520">
        <w:rPr>
          <w:szCs w:val="20"/>
        </w:rPr>
        <w:t xml:space="preserve">Those rows are required for each subpopulation in combination with each of the parent populations in the </w:t>
      </w:r>
      <w:r w:rsidR="00C17A80" w:rsidRPr="00845520">
        <w:rPr>
          <w:szCs w:val="20"/>
        </w:rPr>
        <w:t>far-right</w:t>
      </w:r>
      <w:r w:rsidRPr="00845520">
        <w:rPr>
          <w:szCs w:val="20"/>
        </w:rPr>
        <w:t xml:space="preserve"> column below</w:t>
      </w:r>
      <w:r w:rsidR="009B4418">
        <w:rPr>
          <w:szCs w:val="20"/>
        </w:rPr>
        <w:t xml:space="preserve">.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009B4418">
        <w:rPr>
          <w:szCs w:val="20"/>
        </w:rPr>
        <w:t xml:space="preserve">. </w:t>
      </w:r>
    </w:p>
    <w:p w14:paraId="672C08BA" w14:textId="6646A83F" w:rsidR="006F0577" w:rsidRPr="00845520" w:rsidRDefault="006F0577" w:rsidP="006F0577">
      <w:pPr>
        <w:rPr>
          <w:szCs w:val="20"/>
        </w:rPr>
      </w:pPr>
      <w:r w:rsidRPr="00845520">
        <w:rPr>
          <w:szCs w:val="20"/>
        </w:rPr>
        <w:t>When the parent population is ‘All’ (0), the ID listed below is used</w:t>
      </w:r>
      <w:r w:rsidR="009B4418">
        <w:rPr>
          <w:szCs w:val="20"/>
        </w:rPr>
        <w:t xml:space="preserve">. </w:t>
      </w:r>
      <w:r w:rsidRPr="00845520">
        <w:rPr>
          <w:szCs w:val="20"/>
        </w:rPr>
        <w:t>In combination with other parent populations, the subpopulation ID is a four digit number – the two digits on the left identify the parent population and the two on the right identify the subpopulation</w:t>
      </w:r>
      <w:r w:rsidR="009B4418">
        <w:rPr>
          <w:szCs w:val="20"/>
        </w:rPr>
        <w:t xml:space="preserve">. </w:t>
      </w:r>
      <w:r w:rsidRPr="00845520">
        <w:rPr>
          <w:szCs w:val="20"/>
        </w:rPr>
        <w:t>For example, the subpopulation of Chronically Homeless Households (population 15) Fleeing DV (population 19) is identified as 1519</w:t>
      </w:r>
      <w:r w:rsidR="009B4418">
        <w:rPr>
          <w:szCs w:val="20"/>
        </w:rPr>
        <w:t xml:space="preserve">. </w:t>
      </w:r>
    </w:p>
    <w:tbl>
      <w:tblPr>
        <w:tblStyle w:val="Style11"/>
        <w:tblW w:w="13220" w:type="dxa"/>
        <w:tblLook w:val="04A0" w:firstRow="1" w:lastRow="0" w:firstColumn="1" w:lastColumn="0" w:noHBand="0" w:noVBand="1"/>
      </w:tblPr>
      <w:tblGrid>
        <w:gridCol w:w="622"/>
        <w:gridCol w:w="6933"/>
        <w:gridCol w:w="2340"/>
        <w:gridCol w:w="2117"/>
        <w:gridCol w:w="1208"/>
      </w:tblGrid>
      <w:tr w:rsidR="00AC1D94" w:rsidRPr="00845520" w14:paraId="12291A71" w14:textId="77777777" w:rsidTr="001B38F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bookmarkEnd w:id="1864"/>
          <w:p w14:paraId="2D3CFF68" w14:textId="77777777" w:rsidR="002702EF" w:rsidRPr="00AC1D94" w:rsidRDefault="002702EF">
            <w:pPr>
              <w:spacing w:before="0" w:after="0" w:line="240" w:lineRule="auto"/>
              <w:jc w:val="right"/>
              <w:rPr>
                <w:rFonts w:cstheme="minorHAnsi"/>
                <w:color w:val="000000"/>
              </w:rPr>
            </w:pPr>
            <w:r w:rsidRPr="00AC1D94">
              <w:rPr>
                <w:rFonts w:cstheme="minorHAnsi"/>
                <w:color w:val="000000"/>
              </w:rPr>
              <w:t>ID</w:t>
            </w:r>
          </w:p>
        </w:tc>
        <w:tc>
          <w:tcPr>
            <w:tcW w:w="6933" w:type="dxa"/>
            <w:noWrap/>
            <w:hideMark/>
          </w:tcPr>
          <w:p w14:paraId="181EFD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Population</w:t>
            </w:r>
          </w:p>
        </w:tc>
        <w:tc>
          <w:tcPr>
            <w:tcW w:w="2340" w:type="dxa"/>
          </w:tcPr>
          <w:p w14:paraId="77F56A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HHType(s)</w:t>
            </w:r>
          </w:p>
        </w:tc>
        <w:tc>
          <w:tcPr>
            <w:tcW w:w="2117" w:type="dxa"/>
          </w:tcPr>
          <w:p w14:paraId="1D0935A1"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Criteria</w:t>
            </w:r>
          </w:p>
        </w:tc>
        <w:tc>
          <w:tcPr>
            <w:tcW w:w="1208" w:type="dxa"/>
          </w:tcPr>
          <w:p w14:paraId="055B145E"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Parent Populations</w:t>
            </w:r>
          </w:p>
        </w:tc>
      </w:tr>
      <w:tr w:rsidR="00AC1D94" w:rsidRPr="00845520" w14:paraId="17E3B74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DE80EAE" w14:textId="77777777" w:rsidR="002702EF" w:rsidRPr="00AC1D94" w:rsidRDefault="002702EF">
            <w:pPr>
              <w:spacing w:before="0" w:after="0" w:line="240" w:lineRule="auto"/>
              <w:jc w:val="right"/>
              <w:rPr>
                <w:rFonts w:cstheme="minorHAnsi"/>
                <w:color w:val="000000"/>
              </w:rPr>
            </w:pPr>
            <w:r w:rsidRPr="00AC1D94">
              <w:rPr>
                <w:rFonts w:cstheme="minorHAnsi"/>
                <w:color w:val="000000"/>
              </w:rPr>
              <w:t>15</w:t>
            </w:r>
          </w:p>
        </w:tc>
        <w:tc>
          <w:tcPr>
            <w:tcW w:w="6933" w:type="dxa"/>
            <w:noWrap/>
          </w:tcPr>
          <w:p w14:paraId="5A881ACD"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 xml:space="preserve">Chronically Homeless </w:t>
            </w:r>
          </w:p>
        </w:tc>
        <w:tc>
          <w:tcPr>
            <w:tcW w:w="2340" w:type="dxa"/>
          </w:tcPr>
          <w:p w14:paraId="327912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9C3AA6B"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HHChronic</w:t>
            </w:r>
            <w:r w:rsidRPr="00AC1D94">
              <w:rPr>
                <w:rFonts w:cstheme="minorHAnsi"/>
                <w:color w:val="000000"/>
              </w:rPr>
              <w:t xml:space="preserve"> = 1</w:t>
            </w:r>
          </w:p>
        </w:tc>
        <w:tc>
          <w:tcPr>
            <w:tcW w:w="1208" w:type="dxa"/>
          </w:tcPr>
          <w:p w14:paraId="126DC32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10-14</w:t>
            </w:r>
          </w:p>
        </w:tc>
      </w:tr>
      <w:tr w:rsidR="00AC1D94" w:rsidRPr="00845520" w14:paraId="3E9F193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15FB2D62" w14:textId="77777777" w:rsidR="002702EF" w:rsidRPr="00AC1D94" w:rsidRDefault="002702EF">
            <w:pPr>
              <w:spacing w:before="0" w:after="0" w:line="240" w:lineRule="auto"/>
              <w:jc w:val="right"/>
              <w:rPr>
                <w:rFonts w:cstheme="minorHAnsi"/>
                <w:color w:val="000000"/>
              </w:rPr>
            </w:pPr>
            <w:r w:rsidRPr="00AC1D94">
              <w:rPr>
                <w:rFonts w:cstheme="minorHAnsi"/>
                <w:color w:val="000000"/>
              </w:rPr>
              <w:t>18</w:t>
            </w:r>
          </w:p>
        </w:tc>
        <w:tc>
          <w:tcPr>
            <w:tcW w:w="6933" w:type="dxa"/>
            <w:noWrap/>
            <w:hideMark/>
          </w:tcPr>
          <w:p w14:paraId="6008D57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Disabled Adult or HoH</w:t>
            </w:r>
          </w:p>
        </w:tc>
        <w:tc>
          <w:tcPr>
            <w:tcW w:w="2340" w:type="dxa"/>
          </w:tcPr>
          <w:p w14:paraId="4DF29118"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6DB5358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HHDisability</w:t>
            </w:r>
            <w:r w:rsidRPr="00AC1D94">
              <w:rPr>
                <w:rFonts w:cstheme="minorHAnsi"/>
                <w:color w:val="000000"/>
              </w:rPr>
              <w:t xml:space="preserve"> = 1</w:t>
            </w:r>
          </w:p>
        </w:tc>
        <w:tc>
          <w:tcPr>
            <w:tcW w:w="1208" w:type="dxa"/>
          </w:tcPr>
          <w:p w14:paraId="5BD2BCB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10-14</w:t>
            </w:r>
          </w:p>
        </w:tc>
      </w:tr>
      <w:tr w:rsidR="00AC1D94" w:rsidRPr="00845520" w14:paraId="69FF587A"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78963CAC" w14:textId="77777777" w:rsidR="002702EF" w:rsidRPr="00AC1D94" w:rsidRDefault="002702EF">
            <w:pPr>
              <w:spacing w:before="0" w:after="0" w:line="240" w:lineRule="auto"/>
              <w:jc w:val="right"/>
              <w:rPr>
                <w:rFonts w:cstheme="minorHAnsi"/>
                <w:color w:val="000000"/>
              </w:rPr>
            </w:pPr>
            <w:r w:rsidRPr="00AC1D94">
              <w:rPr>
                <w:rFonts w:cstheme="minorHAnsi"/>
                <w:color w:val="000000"/>
              </w:rPr>
              <w:t>19</w:t>
            </w:r>
          </w:p>
        </w:tc>
        <w:tc>
          <w:tcPr>
            <w:tcW w:w="6933" w:type="dxa"/>
            <w:noWrap/>
            <w:hideMark/>
          </w:tcPr>
          <w:p w14:paraId="36A28474"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Fleeing Domestic Violence</w:t>
            </w:r>
          </w:p>
        </w:tc>
        <w:tc>
          <w:tcPr>
            <w:tcW w:w="2340" w:type="dxa"/>
          </w:tcPr>
          <w:p w14:paraId="13C0144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4AD5F1B5"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HHFleeingDV</w:t>
            </w:r>
            <w:r w:rsidRPr="00AC1D94">
              <w:rPr>
                <w:rFonts w:cstheme="minorHAnsi"/>
                <w:color w:val="000000"/>
              </w:rPr>
              <w:t xml:space="preserve"> = 1</w:t>
            </w:r>
          </w:p>
        </w:tc>
        <w:tc>
          <w:tcPr>
            <w:tcW w:w="1208" w:type="dxa"/>
          </w:tcPr>
          <w:p w14:paraId="0CA67C68"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7914AC5F"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03F23117" w14:textId="77777777" w:rsidR="002702EF" w:rsidRPr="00AC1D94" w:rsidRDefault="002702EF">
            <w:pPr>
              <w:spacing w:before="0" w:after="0" w:line="240" w:lineRule="auto"/>
              <w:jc w:val="right"/>
              <w:rPr>
                <w:rFonts w:cstheme="minorHAnsi"/>
                <w:color w:val="000000"/>
              </w:rPr>
            </w:pPr>
            <w:r w:rsidRPr="00AC1D94">
              <w:rPr>
                <w:rFonts w:cstheme="minorHAnsi"/>
                <w:color w:val="000000"/>
              </w:rPr>
              <w:t>20</w:t>
            </w:r>
          </w:p>
        </w:tc>
        <w:tc>
          <w:tcPr>
            <w:tcW w:w="6933" w:type="dxa"/>
            <w:noWrap/>
            <w:hideMark/>
          </w:tcPr>
          <w:p w14:paraId="7D5200FD"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First Time Homeless</w:t>
            </w:r>
          </w:p>
        </w:tc>
        <w:tc>
          <w:tcPr>
            <w:tcW w:w="2340" w:type="dxa"/>
          </w:tcPr>
          <w:p w14:paraId="4DFCEE9C"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7B5AA485"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Stat = 1</w:t>
            </w:r>
          </w:p>
        </w:tc>
        <w:tc>
          <w:tcPr>
            <w:tcW w:w="1208" w:type="dxa"/>
          </w:tcPr>
          <w:p w14:paraId="5F6677F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0AE8DE3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925A576" w14:textId="77777777" w:rsidR="002702EF" w:rsidRPr="00AC1D94" w:rsidRDefault="002702EF">
            <w:pPr>
              <w:spacing w:before="0" w:after="0" w:line="240" w:lineRule="auto"/>
              <w:jc w:val="right"/>
              <w:rPr>
                <w:rFonts w:cstheme="minorHAnsi"/>
                <w:color w:val="000000"/>
              </w:rPr>
            </w:pPr>
            <w:r w:rsidRPr="00AC1D94">
              <w:rPr>
                <w:rFonts w:cstheme="minorHAnsi"/>
                <w:color w:val="000000"/>
              </w:rPr>
              <w:t>21</w:t>
            </w:r>
          </w:p>
        </w:tc>
        <w:tc>
          <w:tcPr>
            <w:tcW w:w="6933" w:type="dxa"/>
            <w:noWrap/>
            <w:hideMark/>
          </w:tcPr>
          <w:p w14:paraId="2449578A"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Returning After Exit to PH</w:t>
            </w:r>
          </w:p>
        </w:tc>
        <w:tc>
          <w:tcPr>
            <w:tcW w:w="2340" w:type="dxa"/>
          </w:tcPr>
          <w:p w14:paraId="2CB021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0,1,2,3,99</w:t>
            </w:r>
          </w:p>
        </w:tc>
        <w:tc>
          <w:tcPr>
            <w:tcW w:w="2117" w:type="dxa"/>
          </w:tcPr>
          <w:p w14:paraId="7BFE1ED7"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rPr>
              <w:t>Stat</w:t>
            </w:r>
            <w:r w:rsidRPr="00AC1D94">
              <w:rPr>
                <w:rFonts w:cstheme="minorHAnsi"/>
                <w:color w:val="000000"/>
              </w:rPr>
              <w:t xml:space="preserve"> = 2</w:t>
            </w:r>
          </w:p>
        </w:tc>
        <w:tc>
          <w:tcPr>
            <w:tcW w:w="1208" w:type="dxa"/>
          </w:tcPr>
          <w:p w14:paraId="5EF227AC"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 10-15</w:t>
            </w:r>
          </w:p>
        </w:tc>
      </w:tr>
      <w:tr w:rsidR="00AC1D94" w:rsidRPr="00845520" w14:paraId="504E7A4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2A1603C" w14:textId="77777777" w:rsidR="002702EF" w:rsidRPr="00AC1D94" w:rsidRDefault="002702EF">
            <w:pPr>
              <w:spacing w:before="0" w:after="0" w:line="240" w:lineRule="auto"/>
              <w:jc w:val="right"/>
              <w:rPr>
                <w:rFonts w:cstheme="minorHAnsi"/>
                <w:color w:val="000000"/>
              </w:rPr>
            </w:pPr>
            <w:r w:rsidRPr="00AC1D94">
              <w:rPr>
                <w:rFonts w:cstheme="minorHAnsi"/>
                <w:color w:val="000000"/>
              </w:rPr>
              <w:t>22</w:t>
            </w:r>
          </w:p>
        </w:tc>
        <w:tc>
          <w:tcPr>
            <w:tcW w:w="6933" w:type="dxa"/>
            <w:noWrap/>
            <w:hideMark/>
          </w:tcPr>
          <w:p w14:paraId="23F5B47E"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PSH Move-In during Report Period</w:t>
            </w:r>
          </w:p>
        </w:tc>
        <w:tc>
          <w:tcPr>
            <w:tcW w:w="2340" w:type="dxa"/>
          </w:tcPr>
          <w:p w14:paraId="2419FF5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1464B373"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PSHMoveIn</w:t>
            </w:r>
            <w:r w:rsidRPr="00AC1D94">
              <w:rPr>
                <w:rFonts w:cstheme="minorHAnsi"/>
                <w:color w:val="000000"/>
              </w:rPr>
              <w:t xml:space="preserve"> = 1</w:t>
            </w:r>
          </w:p>
        </w:tc>
        <w:tc>
          <w:tcPr>
            <w:tcW w:w="1208" w:type="dxa"/>
          </w:tcPr>
          <w:p w14:paraId="7645014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1B38FF" w:rsidRPr="00845520" w14:paraId="1726133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7A90362" w14:textId="30C39EF9" w:rsidR="001B38FF" w:rsidRPr="00AC1D94" w:rsidRDefault="001B38FF" w:rsidP="001B38FF">
            <w:pPr>
              <w:spacing w:before="0" w:after="0" w:line="240" w:lineRule="auto"/>
              <w:jc w:val="right"/>
              <w:rPr>
                <w:rFonts w:cstheme="minorHAnsi"/>
                <w:color w:val="000000"/>
              </w:rPr>
            </w:pPr>
            <w:r w:rsidRPr="00AC1D94">
              <w:rPr>
                <w:rFonts w:cstheme="minorHAnsi"/>
              </w:rPr>
              <w:t>23</w:t>
            </w:r>
          </w:p>
        </w:tc>
        <w:tc>
          <w:tcPr>
            <w:tcW w:w="6933" w:type="dxa"/>
            <w:noWrap/>
          </w:tcPr>
          <w:p w14:paraId="09F3A04B" w14:textId="5BB68A8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American Indian, Alaska Native, or Indigenous (only) HoH</w:t>
            </w:r>
          </w:p>
        </w:tc>
        <w:tc>
          <w:tcPr>
            <w:tcW w:w="2340" w:type="dxa"/>
          </w:tcPr>
          <w:p w14:paraId="625920FB" w14:textId="04ED2F3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0531ED2" w14:textId="1A3A1A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1</w:t>
            </w:r>
          </w:p>
        </w:tc>
        <w:tc>
          <w:tcPr>
            <w:tcW w:w="1208" w:type="dxa"/>
          </w:tcPr>
          <w:p w14:paraId="5FD20566" w14:textId="42294D7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72C1ED19"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9EF9358" w14:textId="458DE955" w:rsidR="001B38FF" w:rsidRPr="00AC1D94" w:rsidRDefault="001B38FF" w:rsidP="001B38FF">
            <w:pPr>
              <w:spacing w:before="0" w:after="0" w:line="240" w:lineRule="auto"/>
              <w:jc w:val="right"/>
              <w:rPr>
                <w:rFonts w:cstheme="minorHAnsi"/>
                <w:color w:val="000000"/>
              </w:rPr>
            </w:pPr>
            <w:r w:rsidRPr="00AC1D94">
              <w:rPr>
                <w:rFonts w:cstheme="minorHAnsi"/>
              </w:rPr>
              <w:t>24</w:t>
            </w:r>
          </w:p>
        </w:tc>
        <w:tc>
          <w:tcPr>
            <w:tcW w:w="6933" w:type="dxa"/>
            <w:noWrap/>
          </w:tcPr>
          <w:p w14:paraId="06F464E6" w14:textId="703D3B9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American Indian, Alaska Native, or Indigenous &amp; Hispanic/Latina/e/o HoH</w:t>
            </w:r>
          </w:p>
        </w:tc>
        <w:tc>
          <w:tcPr>
            <w:tcW w:w="2340" w:type="dxa"/>
          </w:tcPr>
          <w:p w14:paraId="68CF7B6F" w14:textId="782313C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ABF2DC8" w14:textId="74BA748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16</w:t>
            </w:r>
          </w:p>
        </w:tc>
        <w:tc>
          <w:tcPr>
            <w:tcW w:w="1208" w:type="dxa"/>
          </w:tcPr>
          <w:p w14:paraId="134C5768" w14:textId="301685D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0F008C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E6D7DE3" w14:textId="6B1A491F" w:rsidR="001B38FF" w:rsidRPr="00AC1D94" w:rsidRDefault="001B38FF" w:rsidP="001B38FF">
            <w:pPr>
              <w:spacing w:before="0" w:after="0" w:line="240" w:lineRule="auto"/>
              <w:jc w:val="right"/>
              <w:rPr>
                <w:rFonts w:cstheme="minorHAnsi"/>
                <w:color w:val="000000"/>
              </w:rPr>
            </w:pPr>
            <w:r w:rsidRPr="00AC1D94">
              <w:rPr>
                <w:rFonts w:cstheme="minorHAnsi"/>
              </w:rPr>
              <w:t>25</w:t>
            </w:r>
          </w:p>
        </w:tc>
        <w:tc>
          <w:tcPr>
            <w:tcW w:w="6933" w:type="dxa"/>
            <w:noWrap/>
          </w:tcPr>
          <w:p w14:paraId="5983583D" w14:textId="6A74224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Asian or Asian American (only) HoH</w:t>
            </w:r>
          </w:p>
        </w:tc>
        <w:tc>
          <w:tcPr>
            <w:tcW w:w="2340" w:type="dxa"/>
          </w:tcPr>
          <w:p w14:paraId="1EDCEFC8" w14:textId="0454972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CE79A69" w14:textId="3C3768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2</w:t>
            </w:r>
          </w:p>
        </w:tc>
        <w:tc>
          <w:tcPr>
            <w:tcW w:w="1208" w:type="dxa"/>
          </w:tcPr>
          <w:p w14:paraId="7C1B5DF2" w14:textId="34C2B59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3E1039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A7BD404" w14:textId="2CBDC809" w:rsidR="001B38FF" w:rsidRPr="00AC1D94" w:rsidRDefault="001B38FF" w:rsidP="001B38FF">
            <w:pPr>
              <w:spacing w:before="0" w:after="0" w:line="240" w:lineRule="auto"/>
              <w:jc w:val="right"/>
              <w:rPr>
                <w:rFonts w:cstheme="minorHAnsi"/>
                <w:color w:val="000000"/>
              </w:rPr>
            </w:pPr>
            <w:r w:rsidRPr="00AC1D94">
              <w:rPr>
                <w:rFonts w:cstheme="minorHAnsi"/>
              </w:rPr>
              <w:t>26</w:t>
            </w:r>
          </w:p>
        </w:tc>
        <w:tc>
          <w:tcPr>
            <w:tcW w:w="6933" w:type="dxa"/>
            <w:noWrap/>
          </w:tcPr>
          <w:p w14:paraId="1B8165C3" w14:textId="07AFDB1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Asian or Asian American &amp; Hispanic/Latina/e/o HoH</w:t>
            </w:r>
          </w:p>
        </w:tc>
        <w:tc>
          <w:tcPr>
            <w:tcW w:w="2340" w:type="dxa"/>
          </w:tcPr>
          <w:p w14:paraId="4E29A82E" w14:textId="007592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F25CB59" w14:textId="398F41D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26</w:t>
            </w:r>
          </w:p>
        </w:tc>
        <w:tc>
          <w:tcPr>
            <w:tcW w:w="1208" w:type="dxa"/>
          </w:tcPr>
          <w:p w14:paraId="57F6D89E" w14:textId="47DE63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5C805B8"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5920E2A" w14:textId="398E8006" w:rsidR="001B38FF" w:rsidRPr="00AC1D94" w:rsidRDefault="001B38FF" w:rsidP="001B38FF">
            <w:pPr>
              <w:spacing w:before="0" w:after="0" w:line="240" w:lineRule="auto"/>
              <w:jc w:val="right"/>
              <w:rPr>
                <w:rFonts w:cstheme="minorHAnsi"/>
                <w:color w:val="000000"/>
              </w:rPr>
            </w:pPr>
            <w:r w:rsidRPr="00AC1D94">
              <w:rPr>
                <w:rFonts w:cstheme="minorHAnsi"/>
              </w:rPr>
              <w:t>27</w:t>
            </w:r>
          </w:p>
        </w:tc>
        <w:tc>
          <w:tcPr>
            <w:tcW w:w="6933" w:type="dxa"/>
            <w:noWrap/>
          </w:tcPr>
          <w:p w14:paraId="6F361E06" w14:textId="2AD22A2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Black, African American, or African (only) HoH</w:t>
            </w:r>
          </w:p>
        </w:tc>
        <w:tc>
          <w:tcPr>
            <w:tcW w:w="2340" w:type="dxa"/>
          </w:tcPr>
          <w:p w14:paraId="0A2AB1F0" w14:textId="5BA7774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2F8EB14" w14:textId="4296B9B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3</w:t>
            </w:r>
          </w:p>
        </w:tc>
        <w:tc>
          <w:tcPr>
            <w:tcW w:w="1208" w:type="dxa"/>
          </w:tcPr>
          <w:p w14:paraId="425F1C28" w14:textId="2B5FE87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16FAF9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4057882" w14:textId="1966EE09" w:rsidR="001B38FF" w:rsidRPr="00AC1D94" w:rsidRDefault="001B38FF" w:rsidP="001B38FF">
            <w:pPr>
              <w:spacing w:before="0" w:after="0" w:line="240" w:lineRule="auto"/>
              <w:jc w:val="right"/>
              <w:rPr>
                <w:rFonts w:cstheme="minorHAnsi"/>
                <w:color w:val="000000"/>
              </w:rPr>
            </w:pPr>
            <w:r w:rsidRPr="00AC1D94">
              <w:rPr>
                <w:rFonts w:cstheme="minorHAnsi"/>
              </w:rPr>
              <w:t>28</w:t>
            </w:r>
          </w:p>
        </w:tc>
        <w:tc>
          <w:tcPr>
            <w:tcW w:w="6933" w:type="dxa"/>
            <w:noWrap/>
          </w:tcPr>
          <w:p w14:paraId="50ECDA2F" w14:textId="1CC694F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Black, African American, or African &amp; Hispanic/Latina/e/o HoH</w:t>
            </w:r>
          </w:p>
        </w:tc>
        <w:tc>
          <w:tcPr>
            <w:tcW w:w="2340" w:type="dxa"/>
          </w:tcPr>
          <w:p w14:paraId="297B1770" w14:textId="094D2B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FFC6" w14:textId="708FBB4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36</w:t>
            </w:r>
          </w:p>
        </w:tc>
        <w:tc>
          <w:tcPr>
            <w:tcW w:w="1208" w:type="dxa"/>
          </w:tcPr>
          <w:p w14:paraId="75E731D5" w14:textId="551022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97554CD"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462EF94" w14:textId="670C545F" w:rsidR="001B38FF" w:rsidRPr="00AC1D94" w:rsidRDefault="001B38FF" w:rsidP="001B38FF">
            <w:pPr>
              <w:spacing w:before="0" w:after="0" w:line="240" w:lineRule="auto"/>
              <w:jc w:val="right"/>
              <w:rPr>
                <w:rFonts w:cstheme="minorHAnsi"/>
                <w:color w:val="000000"/>
              </w:rPr>
            </w:pPr>
            <w:r w:rsidRPr="00AC1D94">
              <w:rPr>
                <w:rFonts w:cstheme="minorHAnsi"/>
              </w:rPr>
              <w:t>29</w:t>
            </w:r>
          </w:p>
        </w:tc>
        <w:tc>
          <w:tcPr>
            <w:tcW w:w="6933" w:type="dxa"/>
            <w:noWrap/>
          </w:tcPr>
          <w:p w14:paraId="328DACC0" w14:textId="5F0DA5F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Hispanic/Latina/e/o (only) HoH</w:t>
            </w:r>
          </w:p>
        </w:tc>
        <w:tc>
          <w:tcPr>
            <w:tcW w:w="2340" w:type="dxa"/>
          </w:tcPr>
          <w:p w14:paraId="00290D22" w14:textId="29A4CC5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1E97A7D" w14:textId="323F4C9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6</w:t>
            </w:r>
          </w:p>
        </w:tc>
        <w:tc>
          <w:tcPr>
            <w:tcW w:w="1208" w:type="dxa"/>
          </w:tcPr>
          <w:p w14:paraId="350CDC89" w14:textId="416A1EC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B8DD79A"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12D4B2D" w14:textId="1F2BEE5F" w:rsidR="001B38FF" w:rsidRPr="00AC1D94" w:rsidRDefault="001B38FF" w:rsidP="001B38FF">
            <w:pPr>
              <w:spacing w:before="0" w:after="0" w:line="240" w:lineRule="auto"/>
              <w:jc w:val="right"/>
              <w:rPr>
                <w:rFonts w:cstheme="minorHAnsi"/>
                <w:color w:val="000000"/>
              </w:rPr>
            </w:pPr>
            <w:r w:rsidRPr="00AC1D94">
              <w:rPr>
                <w:rFonts w:cstheme="minorHAnsi"/>
              </w:rPr>
              <w:t>30</w:t>
            </w:r>
          </w:p>
        </w:tc>
        <w:tc>
          <w:tcPr>
            <w:tcW w:w="6933" w:type="dxa"/>
            <w:noWrap/>
          </w:tcPr>
          <w:p w14:paraId="71A9F1B5" w14:textId="736474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Middle Eastern or North African (only) HoH</w:t>
            </w:r>
          </w:p>
        </w:tc>
        <w:tc>
          <w:tcPr>
            <w:tcW w:w="2340" w:type="dxa"/>
          </w:tcPr>
          <w:p w14:paraId="1FAAB068" w14:textId="6FE292F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3ECD" w14:textId="622D4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7</w:t>
            </w:r>
          </w:p>
        </w:tc>
        <w:tc>
          <w:tcPr>
            <w:tcW w:w="1208" w:type="dxa"/>
          </w:tcPr>
          <w:p w14:paraId="58FC2114" w14:textId="7F5DE9C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EEF566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B95342D" w14:textId="50DDD02E" w:rsidR="001B38FF" w:rsidRPr="00AC1D94" w:rsidRDefault="001B38FF" w:rsidP="001B38FF">
            <w:pPr>
              <w:spacing w:before="0" w:after="0" w:line="240" w:lineRule="auto"/>
              <w:jc w:val="right"/>
              <w:rPr>
                <w:rFonts w:cstheme="minorHAnsi"/>
                <w:color w:val="000000"/>
              </w:rPr>
            </w:pPr>
            <w:r w:rsidRPr="00AC1D94">
              <w:rPr>
                <w:rFonts w:cstheme="minorHAnsi"/>
              </w:rPr>
              <w:t>31</w:t>
            </w:r>
          </w:p>
        </w:tc>
        <w:tc>
          <w:tcPr>
            <w:tcW w:w="6933" w:type="dxa"/>
            <w:noWrap/>
          </w:tcPr>
          <w:p w14:paraId="65FF6C73" w14:textId="688855B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Middle Eastern or North African &amp; Hispanic/Latina/e/o HoH</w:t>
            </w:r>
          </w:p>
        </w:tc>
        <w:tc>
          <w:tcPr>
            <w:tcW w:w="2340" w:type="dxa"/>
          </w:tcPr>
          <w:p w14:paraId="12F06A45" w14:textId="514E3C7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C29A186" w14:textId="4173081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67</w:t>
            </w:r>
          </w:p>
        </w:tc>
        <w:tc>
          <w:tcPr>
            <w:tcW w:w="1208" w:type="dxa"/>
          </w:tcPr>
          <w:p w14:paraId="54265DF5" w14:textId="7509FFD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65211258"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9AFC73D" w14:textId="1BA7EE3D" w:rsidR="001B38FF" w:rsidRPr="00AC1D94" w:rsidRDefault="001B38FF" w:rsidP="001B38FF">
            <w:pPr>
              <w:spacing w:before="0" w:after="0" w:line="240" w:lineRule="auto"/>
              <w:jc w:val="right"/>
              <w:rPr>
                <w:rFonts w:cstheme="minorHAnsi"/>
                <w:color w:val="000000"/>
              </w:rPr>
            </w:pPr>
            <w:r w:rsidRPr="00AC1D94">
              <w:rPr>
                <w:rFonts w:cstheme="minorHAnsi"/>
              </w:rPr>
              <w:t>32</w:t>
            </w:r>
          </w:p>
        </w:tc>
        <w:tc>
          <w:tcPr>
            <w:tcW w:w="6933" w:type="dxa"/>
            <w:noWrap/>
          </w:tcPr>
          <w:p w14:paraId="077B21BE" w14:textId="146B50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Native Hawaiian or Pacific Islander (only) HoH</w:t>
            </w:r>
          </w:p>
        </w:tc>
        <w:tc>
          <w:tcPr>
            <w:tcW w:w="2340" w:type="dxa"/>
          </w:tcPr>
          <w:p w14:paraId="19CA1A71" w14:textId="740132B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9651F2A" w14:textId="6D03647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4</w:t>
            </w:r>
          </w:p>
        </w:tc>
        <w:tc>
          <w:tcPr>
            <w:tcW w:w="1208" w:type="dxa"/>
          </w:tcPr>
          <w:p w14:paraId="37697E5A" w14:textId="36329FF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8265B01"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F650C9F" w14:textId="4F2FCC7A" w:rsidR="001B38FF" w:rsidRPr="00AC1D94" w:rsidRDefault="001B38FF" w:rsidP="001B38FF">
            <w:pPr>
              <w:spacing w:before="0" w:after="0" w:line="240" w:lineRule="auto"/>
              <w:jc w:val="right"/>
              <w:rPr>
                <w:rFonts w:cstheme="minorHAnsi"/>
                <w:color w:val="000000"/>
              </w:rPr>
            </w:pPr>
            <w:r w:rsidRPr="00AC1D94">
              <w:rPr>
                <w:rFonts w:cstheme="minorHAnsi"/>
              </w:rPr>
              <w:t>33</w:t>
            </w:r>
          </w:p>
        </w:tc>
        <w:tc>
          <w:tcPr>
            <w:tcW w:w="6933" w:type="dxa"/>
            <w:noWrap/>
          </w:tcPr>
          <w:p w14:paraId="32A1EE1A" w14:textId="77C446E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Native Hawaiian or Pacific Islander &amp; Hispanic/Latina/e/o HoH</w:t>
            </w:r>
          </w:p>
        </w:tc>
        <w:tc>
          <w:tcPr>
            <w:tcW w:w="2340" w:type="dxa"/>
          </w:tcPr>
          <w:p w14:paraId="09383A15" w14:textId="3FE1CD7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D18FAEA" w14:textId="5493055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46</w:t>
            </w:r>
          </w:p>
        </w:tc>
        <w:tc>
          <w:tcPr>
            <w:tcW w:w="1208" w:type="dxa"/>
          </w:tcPr>
          <w:p w14:paraId="525EC131" w14:textId="274101F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C6C66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709CFC0" w14:textId="03F6653D" w:rsidR="001B38FF" w:rsidRPr="00AC1D94" w:rsidRDefault="001B38FF" w:rsidP="001B38FF">
            <w:pPr>
              <w:spacing w:before="0" w:after="0" w:line="240" w:lineRule="auto"/>
              <w:jc w:val="right"/>
              <w:rPr>
                <w:rFonts w:cstheme="minorHAnsi"/>
                <w:color w:val="000000"/>
              </w:rPr>
            </w:pPr>
            <w:r w:rsidRPr="00AC1D94">
              <w:rPr>
                <w:rFonts w:cstheme="minorHAnsi"/>
              </w:rPr>
              <w:t>34</w:t>
            </w:r>
          </w:p>
        </w:tc>
        <w:tc>
          <w:tcPr>
            <w:tcW w:w="6933" w:type="dxa"/>
            <w:noWrap/>
          </w:tcPr>
          <w:p w14:paraId="1E73B12C" w14:textId="1E96813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White (only) HoH</w:t>
            </w:r>
          </w:p>
        </w:tc>
        <w:tc>
          <w:tcPr>
            <w:tcW w:w="2340" w:type="dxa"/>
          </w:tcPr>
          <w:p w14:paraId="5760B635" w14:textId="0EE813B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343AE533" w14:textId="784838A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5</w:t>
            </w:r>
          </w:p>
        </w:tc>
        <w:tc>
          <w:tcPr>
            <w:tcW w:w="1208" w:type="dxa"/>
          </w:tcPr>
          <w:p w14:paraId="5277961D" w14:textId="05B33AB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5218A94"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D893F3B" w14:textId="47E02751" w:rsidR="001B38FF" w:rsidRPr="00AC1D94" w:rsidRDefault="001B38FF" w:rsidP="001B38FF">
            <w:pPr>
              <w:spacing w:before="0" w:after="0" w:line="240" w:lineRule="auto"/>
              <w:jc w:val="right"/>
              <w:rPr>
                <w:rFonts w:cstheme="minorHAnsi"/>
                <w:color w:val="000000"/>
              </w:rPr>
            </w:pPr>
            <w:r w:rsidRPr="00AC1D94">
              <w:rPr>
                <w:rFonts w:cstheme="minorHAnsi"/>
              </w:rPr>
              <w:t>35</w:t>
            </w:r>
          </w:p>
        </w:tc>
        <w:tc>
          <w:tcPr>
            <w:tcW w:w="6933" w:type="dxa"/>
            <w:noWrap/>
          </w:tcPr>
          <w:p w14:paraId="154BB40C" w14:textId="7D512809" w:rsidR="001B38FF" w:rsidRPr="006872D7"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lang w:val="pt-PT"/>
              </w:rPr>
            </w:pPr>
            <w:r w:rsidRPr="00AC1D94">
              <w:rPr>
                <w:rFonts w:cstheme="minorHAnsi"/>
                <w:lang w:val="pt-PT"/>
              </w:rPr>
              <w:t>White &amp; Hispanic/Latina/e/o HoH</w:t>
            </w:r>
          </w:p>
        </w:tc>
        <w:tc>
          <w:tcPr>
            <w:tcW w:w="2340" w:type="dxa"/>
          </w:tcPr>
          <w:p w14:paraId="1446DC58" w14:textId="2D79EAC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D7FE758" w14:textId="393020A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56</w:t>
            </w:r>
          </w:p>
        </w:tc>
        <w:tc>
          <w:tcPr>
            <w:tcW w:w="1208" w:type="dxa"/>
          </w:tcPr>
          <w:p w14:paraId="2EDB10D5" w14:textId="0662143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6B711CC"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5ED84C7" w14:textId="7BAD6DFE" w:rsidR="001B38FF" w:rsidRPr="00AC1D94" w:rsidRDefault="001B38FF" w:rsidP="001B38FF">
            <w:pPr>
              <w:spacing w:before="0" w:after="0" w:line="240" w:lineRule="auto"/>
              <w:jc w:val="right"/>
              <w:rPr>
                <w:rFonts w:cstheme="minorHAnsi"/>
                <w:color w:val="000000"/>
              </w:rPr>
            </w:pPr>
            <w:r w:rsidRPr="00AC1D94">
              <w:rPr>
                <w:rFonts w:cstheme="minorHAnsi"/>
              </w:rPr>
              <w:t>36</w:t>
            </w:r>
          </w:p>
        </w:tc>
        <w:tc>
          <w:tcPr>
            <w:tcW w:w="6933" w:type="dxa"/>
            <w:noWrap/>
          </w:tcPr>
          <w:p w14:paraId="340BC7EC" w14:textId="4761B37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Multi-Racial (not Hispanic/Latina/e/o) HoH</w:t>
            </w:r>
          </w:p>
        </w:tc>
        <w:tc>
          <w:tcPr>
            <w:tcW w:w="2340" w:type="dxa"/>
          </w:tcPr>
          <w:p w14:paraId="43016580" w14:textId="0A2DCD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79FC541" w14:textId="71C3199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 xml:space="preserve">HoHRaceEthnicity </w:t>
            </w:r>
            <w:r w:rsidRPr="00AC1D94">
              <w:rPr>
                <w:rFonts w:cstheme="minorHAnsi"/>
                <w:color w:val="000000"/>
              </w:rPr>
              <w:t>&gt;=12</w:t>
            </w:r>
            <w:r w:rsidR="00196C6D">
              <w:rPr>
                <w:rFonts w:cstheme="minorHAnsi"/>
                <w:color w:val="000000"/>
              </w:rPr>
              <w:t>, is not in (98, 99)</w:t>
            </w:r>
            <w:r w:rsidRPr="00AC1D94">
              <w:rPr>
                <w:rFonts w:cstheme="minorHAnsi"/>
                <w:b/>
                <w:bCs/>
                <w:color w:val="000000"/>
              </w:rPr>
              <w:t xml:space="preserve">, </w:t>
            </w:r>
            <w:r w:rsidRPr="00AC1D94">
              <w:rPr>
                <w:rFonts w:cstheme="minorHAnsi"/>
                <w:color w:val="000000"/>
              </w:rPr>
              <w:t>does not include a 6</w:t>
            </w:r>
          </w:p>
        </w:tc>
        <w:tc>
          <w:tcPr>
            <w:tcW w:w="1208" w:type="dxa"/>
          </w:tcPr>
          <w:p w14:paraId="375F1BB7" w14:textId="25B085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F87304B"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D175FF" w14:textId="000FA561" w:rsidR="001B38FF" w:rsidRPr="00AC1D94" w:rsidRDefault="001B38FF" w:rsidP="001B38FF">
            <w:pPr>
              <w:spacing w:before="0" w:after="0" w:line="240" w:lineRule="auto"/>
              <w:jc w:val="right"/>
              <w:rPr>
                <w:rFonts w:cstheme="minorHAnsi"/>
                <w:color w:val="000000"/>
              </w:rPr>
            </w:pPr>
            <w:r w:rsidRPr="00AC1D94">
              <w:rPr>
                <w:rFonts w:cstheme="minorHAnsi"/>
              </w:rPr>
              <w:lastRenderedPageBreak/>
              <w:t>37</w:t>
            </w:r>
          </w:p>
        </w:tc>
        <w:tc>
          <w:tcPr>
            <w:tcW w:w="6933" w:type="dxa"/>
            <w:noWrap/>
          </w:tcPr>
          <w:p w14:paraId="79A87BBE" w14:textId="73483581" w:rsidR="001B38FF" w:rsidRPr="006872D7"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lang w:val="pt-PT"/>
              </w:rPr>
            </w:pPr>
            <w:r w:rsidRPr="00AC1D94">
              <w:rPr>
                <w:rFonts w:cstheme="minorHAnsi"/>
                <w:lang w:val="pt-PT"/>
              </w:rPr>
              <w:t>Multi-Racial &amp; Hispanic/Latina/e/o) HoH</w:t>
            </w:r>
          </w:p>
        </w:tc>
        <w:tc>
          <w:tcPr>
            <w:tcW w:w="2340" w:type="dxa"/>
          </w:tcPr>
          <w:p w14:paraId="4FA02C7F" w14:textId="343989B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ED7E35F" w14:textId="1E649EF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 xml:space="preserve">HoHRaceEthnicity </w:t>
            </w:r>
            <w:r w:rsidRPr="00AC1D94">
              <w:rPr>
                <w:rFonts w:cstheme="minorHAnsi"/>
                <w:color w:val="000000"/>
              </w:rPr>
              <w:t>&gt;=126</w:t>
            </w:r>
            <w:r w:rsidRPr="00AC1D94">
              <w:rPr>
                <w:rFonts w:cstheme="minorHAnsi"/>
                <w:b/>
                <w:bCs/>
                <w:color w:val="000000"/>
              </w:rPr>
              <w:t xml:space="preserve">, </w:t>
            </w:r>
            <w:r w:rsidRPr="00AC1D94">
              <w:rPr>
                <w:rFonts w:cstheme="minorHAnsi"/>
                <w:color w:val="000000"/>
              </w:rPr>
              <w:t>includes a 6</w:t>
            </w:r>
          </w:p>
        </w:tc>
        <w:tc>
          <w:tcPr>
            <w:tcW w:w="1208" w:type="dxa"/>
          </w:tcPr>
          <w:p w14:paraId="4B3A882E" w14:textId="1533957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E9D7874"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322F017" w14:textId="76F9DC5B" w:rsidR="001B38FF" w:rsidRPr="00AC1D94" w:rsidRDefault="001B38FF" w:rsidP="001B38FF">
            <w:pPr>
              <w:spacing w:before="0" w:after="0" w:line="240" w:lineRule="auto"/>
              <w:jc w:val="right"/>
              <w:rPr>
                <w:rFonts w:cstheme="minorHAnsi"/>
                <w:color w:val="000000"/>
              </w:rPr>
            </w:pPr>
            <w:r w:rsidRPr="00AC1D94">
              <w:rPr>
                <w:rFonts w:cstheme="minorHAnsi"/>
              </w:rPr>
              <w:t>38</w:t>
            </w:r>
          </w:p>
        </w:tc>
        <w:tc>
          <w:tcPr>
            <w:tcW w:w="6933" w:type="dxa"/>
            <w:noWrap/>
          </w:tcPr>
          <w:p w14:paraId="1E61A9FA" w14:textId="6A877F00"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American Indian, Alaska Native, or Indigenous (any combination) HoH</w:t>
            </w:r>
          </w:p>
        </w:tc>
        <w:tc>
          <w:tcPr>
            <w:tcW w:w="2340" w:type="dxa"/>
          </w:tcPr>
          <w:p w14:paraId="23C2ACF8" w14:textId="6B200B3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E727511" w14:textId="475B7CF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1</w:t>
            </w:r>
          </w:p>
        </w:tc>
        <w:tc>
          <w:tcPr>
            <w:tcW w:w="1208" w:type="dxa"/>
          </w:tcPr>
          <w:p w14:paraId="0801F841" w14:textId="1BD537D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ED43E1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6194CFD" w14:textId="5DCC0A78" w:rsidR="001B38FF" w:rsidRPr="00AC1D94" w:rsidRDefault="001B38FF" w:rsidP="001B38FF">
            <w:pPr>
              <w:spacing w:before="0" w:after="0" w:line="240" w:lineRule="auto"/>
              <w:jc w:val="right"/>
              <w:rPr>
                <w:rFonts w:cstheme="minorHAnsi"/>
                <w:color w:val="000000"/>
              </w:rPr>
            </w:pPr>
            <w:r w:rsidRPr="00AC1D94">
              <w:rPr>
                <w:rFonts w:cstheme="minorHAnsi"/>
              </w:rPr>
              <w:t>39</w:t>
            </w:r>
          </w:p>
        </w:tc>
        <w:tc>
          <w:tcPr>
            <w:tcW w:w="6933" w:type="dxa"/>
            <w:noWrap/>
          </w:tcPr>
          <w:p w14:paraId="13AB30C6" w14:textId="77BA95D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Asian or Asian American (any combination) HoH</w:t>
            </w:r>
          </w:p>
        </w:tc>
        <w:tc>
          <w:tcPr>
            <w:tcW w:w="2340" w:type="dxa"/>
          </w:tcPr>
          <w:p w14:paraId="297ACB83" w14:textId="4C13BA7D"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6DE212D" w14:textId="2BE635A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2</w:t>
            </w:r>
          </w:p>
        </w:tc>
        <w:tc>
          <w:tcPr>
            <w:tcW w:w="1208" w:type="dxa"/>
          </w:tcPr>
          <w:p w14:paraId="72ABAB36" w14:textId="39A47B1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B7D1113"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A67224" w14:textId="76130921" w:rsidR="001B38FF" w:rsidRPr="00AC1D94" w:rsidRDefault="001B38FF" w:rsidP="001B38FF">
            <w:pPr>
              <w:spacing w:before="0" w:after="0" w:line="240" w:lineRule="auto"/>
              <w:jc w:val="right"/>
              <w:rPr>
                <w:rFonts w:cstheme="minorHAnsi"/>
                <w:color w:val="000000"/>
              </w:rPr>
            </w:pPr>
            <w:r w:rsidRPr="00AC1D94">
              <w:rPr>
                <w:rFonts w:cstheme="minorHAnsi"/>
              </w:rPr>
              <w:t>40</w:t>
            </w:r>
          </w:p>
        </w:tc>
        <w:tc>
          <w:tcPr>
            <w:tcW w:w="6933" w:type="dxa"/>
            <w:noWrap/>
          </w:tcPr>
          <w:p w14:paraId="0775AEEA" w14:textId="535226C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Black, African American, or African &amp; Any Other (any combination) HoH</w:t>
            </w:r>
          </w:p>
        </w:tc>
        <w:tc>
          <w:tcPr>
            <w:tcW w:w="2340" w:type="dxa"/>
          </w:tcPr>
          <w:p w14:paraId="48C406B2" w14:textId="11A6A0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341C3A4" w14:textId="4073794B"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3</w:t>
            </w:r>
          </w:p>
        </w:tc>
        <w:tc>
          <w:tcPr>
            <w:tcW w:w="1208" w:type="dxa"/>
          </w:tcPr>
          <w:p w14:paraId="2CFB306A" w14:textId="2900FB2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EEBEB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3D074B7" w14:textId="25AFD6E5" w:rsidR="001B38FF" w:rsidRPr="00AC1D94" w:rsidRDefault="001B38FF" w:rsidP="001B38FF">
            <w:pPr>
              <w:spacing w:before="0" w:after="0" w:line="240" w:lineRule="auto"/>
              <w:jc w:val="right"/>
              <w:rPr>
                <w:rFonts w:cstheme="minorHAnsi"/>
                <w:color w:val="000000"/>
              </w:rPr>
            </w:pPr>
            <w:r w:rsidRPr="00AC1D94">
              <w:rPr>
                <w:rFonts w:cstheme="minorHAnsi"/>
              </w:rPr>
              <w:t>41</w:t>
            </w:r>
          </w:p>
        </w:tc>
        <w:tc>
          <w:tcPr>
            <w:tcW w:w="6933" w:type="dxa"/>
            <w:noWrap/>
          </w:tcPr>
          <w:p w14:paraId="0F1A67B3" w14:textId="65D3CCD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Hispanic/Latina/e/o (any combination) HoH</w:t>
            </w:r>
          </w:p>
        </w:tc>
        <w:tc>
          <w:tcPr>
            <w:tcW w:w="2340" w:type="dxa"/>
          </w:tcPr>
          <w:p w14:paraId="030901FE" w14:textId="0966DA3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B9E1716" w14:textId="49CDE54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6</w:t>
            </w:r>
          </w:p>
        </w:tc>
        <w:tc>
          <w:tcPr>
            <w:tcW w:w="1208" w:type="dxa"/>
          </w:tcPr>
          <w:p w14:paraId="4AE8681B" w14:textId="7AE13C8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2D23CF0"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6B55FC4" w14:textId="2DDB737D" w:rsidR="001B38FF" w:rsidRPr="00AC1D94" w:rsidRDefault="001B38FF" w:rsidP="001B38FF">
            <w:pPr>
              <w:spacing w:before="0" w:after="0" w:line="240" w:lineRule="auto"/>
              <w:jc w:val="right"/>
              <w:rPr>
                <w:rFonts w:cstheme="minorHAnsi"/>
                <w:color w:val="000000"/>
              </w:rPr>
            </w:pPr>
            <w:r w:rsidRPr="00AC1D94">
              <w:rPr>
                <w:rFonts w:cstheme="minorHAnsi"/>
              </w:rPr>
              <w:t>42</w:t>
            </w:r>
          </w:p>
        </w:tc>
        <w:tc>
          <w:tcPr>
            <w:tcW w:w="6933" w:type="dxa"/>
            <w:noWrap/>
          </w:tcPr>
          <w:p w14:paraId="0727C231" w14:textId="56EA4CA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Middle Eastern or North African &amp; Any Other (any combination) HoH</w:t>
            </w:r>
          </w:p>
        </w:tc>
        <w:tc>
          <w:tcPr>
            <w:tcW w:w="2340" w:type="dxa"/>
          </w:tcPr>
          <w:p w14:paraId="1B517911" w14:textId="758BEF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F9E3B8C" w14:textId="147C31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7</w:t>
            </w:r>
          </w:p>
        </w:tc>
        <w:tc>
          <w:tcPr>
            <w:tcW w:w="1208" w:type="dxa"/>
          </w:tcPr>
          <w:p w14:paraId="145F3072" w14:textId="7B91DEB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C9547F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8B4AF22" w14:textId="261B4212" w:rsidR="001B38FF" w:rsidRPr="00AC1D94" w:rsidRDefault="001B38FF" w:rsidP="001B38FF">
            <w:pPr>
              <w:spacing w:before="0" w:after="0" w:line="240" w:lineRule="auto"/>
              <w:jc w:val="right"/>
              <w:rPr>
                <w:rFonts w:cstheme="minorHAnsi"/>
                <w:color w:val="000000"/>
              </w:rPr>
            </w:pPr>
            <w:r w:rsidRPr="00AC1D94">
              <w:rPr>
                <w:rFonts w:cstheme="minorHAnsi"/>
              </w:rPr>
              <w:t>43</w:t>
            </w:r>
          </w:p>
        </w:tc>
        <w:tc>
          <w:tcPr>
            <w:tcW w:w="6933" w:type="dxa"/>
            <w:noWrap/>
          </w:tcPr>
          <w:p w14:paraId="66AF6532" w14:textId="7EC2699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Native Hawaiian or Pacific Islander &amp; Any Other (any combination) HoH</w:t>
            </w:r>
          </w:p>
        </w:tc>
        <w:tc>
          <w:tcPr>
            <w:tcW w:w="2340" w:type="dxa"/>
          </w:tcPr>
          <w:p w14:paraId="71CA11B1" w14:textId="035A3A9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015AE08" w14:textId="3785D62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4</w:t>
            </w:r>
          </w:p>
        </w:tc>
        <w:tc>
          <w:tcPr>
            <w:tcW w:w="1208" w:type="dxa"/>
          </w:tcPr>
          <w:p w14:paraId="0AC25721" w14:textId="2476156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ABD0485"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0B51350" w14:textId="611ED0F9" w:rsidR="001B38FF" w:rsidRPr="00AC1D94" w:rsidRDefault="001B38FF" w:rsidP="001B38FF">
            <w:pPr>
              <w:spacing w:before="0" w:after="0" w:line="240" w:lineRule="auto"/>
              <w:jc w:val="right"/>
              <w:rPr>
                <w:rFonts w:cstheme="minorHAnsi"/>
                <w:color w:val="000000"/>
              </w:rPr>
            </w:pPr>
            <w:r w:rsidRPr="00AC1D94">
              <w:rPr>
                <w:rFonts w:cstheme="minorHAnsi"/>
              </w:rPr>
              <w:t>44</w:t>
            </w:r>
          </w:p>
        </w:tc>
        <w:tc>
          <w:tcPr>
            <w:tcW w:w="6933" w:type="dxa"/>
            <w:noWrap/>
          </w:tcPr>
          <w:p w14:paraId="1DB2BC8E" w14:textId="7643DD2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White (any combination) HoH</w:t>
            </w:r>
          </w:p>
        </w:tc>
        <w:tc>
          <w:tcPr>
            <w:tcW w:w="2340" w:type="dxa"/>
          </w:tcPr>
          <w:p w14:paraId="6CF85AEA" w14:textId="24876B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EC4C037" w14:textId="7A2645C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5</w:t>
            </w:r>
          </w:p>
        </w:tc>
        <w:tc>
          <w:tcPr>
            <w:tcW w:w="1208" w:type="dxa"/>
          </w:tcPr>
          <w:p w14:paraId="2D0EC58A" w14:textId="294FCD3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75AA5A2"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0D0DE79" w14:textId="7581975E" w:rsidR="001B38FF" w:rsidRPr="00AC1D94" w:rsidRDefault="001B38FF" w:rsidP="001B38FF">
            <w:pPr>
              <w:spacing w:before="0" w:after="0" w:line="240" w:lineRule="auto"/>
              <w:jc w:val="right"/>
              <w:rPr>
                <w:rFonts w:cstheme="minorHAnsi"/>
                <w:color w:val="000000"/>
              </w:rPr>
            </w:pPr>
            <w:r w:rsidRPr="00AC1D94">
              <w:rPr>
                <w:rFonts w:cstheme="minorHAnsi"/>
                <w:color w:val="000000"/>
              </w:rPr>
              <w:t>45</w:t>
            </w:r>
          </w:p>
        </w:tc>
        <w:tc>
          <w:tcPr>
            <w:tcW w:w="6933" w:type="dxa"/>
            <w:noWrap/>
          </w:tcPr>
          <w:p w14:paraId="07F388B3" w14:textId="0798D4C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Seniors 55+</w:t>
            </w:r>
          </w:p>
        </w:tc>
        <w:tc>
          <w:tcPr>
            <w:tcW w:w="2340" w:type="dxa"/>
          </w:tcPr>
          <w:p w14:paraId="24CFEC1B" w14:textId="0D28ACC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w:t>
            </w:r>
          </w:p>
        </w:tc>
        <w:tc>
          <w:tcPr>
            <w:tcW w:w="2117" w:type="dxa"/>
          </w:tcPr>
          <w:p w14:paraId="57A1A0AC" w14:textId="6C79A5E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HHAdultAge</w:t>
            </w:r>
            <w:r w:rsidRPr="00AC1D94">
              <w:rPr>
                <w:rFonts w:cstheme="minorHAnsi"/>
                <w:color w:val="000000"/>
              </w:rPr>
              <w:t xml:space="preserve"> = 55</w:t>
            </w:r>
          </w:p>
        </w:tc>
        <w:tc>
          <w:tcPr>
            <w:tcW w:w="1208" w:type="dxa"/>
          </w:tcPr>
          <w:p w14:paraId="6E9DD0A8" w14:textId="11DFB8E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11F5BF02"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95A3C57" w14:textId="5AB960F1" w:rsidR="001B38FF" w:rsidRPr="00AC1D94" w:rsidRDefault="001B38FF" w:rsidP="001B38FF">
            <w:pPr>
              <w:spacing w:before="0" w:after="0" w:line="240" w:lineRule="auto"/>
              <w:jc w:val="right"/>
              <w:rPr>
                <w:rFonts w:cstheme="minorHAnsi"/>
                <w:color w:val="000000"/>
              </w:rPr>
            </w:pPr>
            <w:r w:rsidRPr="00AC1D94">
              <w:rPr>
                <w:rFonts w:cstheme="minorHAnsi"/>
                <w:color w:val="000000"/>
              </w:rPr>
              <w:t>46</w:t>
            </w:r>
          </w:p>
        </w:tc>
        <w:tc>
          <w:tcPr>
            <w:tcW w:w="6933" w:type="dxa"/>
            <w:noWrap/>
          </w:tcPr>
          <w:p w14:paraId="45C9C0C1" w14:textId="6970789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Parenting Children</w:t>
            </w:r>
          </w:p>
        </w:tc>
        <w:tc>
          <w:tcPr>
            <w:tcW w:w="2340" w:type="dxa"/>
          </w:tcPr>
          <w:p w14:paraId="67F47C36" w14:textId="1ACEAEE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3</w:t>
            </w:r>
          </w:p>
        </w:tc>
        <w:tc>
          <w:tcPr>
            <w:tcW w:w="2117" w:type="dxa"/>
          </w:tcPr>
          <w:p w14:paraId="294E0420" w14:textId="061834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HHParent = 1</w:t>
            </w:r>
          </w:p>
        </w:tc>
        <w:tc>
          <w:tcPr>
            <w:tcW w:w="1208" w:type="dxa"/>
          </w:tcPr>
          <w:p w14:paraId="310117AB" w14:textId="14C8E4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0,15</w:t>
            </w:r>
          </w:p>
        </w:tc>
      </w:tr>
      <w:tr w:rsidR="001B38FF" w:rsidRPr="00845520" w14:paraId="4A427B26"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6EAC703" w14:textId="7A043197"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27E1A51E" w14:textId="3647988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Households with 3+ Children (LSAHousehold)</w:t>
            </w:r>
          </w:p>
        </w:tc>
        <w:tc>
          <w:tcPr>
            <w:tcW w:w="2340" w:type="dxa"/>
          </w:tcPr>
          <w:p w14:paraId="16884073" w14:textId="73B2DC6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041D395F" w14:textId="2FBEADE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HHChild = 3</w:t>
            </w:r>
          </w:p>
        </w:tc>
        <w:tc>
          <w:tcPr>
            <w:tcW w:w="1208" w:type="dxa"/>
          </w:tcPr>
          <w:p w14:paraId="702EB0D3" w14:textId="4121E68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3EB275F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073236A" w14:textId="0DEF5C9A"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6C228255" w14:textId="081CA63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Households with 3+ Children (LSAExit)</w:t>
            </w:r>
          </w:p>
        </w:tc>
        <w:tc>
          <w:tcPr>
            <w:tcW w:w="2340" w:type="dxa"/>
          </w:tcPr>
          <w:p w14:paraId="02EED525" w14:textId="4E221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1F738D0A" w14:textId="0E2D59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AC3Plus = 1</w:t>
            </w:r>
          </w:p>
        </w:tc>
        <w:tc>
          <w:tcPr>
            <w:tcW w:w="1208" w:type="dxa"/>
          </w:tcPr>
          <w:p w14:paraId="2EF66CA3" w14:textId="7CDC974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0,13,15</w:t>
            </w:r>
          </w:p>
        </w:tc>
      </w:tr>
      <w:tr w:rsidR="00904A09" w:rsidRPr="00845520" w14:paraId="671131E0"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E0B169B" w14:textId="7E769CCA" w:rsidR="00904A09" w:rsidRPr="00AC1D94" w:rsidRDefault="00904A09" w:rsidP="00904A09">
            <w:pPr>
              <w:spacing w:before="0" w:after="0" w:line="240" w:lineRule="auto"/>
              <w:jc w:val="right"/>
              <w:rPr>
                <w:rFonts w:cstheme="minorHAnsi"/>
                <w:color w:val="000000"/>
              </w:rPr>
            </w:pPr>
            <w:r>
              <w:rPr>
                <w:rFonts w:cstheme="minorHAnsi"/>
                <w:color w:val="000000"/>
              </w:rPr>
              <w:t>48</w:t>
            </w:r>
          </w:p>
        </w:tc>
        <w:tc>
          <w:tcPr>
            <w:tcW w:w="6933" w:type="dxa"/>
            <w:noWrap/>
          </w:tcPr>
          <w:p w14:paraId="3A6F391C" w14:textId="2769DB09"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Domestic Violence Survivors Not Identified as Currently Fleeing</w:t>
            </w:r>
          </w:p>
        </w:tc>
        <w:tc>
          <w:tcPr>
            <w:tcW w:w="2340" w:type="dxa"/>
          </w:tcPr>
          <w:p w14:paraId="57EECA4D" w14:textId="2304A03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0,1,2,3,99</w:t>
            </w:r>
          </w:p>
        </w:tc>
        <w:tc>
          <w:tcPr>
            <w:tcW w:w="2117" w:type="dxa"/>
          </w:tcPr>
          <w:p w14:paraId="7ED3D1B9" w14:textId="0384384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Pr>
                <w:rFonts w:cstheme="minorHAnsi"/>
                <w:b/>
                <w:bCs/>
                <w:color w:val="000000"/>
              </w:rPr>
              <w:t xml:space="preserve">HHFleeingDV </w:t>
            </w:r>
            <w:r w:rsidRPr="00277F30">
              <w:rPr>
                <w:rFonts w:cstheme="minorHAnsi"/>
                <w:color w:val="000000"/>
              </w:rPr>
              <w:t>= 2</w:t>
            </w:r>
          </w:p>
        </w:tc>
        <w:tc>
          <w:tcPr>
            <w:tcW w:w="1208" w:type="dxa"/>
          </w:tcPr>
          <w:p w14:paraId="1F2199AD" w14:textId="6E4C6496"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w:t>
            </w:r>
            <w:r w:rsidR="00725475">
              <w:rPr>
                <w:rFonts w:cstheme="minorHAnsi"/>
                <w:color w:val="000000"/>
              </w:rPr>
              <w:t xml:space="preserve"> 10</w:t>
            </w:r>
            <w:r>
              <w:rPr>
                <w:rFonts w:cstheme="minorHAnsi"/>
                <w:color w:val="000000"/>
              </w:rPr>
              <w:t>-15</w:t>
            </w:r>
          </w:p>
        </w:tc>
      </w:tr>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1865" w:name="_Get_Average_Days_3"/>
      <w:bookmarkStart w:id="1866" w:name="_Toc37849809"/>
      <w:bookmarkStart w:id="1867" w:name="_Toc175057125"/>
      <w:bookmarkEnd w:id="1865"/>
      <w:r w:rsidRPr="00C52062">
        <w:t xml:space="preserve">Get Average Days for </w:t>
      </w:r>
      <w:r>
        <w:t>Length of Time Homeless</w:t>
      </w:r>
      <w:bookmarkEnd w:id="1844"/>
      <w:bookmarkEnd w:id="1866"/>
      <w:bookmarkEnd w:id="1867"/>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8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h+kAMAAOEKAAAOAAAAZHJzL2Uyb0RvYy54bWzMVttu3CAQfa/Uf0C8N75lva4Vp0p3N1Gl&#10;3qS0H8BifFExuMDGm359B7D3krRplKpR92E1GBhmzpw5cPZm23F0w5RupShwdBJixASVZSvqAn/9&#10;cvkqw0gbIkrCpWAFvmUavzl/+eJs6HMWy0bykikEToTOh77AjTF9HgSaNqwj+kT2TMBkJVVHDAxV&#10;HZSKDOC940EchmkwSFX2SlKmNXxd+kl87vxXFaPmU1VpZhAvMMRm3L9y/2v7H5yfkbxWpG9aOoZB&#10;nhBFR1oBh+5cLYkhaKPae666liqpZWVOqOwCWVUtZS4HyCYK72RzpeSmd7nU+VD3O5gA2js4Pdkt&#10;/Xhzpfrr/rPy0YP5XtJvGnAJhr7OD+ftuPaL0Xr4IEuoJ9kY6RLfVqqzLiAltHX43u7wZVuDKHxM&#10;ZmmczKAMFObi+WkSjwWgDVTJbovCWZzGKUawIIqiNAszXyLarA6cwILJhZ0OSO6PdyGPIVoKAKf0&#10;Hjb9d7BdN6RnrhrawvJZobaENGKMBOkAiguAwq1ByWuXlz0fFk7gao8sEnLREFGzC6Xk0DBSQlyR&#10;S+Nogx1oqMsfof4tZhPsUZyFEOWI2OkRYiTvlTZXTHbIGgWuuBwgPmXeCcOUIPzaSEVqmzjJyc17&#10;bTzg0zb7WUvelpct526g6vWCK3RDoOVWb5fzlU/uzjIu0FDg1NLhYReLOJtdJGPQRyd1LUSIeNsV&#10;OAvtzy4iuYV0JUpnG9JybwNHuLDTzKnCmMcEsieL2a63vqhJbH3Z2bUsb6EISnrpAKkDo5HqB0YD&#10;yEaB9fcNUQwj/k5AIa3GTIaajPVkEEFha4GpURj5wcJ4Ndr0qq0b8B05PIS0dKpah/Y+DteVjtXP&#10;Re/kPr2jdAIH2L0QXjroVozSsSO4a4Yvtz30xhG//ZYJ+kfwO52dxnCPeE3Iomws9I7f4etk7vnt&#10;ZnZycI/c2ihiUV5IIeBqkMqD/RtaC2k57Xj0IFvtXcV2lC+/ead804FE+jYYA4ZPVudcZ0yRupvO&#10;7nYydsRvUP+Rxr+gNDIOWKNa0BIO/INu6lgJPGRwEVsLAn8M6T3B7WJbEdDL52LW6S+YNT9g1r/X&#10;zXmapLOJV/u7ZserKMtGXsFl9VjdXEq66ZgwTxPMy8VqtnT9BbU7YsODFDzU3MvZ2yh7dsF0B+6F&#10;6n8UTPc6gHeU64vxzWcfaodj1wb7l+n5TwA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Bw/0h+kAMAAOEKAAAOAAAAAAAAAAAA&#10;AAAAAC4CAABkcnMvZTJvRG9jLnhtbFBLAQItABQABgAIAAAAIQDTyuzS2wAAAAQBAAAPAAAAAAAA&#10;AAAAAAAAAOoFAABkcnMvZG93bnJldi54bWxQSwUGAAAAAAQABADzAAAA8gYAAAAA&#10;">
                <v:shape id="AutoShape 390" o:spid="_x0000_s148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8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30339F">
        <w:trPr>
          <w:trHeight w:val="216"/>
        </w:trPr>
        <w:tc>
          <w:tcPr>
            <w:tcW w:w="9355" w:type="dxa"/>
            <w:shd w:val="clear" w:color="auto" w:fill="FDE9D9" w:themeFill="accent6" w:themeFillTint="33"/>
          </w:tcPr>
          <w:p w14:paraId="4AC2B873" w14:textId="77777777" w:rsidR="007D5D8A" w:rsidRPr="005F4836" w:rsidRDefault="007D5D8A" w:rsidP="0030339F">
            <w:pPr>
              <w:pStyle w:val="NoSpacing"/>
              <w:rPr>
                <w:b/>
                <w:bCs/>
              </w:rPr>
            </w:pPr>
            <w:r>
              <w:rPr>
                <w:b/>
                <w:bCs/>
              </w:rPr>
              <w:t>tlsa</w:t>
            </w:r>
            <w:r w:rsidRPr="005F4836">
              <w:rPr>
                <w:b/>
                <w:bCs/>
              </w:rPr>
              <w:t>_</w:t>
            </w:r>
            <w:r>
              <w:rPr>
                <w:b/>
                <w:bCs/>
              </w:rPr>
              <w:t>Household</w:t>
            </w:r>
          </w:p>
        </w:tc>
      </w:tr>
      <w:tr w:rsidR="007D5D8A" w:rsidRPr="005F4836" w14:paraId="290E4190" w14:textId="77777777" w:rsidTr="0030339F">
        <w:trPr>
          <w:trHeight w:val="216"/>
        </w:trPr>
        <w:tc>
          <w:tcPr>
            <w:tcW w:w="9355" w:type="dxa"/>
          </w:tcPr>
          <w:p w14:paraId="2ACD8258" w14:textId="77777777" w:rsidR="007D5D8A" w:rsidRPr="005F4836" w:rsidRDefault="007D5D8A" w:rsidP="0030339F">
            <w:pPr>
              <w:pStyle w:val="NoSpacing"/>
            </w:pPr>
            <w:r>
              <w:t>HHType</w:t>
            </w:r>
          </w:p>
        </w:tc>
      </w:tr>
      <w:tr w:rsidR="007D5D8A" w:rsidRPr="005F4836" w14:paraId="504834AE" w14:textId="77777777" w:rsidTr="0030339F">
        <w:trPr>
          <w:trHeight w:val="216"/>
        </w:trPr>
        <w:tc>
          <w:tcPr>
            <w:tcW w:w="9355" w:type="dxa"/>
          </w:tcPr>
          <w:p w14:paraId="22F5F1C1" w14:textId="77777777" w:rsidR="007D5D8A" w:rsidRPr="00316760" w:rsidRDefault="007D5D8A" w:rsidP="0030339F">
            <w:pPr>
              <w:pStyle w:val="NoSpacing"/>
              <w:rPr>
                <w:bCs/>
              </w:rPr>
            </w:pPr>
            <w:r w:rsidRPr="00947F08">
              <w:rPr>
                <w:rFonts w:cstheme="minorHAnsi"/>
                <w:bCs/>
              </w:rPr>
              <w:t>ESDays</w:t>
            </w:r>
          </w:p>
        </w:tc>
      </w:tr>
      <w:tr w:rsidR="007D5D8A" w:rsidRPr="005F4836" w14:paraId="64C8B69F" w14:textId="77777777" w:rsidTr="0030339F">
        <w:trPr>
          <w:trHeight w:val="216"/>
        </w:trPr>
        <w:tc>
          <w:tcPr>
            <w:tcW w:w="9355" w:type="dxa"/>
          </w:tcPr>
          <w:p w14:paraId="7D19E08F" w14:textId="77777777" w:rsidR="007D5D8A" w:rsidRPr="00316760" w:rsidRDefault="007D5D8A" w:rsidP="0030339F">
            <w:pPr>
              <w:pStyle w:val="NoSpacing"/>
              <w:rPr>
                <w:bCs/>
              </w:rPr>
            </w:pPr>
            <w:r w:rsidRPr="00947F08">
              <w:rPr>
                <w:rFonts w:cstheme="minorHAnsi"/>
                <w:bCs/>
              </w:rPr>
              <w:t>THDays</w:t>
            </w:r>
          </w:p>
        </w:tc>
      </w:tr>
      <w:tr w:rsidR="007D5D8A" w:rsidRPr="005F4836" w14:paraId="076F32B3" w14:textId="77777777" w:rsidTr="0030339F">
        <w:trPr>
          <w:trHeight w:val="216"/>
        </w:trPr>
        <w:tc>
          <w:tcPr>
            <w:tcW w:w="9355" w:type="dxa"/>
          </w:tcPr>
          <w:p w14:paraId="0312E887" w14:textId="77777777" w:rsidR="007D5D8A" w:rsidRPr="00316760" w:rsidRDefault="007D5D8A" w:rsidP="0030339F">
            <w:pPr>
              <w:pStyle w:val="NoSpacing"/>
              <w:rPr>
                <w:bCs/>
              </w:rPr>
            </w:pPr>
            <w:r w:rsidRPr="00947F08">
              <w:rPr>
                <w:rFonts w:cstheme="minorHAnsi"/>
                <w:bCs/>
              </w:rPr>
              <w:t>ESTDays</w:t>
            </w:r>
          </w:p>
        </w:tc>
      </w:tr>
      <w:tr w:rsidR="007D5D8A" w:rsidRPr="005F4836" w14:paraId="159A8ADF" w14:textId="77777777" w:rsidTr="0030339F">
        <w:trPr>
          <w:trHeight w:val="216"/>
        </w:trPr>
        <w:tc>
          <w:tcPr>
            <w:tcW w:w="9355" w:type="dxa"/>
          </w:tcPr>
          <w:p w14:paraId="4FF8C496" w14:textId="77777777" w:rsidR="007D5D8A" w:rsidRPr="00316760" w:rsidRDefault="007D5D8A" w:rsidP="0030339F">
            <w:pPr>
              <w:pStyle w:val="NoSpacing"/>
              <w:rPr>
                <w:bCs/>
              </w:rPr>
            </w:pPr>
            <w:r w:rsidRPr="00947F08">
              <w:rPr>
                <w:rFonts w:cstheme="minorHAnsi"/>
                <w:bCs/>
              </w:rPr>
              <w:t>RRHPSHPreMoveInDays</w:t>
            </w:r>
          </w:p>
        </w:tc>
      </w:tr>
      <w:tr w:rsidR="007D5D8A" w:rsidRPr="005F4836" w14:paraId="5ACB87B5" w14:textId="77777777" w:rsidTr="0030339F">
        <w:trPr>
          <w:trHeight w:val="216"/>
        </w:trPr>
        <w:tc>
          <w:tcPr>
            <w:tcW w:w="9355" w:type="dxa"/>
          </w:tcPr>
          <w:p w14:paraId="64CE5624" w14:textId="77777777" w:rsidR="007D5D8A" w:rsidRPr="00316760" w:rsidRDefault="007D5D8A" w:rsidP="0030339F">
            <w:pPr>
              <w:pStyle w:val="NoSpacing"/>
              <w:rPr>
                <w:bCs/>
              </w:rPr>
            </w:pPr>
            <w:r w:rsidRPr="00947F08">
              <w:rPr>
                <w:rFonts w:cstheme="minorHAnsi"/>
                <w:bCs/>
              </w:rPr>
              <w:t>SystemHomelessDays</w:t>
            </w:r>
          </w:p>
        </w:tc>
      </w:tr>
      <w:tr w:rsidR="007D5D8A" w:rsidRPr="005F4836" w14:paraId="2CC3B0A4" w14:textId="77777777" w:rsidTr="0030339F">
        <w:trPr>
          <w:trHeight w:val="216"/>
        </w:trPr>
        <w:tc>
          <w:tcPr>
            <w:tcW w:w="9355" w:type="dxa"/>
          </w:tcPr>
          <w:p w14:paraId="4D22026B" w14:textId="77777777" w:rsidR="007D5D8A" w:rsidRPr="00316760" w:rsidRDefault="007D5D8A" w:rsidP="0030339F">
            <w:pPr>
              <w:pStyle w:val="NoSpacing"/>
              <w:rPr>
                <w:bCs/>
              </w:rPr>
            </w:pPr>
            <w:r w:rsidRPr="00947F08">
              <w:rPr>
                <w:rFonts w:cstheme="minorHAnsi"/>
                <w:bCs/>
              </w:rPr>
              <w:t>Other3917Days</w:t>
            </w:r>
          </w:p>
        </w:tc>
      </w:tr>
      <w:tr w:rsidR="007D5D8A" w:rsidRPr="005F4836" w14:paraId="7510FCB0" w14:textId="77777777" w:rsidTr="0030339F">
        <w:trPr>
          <w:trHeight w:val="216"/>
        </w:trPr>
        <w:tc>
          <w:tcPr>
            <w:tcW w:w="9355" w:type="dxa"/>
          </w:tcPr>
          <w:p w14:paraId="6A5C6163" w14:textId="77777777" w:rsidR="007D5D8A" w:rsidRPr="00316760" w:rsidRDefault="007D5D8A" w:rsidP="0030339F">
            <w:pPr>
              <w:pStyle w:val="NoSpacing"/>
              <w:rPr>
                <w:bCs/>
              </w:rPr>
            </w:pPr>
            <w:r w:rsidRPr="00947F08">
              <w:rPr>
                <w:rFonts w:cstheme="minorHAnsi"/>
                <w:bCs/>
              </w:rPr>
              <w:t>TotalHomelessDays</w:t>
            </w:r>
          </w:p>
        </w:tc>
      </w:tr>
      <w:tr w:rsidR="007D5D8A" w:rsidRPr="005F4836" w14:paraId="44F44196" w14:textId="77777777" w:rsidTr="0030339F">
        <w:trPr>
          <w:trHeight w:val="95"/>
        </w:trPr>
        <w:tc>
          <w:tcPr>
            <w:tcW w:w="9355" w:type="dxa"/>
          </w:tcPr>
          <w:p w14:paraId="27BAD118" w14:textId="77777777" w:rsidR="007D5D8A" w:rsidRPr="00316760" w:rsidRDefault="007D5D8A" w:rsidP="0030339F">
            <w:pPr>
              <w:pStyle w:val="NoSpacing"/>
              <w:rPr>
                <w:bCs/>
              </w:rPr>
            </w:pPr>
            <w:r w:rsidRPr="00947F08">
              <w:rPr>
                <w:rFonts w:cstheme="minorHAnsi"/>
                <w:bCs/>
              </w:rPr>
              <w:t>RRHHousedDays</w:t>
            </w:r>
          </w:p>
        </w:tc>
      </w:tr>
      <w:tr w:rsidR="007D5D8A" w:rsidRPr="005F4836" w14:paraId="2CEBB2E3" w14:textId="77777777" w:rsidTr="0030339F">
        <w:trPr>
          <w:trHeight w:val="216"/>
        </w:trPr>
        <w:tc>
          <w:tcPr>
            <w:tcW w:w="9355" w:type="dxa"/>
          </w:tcPr>
          <w:p w14:paraId="6984F659" w14:textId="77777777" w:rsidR="007D5D8A" w:rsidRPr="00316760" w:rsidRDefault="007D5D8A" w:rsidP="0030339F">
            <w:pPr>
              <w:pStyle w:val="NoSpacing"/>
              <w:rPr>
                <w:bCs/>
              </w:rPr>
            </w:pPr>
            <w:r w:rsidRPr="00947F08">
              <w:rPr>
                <w:rFonts w:cstheme="minorHAnsi"/>
                <w:bCs/>
              </w:rPr>
              <w:t>SystemDaysNotPSHHoused</w:t>
            </w:r>
          </w:p>
        </w:tc>
      </w:tr>
      <w:tr w:rsidR="007D5D8A" w:rsidRPr="005F4836" w14:paraId="045857DA" w14:textId="77777777" w:rsidTr="0030339F">
        <w:trPr>
          <w:trHeight w:val="216"/>
        </w:trPr>
        <w:tc>
          <w:tcPr>
            <w:tcW w:w="9355" w:type="dxa"/>
          </w:tcPr>
          <w:p w14:paraId="693A8049" w14:textId="77777777" w:rsidR="007D5D8A" w:rsidRPr="00316760" w:rsidRDefault="007D5D8A" w:rsidP="0030339F">
            <w:pPr>
              <w:pStyle w:val="NoSpacing"/>
              <w:rPr>
                <w:rFonts w:cstheme="minorHAnsi"/>
                <w:bCs/>
              </w:rPr>
            </w:pPr>
            <w:r w:rsidRPr="00947F08">
              <w:rPr>
                <w:bCs/>
              </w:rPr>
              <w:t>HHChronic</w:t>
            </w:r>
          </w:p>
        </w:tc>
      </w:tr>
      <w:tr w:rsidR="007D5D8A" w:rsidRPr="005F4836" w14:paraId="3E334F6E" w14:textId="77777777" w:rsidTr="0030339F">
        <w:trPr>
          <w:trHeight w:val="216"/>
        </w:trPr>
        <w:tc>
          <w:tcPr>
            <w:tcW w:w="9355" w:type="dxa"/>
          </w:tcPr>
          <w:p w14:paraId="4C2EE5D1" w14:textId="77777777" w:rsidR="007D5D8A" w:rsidRPr="00947F08" w:rsidRDefault="007D5D8A" w:rsidP="0030339F">
            <w:pPr>
              <w:pStyle w:val="NoSpacing"/>
              <w:rPr>
                <w:bCs/>
              </w:rPr>
            </w:pPr>
            <w:r w:rsidRPr="00947F08">
              <w:rPr>
                <w:bCs/>
              </w:rPr>
              <w:t>HHVet</w:t>
            </w:r>
          </w:p>
        </w:tc>
      </w:tr>
      <w:tr w:rsidR="007D5D8A" w:rsidRPr="005F4836" w14:paraId="74EB7639" w14:textId="77777777" w:rsidTr="0030339F">
        <w:trPr>
          <w:trHeight w:val="216"/>
        </w:trPr>
        <w:tc>
          <w:tcPr>
            <w:tcW w:w="9355" w:type="dxa"/>
          </w:tcPr>
          <w:p w14:paraId="517AF3E5" w14:textId="77777777" w:rsidR="007D5D8A" w:rsidRPr="00947F08" w:rsidRDefault="007D5D8A" w:rsidP="0030339F">
            <w:pPr>
              <w:pStyle w:val="NoSpacing"/>
              <w:rPr>
                <w:bCs/>
              </w:rPr>
            </w:pPr>
            <w:r w:rsidRPr="00947F08">
              <w:rPr>
                <w:bCs/>
              </w:rPr>
              <w:t>HHDisability</w:t>
            </w:r>
          </w:p>
        </w:tc>
      </w:tr>
      <w:tr w:rsidR="007D5D8A" w:rsidRPr="005F4836" w14:paraId="5140272E" w14:textId="77777777" w:rsidTr="0030339F">
        <w:trPr>
          <w:trHeight w:val="216"/>
        </w:trPr>
        <w:tc>
          <w:tcPr>
            <w:tcW w:w="9355" w:type="dxa"/>
          </w:tcPr>
          <w:p w14:paraId="08236757" w14:textId="77777777" w:rsidR="007D5D8A" w:rsidRPr="00947F08" w:rsidRDefault="007D5D8A" w:rsidP="0030339F">
            <w:pPr>
              <w:pStyle w:val="NoSpacing"/>
              <w:rPr>
                <w:bCs/>
              </w:rPr>
            </w:pPr>
            <w:r w:rsidRPr="00947F08">
              <w:rPr>
                <w:bCs/>
              </w:rPr>
              <w:t>HHFleeingDV</w:t>
            </w:r>
          </w:p>
        </w:tc>
      </w:tr>
      <w:tr w:rsidR="007D5D8A" w:rsidRPr="005F4836" w14:paraId="24298FAD" w14:textId="77777777" w:rsidTr="0030339F">
        <w:trPr>
          <w:trHeight w:val="216"/>
        </w:trPr>
        <w:tc>
          <w:tcPr>
            <w:tcW w:w="9355" w:type="dxa"/>
          </w:tcPr>
          <w:p w14:paraId="252C00DB" w14:textId="77777777" w:rsidR="007D5D8A" w:rsidRPr="00947F08" w:rsidRDefault="007D5D8A" w:rsidP="0030339F">
            <w:pPr>
              <w:pStyle w:val="NoSpacing"/>
              <w:rPr>
                <w:bCs/>
              </w:rPr>
            </w:pPr>
            <w:r w:rsidRPr="00947F08">
              <w:rPr>
                <w:bCs/>
              </w:rPr>
              <w:t>HHAdultAge</w:t>
            </w:r>
          </w:p>
        </w:tc>
      </w:tr>
      <w:tr w:rsidR="007D5D8A" w:rsidRPr="005F4836" w14:paraId="7B6B6269" w14:textId="77777777" w:rsidTr="0030339F">
        <w:trPr>
          <w:trHeight w:val="216"/>
        </w:trPr>
        <w:tc>
          <w:tcPr>
            <w:tcW w:w="9355" w:type="dxa"/>
          </w:tcPr>
          <w:p w14:paraId="6979A993" w14:textId="77777777" w:rsidR="007D5D8A" w:rsidRPr="00947F08" w:rsidRDefault="007D5D8A" w:rsidP="0030339F">
            <w:pPr>
              <w:pStyle w:val="NoSpacing"/>
              <w:rPr>
                <w:bCs/>
              </w:rPr>
            </w:pPr>
            <w:r w:rsidRPr="00947F08">
              <w:rPr>
                <w:bCs/>
              </w:rPr>
              <w:t>HHParent</w:t>
            </w:r>
          </w:p>
        </w:tc>
      </w:tr>
      <w:tr w:rsidR="007D5D8A" w:rsidRPr="005F4836" w14:paraId="05980099" w14:textId="77777777" w:rsidTr="0030339F">
        <w:trPr>
          <w:trHeight w:val="216"/>
        </w:trPr>
        <w:tc>
          <w:tcPr>
            <w:tcW w:w="9355" w:type="dxa"/>
          </w:tcPr>
          <w:p w14:paraId="61AB5991" w14:textId="77777777" w:rsidR="007D5D8A" w:rsidRPr="00947F08" w:rsidRDefault="007D5D8A" w:rsidP="0030339F">
            <w:pPr>
              <w:pStyle w:val="NoSpacing"/>
              <w:rPr>
                <w:bCs/>
              </w:rPr>
            </w:pPr>
            <w:r w:rsidRPr="00947F08">
              <w:rPr>
                <w:bCs/>
              </w:rPr>
              <w:t>AC3Plus</w:t>
            </w:r>
          </w:p>
        </w:tc>
      </w:tr>
      <w:tr w:rsidR="007D5D8A" w:rsidRPr="005F4836" w14:paraId="5BB4BFD6" w14:textId="77777777" w:rsidTr="0030339F">
        <w:trPr>
          <w:trHeight w:val="216"/>
        </w:trPr>
        <w:tc>
          <w:tcPr>
            <w:tcW w:w="9355" w:type="dxa"/>
          </w:tcPr>
          <w:p w14:paraId="335B96CB" w14:textId="4F8D9893" w:rsidR="007D5D8A" w:rsidRPr="00947F08" w:rsidRDefault="005C6A07" w:rsidP="0030339F">
            <w:pPr>
              <w:pStyle w:val="NoSpacing"/>
              <w:rPr>
                <w:bCs/>
              </w:rPr>
            </w:pPr>
            <w:r>
              <w:rPr>
                <w:bCs/>
              </w:rPr>
              <w:t>HoHRace</w:t>
            </w:r>
            <w:r w:rsidR="007E63A2">
              <w:rPr>
                <w:bCs/>
              </w:rPr>
              <w:t>Ethnicity</w:t>
            </w:r>
          </w:p>
        </w:tc>
      </w:tr>
      <w:tr w:rsidR="007D5D8A" w:rsidRPr="005F4836" w14:paraId="3BEF45B6" w14:textId="77777777" w:rsidTr="0030339F">
        <w:trPr>
          <w:trHeight w:val="216"/>
        </w:trPr>
        <w:tc>
          <w:tcPr>
            <w:tcW w:w="9355" w:type="dxa"/>
          </w:tcPr>
          <w:p w14:paraId="713C9364" w14:textId="77777777" w:rsidR="007D5D8A" w:rsidRPr="00316760" w:rsidRDefault="007D5D8A" w:rsidP="0030339F">
            <w:pPr>
              <w:pStyle w:val="NoSpacing"/>
              <w:rPr>
                <w:bCs/>
              </w:rPr>
            </w:pPr>
            <w:r>
              <w:rPr>
                <w:bCs/>
              </w:rPr>
              <w:t>Stat</w:t>
            </w:r>
          </w:p>
        </w:tc>
      </w:tr>
      <w:tr w:rsidR="007D5D8A" w:rsidRPr="005F4836" w14:paraId="1A475A0B" w14:textId="77777777" w:rsidTr="0030339F">
        <w:trPr>
          <w:trHeight w:val="216"/>
        </w:trPr>
        <w:tc>
          <w:tcPr>
            <w:tcW w:w="9355" w:type="dxa"/>
          </w:tcPr>
          <w:p w14:paraId="65521D9F" w14:textId="77777777" w:rsidR="007D5D8A" w:rsidRDefault="007D5D8A" w:rsidP="0030339F">
            <w:pPr>
              <w:pStyle w:val="NoSpacing"/>
              <w:rPr>
                <w:bCs/>
              </w:rPr>
            </w:pPr>
            <w:r>
              <w:rPr>
                <w:bCs/>
              </w:rPr>
              <w:t>HHChild</w:t>
            </w:r>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30339F">
        <w:tc>
          <w:tcPr>
            <w:tcW w:w="1435" w:type="dxa"/>
          </w:tcPr>
          <w:p w14:paraId="0ADDC5F7" w14:textId="77777777" w:rsidR="007D5D8A" w:rsidRPr="003A0FA0" w:rsidRDefault="007D5D8A" w:rsidP="0030339F">
            <w:pPr>
              <w:pStyle w:val="NoSpacing"/>
            </w:pPr>
            <w:r w:rsidRPr="00845520">
              <w:rPr>
                <w:b/>
                <w:bCs/>
              </w:rPr>
              <w:t>Value</w:t>
            </w:r>
          </w:p>
        </w:tc>
        <w:tc>
          <w:tcPr>
            <w:tcW w:w="7915" w:type="dxa"/>
          </w:tcPr>
          <w:p w14:paraId="79003851" w14:textId="77777777" w:rsidR="007D5D8A" w:rsidRPr="003A0FA0" w:rsidRDefault="007D5D8A" w:rsidP="0030339F">
            <w:pPr>
              <w:pStyle w:val="NoSpacing"/>
            </w:pPr>
            <w:r>
              <w:t xml:space="preserve">The average of the values &gt; 0 in the source column for the </w:t>
            </w:r>
            <w:r w:rsidRPr="00947F08">
              <w:rPr>
                <w:b/>
                <w:bCs/>
              </w:rPr>
              <w:t>HHType</w:t>
            </w:r>
            <w:r>
              <w:t xml:space="preserve"> and </w:t>
            </w:r>
            <w:r w:rsidRPr="00947F08">
              <w:rPr>
                <w:b/>
                <w:bCs/>
              </w:rPr>
              <w:t>Population</w:t>
            </w:r>
            <w:r>
              <w:t xml:space="preserve"> identified</w:t>
            </w:r>
          </w:p>
        </w:tc>
      </w:tr>
      <w:tr w:rsidR="007D5D8A" w:rsidRPr="003A0FA0" w14:paraId="7F170E85" w14:textId="77777777" w:rsidTr="0030339F">
        <w:tc>
          <w:tcPr>
            <w:tcW w:w="1435" w:type="dxa"/>
          </w:tcPr>
          <w:p w14:paraId="2297AED2" w14:textId="77777777" w:rsidR="007D5D8A" w:rsidRPr="003A0FA0" w:rsidRDefault="007D5D8A" w:rsidP="0030339F">
            <w:pPr>
              <w:pStyle w:val="NoSpacing"/>
            </w:pPr>
            <w:r w:rsidRPr="003A0FA0">
              <w:t>Cohort</w:t>
            </w:r>
          </w:p>
        </w:tc>
        <w:tc>
          <w:tcPr>
            <w:tcW w:w="7915" w:type="dxa"/>
          </w:tcPr>
          <w:p w14:paraId="301A6164" w14:textId="77777777" w:rsidR="007D5D8A" w:rsidRPr="003A0FA0" w:rsidRDefault="007D5D8A" w:rsidP="0030339F">
            <w:pPr>
              <w:pStyle w:val="NoSpacing"/>
            </w:pPr>
            <w:r>
              <w:t>1 (Active) for these report rows</w:t>
            </w:r>
          </w:p>
        </w:tc>
      </w:tr>
      <w:tr w:rsidR="007D5D8A" w:rsidRPr="003A0FA0" w14:paraId="5C8FC6DE" w14:textId="77777777" w:rsidTr="0030339F">
        <w:tc>
          <w:tcPr>
            <w:tcW w:w="1435" w:type="dxa"/>
          </w:tcPr>
          <w:p w14:paraId="3294F250" w14:textId="77777777" w:rsidR="007D5D8A" w:rsidRPr="003A0FA0" w:rsidRDefault="007D5D8A" w:rsidP="0030339F">
            <w:pPr>
              <w:pStyle w:val="NoSpacing"/>
            </w:pPr>
            <w:r w:rsidRPr="003A0FA0">
              <w:t>Universe</w:t>
            </w:r>
          </w:p>
        </w:tc>
        <w:tc>
          <w:tcPr>
            <w:tcW w:w="7915" w:type="dxa"/>
          </w:tcPr>
          <w:p w14:paraId="1720B36B" w14:textId="77777777" w:rsidR="007D5D8A" w:rsidRPr="003A0FA0" w:rsidRDefault="007D5D8A" w:rsidP="0030339F">
            <w:pPr>
              <w:pStyle w:val="NoSpacing"/>
            </w:pPr>
            <w:r>
              <w:t xml:space="preserve">-1 (All) for these report rows </w:t>
            </w:r>
          </w:p>
        </w:tc>
      </w:tr>
      <w:tr w:rsidR="007D5D8A" w:rsidRPr="003A0FA0" w14:paraId="3EF74DDE" w14:textId="77777777" w:rsidTr="0030339F">
        <w:tc>
          <w:tcPr>
            <w:tcW w:w="1435" w:type="dxa"/>
          </w:tcPr>
          <w:p w14:paraId="12CD18EE" w14:textId="77777777" w:rsidR="007D5D8A" w:rsidRPr="003A0FA0" w:rsidRDefault="007D5D8A" w:rsidP="0030339F">
            <w:pPr>
              <w:pStyle w:val="NoSpacing"/>
            </w:pPr>
            <w:r w:rsidRPr="00845520">
              <w:rPr>
                <w:b/>
                <w:bCs/>
              </w:rPr>
              <w:t>HHType</w:t>
            </w:r>
          </w:p>
        </w:tc>
        <w:tc>
          <w:tcPr>
            <w:tcW w:w="7915" w:type="dxa"/>
          </w:tcPr>
          <w:p w14:paraId="6142139D" w14:textId="77777777" w:rsidR="007D5D8A" w:rsidRPr="003A0FA0" w:rsidRDefault="007D5D8A" w:rsidP="0030339F">
            <w:pPr>
              <w:pStyle w:val="NoSpacing"/>
            </w:pPr>
            <w:r>
              <w:t xml:space="preserve">The household type included in the calculation:  All(0), AO (1), AC (2), CO (3), and UN (99) </w:t>
            </w:r>
          </w:p>
        </w:tc>
      </w:tr>
      <w:tr w:rsidR="007D5D8A" w:rsidRPr="003A0FA0" w14:paraId="06A1B333" w14:textId="77777777" w:rsidTr="0030339F">
        <w:tc>
          <w:tcPr>
            <w:tcW w:w="1435" w:type="dxa"/>
          </w:tcPr>
          <w:p w14:paraId="307323B4" w14:textId="77777777" w:rsidR="007D5D8A" w:rsidRPr="003A0FA0" w:rsidRDefault="007D5D8A" w:rsidP="0030339F">
            <w:pPr>
              <w:pStyle w:val="NoSpacing"/>
            </w:pPr>
            <w:r w:rsidRPr="00845520">
              <w:rPr>
                <w:b/>
                <w:bCs/>
              </w:rPr>
              <w:t>Population</w:t>
            </w:r>
          </w:p>
        </w:tc>
        <w:tc>
          <w:tcPr>
            <w:tcW w:w="7915" w:type="dxa"/>
          </w:tcPr>
          <w:p w14:paraId="4C2D7300" w14:textId="3633D7F4" w:rsidR="007D5D8A" w:rsidRPr="003A0FA0" w:rsidRDefault="007D5D8A" w:rsidP="0030339F">
            <w:pPr>
              <w:pStyle w:val="NoSpacing"/>
            </w:pPr>
            <w:r>
              <w:t>The population/subpopulation included in the calculation; see section 8.3</w:t>
            </w:r>
          </w:p>
        </w:tc>
      </w:tr>
      <w:tr w:rsidR="007D5D8A" w:rsidRPr="003A0FA0" w14:paraId="0A3B197B" w14:textId="77777777" w:rsidTr="0030339F">
        <w:tc>
          <w:tcPr>
            <w:tcW w:w="1435" w:type="dxa"/>
          </w:tcPr>
          <w:p w14:paraId="04646A19" w14:textId="77777777" w:rsidR="007D5D8A" w:rsidRPr="003A0FA0" w:rsidRDefault="007D5D8A" w:rsidP="0030339F">
            <w:pPr>
              <w:pStyle w:val="NoSpacing"/>
            </w:pPr>
            <w:r w:rsidRPr="003A0FA0">
              <w:t>SystemPath</w:t>
            </w:r>
          </w:p>
        </w:tc>
        <w:tc>
          <w:tcPr>
            <w:tcW w:w="7915" w:type="dxa"/>
          </w:tcPr>
          <w:p w14:paraId="1B46E7E6" w14:textId="77777777" w:rsidR="007D5D8A" w:rsidRPr="003A0FA0" w:rsidRDefault="007D5D8A" w:rsidP="0030339F">
            <w:pPr>
              <w:pStyle w:val="NoSpacing"/>
            </w:pPr>
            <w:r>
              <w:t>-1 (All) for this calculation</w:t>
            </w:r>
          </w:p>
        </w:tc>
      </w:tr>
      <w:tr w:rsidR="007D5D8A" w:rsidRPr="003A0FA0" w14:paraId="52D95315" w14:textId="77777777" w:rsidTr="0030339F">
        <w:tc>
          <w:tcPr>
            <w:tcW w:w="1435" w:type="dxa"/>
          </w:tcPr>
          <w:p w14:paraId="184D3CA2" w14:textId="77777777" w:rsidR="007D5D8A" w:rsidRPr="003A0FA0" w:rsidRDefault="007D5D8A" w:rsidP="0030339F">
            <w:pPr>
              <w:pStyle w:val="NoSpacing"/>
            </w:pPr>
            <w:r w:rsidRPr="003A0FA0">
              <w:t>ProjectID</w:t>
            </w:r>
          </w:p>
        </w:tc>
        <w:tc>
          <w:tcPr>
            <w:tcW w:w="7915" w:type="dxa"/>
          </w:tcPr>
          <w:p w14:paraId="661BC820" w14:textId="77777777" w:rsidR="007D5D8A" w:rsidRPr="003A0FA0" w:rsidRDefault="007D5D8A" w:rsidP="0030339F">
            <w:pPr>
              <w:pStyle w:val="NoSpacing"/>
            </w:pPr>
            <w:r>
              <w:t>NULL</w:t>
            </w:r>
          </w:p>
        </w:tc>
      </w:tr>
      <w:tr w:rsidR="007D5D8A" w:rsidRPr="003A0FA0" w14:paraId="1D613622" w14:textId="77777777" w:rsidTr="0030339F">
        <w:tc>
          <w:tcPr>
            <w:tcW w:w="1435" w:type="dxa"/>
          </w:tcPr>
          <w:p w14:paraId="76553633" w14:textId="77777777" w:rsidR="007D5D8A" w:rsidRPr="003A0FA0" w:rsidRDefault="007D5D8A" w:rsidP="0030339F">
            <w:pPr>
              <w:pStyle w:val="NoSpacing"/>
            </w:pPr>
            <w:r w:rsidRPr="00845520">
              <w:rPr>
                <w:b/>
                <w:bCs/>
              </w:rPr>
              <w:t>ReportRow</w:t>
            </w:r>
          </w:p>
        </w:tc>
        <w:tc>
          <w:tcPr>
            <w:tcW w:w="7915" w:type="dxa"/>
          </w:tcPr>
          <w:p w14:paraId="3E0D401C" w14:textId="77777777" w:rsidR="007D5D8A" w:rsidRPr="003A0FA0" w:rsidRDefault="007D5D8A" w:rsidP="0030339F">
            <w:pPr>
              <w:pStyle w:val="NoSpacing"/>
            </w:pPr>
            <w:r>
              <w:t>Rows 1-9 (see below)</w:t>
            </w:r>
          </w:p>
        </w:tc>
      </w:tr>
      <w:tr w:rsidR="007D5D8A" w:rsidRPr="003A0FA0" w14:paraId="73E39473" w14:textId="77777777" w:rsidTr="0030339F">
        <w:tc>
          <w:tcPr>
            <w:tcW w:w="1435" w:type="dxa"/>
          </w:tcPr>
          <w:p w14:paraId="35668687" w14:textId="77777777" w:rsidR="007D5D8A" w:rsidRPr="003A0FA0" w:rsidRDefault="007D5D8A" w:rsidP="0030339F">
            <w:pPr>
              <w:pStyle w:val="NoSpacing"/>
            </w:pPr>
            <w:r w:rsidRPr="003A0FA0">
              <w:t>ReportID</w:t>
            </w:r>
          </w:p>
        </w:tc>
        <w:tc>
          <w:tcPr>
            <w:tcW w:w="7915" w:type="dxa"/>
          </w:tcPr>
          <w:p w14:paraId="3943AA28" w14:textId="77777777" w:rsidR="007D5D8A" w:rsidRPr="003A0FA0" w:rsidRDefault="007D5D8A" w:rsidP="0030339F">
            <w:pPr>
              <w:pStyle w:val="NoSpacing"/>
            </w:pPr>
            <w:r>
              <w:t>Must match LSAReport.</w:t>
            </w:r>
            <w:r w:rsidRPr="00845520">
              <w:rPr>
                <w:b/>
                <w:bCs/>
              </w:rPr>
              <w:t>ReportID</w:t>
            </w:r>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r w:rsidRPr="00947F08">
        <w:rPr>
          <w:b/>
          <w:bCs/>
        </w:rPr>
        <w:t>SystemPath</w:t>
      </w:r>
      <w:r>
        <w:t xml:space="preserve">, </w:t>
      </w:r>
      <w:r w:rsidRPr="00947F08">
        <w:rPr>
          <w:b/>
          <w:bCs/>
        </w:rPr>
        <w:t>ProjectID</w:t>
      </w:r>
      <w:r>
        <w:t xml:space="preserve">, and </w:t>
      </w:r>
      <w:r w:rsidRPr="00947F08">
        <w:rPr>
          <w:b/>
          <w:bCs/>
        </w:rPr>
        <w:t>ReportID</w:t>
      </w:r>
      <w:r>
        <w:t>.</w:t>
      </w:r>
    </w:p>
    <w:p w14:paraId="15FC9763" w14:textId="77777777" w:rsidR="007D5D8A" w:rsidRDefault="007D5D8A" w:rsidP="007D5D8A">
      <w:r>
        <w:t xml:space="preserve">See section 8.3 for required </w:t>
      </w:r>
      <w:r w:rsidRPr="00947F08">
        <w:rPr>
          <w:b/>
          <w:bCs/>
        </w:rPr>
        <w:t>Population</w:t>
      </w:r>
      <w:r>
        <w:t xml:space="preserve"> and </w:t>
      </w:r>
      <w:r w:rsidRPr="00947F08">
        <w:rPr>
          <w:b/>
          <w:bCs/>
        </w:rPr>
        <w:t>HHType</w:t>
      </w:r>
      <w:r>
        <w:t xml:space="preserve"> combinations.</w:t>
      </w:r>
    </w:p>
    <w:p w14:paraId="164862DF" w14:textId="77777777" w:rsidR="007D5D8A" w:rsidRPr="00316760" w:rsidRDefault="007D5D8A" w:rsidP="007D5D8A">
      <w:pPr>
        <w:pStyle w:val="Heading4"/>
      </w:pPr>
      <w:r>
        <w:lastRenderedPageBreak/>
        <w:t>ReportRow and Value</w:t>
      </w:r>
    </w:p>
    <w:p w14:paraId="6DA31FC7" w14:textId="034B80F6" w:rsidR="00914DDA" w:rsidRDefault="00914DDA" w:rsidP="00914DDA">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ESTDays</w:t>
            </w:r>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RRHPSHPreMoveInDays</w:t>
            </w:r>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SystemHomelessDays</w:t>
            </w:r>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TotalHomelessDays</w:t>
            </w:r>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RRHHousedDays</w:t>
            </w:r>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SystemDaysNotPSHHoused</w:t>
            </w:r>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1868" w:name="_Toc31198237"/>
      <w:bookmarkStart w:id="1869" w:name="_Toc31198238"/>
      <w:bookmarkStart w:id="1870" w:name="_Toc37849810"/>
      <w:bookmarkStart w:id="1871" w:name="_Toc175057126"/>
      <w:bookmarkEnd w:id="1868"/>
      <w:bookmarkEnd w:id="1869"/>
      <w:r w:rsidRPr="00C52062">
        <w:t xml:space="preserve">Get Average Days for </w:t>
      </w:r>
      <w:r>
        <w:t>Length of Time Homeless by System Path</w:t>
      </w:r>
      <w:bookmarkEnd w:id="1870"/>
      <w:bookmarkEnd w:id="1871"/>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8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HPdlAMAAOEKAAAOAAAAZHJzL2Uyb0RvYy54bWzMVttu2zgQfS+w/0DwfaOLI1kVogSp7QQF&#10;2m6BtB9AU9QFoUgtSUdOv75DUlLsZJsGWWywehCGIjmaOXPmkGcX+46jO6Z0K0WBo5MQIyaoLFtR&#10;F/j7t6s/M4y0IaIkXApW4Hum8cX5H+/Ohj5nsWwkL5lC4ETofOgL3BjT50GgacM6ok9kzwRMVlJ1&#10;xMBQ1UGpyADeOx7EYZgGg1RlryRlWsPXtZ/E585/VTFq/qoqzQziBYbYjHsr997ad3B+RvJakb5p&#10;6RgGeUUUHWkF/HR2tSaGoJ1qn7jqWqqklpU5obILZFW1lLkcIJsofJTNtZK73uVS50PdzzABtI9w&#10;erVb+uXuWvU3/Vflowfzk6S3GnAJhr7OD+ftuPaL0Xb4LEuoJ9kZ6RLfV6qzLiAltHf43s/4sr1B&#10;FD4ukjReJFAGCnPx8nQRjwWgDVTJbovCJE7jFCNYEEVRmoWZLxFtNgdOYMHkwk4HJPe/dyGPIVoK&#10;AKf0A2z638F205CeuWpoC8tXhdoS0oBYBOkAikuAwq1Bi/cuL/t/WDiBqz2ySMhVQ0TNLpWSQ8NI&#10;CXFFLo2jDXagoS6/hfqXmE2wR3EWxjNip0eIkbxX2lwz2SFrFLjicoD4lPkoDFOC8BsjFalt4iQn&#10;d5+08YBP2+xnLXlbXrWcu4Gqtyuu0B2Bltt8WC83PrlHy7hAQ4FTS4fnXaziLLlcjEEf/alrIULE&#10;267AWWgfu4jkFtKNKJ1tSMu9DRzhwk4zpwpjHhPInixmv937oi4cSnZ2K8t7KIKSXjpA6sBopPqB&#10;0QCyUWD9944ohhH/KKCQVmMmQ03GdjKIoLC1wNQojPxgZbwa7XrV1g34jhweQlo6Va1D+yEO15WO&#10;1W9F7+VTekepBdoGBexeCS8ddC9G6ZgJ7prh230PvXHEb79lgv4F/E6T0xjOEa8JWZSNhZ75Hb5f&#10;QJhWEdzMLAdPyK2NIhbllRQCjgapPNi/oLWQltOOR8+y1Z5VbKZ8eeud8l0HEunbYAwYPlmdc50x&#10;RepOOrvbydgRv0H9Rxr/A6WRccAa1YKWcOAfdFPHSuAhg4PYWhD4S0jvCW4X24qAXr4Vs6Cij4Uz&#10;Wh4w67/XzWW6SJOJVw9nzcyrKMtGXsFh9VLdXEu665gwrxPMq9UmWbv+gtodseFZCh5q7lXyIcre&#10;XDCTqXL/X8F0twO4R7m+GO989qJ2OHZt8HAzPf8J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EXhz3ZQDAADhCgAADgAAAAAA&#10;AAAAAAAAAAAuAgAAZHJzL2Uyb0RvYy54bWxQSwECLQAUAAYACAAAACEA08rs0tsAAAAEAQAADwAA&#10;AAAAAAAAAAAAAADuBQAAZHJzL2Rvd25yZXYueG1sUEsFBgAAAAAEAAQA8wAAAPYGAAAAAA==&#10;">
                <v:shape id="AutoShape 390" o:spid="_x0000_s148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8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30339F">
        <w:trPr>
          <w:trHeight w:val="216"/>
        </w:trPr>
        <w:tc>
          <w:tcPr>
            <w:tcW w:w="9355" w:type="dxa"/>
            <w:shd w:val="clear" w:color="auto" w:fill="FDE9D9" w:themeFill="accent6" w:themeFillTint="33"/>
          </w:tcPr>
          <w:p w14:paraId="10F01DF1"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0141E501" w14:textId="77777777" w:rsidTr="0030339F">
        <w:trPr>
          <w:trHeight w:val="216"/>
        </w:trPr>
        <w:tc>
          <w:tcPr>
            <w:tcW w:w="9355" w:type="dxa"/>
          </w:tcPr>
          <w:p w14:paraId="71A27A7C" w14:textId="77777777" w:rsidR="00763AD5" w:rsidRPr="005F4836" w:rsidRDefault="00763AD5" w:rsidP="0030339F">
            <w:pPr>
              <w:pStyle w:val="NoSpacing"/>
            </w:pPr>
            <w:r>
              <w:t>HHType</w:t>
            </w:r>
          </w:p>
        </w:tc>
      </w:tr>
      <w:tr w:rsidR="00763AD5" w:rsidRPr="005F4836" w14:paraId="56CFD546" w14:textId="77777777" w:rsidTr="0030339F">
        <w:trPr>
          <w:trHeight w:val="216"/>
        </w:trPr>
        <w:tc>
          <w:tcPr>
            <w:tcW w:w="9355" w:type="dxa"/>
          </w:tcPr>
          <w:p w14:paraId="57FB17E0" w14:textId="77777777" w:rsidR="00763AD5" w:rsidRPr="00845520" w:rsidRDefault="00763AD5" w:rsidP="0030339F">
            <w:pPr>
              <w:pStyle w:val="NoSpacing"/>
              <w:rPr>
                <w:bCs/>
              </w:rPr>
            </w:pPr>
            <w:r w:rsidRPr="00845520">
              <w:rPr>
                <w:rFonts w:cstheme="minorHAnsi"/>
                <w:bCs/>
              </w:rPr>
              <w:t>ESDays</w:t>
            </w:r>
          </w:p>
        </w:tc>
      </w:tr>
      <w:tr w:rsidR="00763AD5" w:rsidRPr="005F4836" w14:paraId="7157B94B" w14:textId="77777777" w:rsidTr="0030339F">
        <w:trPr>
          <w:trHeight w:val="216"/>
        </w:trPr>
        <w:tc>
          <w:tcPr>
            <w:tcW w:w="9355" w:type="dxa"/>
          </w:tcPr>
          <w:p w14:paraId="7E35CF1E" w14:textId="77777777" w:rsidR="00763AD5" w:rsidRPr="00845520" w:rsidRDefault="00763AD5" w:rsidP="0030339F">
            <w:pPr>
              <w:pStyle w:val="NoSpacing"/>
              <w:rPr>
                <w:bCs/>
              </w:rPr>
            </w:pPr>
            <w:r w:rsidRPr="00845520">
              <w:rPr>
                <w:rFonts w:cstheme="minorHAnsi"/>
                <w:bCs/>
              </w:rPr>
              <w:t>THDays</w:t>
            </w:r>
          </w:p>
        </w:tc>
      </w:tr>
      <w:tr w:rsidR="00763AD5" w:rsidRPr="005F4836" w14:paraId="4FFD2ABD" w14:textId="77777777" w:rsidTr="0030339F">
        <w:trPr>
          <w:trHeight w:val="216"/>
        </w:trPr>
        <w:tc>
          <w:tcPr>
            <w:tcW w:w="9355" w:type="dxa"/>
          </w:tcPr>
          <w:p w14:paraId="4D6C54C7" w14:textId="77777777" w:rsidR="00763AD5" w:rsidRPr="00845520" w:rsidRDefault="00763AD5" w:rsidP="0030339F">
            <w:pPr>
              <w:pStyle w:val="NoSpacing"/>
              <w:rPr>
                <w:bCs/>
              </w:rPr>
            </w:pPr>
            <w:r w:rsidRPr="00845520">
              <w:rPr>
                <w:rFonts w:cstheme="minorHAnsi"/>
                <w:bCs/>
              </w:rPr>
              <w:t>ESTDays</w:t>
            </w:r>
          </w:p>
        </w:tc>
      </w:tr>
      <w:tr w:rsidR="00763AD5" w:rsidRPr="005F4836" w14:paraId="1FB8A972" w14:textId="77777777" w:rsidTr="0030339F">
        <w:trPr>
          <w:trHeight w:val="216"/>
        </w:trPr>
        <w:tc>
          <w:tcPr>
            <w:tcW w:w="9355" w:type="dxa"/>
          </w:tcPr>
          <w:p w14:paraId="3E5D6356" w14:textId="77777777" w:rsidR="00763AD5" w:rsidRPr="00845520" w:rsidRDefault="00763AD5" w:rsidP="0030339F">
            <w:pPr>
              <w:pStyle w:val="NoSpacing"/>
              <w:rPr>
                <w:bCs/>
              </w:rPr>
            </w:pPr>
            <w:r w:rsidRPr="00845520">
              <w:rPr>
                <w:rFonts w:cstheme="minorHAnsi"/>
                <w:bCs/>
              </w:rPr>
              <w:t>RRHPSHPreMoveInDays</w:t>
            </w:r>
          </w:p>
        </w:tc>
      </w:tr>
      <w:tr w:rsidR="00763AD5" w:rsidRPr="005F4836" w14:paraId="3469B5E4" w14:textId="77777777" w:rsidTr="0030339F">
        <w:trPr>
          <w:trHeight w:val="216"/>
        </w:trPr>
        <w:tc>
          <w:tcPr>
            <w:tcW w:w="9355" w:type="dxa"/>
          </w:tcPr>
          <w:p w14:paraId="0A492DAB" w14:textId="77777777" w:rsidR="00763AD5" w:rsidRPr="00845520" w:rsidRDefault="00763AD5" w:rsidP="0030339F">
            <w:pPr>
              <w:pStyle w:val="NoSpacing"/>
              <w:rPr>
                <w:bCs/>
              </w:rPr>
            </w:pPr>
            <w:r w:rsidRPr="00845520">
              <w:rPr>
                <w:rFonts w:cstheme="minorHAnsi"/>
                <w:bCs/>
              </w:rPr>
              <w:t>SystemHomelessDays</w:t>
            </w:r>
          </w:p>
        </w:tc>
      </w:tr>
      <w:tr w:rsidR="00763AD5" w:rsidRPr="005F4836" w14:paraId="2E7C5072" w14:textId="77777777" w:rsidTr="0030339F">
        <w:trPr>
          <w:trHeight w:val="216"/>
        </w:trPr>
        <w:tc>
          <w:tcPr>
            <w:tcW w:w="9355" w:type="dxa"/>
          </w:tcPr>
          <w:p w14:paraId="5673AB37" w14:textId="77777777" w:rsidR="00763AD5" w:rsidRPr="00845520" w:rsidRDefault="00763AD5" w:rsidP="0030339F">
            <w:pPr>
              <w:pStyle w:val="NoSpacing"/>
              <w:rPr>
                <w:bCs/>
              </w:rPr>
            </w:pPr>
            <w:r w:rsidRPr="00845520">
              <w:rPr>
                <w:rFonts w:cstheme="minorHAnsi"/>
                <w:bCs/>
              </w:rPr>
              <w:t>Other3917Days</w:t>
            </w:r>
          </w:p>
        </w:tc>
      </w:tr>
      <w:tr w:rsidR="00763AD5" w:rsidRPr="005F4836" w14:paraId="5C94185D" w14:textId="77777777" w:rsidTr="0030339F">
        <w:trPr>
          <w:trHeight w:val="216"/>
        </w:trPr>
        <w:tc>
          <w:tcPr>
            <w:tcW w:w="9355" w:type="dxa"/>
          </w:tcPr>
          <w:p w14:paraId="7226FBBB" w14:textId="77777777" w:rsidR="00763AD5" w:rsidRPr="00845520" w:rsidRDefault="00763AD5" w:rsidP="0030339F">
            <w:pPr>
              <w:pStyle w:val="NoSpacing"/>
              <w:rPr>
                <w:bCs/>
              </w:rPr>
            </w:pPr>
            <w:r w:rsidRPr="00845520">
              <w:rPr>
                <w:rFonts w:cstheme="minorHAnsi"/>
                <w:bCs/>
              </w:rPr>
              <w:t>TotalHomelessDays</w:t>
            </w:r>
          </w:p>
        </w:tc>
      </w:tr>
      <w:tr w:rsidR="00763AD5" w:rsidRPr="005F4836" w14:paraId="5BEE2635" w14:textId="77777777" w:rsidTr="0030339F">
        <w:trPr>
          <w:trHeight w:val="95"/>
        </w:trPr>
        <w:tc>
          <w:tcPr>
            <w:tcW w:w="9355" w:type="dxa"/>
          </w:tcPr>
          <w:p w14:paraId="38778320" w14:textId="77777777" w:rsidR="00763AD5" w:rsidRPr="00845520" w:rsidRDefault="00763AD5" w:rsidP="0030339F">
            <w:pPr>
              <w:pStyle w:val="NoSpacing"/>
              <w:rPr>
                <w:bCs/>
              </w:rPr>
            </w:pPr>
            <w:r w:rsidRPr="00845520">
              <w:rPr>
                <w:rFonts w:cstheme="minorHAnsi"/>
                <w:bCs/>
              </w:rPr>
              <w:t>RRHHousedDays</w:t>
            </w:r>
          </w:p>
        </w:tc>
      </w:tr>
      <w:tr w:rsidR="00763AD5" w:rsidRPr="005F4836" w14:paraId="669E07C7" w14:textId="77777777" w:rsidTr="0030339F">
        <w:trPr>
          <w:trHeight w:val="216"/>
        </w:trPr>
        <w:tc>
          <w:tcPr>
            <w:tcW w:w="9355" w:type="dxa"/>
          </w:tcPr>
          <w:p w14:paraId="5A3CB950" w14:textId="77777777" w:rsidR="00763AD5" w:rsidRPr="00845520" w:rsidRDefault="00763AD5" w:rsidP="0030339F">
            <w:pPr>
              <w:pStyle w:val="NoSpacing"/>
              <w:rPr>
                <w:bCs/>
              </w:rPr>
            </w:pPr>
            <w:r w:rsidRPr="00845520">
              <w:rPr>
                <w:rFonts w:cstheme="minorHAnsi"/>
                <w:bCs/>
              </w:rPr>
              <w:t>SystemDaysNotPSHHoused</w:t>
            </w:r>
          </w:p>
        </w:tc>
      </w:tr>
      <w:tr w:rsidR="00763AD5" w:rsidRPr="005F4836" w14:paraId="49EDB042" w14:textId="77777777" w:rsidTr="0030339F">
        <w:trPr>
          <w:trHeight w:val="216"/>
        </w:trPr>
        <w:tc>
          <w:tcPr>
            <w:tcW w:w="9355" w:type="dxa"/>
          </w:tcPr>
          <w:p w14:paraId="579D55B4" w14:textId="77777777" w:rsidR="00763AD5" w:rsidRPr="00845520" w:rsidRDefault="00763AD5" w:rsidP="0030339F">
            <w:pPr>
              <w:pStyle w:val="NoSpacing"/>
              <w:rPr>
                <w:rFonts w:cstheme="minorHAnsi"/>
                <w:bCs/>
              </w:rPr>
            </w:pPr>
            <w:r>
              <w:rPr>
                <w:rFonts w:cstheme="minorHAnsi"/>
                <w:bCs/>
              </w:rPr>
              <w:t>SystemPath</w:t>
            </w:r>
          </w:p>
        </w:tc>
      </w:tr>
      <w:tr w:rsidR="00763AD5" w:rsidRPr="005F4836" w14:paraId="29F7B1FF" w14:textId="77777777" w:rsidTr="0030339F">
        <w:trPr>
          <w:trHeight w:val="216"/>
        </w:trPr>
        <w:tc>
          <w:tcPr>
            <w:tcW w:w="9355" w:type="dxa"/>
          </w:tcPr>
          <w:p w14:paraId="3E8FB3F6" w14:textId="77777777" w:rsidR="00763AD5" w:rsidRDefault="00763AD5" w:rsidP="0030339F">
            <w:pPr>
              <w:pStyle w:val="NoSpacing"/>
              <w:rPr>
                <w:rFonts w:cstheme="minorHAnsi"/>
                <w:bCs/>
              </w:rPr>
            </w:pPr>
            <w:r w:rsidRPr="00845520">
              <w:rPr>
                <w:bCs/>
              </w:rPr>
              <w:t>HHChronic</w:t>
            </w:r>
          </w:p>
        </w:tc>
      </w:tr>
      <w:tr w:rsidR="00763AD5" w:rsidRPr="005F4836" w14:paraId="6C7B994E" w14:textId="77777777" w:rsidTr="0030339F">
        <w:trPr>
          <w:trHeight w:val="216"/>
        </w:trPr>
        <w:tc>
          <w:tcPr>
            <w:tcW w:w="9355" w:type="dxa"/>
          </w:tcPr>
          <w:p w14:paraId="1E743E02" w14:textId="77777777" w:rsidR="00763AD5" w:rsidRPr="00845520" w:rsidRDefault="00763AD5" w:rsidP="0030339F">
            <w:pPr>
              <w:pStyle w:val="NoSpacing"/>
              <w:rPr>
                <w:bCs/>
              </w:rPr>
            </w:pPr>
            <w:r w:rsidRPr="00845520">
              <w:rPr>
                <w:bCs/>
              </w:rPr>
              <w:t>HHVet</w:t>
            </w:r>
          </w:p>
        </w:tc>
      </w:tr>
      <w:tr w:rsidR="00763AD5" w:rsidRPr="005F4836" w14:paraId="31D4C9E6" w14:textId="77777777" w:rsidTr="0030339F">
        <w:trPr>
          <w:trHeight w:val="216"/>
        </w:trPr>
        <w:tc>
          <w:tcPr>
            <w:tcW w:w="9355" w:type="dxa"/>
          </w:tcPr>
          <w:p w14:paraId="5CB54995" w14:textId="77777777" w:rsidR="00763AD5" w:rsidRPr="00845520" w:rsidRDefault="00763AD5" w:rsidP="0030339F">
            <w:pPr>
              <w:pStyle w:val="NoSpacing"/>
              <w:rPr>
                <w:bCs/>
              </w:rPr>
            </w:pPr>
            <w:r w:rsidRPr="00845520">
              <w:rPr>
                <w:bCs/>
              </w:rPr>
              <w:t>HHAdultAge</w:t>
            </w:r>
          </w:p>
        </w:tc>
      </w:tr>
      <w:tr w:rsidR="00763AD5" w:rsidRPr="005F4836" w14:paraId="2D28BC23" w14:textId="77777777" w:rsidTr="0030339F">
        <w:trPr>
          <w:trHeight w:val="216"/>
        </w:trPr>
        <w:tc>
          <w:tcPr>
            <w:tcW w:w="9355" w:type="dxa"/>
          </w:tcPr>
          <w:p w14:paraId="4B523E31" w14:textId="77777777" w:rsidR="00763AD5" w:rsidRPr="00845520" w:rsidRDefault="00763AD5" w:rsidP="0030339F">
            <w:pPr>
              <w:pStyle w:val="NoSpacing"/>
              <w:rPr>
                <w:bCs/>
              </w:rPr>
            </w:pPr>
            <w:r w:rsidRPr="00845520">
              <w:rPr>
                <w:bCs/>
              </w:rPr>
              <w:t>HHParent</w:t>
            </w:r>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30339F">
        <w:tc>
          <w:tcPr>
            <w:tcW w:w="1435" w:type="dxa"/>
          </w:tcPr>
          <w:p w14:paraId="14A7B1BB" w14:textId="77777777" w:rsidR="00763AD5" w:rsidRPr="003A0FA0" w:rsidRDefault="00763AD5" w:rsidP="0030339F">
            <w:pPr>
              <w:pStyle w:val="NoSpacing"/>
            </w:pPr>
            <w:r w:rsidRPr="00845520">
              <w:rPr>
                <w:b/>
                <w:bCs/>
              </w:rPr>
              <w:t>Value</w:t>
            </w:r>
          </w:p>
        </w:tc>
        <w:tc>
          <w:tcPr>
            <w:tcW w:w="7915" w:type="dxa"/>
          </w:tcPr>
          <w:p w14:paraId="005A1639"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74C13372" w14:textId="77777777" w:rsidTr="0030339F">
        <w:tc>
          <w:tcPr>
            <w:tcW w:w="1435" w:type="dxa"/>
          </w:tcPr>
          <w:p w14:paraId="4C9F613F" w14:textId="77777777" w:rsidR="00763AD5" w:rsidRPr="003A0FA0" w:rsidRDefault="00763AD5" w:rsidP="0030339F">
            <w:pPr>
              <w:pStyle w:val="NoSpacing"/>
            </w:pPr>
            <w:r w:rsidRPr="003A0FA0">
              <w:t>Cohort</w:t>
            </w:r>
          </w:p>
        </w:tc>
        <w:tc>
          <w:tcPr>
            <w:tcW w:w="7915" w:type="dxa"/>
          </w:tcPr>
          <w:p w14:paraId="19628CD3" w14:textId="77777777" w:rsidR="00763AD5" w:rsidRPr="003A0FA0" w:rsidRDefault="00763AD5" w:rsidP="0030339F">
            <w:pPr>
              <w:pStyle w:val="NoSpacing"/>
            </w:pPr>
            <w:r>
              <w:t>1 (Active) for these report rows</w:t>
            </w:r>
          </w:p>
        </w:tc>
      </w:tr>
      <w:tr w:rsidR="00763AD5" w:rsidRPr="003A0FA0" w14:paraId="055D0884" w14:textId="77777777" w:rsidTr="0030339F">
        <w:tc>
          <w:tcPr>
            <w:tcW w:w="1435" w:type="dxa"/>
          </w:tcPr>
          <w:p w14:paraId="32DF907B" w14:textId="77777777" w:rsidR="00763AD5" w:rsidRPr="003A0FA0" w:rsidRDefault="00763AD5" w:rsidP="0030339F">
            <w:pPr>
              <w:pStyle w:val="NoSpacing"/>
            </w:pPr>
            <w:r w:rsidRPr="003A0FA0">
              <w:lastRenderedPageBreak/>
              <w:t>Universe</w:t>
            </w:r>
          </w:p>
        </w:tc>
        <w:tc>
          <w:tcPr>
            <w:tcW w:w="7915" w:type="dxa"/>
          </w:tcPr>
          <w:p w14:paraId="45B68019" w14:textId="77777777" w:rsidR="00763AD5" w:rsidRPr="003A0FA0" w:rsidRDefault="00763AD5" w:rsidP="0030339F">
            <w:pPr>
              <w:pStyle w:val="NoSpacing"/>
            </w:pPr>
            <w:r>
              <w:t xml:space="preserve">-1 (All) for these report rows </w:t>
            </w:r>
          </w:p>
        </w:tc>
      </w:tr>
      <w:tr w:rsidR="00763AD5" w:rsidRPr="003A0FA0" w14:paraId="74B27BCD" w14:textId="77777777" w:rsidTr="0030339F">
        <w:tc>
          <w:tcPr>
            <w:tcW w:w="1435" w:type="dxa"/>
          </w:tcPr>
          <w:p w14:paraId="5D1C63BA" w14:textId="77777777" w:rsidR="00763AD5" w:rsidRPr="003A0FA0" w:rsidRDefault="00763AD5" w:rsidP="0030339F">
            <w:pPr>
              <w:pStyle w:val="NoSpacing"/>
            </w:pPr>
            <w:r w:rsidRPr="00845520">
              <w:rPr>
                <w:b/>
                <w:bCs/>
              </w:rPr>
              <w:t>HHType</w:t>
            </w:r>
          </w:p>
        </w:tc>
        <w:tc>
          <w:tcPr>
            <w:tcW w:w="7915" w:type="dxa"/>
          </w:tcPr>
          <w:p w14:paraId="252AC41E"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E05D58B" w14:textId="77777777" w:rsidTr="0030339F">
        <w:tc>
          <w:tcPr>
            <w:tcW w:w="1435" w:type="dxa"/>
          </w:tcPr>
          <w:p w14:paraId="7E445D8E" w14:textId="77777777" w:rsidR="00763AD5" w:rsidRPr="003A0FA0" w:rsidRDefault="00763AD5" w:rsidP="0030339F">
            <w:pPr>
              <w:pStyle w:val="NoSpacing"/>
            </w:pPr>
            <w:r w:rsidRPr="00845520">
              <w:rPr>
                <w:b/>
                <w:bCs/>
              </w:rPr>
              <w:t>Population</w:t>
            </w:r>
          </w:p>
        </w:tc>
        <w:tc>
          <w:tcPr>
            <w:tcW w:w="7915" w:type="dxa"/>
          </w:tcPr>
          <w:p w14:paraId="1FC61AFB" w14:textId="0D7928B3" w:rsidR="00763AD5" w:rsidRPr="003A0FA0" w:rsidRDefault="00763AD5" w:rsidP="0030339F">
            <w:pPr>
              <w:pStyle w:val="NoSpacing"/>
            </w:pPr>
            <w:r>
              <w:t>The population included in the calculation; see section 8.3</w:t>
            </w:r>
          </w:p>
        </w:tc>
      </w:tr>
      <w:tr w:rsidR="00763AD5" w:rsidRPr="003A0FA0" w14:paraId="38C80400" w14:textId="77777777" w:rsidTr="0030339F">
        <w:tc>
          <w:tcPr>
            <w:tcW w:w="1435" w:type="dxa"/>
          </w:tcPr>
          <w:p w14:paraId="10DDFE7B" w14:textId="77777777" w:rsidR="00763AD5" w:rsidRPr="00947F08" w:rsidRDefault="00763AD5" w:rsidP="0030339F">
            <w:pPr>
              <w:pStyle w:val="NoSpacing"/>
              <w:rPr>
                <w:b/>
                <w:bCs/>
              </w:rPr>
            </w:pPr>
            <w:r w:rsidRPr="00947F08">
              <w:rPr>
                <w:b/>
                <w:bCs/>
              </w:rPr>
              <w:t>SystemPath</w:t>
            </w:r>
          </w:p>
        </w:tc>
        <w:tc>
          <w:tcPr>
            <w:tcW w:w="7915" w:type="dxa"/>
          </w:tcPr>
          <w:p w14:paraId="2F786504" w14:textId="77777777" w:rsidR="00763AD5" w:rsidRPr="003A0FA0" w:rsidRDefault="00763AD5" w:rsidP="0030339F">
            <w:pPr>
              <w:pStyle w:val="NoSpacing"/>
            </w:pPr>
            <w:r>
              <w:t>Between 1 and 12 (see below)</w:t>
            </w:r>
          </w:p>
        </w:tc>
      </w:tr>
      <w:tr w:rsidR="00763AD5" w:rsidRPr="003A0FA0" w14:paraId="2EC681D3" w14:textId="77777777" w:rsidTr="0030339F">
        <w:tc>
          <w:tcPr>
            <w:tcW w:w="1435" w:type="dxa"/>
          </w:tcPr>
          <w:p w14:paraId="6C4E3AA8" w14:textId="77777777" w:rsidR="00763AD5" w:rsidRPr="003A0FA0" w:rsidRDefault="00763AD5" w:rsidP="0030339F">
            <w:pPr>
              <w:pStyle w:val="NoSpacing"/>
            </w:pPr>
            <w:r w:rsidRPr="003A0FA0">
              <w:t>ProjectID</w:t>
            </w:r>
          </w:p>
        </w:tc>
        <w:tc>
          <w:tcPr>
            <w:tcW w:w="7915" w:type="dxa"/>
          </w:tcPr>
          <w:p w14:paraId="102D23E3" w14:textId="77777777" w:rsidR="00763AD5" w:rsidRPr="003A0FA0" w:rsidRDefault="00763AD5" w:rsidP="0030339F">
            <w:pPr>
              <w:pStyle w:val="NoSpacing"/>
            </w:pPr>
            <w:r>
              <w:t>NULL</w:t>
            </w:r>
          </w:p>
        </w:tc>
      </w:tr>
      <w:tr w:rsidR="00763AD5" w:rsidRPr="003A0FA0" w14:paraId="427BA168" w14:textId="77777777" w:rsidTr="0030339F">
        <w:tc>
          <w:tcPr>
            <w:tcW w:w="1435" w:type="dxa"/>
          </w:tcPr>
          <w:p w14:paraId="106F44A3" w14:textId="77777777" w:rsidR="00763AD5" w:rsidRPr="003A0FA0" w:rsidRDefault="00763AD5" w:rsidP="0030339F">
            <w:pPr>
              <w:pStyle w:val="NoSpacing"/>
            </w:pPr>
            <w:r w:rsidRPr="00845520">
              <w:rPr>
                <w:b/>
                <w:bCs/>
              </w:rPr>
              <w:t>ReportRow</w:t>
            </w:r>
          </w:p>
        </w:tc>
        <w:tc>
          <w:tcPr>
            <w:tcW w:w="7915" w:type="dxa"/>
          </w:tcPr>
          <w:p w14:paraId="17A8D18C" w14:textId="77777777" w:rsidR="00763AD5" w:rsidRPr="003A0FA0" w:rsidRDefault="00763AD5" w:rsidP="0030339F">
            <w:pPr>
              <w:pStyle w:val="NoSpacing"/>
            </w:pPr>
            <w:r>
              <w:t>Rows 1-9 (see below)</w:t>
            </w:r>
          </w:p>
        </w:tc>
      </w:tr>
      <w:tr w:rsidR="00763AD5" w:rsidRPr="003A0FA0" w14:paraId="4EF9D4B4" w14:textId="77777777" w:rsidTr="0030339F">
        <w:tc>
          <w:tcPr>
            <w:tcW w:w="1435" w:type="dxa"/>
          </w:tcPr>
          <w:p w14:paraId="1BEBD971" w14:textId="77777777" w:rsidR="00763AD5" w:rsidRPr="003A0FA0" w:rsidRDefault="00763AD5" w:rsidP="0030339F">
            <w:pPr>
              <w:pStyle w:val="NoSpacing"/>
            </w:pPr>
            <w:r w:rsidRPr="003A0FA0">
              <w:t>ReportID</w:t>
            </w:r>
          </w:p>
        </w:tc>
        <w:tc>
          <w:tcPr>
            <w:tcW w:w="7915" w:type="dxa"/>
          </w:tcPr>
          <w:p w14:paraId="4201828B" w14:textId="77777777" w:rsidR="00763AD5" w:rsidRPr="003A0FA0" w:rsidRDefault="00763AD5" w:rsidP="0030339F">
            <w:pPr>
              <w:pStyle w:val="NoSpacing"/>
            </w:pPr>
            <w:r>
              <w:t>Must match LSAReport.</w:t>
            </w:r>
            <w:r w:rsidRPr="00845520">
              <w:rPr>
                <w:b/>
                <w:bCs/>
              </w:rPr>
              <w:t>ReportID</w:t>
            </w:r>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and </w:t>
      </w:r>
      <w:r w:rsidRPr="00845520">
        <w:rPr>
          <w:b/>
          <w:bCs/>
        </w:rPr>
        <w:t>ReportID</w:t>
      </w:r>
      <w:r>
        <w:t>.</w:t>
      </w:r>
    </w:p>
    <w:p w14:paraId="4559E028"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23F92C3C" w14:textId="77777777" w:rsidR="00763AD5" w:rsidRPr="00845520" w:rsidRDefault="00763AD5" w:rsidP="00763AD5">
      <w:pPr>
        <w:pStyle w:val="Heading4"/>
      </w:pPr>
      <w:r>
        <w:t>ReportRow, SystemPath, and Value</w:t>
      </w:r>
    </w:p>
    <w:p w14:paraId="78B6EFAF" w14:textId="0F90C218" w:rsidR="00914DDA" w:rsidRDefault="00914DDA" w:rsidP="00914DDA">
      <w:pPr>
        <w:rPr>
          <w:rFonts w:cstheme="minorHAnsi"/>
        </w:rPr>
      </w:pPr>
      <w:r w:rsidRPr="00275B99">
        <w:rPr>
          <w:rFonts w:cstheme="minorHAnsi"/>
        </w:rPr>
        <w:t xml:space="preserve">For each </w:t>
      </w:r>
      <w:r w:rsidRPr="00275B99">
        <w:rPr>
          <w:b/>
        </w:rPr>
        <w:t>ReportRow</w:t>
      </w:r>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LSACalculated are grouped by the </w:t>
      </w:r>
      <w:r w:rsidRPr="005844B6">
        <w:rPr>
          <w:rFonts w:cstheme="minorHAnsi"/>
          <w:b/>
        </w:rPr>
        <w:t>SystemPath</w:t>
      </w:r>
      <w:r>
        <w:rPr>
          <w:rFonts w:cstheme="minorHAnsi"/>
        </w:rPr>
        <w:t xml:space="preserve"> values from LSAHousehold.</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r w:rsidRPr="00655B0F">
              <w:rPr>
                <w:b/>
              </w:rPr>
              <w:t>SystemPath</w:t>
            </w:r>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r w:rsidRPr="00655B0F">
              <w:rPr>
                <w:b/>
              </w:rPr>
              <w:t xml:space="preserve">SystemPath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ESTDays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RRHPSHPreMoveInDays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SystemHomelessDays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TotalHomelessDays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SystemPath</w:t>
            </w:r>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RRHHousedDays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SystemDaysNotPSHHoused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1872" w:name="_Toc31198693"/>
      <w:bookmarkStart w:id="1873" w:name="_Get_Average_Days_1"/>
      <w:bookmarkStart w:id="1874" w:name="_Toc506721212"/>
      <w:bookmarkStart w:id="1875" w:name="_Toc37849811"/>
      <w:bookmarkStart w:id="1876" w:name="_Toc175057127"/>
      <w:bookmarkEnd w:id="1872"/>
      <w:bookmarkEnd w:id="1873"/>
      <w:r w:rsidRPr="00C52062">
        <w:t>Get Average Days for Cumulative Length of Time Housed in PSH</w:t>
      </w:r>
      <w:bookmarkEnd w:id="1874"/>
      <w:bookmarkEnd w:id="1875"/>
      <w:bookmarkEnd w:id="1876"/>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2s5kAMAAOEKAAAOAAAAZHJzL2Uyb0RvYy54bWzMVttu3CAQfa/Uf0C8N75s7HWsOFW6u4kq&#10;9Sal/QAW44uKwQU23vTrO4DtZJM2jVIpqh+swcB45syZA6dv9x1H10zpVooCR0chRkxQWbaiLvC3&#10;rxdvMoy0IaIkXApW4Bum8duz169Ohz5nsWwkL5lC4ETofOgL3BjT50GgacM6oo9kzwRMVlJ1xMBQ&#10;1UGpyADeOx7EYZgGg1RlryRlWsPXtZ/EZ85/VTFqPleVZgbxAkNsxr2Ve2/tOzg7JXmtSN+0dAyD&#10;PCOKjrQCfjq7WhND0E61D1x1LVVSy8ocUdkFsqpaylwOkE0U3svmUsld73Kp86HuZ5gA2ns4Pdst&#10;/XR9qfqr/ovy0YP5QdLvGnAJhr7O787bce0Xo+3wUZZQT7Iz0iW+r1RnXUBKaO/wvZnxZXuDKHxc&#10;JGm8SKAMFObi5fEiHgtAG6iS3RaFSZzGKUawIIqiNAszXyLabO44gQWTCzsdkNz/3oU8hmgpAJzS&#10;t7Dpf4PtqiE9c9XQFpYvCrVlgY8hHUE6gOIcoHBr0OLE5WX/DwsncLVHFgm5aoio2blScmgYKSGu&#10;yKVxsMEONNTlr1D/EbMJ9ijOwnhG7PgAMZL3SptLJjtkjQJXXA4QnzLvhWFKEH5lpCK1TZzk5PqD&#10;Nh7waZv9rCVvy4uWczdQ9XbFFbom0HKbd+vlxid3bxkXaChwaunwuItVnCXnizHogz91LUSIeNsV&#10;OAvtYxeR3EK6EaWzDWm5t4EjXNhp5lRhzGMC2ZPF7Ld7V9R4kVpfdnYryxsogpJeOkDqwGik+onR&#10;ALJRYP1jRxTDiL8XUEirMZOhJmM7GURQ2FpgahRGfrAyXo12vWrrBnxHDg8hLZ2q1qF9G4frSsfq&#10;F6J3snxI72gGB9i9El466F6M0jET3DXD15seeuOA337LBP0T+J0mxzGcI14TsigbCz3zOzxZQJhW&#10;EdzMLAcPyK2NIhbllRQCjgapPNh/oLWQltOOR4+y1Z5VbKZ8+d075bsOJNK3wRgwfLI65zpjitSd&#10;dHa3k7EDfoP6jzT+DaWRccAa1YKWcOAfdFPHSuAhg4PYWhD4U0jvCW4X24qAXr4Us6Ci94UzWk5t&#10;9yK6uUwXaTLx6vasmXkVZdnIKzisnqqba0l3HRPmeYJ5sdoka9dfULsDNjxKwbuae5G8i7IXF8y5&#10;cv+vYLrbAdyjXF+Mdz57Ubs7dm1wezM9+wU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DYA2s5kAMAAOEKAAAOAAAAAAAAAAAA&#10;AAAAAC4CAABkcnMvZTJvRG9jLnhtbFBLAQItABQABgAIAAAAIQDTyuzS2wAAAAQBAAAPAAAAAAAA&#10;AAAAAAAAAOoFAABkcnMvZG93bnJldi54bWxQSwUGAAAAAAQABADzAAAA8gYAAAAA&#10;">
                <v:shape id="AutoShape 390" o:spid="_x0000_s148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9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9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30339F">
        <w:trPr>
          <w:trHeight w:val="216"/>
        </w:trPr>
        <w:tc>
          <w:tcPr>
            <w:tcW w:w="9355" w:type="dxa"/>
            <w:shd w:val="clear" w:color="auto" w:fill="FDE9D9" w:themeFill="accent6" w:themeFillTint="33"/>
          </w:tcPr>
          <w:p w14:paraId="2D2DC78C"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9F3CBD5" w14:textId="77777777" w:rsidTr="0030339F">
        <w:trPr>
          <w:trHeight w:val="216"/>
        </w:trPr>
        <w:tc>
          <w:tcPr>
            <w:tcW w:w="9355" w:type="dxa"/>
          </w:tcPr>
          <w:p w14:paraId="3778A236" w14:textId="77777777" w:rsidR="00763AD5" w:rsidRPr="005F4836" w:rsidRDefault="00763AD5" w:rsidP="0030339F">
            <w:pPr>
              <w:pStyle w:val="NoSpacing"/>
            </w:pPr>
            <w:r>
              <w:t>HHType</w:t>
            </w:r>
          </w:p>
        </w:tc>
      </w:tr>
      <w:tr w:rsidR="00763AD5" w:rsidRPr="005F4836" w14:paraId="001FBE32" w14:textId="77777777" w:rsidTr="0030339F">
        <w:trPr>
          <w:trHeight w:val="95"/>
        </w:trPr>
        <w:tc>
          <w:tcPr>
            <w:tcW w:w="9355" w:type="dxa"/>
          </w:tcPr>
          <w:p w14:paraId="08DF7888" w14:textId="77777777" w:rsidR="00763AD5" w:rsidRPr="00845520" w:rsidRDefault="00763AD5" w:rsidP="0030339F">
            <w:pPr>
              <w:pStyle w:val="NoSpacing"/>
              <w:rPr>
                <w:bCs/>
              </w:rPr>
            </w:pPr>
            <w:r>
              <w:rPr>
                <w:rFonts w:cstheme="minorHAnsi"/>
                <w:bCs/>
              </w:rPr>
              <w:lastRenderedPageBreak/>
              <w:t>PS</w:t>
            </w:r>
            <w:r w:rsidRPr="00845520">
              <w:rPr>
                <w:rFonts w:cstheme="minorHAnsi"/>
                <w:bCs/>
              </w:rPr>
              <w:t>HHousedDays</w:t>
            </w:r>
          </w:p>
        </w:tc>
      </w:tr>
      <w:tr w:rsidR="00BE76D4" w:rsidRPr="005F4836" w14:paraId="0EBF2B6C" w14:textId="77777777" w:rsidTr="0030339F">
        <w:trPr>
          <w:trHeight w:val="95"/>
        </w:trPr>
        <w:tc>
          <w:tcPr>
            <w:tcW w:w="9355" w:type="dxa"/>
          </w:tcPr>
          <w:p w14:paraId="77E45C8B" w14:textId="54ABABAF" w:rsidR="00BE76D4" w:rsidRDefault="00AD5ACE" w:rsidP="0030339F">
            <w:pPr>
              <w:pStyle w:val="NoSpacing"/>
              <w:rPr>
                <w:rFonts w:cstheme="minorHAnsi"/>
                <w:bCs/>
              </w:rPr>
            </w:pPr>
            <w:r>
              <w:rPr>
                <w:rFonts w:cstheme="minorHAnsi"/>
                <w:bCs/>
              </w:rPr>
              <w:t>PSHMoveIn</w:t>
            </w:r>
          </w:p>
        </w:tc>
      </w:tr>
      <w:tr w:rsidR="00BE76D4" w:rsidRPr="005F4836" w14:paraId="2E396FB8" w14:textId="77777777" w:rsidTr="0030339F">
        <w:trPr>
          <w:trHeight w:val="95"/>
        </w:trPr>
        <w:tc>
          <w:tcPr>
            <w:tcW w:w="9355" w:type="dxa"/>
          </w:tcPr>
          <w:p w14:paraId="510454E3" w14:textId="1AC10FFC" w:rsidR="00BE76D4" w:rsidRDefault="00AD5ACE" w:rsidP="0030339F">
            <w:pPr>
              <w:pStyle w:val="NoSpacing"/>
              <w:rPr>
                <w:rFonts w:cstheme="minorHAnsi"/>
                <w:bCs/>
              </w:rPr>
            </w:pPr>
            <w:r>
              <w:rPr>
                <w:rFonts w:cstheme="minorHAnsi"/>
                <w:bCs/>
              </w:rPr>
              <w:t>PSHStatus</w:t>
            </w:r>
          </w:p>
        </w:tc>
      </w:tr>
      <w:tr w:rsidR="00763AD5" w:rsidRPr="005F4836" w14:paraId="397DB111" w14:textId="77777777" w:rsidTr="0030339F">
        <w:trPr>
          <w:trHeight w:val="216"/>
        </w:trPr>
        <w:tc>
          <w:tcPr>
            <w:tcW w:w="9355" w:type="dxa"/>
          </w:tcPr>
          <w:p w14:paraId="5CD02DE6" w14:textId="77777777" w:rsidR="00763AD5" w:rsidRDefault="00763AD5" w:rsidP="0030339F">
            <w:pPr>
              <w:pStyle w:val="NoSpacing"/>
              <w:rPr>
                <w:rFonts w:cstheme="minorHAnsi"/>
                <w:bCs/>
              </w:rPr>
            </w:pPr>
            <w:r w:rsidRPr="00845520">
              <w:rPr>
                <w:bCs/>
              </w:rPr>
              <w:t>HHChronic</w:t>
            </w:r>
          </w:p>
        </w:tc>
      </w:tr>
      <w:tr w:rsidR="00763AD5" w:rsidRPr="005F4836" w14:paraId="33499E9D" w14:textId="77777777" w:rsidTr="0030339F">
        <w:trPr>
          <w:trHeight w:val="216"/>
        </w:trPr>
        <w:tc>
          <w:tcPr>
            <w:tcW w:w="9355" w:type="dxa"/>
          </w:tcPr>
          <w:p w14:paraId="25FE993E" w14:textId="77777777" w:rsidR="00763AD5" w:rsidRPr="00845520" w:rsidRDefault="00763AD5" w:rsidP="0030339F">
            <w:pPr>
              <w:pStyle w:val="NoSpacing"/>
              <w:rPr>
                <w:bCs/>
              </w:rPr>
            </w:pPr>
            <w:r w:rsidRPr="00845520">
              <w:rPr>
                <w:bCs/>
              </w:rPr>
              <w:t>HHVet</w:t>
            </w:r>
          </w:p>
        </w:tc>
      </w:tr>
      <w:tr w:rsidR="00763AD5" w:rsidRPr="005F4836" w14:paraId="5DC214ED" w14:textId="77777777" w:rsidTr="0030339F">
        <w:trPr>
          <w:trHeight w:val="216"/>
        </w:trPr>
        <w:tc>
          <w:tcPr>
            <w:tcW w:w="9355" w:type="dxa"/>
          </w:tcPr>
          <w:p w14:paraId="2A56C4A1" w14:textId="77777777" w:rsidR="00763AD5" w:rsidRPr="00845520" w:rsidRDefault="00763AD5" w:rsidP="0030339F">
            <w:pPr>
              <w:pStyle w:val="NoSpacing"/>
              <w:rPr>
                <w:bCs/>
              </w:rPr>
            </w:pPr>
            <w:r w:rsidRPr="00845520">
              <w:rPr>
                <w:bCs/>
              </w:rPr>
              <w:t>HHAdultAge</w:t>
            </w:r>
          </w:p>
        </w:tc>
      </w:tr>
      <w:tr w:rsidR="00763AD5" w:rsidRPr="005F4836" w14:paraId="7CECB7E4" w14:textId="77777777" w:rsidTr="0030339F">
        <w:trPr>
          <w:trHeight w:val="216"/>
        </w:trPr>
        <w:tc>
          <w:tcPr>
            <w:tcW w:w="9355" w:type="dxa"/>
          </w:tcPr>
          <w:p w14:paraId="79A9AA07" w14:textId="77777777" w:rsidR="00763AD5" w:rsidRPr="00845520" w:rsidRDefault="00763AD5" w:rsidP="0030339F">
            <w:pPr>
              <w:pStyle w:val="NoSpacing"/>
              <w:rPr>
                <w:bCs/>
              </w:rPr>
            </w:pPr>
            <w:r w:rsidRPr="00845520">
              <w:rPr>
                <w:bCs/>
              </w:rPr>
              <w:t>HHParent</w:t>
            </w:r>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30339F">
        <w:tc>
          <w:tcPr>
            <w:tcW w:w="1435" w:type="dxa"/>
          </w:tcPr>
          <w:p w14:paraId="13766463" w14:textId="77777777" w:rsidR="00763AD5" w:rsidRPr="00947F08" w:rsidRDefault="00763AD5" w:rsidP="0030339F">
            <w:pPr>
              <w:pStyle w:val="NoSpacing"/>
              <w:rPr>
                <w:b/>
                <w:bCs/>
              </w:rPr>
            </w:pPr>
            <w:bookmarkStart w:id="1877" w:name="_Hlk78338777"/>
            <w:r w:rsidRPr="00947F08">
              <w:rPr>
                <w:b/>
                <w:bCs/>
              </w:rPr>
              <w:t>Value</w:t>
            </w:r>
          </w:p>
        </w:tc>
        <w:tc>
          <w:tcPr>
            <w:tcW w:w="7915" w:type="dxa"/>
          </w:tcPr>
          <w:p w14:paraId="3FF5E84E"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03E08B89" w14:textId="77777777" w:rsidTr="0030339F">
        <w:tc>
          <w:tcPr>
            <w:tcW w:w="1435" w:type="dxa"/>
          </w:tcPr>
          <w:p w14:paraId="748CD1BD" w14:textId="77777777" w:rsidR="00763AD5" w:rsidRPr="003A0FA0" w:rsidRDefault="00763AD5" w:rsidP="0030339F">
            <w:pPr>
              <w:pStyle w:val="NoSpacing"/>
            </w:pPr>
            <w:r w:rsidRPr="003A0FA0">
              <w:t>Cohort</w:t>
            </w:r>
          </w:p>
        </w:tc>
        <w:tc>
          <w:tcPr>
            <w:tcW w:w="7915" w:type="dxa"/>
          </w:tcPr>
          <w:p w14:paraId="59574435" w14:textId="77777777" w:rsidR="00763AD5" w:rsidRPr="003A0FA0" w:rsidRDefault="00763AD5" w:rsidP="0030339F">
            <w:pPr>
              <w:pStyle w:val="NoSpacing"/>
            </w:pPr>
            <w:r>
              <w:t>1 (Active) for these report rows</w:t>
            </w:r>
          </w:p>
        </w:tc>
      </w:tr>
      <w:tr w:rsidR="00763AD5" w:rsidRPr="003A0FA0" w14:paraId="511E78BA" w14:textId="77777777" w:rsidTr="0030339F">
        <w:tc>
          <w:tcPr>
            <w:tcW w:w="1435" w:type="dxa"/>
          </w:tcPr>
          <w:p w14:paraId="5855B7EC" w14:textId="77777777" w:rsidR="00763AD5" w:rsidRPr="003A0FA0" w:rsidRDefault="00763AD5" w:rsidP="0030339F">
            <w:pPr>
              <w:pStyle w:val="NoSpacing"/>
            </w:pPr>
            <w:r w:rsidRPr="003A0FA0">
              <w:t>Universe</w:t>
            </w:r>
          </w:p>
        </w:tc>
        <w:tc>
          <w:tcPr>
            <w:tcW w:w="7915" w:type="dxa"/>
          </w:tcPr>
          <w:p w14:paraId="6B7DB891" w14:textId="77777777" w:rsidR="00763AD5" w:rsidRPr="003A0FA0" w:rsidRDefault="00763AD5" w:rsidP="0030339F">
            <w:pPr>
              <w:pStyle w:val="NoSpacing"/>
            </w:pPr>
            <w:r>
              <w:t xml:space="preserve">-1 (All) for these report rows </w:t>
            </w:r>
          </w:p>
        </w:tc>
      </w:tr>
      <w:tr w:rsidR="00763AD5" w:rsidRPr="003A0FA0" w14:paraId="477C5F03" w14:textId="77777777" w:rsidTr="0030339F">
        <w:tc>
          <w:tcPr>
            <w:tcW w:w="1435" w:type="dxa"/>
          </w:tcPr>
          <w:p w14:paraId="190A60B3" w14:textId="77777777" w:rsidR="00763AD5" w:rsidRPr="00947F08" w:rsidRDefault="00763AD5" w:rsidP="0030339F">
            <w:pPr>
              <w:pStyle w:val="NoSpacing"/>
              <w:rPr>
                <w:b/>
                <w:bCs/>
              </w:rPr>
            </w:pPr>
            <w:r w:rsidRPr="00947F08">
              <w:rPr>
                <w:b/>
                <w:bCs/>
              </w:rPr>
              <w:t>HHType</w:t>
            </w:r>
          </w:p>
        </w:tc>
        <w:tc>
          <w:tcPr>
            <w:tcW w:w="7915" w:type="dxa"/>
          </w:tcPr>
          <w:p w14:paraId="3E2C606F"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4F8DC020" w14:textId="77777777" w:rsidTr="0030339F">
        <w:tc>
          <w:tcPr>
            <w:tcW w:w="1435" w:type="dxa"/>
          </w:tcPr>
          <w:p w14:paraId="0955C405" w14:textId="77777777" w:rsidR="00763AD5" w:rsidRPr="00947F08" w:rsidRDefault="00763AD5" w:rsidP="0030339F">
            <w:pPr>
              <w:pStyle w:val="NoSpacing"/>
              <w:rPr>
                <w:b/>
                <w:bCs/>
              </w:rPr>
            </w:pPr>
            <w:r w:rsidRPr="00947F08">
              <w:rPr>
                <w:b/>
                <w:bCs/>
              </w:rPr>
              <w:t>Population</w:t>
            </w:r>
          </w:p>
        </w:tc>
        <w:tc>
          <w:tcPr>
            <w:tcW w:w="7915" w:type="dxa"/>
          </w:tcPr>
          <w:p w14:paraId="3A4DA3B2" w14:textId="7C1B19AA" w:rsidR="00763AD5" w:rsidRPr="003A0FA0" w:rsidRDefault="00763AD5" w:rsidP="0030339F">
            <w:pPr>
              <w:pStyle w:val="NoSpacing"/>
            </w:pPr>
            <w:r>
              <w:t>The population included in the calculation; see section 8.3</w:t>
            </w:r>
          </w:p>
        </w:tc>
      </w:tr>
      <w:tr w:rsidR="00763AD5" w:rsidRPr="003A0FA0" w14:paraId="50C0AE37" w14:textId="77777777" w:rsidTr="0030339F">
        <w:tc>
          <w:tcPr>
            <w:tcW w:w="1435" w:type="dxa"/>
          </w:tcPr>
          <w:p w14:paraId="0C106B03" w14:textId="77777777" w:rsidR="00763AD5" w:rsidRPr="003A0FA0" w:rsidRDefault="00763AD5" w:rsidP="0030339F">
            <w:pPr>
              <w:pStyle w:val="NoSpacing"/>
            </w:pPr>
            <w:r w:rsidRPr="003A0FA0">
              <w:t>SystemPath</w:t>
            </w:r>
          </w:p>
        </w:tc>
        <w:tc>
          <w:tcPr>
            <w:tcW w:w="7915" w:type="dxa"/>
          </w:tcPr>
          <w:p w14:paraId="6CE60E54" w14:textId="77777777" w:rsidR="00763AD5" w:rsidRPr="003A0FA0" w:rsidRDefault="00763AD5" w:rsidP="0030339F">
            <w:pPr>
              <w:pStyle w:val="NoSpacing"/>
            </w:pPr>
            <w:r>
              <w:t>-1 (All) for these report rows</w:t>
            </w:r>
          </w:p>
        </w:tc>
      </w:tr>
      <w:tr w:rsidR="00763AD5" w:rsidRPr="003A0FA0" w14:paraId="1CC50924" w14:textId="77777777" w:rsidTr="0030339F">
        <w:tc>
          <w:tcPr>
            <w:tcW w:w="1435" w:type="dxa"/>
          </w:tcPr>
          <w:p w14:paraId="0AE85E02" w14:textId="77777777" w:rsidR="00763AD5" w:rsidRPr="003A0FA0" w:rsidRDefault="00763AD5" w:rsidP="0030339F">
            <w:pPr>
              <w:pStyle w:val="NoSpacing"/>
            </w:pPr>
            <w:r w:rsidRPr="003A0FA0">
              <w:t>ProjectID</w:t>
            </w:r>
          </w:p>
        </w:tc>
        <w:tc>
          <w:tcPr>
            <w:tcW w:w="7915" w:type="dxa"/>
          </w:tcPr>
          <w:p w14:paraId="0F6B2708" w14:textId="77777777" w:rsidR="00763AD5" w:rsidRPr="003A0FA0" w:rsidRDefault="00763AD5" w:rsidP="0030339F">
            <w:pPr>
              <w:pStyle w:val="NoSpacing"/>
            </w:pPr>
            <w:r>
              <w:t>NULL</w:t>
            </w:r>
          </w:p>
        </w:tc>
      </w:tr>
      <w:tr w:rsidR="00763AD5" w:rsidRPr="003A0FA0" w14:paraId="5C96AC35" w14:textId="77777777" w:rsidTr="0030339F">
        <w:tc>
          <w:tcPr>
            <w:tcW w:w="1435" w:type="dxa"/>
          </w:tcPr>
          <w:p w14:paraId="4DFC7C80" w14:textId="77777777" w:rsidR="00763AD5" w:rsidRPr="00947F08" w:rsidRDefault="00763AD5" w:rsidP="0030339F">
            <w:pPr>
              <w:pStyle w:val="NoSpacing"/>
              <w:rPr>
                <w:b/>
                <w:bCs/>
              </w:rPr>
            </w:pPr>
            <w:r w:rsidRPr="00947F08">
              <w:rPr>
                <w:b/>
                <w:bCs/>
              </w:rPr>
              <w:t>ReportRow</w:t>
            </w:r>
          </w:p>
        </w:tc>
        <w:tc>
          <w:tcPr>
            <w:tcW w:w="7915" w:type="dxa"/>
          </w:tcPr>
          <w:p w14:paraId="6A410CD8" w14:textId="77777777" w:rsidR="00763AD5" w:rsidRPr="003A0FA0" w:rsidRDefault="00763AD5" w:rsidP="0030339F">
            <w:pPr>
              <w:pStyle w:val="NoSpacing"/>
            </w:pPr>
            <w:r>
              <w:t>Rows 10 and 11 (see below)</w:t>
            </w:r>
          </w:p>
        </w:tc>
      </w:tr>
      <w:tr w:rsidR="00763AD5" w:rsidRPr="003A0FA0" w14:paraId="5630C9D3" w14:textId="77777777" w:rsidTr="0030339F">
        <w:tc>
          <w:tcPr>
            <w:tcW w:w="1435" w:type="dxa"/>
          </w:tcPr>
          <w:p w14:paraId="1B59631E" w14:textId="77777777" w:rsidR="00763AD5" w:rsidRPr="003A0FA0" w:rsidRDefault="00763AD5" w:rsidP="0030339F">
            <w:pPr>
              <w:pStyle w:val="NoSpacing"/>
            </w:pPr>
            <w:r w:rsidRPr="003A0FA0">
              <w:t>ReportID</w:t>
            </w:r>
          </w:p>
        </w:tc>
        <w:tc>
          <w:tcPr>
            <w:tcW w:w="7915" w:type="dxa"/>
          </w:tcPr>
          <w:p w14:paraId="4F3C4506" w14:textId="77777777" w:rsidR="00763AD5" w:rsidRPr="003A0FA0" w:rsidRDefault="00763AD5" w:rsidP="0030339F">
            <w:pPr>
              <w:pStyle w:val="NoSpacing"/>
            </w:pPr>
            <w:r>
              <w:t>Must match LSAReport.</w:t>
            </w:r>
            <w:r w:rsidRPr="00845520">
              <w:rPr>
                <w:b/>
                <w:bCs/>
              </w:rPr>
              <w:t>ReportID</w:t>
            </w:r>
          </w:p>
        </w:tc>
      </w:tr>
    </w:tbl>
    <w:bookmarkEnd w:id="1877"/>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947F08">
        <w:rPr>
          <w:b/>
          <w:bCs/>
        </w:rPr>
        <w:t>SystemPath</w:t>
      </w:r>
      <w:r>
        <w:t xml:space="preserve">, and </w:t>
      </w:r>
      <w:r w:rsidRPr="00845520">
        <w:rPr>
          <w:b/>
          <w:bCs/>
        </w:rPr>
        <w:t>ReportID</w:t>
      </w:r>
      <w:r>
        <w:t>.</w:t>
      </w:r>
    </w:p>
    <w:p w14:paraId="6EEE253B"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4117335B" w14:textId="77777777" w:rsidR="00763AD5" w:rsidRPr="00C52062" w:rsidRDefault="00763AD5" w:rsidP="00763AD5">
      <w:pPr>
        <w:pStyle w:val="Heading4"/>
      </w:pPr>
      <w:r w:rsidRPr="00C52062">
        <w:t>ReportRow</w:t>
      </w:r>
      <w:r>
        <w:t xml:space="preserve"> and Value</w:t>
      </w:r>
    </w:p>
    <w:p w14:paraId="3ECCC750" w14:textId="22B76094" w:rsidR="002B6231" w:rsidRDefault="00E20365" w:rsidP="002B623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 xml:space="preserve">PSHHousedDays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r w:rsidRPr="00454D25">
              <w:rPr>
                <w:b/>
              </w:rPr>
              <w:t>PSHMoveIn</w:t>
            </w:r>
            <w:r w:rsidRPr="00F2422B">
              <w:t xml:space="preserve"> in (1,2) and </w:t>
            </w:r>
            <w:r w:rsidRPr="00454D25">
              <w:rPr>
                <w:b/>
              </w:rPr>
              <w:t>PSHStatus</w:t>
            </w:r>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 xml:space="preserve">PSHHousedDays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r w:rsidR="002B6231" w:rsidRPr="00454D25">
              <w:rPr>
                <w:b/>
              </w:rPr>
              <w:t>PSHMoveIn</w:t>
            </w:r>
            <w:r w:rsidR="002B6231" w:rsidRPr="00F2422B">
              <w:t xml:space="preserve"> in (1,2) and </w:t>
            </w:r>
            <w:r w:rsidR="002B6231" w:rsidRPr="00454D25">
              <w:rPr>
                <w:b/>
              </w:rPr>
              <w:t>PSH</w:t>
            </w:r>
            <w:r w:rsidR="0018056C" w:rsidRPr="00454D25">
              <w:rPr>
                <w:b/>
              </w:rPr>
              <w:t>Stat</w:t>
            </w:r>
            <w:r w:rsidR="002B6231" w:rsidRPr="00454D25">
              <w:rPr>
                <w:b/>
              </w:rPr>
              <w:t>us</w:t>
            </w:r>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1878" w:name="_Toc34145685"/>
      <w:bookmarkStart w:id="1879" w:name="_Toc34145686"/>
      <w:bookmarkStart w:id="1880" w:name="_Get_Average_Days_2"/>
      <w:bookmarkStart w:id="1881" w:name="_Toc506721213"/>
      <w:bookmarkStart w:id="1882" w:name="_Toc37849812"/>
      <w:bookmarkStart w:id="1883" w:name="_Toc175057128"/>
      <w:bookmarkEnd w:id="1878"/>
      <w:bookmarkEnd w:id="1879"/>
      <w:bookmarkEnd w:id="1880"/>
      <w:r w:rsidRPr="00C52062">
        <w:t>Get Average Days for Length of Time in RRH Projects</w:t>
      </w:r>
      <w:bookmarkEnd w:id="1881"/>
      <w:bookmarkEnd w:id="1882"/>
      <w:bookmarkEnd w:id="1883"/>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9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Oq9kgMAAOEKAAAOAAAAZHJzL2Uyb0RvYy54bWzMVttu3CAQfa/Uf0C8N75s1utYcap0dxNV&#10;6iVS2g9gMb6oGFxg402/vgPYzm7SplGqRvWDNRgYz5w5c+D07a7l6IYp3UiR4+goxIgJKotGVDn+&#10;+uXiTYqRNkQUhEvBcnzLNH579vrVad9lLJa15AVTCJwInfVdjmtjuiwINK1ZS/SR7JiAyVKqlhgY&#10;qiooFOnBe8uDOAyToJeq6JSkTGv4uvKT+Mz5L0tGzeey1MwgnmOIzbi3cu+NfQdnpySrFOnqhg5h&#10;kGdE0ZJGwE8nVytiCNqq5oGrtqFKalmaIyrbQJZlQ5nLAbKJwnvZXCq57VwuVdZX3QQTQHsPp2e7&#10;pZ9uLlV33V0pHz2YHyT9pgGXoO+qbH/ejiu/GG36j7KAepKtkS7xXala6wJSQjuH7+2EL9sZROHj&#10;bJ7EszmUgcJcvDiexUMBaA1VstuicB4ncYIRLIiiKEnD1JeI1us9J7BgdGGnA5L537uQhxAtBYBT&#10;+g42/XewXdekY64a2sJypVBT5DiBdARpAYpzgMKtQbMTl5f9PywcwdUeWSTksiaiYudKyb5mpIC4&#10;IpfGwQY70FCXP0L9W8xG2KM4DeMJseMDxEjWKW0umWyRNXJcctlDfMq8F4YpQfi1kYpUNnGSkZsP&#10;2njAx232s5a8KS4azt1AVZslV+iGQMut360Wa5/cvWVcoB7Qs3R43MUyTufnsyHogz+1DUSIeNPm&#10;OA3tYxeRzEK6FoWzDWm4t4EjXNhp5lRhyGME2ZPF7DY7V9R45mhnZzeyuIUiKOmlA6QOjFqqHxj1&#10;IBs51t+3RDGM+HsBhbQaMxpqNDajQQSFrTmmRmHkB0vj1WjbqaaqwXfk8BDS0qlsHNp3cbiudKx+&#10;KXpHD+kdJRZoGxSweym8dNCdGKRjIrhrhi+3HfTGAb/9lhH6J/A7mR/HcI54TUijdCj0xO/wZLbw&#10;/HYzkxw8ILc2iliUl1IIOBqk8mD/htZCWk47Hj3KVntWsYnyxTfvlG9bkEjfBkPA8MnqnOuMMVJ3&#10;0tndTsYO+A3qP9D4F5RGxgFrVANawoF/0E0tK4CHDA5ia0HgTyG9J7hdbCsCevlSzAJJui+c0WKP&#10;Wf9eNxfJLJmPvLo7ayZeRWk68AoOq6fq5krSbcuEeZ5gXizX85XrL6jdARsepeC+5l7M30Xpiwvm&#10;yVi5/1cw3e0A7lGuL4Y7n72o7Y9dG9zdTM9+Ag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EZI6r2SAwAA4QoAAA4AAAAAAAAA&#10;AAAAAAAALgIAAGRycy9lMm9Eb2MueG1sUEsBAi0AFAAGAAgAAAAhANPK7NLbAAAABAEAAA8AAAAA&#10;AAAAAAAAAAAA7AUAAGRycy9kb3ducmV2LnhtbFBLBQYAAAAABAAEAPMAAAD0BgAAAAA=&#10;">
                <v:shape id="AutoShape 390" o:spid="_x0000_s149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9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30339F">
        <w:trPr>
          <w:trHeight w:val="216"/>
        </w:trPr>
        <w:tc>
          <w:tcPr>
            <w:tcW w:w="9355" w:type="dxa"/>
            <w:shd w:val="clear" w:color="auto" w:fill="FDE9D9" w:themeFill="accent6" w:themeFillTint="33"/>
          </w:tcPr>
          <w:p w14:paraId="7E1D5644"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0A50BB2" w14:textId="77777777" w:rsidTr="0030339F">
        <w:trPr>
          <w:trHeight w:val="216"/>
        </w:trPr>
        <w:tc>
          <w:tcPr>
            <w:tcW w:w="9355" w:type="dxa"/>
          </w:tcPr>
          <w:p w14:paraId="3AC131EC" w14:textId="77777777" w:rsidR="00763AD5" w:rsidRPr="005F4836" w:rsidRDefault="00763AD5" w:rsidP="0030339F">
            <w:pPr>
              <w:pStyle w:val="NoSpacing"/>
            </w:pPr>
            <w:r>
              <w:t>HHType</w:t>
            </w:r>
          </w:p>
        </w:tc>
      </w:tr>
      <w:tr w:rsidR="00763AD5" w:rsidRPr="005F4836" w14:paraId="0093F6E9" w14:textId="77777777" w:rsidTr="0030339F">
        <w:trPr>
          <w:trHeight w:val="95"/>
        </w:trPr>
        <w:tc>
          <w:tcPr>
            <w:tcW w:w="9355" w:type="dxa"/>
          </w:tcPr>
          <w:p w14:paraId="76BE60C9" w14:textId="77777777" w:rsidR="00763AD5" w:rsidRDefault="00763AD5" w:rsidP="0030339F">
            <w:pPr>
              <w:pStyle w:val="NoSpacing"/>
              <w:rPr>
                <w:rFonts w:cstheme="minorHAnsi"/>
                <w:bCs/>
              </w:rPr>
            </w:pPr>
            <w:r>
              <w:rPr>
                <w:rFonts w:cstheme="minorHAnsi"/>
                <w:bCs/>
              </w:rPr>
              <w:t>RRHStatus</w:t>
            </w:r>
          </w:p>
        </w:tc>
      </w:tr>
      <w:tr w:rsidR="00763AD5" w:rsidRPr="005F4836" w14:paraId="45741BC4" w14:textId="77777777" w:rsidTr="0030339F">
        <w:trPr>
          <w:trHeight w:val="95"/>
        </w:trPr>
        <w:tc>
          <w:tcPr>
            <w:tcW w:w="9355" w:type="dxa"/>
          </w:tcPr>
          <w:p w14:paraId="4773EDBC" w14:textId="77777777" w:rsidR="00763AD5" w:rsidRDefault="00763AD5" w:rsidP="0030339F">
            <w:pPr>
              <w:pStyle w:val="NoSpacing"/>
              <w:rPr>
                <w:rFonts w:cstheme="minorHAnsi"/>
                <w:bCs/>
              </w:rPr>
            </w:pPr>
            <w:r>
              <w:rPr>
                <w:rFonts w:cstheme="minorHAnsi"/>
                <w:bCs/>
              </w:rPr>
              <w:t>RRHMoveIn</w:t>
            </w:r>
          </w:p>
        </w:tc>
      </w:tr>
      <w:tr w:rsidR="00763AD5" w:rsidRPr="005F4836" w14:paraId="2272057D" w14:textId="77777777" w:rsidTr="0030339F">
        <w:trPr>
          <w:trHeight w:val="95"/>
        </w:trPr>
        <w:tc>
          <w:tcPr>
            <w:tcW w:w="9355" w:type="dxa"/>
          </w:tcPr>
          <w:p w14:paraId="125A04AC" w14:textId="77777777" w:rsidR="00763AD5" w:rsidRDefault="00763AD5" w:rsidP="0030339F">
            <w:pPr>
              <w:pStyle w:val="NoSpacing"/>
              <w:rPr>
                <w:rFonts w:cstheme="minorHAnsi"/>
                <w:bCs/>
              </w:rPr>
            </w:pPr>
            <w:r>
              <w:rPr>
                <w:rFonts w:cstheme="minorHAnsi"/>
                <w:bCs/>
              </w:rPr>
              <w:t>RRHPreMoveInDays</w:t>
            </w:r>
          </w:p>
        </w:tc>
      </w:tr>
      <w:tr w:rsidR="00763AD5" w:rsidRPr="005F4836" w14:paraId="18DEE2B1" w14:textId="77777777" w:rsidTr="0030339F">
        <w:trPr>
          <w:trHeight w:val="95"/>
        </w:trPr>
        <w:tc>
          <w:tcPr>
            <w:tcW w:w="9355" w:type="dxa"/>
          </w:tcPr>
          <w:p w14:paraId="0B495F6F" w14:textId="77777777" w:rsidR="00763AD5" w:rsidRPr="00845520" w:rsidRDefault="00763AD5" w:rsidP="0030339F">
            <w:pPr>
              <w:pStyle w:val="NoSpacing"/>
              <w:rPr>
                <w:bCs/>
              </w:rPr>
            </w:pPr>
            <w:r>
              <w:rPr>
                <w:rFonts w:cstheme="minorHAnsi"/>
                <w:bCs/>
              </w:rPr>
              <w:t>RRH</w:t>
            </w:r>
            <w:r w:rsidRPr="00845520">
              <w:rPr>
                <w:rFonts w:cstheme="minorHAnsi"/>
                <w:bCs/>
              </w:rPr>
              <w:t>HousedDays</w:t>
            </w:r>
          </w:p>
        </w:tc>
      </w:tr>
      <w:tr w:rsidR="00763AD5" w:rsidRPr="005F4836" w14:paraId="011DB867" w14:textId="77777777" w:rsidTr="0030339F">
        <w:trPr>
          <w:trHeight w:val="216"/>
        </w:trPr>
        <w:tc>
          <w:tcPr>
            <w:tcW w:w="9355" w:type="dxa"/>
          </w:tcPr>
          <w:p w14:paraId="39AB7113" w14:textId="77777777" w:rsidR="00763AD5" w:rsidRDefault="00763AD5" w:rsidP="0030339F">
            <w:pPr>
              <w:pStyle w:val="NoSpacing"/>
              <w:rPr>
                <w:rFonts w:cstheme="minorHAnsi"/>
                <w:bCs/>
              </w:rPr>
            </w:pPr>
            <w:r w:rsidRPr="00845520">
              <w:rPr>
                <w:bCs/>
              </w:rPr>
              <w:lastRenderedPageBreak/>
              <w:t>HHChronic</w:t>
            </w:r>
          </w:p>
        </w:tc>
      </w:tr>
      <w:tr w:rsidR="00763AD5" w:rsidRPr="005F4836" w14:paraId="3A8CD5C5" w14:textId="77777777" w:rsidTr="0030339F">
        <w:trPr>
          <w:trHeight w:val="216"/>
        </w:trPr>
        <w:tc>
          <w:tcPr>
            <w:tcW w:w="9355" w:type="dxa"/>
          </w:tcPr>
          <w:p w14:paraId="6C37FA5E" w14:textId="77777777" w:rsidR="00763AD5" w:rsidRPr="00845520" w:rsidRDefault="00763AD5" w:rsidP="0030339F">
            <w:pPr>
              <w:pStyle w:val="NoSpacing"/>
              <w:rPr>
                <w:bCs/>
              </w:rPr>
            </w:pPr>
            <w:r w:rsidRPr="00845520">
              <w:rPr>
                <w:bCs/>
              </w:rPr>
              <w:t>HHVet</w:t>
            </w:r>
          </w:p>
        </w:tc>
      </w:tr>
      <w:tr w:rsidR="00763AD5" w:rsidRPr="005F4836" w14:paraId="20AE649C" w14:textId="77777777" w:rsidTr="0030339F">
        <w:trPr>
          <w:trHeight w:val="216"/>
        </w:trPr>
        <w:tc>
          <w:tcPr>
            <w:tcW w:w="9355" w:type="dxa"/>
          </w:tcPr>
          <w:p w14:paraId="47F1C20E" w14:textId="77777777" w:rsidR="00763AD5" w:rsidRPr="00845520" w:rsidRDefault="00763AD5" w:rsidP="0030339F">
            <w:pPr>
              <w:pStyle w:val="NoSpacing"/>
              <w:rPr>
                <w:bCs/>
              </w:rPr>
            </w:pPr>
            <w:r w:rsidRPr="00845520">
              <w:rPr>
                <w:bCs/>
              </w:rPr>
              <w:t>HHAdultAge</w:t>
            </w:r>
          </w:p>
        </w:tc>
      </w:tr>
      <w:tr w:rsidR="00763AD5" w:rsidRPr="005F4836" w14:paraId="5A7E2217" w14:textId="77777777" w:rsidTr="0030339F">
        <w:trPr>
          <w:trHeight w:val="216"/>
        </w:trPr>
        <w:tc>
          <w:tcPr>
            <w:tcW w:w="9355" w:type="dxa"/>
          </w:tcPr>
          <w:p w14:paraId="5D568020" w14:textId="77777777" w:rsidR="00763AD5" w:rsidRPr="00845520" w:rsidRDefault="00763AD5" w:rsidP="0030339F">
            <w:pPr>
              <w:pStyle w:val="NoSpacing"/>
              <w:rPr>
                <w:bCs/>
              </w:rPr>
            </w:pPr>
            <w:r w:rsidRPr="00845520">
              <w:rPr>
                <w:bCs/>
              </w:rPr>
              <w:t>HHParent</w:t>
            </w:r>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30339F">
        <w:tc>
          <w:tcPr>
            <w:tcW w:w="1435" w:type="dxa"/>
          </w:tcPr>
          <w:p w14:paraId="2A7DEA3F" w14:textId="77777777" w:rsidR="00763AD5" w:rsidRPr="00845520" w:rsidRDefault="00763AD5" w:rsidP="0030339F">
            <w:pPr>
              <w:pStyle w:val="NoSpacing"/>
              <w:rPr>
                <w:b/>
                <w:bCs/>
              </w:rPr>
            </w:pPr>
            <w:r w:rsidRPr="00845520">
              <w:rPr>
                <w:b/>
                <w:bCs/>
              </w:rPr>
              <w:t>Value</w:t>
            </w:r>
          </w:p>
        </w:tc>
        <w:tc>
          <w:tcPr>
            <w:tcW w:w="7915" w:type="dxa"/>
          </w:tcPr>
          <w:p w14:paraId="3B904562"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2AAF5664" w14:textId="77777777" w:rsidTr="0030339F">
        <w:tc>
          <w:tcPr>
            <w:tcW w:w="1435" w:type="dxa"/>
          </w:tcPr>
          <w:p w14:paraId="4C9793A1" w14:textId="77777777" w:rsidR="00763AD5" w:rsidRPr="003A0FA0" w:rsidRDefault="00763AD5" w:rsidP="0030339F">
            <w:pPr>
              <w:pStyle w:val="NoSpacing"/>
            </w:pPr>
            <w:r w:rsidRPr="003A0FA0">
              <w:t>Cohort</w:t>
            </w:r>
          </w:p>
        </w:tc>
        <w:tc>
          <w:tcPr>
            <w:tcW w:w="7915" w:type="dxa"/>
          </w:tcPr>
          <w:p w14:paraId="6E07575C" w14:textId="77777777" w:rsidR="00763AD5" w:rsidRPr="003A0FA0" w:rsidRDefault="00763AD5" w:rsidP="0030339F">
            <w:pPr>
              <w:pStyle w:val="NoSpacing"/>
            </w:pPr>
            <w:r>
              <w:t>1 (Active) for these report rows</w:t>
            </w:r>
          </w:p>
        </w:tc>
      </w:tr>
      <w:tr w:rsidR="00763AD5" w:rsidRPr="003A0FA0" w14:paraId="1DBA1618" w14:textId="77777777" w:rsidTr="0030339F">
        <w:tc>
          <w:tcPr>
            <w:tcW w:w="1435" w:type="dxa"/>
          </w:tcPr>
          <w:p w14:paraId="2391F872" w14:textId="77777777" w:rsidR="00763AD5" w:rsidRPr="003A0FA0" w:rsidRDefault="00763AD5" w:rsidP="0030339F">
            <w:pPr>
              <w:pStyle w:val="NoSpacing"/>
            </w:pPr>
            <w:r w:rsidRPr="003A0FA0">
              <w:t>Universe</w:t>
            </w:r>
          </w:p>
        </w:tc>
        <w:tc>
          <w:tcPr>
            <w:tcW w:w="7915" w:type="dxa"/>
          </w:tcPr>
          <w:p w14:paraId="31F4F725" w14:textId="77777777" w:rsidR="00763AD5" w:rsidRPr="003A0FA0" w:rsidRDefault="00763AD5" w:rsidP="0030339F">
            <w:pPr>
              <w:pStyle w:val="NoSpacing"/>
            </w:pPr>
            <w:r>
              <w:t xml:space="preserve">-1 (All) for these report rows </w:t>
            </w:r>
          </w:p>
        </w:tc>
      </w:tr>
      <w:tr w:rsidR="00763AD5" w:rsidRPr="003A0FA0" w14:paraId="0ED5816F" w14:textId="77777777" w:rsidTr="0030339F">
        <w:tc>
          <w:tcPr>
            <w:tcW w:w="1435" w:type="dxa"/>
          </w:tcPr>
          <w:p w14:paraId="06EE4D6C" w14:textId="77777777" w:rsidR="00763AD5" w:rsidRPr="00845520" w:rsidRDefault="00763AD5" w:rsidP="0030339F">
            <w:pPr>
              <w:pStyle w:val="NoSpacing"/>
              <w:rPr>
                <w:b/>
                <w:bCs/>
              </w:rPr>
            </w:pPr>
            <w:r w:rsidRPr="00845520">
              <w:rPr>
                <w:b/>
                <w:bCs/>
              </w:rPr>
              <w:t>HHType</w:t>
            </w:r>
          </w:p>
        </w:tc>
        <w:tc>
          <w:tcPr>
            <w:tcW w:w="7915" w:type="dxa"/>
          </w:tcPr>
          <w:p w14:paraId="7F1CCC45"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F9C9A46" w14:textId="77777777" w:rsidTr="0030339F">
        <w:tc>
          <w:tcPr>
            <w:tcW w:w="1435" w:type="dxa"/>
          </w:tcPr>
          <w:p w14:paraId="2FD3374C" w14:textId="77777777" w:rsidR="00763AD5" w:rsidRPr="00845520" w:rsidRDefault="00763AD5" w:rsidP="0030339F">
            <w:pPr>
              <w:pStyle w:val="NoSpacing"/>
              <w:rPr>
                <w:b/>
                <w:bCs/>
              </w:rPr>
            </w:pPr>
            <w:r w:rsidRPr="00845520">
              <w:rPr>
                <w:b/>
                <w:bCs/>
              </w:rPr>
              <w:t>Population</w:t>
            </w:r>
          </w:p>
        </w:tc>
        <w:tc>
          <w:tcPr>
            <w:tcW w:w="7915" w:type="dxa"/>
          </w:tcPr>
          <w:p w14:paraId="54FD2C62" w14:textId="20CBCE6D" w:rsidR="00763AD5" w:rsidRPr="003A0FA0" w:rsidRDefault="00763AD5" w:rsidP="0030339F">
            <w:pPr>
              <w:pStyle w:val="NoSpacing"/>
            </w:pPr>
            <w:r>
              <w:t>The population included in the calculation; see section 8.3</w:t>
            </w:r>
          </w:p>
        </w:tc>
      </w:tr>
      <w:tr w:rsidR="00763AD5" w:rsidRPr="003A0FA0" w14:paraId="497E372D" w14:textId="77777777" w:rsidTr="0030339F">
        <w:tc>
          <w:tcPr>
            <w:tcW w:w="1435" w:type="dxa"/>
          </w:tcPr>
          <w:p w14:paraId="05D72DC6" w14:textId="77777777" w:rsidR="00763AD5" w:rsidRPr="003A0FA0" w:rsidRDefault="00763AD5" w:rsidP="0030339F">
            <w:pPr>
              <w:pStyle w:val="NoSpacing"/>
            </w:pPr>
            <w:r w:rsidRPr="003A0FA0">
              <w:t>SystemPath</w:t>
            </w:r>
          </w:p>
        </w:tc>
        <w:tc>
          <w:tcPr>
            <w:tcW w:w="7915" w:type="dxa"/>
          </w:tcPr>
          <w:p w14:paraId="2B03BD34" w14:textId="77777777" w:rsidR="00763AD5" w:rsidRPr="003A0FA0" w:rsidRDefault="00763AD5" w:rsidP="0030339F">
            <w:pPr>
              <w:pStyle w:val="NoSpacing"/>
            </w:pPr>
            <w:r>
              <w:t>-1 (All) for these report rows</w:t>
            </w:r>
          </w:p>
        </w:tc>
      </w:tr>
      <w:tr w:rsidR="00763AD5" w:rsidRPr="003A0FA0" w14:paraId="66C58B38" w14:textId="77777777" w:rsidTr="0030339F">
        <w:tc>
          <w:tcPr>
            <w:tcW w:w="1435" w:type="dxa"/>
          </w:tcPr>
          <w:p w14:paraId="0A179789" w14:textId="77777777" w:rsidR="00763AD5" w:rsidRPr="003A0FA0" w:rsidRDefault="00763AD5" w:rsidP="0030339F">
            <w:pPr>
              <w:pStyle w:val="NoSpacing"/>
            </w:pPr>
            <w:r w:rsidRPr="003A0FA0">
              <w:t>ProjectID</w:t>
            </w:r>
          </w:p>
        </w:tc>
        <w:tc>
          <w:tcPr>
            <w:tcW w:w="7915" w:type="dxa"/>
          </w:tcPr>
          <w:p w14:paraId="461D229C" w14:textId="77777777" w:rsidR="00763AD5" w:rsidRPr="003A0FA0" w:rsidRDefault="00763AD5" w:rsidP="0030339F">
            <w:pPr>
              <w:pStyle w:val="NoSpacing"/>
            </w:pPr>
            <w:r>
              <w:t>NULL</w:t>
            </w:r>
          </w:p>
        </w:tc>
      </w:tr>
      <w:tr w:rsidR="00763AD5" w:rsidRPr="003A0FA0" w14:paraId="2711A104" w14:textId="77777777" w:rsidTr="0030339F">
        <w:tc>
          <w:tcPr>
            <w:tcW w:w="1435" w:type="dxa"/>
          </w:tcPr>
          <w:p w14:paraId="437AC74C" w14:textId="77777777" w:rsidR="00763AD5" w:rsidRPr="00845520" w:rsidRDefault="00763AD5" w:rsidP="0030339F">
            <w:pPr>
              <w:pStyle w:val="NoSpacing"/>
              <w:rPr>
                <w:b/>
                <w:bCs/>
              </w:rPr>
            </w:pPr>
            <w:r w:rsidRPr="00845520">
              <w:rPr>
                <w:b/>
                <w:bCs/>
              </w:rPr>
              <w:t>ReportRow</w:t>
            </w:r>
          </w:p>
        </w:tc>
        <w:tc>
          <w:tcPr>
            <w:tcW w:w="7915" w:type="dxa"/>
          </w:tcPr>
          <w:p w14:paraId="583C9449" w14:textId="45BAE1EC" w:rsidR="00763AD5" w:rsidRPr="003A0FA0" w:rsidRDefault="00763AD5" w:rsidP="0030339F">
            <w:pPr>
              <w:pStyle w:val="NoSpacing"/>
            </w:pPr>
            <w:r>
              <w:t xml:space="preserve">Rows </w:t>
            </w:r>
            <w:r w:rsidR="00147B14">
              <w:t>12-16</w:t>
            </w:r>
            <w:r w:rsidR="00147B14" w:rsidDel="00147B14">
              <w:t xml:space="preserve"> </w:t>
            </w:r>
            <w:r>
              <w:t>(see below)</w:t>
            </w:r>
          </w:p>
        </w:tc>
      </w:tr>
      <w:tr w:rsidR="00763AD5" w:rsidRPr="003A0FA0" w14:paraId="2BCAE5E3" w14:textId="77777777" w:rsidTr="0030339F">
        <w:tc>
          <w:tcPr>
            <w:tcW w:w="1435" w:type="dxa"/>
          </w:tcPr>
          <w:p w14:paraId="6A5AF0E4" w14:textId="77777777" w:rsidR="00763AD5" w:rsidRPr="003A0FA0" w:rsidRDefault="00763AD5" w:rsidP="0030339F">
            <w:pPr>
              <w:pStyle w:val="NoSpacing"/>
            </w:pPr>
            <w:r w:rsidRPr="003A0FA0">
              <w:t>ReportID</w:t>
            </w:r>
          </w:p>
        </w:tc>
        <w:tc>
          <w:tcPr>
            <w:tcW w:w="7915" w:type="dxa"/>
          </w:tcPr>
          <w:p w14:paraId="3DD83DE2" w14:textId="77777777" w:rsidR="00763AD5" w:rsidRPr="003A0FA0" w:rsidRDefault="00763AD5" w:rsidP="0030339F">
            <w:pPr>
              <w:pStyle w:val="NoSpacing"/>
            </w:pPr>
            <w:r>
              <w:t>Must match LSAReport.</w:t>
            </w:r>
            <w:r w:rsidRPr="00845520">
              <w:rPr>
                <w:b/>
                <w:bCs/>
              </w:rPr>
              <w:t>ReportID</w:t>
            </w:r>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845520">
        <w:rPr>
          <w:b/>
          <w:bCs/>
        </w:rPr>
        <w:t>SystemPath</w:t>
      </w:r>
      <w:r>
        <w:t xml:space="preserve">, and </w:t>
      </w:r>
      <w:r w:rsidRPr="00845520">
        <w:rPr>
          <w:b/>
          <w:bCs/>
        </w:rPr>
        <w:t>ReportID</w:t>
      </w:r>
      <w:r>
        <w:t>.</w:t>
      </w:r>
    </w:p>
    <w:p w14:paraId="3D2F95B1"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658E70F4" w14:textId="77777777" w:rsidR="00763AD5" w:rsidRPr="00C52062" w:rsidRDefault="00763AD5" w:rsidP="00763AD5">
      <w:pPr>
        <w:pStyle w:val="Heading4"/>
      </w:pPr>
      <w:r w:rsidRPr="00C52062">
        <w:t>ReportRow</w:t>
      </w:r>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0DD94DCB" w14:textId="2D79E8A9"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RRHStatus</w:t>
            </w:r>
            <w:r w:rsidR="002B6231" w:rsidRPr="00A6067F">
              <w:rPr>
                <w:rFonts w:cstheme="minorHAnsi"/>
              </w:rPr>
              <w:t xml:space="preserve"> in (12,22) and </w:t>
            </w:r>
            <w:r w:rsidR="002B6231" w:rsidRPr="00655B0F">
              <w:rPr>
                <w:b/>
              </w:rPr>
              <w:t>RRHMoveIn</w:t>
            </w:r>
            <w:r w:rsidR="002B6231" w:rsidRPr="00A6067F">
              <w:rPr>
                <w:rFonts w:cstheme="minorHAnsi"/>
              </w:rPr>
              <w:t xml:space="preserve">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7F5707CD" w14:textId="38DF71A3"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RRHStatus</w:t>
            </w:r>
            <w:r w:rsidR="002B6231" w:rsidRPr="00655B0F">
              <w:rPr>
                <w:b/>
              </w:rPr>
              <w:t xml:space="preserve"> </w:t>
            </w:r>
            <w:r w:rsidR="002B6231" w:rsidRPr="00A6067F">
              <w:rPr>
                <w:rFonts w:cstheme="minorHAnsi"/>
              </w:rPr>
              <w:t>in (11, 21) and</w:t>
            </w:r>
            <w:r w:rsidR="002B6231" w:rsidRPr="00655B0F">
              <w:rPr>
                <w:b/>
              </w:rPr>
              <w:t xml:space="preserve"> RRHMoveIn</w:t>
            </w:r>
            <w:r w:rsidR="002B6231" w:rsidRPr="00A6067F">
              <w:rPr>
                <w:rFonts w:cstheme="minorHAnsi"/>
              </w:rPr>
              <w:t xml:space="preserve">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RRHPreMoveInDays</w:t>
            </w:r>
            <w:r w:rsidRPr="00A6067F">
              <w:rPr>
                <w:rFonts w:cstheme="minorHAnsi"/>
              </w:rPr>
              <w:t xml:space="preserve"> where </w:t>
            </w:r>
            <w:r w:rsidRPr="00655B0F">
              <w:rPr>
                <w:b/>
              </w:rPr>
              <w:t>RRHMoveIn</w:t>
            </w:r>
            <w:r w:rsidRPr="00A6067F">
              <w:rPr>
                <w:rFonts w:cstheme="minorHAnsi"/>
              </w:rPr>
              <w:t xml:space="preserve"> in (1,2)</w:t>
            </w:r>
            <w:r w:rsidR="003D1E9F">
              <w:rPr>
                <w:rFonts w:cstheme="minorHAnsi"/>
              </w:rPr>
              <w:t xml:space="preserve"> and </w:t>
            </w:r>
            <w:r w:rsidR="003D1E9F" w:rsidRPr="0083187A">
              <w:rPr>
                <w:rFonts w:cstheme="minorHAnsi"/>
                <w:b/>
                <w:bCs/>
              </w:rPr>
              <w:t>RRHStatus</w:t>
            </w:r>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(12,22) and </w:t>
            </w:r>
            <w:r w:rsidRPr="00655B0F">
              <w:rPr>
                <w:b/>
              </w:rPr>
              <w:t>RRHMoveIn</w:t>
            </w:r>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(11,21) and </w:t>
            </w:r>
            <w:r w:rsidRPr="00655B0F">
              <w:rPr>
                <w:b/>
              </w:rPr>
              <w:t>RRHMoveIn</w:t>
            </w:r>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1884" w:name="_Toc34145696"/>
      <w:bookmarkStart w:id="1885" w:name="_Toc34145697"/>
      <w:bookmarkStart w:id="1886" w:name="_Toc506721215"/>
      <w:bookmarkStart w:id="1887" w:name="_Toc37849813"/>
      <w:bookmarkStart w:id="1888" w:name="_Toc175057129"/>
      <w:bookmarkEnd w:id="1884"/>
      <w:bookmarkEnd w:id="1885"/>
      <w:r w:rsidRPr="00C52062">
        <w:t>Get Average Days to Return/Re-engage by Last Project Type</w:t>
      </w:r>
      <w:bookmarkEnd w:id="1886"/>
      <w:bookmarkEnd w:id="1887"/>
      <w:bookmarkEnd w:id="1888"/>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GfllgMAAOQKAAAOAAAAZHJzL2Uyb0RvYy54bWzMVttu3CAQfa/Uf0C8N75s1utYcap0dxNV&#10;6iVS2g9gMb6oGFxg402/vgPYzm7SplGqRvWDNRgYz5w5c+D07a7l6IYp3UiR4+goxIgJKotGVDn+&#10;+uXiTYqRNkQUhEvBcnzLNH579vrVad9lLJa15AVTCJwInfVdjmtjuiwINK1ZS/SR7JiAyVKqlhgY&#10;qiooFOnBe8uDOAyToJeq6JSkTGv4uvKT+Mz5L0tGzeey1MwgnmOIzbi3cu+NfQdnpySrFOnqhg5h&#10;kGdE0ZJGwE8nVytiCNqq5oGrtqFKalmaIyrbQJZlQ5nLAbKJwnvZXCq57VwuVdZX3QQTQHsPp2e7&#10;pZ9uLlV33V0pHz2YHyT9pgGXoO+qbH/ejiu/GG36j7KAepKtkS7xXala6wJSQjuH7+2EL9sZROHj&#10;bJ7EszmUgcJcvDiexUMBaA1VstuicB4ncYIRLIiiKEnD1JeI1us9J7BgdGGnA5L537uQhxAtBYBT&#10;+g42/XewXdekY64a2sJypVBTQJQnMUaCtIDFOWDhFqHZiUvMBgArR3S1hxYJuayJqNi5UrKvGSkg&#10;sMjlcbDBDjQU5o9Y/xa0EfcoTkOIcoDs+AAyknVKm0smW2SNHJdc9hCfMu+FYUoQfm2kIpXNnGTk&#10;5oM2HvFxm/2sJW+Ki4ZzN1DVZskVuiHQc+t3q8XaJ3dvGReoz3Fi+fC4i2Wczs9nQ9AHf2obiBDx&#10;ps1xGtrHLiKZhXQtCmcb0nBvA0m4sNPMycKQxwiyZ4vZbXauqvHxVMCNLG6hCEp67QCtA6OW6gdG&#10;PehGjvX3LVEMI/5eQCGtyIyGGo3NaBBBYWuOqVEY+cHSeDnadqqpavAdOTyEtHQqG4e2jdLH4drS&#10;0frF+D17yO8osUgPbF0KLx50JwbxmBjuuuHLbQfNcUBwv2XE/gkET+bHMZwkXhXSKB0qPRE8PJkt&#10;PMHdzCQID9itjSIW5qUUAg4HqTzav+G1kJbUjkiP0tWeVmzifPHNO+XbFkTS98EQMHyySudaY4zU&#10;nXV2txOyA4KD/g88/gWnkXHAGtWAmHAgILRTywogIoOj2FoQ+FNY75llF9uKgGK+ELXiEGp2Xzqj&#10;xR61/r1yLpJZMh+JdXfcTMSK0nQgFpxXT1XOlaTblgnzPMm8WK7nK9dgULwDOjzKwX3VvZi/i9IX&#10;l0zX4ndS9T9KprsgwFXKNcZw7bN3tf2x64O7y+nZT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4VGfllgMAAOQKAAAOAAAA&#10;AAAAAAAAAAAAAC4CAABkcnMvZTJvRG9jLnhtbFBLAQItABQABgAIAAAAIQDTyuzS2wAAAAQBAAAP&#10;AAAAAAAAAAAAAAAAAPAFAABkcnMvZG93bnJldi54bWxQSwUGAAAAAAQABADzAAAA+AYAAAAA&#10;">
                <v:shape id="AutoShape 390" o:spid="_x0000_s149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r>
                          <w:t>tlsa_Exit</w:t>
                        </w:r>
                      </w:p>
                    </w:txbxContent>
                  </v:textbox>
                </v:shape>
                <v:shape id="AutoShape 16" o:spid="_x0000_s149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30339F">
      <w:pPr>
        <w:pStyle w:val="Heading3"/>
      </w:pPr>
      <w:r>
        <w:t>Relevant Data</w:t>
      </w:r>
    </w:p>
    <w:p w14:paraId="6247B0C5" w14:textId="77777777" w:rsidR="00A72AC3" w:rsidRDefault="00A72AC3" w:rsidP="0030339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30339F">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r>
              <w:rPr>
                <w:b/>
                <w:bCs/>
              </w:rPr>
              <w:t>tlsa</w:t>
            </w:r>
            <w:r w:rsidRPr="005F4836">
              <w:rPr>
                <w:b/>
                <w:bCs/>
              </w:rPr>
              <w:t>_</w:t>
            </w:r>
            <w:r>
              <w:rPr>
                <w:b/>
                <w:bCs/>
              </w:rPr>
              <w:t>Exit</w:t>
            </w:r>
          </w:p>
        </w:tc>
      </w:tr>
      <w:tr w:rsidR="00A72AC3" w:rsidRPr="005F4836" w14:paraId="67DA0D88" w14:textId="77777777" w:rsidTr="0030339F">
        <w:trPr>
          <w:trHeight w:val="216"/>
        </w:trPr>
        <w:tc>
          <w:tcPr>
            <w:tcW w:w="9355" w:type="dxa"/>
          </w:tcPr>
          <w:p w14:paraId="0C16F5A2" w14:textId="77777777" w:rsidR="00A72AC3" w:rsidRPr="005F4836" w:rsidRDefault="00A72AC3" w:rsidP="00A72AC3">
            <w:pPr>
              <w:pStyle w:val="NoSpacing"/>
            </w:pPr>
            <w:r>
              <w:t>HHType</w:t>
            </w:r>
          </w:p>
        </w:tc>
      </w:tr>
      <w:tr w:rsidR="00A72AC3" w:rsidRPr="005F4836" w14:paraId="230A6943" w14:textId="77777777" w:rsidTr="0030339F">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30339F">
        <w:trPr>
          <w:trHeight w:val="95"/>
        </w:trPr>
        <w:tc>
          <w:tcPr>
            <w:tcW w:w="9355" w:type="dxa"/>
          </w:tcPr>
          <w:p w14:paraId="6174E583" w14:textId="77777777" w:rsidR="00A72AC3" w:rsidRDefault="00A72AC3" w:rsidP="00A72AC3">
            <w:pPr>
              <w:pStyle w:val="NoSpacing"/>
              <w:rPr>
                <w:rFonts w:cstheme="minorHAnsi"/>
                <w:bCs/>
              </w:rPr>
            </w:pPr>
            <w:r>
              <w:rPr>
                <w:rFonts w:cstheme="minorHAnsi"/>
                <w:bCs/>
              </w:rPr>
              <w:lastRenderedPageBreak/>
              <w:t>ExitTo</w:t>
            </w:r>
          </w:p>
        </w:tc>
      </w:tr>
      <w:tr w:rsidR="00A72AC3" w:rsidRPr="005F4836" w14:paraId="43A738FB" w14:textId="77777777" w:rsidTr="0030339F">
        <w:trPr>
          <w:trHeight w:val="95"/>
        </w:trPr>
        <w:tc>
          <w:tcPr>
            <w:tcW w:w="9355" w:type="dxa"/>
          </w:tcPr>
          <w:p w14:paraId="76E4D408" w14:textId="77777777" w:rsidR="00A72AC3" w:rsidRDefault="00A72AC3" w:rsidP="00A72AC3">
            <w:pPr>
              <w:pStyle w:val="NoSpacing"/>
              <w:rPr>
                <w:rFonts w:cstheme="minorHAnsi"/>
                <w:bCs/>
              </w:rPr>
            </w:pPr>
            <w:r>
              <w:rPr>
                <w:rFonts w:cstheme="minorHAnsi"/>
                <w:bCs/>
              </w:rPr>
              <w:t>ExitFrom</w:t>
            </w:r>
          </w:p>
        </w:tc>
      </w:tr>
      <w:tr w:rsidR="00A72AC3" w:rsidRPr="005F4836" w14:paraId="5692D520" w14:textId="77777777" w:rsidTr="0030339F">
        <w:trPr>
          <w:trHeight w:val="95"/>
        </w:trPr>
        <w:tc>
          <w:tcPr>
            <w:tcW w:w="9355" w:type="dxa"/>
          </w:tcPr>
          <w:p w14:paraId="0141DB9D" w14:textId="77777777" w:rsidR="00A72AC3" w:rsidRPr="00845520" w:rsidRDefault="00A72AC3" w:rsidP="00A72AC3">
            <w:pPr>
              <w:pStyle w:val="NoSpacing"/>
              <w:rPr>
                <w:bCs/>
              </w:rPr>
            </w:pPr>
            <w:r>
              <w:rPr>
                <w:rFonts w:cstheme="minorHAnsi"/>
                <w:bCs/>
              </w:rPr>
              <w:t>ReturnTime</w:t>
            </w:r>
          </w:p>
        </w:tc>
      </w:tr>
      <w:tr w:rsidR="00A72AC3" w:rsidRPr="005F4836" w14:paraId="5A39A43F" w14:textId="77777777" w:rsidTr="0030339F">
        <w:trPr>
          <w:trHeight w:val="216"/>
        </w:trPr>
        <w:tc>
          <w:tcPr>
            <w:tcW w:w="9355" w:type="dxa"/>
          </w:tcPr>
          <w:p w14:paraId="5A070437" w14:textId="77777777" w:rsidR="00A72AC3" w:rsidRDefault="00A72AC3" w:rsidP="00A72AC3">
            <w:pPr>
              <w:pStyle w:val="NoSpacing"/>
              <w:rPr>
                <w:rFonts w:cstheme="minorHAnsi"/>
                <w:bCs/>
              </w:rPr>
            </w:pPr>
            <w:r w:rsidRPr="00845520">
              <w:rPr>
                <w:bCs/>
              </w:rPr>
              <w:t>HHChronic</w:t>
            </w:r>
          </w:p>
        </w:tc>
      </w:tr>
      <w:tr w:rsidR="00A72AC3" w:rsidRPr="005F4836" w14:paraId="0296371E" w14:textId="77777777" w:rsidTr="0030339F">
        <w:trPr>
          <w:trHeight w:val="216"/>
        </w:trPr>
        <w:tc>
          <w:tcPr>
            <w:tcW w:w="9355" w:type="dxa"/>
          </w:tcPr>
          <w:p w14:paraId="705EDECC" w14:textId="77777777" w:rsidR="00A72AC3" w:rsidRPr="00845520" w:rsidRDefault="00A72AC3" w:rsidP="00A72AC3">
            <w:pPr>
              <w:pStyle w:val="NoSpacing"/>
              <w:rPr>
                <w:bCs/>
              </w:rPr>
            </w:pPr>
            <w:r w:rsidRPr="00845520">
              <w:rPr>
                <w:bCs/>
              </w:rPr>
              <w:t>HHVet</w:t>
            </w:r>
          </w:p>
        </w:tc>
      </w:tr>
      <w:tr w:rsidR="00A72AC3" w:rsidRPr="005F4836" w14:paraId="74A6154E" w14:textId="77777777" w:rsidTr="0030339F">
        <w:trPr>
          <w:trHeight w:val="216"/>
        </w:trPr>
        <w:tc>
          <w:tcPr>
            <w:tcW w:w="9355" w:type="dxa"/>
          </w:tcPr>
          <w:p w14:paraId="57CD28E1" w14:textId="77777777" w:rsidR="00A72AC3" w:rsidRPr="00845520" w:rsidRDefault="00A72AC3" w:rsidP="00A72AC3">
            <w:pPr>
              <w:pStyle w:val="NoSpacing"/>
              <w:rPr>
                <w:bCs/>
              </w:rPr>
            </w:pPr>
            <w:r w:rsidRPr="00845520">
              <w:rPr>
                <w:bCs/>
              </w:rPr>
              <w:t>HHAdultAge</w:t>
            </w:r>
          </w:p>
        </w:tc>
      </w:tr>
      <w:tr w:rsidR="00A72AC3" w:rsidRPr="005F4836" w14:paraId="7C51CA9A" w14:textId="77777777" w:rsidTr="0030339F">
        <w:trPr>
          <w:trHeight w:val="216"/>
        </w:trPr>
        <w:tc>
          <w:tcPr>
            <w:tcW w:w="9355" w:type="dxa"/>
          </w:tcPr>
          <w:p w14:paraId="228C52D0" w14:textId="77777777" w:rsidR="00A72AC3" w:rsidRPr="00845520" w:rsidRDefault="00A72AC3" w:rsidP="00A72AC3">
            <w:pPr>
              <w:pStyle w:val="NoSpacing"/>
              <w:rPr>
                <w:bCs/>
              </w:rPr>
            </w:pPr>
            <w:r w:rsidRPr="00845520">
              <w:rPr>
                <w:bCs/>
              </w:rPr>
              <w:t>HHParent</w:t>
            </w:r>
          </w:p>
        </w:tc>
      </w:tr>
    </w:tbl>
    <w:p w14:paraId="68D67C5D" w14:textId="77777777" w:rsidR="00A72AC3" w:rsidRDefault="00A72AC3" w:rsidP="0030339F">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30339F">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r w:rsidRPr="00845520">
              <w:rPr>
                <w:b/>
                <w:bCs/>
              </w:rPr>
              <w:t>ReturnTime</w:t>
            </w:r>
            <w:r>
              <w:t xml:space="preserve"> </w:t>
            </w:r>
          </w:p>
        </w:tc>
      </w:tr>
      <w:tr w:rsidR="00A72AC3" w:rsidRPr="003A0FA0" w14:paraId="7A0EFD63" w14:textId="77777777" w:rsidTr="0030339F">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tlsa_Exit</w:t>
            </w:r>
          </w:p>
        </w:tc>
      </w:tr>
      <w:tr w:rsidR="00A72AC3" w:rsidRPr="003A0FA0" w14:paraId="5E88080F" w14:textId="77777777" w:rsidTr="0030339F">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30339F">
        <w:tc>
          <w:tcPr>
            <w:tcW w:w="1435" w:type="dxa"/>
          </w:tcPr>
          <w:p w14:paraId="23AA063C" w14:textId="77777777" w:rsidR="00A72AC3" w:rsidRPr="00845520" w:rsidRDefault="00A72AC3" w:rsidP="00A72AC3">
            <w:pPr>
              <w:pStyle w:val="NoSpacing"/>
              <w:rPr>
                <w:b/>
                <w:bCs/>
              </w:rPr>
            </w:pPr>
            <w:r w:rsidRPr="00845520">
              <w:rPr>
                <w:b/>
                <w:bCs/>
              </w:rPr>
              <w:t>HHType</w:t>
            </w:r>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30339F">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6F1756AC" w:rsidR="00A72AC3" w:rsidRPr="003A0FA0" w:rsidRDefault="00A72AC3" w:rsidP="00A72AC3">
            <w:pPr>
              <w:pStyle w:val="NoSpacing"/>
            </w:pPr>
            <w:r>
              <w:t>The population included in the calculation; see section 8.3</w:t>
            </w:r>
          </w:p>
        </w:tc>
      </w:tr>
      <w:tr w:rsidR="00A72AC3" w:rsidRPr="003A0FA0" w14:paraId="7DB9429E" w14:textId="77777777" w:rsidTr="0030339F">
        <w:tc>
          <w:tcPr>
            <w:tcW w:w="1435" w:type="dxa"/>
          </w:tcPr>
          <w:p w14:paraId="2744D2AB" w14:textId="77777777" w:rsidR="00A72AC3" w:rsidRPr="003A0FA0" w:rsidRDefault="00A72AC3" w:rsidP="00A72AC3">
            <w:pPr>
              <w:pStyle w:val="NoSpacing"/>
            </w:pPr>
            <w:r w:rsidRPr="003A0FA0">
              <w:t>SystemPath</w:t>
            </w:r>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30339F">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30339F">
        <w:tc>
          <w:tcPr>
            <w:tcW w:w="1435" w:type="dxa"/>
          </w:tcPr>
          <w:p w14:paraId="76D0456C" w14:textId="77777777" w:rsidR="00A72AC3" w:rsidRPr="00845520" w:rsidRDefault="00A72AC3" w:rsidP="00A72AC3">
            <w:pPr>
              <w:pStyle w:val="NoSpacing"/>
              <w:rPr>
                <w:b/>
                <w:bCs/>
              </w:rPr>
            </w:pPr>
            <w:r w:rsidRPr="00845520">
              <w:rPr>
                <w:b/>
                <w:bCs/>
              </w:rPr>
              <w:t>ReportRow</w:t>
            </w:r>
          </w:p>
        </w:tc>
        <w:tc>
          <w:tcPr>
            <w:tcW w:w="7915" w:type="dxa"/>
          </w:tcPr>
          <w:p w14:paraId="2F042936" w14:textId="13310355" w:rsidR="00A72AC3" w:rsidRPr="003A0FA0" w:rsidRDefault="00A72AC3" w:rsidP="00A72AC3">
            <w:pPr>
              <w:pStyle w:val="NoSpacing"/>
            </w:pPr>
            <w:r>
              <w:t>Rows 18-22, 63</w:t>
            </w:r>
            <w:r w:rsidR="00EC27F6">
              <w:t>-66</w:t>
            </w:r>
            <w:r>
              <w:t xml:space="preserve"> (see below)</w:t>
            </w:r>
          </w:p>
        </w:tc>
      </w:tr>
      <w:tr w:rsidR="00A72AC3" w:rsidRPr="003A0FA0" w14:paraId="7B417DF2" w14:textId="77777777" w:rsidTr="0030339F">
        <w:tc>
          <w:tcPr>
            <w:tcW w:w="1435" w:type="dxa"/>
          </w:tcPr>
          <w:p w14:paraId="1E0C7A94" w14:textId="77777777" w:rsidR="00A72AC3" w:rsidRPr="003A0FA0" w:rsidRDefault="00A72AC3" w:rsidP="00A72AC3">
            <w:pPr>
              <w:pStyle w:val="NoSpacing"/>
            </w:pPr>
            <w:r w:rsidRPr="003A0FA0">
              <w:t>ReportID</w:t>
            </w:r>
          </w:p>
        </w:tc>
        <w:tc>
          <w:tcPr>
            <w:tcW w:w="7915" w:type="dxa"/>
          </w:tcPr>
          <w:p w14:paraId="5FC748D2" w14:textId="77777777" w:rsidR="00A72AC3" w:rsidRPr="003A0FA0" w:rsidRDefault="00A72AC3" w:rsidP="00A72AC3">
            <w:pPr>
              <w:pStyle w:val="NoSpacing"/>
            </w:pPr>
            <w:r>
              <w:t>Must match LSAReport.</w:t>
            </w:r>
            <w:r w:rsidRPr="00845520">
              <w:rPr>
                <w:b/>
                <w:bCs/>
              </w:rPr>
              <w:t>ReportID</w:t>
            </w:r>
          </w:p>
        </w:tc>
      </w:tr>
    </w:tbl>
    <w:p w14:paraId="1A89AF11" w14:textId="77777777" w:rsidR="00A72AC3" w:rsidRDefault="00A72AC3" w:rsidP="0030339F">
      <w:pPr>
        <w:pStyle w:val="Heading3"/>
      </w:pPr>
      <w:r>
        <w:t>Logic</w:t>
      </w:r>
    </w:p>
    <w:p w14:paraId="2F0DE649" w14:textId="77777777" w:rsidR="00A72AC3" w:rsidRDefault="00A72AC3" w:rsidP="0030339F">
      <w:r>
        <w:t xml:space="preserve">See the table above for </w:t>
      </w:r>
      <w:r>
        <w:rPr>
          <w:b/>
          <w:bCs/>
        </w:rPr>
        <w:t>Cohort,</w:t>
      </w:r>
      <w:r>
        <w:t xml:space="preserve">, </w:t>
      </w:r>
      <w:r w:rsidRPr="00845520">
        <w:rPr>
          <w:b/>
          <w:bCs/>
        </w:rPr>
        <w:t>SystemPath</w:t>
      </w:r>
      <w:r>
        <w:t xml:space="preserve">, </w:t>
      </w:r>
      <w:r w:rsidRPr="00845520">
        <w:rPr>
          <w:b/>
          <w:bCs/>
        </w:rPr>
        <w:t>ReportRow</w:t>
      </w:r>
      <w:r>
        <w:t xml:space="preserve"> and </w:t>
      </w:r>
      <w:r w:rsidRPr="00845520">
        <w:rPr>
          <w:b/>
          <w:bCs/>
        </w:rPr>
        <w:t>ReportID</w:t>
      </w:r>
      <w:r>
        <w:t>.</w:t>
      </w:r>
    </w:p>
    <w:p w14:paraId="43484075" w14:textId="77777777" w:rsidR="00A72AC3" w:rsidRDefault="00A72AC3" w:rsidP="0030339F">
      <w:r>
        <w:t xml:space="preserve">See section 8.3 for required </w:t>
      </w:r>
      <w:r w:rsidRPr="00845520">
        <w:rPr>
          <w:b/>
          <w:bCs/>
        </w:rPr>
        <w:t>Population</w:t>
      </w:r>
      <w:r>
        <w:t xml:space="preserve"> and </w:t>
      </w:r>
      <w:r w:rsidRPr="00845520">
        <w:rPr>
          <w:b/>
          <w:bCs/>
        </w:rPr>
        <w:t>HHType</w:t>
      </w:r>
      <w:r>
        <w:t xml:space="preserve"> combinations.</w:t>
      </w:r>
    </w:p>
    <w:p w14:paraId="45DD9C59" w14:textId="77777777" w:rsidR="00A72AC3" w:rsidRDefault="00A72AC3" w:rsidP="0030339F">
      <w:pPr>
        <w:pStyle w:val="Heading4"/>
      </w:pPr>
      <w:r>
        <w:t>Universe</w:t>
      </w:r>
    </w:p>
    <w:p w14:paraId="61C3E5FC" w14:textId="77777777" w:rsidR="00A72AC3" w:rsidRDefault="00A72AC3" w:rsidP="0030339F">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5A598900"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sidR="00C17A80">
              <w:rPr>
                <w:rFonts w:cstheme="minorHAnsi"/>
              </w:rPr>
              <w:t>400 and 499</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1D001BEC"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sidR="002913E2">
              <w:rPr>
                <w:rFonts w:cstheme="minorHAnsi"/>
              </w:rPr>
              <w:t>100</w:t>
            </w:r>
            <w:r w:rsidR="002913E2" w:rsidRPr="00A6067F">
              <w:rPr>
                <w:rFonts w:cstheme="minorHAnsi"/>
              </w:rPr>
              <w:t xml:space="preserve"> </w:t>
            </w:r>
            <w:r w:rsidRPr="00A6067F">
              <w:rPr>
                <w:rFonts w:cstheme="minorHAnsi"/>
              </w:rPr>
              <w:t xml:space="preserve">and </w:t>
            </w:r>
            <w:r w:rsidR="002913E2">
              <w:rPr>
                <w:rFonts w:cstheme="minorHAnsi"/>
              </w:rPr>
              <w:t>399</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1B93EF1C"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sidR="002913E2">
              <w:rPr>
                <w:rFonts w:cstheme="minorHAnsi"/>
              </w:rPr>
              <w:t>&lt; 100</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30339F">
      <w:pPr>
        <w:pStyle w:val="Heading4"/>
      </w:pPr>
      <w:r w:rsidRPr="00C52062">
        <w:t>ReportRow</w:t>
      </w:r>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225"/>
        <w:gridCol w:w="3960"/>
        <w:gridCol w:w="1260"/>
      </w:tblGrid>
      <w:tr w:rsidR="003F3890" w:rsidRPr="0036072B" w14:paraId="3B5EF498" w14:textId="77777777" w:rsidTr="0046588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26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3F3890" w:rsidRPr="0036072B" w14:paraId="03D0144B"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C5DF68" w14:textId="77777777" w:rsidR="003F3890" w:rsidRPr="00454D25" w:rsidRDefault="003F3890" w:rsidP="00F6016E">
            <w:pPr>
              <w:pStyle w:val="NoSpacing"/>
            </w:pPr>
            <w:r w:rsidRPr="00454D25">
              <w:t>Days to return after exit from ES</w:t>
            </w:r>
          </w:p>
        </w:tc>
        <w:tc>
          <w:tcPr>
            <w:tcW w:w="396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2</w:t>
            </w:r>
          </w:p>
        </w:tc>
        <w:tc>
          <w:tcPr>
            <w:tcW w:w="126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60A737DE" w14:textId="77777777" w:rsidR="003F3890" w:rsidRPr="00454D25" w:rsidRDefault="003F3890" w:rsidP="00F6016E">
            <w:pPr>
              <w:pStyle w:val="NoSpacing"/>
            </w:pPr>
            <w:r w:rsidRPr="00454D25">
              <w:t>Days to return after exit from TH</w:t>
            </w:r>
          </w:p>
        </w:tc>
        <w:tc>
          <w:tcPr>
            <w:tcW w:w="396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3</w:t>
            </w:r>
          </w:p>
        </w:tc>
        <w:tc>
          <w:tcPr>
            <w:tcW w:w="126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1101E3B" w14:textId="77777777" w:rsidR="003F3890" w:rsidRPr="00454D25" w:rsidRDefault="003F3890" w:rsidP="00F6016E">
            <w:pPr>
              <w:pStyle w:val="NoSpacing"/>
            </w:pPr>
            <w:r w:rsidRPr="00454D25">
              <w:t>Days to return after exit from SH</w:t>
            </w:r>
          </w:p>
        </w:tc>
        <w:tc>
          <w:tcPr>
            <w:tcW w:w="396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b/>
              </w:rPr>
              <w:t>ExitFrom</w:t>
            </w:r>
            <w:r w:rsidRPr="00454D25">
              <w:t xml:space="preserve"> </w:t>
            </w:r>
            <w:r w:rsidRPr="00454D25">
              <w:rPr>
                <w:rFonts w:cstheme="minorHAnsi"/>
              </w:rPr>
              <w:t>= 4</w:t>
            </w:r>
          </w:p>
        </w:tc>
        <w:tc>
          <w:tcPr>
            <w:tcW w:w="126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96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5</w:t>
            </w:r>
          </w:p>
        </w:tc>
        <w:tc>
          <w:tcPr>
            <w:tcW w:w="126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12A390BD" w14:textId="2585B6C0" w:rsidR="003F3890" w:rsidRPr="00454D25" w:rsidRDefault="003F3890" w:rsidP="00F6016E">
            <w:pPr>
              <w:pStyle w:val="NoSpacing"/>
            </w:pPr>
            <w:r w:rsidRPr="00454D25">
              <w:t>Days to return after exit from PSH</w:t>
            </w:r>
            <w:r w:rsidR="00EE265F">
              <w:t xml:space="preserve"> (placed in PH)</w:t>
            </w:r>
          </w:p>
        </w:tc>
        <w:tc>
          <w:tcPr>
            <w:tcW w:w="396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6</w:t>
            </w:r>
          </w:p>
        </w:tc>
        <w:tc>
          <w:tcPr>
            <w:tcW w:w="126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96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7</w:t>
            </w:r>
          </w:p>
        </w:tc>
        <w:tc>
          <w:tcPr>
            <w:tcW w:w="126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96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8</w:t>
            </w:r>
          </w:p>
        </w:tc>
        <w:tc>
          <w:tcPr>
            <w:tcW w:w="126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r w:rsidR="000C07A0" w:rsidRPr="0036072B" w14:paraId="561E2A6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20CD3042" w14:textId="1488B463" w:rsidR="000C07A0" w:rsidRPr="00454D25" w:rsidRDefault="000C07A0" w:rsidP="000C07A0">
            <w:pPr>
              <w:pStyle w:val="NoSpacing"/>
            </w:pPr>
            <w:bookmarkStart w:id="1889" w:name="_Get_Average_Days"/>
            <w:bookmarkStart w:id="1890" w:name="_Toc37973614"/>
            <w:bookmarkStart w:id="1891" w:name="_Toc37974167"/>
            <w:bookmarkStart w:id="1892" w:name="_Toc37974718"/>
            <w:bookmarkStart w:id="1893" w:name="_Toc37975206"/>
            <w:bookmarkStart w:id="1894" w:name="_Toc37849814"/>
            <w:bookmarkStart w:id="1895" w:name="_Toc506721216"/>
            <w:bookmarkEnd w:id="1889"/>
            <w:bookmarkEnd w:id="1890"/>
            <w:bookmarkEnd w:id="1891"/>
            <w:bookmarkEnd w:id="1892"/>
            <w:bookmarkEnd w:id="1893"/>
            <w:r>
              <w:lastRenderedPageBreak/>
              <w:t>Days to return after exit from RRH-SO (placed in PH)</w:t>
            </w:r>
          </w:p>
        </w:tc>
        <w:tc>
          <w:tcPr>
            <w:tcW w:w="3960" w:type="dxa"/>
            <w:noWrap/>
          </w:tcPr>
          <w:p w14:paraId="7AC10EB8" w14:textId="4F265919" w:rsidR="000C07A0" w:rsidRPr="00F2422B" w:rsidRDefault="000C07A0" w:rsidP="000C07A0">
            <w:pPr>
              <w:pStyle w:val="NoSpacing"/>
              <w:cnfStyle w:val="000000010000" w:firstRow="0" w:lastRow="0" w:firstColumn="0" w:lastColumn="0" w:oddVBand="0" w:evenVBand="0" w:oddHBand="0" w:evenHBand="1" w:firstRowFirstColumn="0" w:firstRowLastColumn="0" w:lastRowFirstColumn="0" w:lastRowLastColumn="0"/>
              <w:rPr>
                <w:b/>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9</w:t>
            </w:r>
          </w:p>
        </w:tc>
        <w:tc>
          <w:tcPr>
            <w:tcW w:w="1260" w:type="dxa"/>
          </w:tcPr>
          <w:p w14:paraId="5B5E9244" w14:textId="4D845C0C" w:rsidR="000C07A0" w:rsidRDefault="000C07A0" w:rsidP="000C07A0">
            <w:pPr>
              <w:pStyle w:val="NoSpacing"/>
              <w:cnfStyle w:val="000000010000" w:firstRow="0" w:lastRow="0" w:firstColumn="0" w:lastColumn="0" w:oddVBand="0" w:evenVBand="0" w:oddHBand="0" w:evenHBand="1" w:firstRowFirstColumn="0" w:firstRowLastColumn="0" w:lastRowFirstColumn="0" w:lastRowLastColumn="0"/>
            </w:pPr>
            <w:r>
              <w:t>65</w:t>
            </w:r>
          </w:p>
        </w:tc>
      </w:tr>
      <w:tr w:rsidR="000C07A0" w:rsidRPr="0036072B" w14:paraId="23801D9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5FEBE371" w14:textId="5B7CF30F" w:rsidR="000C07A0" w:rsidRPr="00454D25" w:rsidRDefault="000C07A0" w:rsidP="000C07A0">
            <w:pPr>
              <w:pStyle w:val="NoSpacing"/>
            </w:pPr>
            <w:r>
              <w:t>Days to return after exit from RRH-SO (not placed in PH)</w:t>
            </w:r>
          </w:p>
        </w:tc>
        <w:tc>
          <w:tcPr>
            <w:tcW w:w="3960" w:type="dxa"/>
            <w:noWrap/>
          </w:tcPr>
          <w:p w14:paraId="77814E93" w14:textId="738BF528" w:rsidR="000C07A0" w:rsidRPr="00F2422B" w:rsidRDefault="000C07A0" w:rsidP="000C07A0">
            <w:pPr>
              <w:pStyle w:val="NoSpacing"/>
              <w:cnfStyle w:val="000000100000" w:firstRow="0" w:lastRow="0" w:firstColumn="0" w:lastColumn="0" w:oddVBand="0" w:evenVBand="0" w:oddHBand="1" w:evenHBand="0" w:firstRowFirstColumn="0" w:firstRowLastColumn="0" w:lastRowFirstColumn="0" w:lastRowLastColumn="0"/>
              <w:rPr>
                <w:b/>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rsidR="00EF1D71">
              <w:t>10</w:t>
            </w:r>
          </w:p>
        </w:tc>
        <w:tc>
          <w:tcPr>
            <w:tcW w:w="1260" w:type="dxa"/>
          </w:tcPr>
          <w:p w14:paraId="36B04627" w14:textId="7E9ED3C3" w:rsidR="000C07A0" w:rsidRDefault="000C07A0" w:rsidP="000C07A0">
            <w:pPr>
              <w:pStyle w:val="NoSpacing"/>
              <w:cnfStyle w:val="000000100000" w:firstRow="0" w:lastRow="0" w:firstColumn="0" w:lastColumn="0" w:oddVBand="0" w:evenVBand="0" w:oddHBand="1" w:evenHBand="0" w:firstRowFirstColumn="0" w:firstRowLastColumn="0" w:lastRowFirstColumn="0" w:lastRowLastColumn="0"/>
            </w:pPr>
            <w:r>
              <w:t>66</w:t>
            </w:r>
          </w:p>
        </w:tc>
      </w:tr>
    </w:tbl>
    <w:p w14:paraId="6F575101" w14:textId="1CF96513" w:rsidR="00B64929" w:rsidRDefault="00B64929" w:rsidP="0088191A">
      <w:pPr>
        <w:pStyle w:val="Heading2"/>
      </w:pPr>
      <w:bookmarkStart w:id="1896" w:name="_Toc175057130"/>
      <w:r w:rsidRPr="00C52062">
        <w:t>Get Average Days to Return/Re-engage by Population</w:t>
      </w:r>
      <w:bookmarkEnd w:id="1894"/>
      <w:bookmarkEnd w:id="1896"/>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50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G9blgMAAOQ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gpIIzzDSJAWsLgCLNwiNDtzidkAYOWIrvbQIiGXNREVu1JK9jUj&#10;BQQWuTyONtiBhsL8FutfgjbiHsVpGE+QnR5BRrJOaXPDZIuskeOSyx7iU+aDMEwJwm+NVKSymZOM&#10;3H/UxiM+brOfteRNcd1w7gaq2iy5QvcEem79frVY++QeLeMC9TlOLB+ed7GM0/nVbAj66E9tAxEi&#10;3rQ5TkP72EUks5CuReFsQxrubSAJF3aaOVkY8hhB9mwxu83OV/U0tr7s7EYWD1AEJb12gNaBUUv1&#10;L0Y96EaO9T9bohhG/IOAQlqRGQ01GpvRIILC1hxTozDyg6XxcrTtVFPV4DtyeAhp6VQ2Du19HK4t&#10;Ha3fit8RZPSY31EyogP0XgovHnQnBvGYGO664dtDB81xRHC/ZcT+BQRP5qcxnCReFdIoHSo9ETw8&#10;my08wd3MJAhP2K2NIhbmpRQCDgepPNq/4LWQltSOSM/S1Z5WbOJ8ceed8m0LIun7YAgYPlmlc60x&#10;RurOOrvbCdkRwUH/Bx7/hNPIOGCNakBMOBAQ2qllBRCRwVFsLQj8Jaz3DLeLbUVAMd+KWjHU7Am1&#10;FgfU+v+Vc5HMkvlIrP1xMxErStOBWHBevVQ5V5JuWybM6yTzermer1yDQfGO6PAsBw9V93r+Pkrf&#10;XDLdD/dS9SdKprsgwFXKNcZw7bN3tcOx64P95fTiB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z3G9blgMAAOQKAAAOAAAA&#10;AAAAAAAAAAAAAC4CAABkcnMvZTJvRG9jLnhtbFBLAQItABQABgAIAAAAIQDTyuzS2wAAAAQBAAAP&#10;AAAAAAAAAAAAAAAAAPAFAABkcnMvZG93bnJldi54bWxQSwUGAAAAAAQABADzAAAA+AYAAAAA&#10;">
                <v:shape id="AutoShape 390" o:spid="_x0000_s150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r>
                          <w:t>tlsa_Exit</w:t>
                        </w:r>
                      </w:p>
                    </w:txbxContent>
                  </v:textbox>
                </v:shape>
                <v:shape id="AutoShape 16" o:spid="_x0000_s150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30339F">
        <w:trPr>
          <w:trHeight w:val="216"/>
        </w:trPr>
        <w:tc>
          <w:tcPr>
            <w:tcW w:w="9355" w:type="dxa"/>
            <w:shd w:val="clear" w:color="auto" w:fill="FDE9D9" w:themeFill="accent6" w:themeFillTint="33"/>
          </w:tcPr>
          <w:p w14:paraId="32CB49D9"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2DAC33AB" w14:textId="77777777" w:rsidTr="0030339F">
        <w:trPr>
          <w:trHeight w:val="216"/>
        </w:trPr>
        <w:tc>
          <w:tcPr>
            <w:tcW w:w="9355" w:type="dxa"/>
          </w:tcPr>
          <w:p w14:paraId="23311981" w14:textId="77777777" w:rsidR="00A72AC3" w:rsidRPr="005F4836" w:rsidRDefault="00A72AC3" w:rsidP="0030339F">
            <w:pPr>
              <w:pStyle w:val="NoSpacing"/>
            </w:pPr>
            <w:r>
              <w:t>HHType</w:t>
            </w:r>
          </w:p>
        </w:tc>
      </w:tr>
      <w:tr w:rsidR="00A72AC3" w:rsidRPr="005F4836" w14:paraId="3881149A" w14:textId="77777777" w:rsidTr="0030339F">
        <w:trPr>
          <w:trHeight w:val="95"/>
        </w:trPr>
        <w:tc>
          <w:tcPr>
            <w:tcW w:w="9355" w:type="dxa"/>
          </w:tcPr>
          <w:p w14:paraId="4246FDBD" w14:textId="77777777" w:rsidR="00A72AC3" w:rsidRDefault="00A72AC3" w:rsidP="0030339F">
            <w:pPr>
              <w:pStyle w:val="NoSpacing"/>
              <w:rPr>
                <w:rFonts w:cstheme="minorHAnsi"/>
                <w:bCs/>
              </w:rPr>
            </w:pPr>
            <w:r>
              <w:rPr>
                <w:rFonts w:cstheme="minorHAnsi"/>
                <w:bCs/>
              </w:rPr>
              <w:t>Cohort</w:t>
            </w:r>
          </w:p>
        </w:tc>
      </w:tr>
      <w:tr w:rsidR="00A72AC3" w:rsidRPr="005F4836" w14:paraId="5F40F7AF" w14:textId="77777777" w:rsidTr="0030339F">
        <w:trPr>
          <w:trHeight w:val="95"/>
        </w:trPr>
        <w:tc>
          <w:tcPr>
            <w:tcW w:w="9355" w:type="dxa"/>
          </w:tcPr>
          <w:p w14:paraId="4B0022B9" w14:textId="77777777" w:rsidR="00A72AC3" w:rsidRDefault="00A72AC3" w:rsidP="0030339F">
            <w:pPr>
              <w:pStyle w:val="NoSpacing"/>
              <w:rPr>
                <w:rFonts w:cstheme="minorHAnsi"/>
                <w:bCs/>
              </w:rPr>
            </w:pPr>
            <w:r>
              <w:rPr>
                <w:rFonts w:cstheme="minorHAnsi"/>
                <w:bCs/>
              </w:rPr>
              <w:t>ExitTo</w:t>
            </w:r>
          </w:p>
        </w:tc>
      </w:tr>
      <w:tr w:rsidR="00A72AC3" w:rsidRPr="005F4836" w14:paraId="51D343C5" w14:textId="77777777" w:rsidTr="0030339F">
        <w:trPr>
          <w:trHeight w:val="95"/>
        </w:trPr>
        <w:tc>
          <w:tcPr>
            <w:tcW w:w="9355" w:type="dxa"/>
          </w:tcPr>
          <w:p w14:paraId="5A6AE4AA" w14:textId="77777777" w:rsidR="00A72AC3" w:rsidRDefault="00A72AC3" w:rsidP="0030339F">
            <w:pPr>
              <w:pStyle w:val="NoSpacing"/>
              <w:rPr>
                <w:rFonts w:cstheme="minorHAnsi"/>
                <w:bCs/>
              </w:rPr>
            </w:pPr>
            <w:r>
              <w:rPr>
                <w:rFonts w:cstheme="minorHAnsi"/>
                <w:bCs/>
              </w:rPr>
              <w:t>ExitFrom</w:t>
            </w:r>
          </w:p>
        </w:tc>
      </w:tr>
      <w:tr w:rsidR="00A72AC3" w:rsidRPr="005F4836" w14:paraId="786D1FE4" w14:textId="77777777" w:rsidTr="0030339F">
        <w:trPr>
          <w:trHeight w:val="95"/>
        </w:trPr>
        <w:tc>
          <w:tcPr>
            <w:tcW w:w="9355" w:type="dxa"/>
          </w:tcPr>
          <w:p w14:paraId="30DBB9A1" w14:textId="77777777" w:rsidR="00A72AC3" w:rsidRPr="00845520" w:rsidRDefault="00A72AC3" w:rsidP="0030339F">
            <w:pPr>
              <w:pStyle w:val="NoSpacing"/>
              <w:rPr>
                <w:bCs/>
              </w:rPr>
            </w:pPr>
            <w:r>
              <w:rPr>
                <w:rFonts w:cstheme="minorHAnsi"/>
                <w:bCs/>
              </w:rPr>
              <w:t>ReturnTime</w:t>
            </w:r>
          </w:p>
        </w:tc>
      </w:tr>
      <w:tr w:rsidR="00A72AC3" w:rsidRPr="005F4836" w14:paraId="3682845A" w14:textId="77777777" w:rsidTr="0030339F">
        <w:trPr>
          <w:trHeight w:val="216"/>
        </w:trPr>
        <w:tc>
          <w:tcPr>
            <w:tcW w:w="9355" w:type="dxa"/>
          </w:tcPr>
          <w:p w14:paraId="0D6D55D5" w14:textId="77777777" w:rsidR="00A72AC3" w:rsidRDefault="00A72AC3" w:rsidP="0030339F">
            <w:pPr>
              <w:pStyle w:val="NoSpacing"/>
              <w:rPr>
                <w:rFonts w:cstheme="minorHAnsi"/>
                <w:bCs/>
              </w:rPr>
            </w:pPr>
            <w:r w:rsidRPr="00845520">
              <w:rPr>
                <w:bCs/>
              </w:rPr>
              <w:t>HHChronic</w:t>
            </w:r>
          </w:p>
        </w:tc>
      </w:tr>
      <w:tr w:rsidR="00A72AC3" w:rsidRPr="005F4836" w14:paraId="7E957042" w14:textId="77777777" w:rsidTr="0030339F">
        <w:trPr>
          <w:trHeight w:val="216"/>
        </w:trPr>
        <w:tc>
          <w:tcPr>
            <w:tcW w:w="9355" w:type="dxa"/>
          </w:tcPr>
          <w:p w14:paraId="481C3E79" w14:textId="77777777" w:rsidR="00A72AC3" w:rsidRPr="00845520" w:rsidRDefault="00A72AC3" w:rsidP="0030339F">
            <w:pPr>
              <w:pStyle w:val="NoSpacing"/>
              <w:rPr>
                <w:bCs/>
              </w:rPr>
            </w:pPr>
            <w:r w:rsidRPr="00845520">
              <w:rPr>
                <w:bCs/>
              </w:rPr>
              <w:t>HHVet</w:t>
            </w:r>
          </w:p>
        </w:tc>
      </w:tr>
      <w:tr w:rsidR="00A72AC3" w:rsidRPr="005F4836" w14:paraId="20E247A2" w14:textId="77777777" w:rsidTr="0030339F">
        <w:trPr>
          <w:trHeight w:val="216"/>
        </w:trPr>
        <w:tc>
          <w:tcPr>
            <w:tcW w:w="9355" w:type="dxa"/>
          </w:tcPr>
          <w:p w14:paraId="46009F0B" w14:textId="77777777" w:rsidR="00A72AC3" w:rsidRPr="00845520" w:rsidRDefault="00A72AC3" w:rsidP="0030339F">
            <w:pPr>
              <w:pStyle w:val="NoSpacing"/>
              <w:rPr>
                <w:bCs/>
              </w:rPr>
            </w:pPr>
            <w:r w:rsidRPr="00845520">
              <w:rPr>
                <w:bCs/>
              </w:rPr>
              <w:t>HHDisability</w:t>
            </w:r>
          </w:p>
        </w:tc>
      </w:tr>
      <w:tr w:rsidR="00A72AC3" w:rsidRPr="005F4836" w14:paraId="50177DE6" w14:textId="77777777" w:rsidTr="0030339F">
        <w:trPr>
          <w:trHeight w:val="216"/>
        </w:trPr>
        <w:tc>
          <w:tcPr>
            <w:tcW w:w="9355" w:type="dxa"/>
          </w:tcPr>
          <w:p w14:paraId="23E2D524" w14:textId="77777777" w:rsidR="00A72AC3" w:rsidRPr="00845520" w:rsidRDefault="00A72AC3" w:rsidP="0030339F">
            <w:pPr>
              <w:pStyle w:val="NoSpacing"/>
              <w:rPr>
                <w:bCs/>
              </w:rPr>
            </w:pPr>
            <w:r w:rsidRPr="00845520">
              <w:rPr>
                <w:bCs/>
              </w:rPr>
              <w:t>HHFleeingDV</w:t>
            </w:r>
          </w:p>
        </w:tc>
      </w:tr>
      <w:tr w:rsidR="00A72AC3" w:rsidRPr="005F4836" w14:paraId="7FE6D105" w14:textId="77777777" w:rsidTr="0030339F">
        <w:trPr>
          <w:trHeight w:val="216"/>
        </w:trPr>
        <w:tc>
          <w:tcPr>
            <w:tcW w:w="9355" w:type="dxa"/>
          </w:tcPr>
          <w:p w14:paraId="3045C6C2" w14:textId="77777777" w:rsidR="00A72AC3" w:rsidRPr="00845520" w:rsidRDefault="00A72AC3" w:rsidP="0030339F">
            <w:pPr>
              <w:pStyle w:val="NoSpacing"/>
              <w:rPr>
                <w:bCs/>
              </w:rPr>
            </w:pPr>
            <w:r w:rsidRPr="00845520">
              <w:rPr>
                <w:bCs/>
              </w:rPr>
              <w:t>HHAdultAge</w:t>
            </w:r>
          </w:p>
        </w:tc>
      </w:tr>
      <w:tr w:rsidR="00A72AC3" w:rsidRPr="005F4836" w14:paraId="3E97792E" w14:textId="77777777" w:rsidTr="0030339F">
        <w:trPr>
          <w:trHeight w:val="216"/>
        </w:trPr>
        <w:tc>
          <w:tcPr>
            <w:tcW w:w="9355" w:type="dxa"/>
          </w:tcPr>
          <w:p w14:paraId="54EDB722" w14:textId="77777777" w:rsidR="00A72AC3" w:rsidRPr="00845520" w:rsidRDefault="00A72AC3" w:rsidP="0030339F">
            <w:pPr>
              <w:pStyle w:val="NoSpacing"/>
              <w:rPr>
                <w:bCs/>
              </w:rPr>
            </w:pPr>
            <w:r w:rsidRPr="00845520">
              <w:rPr>
                <w:bCs/>
              </w:rPr>
              <w:t>HHParent</w:t>
            </w:r>
          </w:p>
        </w:tc>
      </w:tr>
      <w:tr w:rsidR="00A72AC3" w:rsidRPr="005F4836" w14:paraId="1EE7A3DB" w14:textId="77777777" w:rsidTr="0030339F">
        <w:trPr>
          <w:trHeight w:val="216"/>
        </w:trPr>
        <w:tc>
          <w:tcPr>
            <w:tcW w:w="9355" w:type="dxa"/>
          </w:tcPr>
          <w:p w14:paraId="5410ADC8" w14:textId="77777777" w:rsidR="00A72AC3" w:rsidRPr="00845520" w:rsidRDefault="00A72AC3" w:rsidP="0030339F">
            <w:pPr>
              <w:pStyle w:val="NoSpacing"/>
              <w:rPr>
                <w:bCs/>
              </w:rPr>
            </w:pPr>
            <w:r w:rsidRPr="00845520">
              <w:rPr>
                <w:bCs/>
              </w:rPr>
              <w:t>AC3Plus</w:t>
            </w:r>
          </w:p>
        </w:tc>
      </w:tr>
      <w:tr w:rsidR="00A72AC3" w:rsidRPr="005F4836" w14:paraId="2209C5BE" w14:textId="77777777" w:rsidTr="0030339F">
        <w:trPr>
          <w:trHeight w:val="216"/>
        </w:trPr>
        <w:tc>
          <w:tcPr>
            <w:tcW w:w="9355" w:type="dxa"/>
          </w:tcPr>
          <w:p w14:paraId="3785C600" w14:textId="252765C4" w:rsidR="00A72AC3" w:rsidRPr="00845520" w:rsidRDefault="005C6A07" w:rsidP="0030339F">
            <w:pPr>
              <w:pStyle w:val="NoSpacing"/>
              <w:rPr>
                <w:bCs/>
              </w:rPr>
            </w:pPr>
            <w:r>
              <w:rPr>
                <w:bCs/>
              </w:rPr>
              <w:t>HoHRace</w:t>
            </w:r>
            <w:r w:rsidR="007E63A2">
              <w:rPr>
                <w:bCs/>
              </w:rPr>
              <w:t>Ethnicity</w:t>
            </w:r>
          </w:p>
        </w:tc>
      </w:tr>
      <w:tr w:rsidR="00A72AC3" w:rsidRPr="005F4836" w14:paraId="2E8347C4" w14:textId="77777777" w:rsidTr="0030339F">
        <w:trPr>
          <w:trHeight w:val="216"/>
        </w:trPr>
        <w:tc>
          <w:tcPr>
            <w:tcW w:w="9355" w:type="dxa"/>
          </w:tcPr>
          <w:p w14:paraId="125A5533" w14:textId="77777777" w:rsidR="00A72AC3" w:rsidRPr="00845520" w:rsidRDefault="00A72AC3" w:rsidP="0030339F">
            <w:pPr>
              <w:pStyle w:val="NoSpacing"/>
              <w:rPr>
                <w:bCs/>
              </w:rPr>
            </w:pPr>
            <w:r>
              <w:rPr>
                <w:bCs/>
              </w:rPr>
              <w:t>Stat</w:t>
            </w:r>
          </w:p>
        </w:tc>
      </w:tr>
      <w:tr w:rsidR="00A72AC3" w:rsidRPr="005F4836" w14:paraId="24E0881F" w14:textId="77777777" w:rsidTr="0030339F">
        <w:trPr>
          <w:trHeight w:val="216"/>
        </w:trPr>
        <w:tc>
          <w:tcPr>
            <w:tcW w:w="9355" w:type="dxa"/>
          </w:tcPr>
          <w:p w14:paraId="7D64F38E" w14:textId="77777777" w:rsidR="00A72AC3" w:rsidRDefault="00A72AC3" w:rsidP="0030339F">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30339F">
        <w:tc>
          <w:tcPr>
            <w:tcW w:w="1435" w:type="dxa"/>
          </w:tcPr>
          <w:p w14:paraId="7C09E82C" w14:textId="77777777" w:rsidR="00A72AC3" w:rsidRPr="00845520" w:rsidRDefault="00A72AC3" w:rsidP="0030339F">
            <w:pPr>
              <w:pStyle w:val="NoSpacing"/>
              <w:rPr>
                <w:b/>
                <w:bCs/>
              </w:rPr>
            </w:pPr>
            <w:r w:rsidRPr="00845520">
              <w:rPr>
                <w:b/>
                <w:bCs/>
              </w:rPr>
              <w:t>Value</w:t>
            </w:r>
          </w:p>
        </w:tc>
        <w:tc>
          <w:tcPr>
            <w:tcW w:w="7915" w:type="dxa"/>
          </w:tcPr>
          <w:p w14:paraId="231CEA14" w14:textId="77777777" w:rsidR="00A72AC3" w:rsidRPr="003A0FA0" w:rsidRDefault="00A72AC3" w:rsidP="0030339F">
            <w:pPr>
              <w:pStyle w:val="NoSpacing"/>
            </w:pPr>
            <w:r>
              <w:t xml:space="preserve">The average of the values &gt; 0 in </w:t>
            </w:r>
            <w:r w:rsidRPr="00947F08">
              <w:rPr>
                <w:b/>
                <w:bCs/>
              </w:rPr>
              <w:t>ReturnTime</w:t>
            </w:r>
            <w:r>
              <w:t xml:space="preserve"> </w:t>
            </w:r>
          </w:p>
        </w:tc>
      </w:tr>
      <w:tr w:rsidR="00A72AC3" w:rsidRPr="003A0FA0" w14:paraId="755602CB" w14:textId="77777777" w:rsidTr="0030339F">
        <w:tc>
          <w:tcPr>
            <w:tcW w:w="1435" w:type="dxa"/>
          </w:tcPr>
          <w:p w14:paraId="49257C00" w14:textId="77777777" w:rsidR="00A72AC3" w:rsidRPr="00947F08" w:rsidRDefault="00A72AC3" w:rsidP="0030339F">
            <w:pPr>
              <w:pStyle w:val="NoSpacing"/>
              <w:rPr>
                <w:b/>
                <w:bCs/>
              </w:rPr>
            </w:pPr>
            <w:r w:rsidRPr="00947F08">
              <w:rPr>
                <w:b/>
                <w:bCs/>
              </w:rPr>
              <w:t>Cohort</w:t>
            </w:r>
          </w:p>
        </w:tc>
        <w:tc>
          <w:tcPr>
            <w:tcW w:w="7915" w:type="dxa"/>
          </w:tcPr>
          <w:p w14:paraId="3E12E132" w14:textId="77777777" w:rsidR="00A72AC3" w:rsidRPr="003A0FA0" w:rsidRDefault="00A72AC3" w:rsidP="0030339F">
            <w:pPr>
              <w:pStyle w:val="NoSpacing"/>
            </w:pPr>
            <w:r w:rsidRPr="00947F08">
              <w:rPr>
                <w:b/>
                <w:bCs/>
              </w:rPr>
              <w:t>Cohort</w:t>
            </w:r>
            <w:r>
              <w:t xml:space="preserve"> value from tlsa_Exit</w:t>
            </w:r>
          </w:p>
        </w:tc>
      </w:tr>
      <w:tr w:rsidR="00A72AC3" w:rsidRPr="003A0FA0" w14:paraId="1BAA2B4C" w14:textId="77777777" w:rsidTr="0030339F">
        <w:tc>
          <w:tcPr>
            <w:tcW w:w="1435" w:type="dxa"/>
          </w:tcPr>
          <w:p w14:paraId="7FB61875" w14:textId="77777777" w:rsidR="00A72AC3" w:rsidRPr="00947F08" w:rsidRDefault="00A72AC3" w:rsidP="0030339F">
            <w:pPr>
              <w:pStyle w:val="NoSpacing"/>
              <w:rPr>
                <w:b/>
                <w:bCs/>
              </w:rPr>
            </w:pPr>
            <w:r w:rsidRPr="00947F08">
              <w:rPr>
                <w:b/>
                <w:bCs/>
              </w:rPr>
              <w:t>Universe</w:t>
            </w:r>
          </w:p>
        </w:tc>
        <w:tc>
          <w:tcPr>
            <w:tcW w:w="7915" w:type="dxa"/>
          </w:tcPr>
          <w:p w14:paraId="07D5444E" w14:textId="77777777" w:rsidR="00A72AC3" w:rsidRPr="003A0FA0" w:rsidRDefault="00A72AC3" w:rsidP="0030339F">
            <w:pPr>
              <w:pStyle w:val="NoSpacing"/>
            </w:pPr>
            <w:r>
              <w:t>Destination type prior to return; see below</w:t>
            </w:r>
          </w:p>
        </w:tc>
      </w:tr>
      <w:tr w:rsidR="00A72AC3" w:rsidRPr="003A0FA0" w14:paraId="7D0BA761" w14:textId="77777777" w:rsidTr="0030339F">
        <w:tc>
          <w:tcPr>
            <w:tcW w:w="1435" w:type="dxa"/>
          </w:tcPr>
          <w:p w14:paraId="6A4BB69B" w14:textId="77777777" w:rsidR="00A72AC3" w:rsidRPr="00845520" w:rsidRDefault="00A72AC3" w:rsidP="0030339F">
            <w:pPr>
              <w:pStyle w:val="NoSpacing"/>
              <w:rPr>
                <w:b/>
                <w:bCs/>
              </w:rPr>
            </w:pPr>
            <w:r w:rsidRPr="00845520">
              <w:rPr>
                <w:b/>
                <w:bCs/>
              </w:rPr>
              <w:t>HHType</w:t>
            </w:r>
          </w:p>
        </w:tc>
        <w:tc>
          <w:tcPr>
            <w:tcW w:w="7915" w:type="dxa"/>
          </w:tcPr>
          <w:p w14:paraId="75A95AC1" w14:textId="77777777" w:rsidR="00A72AC3" w:rsidRPr="003A0FA0" w:rsidRDefault="00A72AC3" w:rsidP="0030339F">
            <w:pPr>
              <w:pStyle w:val="NoSpacing"/>
            </w:pPr>
            <w:r>
              <w:t>The household type for the average</w:t>
            </w:r>
          </w:p>
        </w:tc>
      </w:tr>
      <w:tr w:rsidR="00A72AC3" w:rsidRPr="003A0FA0" w14:paraId="32EE6397" w14:textId="77777777" w:rsidTr="0030339F">
        <w:tc>
          <w:tcPr>
            <w:tcW w:w="1435" w:type="dxa"/>
          </w:tcPr>
          <w:p w14:paraId="43212B73" w14:textId="77777777" w:rsidR="00A72AC3" w:rsidRPr="00845520" w:rsidRDefault="00A72AC3" w:rsidP="0030339F">
            <w:pPr>
              <w:pStyle w:val="NoSpacing"/>
              <w:rPr>
                <w:b/>
                <w:bCs/>
              </w:rPr>
            </w:pPr>
            <w:r w:rsidRPr="00845520">
              <w:rPr>
                <w:b/>
                <w:bCs/>
              </w:rPr>
              <w:t>Population</w:t>
            </w:r>
          </w:p>
        </w:tc>
        <w:tc>
          <w:tcPr>
            <w:tcW w:w="7915" w:type="dxa"/>
          </w:tcPr>
          <w:p w14:paraId="6A8CB450" w14:textId="77777777" w:rsidR="00A72AC3" w:rsidRPr="003A0FA0" w:rsidRDefault="00A72AC3" w:rsidP="0030339F">
            <w:pPr>
              <w:pStyle w:val="NoSpacing"/>
            </w:pPr>
            <w:r>
              <w:t>The population/subpopulation included in the calculation; see section 8.3</w:t>
            </w:r>
          </w:p>
        </w:tc>
      </w:tr>
      <w:tr w:rsidR="00A72AC3" w:rsidRPr="003A0FA0" w14:paraId="521BF837" w14:textId="77777777" w:rsidTr="0030339F">
        <w:tc>
          <w:tcPr>
            <w:tcW w:w="1435" w:type="dxa"/>
          </w:tcPr>
          <w:p w14:paraId="7E6F5B5D" w14:textId="77777777" w:rsidR="00A72AC3" w:rsidRPr="003A0FA0" w:rsidRDefault="00A72AC3" w:rsidP="0030339F">
            <w:pPr>
              <w:pStyle w:val="NoSpacing"/>
            </w:pPr>
            <w:r w:rsidRPr="003A0FA0">
              <w:t>SystemPath</w:t>
            </w:r>
          </w:p>
        </w:tc>
        <w:tc>
          <w:tcPr>
            <w:tcW w:w="7915" w:type="dxa"/>
          </w:tcPr>
          <w:p w14:paraId="1110F1E1" w14:textId="77777777" w:rsidR="00A72AC3" w:rsidRPr="003A0FA0" w:rsidRDefault="00A72AC3" w:rsidP="0030339F">
            <w:pPr>
              <w:pStyle w:val="NoSpacing"/>
            </w:pPr>
            <w:r>
              <w:t xml:space="preserve">-1 (All) </w:t>
            </w:r>
          </w:p>
        </w:tc>
      </w:tr>
      <w:tr w:rsidR="00A72AC3" w:rsidRPr="003A0FA0" w14:paraId="73F90CAC" w14:textId="77777777" w:rsidTr="0030339F">
        <w:tc>
          <w:tcPr>
            <w:tcW w:w="1435" w:type="dxa"/>
          </w:tcPr>
          <w:p w14:paraId="160E27A8" w14:textId="77777777" w:rsidR="00A72AC3" w:rsidRPr="003A0FA0" w:rsidRDefault="00A72AC3" w:rsidP="0030339F">
            <w:pPr>
              <w:pStyle w:val="NoSpacing"/>
            </w:pPr>
            <w:r w:rsidRPr="003A0FA0">
              <w:t>ProjectID</w:t>
            </w:r>
          </w:p>
        </w:tc>
        <w:tc>
          <w:tcPr>
            <w:tcW w:w="7915" w:type="dxa"/>
          </w:tcPr>
          <w:p w14:paraId="38140B0F" w14:textId="77777777" w:rsidR="00A72AC3" w:rsidRPr="003A0FA0" w:rsidRDefault="00A72AC3" w:rsidP="0030339F">
            <w:pPr>
              <w:pStyle w:val="NoSpacing"/>
            </w:pPr>
            <w:r>
              <w:t>NULL</w:t>
            </w:r>
          </w:p>
        </w:tc>
      </w:tr>
      <w:tr w:rsidR="00A72AC3" w:rsidRPr="003A0FA0" w14:paraId="32D0D57D" w14:textId="77777777" w:rsidTr="0030339F">
        <w:tc>
          <w:tcPr>
            <w:tcW w:w="1435" w:type="dxa"/>
          </w:tcPr>
          <w:p w14:paraId="3468149A" w14:textId="77777777" w:rsidR="00A72AC3" w:rsidRPr="00845520" w:rsidRDefault="00A72AC3" w:rsidP="0030339F">
            <w:pPr>
              <w:pStyle w:val="NoSpacing"/>
              <w:rPr>
                <w:b/>
                <w:bCs/>
              </w:rPr>
            </w:pPr>
            <w:r w:rsidRPr="00845520">
              <w:rPr>
                <w:b/>
                <w:bCs/>
              </w:rPr>
              <w:t>ReportRow</w:t>
            </w:r>
          </w:p>
        </w:tc>
        <w:tc>
          <w:tcPr>
            <w:tcW w:w="7915" w:type="dxa"/>
          </w:tcPr>
          <w:p w14:paraId="17EB2400" w14:textId="77777777" w:rsidR="00A72AC3" w:rsidRPr="003A0FA0" w:rsidRDefault="00A72AC3" w:rsidP="0030339F">
            <w:pPr>
              <w:pStyle w:val="NoSpacing"/>
            </w:pPr>
            <w:r>
              <w:t>23</w:t>
            </w:r>
          </w:p>
        </w:tc>
      </w:tr>
      <w:tr w:rsidR="00A72AC3" w:rsidRPr="003A0FA0" w14:paraId="7A6506E6" w14:textId="77777777" w:rsidTr="0030339F">
        <w:tc>
          <w:tcPr>
            <w:tcW w:w="1435" w:type="dxa"/>
          </w:tcPr>
          <w:p w14:paraId="109AECD0" w14:textId="77777777" w:rsidR="00A72AC3" w:rsidRPr="003A0FA0" w:rsidRDefault="00A72AC3" w:rsidP="0030339F">
            <w:pPr>
              <w:pStyle w:val="NoSpacing"/>
            </w:pPr>
            <w:r w:rsidRPr="003A0FA0">
              <w:t>ReportID</w:t>
            </w:r>
          </w:p>
        </w:tc>
        <w:tc>
          <w:tcPr>
            <w:tcW w:w="7915" w:type="dxa"/>
          </w:tcPr>
          <w:p w14:paraId="227B9738" w14:textId="77777777" w:rsidR="00A72AC3" w:rsidRPr="003A0FA0" w:rsidRDefault="00A72AC3" w:rsidP="0030339F">
            <w:pPr>
              <w:pStyle w:val="NoSpacing"/>
            </w:pPr>
            <w:r>
              <w:t>Must match LSAReport.</w:t>
            </w:r>
            <w:r w:rsidRPr="00845520">
              <w:rPr>
                <w:b/>
                <w:bCs/>
              </w:rPr>
              <w:t>ReportID</w:t>
            </w:r>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r w:rsidRPr="00845520">
        <w:rPr>
          <w:b/>
          <w:bCs/>
        </w:rPr>
        <w:t>SystemPath</w:t>
      </w:r>
      <w:r>
        <w:t xml:space="preserve">, </w:t>
      </w:r>
      <w:r w:rsidRPr="00947F08">
        <w:rPr>
          <w:b/>
          <w:bCs/>
        </w:rPr>
        <w:t>ReportRow</w:t>
      </w:r>
      <w:r>
        <w:t xml:space="preserve"> and </w:t>
      </w:r>
      <w:r w:rsidRPr="00845520">
        <w:rPr>
          <w:b/>
          <w:bCs/>
        </w:rPr>
        <w:t>ReportID</w:t>
      </w:r>
      <w:r>
        <w:t>.</w:t>
      </w:r>
    </w:p>
    <w:p w14:paraId="06D9BFCA"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6A9F54D0" w14:textId="77777777" w:rsidR="00A72AC3" w:rsidRDefault="00A72AC3" w:rsidP="00A72AC3">
      <w:pPr>
        <w:pStyle w:val="Heading4"/>
      </w:pPr>
      <w:r>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30339F">
            <w:pPr>
              <w:spacing w:before="0" w:after="0"/>
              <w:rPr>
                <w:rFonts w:cstheme="minorHAnsi"/>
              </w:rPr>
            </w:pPr>
            <w:r w:rsidRPr="008743AE">
              <w:rPr>
                <w:rFonts w:cstheme="minorHAnsi"/>
              </w:rPr>
              <w:lastRenderedPageBreak/>
              <w:t>Category</w:t>
            </w:r>
          </w:p>
        </w:tc>
        <w:tc>
          <w:tcPr>
            <w:tcW w:w="2520" w:type="dxa"/>
          </w:tcPr>
          <w:p w14:paraId="3B5C73EA"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64D79C7E"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004F5A7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673AF30C" w14:textId="3048D64C"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400 and 499</w:t>
            </w:r>
          </w:p>
        </w:tc>
        <w:tc>
          <w:tcPr>
            <w:tcW w:w="1620" w:type="dxa"/>
          </w:tcPr>
          <w:p w14:paraId="5B8B0BC5"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33F78A38"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4FDC8853" w14:textId="63A9EDA6"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5A66C745"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433B7E9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1A401F26" w14:textId="1A5F31C0"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Pr>
                <w:rFonts w:cstheme="minorHAnsi"/>
              </w:rPr>
              <w:t>&lt; 100</w:t>
            </w:r>
          </w:p>
        </w:tc>
        <w:tc>
          <w:tcPr>
            <w:tcW w:w="1620" w:type="dxa"/>
          </w:tcPr>
          <w:p w14:paraId="28F7BDDD"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7ADFF67" w14:textId="58465C1D" w:rsidR="00A72AC3" w:rsidRPr="00C52062" w:rsidRDefault="00A72AC3" w:rsidP="00A72AC3">
      <w:pPr>
        <w:pStyle w:val="Heading4"/>
      </w:pPr>
      <w:r>
        <w:t>Value</w:t>
      </w:r>
    </w:p>
    <w:p w14:paraId="192BF3C1" w14:textId="5EC0EDC8" w:rsidR="00A72AC3" w:rsidRPr="00A6067F" w:rsidRDefault="00A72AC3" w:rsidP="00A72AC3">
      <w:pPr>
        <w:rPr>
          <w:rFonts w:cstheme="minorHAnsi"/>
        </w:rPr>
      </w:pPr>
      <w:r w:rsidRPr="00A6067F">
        <w:rPr>
          <w:rFonts w:cstheme="minorHAnsi"/>
        </w:rPr>
        <w:t xml:space="preserve">For each </w:t>
      </w:r>
      <w:r w:rsidR="00862A54">
        <w:rPr>
          <w:rFonts w:cstheme="minorHAnsi"/>
        </w:rPr>
        <w:t xml:space="preserve">valid combination of values in other relevant columns,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p w14:paraId="5E249D45" w14:textId="26A7586E" w:rsidR="002B6231" w:rsidRDefault="002B6231" w:rsidP="0088191A">
      <w:pPr>
        <w:pStyle w:val="Heading2"/>
      </w:pPr>
      <w:bookmarkStart w:id="1897" w:name="_Toc31198752"/>
      <w:bookmarkStart w:id="1898" w:name="_Toc37849815"/>
      <w:bookmarkStart w:id="1899" w:name="_Toc175057131"/>
      <w:bookmarkEnd w:id="1897"/>
      <w:r w:rsidRPr="00C52062">
        <w:t xml:space="preserve">Get Average Days to Return/Re-engage by </w:t>
      </w:r>
      <w:r>
        <w:t>System Path</w:t>
      </w:r>
      <w:bookmarkEnd w:id="1895"/>
      <w:bookmarkEnd w:id="1898"/>
      <w:bookmarkEnd w:id="1899"/>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0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QXkwMAAOQKAAAOAAAAZHJzL2Uyb0RvYy54bWzMVttu2zgQfV+g/0DwvdHFkawIUYrUdoIC&#10;3d0C6X4ATVEXlCJVko6c/fodkpJiu202SNGgehCGIjmaOXPmkJfv9h1H90zpVooCR2chRkxQWbai&#10;LvA/n2/eZhhpQ0RJuBSswA9M43dXb/64HPqcxbKRvGQKgROh86EvcGNMnweBpg3riD6TPRMwWUnV&#10;EQNDVQelIgN473gQh2EaDFKVvZKUaQ1f134SXzn/VcWo+buqNDOIFxhiM+6t3Htr38HVJclrRfqm&#10;pWMY5AVRdKQV8NPZ1ZoYgnaq/cZV11IltazMGZVdIKuqpczlANlE4Uk2t0ruepdLnQ91P8ME0J7g&#10;9GK39K/7W9Xf9Z+Ujx7Mj5J+0YBLMPR1fjhvx7VfjLbDn7KEepKdkS7xfaU66wJSQnuH78OML9sb&#10;ROHjIknjRQJloDAXL88X8VgA2kCV7LYoTOI0TjGCBVEUpVmY+RLRZnPgBBZMLux0QHL/exfyGKKl&#10;AHBKP8Kmfw62u4b0zFVDW1g+KdSWkEZ8gZEgHWBxDVi4RWhx4RKzAcDKCV3toUVCrhoianatlBwa&#10;RkoILHJ5HG2wAw2F+V+sfwjahHsUZ2E8Q3Z+BBnJe6XNLZMdskaBKy4HiE+ZD8IwJQi/M1KR2mZO&#10;cnL/URuP+LTNftaSt+VNy7kbqHq74grdE+i5zfv1cuOTO1nGBRoKnFo+PO1iFWfJ9WIM+uhPXQsR&#10;It52Bc5C+9hFJLeQbkTpbENa7m0gCRd2mjlZGPOYQPZsMfvt3lf13KFkZ7eyfIAiKOm1A7QOjEaq&#10;fzEaQDcKrL/uiGIY8Q8CCmlFZjLUZGwngwgKWwtMjcLID1bGy9GuV23dgO/I4SGkpVPVOrQf43Bt&#10;6Wj9WvxeQEan/I5Si7SNCui9El486F6M4jEz3HXD54cemuOI4H7LhP0zCJ4m5zGcJF4VsigbKz0T&#10;PLxYLD3B3cwsCN+wWxtFLMwrKQQcDlJ5tH/AayEtqR2RnqSrPa3YzPnyi3fKdx2IpO+DMWD4ZJXO&#10;tcYUqTvr7G4nZEcEB/0fefwdTiPjgDWqBTHhQEBop46VQEQGR7G1IPDnsN4z3C62FQHFfDVqJd+h&#10;1vKAWr9eOZfpIoUoTo+bmVhRlo3EgvPqucq5lnTXMWFeJpk3q02ydg0GxTuiw5McPFTdm+R9lL26&#10;ZCZT5X5fyXQXBLhKucYYr332rnY4dn3weDm9+g8AAP//AwBQSwMEFAAGAAgAAAAhANPK7NLbAAAA&#10;BAEAAA8AAABkcnMvZG93bnJldi54bWxMj0FrwkAQhe+F/odlCr3VTbRKidmISNuTFKqF4m1MxiSY&#10;nQ3ZNYn/vtNe7OXB4w3vfZOuRtuonjpfOzYQTyJQxLkrai4NfO3fnl5A+YBcYOOYDFzJwyq7v0sx&#10;KdzAn9TvQqmkhH2CBqoQ2kRrn1dk0U9cSyzZyXUWg9iu1EWHg5TbRk+jaKEt1iwLFba0qSg/7y7W&#10;wPuAw3oWv/bb82lzPeznH9/bmIx5fBjXS1CBxnA7hl98QYdMmI7uwoVXjQF5JPypZPNFLPZo4Hk2&#10;BZ2l+j989gMAAP//AwBQSwECLQAUAAYACAAAACEAtoM4kv4AAADhAQAAEwAAAAAAAAAAAAAAAAAA&#10;AAAAW0NvbnRlbnRfVHlwZXNdLnhtbFBLAQItABQABgAIAAAAIQA4/SH/1gAAAJQBAAALAAAAAAAA&#10;AAAAAAAAAC8BAABfcmVscy8ucmVsc1BLAQItABQABgAIAAAAIQCb/UQXkwMAAOQKAAAOAAAAAAAA&#10;AAAAAAAAAC4CAABkcnMvZTJvRG9jLnhtbFBLAQItABQABgAIAAAAIQDTyuzS2wAAAAQBAAAPAAAA&#10;AAAAAAAAAAAAAO0FAABkcnMvZG93bnJldi54bWxQSwUGAAAAAAQABADzAAAA9QYAAAAA&#10;">
                <v:shape id="AutoShape 390" o:spid="_x0000_s150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r>
                          <w:t>tlsa_Exit</w:t>
                        </w:r>
                      </w:p>
                    </w:txbxContent>
                  </v:textbox>
                </v:shape>
                <v:shape id="AutoShape 16" o:spid="_x0000_s150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30339F">
        <w:trPr>
          <w:trHeight w:val="216"/>
        </w:trPr>
        <w:tc>
          <w:tcPr>
            <w:tcW w:w="9355" w:type="dxa"/>
            <w:shd w:val="clear" w:color="auto" w:fill="FDE9D9" w:themeFill="accent6" w:themeFillTint="33"/>
          </w:tcPr>
          <w:p w14:paraId="503B71E5" w14:textId="77777777" w:rsidR="00F824F8" w:rsidRPr="005F4836" w:rsidRDefault="00F824F8" w:rsidP="0030339F">
            <w:pPr>
              <w:pStyle w:val="NoSpacing"/>
              <w:rPr>
                <w:b/>
                <w:bCs/>
              </w:rPr>
            </w:pPr>
            <w:r>
              <w:rPr>
                <w:b/>
                <w:bCs/>
              </w:rPr>
              <w:t>tlsa</w:t>
            </w:r>
            <w:r w:rsidRPr="005F4836">
              <w:rPr>
                <w:b/>
                <w:bCs/>
              </w:rPr>
              <w:t>_</w:t>
            </w:r>
            <w:r>
              <w:rPr>
                <w:b/>
                <w:bCs/>
              </w:rPr>
              <w:t>Exit</w:t>
            </w:r>
          </w:p>
        </w:tc>
      </w:tr>
      <w:tr w:rsidR="00F824F8" w:rsidRPr="005F4836" w14:paraId="7EFF4884" w14:textId="77777777" w:rsidTr="0030339F">
        <w:trPr>
          <w:trHeight w:val="216"/>
        </w:trPr>
        <w:tc>
          <w:tcPr>
            <w:tcW w:w="9355" w:type="dxa"/>
          </w:tcPr>
          <w:p w14:paraId="2CCAE6A6" w14:textId="77777777" w:rsidR="00F824F8" w:rsidRPr="005F4836" w:rsidRDefault="00F824F8" w:rsidP="0030339F">
            <w:pPr>
              <w:pStyle w:val="NoSpacing"/>
            </w:pPr>
            <w:r>
              <w:t>HHType</w:t>
            </w:r>
          </w:p>
        </w:tc>
      </w:tr>
      <w:tr w:rsidR="00F824F8" w:rsidRPr="005F4836" w14:paraId="38829474" w14:textId="77777777" w:rsidTr="0030339F">
        <w:trPr>
          <w:trHeight w:val="95"/>
        </w:trPr>
        <w:tc>
          <w:tcPr>
            <w:tcW w:w="9355" w:type="dxa"/>
          </w:tcPr>
          <w:p w14:paraId="228DE478" w14:textId="77777777" w:rsidR="00F824F8" w:rsidRDefault="00F824F8" w:rsidP="0030339F">
            <w:pPr>
              <w:pStyle w:val="NoSpacing"/>
              <w:rPr>
                <w:rFonts w:cstheme="minorHAnsi"/>
                <w:bCs/>
              </w:rPr>
            </w:pPr>
            <w:r>
              <w:rPr>
                <w:rFonts w:cstheme="minorHAnsi"/>
                <w:bCs/>
              </w:rPr>
              <w:t>Cohort</w:t>
            </w:r>
          </w:p>
        </w:tc>
      </w:tr>
      <w:tr w:rsidR="00F824F8" w:rsidRPr="005F4836" w14:paraId="234FB6A4" w14:textId="77777777" w:rsidTr="0030339F">
        <w:trPr>
          <w:trHeight w:val="95"/>
        </w:trPr>
        <w:tc>
          <w:tcPr>
            <w:tcW w:w="9355" w:type="dxa"/>
          </w:tcPr>
          <w:p w14:paraId="0485FD36" w14:textId="77777777" w:rsidR="00F824F8" w:rsidRDefault="00F824F8" w:rsidP="0030339F">
            <w:pPr>
              <w:pStyle w:val="NoSpacing"/>
              <w:rPr>
                <w:rFonts w:cstheme="minorHAnsi"/>
                <w:bCs/>
              </w:rPr>
            </w:pPr>
            <w:r>
              <w:rPr>
                <w:rFonts w:cstheme="minorHAnsi"/>
                <w:bCs/>
              </w:rPr>
              <w:t>ExitTo</w:t>
            </w:r>
          </w:p>
        </w:tc>
      </w:tr>
      <w:tr w:rsidR="00F824F8" w:rsidRPr="005F4836" w14:paraId="62A0BC00" w14:textId="77777777" w:rsidTr="0030339F">
        <w:trPr>
          <w:trHeight w:val="95"/>
        </w:trPr>
        <w:tc>
          <w:tcPr>
            <w:tcW w:w="9355" w:type="dxa"/>
          </w:tcPr>
          <w:p w14:paraId="441E89FE" w14:textId="77777777" w:rsidR="00F824F8" w:rsidRDefault="00F824F8" w:rsidP="0030339F">
            <w:pPr>
              <w:pStyle w:val="NoSpacing"/>
              <w:rPr>
                <w:rFonts w:cstheme="minorHAnsi"/>
                <w:bCs/>
              </w:rPr>
            </w:pPr>
            <w:r>
              <w:rPr>
                <w:rFonts w:cstheme="minorHAnsi"/>
                <w:bCs/>
              </w:rPr>
              <w:t>ExitFrom</w:t>
            </w:r>
          </w:p>
        </w:tc>
      </w:tr>
      <w:tr w:rsidR="00F824F8" w:rsidRPr="005F4836" w14:paraId="363898D7" w14:textId="77777777" w:rsidTr="0030339F">
        <w:trPr>
          <w:trHeight w:val="95"/>
        </w:trPr>
        <w:tc>
          <w:tcPr>
            <w:tcW w:w="9355" w:type="dxa"/>
          </w:tcPr>
          <w:p w14:paraId="4B5926F6" w14:textId="77777777" w:rsidR="00F824F8" w:rsidRPr="00845520" w:rsidRDefault="00F824F8" w:rsidP="0030339F">
            <w:pPr>
              <w:pStyle w:val="NoSpacing"/>
              <w:rPr>
                <w:bCs/>
              </w:rPr>
            </w:pPr>
            <w:r>
              <w:rPr>
                <w:rFonts w:cstheme="minorHAnsi"/>
                <w:bCs/>
              </w:rPr>
              <w:t>ReturnTime</w:t>
            </w:r>
          </w:p>
        </w:tc>
      </w:tr>
      <w:tr w:rsidR="00F824F8" w:rsidRPr="005F4836" w14:paraId="6A28A3D7" w14:textId="77777777" w:rsidTr="0030339F">
        <w:trPr>
          <w:trHeight w:val="216"/>
        </w:trPr>
        <w:tc>
          <w:tcPr>
            <w:tcW w:w="9355" w:type="dxa"/>
          </w:tcPr>
          <w:p w14:paraId="344C320B" w14:textId="77777777" w:rsidR="00F824F8" w:rsidRDefault="00F824F8" w:rsidP="0030339F">
            <w:pPr>
              <w:pStyle w:val="NoSpacing"/>
              <w:rPr>
                <w:rFonts w:cstheme="minorHAnsi"/>
                <w:bCs/>
              </w:rPr>
            </w:pPr>
            <w:r w:rsidRPr="00845520">
              <w:rPr>
                <w:bCs/>
              </w:rPr>
              <w:t>HHChronic</w:t>
            </w:r>
          </w:p>
        </w:tc>
      </w:tr>
      <w:tr w:rsidR="00F824F8" w:rsidRPr="005F4836" w14:paraId="23CDCCA5" w14:textId="77777777" w:rsidTr="0030339F">
        <w:trPr>
          <w:trHeight w:val="216"/>
        </w:trPr>
        <w:tc>
          <w:tcPr>
            <w:tcW w:w="9355" w:type="dxa"/>
          </w:tcPr>
          <w:p w14:paraId="342252C3" w14:textId="77777777" w:rsidR="00F824F8" w:rsidRPr="00845520" w:rsidRDefault="00F824F8" w:rsidP="0030339F">
            <w:pPr>
              <w:pStyle w:val="NoSpacing"/>
              <w:rPr>
                <w:bCs/>
              </w:rPr>
            </w:pPr>
            <w:r w:rsidRPr="00845520">
              <w:rPr>
                <w:bCs/>
              </w:rPr>
              <w:t>HHVet</w:t>
            </w:r>
          </w:p>
        </w:tc>
      </w:tr>
      <w:tr w:rsidR="00F824F8" w:rsidRPr="005F4836" w14:paraId="5948542F" w14:textId="77777777" w:rsidTr="0030339F">
        <w:trPr>
          <w:trHeight w:val="216"/>
        </w:trPr>
        <w:tc>
          <w:tcPr>
            <w:tcW w:w="9355" w:type="dxa"/>
          </w:tcPr>
          <w:p w14:paraId="57C91C1C" w14:textId="77777777" w:rsidR="00F824F8" w:rsidRPr="00845520" w:rsidRDefault="00F824F8" w:rsidP="0030339F">
            <w:pPr>
              <w:pStyle w:val="NoSpacing"/>
              <w:rPr>
                <w:bCs/>
              </w:rPr>
            </w:pPr>
            <w:r w:rsidRPr="00845520">
              <w:rPr>
                <w:bCs/>
              </w:rPr>
              <w:t>HHAdultAge</w:t>
            </w:r>
          </w:p>
        </w:tc>
      </w:tr>
      <w:tr w:rsidR="00F824F8" w:rsidRPr="005F4836" w14:paraId="118B451F" w14:textId="77777777" w:rsidTr="0030339F">
        <w:trPr>
          <w:trHeight w:val="216"/>
        </w:trPr>
        <w:tc>
          <w:tcPr>
            <w:tcW w:w="9355" w:type="dxa"/>
          </w:tcPr>
          <w:p w14:paraId="46D26C23" w14:textId="77777777" w:rsidR="00F824F8" w:rsidRPr="00845520" w:rsidRDefault="00F824F8" w:rsidP="0030339F">
            <w:pPr>
              <w:pStyle w:val="NoSpacing"/>
              <w:rPr>
                <w:bCs/>
              </w:rPr>
            </w:pPr>
            <w:r w:rsidRPr="00845520">
              <w:rPr>
                <w:bCs/>
              </w:rPr>
              <w:t>HHParent</w:t>
            </w:r>
          </w:p>
        </w:tc>
      </w:tr>
      <w:tr w:rsidR="00802EE6" w:rsidRPr="005F4836" w14:paraId="6E8428B2" w14:textId="77777777" w:rsidTr="0030339F">
        <w:trPr>
          <w:trHeight w:val="216"/>
        </w:trPr>
        <w:tc>
          <w:tcPr>
            <w:tcW w:w="9355" w:type="dxa"/>
          </w:tcPr>
          <w:p w14:paraId="41A192A9" w14:textId="2C027342" w:rsidR="00802EE6" w:rsidRPr="00845520" w:rsidRDefault="00802EE6" w:rsidP="0030339F">
            <w:pPr>
              <w:pStyle w:val="NoSpacing"/>
              <w:rPr>
                <w:bCs/>
              </w:rPr>
            </w:pPr>
            <w:r>
              <w:rPr>
                <w:bCs/>
              </w:rPr>
              <w:t>SystemPath</w:t>
            </w:r>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30339F">
        <w:tc>
          <w:tcPr>
            <w:tcW w:w="1435" w:type="dxa"/>
          </w:tcPr>
          <w:p w14:paraId="118B4521" w14:textId="77777777" w:rsidR="00F824F8" w:rsidRPr="00845520" w:rsidRDefault="00F824F8" w:rsidP="0030339F">
            <w:pPr>
              <w:pStyle w:val="NoSpacing"/>
              <w:rPr>
                <w:b/>
                <w:bCs/>
              </w:rPr>
            </w:pPr>
            <w:r w:rsidRPr="00845520">
              <w:rPr>
                <w:b/>
                <w:bCs/>
              </w:rPr>
              <w:t>Value</w:t>
            </w:r>
          </w:p>
        </w:tc>
        <w:tc>
          <w:tcPr>
            <w:tcW w:w="7915" w:type="dxa"/>
          </w:tcPr>
          <w:p w14:paraId="26E7B917" w14:textId="77777777" w:rsidR="00F824F8" w:rsidRPr="003A0FA0" w:rsidRDefault="00F824F8" w:rsidP="0030339F">
            <w:pPr>
              <w:pStyle w:val="NoSpacing"/>
            </w:pPr>
            <w:r>
              <w:t xml:space="preserve">The average of the values &gt; 0 in </w:t>
            </w:r>
            <w:r w:rsidRPr="00947F08">
              <w:rPr>
                <w:b/>
                <w:bCs/>
              </w:rPr>
              <w:t>ReturnTime</w:t>
            </w:r>
            <w:r>
              <w:t xml:space="preserve"> </w:t>
            </w:r>
          </w:p>
        </w:tc>
      </w:tr>
      <w:tr w:rsidR="00F824F8" w:rsidRPr="003A0FA0" w14:paraId="384798D7" w14:textId="77777777" w:rsidTr="0030339F">
        <w:tc>
          <w:tcPr>
            <w:tcW w:w="1435" w:type="dxa"/>
          </w:tcPr>
          <w:p w14:paraId="7CE2257A" w14:textId="77777777" w:rsidR="00F824F8" w:rsidRPr="00947F08" w:rsidRDefault="00F824F8" w:rsidP="0030339F">
            <w:pPr>
              <w:pStyle w:val="NoSpacing"/>
              <w:rPr>
                <w:b/>
                <w:bCs/>
              </w:rPr>
            </w:pPr>
            <w:r w:rsidRPr="00947F08">
              <w:rPr>
                <w:b/>
                <w:bCs/>
              </w:rPr>
              <w:t>Cohort</w:t>
            </w:r>
          </w:p>
        </w:tc>
        <w:tc>
          <w:tcPr>
            <w:tcW w:w="7915" w:type="dxa"/>
          </w:tcPr>
          <w:p w14:paraId="0AC4BB06" w14:textId="77777777" w:rsidR="00F824F8" w:rsidRPr="003A0FA0" w:rsidRDefault="00F824F8" w:rsidP="0030339F">
            <w:pPr>
              <w:pStyle w:val="NoSpacing"/>
            </w:pPr>
            <w:r w:rsidRPr="00947F08">
              <w:rPr>
                <w:b/>
                <w:bCs/>
              </w:rPr>
              <w:t>Cohort</w:t>
            </w:r>
            <w:r>
              <w:t xml:space="preserve"> value from tlsa_Exit</w:t>
            </w:r>
          </w:p>
        </w:tc>
      </w:tr>
      <w:tr w:rsidR="00F824F8" w:rsidRPr="003A0FA0" w14:paraId="1D31D2AE" w14:textId="77777777" w:rsidTr="0030339F">
        <w:tc>
          <w:tcPr>
            <w:tcW w:w="1435" w:type="dxa"/>
          </w:tcPr>
          <w:p w14:paraId="2DBF4AC5" w14:textId="77777777" w:rsidR="00F824F8" w:rsidRPr="00947F08" w:rsidRDefault="00F824F8" w:rsidP="0030339F">
            <w:pPr>
              <w:pStyle w:val="NoSpacing"/>
              <w:rPr>
                <w:b/>
                <w:bCs/>
              </w:rPr>
            </w:pPr>
            <w:r w:rsidRPr="00947F08">
              <w:rPr>
                <w:b/>
                <w:bCs/>
              </w:rPr>
              <w:t>Universe</w:t>
            </w:r>
          </w:p>
        </w:tc>
        <w:tc>
          <w:tcPr>
            <w:tcW w:w="7915" w:type="dxa"/>
          </w:tcPr>
          <w:p w14:paraId="1EA4392A" w14:textId="77777777" w:rsidR="00F824F8" w:rsidRPr="003A0FA0" w:rsidRDefault="00F824F8" w:rsidP="0030339F">
            <w:pPr>
              <w:pStyle w:val="NoSpacing"/>
            </w:pPr>
            <w:r>
              <w:t>Destination type prior to return; see below</w:t>
            </w:r>
          </w:p>
        </w:tc>
      </w:tr>
      <w:tr w:rsidR="00F824F8" w:rsidRPr="003A0FA0" w14:paraId="02A20205" w14:textId="77777777" w:rsidTr="0030339F">
        <w:tc>
          <w:tcPr>
            <w:tcW w:w="1435" w:type="dxa"/>
          </w:tcPr>
          <w:p w14:paraId="1B6C2F8F" w14:textId="77777777" w:rsidR="00F824F8" w:rsidRPr="00845520" w:rsidRDefault="00F824F8" w:rsidP="0030339F">
            <w:pPr>
              <w:pStyle w:val="NoSpacing"/>
              <w:rPr>
                <w:b/>
                <w:bCs/>
              </w:rPr>
            </w:pPr>
            <w:r w:rsidRPr="00845520">
              <w:rPr>
                <w:b/>
                <w:bCs/>
              </w:rPr>
              <w:t>HHType</w:t>
            </w:r>
          </w:p>
        </w:tc>
        <w:tc>
          <w:tcPr>
            <w:tcW w:w="7915" w:type="dxa"/>
          </w:tcPr>
          <w:p w14:paraId="20694C54" w14:textId="77777777" w:rsidR="00F824F8" w:rsidRPr="003A0FA0" w:rsidRDefault="00F824F8" w:rsidP="0030339F">
            <w:pPr>
              <w:pStyle w:val="NoSpacing"/>
            </w:pPr>
            <w:r>
              <w:t>The household type for the average</w:t>
            </w:r>
          </w:p>
        </w:tc>
      </w:tr>
      <w:tr w:rsidR="00F824F8" w:rsidRPr="003A0FA0" w14:paraId="28DC6C67" w14:textId="77777777" w:rsidTr="0030339F">
        <w:tc>
          <w:tcPr>
            <w:tcW w:w="1435" w:type="dxa"/>
          </w:tcPr>
          <w:p w14:paraId="1C342294" w14:textId="77777777" w:rsidR="00F824F8" w:rsidRPr="00845520" w:rsidRDefault="00F824F8" w:rsidP="0030339F">
            <w:pPr>
              <w:pStyle w:val="NoSpacing"/>
              <w:rPr>
                <w:b/>
                <w:bCs/>
              </w:rPr>
            </w:pPr>
            <w:r w:rsidRPr="00845520">
              <w:rPr>
                <w:b/>
                <w:bCs/>
              </w:rPr>
              <w:t>Population</w:t>
            </w:r>
          </w:p>
        </w:tc>
        <w:tc>
          <w:tcPr>
            <w:tcW w:w="7915" w:type="dxa"/>
          </w:tcPr>
          <w:p w14:paraId="171F5A6B" w14:textId="6EC8B941" w:rsidR="00F824F8" w:rsidRPr="003A0FA0" w:rsidRDefault="00F824F8" w:rsidP="0030339F">
            <w:pPr>
              <w:pStyle w:val="NoSpacing"/>
            </w:pPr>
            <w:r>
              <w:t>The population included in the calculation; see section 8.3</w:t>
            </w:r>
          </w:p>
        </w:tc>
      </w:tr>
      <w:tr w:rsidR="00F824F8" w:rsidRPr="003A0FA0" w14:paraId="224BC612" w14:textId="77777777" w:rsidTr="0030339F">
        <w:tc>
          <w:tcPr>
            <w:tcW w:w="1435" w:type="dxa"/>
          </w:tcPr>
          <w:p w14:paraId="2B37615E" w14:textId="77777777" w:rsidR="00F824F8" w:rsidRPr="003A0FA0" w:rsidRDefault="00F824F8" w:rsidP="0030339F">
            <w:pPr>
              <w:pStyle w:val="NoSpacing"/>
            </w:pPr>
            <w:r w:rsidRPr="003A0FA0">
              <w:t>SystemPath</w:t>
            </w:r>
          </w:p>
        </w:tc>
        <w:tc>
          <w:tcPr>
            <w:tcW w:w="7915" w:type="dxa"/>
          </w:tcPr>
          <w:p w14:paraId="069F2499" w14:textId="34B9AD7B" w:rsidR="00F824F8" w:rsidRPr="003A0FA0" w:rsidRDefault="00F824F8" w:rsidP="0030339F">
            <w:pPr>
              <w:pStyle w:val="NoSpacing"/>
            </w:pPr>
            <w:r>
              <w:t xml:space="preserve">See below </w:t>
            </w:r>
          </w:p>
        </w:tc>
      </w:tr>
      <w:tr w:rsidR="00F824F8" w:rsidRPr="003A0FA0" w14:paraId="03239AED" w14:textId="77777777" w:rsidTr="0030339F">
        <w:tc>
          <w:tcPr>
            <w:tcW w:w="1435" w:type="dxa"/>
          </w:tcPr>
          <w:p w14:paraId="4FFA54C3" w14:textId="77777777" w:rsidR="00F824F8" w:rsidRPr="003A0FA0" w:rsidRDefault="00F824F8" w:rsidP="0030339F">
            <w:pPr>
              <w:pStyle w:val="NoSpacing"/>
            </w:pPr>
            <w:r w:rsidRPr="003A0FA0">
              <w:t>ProjectID</w:t>
            </w:r>
          </w:p>
        </w:tc>
        <w:tc>
          <w:tcPr>
            <w:tcW w:w="7915" w:type="dxa"/>
          </w:tcPr>
          <w:p w14:paraId="5192ADD5" w14:textId="77777777" w:rsidR="00F824F8" w:rsidRPr="003A0FA0" w:rsidRDefault="00F824F8" w:rsidP="0030339F">
            <w:pPr>
              <w:pStyle w:val="NoSpacing"/>
            </w:pPr>
            <w:r>
              <w:t>NULL</w:t>
            </w:r>
          </w:p>
        </w:tc>
      </w:tr>
      <w:tr w:rsidR="00F824F8" w:rsidRPr="003A0FA0" w14:paraId="308560C4" w14:textId="77777777" w:rsidTr="0030339F">
        <w:tc>
          <w:tcPr>
            <w:tcW w:w="1435" w:type="dxa"/>
          </w:tcPr>
          <w:p w14:paraId="07FB21B6" w14:textId="77777777" w:rsidR="00F824F8" w:rsidRPr="00845520" w:rsidRDefault="00F824F8" w:rsidP="0030339F">
            <w:pPr>
              <w:pStyle w:val="NoSpacing"/>
              <w:rPr>
                <w:b/>
                <w:bCs/>
              </w:rPr>
            </w:pPr>
            <w:r w:rsidRPr="00845520">
              <w:rPr>
                <w:b/>
                <w:bCs/>
              </w:rPr>
              <w:t>ReportRow</w:t>
            </w:r>
          </w:p>
        </w:tc>
        <w:tc>
          <w:tcPr>
            <w:tcW w:w="7915" w:type="dxa"/>
          </w:tcPr>
          <w:p w14:paraId="4848EBA8" w14:textId="544CE7B1" w:rsidR="00F824F8" w:rsidRPr="003A0FA0" w:rsidRDefault="00F824F8" w:rsidP="0030339F">
            <w:pPr>
              <w:pStyle w:val="NoSpacing"/>
            </w:pPr>
            <w:r>
              <w:t xml:space="preserve">See below </w:t>
            </w:r>
          </w:p>
        </w:tc>
      </w:tr>
      <w:tr w:rsidR="00F824F8" w:rsidRPr="003A0FA0" w14:paraId="11223170" w14:textId="77777777" w:rsidTr="0030339F">
        <w:tc>
          <w:tcPr>
            <w:tcW w:w="1435" w:type="dxa"/>
          </w:tcPr>
          <w:p w14:paraId="07DE1A78" w14:textId="77777777" w:rsidR="00F824F8" w:rsidRPr="003A0FA0" w:rsidRDefault="00F824F8" w:rsidP="0030339F">
            <w:pPr>
              <w:pStyle w:val="NoSpacing"/>
            </w:pPr>
            <w:r w:rsidRPr="003A0FA0">
              <w:t>ReportID</w:t>
            </w:r>
          </w:p>
        </w:tc>
        <w:tc>
          <w:tcPr>
            <w:tcW w:w="7915" w:type="dxa"/>
          </w:tcPr>
          <w:p w14:paraId="6EAA2A35" w14:textId="77777777" w:rsidR="00F824F8" w:rsidRPr="003A0FA0" w:rsidRDefault="00F824F8" w:rsidP="0030339F">
            <w:pPr>
              <w:pStyle w:val="NoSpacing"/>
            </w:pPr>
            <w:r>
              <w:t>Must match LSAReport.</w:t>
            </w:r>
            <w:r w:rsidRPr="00845520">
              <w:rPr>
                <w:b/>
                <w:bCs/>
              </w:rPr>
              <w:t>ReportID</w:t>
            </w:r>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r w:rsidRPr="00845520">
        <w:rPr>
          <w:b/>
          <w:bCs/>
        </w:rPr>
        <w:t>ReportID</w:t>
      </w:r>
      <w:r>
        <w:t>.</w:t>
      </w:r>
    </w:p>
    <w:p w14:paraId="706E2F68" w14:textId="77777777" w:rsidR="00F824F8" w:rsidRDefault="00F824F8" w:rsidP="00F824F8">
      <w:r>
        <w:t xml:space="preserve">See section 8.3 for required </w:t>
      </w:r>
      <w:r w:rsidRPr="00845520">
        <w:rPr>
          <w:b/>
          <w:bCs/>
        </w:rPr>
        <w:t>Population</w:t>
      </w:r>
      <w:r>
        <w:t xml:space="preserve"> and </w:t>
      </w:r>
      <w:r w:rsidRPr="00845520">
        <w:rPr>
          <w:b/>
          <w:bCs/>
        </w:rPr>
        <w:t>HHType</w:t>
      </w:r>
      <w:r>
        <w:t xml:space="preserve"> combinations.</w:t>
      </w:r>
    </w:p>
    <w:p w14:paraId="4E1DAD41" w14:textId="77777777" w:rsidR="00F824F8" w:rsidRDefault="00F824F8" w:rsidP="00F824F8">
      <w:pPr>
        <w:pStyle w:val="Heading4"/>
      </w:pPr>
      <w:r>
        <w:lastRenderedPageBreak/>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30339F">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0CD89C78"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6340D2C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7A024ED7" w14:textId="5FDA67FA"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400 and 499</w:t>
            </w:r>
          </w:p>
        </w:tc>
        <w:tc>
          <w:tcPr>
            <w:tcW w:w="1620" w:type="dxa"/>
          </w:tcPr>
          <w:p w14:paraId="45979520"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297A2F5E"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211B1161" w14:textId="52ACDC32"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2676752E"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051E341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47853333" w14:textId="25FE457F"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Pr>
                <w:rFonts w:cstheme="minorHAnsi"/>
              </w:rPr>
              <w:t>&lt; 100</w:t>
            </w:r>
          </w:p>
        </w:tc>
        <w:tc>
          <w:tcPr>
            <w:tcW w:w="1620" w:type="dxa"/>
          </w:tcPr>
          <w:p w14:paraId="5C09F58E"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r w:rsidRPr="00C52062">
        <w:t>ReportRow</w:t>
      </w:r>
      <w:r>
        <w:t>, SystemPath, and Value</w:t>
      </w:r>
    </w:p>
    <w:p w14:paraId="71FA5C79" w14:textId="161ED3AC" w:rsidR="005E5621"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Pr="00655B0F">
        <w:rPr>
          <w:b/>
        </w:rPr>
        <w:t>SystemPath</w:t>
      </w:r>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r w:rsidRPr="0030608E">
        <w:rPr>
          <w:rFonts w:cstheme="minorHAnsi"/>
          <w:b/>
          <w:bCs/>
        </w:rPr>
        <w:t>ReportRow</w:t>
      </w:r>
      <w:r>
        <w:rPr>
          <w:rFonts w:cstheme="minorHAnsi"/>
        </w:rPr>
        <w:t xml:space="preserve">s 24-35, </w:t>
      </w:r>
      <w:r w:rsidR="002E273A">
        <w:rPr>
          <w:rFonts w:cstheme="minorHAnsi"/>
        </w:rPr>
        <w:t>averages</w:t>
      </w:r>
      <w:r>
        <w:rPr>
          <w:rFonts w:cstheme="minorHAnsi"/>
        </w:rPr>
        <w:t xml:space="preserve"> are grouped by the </w:t>
      </w:r>
      <w:r w:rsidRPr="0030608E">
        <w:rPr>
          <w:rFonts w:cstheme="minorHAnsi"/>
          <w:b/>
          <w:bCs/>
        </w:rPr>
        <w:t>SystemPath</w:t>
      </w:r>
      <w:r>
        <w:rPr>
          <w:rFonts w:cstheme="minorHAnsi"/>
        </w:rPr>
        <w:t xml:space="preserve"> value </w:t>
      </w:r>
      <w:r w:rsidR="00354940">
        <w:rPr>
          <w:rFonts w:cstheme="minorHAnsi"/>
        </w:rPr>
        <w:t xml:space="preserve">in LSAExit; the </w:t>
      </w:r>
      <w:r w:rsidR="00354940" w:rsidRPr="0030608E">
        <w:rPr>
          <w:rFonts w:cstheme="minorHAnsi"/>
          <w:b/>
          <w:bCs/>
        </w:rPr>
        <w:t>SystemPath</w:t>
      </w:r>
      <w:r w:rsidR="00354940">
        <w:rPr>
          <w:rFonts w:cstheme="minorHAnsi"/>
        </w:rPr>
        <w:t xml:space="preserve"> value in LSACalculated should match</w:t>
      </w:r>
      <w:r w:rsidR="002E273A">
        <w:rPr>
          <w:rFonts w:cstheme="minorHAnsi"/>
        </w:rPr>
        <w:t xml:space="preserve"> the </w:t>
      </w:r>
      <w:r w:rsidR="002E273A" w:rsidRPr="00DD305D">
        <w:rPr>
          <w:rFonts w:cstheme="minorHAnsi"/>
          <w:b/>
          <w:bCs/>
        </w:rPr>
        <w:t>SystemPath</w:t>
      </w:r>
      <w:r w:rsidR="002E273A">
        <w:rPr>
          <w:rFonts w:cstheme="minorHAnsi"/>
        </w:rPr>
        <w:t xml:space="preserve"> value in LSAExit.</w:t>
      </w:r>
    </w:p>
    <w:p w14:paraId="3C21FAF0" w14:textId="26BCF214" w:rsidR="00DF16DF" w:rsidRPr="009B38B2" w:rsidRDefault="00DF16DF" w:rsidP="00DF16DF">
      <w:pPr>
        <w:rPr>
          <w:rFonts w:cstheme="minorHAnsi"/>
        </w:rPr>
      </w:pPr>
      <w:r w:rsidRPr="00655B0F">
        <w:rPr>
          <w:b/>
        </w:rPr>
        <w:t>ReportRow</w:t>
      </w:r>
      <w:r w:rsidRPr="00A6067F">
        <w:rPr>
          <w:rFonts w:cstheme="minorHAnsi"/>
        </w:rPr>
        <w:t xml:space="preserve"> </w:t>
      </w:r>
      <w:r>
        <w:rPr>
          <w:rFonts w:cstheme="minorHAnsi"/>
        </w:rPr>
        <w:t xml:space="preserve">36 includes all records where the LSAExit value for </w:t>
      </w:r>
      <w:r w:rsidRPr="001F6CD9">
        <w:rPr>
          <w:rFonts w:cstheme="minorHAnsi"/>
          <w:b/>
          <w:bCs/>
        </w:rPr>
        <w:t>SystemPath</w:t>
      </w:r>
      <w:r>
        <w:rPr>
          <w:rFonts w:cstheme="minorHAnsi"/>
        </w:rPr>
        <w:t xml:space="preserve"> &lt;&gt; -1</w:t>
      </w:r>
      <w:r w:rsidR="003D018E">
        <w:rPr>
          <w:rFonts w:cstheme="minorHAnsi"/>
        </w:rPr>
        <w:t xml:space="preserve"> – i.e., </w:t>
      </w:r>
      <w:r w:rsidR="00B1001D">
        <w:rPr>
          <w:rFonts w:cstheme="minorHAnsi"/>
        </w:rPr>
        <w:t>SystemPath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r w:rsidR="0015440B" w:rsidRPr="0030608E">
        <w:rPr>
          <w:rFonts w:cstheme="minorHAnsi"/>
          <w:b/>
          <w:bCs/>
        </w:rPr>
        <w:t>SystemPath</w:t>
      </w:r>
      <w:r w:rsidR="004771BB">
        <w:rPr>
          <w:rFonts w:cstheme="minorHAnsi"/>
        </w:rPr>
        <w:t xml:space="preserve"> values,</w:t>
      </w:r>
      <w:r>
        <w:rPr>
          <w:rFonts w:cstheme="minorHAnsi"/>
        </w:rPr>
        <w:t xml:space="preserve"> the LSACalculated value for </w:t>
      </w:r>
      <w:r w:rsidRPr="001F6CD9">
        <w:rPr>
          <w:rFonts w:cstheme="minorHAnsi"/>
          <w:b/>
          <w:bCs/>
        </w:rPr>
        <w:t>SystemPath</w:t>
      </w:r>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Days to return after other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399FB40B"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r w:rsidRPr="00655B0F">
              <w:rPr>
                <w:b/>
              </w:rPr>
              <w:t>SystemPath</w:t>
            </w:r>
            <w:r w:rsidRPr="00A6067F">
              <w:rPr>
                <w:rFonts w:cstheme="minorHAnsi"/>
              </w:rPr>
              <w:t xml:space="preserve">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1900" w:name="_Toc31198754"/>
      <w:bookmarkStart w:id="1901" w:name="_Toc37973617"/>
      <w:bookmarkStart w:id="1902" w:name="_Toc37974170"/>
      <w:bookmarkStart w:id="1903" w:name="_Toc37974721"/>
      <w:bookmarkStart w:id="1904" w:name="_Toc37975209"/>
      <w:bookmarkStart w:id="1905" w:name="_Toc506721217"/>
      <w:bookmarkStart w:id="1906" w:name="_Toc37849816"/>
      <w:bookmarkStart w:id="1907" w:name="_Toc175057132"/>
      <w:bookmarkStart w:id="1908" w:name="_Toc499544018"/>
      <w:bookmarkEnd w:id="1900"/>
      <w:bookmarkEnd w:id="1901"/>
      <w:bookmarkEnd w:id="1902"/>
      <w:bookmarkEnd w:id="1903"/>
      <w:bookmarkEnd w:id="1904"/>
      <w:r w:rsidRPr="00C52062">
        <w:t>Get Average Days to Return/Re-engage by Exit Destination</w:t>
      </w:r>
      <w:bookmarkEnd w:id="1905"/>
      <w:bookmarkEnd w:id="1906"/>
      <w:bookmarkEnd w:id="1907"/>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q2jgMAAOQKAAAOAAAAZHJzL2Uyb0RvYy54bWzMVttO3DAQfa/Uf7D8XnJZNhsiAoLdBSH1&#10;gkT7AV7HuQjHTm0vWfr1HdtJYGlLEZVQ8xCNY3syc+bMsY9Pdy1Hd0zpRoocRwchRkxQWTSiyvG3&#10;rxcfUoy0IaIgXAqW43um8enJ+3fHfZexWNaSF0whcCJ01nc5ro3psiDQtGYt0QeyYwImS6laYmCo&#10;qqBQpAfvLQ/iMEyCXqqiU5IyreHryk/iE+e/LBk1X8pSM4N4jiE2497KvTf2HZwck6xSpKsbOoRB&#10;XhFFSxoBP51crYghaKuaX1y1DVVSy9IcUNkGsiwbylwOkE0UPsnmUslt53Kpsr7qJpgA2ic4vdot&#10;/Xx3qbqb7lr56MH8KOmtBlyCvquyx/N2XPnFaNN/kgXUk2yNdInvStVaF5AS2jl87yd82c4gCh9n&#10;8ySezaEMFObixeEsHgpAa6iS3RaF8ziJE4xgQRRFSRqmvkS0Xj9yAgtGF3Y6IJn/vQt5CNFSADil&#10;H2DT/wbbTU065qqhLSzXCjUFpDFbYCRIC1icARZuEZoducRsALByRFd7aJGQy5qIip0pJfuakQIC&#10;i1weexvsQENh/or1H0EbcY/iNIwnyA73ICNZp7S5ZLJF1shxyWUP8SlzJQxTgvAbIxWpbOYkI3cf&#10;tfGIj9vsZy15U1w0nLuBqjZLrtAdgZ5bn68Wa5/ck2VcoD7HieXD8y6WcTo/mw1B7/2pbSBCxJs2&#10;x2loH7uIZBbStSicbUjDvQ0k4cJOMycLQx4jyJ4tZrfZ+aoeJtaXnd3I4h6KoKTXDtA6MGqpfmDU&#10;g27kWH/fEsUw4lcCCmlFZjTUaGxGgwgKW3NMjcLID5bGy9G2U01Vg+/I4SGkpVPZOLQf4nBt6Wj9&#10;ZvwGBX/K72hCB+i9FF486E4M4jEx3HXD1/sOmmOP4H7LiP0LCJ7MD2OIw6tCGqVDpSeCh0e2Da0m&#10;uJlJEH5htzaKWJiXUgg4HKTyaP+B10JaUjsiPUtXe1qxifPFrXfKty2IpO+DIWD4ZJXOtcYYqTvr&#10;7G4nZHsEB/0fePwbTiPjgDWqATHhQEBop5YVQEQGR7G1IPCXsN4z3C62FQHFfDNqHf2GWoux8d5E&#10;ORfJLJmPxHo4biZiRWk6EAvOq5cq50rSbcuEeZ1kXizX85VrMCjeHh2e5eBj1b2Yn0fpm0vmVLn/&#10;VzLdBQGuUq4xhmufvas9Hrs+eLicnvwEAAD//wMAUEsDBBQABgAIAAAAIQDTyuzS2wAAAAQBAAAP&#10;AAAAZHJzL2Rvd25yZXYueG1sTI9Ba8JAEIXvhf6HZQq91U20SonZiEjbkxSqheJtTMYkmJ0N2TWJ&#10;/77TXuzlweMN732TrkbbqJ46Xzs2EE8iUMS5K2ouDXzt355eQPmAXGDjmAxcycMqu79LMSncwJ/U&#10;70KppIR9ggaqENpEa59XZNFPXEss2cl1FoPYrtRFh4OU20ZPo2ihLdYsCxW2tKkoP+8u1sD7gMN6&#10;Fr/22/Npcz3s5x/f25iMeXwY10tQgcZwO4ZffEGHTJiO7sKFV40BeST8qWTzRSz2aOB5NgWdpfo/&#10;fPYDAAD//wMAUEsBAi0AFAAGAAgAAAAhALaDOJL+AAAA4QEAABMAAAAAAAAAAAAAAAAAAAAAAFtD&#10;b250ZW50X1R5cGVzXS54bWxQSwECLQAUAAYACAAAACEAOP0h/9YAAACUAQAACwAAAAAAAAAAAAAA&#10;AAAvAQAAX3JlbHMvLnJlbHNQSwECLQAUAAYACAAAACEAizPqto4DAADkCgAADgAAAAAAAAAAAAAA&#10;AAAuAgAAZHJzL2Uyb0RvYy54bWxQSwECLQAUAAYACAAAACEA08rs0tsAAAAEAQAADwAAAAAAAAAA&#10;AAAAAADoBQAAZHJzL2Rvd25yZXYueG1sUEsFBgAAAAAEAAQA8wAAAPAGAAAAAA==&#10;">
                <v:shape id="AutoShape 390" o:spid="_x0000_s150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r>
                          <w:t>tlsa_Exit</w:t>
                        </w:r>
                      </w:p>
                    </w:txbxContent>
                  </v:textbox>
                </v:shape>
                <v:shape id="AutoShape 16" o:spid="_x0000_s151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1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30339F">
        <w:trPr>
          <w:trHeight w:val="216"/>
        </w:trPr>
        <w:tc>
          <w:tcPr>
            <w:tcW w:w="9355" w:type="dxa"/>
            <w:shd w:val="clear" w:color="auto" w:fill="FDE9D9" w:themeFill="accent6" w:themeFillTint="33"/>
          </w:tcPr>
          <w:p w14:paraId="25595BBE"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13A48B5B" w14:textId="77777777" w:rsidTr="0030339F">
        <w:trPr>
          <w:trHeight w:val="216"/>
        </w:trPr>
        <w:tc>
          <w:tcPr>
            <w:tcW w:w="9355" w:type="dxa"/>
          </w:tcPr>
          <w:p w14:paraId="498F25A8" w14:textId="77777777" w:rsidR="00A72AC3" w:rsidRPr="005F4836" w:rsidRDefault="00A72AC3" w:rsidP="0030339F">
            <w:pPr>
              <w:pStyle w:val="NoSpacing"/>
            </w:pPr>
            <w:r>
              <w:t>HHType</w:t>
            </w:r>
          </w:p>
        </w:tc>
      </w:tr>
      <w:tr w:rsidR="00A72AC3" w:rsidRPr="005F4836" w14:paraId="785AD988" w14:textId="77777777" w:rsidTr="0030339F">
        <w:trPr>
          <w:trHeight w:val="95"/>
        </w:trPr>
        <w:tc>
          <w:tcPr>
            <w:tcW w:w="9355" w:type="dxa"/>
          </w:tcPr>
          <w:p w14:paraId="2A82D60F" w14:textId="77777777" w:rsidR="00A72AC3" w:rsidRDefault="00A72AC3" w:rsidP="0030339F">
            <w:pPr>
              <w:pStyle w:val="NoSpacing"/>
              <w:rPr>
                <w:rFonts w:cstheme="minorHAnsi"/>
                <w:bCs/>
              </w:rPr>
            </w:pPr>
            <w:r>
              <w:rPr>
                <w:rFonts w:cstheme="minorHAnsi"/>
                <w:bCs/>
              </w:rPr>
              <w:t>Cohort</w:t>
            </w:r>
          </w:p>
        </w:tc>
      </w:tr>
      <w:tr w:rsidR="00A72AC3" w:rsidRPr="005F4836" w14:paraId="648FA0B2" w14:textId="77777777" w:rsidTr="0030339F">
        <w:trPr>
          <w:trHeight w:val="95"/>
        </w:trPr>
        <w:tc>
          <w:tcPr>
            <w:tcW w:w="9355" w:type="dxa"/>
          </w:tcPr>
          <w:p w14:paraId="50583FAD" w14:textId="77777777" w:rsidR="00A72AC3" w:rsidRDefault="00A72AC3" w:rsidP="0030339F">
            <w:pPr>
              <w:pStyle w:val="NoSpacing"/>
              <w:rPr>
                <w:rFonts w:cstheme="minorHAnsi"/>
                <w:bCs/>
              </w:rPr>
            </w:pPr>
            <w:r>
              <w:rPr>
                <w:rFonts w:cstheme="minorHAnsi"/>
                <w:bCs/>
              </w:rPr>
              <w:t>ExitTo</w:t>
            </w:r>
          </w:p>
        </w:tc>
      </w:tr>
      <w:tr w:rsidR="00A72AC3" w:rsidRPr="005F4836" w14:paraId="3436152F" w14:textId="77777777" w:rsidTr="0030339F">
        <w:trPr>
          <w:trHeight w:val="95"/>
        </w:trPr>
        <w:tc>
          <w:tcPr>
            <w:tcW w:w="9355" w:type="dxa"/>
          </w:tcPr>
          <w:p w14:paraId="7514A620" w14:textId="77777777" w:rsidR="00A72AC3" w:rsidRPr="00845520" w:rsidRDefault="00A72AC3" w:rsidP="0030339F">
            <w:pPr>
              <w:pStyle w:val="NoSpacing"/>
              <w:rPr>
                <w:bCs/>
              </w:rPr>
            </w:pPr>
            <w:r>
              <w:rPr>
                <w:rFonts w:cstheme="minorHAnsi"/>
                <w:bCs/>
              </w:rPr>
              <w:t>ReturnTime</w:t>
            </w:r>
          </w:p>
        </w:tc>
      </w:tr>
      <w:tr w:rsidR="00A72AC3" w:rsidRPr="005F4836" w14:paraId="798192F9" w14:textId="77777777" w:rsidTr="0030339F">
        <w:trPr>
          <w:trHeight w:val="216"/>
        </w:trPr>
        <w:tc>
          <w:tcPr>
            <w:tcW w:w="9355" w:type="dxa"/>
          </w:tcPr>
          <w:p w14:paraId="19D773C9" w14:textId="77777777" w:rsidR="00A72AC3" w:rsidRDefault="00A72AC3" w:rsidP="0030339F">
            <w:pPr>
              <w:pStyle w:val="NoSpacing"/>
              <w:rPr>
                <w:rFonts w:cstheme="minorHAnsi"/>
                <w:bCs/>
              </w:rPr>
            </w:pPr>
            <w:r w:rsidRPr="00845520">
              <w:rPr>
                <w:bCs/>
              </w:rPr>
              <w:t>HHChronic</w:t>
            </w:r>
          </w:p>
        </w:tc>
      </w:tr>
      <w:tr w:rsidR="00A72AC3" w:rsidRPr="005F4836" w14:paraId="71BBD82C" w14:textId="77777777" w:rsidTr="0030339F">
        <w:trPr>
          <w:trHeight w:val="216"/>
        </w:trPr>
        <w:tc>
          <w:tcPr>
            <w:tcW w:w="9355" w:type="dxa"/>
          </w:tcPr>
          <w:p w14:paraId="7AF05A0F" w14:textId="77777777" w:rsidR="00A72AC3" w:rsidRPr="00845520" w:rsidRDefault="00A72AC3" w:rsidP="0030339F">
            <w:pPr>
              <w:pStyle w:val="NoSpacing"/>
              <w:rPr>
                <w:bCs/>
              </w:rPr>
            </w:pPr>
            <w:r w:rsidRPr="00845520">
              <w:rPr>
                <w:bCs/>
              </w:rPr>
              <w:t>HHVet</w:t>
            </w:r>
          </w:p>
        </w:tc>
      </w:tr>
      <w:tr w:rsidR="00A72AC3" w:rsidRPr="005F4836" w14:paraId="7CE4D11D" w14:textId="77777777" w:rsidTr="0030339F">
        <w:trPr>
          <w:trHeight w:val="216"/>
        </w:trPr>
        <w:tc>
          <w:tcPr>
            <w:tcW w:w="9355" w:type="dxa"/>
          </w:tcPr>
          <w:p w14:paraId="4E611163" w14:textId="77777777" w:rsidR="00A72AC3" w:rsidRPr="00845520" w:rsidRDefault="00A72AC3" w:rsidP="0030339F">
            <w:pPr>
              <w:pStyle w:val="NoSpacing"/>
              <w:rPr>
                <w:bCs/>
              </w:rPr>
            </w:pPr>
            <w:r w:rsidRPr="00845520">
              <w:rPr>
                <w:bCs/>
              </w:rPr>
              <w:t>HHAdultAge</w:t>
            </w:r>
          </w:p>
        </w:tc>
      </w:tr>
      <w:tr w:rsidR="00A72AC3" w:rsidRPr="005F4836" w14:paraId="6D5379D2" w14:textId="77777777" w:rsidTr="0030339F">
        <w:trPr>
          <w:trHeight w:val="216"/>
        </w:trPr>
        <w:tc>
          <w:tcPr>
            <w:tcW w:w="9355" w:type="dxa"/>
          </w:tcPr>
          <w:p w14:paraId="713730AE" w14:textId="77777777" w:rsidR="00A72AC3" w:rsidRPr="00845520" w:rsidRDefault="00A72AC3" w:rsidP="0030339F">
            <w:pPr>
              <w:pStyle w:val="NoSpacing"/>
              <w:rPr>
                <w:bCs/>
              </w:rPr>
            </w:pPr>
            <w:r w:rsidRPr="00845520">
              <w:rPr>
                <w:bCs/>
              </w:rPr>
              <w:lastRenderedPageBreak/>
              <w:t>HHParent</w:t>
            </w:r>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30339F">
        <w:tc>
          <w:tcPr>
            <w:tcW w:w="1435" w:type="dxa"/>
          </w:tcPr>
          <w:p w14:paraId="2EC9491A" w14:textId="77777777" w:rsidR="00A72AC3" w:rsidRPr="00845520" w:rsidRDefault="00A72AC3" w:rsidP="0030339F">
            <w:pPr>
              <w:pStyle w:val="NoSpacing"/>
              <w:rPr>
                <w:b/>
                <w:bCs/>
              </w:rPr>
            </w:pPr>
            <w:r w:rsidRPr="00845520">
              <w:rPr>
                <w:b/>
                <w:bCs/>
              </w:rPr>
              <w:t>Value</w:t>
            </w:r>
          </w:p>
        </w:tc>
        <w:tc>
          <w:tcPr>
            <w:tcW w:w="7915" w:type="dxa"/>
          </w:tcPr>
          <w:p w14:paraId="7B0629AE" w14:textId="77777777" w:rsidR="00A72AC3" w:rsidRPr="003A0FA0" w:rsidRDefault="00A72AC3" w:rsidP="0030339F">
            <w:pPr>
              <w:pStyle w:val="NoSpacing"/>
            </w:pPr>
            <w:r>
              <w:t xml:space="preserve">The average of the values &gt; 0 in </w:t>
            </w:r>
            <w:r w:rsidRPr="00845520">
              <w:rPr>
                <w:b/>
                <w:bCs/>
              </w:rPr>
              <w:t>ReturnTime</w:t>
            </w:r>
            <w:r>
              <w:t xml:space="preserve"> </w:t>
            </w:r>
          </w:p>
        </w:tc>
      </w:tr>
      <w:tr w:rsidR="00A72AC3" w:rsidRPr="003A0FA0" w14:paraId="58C72F32" w14:textId="77777777" w:rsidTr="0030339F">
        <w:tc>
          <w:tcPr>
            <w:tcW w:w="1435" w:type="dxa"/>
          </w:tcPr>
          <w:p w14:paraId="01FC3815" w14:textId="77777777" w:rsidR="00A72AC3" w:rsidRPr="00845520" w:rsidRDefault="00A72AC3" w:rsidP="0030339F">
            <w:pPr>
              <w:pStyle w:val="NoSpacing"/>
              <w:rPr>
                <w:b/>
                <w:bCs/>
              </w:rPr>
            </w:pPr>
            <w:r w:rsidRPr="00845520">
              <w:rPr>
                <w:b/>
                <w:bCs/>
              </w:rPr>
              <w:t>Cohort</w:t>
            </w:r>
          </w:p>
        </w:tc>
        <w:tc>
          <w:tcPr>
            <w:tcW w:w="7915" w:type="dxa"/>
          </w:tcPr>
          <w:p w14:paraId="440040EA" w14:textId="77777777" w:rsidR="00A72AC3" w:rsidRPr="003A0FA0" w:rsidRDefault="00A72AC3" w:rsidP="0030339F">
            <w:pPr>
              <w:pStyle w:val="NoSpacing"/>
            </w:pPr>
            <w:r>
              <w:t xml:space="preserve">The </w:t>
            </w:r>
            <w:r w:rsidRPr="00845520">
              <w:rPr>
                <w:b/>
                <w:bCs/>
              </w:rPr>
              <w:t>Cohort</w:t>
            </w:r>
            <w:r>
              <w:t xml:space="preserve"> value from tlsa_Exit</w:t>
            </w:r>
          </w:p>
        </w:tc>
      </w:tr>
      <w:tr w:rsidR="00A72AC3" w:rsidRPr="003A0FA0" w14:paraId="2620C22F" w14:textId="77777777" w:rsidTr="0030339F">
        <w:tc>
          <w:tcPr>
            <w:tcW w:w="1435" w:type="dxa"/>
          </w:tcPr>
          <w:p w14:paraId="6C6A6801" w14:textId="77777777" w:rsidR="00A72AC3" w:rsidRPr="00845520" w:rsidRDefault="00A72AC3" w:rsidP="0030339F">
            <w:pPr>
              <w:pStyle w:val="NoSpacing"/>
              <w:rPr>
                <w:b/>
                <w:bCs/>
              </w:rPr>
            </w:pPr>
            <w:r w:rsidRPr="00845520">
              <w:rPr>
                <w:b/>
                <w:bCs/>
              </w:rPr>
              <w:t>Universe</w:t>
            </w:r>
          </w:p>
        </w:tc>
        <w:tc>
          <w:tcPr>
            <w:tcW w:w="7915" w:type="dxa"/>
          </w:tcPr>
          <w:p w14:paraId="4924DC35" w14:textId="77777777" w:rsidR="00A72AC3" w:rsidRPr="003A0FA0" w:rsidRDefault="00A72AC3" w:rsidP="0030339F">
            <w:pPr>
              <w:pStyle w:val="NoSpacing"/>
            </w:pPr>
            <w:r>
              <w:t>Destination type prior to return; see below</w:t>
            </w:r>
          </w:p>
        </w:tc>
      </w:tr>
      <w:tr w:rsidR="00A72AC3" w:rsidRPr="003A0FA0" w14:paraId="14C1ED15" w14:textId="77777777" w:rsidTr="0030339F">
        <w:tc>
          <w:tcPr>
            <w:tcW w:w="1435" w:type="dxa"/>
          </w:tcPr>
          <w:p w14:paraId="51C65240" w14:textId="77777777" w:rsidR="00A72AC3" w:rsidRPr="00845520" w:rsidRDefault="00A72AC3" w:rsidP="0030339F">
            <w:pPr>
              <w:pStyle w:val="NoSpacing"/>
              <w:rPr>
                <w:b/>
                <w:bCs/>
              </w:rPr>
            </w:pPr>
            <w:r w:rsidRPr="00845520">
              <w:rPr>
                <w:b/>
                <w:bCs/>
              </w:rPr>
              <w:t>HHType</w:t>
            </w:r>
          </w:p>
        </w:tc>
        <w:tc>
          <w:tcPr>
            <w:tcW w:w="7915" w:type="dxa"/>
          </w:tcPr>
          <w:p w14:paraId="404E3E89" w14:textId="77777777" w:rsidR="00A72AC3" w:rsidRPr="003A0FA0" w:rsidRDefault="00A72AC3" w:rsidP="0030339F">
            <w:pPr>
              <w:pStyle w:val="NoSpacing"/>
            </w:pPr>
            <w:r>
              <w:t>The household type for the average</w:t>
            </w:r>
          </w:p>
        </w:tc>
      </w:tr>
      <w:tr w:rsidR="00A72AC3" w:rsidRPr="003A0FA0" w14:paraId="613F8099" w14:textId="77777777" w:rsidTr="0030339F">
        <w:tc>
          <w:tcPr>
            <w:tcW w:w="1435" w:type="dxa"/>
          </w:tcPr>
          <w:p w14:paraId="6EB0F3E7" w14:textId="77777777" w:rsidR="00A72AC3" w:rsidRPr="00845520" w:rsidRDefault="00A72AC3" w:rsidP="0030339F">
            <w:pPr>
              <w:pStyle w:val="NoSpacing"/>
              <w:rPr>
                <w:b/>
                <w:bCs/>
              </w:rPr>
            </w:pPr>
            <w:r w:rsidRPr="00845520">
              <w:rPr>
                <w:b/>
                <w:bCs/>
              </w:rPr>
              <w:t>Population</w:t>
            </w:r>
          </w:p>
        </w:tc>
        <w:tc>
          <w:tcPr>
            <w:tcW w:w="7915" w:type="dxa"/>
          </w:tcPr>
          <w:p w14:paraId="1589C461" w14:textId="3316B958" w:rsidR="00A72AC3" w:rsidRPr="003A0FA0" w:rsidRDefault="00A72AC3" w:rsidP="0030339F">
            <w:pPr>
              <w:pStyle w:val="NoSpacing"/>
            </w:pPr>
            <w:r>
              <w:t>The population included in the calculation; see section 8.3</w:t>
            </w:r>
          </w:p>
        </w:tc>
      </w:tr>
      <w:tr w:rsidR="00A72AC3" w:rsidRPr="003A0FA0" w14:paraId="0280D22A" w14:textId="77777777" w:rsidTr="0030339F">
        <w:tc>
          <w:tcPr>
            <w:tcW w:w="1435" w:type="dxa"/>
          </w:tcPr>
          <w:p w14:paraId="5C3552BC" w14:textId="77777777" w:rsidR="00A72AC3" w:rsidRPr="00947F08" w:rsidRDefault="00A72AC3" w:rsidP="0030339F">
            <w:pPr>
              <w:pStyle w:val="NoSpacing"/>
            </w:pPr>
            <w:r w:rsidRPr="00947F08">
              <w:t>SystemPath</w:t>
            </w:r>
          </w:p>
        </w:tc>
        <w:tc>
          <w:tcPr>
            <w:tcW w:w="7915" w:type="dxa"/>
          </w:tcPr>
          <w:p w14:paraId="04B3D862" w14:textId="77777777" w:rsidR="00A72AC3" w:rsidRPr="003A0FA0" w:rsidRDefault="00A72AC3" w:rsidP="0030339F">
            <w:pPr>
              <w:pStyle w:val="NoSpacing"/>
            </w:pPr>
            <w:r>
              <w:t>-1</w:t>
            </w:r>
          </w:p>
        </w:tc>
      </w:tr>
      <w:tr w:rsidR="00A72AC3" w:rsidRPr="003A0FA0" w14:paraId="06DBF1DE" w14:textId="77777777" w:rsidTr="0030339F">
        <w:tc>
          <w:tcPr>
            <w:tcW w:w="1435" w:type="dxa"/>
          </w:tcPr>
          <w:p w14:paraId="230B4F54" w14:textId="77777777" w:rsidR="00A72AC3" w:rsidRPr="003A0FA0" w:rsidRDefault="00A72AC3" w:rsidP="0030339F">
            <w:pPr>
              <w:pStyle w:val="NoSpacing"/>
            </w:pPr>
            <w:r w:rsidRPr="003A0FA0">
              <w:t>ProjectID</w:t>
            </w:r>
          </w:p>
        </w:tc>
        <w:tc>
          <w:tcPr>
            <w:tcW w:w="7915" w:type="dxa"/>
          </w:tcPr>
          <w:p w14:paraId="03EF1A98" w14:textId="77777777" w:rsidR="00A72AC3" w:rsidRPr="003A0FA0" w:rsidRDefault="00A72AC3" w:rsidP="0030339F">
            <w:pPr>
              <w:pStyle w:val="NoSpacing"/>
            </w:pPr>
            <w:r>
              <w:t>NULL</w:t>
            </w:r>
          </w:p>
        </w:tc>
      </w:tr>
      <w:tr w:rsidR="00A72AC3" w:rsidRPr="003A0FA0" w14:paraId="1BAB8912" w14:textId="77777777" w:rsidTr="0030339F">
        <w:tc>
          <w:tcPr>
            <w:tcW w:w="1435" w:type="dxa"/>
          </w:tcPr>
          <w:p w14:paraId="3EDA916A" w14:textId="77777777" w:rsidR="00A72AC3" w:rsidRPr="00845520" w:rsidRDefault="00A72AC3" w:rsidP="0030339F">
            <w:pPr>
              <w:pStyle w:val="NoSpacing"/>
              <w:rPr>
                <w:b/>
                <w:bCs/>
              </w:rPr>
            </w:pPr>
            <w:r w:rsidRPr="00845520">
              <w:rPr>
                <w:b/>
                <w:bCs/>
              </w:rPr>
              <w:t>ReportRow</w:t>
            </w:r>
          </w:p>
        </w:tc>
        <w:tc>
          <w:tcPr>
            <w:tcW w:w="7915" w:type="dxa"/>
          </w:tcPr>
          <w:p w14:paraId="62095916" w14:textId="3CCDDD68" w:rsidR="00A72AC3" w:rsidRPr="003A0FA0" w:rsidRDefault="00967C35" w:rsidP="0030339F">
            <w:pPr>
              <w:pStyle w:val="NoSpacing"/>
            </w:pPr>
            <w:r>
              <w:t>101-136</w:t>
            </w:r>
          </w:p>
        </w:tc>
      </w:tr>
      <w:tr w:rsidR="00A72AC3" w:rsidRPr="003A0FA0" w14:paraId="04AF904A" w14:textId="77777777" w:rsidTr="0030339F">
        <w:tc>
          <w:tcPr>
            <w:tcW w:w="1435" w:type="dxa"/>
          </w:tcPr>
          <w:p w14:paraId="1EB6367B" w14:textId="77777777" w:rsidR="00A72AC3" w:rsidRPr="003A0FA0" w:rsidRDefault="00A72AC3" w:rsidP="0030339F">
            <w:pPr>
              <w:pStyle w:val="NoSpacing"/>
            </w:pPr>
            <w:r w:rsidRPr="003A0FA0">
              <w:t>ReportID</w:t>
            </w:r>
          </w:p>
        </w:tc>
        <w:tc>
          <w:tcPr>
            <w:tcW w:w="7915" w:type="dxa"/>
          </w:tcPr>
          <w:p w14:paraId="4F54D656" w14:textId="77777777" w:rsidR="00A72AC3" w:rsidRPr="003A0FA0" w:rsidRDefault="00A72AC3" w:rsidP="0030339F">
            <w:pPr>
              <w:pStyle w:val="NoSpacing"/>
            </w:pPr>
            <w:r>
              <w:t>Must match LSAReport.</w:t>
            </w:r>
            <w:r w:rsidRPr="00845520">
              <w:rPr>
                <w:b/>
                <w:bCs/>
              </w:rPr>
              <w:t>ReportID</w:t>
            </w:r>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SystemPath, ProjectID, </w:t>
      </w:r>
      <w:r>
        <w:t xml:space="preserve">and </w:t>
      </w:r>
      <w:r w:rsidRPr="00845520">
        <w:rPr>
          <w:b/>
          <w:bCs/>
        </w:rPr>
        <w:t>ReportID</w:t>
      </w:r>
      <w:r>
        <w:t>.</w:t>
      </w:r>
    </w:p>
    <w:p w14:paraId="196EB465"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470B5345" w14:textId="70A0F742" w:rsidR="00A72AC3" w:rsidRPr="0031790E" w:rsidRDefault="00A72AC3" w:rsidP="00A72AC3">
      <w:pPr>
        <w:pStyle w:val="Heading4"/>
      </w:pPr>
      <w:r w:rsidRPr="0031790E">
        <w:t>ReportRow</w:t>
      </w:r>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00F824D6">
        <w:rPr>
          <w:rFonts w:cstheme="minorHAnsi"/>
        </w:rPr>
        <w:t>tlsa</w:t>
      </w:r>
      <w:r w:rsidR="004B6D6A">
        <w:rPr>
          <w:rFonts w:cstheme="minorHAnsi"/>
        </w:rPr>
        <w:t>_Exit.</w:t>
      </w:r>
      <w:r w:rsidR="0060035B">
        <w:rPr>
          <w:rFonts w:cstheme="minorHAnsi"/>
          <w:b/>
        </w:rPr>
        <w:t>ExitTo</w:t>
      </w:r>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Default="003F3890" w:rsidP="003F3890">
      <w:pPr>
        <w:rPr>
          <w:rFonts w:cstheme="minorHAnsi"/>
        </w:rPr>
      </w:pPr>
      <w:r w:rsidRPr="00A6067F">
        <w:rPr>
          <w:rFonts w:cstheme="minorHAnsi"/>
        </w:rPr>
        <w:t xml:space="preserve">The </w:t>
      </w:r>
      <w:r w:rsidRPr="00655B0F">
        <w:rPr>
          <w:b/>
        </w:rPr>
        <w:t>ExitTo</w:t>
      </w:r>
      <w:r w:rsidRPr="00A6067F">
        <w:rPr>
          <w:rFonts w:cstheme="minorHAnsi"/>
        </w:rPr>
        <w:t xml:space="preserve"> column in </w:t>
      </w:r>
      <w:r w:rsidR="003C4035">
        <w:rPr>
          <w:rFonts w:cstheme="minorHAnsi"/>
        </w:rPr>
        <w:t>tlsa</w:t>
      </w:r>
      <w:r w:rsidRPr="00A6067F">
        <w:rPr>
          <w:rFonts w:cstheme="minorHAnsi"/>
        </w:rPr>
        <w:t xml:space="preserve">_Exit determines the </w:t>
      </w:r>
      <w:r w:rsidRPr="00655B0F">
        <w:rPr>
          <w:b/>
        </w:rPr>
        <w:t>ReportRow</w:t>
      </w:r>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1"/>
        <w:tblW w:w="9350" w:type="dxa"/>
        <w:tblLook w:val="04A0" w:firstRow="1" w:lastRow="0" w:firstColumn="1" w:lastColumn="0" w:noHBand="0" w:noVBand="1"/>
      </w:tblPr>
      <w:tblGrid>
        <w:gridCol w:w="1289"/>
        <w:gridCol w:w="5520"/>
        <w:gridCol w:w="1580"/>
        <w:gridCol w:w="961"/>
      </w:tblGrid>
      <w:tr w:rsidR="007153EE" w:rsidRPr="00211B09" w14:paraId="64DEB1CB" w14:textId="77777777" w:rsidTr="00716654">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tcPr>
          <w:p w14:paraId="28558E57" w14:textId="053D60BB" w:rsidR="007153EE" w:rsidRPr="00277F30" w:rsidRDefault="004C700D" w:rsidP="00E70A75">
            <w:pPr>
              <w:spacing w:before="0" w:after="0" w:line="240" w:lineRule="auto"/>
              <w:jc w:val="right"/>
              <w:rPr>
                <w:rFonts w:cstheme="minorHAnsi"/>
                <w:color w:val="000000"/>
              </w:rPr>
            </w:pPr>
            <w:r w:rsidRPr="00277F30">
              <w:rPr>
                <w:rFonts w:cstheme="minorHAnsi"/>
                <w:color w:val="000000"/>
              </w:rPr>
              <w:t>Row</w:t>
            </w:r>
          </w:p>
        </w:tc>
        <w:tc>
          <w:tcPr>
            <w:tcW w:w="5520" w:type="dxa"/>
            <w:noWrap/>
          </w:tcPr>
          <w:p w14:paraId="75426476" w14:textId="08AD6DBD" w:rsidR="007153EE" w:rsidRPr="00277F30" w:rsidRDefault="004C700D" w:rsidP="00E70A75">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Row Name</w:t>
            </w:r>
          </w:p>
        </w:tc>
        <w:tc>
          <w:tcPr>
            <w:tcW w:w="1580" w:type="dxa"/>
            <w:noWrap/>
          </w:tcPr>
          <w:p w14:paraId="0F15004D" w14:textId="643736FB"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ExitTo</w:t>
            </w:r>
          </w:p>
        </w:tc>
        <w:tc>
          <w:tcPr>
            <w:tcW w:w="961" w:type="dxa"/>
            <w:noWrap/>
          </w:tcPr>
          <w:p w14:paraId="33B94026" w14:textId="7F9B76FC"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Universe</w:t>
            </w:r>
          </w:p>
        </w:tc>
      </w:tr>
      <w:tr w:rsidR="00617D0F" w:rsidRPr="00617D0F" w14:paraId="1945157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8477F5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101</w:t>
            </w:r>
          </w:p>
        </w:tc>
        <w:tc>
          <w:tcPr>
            <w:tcW w:w="5520" w:type="dxa"/>
            <w:noWrap/>
            <w:hideMark/>
          </w:tcPr>
          <w:p w14:paraId="29EDD420"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Emergency shelter, including hotel or motel paid for with emergency shelter voucher, Host Home shelter</w:t>
            </w:r>
          </w:p>
        </w:tc>
        <w:tc>
          <w:tcPr>
            <w:tcW w:w="1580" w:type="dxa"/>
            <w:noWrap/>
            <w:hideMark/>
          </w:tcPr>
          <w:p w14:paraId="23EF921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101</w:t>
            </w:r>
          </w:p>
        </w:tc>
        <w:tc>
          <w:tcPr>
            <w:tcW w:w="961" w:type="dxa"/>
            <w:noWrap/>
            <w:hideMark/>
          </w:tcPr>
          <w:p w14:paraId="38C43441"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E71EB6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53C3AA"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102</w:t>
            </w:r>
          </w:p>
        </w:tc>
        <w:tc>
          <w:tcPr>
            <w:tcW w:w="5520" w:type="dxa"/>
            <w:noWrap/>
            <w:hideMark/>
          </w:tcPr>
          <w:p w14:paraId="62860EB9"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Place not meant for habitation (e.g., a vehicle, an abandoned building, bus/train/subway station/airport or anywhere outside)</w:t>
            </w:r>
          </w:p>
        </w:tc>
        <w:tc>
          <w:tcPr>
            <w:tcW w:w="1580" w:type="dxa"/>
            <w:noWrap/>
            <w:hideMark/>
          </w:tcPr>
          <w:p w14:paraId="4BEFB15D"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116</w:t>
            </w:r>
          </w:p>
        </w:tc>
        <w:tc>
          <w:tcPr>
            <w:tcW w:w="961" w:type="dxa"/>
            <w:noWrap/>
            <w:hideMark/>
          </w:tcPr>
          <w:p w14:paraId="45742BA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1971D8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F58ABC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103</w:t>
            </w:r>
          </w:p>
        </w:tc>
        <w:tc>
          <w:tcPr>
            <w:tcW w:w="5520" w:type="dxa"/>
            <w:noWrap/>
            <w:hideMark/>
          </w:tcPr>
          <w:p w14:paraId="27C2B5B4"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Safe Haven</w:t>
            </w:r>
          </w:p>
        </w:tc>
        <w:tc>
          <w:tcPr>
            <w:tcW w:w="1580" w:type="dxa"/>
            <w:noWrap/>
            <w:hideMark/>
          </w:tcPr>
          <w:p w14:paraId="73C18E02"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118</w:t>
            </w:r>
          </w:p>
        </w:tc>
        <w:tc>
          <w:tcPr>
            <w:tcW w:w="961" w:type="dxa"/>
            <w:noWrap/>
            <w:hideMark/>
          </w:tcPr>
          <w:p w14:paraId="6371D7D6"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918F05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3A917C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104</w:t>
            </w:r>
          </w:p>
        </w:tc>
        <w:tc>
          <w:tcPr>
            <w:tcW w:w="5520" w:type="dxa"/>
            <w:noWrap/>
            <w:hideMark/>
          </w:tcPr>
          <w:p w14:paraId="7902A62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Psychiatric hospital or other psychiatric facility</w:t>
            </w:r>
          </w:p>
        </w:tc>
        <w:tc>
          <w:tcPr>
            <w:tcW w:w="1580" w:type="dxa"/>
            <w:noWrap/>
            <w:hideMark/>
          </w:tcPr>
          <w:p w14:paraId="75AC22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204</w:t>
            </w:r>
          </w:p>
        </w:tc>
        <w:tc>
          <w:tcPr>
            <w:tcW w:w="961" w:type="dxa"/>
            <w:noWrap/>
            <w:hideMark/>
          </w:tcPr>
          <w:p w14:paraId="67B7FC8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91FA40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256E456"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105</w:t>
            </w:r>
          </w:p>
        </w:tc>
        <w:tc>
          <w:tcPr>
            <w:tcW w:w="5520" w:type="dxa"/>
            <w:noWrap/>
            <w:hideMark/>
          </w:tcPr>
          <w:p w14:paraId="6A8288D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Substance abuse treatment facility or detox center</w:t>
            </w:r>
          </w:p>
        </w:tc>
        <w:tc>
          <w:tcPr>
            <w:tcW w:w="1580" w:type="dxa"/>
            <w:noWrap/>
            <w:hideMark/>
          </w:tcPr>
          <w:p w14:paraId="2CC8728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205</w:t>
            </w:r>
          </w:p>
        </w:tc>
        <w:tc>
          <w:tcPr>
            <w:tcW w:w="961" w:type="dxa"/>
            <w:noWrap/>
            <w:hideMark/>
          </w:tcPr>
          <w:p w14:paraId="20DE776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D0BC3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94FA940"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106</w:t>
            </w:r>
          </w:p>
        </w:tc>
        <w:tc>
          <w:tcPr>
            <w:tcW w:w="5520" w:type="dxa"/>
            <w:noWrap/>
            <w:hideMark/>
          </w:tcPr>
          <w:p w14:paraId="301CF1BD"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Hospital or other residential non-psychiatric medical facility</w:t>
            </w:r>
          </w:p>
        </w:tc>
        <w:tc>
          <w:tcPr>
            <w:tcW w:w="1580" w:type="dxa"/>
            <w:noWrap/>
            <w:hideMark/>
          </w:tcPr>
          <w:p w14:paraId="6172B24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206</w:t>
            </w:r>
          </w:p>
        </w:tc>
        <w:tc>
          <w:tcPr>
            <w:tcW w:w="961" w:type="dxa"/>
            <w:noWrap/>
            <w:hideMark/>
          </w:tcPr>
          <w:p w14:paraId="082F41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49621C0"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638C7A3"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107</w:t>
            </w:r>
          </w:p>
        </w:tc>
        <w:tc>
          <w:tcPr>
            <w:tcW w:w="5520" w:type="dxa"/>
            <w:noWrap/>
            <w:hideMark/>
          </w:tcPr>
          <w:p w14:paraId="4B4F7CC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Jail, prison, or juvenile detention facility</w:t>
            </w:r>
          </w:p>
        </w:tc>
        <w:tc>
          <w:tcPr>
            <w:tcW w:w="1580" w:type="dxa"/>
            <w:noWrap/>
            <w:hideMark/>
          </w:tcPr>
          <w:p w14:paraId="4372997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207</w:t>
            </w:r>
          </w:p>
        </w:tc>
        <w:tc>
          <w:tcPr>
            <w:tcW w:w="961" w:type="dxa"/>
            <w:noWrap/>
            <w:hideMark/>
          </w:tcPr>
          <w:p w14:paraId="1E7716E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D50413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E5F4155"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108</w:t>
            </w:r>
          </w:p>
        </w:tc>
        <w:tc>
          <w:tcPr>
            <w:tcW w:w="5520" w:type="dxa"/>
            <w:noWrap/>
            <w:hideMark/>
          </w:tcPr>
          <w:p w14:paraId="075A3A8A"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Foster care home or foster care group home</w:t>
            </w:r>
          </w:p>
        </w:tc>
        <w:tc>
          <w:tcPr>
            <w:tcW w:w="1580" w:type="dxa"/>
            <w:noWrap/>
            <w:hideMark/>
          </w:tcPr>
          <w:p w14:paraId="2B847FC0"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215</w:t>
            </w:r>
          </w:p>
        </w:tc>
        <w:tc>
          <w:tcPr>
            <w:tcW w:w="961" w:type="dxa"/>
            <w:noWrap/>
            <w:hideMark/>
          </w:tcPr>
          <w:p w14:paraId="1525A46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774679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9F41E7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109</w:t>
            </w:r>
          </w:p>
        </w:tc>
        <w:tc>
          <w:tcPr>
            <w:tcW w:w="5520" w:type="dxa"/>
            <w:noWrap/>
            <w:hideMark/>
          </w:tcPr>
          <w:p w14:paraId="0542BED7"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Long-term care facility or nursing home</w:t>
            </w:r>
          </w:p>
        </w:tc>
        <w:tc>
          <w:tcPr>
            <w:tcW w:w="1580" w:type="dxa"/>
            <w:noWrap/>
            <w:hideMark/>
          </w:tcPr>
          <w:p w14:paraId="6C9FE34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225</w:t>
            </w:r>
          </w:p>
        </w:tc>
        <w:tc>
          <w:tcPr>
            <w:tcW w:w="961" w:type="dxa"/>
            <w:noWrap/>
            <w:hideMark/>
          </w:tcPr>
          <w:p w14:paraId="4CDEAB8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52DCCF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EB64A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110</w:t>
            </w:r>
          </w:p>
        </w:tc>
        <w:tc>
          <w:tcPr>
            <w:tcW w:w="5520" w:type="dxa"/>
            <w:noWrap/>
            <w:hideMark/>
          </w:tcPr>
          <w:p w14:paraId="1A8136C2"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Transitional housing for homeless persons (including homeless youth)</w:t>
            </w:r>
          </w:p>
        </w:tc>
        <w:tc>
          <w:tcPr>
            <w:tcW w:w="1580" w:type="dxa"/>
            <w:noWrap/>
            <w:hideMark/>
          </w:tcPr>
          <w:p w14:paraId="6A1E6D0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302</w:t>
            </w:r>
          </w:p>
        </w:tc>
        <w:tc>
          <w:tcPr>
            <w:tcW w:w="961" w:type="dxa"/>
            <w:noWrap/>
            <w:hideMark/>
          </w:tcPr>
          <w:p w14:paraId="2C4929A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2AA77BA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809B7E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111</w:t>
            </w:r>
          </w:p>
        </w:tc>
        <w:tc>
          <w:tcPr>
            <w:tcW w:w="5520" w:type="dxa"/>
            <w:noWrap/>
            <w:hideMark/>
          </w:tcPr>
          <w:p w14:paraId="77E0E08C"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family, temporary tenure (e.g. room, apartment, or house)</w:t>
            </w:r>
          </w:p>
        </w:tc>
        <w:tc>
          <w:tcPr>
            <w:tcW w:w="1580" w:type="dxa"/>
            <w:noWrap/>
            <w:hideMark/>
          </w:tcPr>
          <w:p w14:paraId="09134D9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312</w:t>
            </w:r>
          </w:p>
        </w:tc>
        <w:tc>
          <w:tcPr>
            <w:tcW w:w="961" w:type="dxa"/>
            <w:noWrap/>
            <w:hideMark/>
          </w:tcPr>
          <w:p w14:paraId="4493DDD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3B2B2DA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80884F"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lastRenderedPageBreak/>
              <w:t>112</w:t>
            </w:r>
          </w:p>
        </w:tc>
        <w:tc>
          <w:tcPr>
            <w:tcW w:w="5520" w:type="dxa"/>
            <w:noWrap/>
            <w:hideMark/>
          </w:tcPr>
          <w:p w14:paraId="16F9F89F"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friends, temporary tenure (e.g. room, apartment, or house)</w:t>
            </w:r>
          </w:p>
        </w:tc>
        <w:tc>
          <w:tcPr>
            <w:tcW w:w="1580" w:type="dxa"/>
            <w:noWrap/>
            <w:hideMark/>
          </w:tcPr>
          <w:p w14:paraId="0EC3AEE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313</w:t>
            </w:r>
          </w:p>
        </w:tc>
        <w:tc>
          <w:tcPr>
            <w:tcW w:w="961" w:type="dxa"/>
            <w:noWrap/>
            <w:hideMark/>
          </w:tcPr>
          <w:p w14:paraId="04197DCF"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B27B34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0FB7A2C"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113</w:t>
            </w:r>
          </w:p>
        </w:tc>
        <w:tc>
          <w:tcPr>
            <w:tcW w:w="5520" w:type="dxa"/>
            <w:noWrap/>
            <w:hideMark/>
          </w:tcPr>
          <w:p w14:paraId="0A8AAE9F"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Hotel or motel paid for without emergency shelter voucher</w:t>
            </w:r>
          </w:p>
        </w:tc>
        <w:tc>
          <w:tcPr>
            <w:tcW w:w="1580" w:type="dxa"/>
            <w:noWrap/>
            <w:hideMark/>
          </w:tcPr>
          <w:p w14:paraId="0559CBE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314</w:t>
            </w:r>
          </w:p>
        </w:tc>
        <w:tc>
          <w:tcPr>
            <w:tcW w:w="961" w:type="dxa"/>
            <w:noWrap/>
            <w:hideMark/>
          </w:tcPr>
          <w:p w14:paraId="60F1057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45100B0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79FD8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114</w:t>
            </w:r>
          </w:p>
        </w:tc>
        <w:tc>
          <w:tcPr>
            <w:tcW w:w="5520" w:type="dxa"/>
            <w:noWrap/>
            <w:hideMark/>
          </w:tcPr>
          <w:p w14:paraId="2B003CD3"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Moved from one HOPWA funded project to HOPWA TH</w:t>
            </w:r>
          </w:p>
        </w:tc>
        <w:tc>
          <w:tcPr>
            <w:tcW w:w="1580" w:type="dxa"/>
            <w:noWrap/>
            <w:hideMark/>
          </w:tcPr>
          <w:p w14:paraId="432A2C2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327</w:t>
            </w:r>
          </w:p>
        </w:tc>
        <w:tc>
          <w:tcPr>
            <w:tcW w:w="961" w:type="dxa"/>
            <w:noWrap/>
            <w:hideMark/>
          </w:tcPr>
          <w:p w14:paraId="43EC317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80BAE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77B3029"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115</w:t>
            </w:r>
          </w:p>
        </w:tc>
        <w:tc>
          <w:tcPr>
            <w:tcW w:w="5520" w:type="dxa"/>
            <w:noWrap/>
            <w:hideMark/>
          </w:tcPr>
          <w:p w14:paraId="2BF380A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Residential project or halfway house with no homeless criteria</w:t>
            </w:r>
          </w:p>
        </w:tc>
        <w:tc>
          <w:tcPr>
            <w:tcW w:w="1580" w:type="dxa"/>
            <w:noWrap/>
            <w:hideMark/>
          </w:tcPr>
          <w:p w14:paraId="379AF51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329</w:t>
            </w:r>
          </w:p>
        </w:tc>
        <w:tc>
          <w:tcPr>
            <w:tcW w:w="961" w:type="dxa"/>
            <w:noWrap/>
            <w:hideMark/>
          </w:tcPr>
          <w:p w14:paraId="4EB8265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8F4FBE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9486B5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116</w:t>
            </w:r>
          </w:p>
        </w:tc>
        <w:tc>
          <w:tcPr>
            <w:tcW w:w="5520" w:type="dxa"/>
            <w:noWrap/>
            <w:hideMark/>
          </w:tcPr>
          <w:p w14:paraId="6A4BFFB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Host Home (non-crisis)</w:t>
            </w:r>
          </w:p>
        </w:tc>
        <w:tc>
          <w:tcPr>
            <w:tcW w:w="1580" w:type="dxa"/>
            <w:noWrap/>
            <w:hideMark/>
          </w:tcPr>
          <w:p w14:paraId="009CFD99"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332</w:t>
            </w:r>
          </w:p>
        </w:tc>
        <w:tc>
          <w:tcPr>
            <w:tcW w:w="961" w:type="dxa"/>
            <w:noWrap/>
            <w:hideMark/>
          </w:tcPr>
          <w:p w14:paraId="21B99752"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7258076"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64F47C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117</w:t>
            </w:r>
          </w:p>
        </w:tc>
        <w:tc>
          <w:tcPr>
            <w:tcW w:w="5520" w:type="dxa"/>
            <w:noWrap/>
            <w:hideMark/>
          </w:tcPr>
          <w:p w14:paraId="3A8255E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Rental by client, no ongoing housing subsidy</w:t>
            </w:r>
          </w:p>
        </w:tc>
        <w:tc>
          <w:tcPr>
            <w:tcW w:w="1580" w:type="dxa"/>
            <w:noWrap/>
            <w:hideMark/>
          </w:tcPr>
          <w:p w14:paraId="3526048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410</w:t>
            </w:r>
          </w:p>
        </w:tc>
        <w:tc>
          <w:tcPr>
            <w:tcW w:w="961" w:type="dxa"/>
            <w:noWrap/>
            <w:hideMark/>
          </w:tcPr>
          <w:p w14:paraId="0E88ED8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617D0F" w:rsidRPr="00617D0F" w14:paraId="1803EE5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A1A637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118</w:t>
            </w:r>
          </w:p>
        </w:tc>
        <w:tc>
          <w:tcPr>
            <w:tcW w:w="5520" w:type="dxa"/>
            <w:noWrap/>
            <w:hideMark/>
          </w:tcPr>
          <w:p w14:paraId="01673855"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Owned by client, no ongoing housing subsidy</w:t>
            </w:r>
          </w:p>
        </w:tc>
        <w:tc>
          <w:tcPr>
            <w:tcW w:w="1580" w:type="dxa"/>
            <w:noWrap/>
            <w:hideMark/>
          </w:tcPr>
          <w:p w14:paraId="6FE8D5C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411</w:t>
            </w:r>
          </w:p>
        </w:tc>
        <w:tc>
          <w:tcPr>
            <w:tcW w:w="961" w:type="dxa"/>
            <w:noWrap/>
            <w:hideMark/>
          </w:tcPr>
          <w:p w14:paraId="525DA59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19D9BB6E"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95ADDA1"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119</w:t>
            </w:r>
          </w:p>
        </w:tc>
        <w:tc>
          <w:tcPr>
            <w:tcW w:w="5520" w:type="dxa"/>
            <w:noWrap/>
            <w:hideMark/>
          </w:tcPr>
          <w:p w14:paraId="4DF5323E" w14:textId="6117EE99"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VASH housing subsidy</w:t>
            </w:r>
          </w:p>
        </w:tc>
        <w:tc>
          <w:tcPr>
            <w:tcW w:w="1580" w:type="dxa"/>
            <w:noWrap/>
            <w:hideMark/>
          </w:tcPr>
          <w:p w14:paraId="52955CA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419</w:t>
            </w:r>
          </w:p>
        </w:tc>
        <w:tc>
          <w:tcPr>
            <w:tcW w:w="961" w:type="dxa"/>
            <w:noWrap/>
            <w:hideMark/>
          </w:tcPr>
          <w:p w14:paraId="47111EC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946EC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0E7422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120</w:t>
            </w:r>
          </w:p>
        </w:tc>
        <w:tc>
          <w:tcPr>
            <w:tcW w:w="5520" w:type="dxa"/>
            <w:noWrap/>
            <w:hideMark/>
          </w:tcPr>
          <w:p w14:paraId="42E1632D" w14:textId="415F504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Other ongoing subsidy</w:t>
            </w:r>
          </w:p>
        </w:tc>
        <w:tc>
          <w:tcPr>
            <w:tcW w:w="1580" w:type="dxa"/>
            <w:noWrap/>
            <w:hideMark/>
          </w:tcPr>
          <w:p w14:paraId="5BA6981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420</w:t>
            </w:r>
          </w:p>
        </w:tc>
        <w:tc>
          <w:tcPr>
            <w:tcW w:w="961" w:type="dxa"/>
            <w:noWrap/>
            <w:hideMark/>
          </w:tcPr>
          <w:p w14:paraId="212612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B986E4"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56A18E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121</w:t>
            </w:r>
          </w:p>
        </w:tc>
        <w:tc>
          <w:tcPr>
            <w:tcW w:w="5520" w:type="dxa"/>
            <w:noWrap/>
            <w:hideMark/>
          </w:tcPr>
          <w:p w14:paraId="024B90D3" w14:textId="7201D6DB"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Owned by client, with ongoing housing subsidy</w:t>
            </w:r>
          </w:p>
        </w:tc>
        <w:tc>
          <w:tcPr>
            <w:tcW w:w="1580" w:type="dxa"/>
            <w:noWrap/>
            <w:hideMark/>
          </w:tcPr>
          <w:p w14:paraId="27FF95D7"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421</w:t>
            </w:r>
          </w:p>
        </w:tc>
        <w:tc>
          <w:tcPr>
            <w:tcW w:w="961" w:type="dxa"/>
            <w:noWrap/>
            <w:hideMark/>
          </w:tcPr>
          <w:p w14:paraId="132432E0"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630A5A4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97454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122</w:t>
            </w:r>
          </w:p>
        </w:tc>
        <w:tc>
          <w:tcPr>
            <w:tcW w:w="5520" w:type="dxa"/>
            <w:noWrap/>
            <w:hideMark/>
          </w:tcPr>
          <w:p w14:paraId="0E49F6A3" w14:textId="4D24ED14"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Staying or living with family, permanent tenure</w:t>
            </w:r>
          </w:p>
        </w:tc>
        <w:tc>
          <w:tcPr>
            <w:tcW w:w="1580" w:type="dxa"/>
            <w:noWrap/>
            <w:hideMark/>
          </w:tcPr>
          <w:p w14:paraId="46877B0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422</w:t>
            </w:r>
          </w:p>
        </w:tc>
        <w:tc>
          <w:tcPr>
            <w:tcW w:w="961" w:type="dxa"/>
            <w:noWrap/>
            <w:hideMark/>
          </w:tcPr>
          <w:p w14:paraId="5687444F"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7AF5B0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814A320"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123</w:t>
            </w:r>
          </w:p>
        </w:tc>
        <w:tc>
          <w:tcPr>
            <w:tcW w:w="5520" w:type="dxa"/>
            <w:noWrap/>
            <w:hideMark/>
          </w:tcPr>
          <w:p w14:paraId="3AC2BB1F" w14:textId="4767D0BF"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Staying or living with friends, permanent tenure</w:t>
            </w:r>
          </w:p>
        </w:tc>
        <w:tc>
          <w:tcPr>
            <w:tcW w:w="1580" w:type="dxa"/>
            <w:noWrap/>
            <w:hideMark/>
          </w:tcPr>
          <w:p w14:paraId="5B916C73"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423</w:t>
            </w:r>
          </w:p>
        </w:tc>
        <w:tc>
          <w:tcPr>
            <w:tcW w:w="961" w:type="dxa"/>
            <w:noWrap/>
            <w:hideMark/>
          </w:tcPr>
          <w:p w14:paraId="74FA6FF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9BDD85F"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CE7CDB8"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124</w:t>
            </w:r>
          </w:p>
        </w:tc>
        <w:tc>
          <w:tcPr>
            <w:tcW w:w="5520" w:type="dxa"/>
            <w:noWrap/>
            <w:hideMark/>
          </w:tcPr>
          <w:p w14:paraId="13CC05AE" w14:textId="049C59DA"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Moved from one HOPWA funded project to HOPWA PH</w:t>
            </w:r>
          </w:p>
        </w:tc>
        <w:tc>
          <w:tcPr>
            <w:tcW w:w="1580" w:type="dxa"/>
            <w:noWrap/>
            <w:hideMark/>
          </w:tcPr>
          <w:p w14:paraId="1502A52D"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426</w:t>
            </w:r>
          </w:p>
        </w:tc>
        <w:tc>
          <w:tcPr>
            <w:tcW w:w="961" w:type="dxa"/>
            <w:noWrap/>
            <w:hideMark/>
          </w:tcPr>
          <w:p w14:paraId="2187755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5C6043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D74168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125</w:t>
            </w:r>
          </w:p>
        </w:tc>
        <w:tc>
          <w:tcPr>
            <w:tcW w:w="5520" w:type="dxa"/>
            <w:noWrap/>
            <w:hideMark/>
          </w:tcPr>
          <w:p w14:paraId="499163CE" w14:textId="2A3A9D17"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GPD TIP housing subsidy</w:t>
            </w:r>
          </w:p>
        </w:tc>
        <w:tc>
          <w:tcPr>
            <w:tcW w:w="1580" w:type="dxa"/>
            <w:noWrap/>
            <w:hideMark/>
          </w:tcPr>
          <w:p w14:paraId="69AEAE1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428</w:t>
            </w:r>
          </w:p>
        </w:tc>
        <w:tc>
          <w:tcPr>
            <w:tcW w:w="961" w:type="dxa"/>
            <w:noWrap/>
            <w:hideMark/>
          </w:tcPr>
          <w:p w14:paraId="6D59F43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51556DF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2A3DBA"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126</w:t>
            </w:r>
          </w:p>
        </w:tc>
        <w:tc>
          <w:tcPr>
            <w:tcW w:w="5520" w:type="dxa"/>
            <w:noWrap/>
            <w:hideMark/>
          </w:tcPr>
          <w:p w14:paraId="298EAB30" w14:textId="37AA7BC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RRH or equivalent subsidy</w:t>
            </w:r>
          </w:p>
        </w:tc>
        <w:tc>
          <w:tcPr>
            <w:tcW w:w="1580" w:type="dxa"/>
            <w:noWrap/>
            <w:hideMark/>
          </w:tcPr>
          <w:p w14:paraId="614A2721"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431</w:t>
            </w:r>
          </w:p>
        </w:tc>
        <w:tc>
          <w:tcPr>
            <w:tcW w:w="961" w:type="dxa"/>
            <w:noWrap/>
            <w:hideMark/>
          </w:tcPr>
          <w:p w14:paraId="74CC13E6"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2A878D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E185B0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127</w:t>
            </w:r>
          </w:p>
        </w:tc>
        <w:tc>
          <w:tcPr>
            <w:tcW w:w="5520" w:type="dxa"/>
            <w:noWrap/>
            <w:hideMark/>
          </w:tcPr>
          <w:p w14:paraId="5769FC28" w14:textId="4E610540"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HCV voucher (tenant or project based) (not dedicated)</w:t>
            </w:r>
          </w:p>
        </w:tc>
        <w:tc>
          <w:tcPr>
            <w:tcW w:w="1580" w:type="dxa"/>
            <w:noWrap/>
            <w:hideMark/>
          </w:tcPr>
          <w:p w14:paraId="17FB5CB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433</w:t>
            </w:r>
          </w:p>
        </w:tc>
        <w:tc>
          <w:tcPr>
            <w:tcW w:w="961" w:type="dxa"/>
            <w:noWrap/>
            <w:hideMark/>
          </w:tcPr>
          <w:p w14:paraId="21212F6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199CCAA"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6574C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128</w:t>
            </w:r>
          </w:p>
        </w:tc>
        <w:tc>
          <w:tcPr>
            <w:tcW w:w="5520" w:type="dxa"/>
            <w:noWrap/>
            <w:hideMark/>
          </w:tcPr>
          <w:p w14:paraId="593DA99E" w14:textId="3A57513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Public housing unit</w:t>
            </w:r>
          </w:p>
        </w:tc>
        <w:tc>
          <w:tcPr>
            <w:tcW w:w="1580" w:type="dxa"/>
            <w:noWrap/>
            <w:hideMark/>
          </w:tcPr>
          <w:p w14:paraId="2DA0FC8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434</w:t>
            </w:r>
          </w:p>
        </w:tc>
        <w:tc>
          <w:tcPr>
            <w:tcW w:w="961" w:type="dxa"/>
            <w:noWrap/>
            <w:hideMark/>
          </w:tcPr>
          <w:p w14:paraId="140375C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2E1B932B"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0D87CC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129</w:t>
            </w:r>
          </w:p>
        </w:tc>
        <w:tc>
          <w:tcPr>
            <w:tcW w:w="5520" w:type="dxa"/>
            <w:noWrap/>
            <w:hideMark/>
          </w:tcPr>
          <w:p w14:paraId="1C384693" w14:textId="1FE9E721"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Emergency Housing Voucher</w:t>
            </w:r>
          </w:p>
        </w:tc>
        <w:tc>
          <w:tcPr>
            <w:tcW w:w="1580" w:type="dxa"/>
            <w:noWrap/>
            <w:hideMark/>
          </w:tcPr>
          <w:p w14:paraId="35F82C2D"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436</w:t>
            </w:r>
          </w:p>
        </w:tc>
        <w:tc>
          <w:tcPr>
            <w:tcW w:w="961" w:type="dxa"/>
            <w:noWrap/>
            <w:hideMark/>
          </w:tcPr>
          <w:p w14:paraId="0CC38BB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EF8621C"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8698E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130</w:t>
            </w:r>
          </w:p>
        </w:tc>
        <w:tc>
          <w:tcPr>
            <w:tcW w:w="5520" w:type="dxa"/>
            <w:noWrap/>
            <w:hideMark/>
          </w:tcPr>
          <w:p w14:paraId="50A539A0" w14:textId="2A6166E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Family Unification Program Voucher (FUP)</w:t>
            </w:r>
          </w:p>
        </w:tc>
        <w:tc>
          <w:tcPr>
            <w:tcW w:w="1580" w:type="dxa"/>
            <w:noWrap/>
            <w:hideMark/>
          </w:tcPr>
          <w:p w14:paraId="6DA089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437</w:t>
            </w:r>
          </w:p>
        </w:tc>
        <w:tc>
          <w:tcPr>
            <w:tcW w:w="961" w:type="dxa"/>
            <w:noWrap/>
            <w:hideMark/>
          </w:tcPr>
          <w:p w14:paraId="42BBDD04"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A82759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6CDB0E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131</w:t>
            </w:r>
          </w:p>
        </w:tc>
        <w:tc>
          <w:tcPr>
            <w:tcW w:w="5520" w:type="dxa"/>
            <w:noWrap/>
            <w:hideMark/>
          </w:tcPr>
          <w:p w14:paraId="7C087158" w14:textId="6D612105"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Foster Youth to Independence Initiative (FYI)</w:t>
            </w:r>
          </w:p>
        </w:tc>
        <w:tc>
          <w:tcPr>
            <w:tcW w:w="1580" w:type="dxa"/>
            <w:noWrap/>
            <w:hideMark/>
          </w:tcPr>
          <w:p w14:paraId="6AF13E98"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438</w:t>
            </w:r>
          </w:p>
        </w:tc>
        <w:tc>
          <w:tcPr>
            <w:tcW w:w="961" w:type="dxa"/>
            <w:noWrap/>
            <w:hideMark/>
          </w:tcPr>
          <w:p w14:paraId="43FB305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316F459"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B2B74F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132</w:t>
            </w:r>
          </w:p>
        </w:tc>
        <w:tc>
          <w:tcPr>
            <w:tcW w:w="5520" w:type="dxa"/>
            <w:noWrap/>
            <w:hideMark/>
          </w:tcPr>
          <w:p w14:paraId="4D32F9ED" w14:textId="2C1E5DB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Permanent Supportive Housing</w:t>
            </w:r>
          </w:p>
        </w:tc>
        <w:tc>
          <w:tcPr>
            <w:tcW w:w="1580" w:type="dxa"/>
            <w:noWrap/>
            <w:hideMark/>
          </w:tcPr>
          <w:p w14:paraId="37AADCF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439</w:t>
            </w:r>
          </w:p>
        </w:tc>
        <w:tc>
          <w:tcPr>
            <w:tcW w:w="961" w:type="dxa"/>
            <w:noWrap/>
            <w:hideMark/>
          </w:tcPr>
          <w:p w14:paraId="30EC418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BF51832"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710D57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133</w:t>
            </w:r>
          </w:p>
        </w:tc>
        <w:tc>
          <w:tcPr>
            <w:tcW w:w="5520" w:type="dxa"/>
            <w:noWrap/>
            <w:hideMark/>
          </w:tcPr>
          <w:p w14:paraId="1BD9D03C" w14:textId="377F1E9E"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Other permanent housing dedicated for formerly homeless persons</w:t>
            </w:r>
          </w:p>
        </w:tc>
        <w:tc>
          <w:tcPr>
            <w:tcW w:w="1580" w:type="dxa"/>
            <w:noWrap/>
            <w:hideMark/>
          </w:tcPr>
          <w:p w14:paraId="0E16426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440</w:t>
            </w:r>
          </w:p>
        </w:tc>
        <w:tc>
          <w:tcPr>
            <w:tcW w:w="961" w:type="dxa"/>
            <w:noWrap/>
            <w:hideMark/>
          </w:tcPr>
          <w:p w14:paraId="06FE0A2A"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D15DF5D"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5C5E50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134</w:t>
            </w:r>
          </w:p>
        </w:tc>
        <w:tc>
          <w:tcPr>
            <w:tcW w:w="5520" w:type="dxa"/>
            <w:noWrap/>
            <w:hideMark/>
          </w:tcPr>
          <w:p w14:paraId="53EF6161" w14:textId="2F48A6A1"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Deceased</w:t>
            </w:r>
          </w:p>
        </w:tc>
        <w:tc>
          <w:tcPr>
            <w:tcW w:w="1580" w:type="dxa"/>
            <w:noWrap/>
            <w:hideMark/>
          </w:tcPr>
          <w:p w14:paraId="2177B66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24</w:t>
            </w:r>
          </w:p>
        </w:tc>
        <w:tc>
          <w:tcPr>
            <w:tcW w:w="961" w:type="dxa"/>
            <w:noWrap/>
            <w:hideMark/>
          </w:tcPr>
          <w:p w14:paraId="089D8A67"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3B55BD5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9E4586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135</w:t>
            </w:r>
          </w:p>
        </w:tc>
        <w:tc>
          <w:tcPr>
            <w:tcW w:w="5520" w:type="dxa"/>
            <w:noWrap/>
            <w:hideMark/>
          </w:tcPr>
          <w:p w14:paraId="3820BEFD" w14:textId="0FD2607C"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destination not provided by client</w:t>
            </w:r>
          </w:p>
        </w:tc>
        <w:tc>
          <w:tcPr>
            <w:tcW w:w="1580" w:type="dxa"/>
            <w:noWrap/>
            <w:hideMark/>
          </w:tcPr>
          <w:p w14:paraId="5B4BB9A3" w14:textId="3AFC1146"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98</w:t>
            </w:r>
          </w:p>
        </w:tc>
        <w:tc>
          <w:tcPr>
            <w:tcW w:w="961" w:type="dxa"/>
            <w:noWrap/>
            <w:hideMark/>
          </w:tcPr>
          <w:p w14:paraId="031D983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0C6F3ECE"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86ED0C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136</w:t>
            </w:r>
          </w:p>
        </w:tc>
        <w:tc>
          <w:tcPr>
            <w:tcW w:w="5520" w:type="dxa"/>
            <w:noWrap/>
            <w:hideMark/>
          </w:tcPr>
          <w:p w14:paraId="2E4B7B1E" w14:textId="7A3DCBB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with missing or invalid destination</w:t>
            </w:r>
          </w:p>
        </w:tc>
        <w:tc>
          <w:tcPr>
            <w:tcW w:w="1580" w:type="dxa"/>
            <w:noWrap/>
            <w:hideMark/>
          </w:tcPr>
          <w:p w14:paraId="20BF032B" w14:textId="2774E62A" w:rsidR="00716654" w:rsidRPr="00277F30" w:rsidRDefault="00716654" w:rsidP="00C0251C">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99</w:t>
            </w:r>
          </w:p>
        </w:tc>
        <w:tc>
          <w:tcPr>
            <w:tcW w:w="961" w:type="dxa"/>
            <w:noWrap/>
            <w:hideMark/>
          </w:tcPr>
          <w:p w14:paraId="5AE9573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bl>
    <w:p w14:paraId="1A140704" w14:textId="77777777" w:rsidR="00D3069A" w:rsidRDefault="00D3069A" w:rsidP="00433C23">
      <w:pPr>
        <w:sectPr w:rsidR="00D3069A" w:rsidSect="008E62AC">
          <w:pgSz w:w="12240" w:h="15840"/>
          <w:pgMar w:top="1350" w:right="1440" w:bottom="1260" w:left="1440" w:header="720" w:footer="465" w:gutter="0"/>
          <w:cols w:space="720"/>
          <w:docGrid w:linePitch="326"/>
        </w:sectPr>
      </w:pPr>
      <w:bookmarkStart w:id="1909" w:name="_Toc31198792"/>
      <w:bookmarkStart w:id="1910" w:name="_Toc37849817"/>
      <w:bookmarkStart w:id="1911" w:name="_Toc499292041"/>
      <w:bookmarkStart w:id="1912" w:name="_Toc499544003"/>
      <w:bookmarkStart w:id="1913" w:name="_Toc506721219"/>
      <w:bookmarkEnd w:id="1909"/>
    </w:p>
    <w:p w14:paraId="14F8F368" w14:textId="6E50B1EF" w:rsidR="00E86581" w:rsidRDefault="00E86581" w:rsidP="00E86581">
      <w:pPr>
        <w:pStyle w:val="Heading1"/>
      </w:pPr>
      <w:bookmarkStart w:id="1914" w:name="_Toc175057133"/>
      <w:r>
        <w:lastRenderedPageBreak/>
        <w:t>HMIS Business Logic:  LSACalculated AHAR Counts</w:t>
      </w:r>
      <w:bookmarkEnd w:id="1914"/>
    </w:p>
    <w:p w14:paraId="75CA130C" w14:textId="77777777" w:rsidR="00D3069A" w:rsidRDefault="00D3069A" w:rsidP="00D3069A">
      <w:pPr>
        <w:pStyle w:val="Heading2"/>
      </w:pPr>
      <w:bookmarkStart w:id="1915" w:name="_Toc78368848"/>
      <w:bookmarkStart w:id="1916" w:name="_Toc175057134"/>
      <w:r>
        <w:t>Report Rows for LSACalculated Counts</w:t>
      </w:r>
      <w:bookmarkEnd w:id="1915"/>
      <w:bookmarkEnd w:id="1916"/>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30339F">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379B7CE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308E01E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63136CFA"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2216DF1C"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B48A276"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0A37AE13"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2C8D7B6F"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3D040F7A"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4AC520D3"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level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5406B17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07890DC8"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0B21364F"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2FE25DF1"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1A3AA771"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57365910"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5B03B1CC"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1917" w:name="_Toc78368849"/>
    </w:p>
    <w:p w14:paraId="787A1976" w14:textId="502CD320" w:rsidR="00D3069A" w:rsidRDefault="00D3069A" w:rsidP="00D3069A">
      <w:pPr>
        <w:pStyle w:val="Heading2"/>
      </w:pPr>
      <w:bookmarkStart w:id="1918" w:name="_Toc175057135"/>
      <w:r>
        <w:t>Identify Active and Point in Time Cohorts for LSACalculated AHAR Counts</w:t>
      </w:r>
      <w:bookmarkEnd w:id="1917"/>
      <w:bookmarkEnd w:id="1918"/>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tlsa_Enrollment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30339F">
        <w:trPr>
          <w:trHeight w:val="216"/>
        </w:trPr>
        <w:tc>
          <w:tcPr>
            <w:tcW w:w="9355" w:type="dxa"/>
            <w:shd w:val="clear" w:color="auto" w:fill="FDE9D9" w:themeFill="accent6" w:themeFillTint="33"/>
          </w:tcPr>
          <w:p w14:paraId="74BBB3FD" w14:textId="77777777" w:rsidR="00D3069A" w:rsidRPr="005F4836" w:rsidRDefault="00D3069A" w:rsidP="0030339F">
            <w:pPr>
              <w:pStyle w:val="NoSpacing"/>
              <w:rPr>
                <w:b/>
                <w:bCs/>
              </w:rPr>
            </w:pPr>
            <w:r>
              <w:rPr>
                <w:b/>
                <w:bCs/>
              </w:rPr>
              <w:t>tlsa_CohortDates</w:t>
            </w:r>
          </w:p>
        </w:tc>
      </w:tr>
      <w:tr w:rsidR="00D3069A" w:rsidRPr="0017650C" w14:paraId="0AE512F3" w14:textId="77777777" w:rsidTr="0030339F">
        <w:trPr>
          <w:trHeight w:val="216"/>
        </w:trPr>
        <w:tc>
          <w:tcPr>
            <w:tcW w:w="9355" w:type="dxa"/>
            <w:shd w:val="clear" w:color="auto" w:fill="auto"/>
          </w:tcPr>
          <w:p w14:paraId="509F50A1" w14:textId="77777777" w:rsidR="00D3069A" w:rsidRPr="00947F08" w:rsidRDefault="00D3069A" w:rsidP="0030339F">
            <w:pPr>
              <w:pStyle w:val="NoSpacing"/>
            </w:pPr>
            <w:r w:rsidRPr="00947F08">
              <w:t>Cohort</w:t>
            </w:r>
          </w:p>
        </w:tc>
      </w:tr>
      <w:tr w:rsidR="00D3069A" w:rsidRPr="0017650C" w14:paraId="5E973E40" w14:textId="77777777" w:rsidTr="0030339F">
        <w:trPr>
          <w:trHeight w:val="216"/>
        </w:trPr>
        <w:tc>
          <w:tcPr>
            <w:tcW w:w="9355" w:type="dxa"/>
            <w:shd w:val="clear" w:color="auto" w:fill="auto"/>
          </w:tcPr>
          <w:p w14:paraId="11149B51" w14:textId="77777777" w:rsidR="00D3069A" w:rsidRPr="00947F08" w:rsidRDefault="00D3069A" w:rsidP="0030339F">
            <w:pPr>
              <w:pStyle w:val="NoSpacing"/>
            </w:pPr>
            <w:r w:rsidRPr="00947F08">
              <w:t>CohortStart</w:t>
            </w:r>
          </w:p>
        </w:tc>
      </w:tr>
      <w:tr w:rsidR="00D3069A" w:rsidRPr="0017650C" w14:paraId="7B3A48B5" w14:textId="77777777" w:rsidTr="0030339F">
        <w:trPr>
          <w:trHeight w:val="216"/>
        </w:trPr>
        <w:tc>
          <w:tcPr>
            <w:tcW w:w="9355" w:type="dxa"/>
            <w:shd w:val="clear" w:color="auto" w:fill="auto"/>
          </w:tcPr>
          <w:p w14:paraId="6B3C168E" w14:textId="77777777" w:rsidR="00D3069A" w:rsidRPr="00947F08" w:rsidRDefault="00D3069A" w:rsidP="0030339F">
            <w:pPr>
              <w:pStyle w:val="NoSpacing"/>
            </w:pPr>
            <w:r w:rsidRPr="00947F08">
              <w:t>CohortEnd</w:t>
            </w:r>
          </w:p>
        </w:tc>
      </w:tr>
      <w:tr w:rsidR="00D3069A" w:rsidRPr="005F4836" w14:paraId="6C915C06" w14:textId="77777777" w:rsidTr="0030339F">
        <w:trPr>
          <w:trHeight w:val="216"/>
        </w:trPr>
        <w:tc>
          <w:tcPr>
            <w:tcW w:w="9355" w:type="dxa"/>
            <w:shd w:val="clear" w:color="auto" w:fill="FDE9D9" w:themeFill="accent6" w:themeFillTint="33"/>
          </w:tcPr>
          <w:p w14:paraId="0604432A" w14:textId="77777777" w:rsidR="00D3069A" w:rsidRDefault="00D3069A" w:rsidP="0030339F">
            <w:pPr>
              <w:pStyle w:val="NoSpacing"/>
              <w:rPr>
                <w:b/>
                <w:bCs/>
              </w:rPr>
            </w:pPr>
            <w:r>
              <w:rPr>
                <w:b/>
                <w:bCs/>
              </w:rPr>
              <w:t>tlsa_Enrollment</w:t>
            </w:r>
          </w:p>
        </w:tc>
      </w:tr>
      <w:tr w:rsidR="00D3069A" w:rsidRPr="005F4836" w14:paraId="329B6873" w14:textId="77777777" w:rsidTr="0030339F">
        <w:trPr>
          <w:trHeight w:val="216"/>
        </w:trPr>
        <w:tc>
          <w:tcPr>
            <w:tcW w:w="9355" w:type="dxa"/>
          </w:tcPr>
          <w:p w14:paraId="1F84541C" w14:textId="77777777" w:rsidR="00D3069A" w:rsidRPr="005F4836" w:rsidRDefault="00D3069A" w:rsidP="0030339F">
            <w:pPr>
              <w:pStyle w:val="NoSpacing"/>
            </w:pPr>
            <w:r>
              <w:t>AHAR</w:t>
            </w:r>
          </w:p>
        </w:tc>
      </w:tr>
      <w:tr w:rsidR="00D3069A" w:rsidRPr="005F4836" w14:paraId="7B4D6FF5" w14:textId="77777777" w:rsidTr="0030339F">
        <w:trPr>
          <w:trHeight w:val="95"/>
        </w:trPr>
        <w:tc>
          <w:tcPr>
            <w:tcW w:w="9355" w:type="dxa"/>
          </w:tcPr>
          <w:p w14:paraId="0F02D90D" w14:textId="09D12D94" w:rsidR="00D3069A" w:rsidRDefault="00D3069A" w:rsidP="0030339F">
            <w:pPr>
              <w:pStyle w:val="NoSpacing"/>
              <w:rPr>
                <w:rFonts w:cstheme="minorHAnsi"/>
                <w:bCs/>
              </w:rPr>
            </w:pPr>
            <w:r>
              <w:rPr>
                <w:rFonts w:cstheme="minorHAnsi"/>
                <w:bCs/>
              </w:rPr>
              <w:t>EntryDate</w:t>
            </w:r>
          </w:p>
        </w:tc>
      </w:tr>
      <w:tr w:rsidR="00D3069A" w:rsidRPr="005F4836" w14:paraId="2669E352" w14:textId="77777777" w:rsidTr="0030339F">
        <w:trPr>
          <w:trHeight w:val="95"/>
        </w:trPr>
        <w:tc>
          <w:tcPr>
            <w:tcW w:w="9355" w:type="dxa"/>
          </w:tcPr>
          <w:p w14:paraId="64CCF899" w14:textId="77777777" w:rsidR="00D3069A" w:rsidRDefault="00D3069A" w:rsidP="0030339F">
            <w:pPr>
              <w:pStyle w:val="NoSpacing"/>
              <w:rPr>
                <w:rFonts w:cstheme="minorHAnsi"/>
                <w:bCs/>
              </w:rPr>
            </w:pPr>
            <w:r>
              <w:rPr>
                <w:rFonts w:cstheme="minorHAnsi"/>
                <w:bCs/>
              </w:rPr>
              <w:t>MoveInDate</w:t>
            </w:r>
          </w:p>
        </w:tc>
      </w:tr>
      <w:tr w:rsidR="00D3069A" w:rsidRPr="005F4836" w14:paraId="5CC936FC" w14:textId="77777777" w:rsidTr="0030339F">
        <w:trPr>
          <w:trHeight w:val="95"/>
        </w:trPr>
        <w:tc>
          <w:tcPr>
            <w:tcW w:w="9355" w:type="dxa"/>
          </w:tcPr>
          <w:p w14:paraId="47427D2E" w14:textId="77777777" w:rsidR="00D3069A" w:rsidRPr="00845520" w:rsidRDefault="00D3069A" w:rsidP="0030339F">
            <w:pPr>
              <w:pStyle w:val="NoSpacing"/>
              <w:rPr>
                <w:bCs/>
              </w:rPr>
            </w:pPr>
            <w:r>
              <w:rPr>
                <w:bCs/>
              </w:rPr>
              <w:t>ExitDate</w:t>
            </w:r>
          </w:p>
        </w:tc>
      </w:tr>
      <w:tr w:rsidR="00D3069A" w:rsidRPr="005F4836" w14:paraId="31D3E90F" w14:textId="77777777" w:rsidTr="0030339F">
        <w:trPr>
          <w:trHeight w:val="216"/>
        </w:trPr>
        <w:tc>
          <w:tcPr>
            <w:tcW w:w="9355" w:type="dxa"/>
          </w:tcPr>
          <w:p w14:paraId="2E4F4341" w14:textId="328EB2D2" w:rsidR="00D3069A" w:rsidRDefault="0063026A" w:rsidP="0030339F">
            <w:pPr>
              <w:pStyle w:val="NoSpacing"/>
              <w:rPr>
                <w:rFonts w:cstheme="minorHAnsi"/>
                <w:bCs/>
              </w:rPr>
            </w:pPr>
            <w:r>
              <w:rPr>
                <w:bCs/>
              </w:rPr>
              <w:t>LSA</w:t>
            </w:r>
            <w:r w:rsidR="00D3069A">
              <w:rPr>
                <w:bCs/>
              </w:rPr>
              <w:t>ProjectType</w:t>
            </w:r>
          </w:p>
        </w:tc>
      </w:tr>
      <w:tr w:rsidR="00D3069A" w:rsidRPr="005F4836" w14:paraId="1E8E14D6" w14:textId="77777777" w:rsidTr="0030339F">
        <w:trPr>
          <w:trHeight w:val="216"/>
        </w:trPr>
        <w:tc>
          <w:tcPr>
            <w:tcW w:w="9355" w:type="dxa"/>
            <w:shd w:val="clear" w:color="auto" w:fill="DDD9C3" w:themeFill="background2" w:themeFillShade="E6"/>
          </w:tcPr>
          <w:p w14:paraId="6DC0F544" w14:textId="77777777" w:rsidR="00D3069A" w:rsidRPr="00845520" w:rsidRDefault="00D3069A" w:rsidP="0030339F">
            <w:pPr>
              <w:pStyle w:val="NoSpacing"/>
              <w:rPr>
                <w:b/>
              </w:rPr>
            </w:pPr>
            <w:r w:rsidRPr="00845520">
              <w:rPr>
                <w:b/>
              </w:rPr>
              <w:t>hmis_Services</w:t>
            </w:r>
          </w:p>
        </w:tc>
      </w:tr>
      <w:tr w:rsidR="00D3069A" w:rsidRPr="005F4836" w14:paraId="6FB46652" w14:textId="77777777" w:rsidTr="0030339F">
        <w:trPr>
          <w:trHeight w:val="216"/>
        </w:trPr>
        <w:tc>
          <w:tcPr>
            <w:tcW w:w="9355" w:type="dxa"/>
          </w:tcPr>
          <w:p w14:paraId="4BC21535" w14:textId="77777777" w:rsidR="00D3069A" w:rsidRDefault="00D3069A" w:rsidP="0030339F">
            <w:pPr>
              <w:pStyle w:val="NoSpacing"/>
              <w:rPr>
                <w:bCs/>
              </w:rPr>
            </w:pPr>
            <w:r>
              <w:rPr>
                <w:bCs/>
              </w:rPr>
              <w:t>EnrollmentID</w:t>
            </w:r>
          </w:p>
        </w:tc>
      </w:tr>
      <w:tr w:rsidR="00D3069A" w:rsidRPr="005F4836" w14:paraId="31054A36" w14:textId="77777777" w:rsidTr="0030339F">
        <w:trPr>
          <w:trHeight w:val="216"/>
        </w:trPr>
        <w:tc>
          <w:tcPr>
            <w:tcW w:w="9355" w:type="dxa"/>
          </w:tcPr>
          <w:p w14:paraId="76C65058" w14:textId="77777777" w:rsidR="00D3069A" w:rsidRDefault="00D3069A" w:rsidP="0030339F">
            <w:pPr>
              <w:pStyle w:val="NoSpacing"/>
              <w:rPr>
                <w:bCs/>
              </w:rPr>
            </w:pPr>
            <w:r>
              <w:rPr>
                <w:bCs/>
              </w:rPr>
              <w:t>BedNightDate (</w:t>
            </w:r>
            <w:r w:rsidRPr="00845520">
              <w:rPr>
                <w:bCs/>
                <w:i/>
                <w:iCs/>
              </w:rPr>
              <w:t>DateProvided</w:t>
            </w:r>
            <w:r>
              <w:rPr>
                <w:bCs/>
              </w:rPr>
              <w:t xml:space="preserve"> where </w:t>
            </w:r>
            <w:r w:rsidRPr="00845520">
              <w:rPr>
                <w:bCs/>
                <w:i/>
                <w:iCs/>
              </w:rPr>
              <w:t>RecordType</w:t>
            </w:r>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30339F">
            <w:pPr>
              <w:pStyle w:val="NoSpacing"/>
              <w:rPr>
                <w:color w:val="FFFFFF" w:themeColor="background1"/>
              </w:rPr>
            </w:pPr>
            <w:r w:rsidRPr="00947F08">
              <w:rPr>
                <w:color w:val="FFFFFF" w:themeColor="background1"/>
              </w:rPr>
              <w:t xml:space="preserve">tlsa_Enrollment </w:t>
            </w:r>
          </w:p>
        </w:tc>
        <w:tc>
          <w:tcPr>
            <w:tcW w:w="0" w:type="dxa"/>
            <w:shd w:val="clear" w:color="auto" w:fill="76923C" w:themeFill="accent3" w:themeFillShade="BF"/>
          </w:tcPr>
          <w:p w14:paraId="01E64186"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30339F">
            <w:pPr>
              <w:pStyle w:val="NoSpacing"/>
              <w:rPr>
                <w:b/>
                <w:bCs w:val="0"/>
              </w:rPr>
            </w:pPr>
            <w:r w:rsidRPr="00947F08">
              <w:rPr>
                <w:b/>
              </w:rPr>
              <w:t>PITOctober</w:t>
            </w:r>
          </w:p>
        </w:tc>
        <w:tc>
          <w:tcPr>
            <w:tcW w:w="0" w:type="dxa"/>
            <w:shd w:val="clear" w:color="auto" w:fill="auto"/>
          </w:tcPr>
          <w:p w14:paraId="68E7C129"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30339F">
            <w:pPr>
              <w:pStyle w:val="NoSpacing"/>
              <w:rPr>
                <w:b/>
                <w:bCs w:val="0"/>
              </w:rPr>
            </w:pPr>
            <w:r w:rsidRPr="00947F08">
              <w:rPr>
                <w:b/>
              </w:rPr>
              <w:t>PITJanuary</w:t>
            </w:r>
          </w:p>
        </w:tc>
        <w:tc>
          <w:tcPr>
            <w:tcW w:w="0" w:type="dxa"/>
          </w:tcPr>
          <w:p w14:paraId="61654381"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30339F">
            <w:pPr>
              <w:pStyle w:val="NoSpacing"/>
              <w:rPr>
                <w:b/>
                <w:bCs w:val="0"/>
              </w:rPr>
            </w:pPr>
            <w:r w:rsidRPr="00947F08">
              <w:rPr>
                <w:b/>
              </w:rPr>
              <w:t>PITApril</w:t>
            </w:r>
          </w:p>
        </w:tc>
        <w:tc>
          <w:tcPr>
            <w:tcW w:w="0" w:type="dxa"/>
            <w:shd w:val="clear" w:color="auto" w:fill="auto"/>
          </w:tcPr>
          <w:p w14:paraId="133176AF"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30339F">
            <w:pPr>
              <w:pStyle w:val="NoSpacing"/>
              <w:rPr>
                <w:b/>
                <w:bCs w:val="0"/>
              </w:rPr>
            </w:pPr>
            <w:r w:rsidRPr="00947F08">
              <w:rPr>
                <w:b/>
              </w:rPr>
              <w:t>PITJuly</w:t>
            </w:r>
          </w:p>
        </w:tc>
        <w:tc>
          <w:tcPr>
            <w:tcW w:w="0" w:type="dxa"/>
          </w:tcPr>
          <w:p w14:paraId="55612E94"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r w:rsidRPr="00845520">
        <w:rPr>
          <w:b/>
          <w:bCs/>
        </w:rPr>
        <w:t>PITOctober</w:t>
      </w:r>
      <w:r>
        <w:t xml:space="preserve">, </w:t>
      </w:r>
      <w:r w:rsidRPr="00845520">
        <w:rPr>
          <w:b/>
          <w:bCs/>
        </w:rPr>
        <w:t>PITJanuary</w:t>
      </w:r>
      <w:r>
        <w:t xml:space="preserve">, </w:t>
      </w:r>
      <w:r w:rsidRPr="00845520">
        <w:rPr>
          <w:b/>
          <w:bCs/>
        </w:rPr>
        <w:t>PITApril</w:t>
      </w:r>
      <w:r>
        <w:t xml:space="preserve">, and </w:t>
      </w:r>
      <w:r w:rsidRPr="00845520">
        <w:rPr>
          <w:b/>
          <w:bCs/>
        </w:rPr>
        <w:t>PITJuly</w:t>
      </w:r>
      <w:r>
        <w:t xml:space="preserve"> to 1 where </w:t>
      </w:r>
      <w:r w:rsidRPr="00845520">
        <w:rPr>
          <w:b/>
          <w:bCs/>
        </w:rPr>
        <w:t>AHAR</w:t>
      </w:r>
      <w:r>
        <w:t xml:space="preserve"> = 1 and:</w:t>
      </w:r>
    </w:p>
    <w:p w14:paraId="6F3E3DE9" w14:textId="4168A2BB"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 xml:space="preserve"> in (3,13), </w:t>
      </w:r>
      <w:r w:rsidRPr="00BB785F">
        <w:rPr>
          <w:b/>
        </w:rPr>
        <w:t>MoveInDate</w:t>
      </w:r>
      <w:r>
        <w:t xml:space="preserve"> &lt;= </w:t>
      </w:r>
      <w:r w:rsidRPr="006E2100">
        <w:rPr>
          <w:u w:val="single"/>
        </w:rPr>
        <w:t>CohortEnd</w:t>
      </w:r>
      <w:r>
        <w:t xml:space="preserve"> (do not count people not in housing); and</w:t>
      </w:r>
    </w:p>
    <w:p w14:paraId="41DA0BFB" w14:textId="6637BECA"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in (</w:t>
      </w:r>
      <w:r w:rsidR="00ED6863">
        <w:t>0</w:t>
      </w:r>
      <w:r>
        <w:t>,</w:t>
      </w:r>
      <w:r w:rsidR="000F471E">
        <w:t>1,</w:t>
      </w:r>
      <w:r>
        <w:t xml:space="preserve">2,8), </w:t>
      </w:r>
      <w:r w:rsidRPr="00BB785F">
        <w:rPr>
          <w:b/>
        </w:rPr>
        <w:t>EntryDate</w:t>
      </w:r>
      <w:r>
        <w:t xml:space="preserve"> &lt;= </w:t>
      </w:r>
      <w:r w:rsidRPr="006E2100">
        <w:rPr>
          <w:u w:val="single"/>
        </w:rPr>
        <w:t>CohortEnd</w:t>
      </w:r>
      <w:r>
        <w:t>; and</w:t>
      </w:r>
    </w:p>
    <w:p w14:paraId="650A6B3B" w14:textId="039F49F1"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rsidRPr="00E36C4B">
        <w:t>=</w:t>
      </w:r>
      <w:r w:rsidR="0015443F">
        <w:t xml:space="preserve"> </w:t>
      </w:r>
      <w:r w:rsidR="00EE6F06">
        <w:t>1</w:t>
      </w:r>
      <w:r>
        <w:t>, there is a</w:t>
      </w:r>
      <w:r w:rsidR="00EE6F06">
        <w:t xml:space="preserve"> valid</w:t>
      </w:r>
      <w:r>
        <w:t xml:space="preserve"> </w:t>
      </w:r>
      <w:r w:rsidRPr="003C4035">
        <w:rPr>
          <w:bCs/>
          <w:i/>
        </w:rPr>
        <w:t>BedNightDate</w:t>
      </w:r>
      <w:r>
        <w:t xml:space="preserve"> on </w:t>
      </w:r>
      <w:r w:rsidRPr="006E2100">
        <w:rPr>
          <w:u w:val="single"/>
        </w:rPr>
        <w:t>CohortStart</w:t>
      </w:r>
      <w:r>
        <w:t>; and</w:t>
      </w:r>
    </w:p>
    <w:p w14:paraId="5BC0A879" w14:textId="5C9B25DC" w:rsidR="00D3069A" w:rsidRPr="006F366B" w:rsidRDefault="00D3069A" w:rsidP="00D309B5">
      <w:pPr>
        <w:pStyle w:val="ListParagraph"/>
        <w:numPr>
          <w:ilvl w:val="0"/>
          <w:numId w:val="10"/>
        </w:numPr>
      </w:pPr>
      <w:r w:rsidRPr="001B77FD">
        <w:rPr>
          <w:b/>
        </w:rPr>
        <w:t>ExitDate</w:t>
      </w:r>
      <w:r>
        <w:t xml:space="preserve"> is NULL, or </w:t>
      </w:r>
      <w:r w:rsidRPr="001B77FD">
        <w:rPr>
          <w:b/>
          <w:bCs/>
        </w:rPr>
        <w:t>ExitDate</w:t>
      </w:r>
      <w:r>
        <w:t xml:space="preserve"> &gt; </w:t>
      </w:r>
      <w:r w:rsidRPr="001B77FD">
        <w:rPr>
          <w:bCs/>
          <w:u w:val="single"/>
        </w:rPr>
        <w:t>CohortStart</w:t>
      </w:r>
      <w:r w:rsidR="00033824">
        <w:rPr>
          <w:bCs/>
          <w:u w:val="single"/>
        </w:rPr>
        <w:t>.</w:t>
      </w:r>
    </w:p>
    <w:p w14:paraId="28C702FB" w14:textId="4AEE65D8" w:rsidR="00D3069A" w:rsidRPr="00D3069A" w:rsidRDefault="00D3069A" w:rsidP="003C3461"/>
    <w:p w14:paraId="0A46E988" w14:textId="77777777" w:rsidR="003C3461" w:rsidRDefault="003C3461" w:rsidP="003C3461">
      <w:pPr>
        <w:pStyle w:val="Heading2"/>
      </w:pPr>
      <w:bookmarkStart w:id="1919" w:name="_Toc78368888"/>
      <w:bookmarkStart w:id="1920" w:name="_Toc175057136"/>
      <w:r>
        <w:t>Counts of People and Households by Project and Household Characteristics</w:t>
      </w:r>
      <w:bookmarkEnd w:id="1919"/>
      <w:bookmarkEnd w:id="1920"/>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74485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r>
                                <w:t>tlsa_CohortDates</w:t>
                              </w:r>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r>
                                    <w:t>tlsa_Enrollment</w:t>
                                  </w:r>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r>
                                    <w:t>tlsa_HHID</w:t>
                                  </w:r>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74485720" o:spid="_x0000_s1512"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lXVtAUAAHEeAAAOAAAAZHJzL2Uyb0RvYy54bWzsWVtv2zYUfh+w/0DofbGomyUjTtHYSVag&#10;3QIk2zujm7VKpEbRsbNfv8ObLLlxkmVt2qLxg0FaJH34ne9cdfxm29ToNuddxejcwUeug3Kasqyi&#10;5dz54/r8l9hBnSA0IzWj+dy5yzvnzcnPPx1v2lnusRWrs5wjOIR2s007d1ZCtLPJpEtXeUO6I9bm&#10;FB4WjDdEwJSXk4yTDZze1BPPdaPJhvGs5SzNuw5+XeqHzok6vyjyVPxeFF0uUD13QDahvrn6vpHf&#10;k5NjMis5aVdVasQgz5CiIRWFP+2PWhJB0JpXnxzVVClnHSvEUcqaCSuKKs3VHeA22N27zQVn61bd&#10;pZxtyraHCaDdw+nZx6a/3V7w9qq95Fp6GL5n6ccOcJls2nI2fC7npV6MbjYfWAb6JGvB1MW3BW/k&#10;EXAltFX43vX45luBUvgxSCIcJ6CGFJ5hf4oj12ggXYGa5D7s+tNp4jlIroBJEARaR+nqbHeKNzxD&#10;Pp+QmRZACW2ElCQAVnU74Lr/B9zVirS50kcngbnkqMrmzjQI4jCGmyBKGoDkLUCiViIcStmkELB6&#10;QTXG6ZYajBFlixWhZa5WX9+1sBmr24y2yEkHCnoUc+xGSZJggx2A53oaO4t/GPqBBl/B3oNGZi3v&#10;xEXOGiQHc6cTnFTlSiwYpWBCjGOlY3L7vhMabbtBqpyy86qu4XcyqynazJ3ID121oWN1lcmH8ll3&#10;1y1qjm4JmCJYcMY21yCYg2rSCXgAbFEftbFeN8AvvdZQBH6SHFHbrfj6SKX+0V+B3dBMCbTKSXZm&#10;xoJUNYyRUEgLXgH2de5IiZs8A0FycGFypK9YUyl1rpyIubdVhVbqDcvuLrlcLH8Hnr0s4fx7CBdJ&#10;2Q17rFF32qJ7tr3lnG0kLmANI7rpDfaOT6DbNAy90JpqnPhGU5ZuGMfxVPPNAyMxsFpHYRlkKFfU&#10;bAPWwMWSpesmp+Ihxo2U3fHypifW+eIsXCoUgN2jZQ9Sc3REeIpj30g7OqKpBASrumrmDtg7fOQi&#10;MruHY09kkNjebJUP8YLYak6zCnGmYxXEVhisGP8HiApxCozz7zXhQNv6HQUNyqBmB9wObuyA0BS2&#10;zp1UcAfpyULo8LduuTRxyQF5Ccqk3yoqZd+SA1qOr0Vu4M2+N/Uhcrwku0eB6B52e7ELvlaGsv/A&#10;7ncUKERJfQVOlZQymJDZAbc6ot6I5Geny+mZNt3nknzhxeHbFyd5YhX4SnKZMkBuvE9y3PuBF0oZ&#10;QjdMIJKodOs1ZTjgzr9symCyahm4VcI9zisTSxJVDSBsbGicmsvC43Ol7tgNI+yBA95Pwfu47seR&#10;ySNVEq+j4CCFP7B/l8JjOAFI15cB8oQ+G91P4R+EB/dpt4YHKgMVI74oPFM3hvtreILYn2oAenh2&#10;aU+UYJOCD9EJfLdHd7d9gM7oAOvnv3J9gyHW7TurIFK3e7F8Mxwil0D1fxB4iMg2uD2Wb/7QERnq&#10;NJNSvUZkiMhgrd8WyXfu4R7v8pp2PlSd72qrULnQXU3zLdZWu6D3ok0EfE8TIYDodLDOkoF65O/l&#10;5HB3ChV11f5pa0zTG3w0wfACW1n1+UWfHXzSq6rzQpxykn7MBy0DmceVmbFlkv3loKKpobEL3SMU&#10;TCNXNebgTFV6qdzDtiN0LfxdNbSkTmTrTYr+aLvqyeT3o3Aa2eaCmegGg5noJoOZ2EYD9PO+ozYD&#10;hjRuP6nxVKNqxHEosoddcdXOfUqzTLH/V8n+A3YQTcO+XzvodVtfD3ZwsNH9WewAuneaPK92cLDB&#10;9iPYQXhf3rNrSUIr4ss3k8NBVYV9DBEAqAkOzbz1GTSTQSOqS3I4JvTN5A+kpLmo0mXVfXxer215&#10;fnZ6rgIi/N2oJffkhnJ4mpwuraWNjnjwPcUT3fogz+mrsW83mR/mOWoM7zVV+DLvYOWL0+EcxsM3&#10;xSf/AgAA//8DAFBLAwQUAAYACAAAACEAZVyjdd0AAAAFAQAADwAAAGRycy9kb3ducmV2LnhtbEyP&#10;QUvDQBCF74L/YRnBm91s1VrSbEop6qkIbQXpbZqdJqHZ2ZDdJum/d/Wil4HHe7z3TbYcbSN66nzt&#10;WIOaJCCIC2dqLjV87t8e5iB8QDbYOCYNV/KwzG9vMkyNG3hL/S6UIpawT1FDFUKbSumLiiz6iWuJ&#10;o3dyncUQZVdK0+EQy20jp0kykxZrjgsVtrSuqDjvLlbD+4DD6lG99pvzaX097J8/vjaKtL6/G1cL&#10;EIHG8BeGH/yIDnlkOroLGy8aDfGR8Huj9zJXTyCOGqZqloDMM/mfPv8GAAD//wMAUEsBAi0AFAAG&#10;AAgAAAAhALaDOJL+AAAA4QEAABMAAAAAAAAAAAAAAAAAAAAAAFtDb250ZW50X1R5cGVzXS54bWxQ&#10;SwECLQAUAAYACAAAACEAOP0h/9YAAACUAQAACwAAAAAAAAAAAAAAAAAvAQAAX3JlbHMvLnJlbHNQ&#10;SwECLQAUAAYACAAAACEAnFpV1bQFAABxHgAADgAAAAAAAAAAAAAAAAAuAgAAZHJzL2Uyb0RvYy54&#10;bWxQSwECLQAUAAYACAAAACEAZVyjdd0AAAAFAQAADwAAAAAAAAAAAAAAAAAOCAAAZHJzL2Rvd25y&#10;ZXYueG1sUEsFBgAAAAAEAAQA8wAAABgJAAAAAA==&#10;">
                <v:shape id="AutoShape 15" o:spid="_x0000_s1513"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514"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515"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r>
                          <w:t>tlsa_CohortDates</w:t>
                        </w:r>
                      </w:p>
                    </w:txbxContent>
                  </v:textbox>
                </v:shape>
                <v:shape id="AutoShape 18" o:spid="_x0000_s1516"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517"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51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51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r>
                              <w:t>tlsa_Enrollment</w:t>
                            </w:r>
                          </w:p>
                        </w:txbxContent>
                      </v:textbox>
                    </v:shape>
                    <v:shape id="AutoShape 462" o:spid="_x0000_s152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r>
                              <w:t>tlsa_HHID</w:t>
                            </w:r>
                          </w:p>
                        </w:txbxContent>
                      </v:textbox>
                    </v:shape>
                  </v:group>
                  <v:shape id="AutoShape 407" o:spid="_x0000_s152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52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52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30339F">
        <w:trPr>
          <w:trHeight w:val="216"/>
        </w:trPr>
        <w:tc>
          <w:tcPr>
            <w:tcW w:w="9355" w:type="dxa"/>
            <w:shd w:val="clear" w:color="auto" w:fill="FDE9D9" w:themeFill="accent6" w:themeFillTint="33"/>
          </w:tcPr>
          <w:p w14:paraId="6E45DA6A" w14:textId="77777777" w:rsidR="003C3461" w:rsidRPr="005F4836" w:rsidRDefault="003C3461" w:rsidP="0030339F">
            <w:pPr>
              <w:pStyle w:val="NoSpacing"/>
              <w:rPr>
                <w:b/>
                <w:bCs/>
              </w:rPr>
            </w:pPr>
            <w:r>
              <w:rPr>
                <w:b/>
                <w:bCs/>
              </w:rPr>
              <w:t>tlsa</w:t>
            </w:r>
            <w:r w:rsidRPr="005F4836">
              <w:rPr>
                <w:b/>
                <w:bCs/>
              </w:rPr>
              <w:t>_</w:t>
            </w:r>
            <w:r>
              <w:rPr>
                <w:b/>
                <w:bCs/>
              </w:rPr>
              <w:t>Enrollment</w:t>
            </w:r>
          </w:p>
        </w:tc>
      </w:tr>
      <w:tr w:rsidR="003C3461" w:rsidRPr="005F4836" w14:paraId="14E8A5B7" w14:textId="77777777" w:rsidTr="0030339F">
        <w:trPr>
          <w:trHeight w:val="216"/>
        </w:trPr>
        <w:tc>
          <w:tcPr>
            <w:tcW w:w="9355" w:type="dxa"/>
          </w:tcPr>
          <w:p w14:paraId="0716E8AB" w14:textId="77777777" w:rsidR="003C3461" w:rsidRPr="00246D5B" w:rsidRDefault="003C3461" w:rsidP="0030339F">
            <w:pPr>
              <w:pStyle w:val="NoSpacing"/>
            </w:pPr>
            <w:r w:rsidRPr="00246D5B">
              <w:t>AHAR</w:t>
            </w:r>
          </w:p>
        </w:tc>
      </w:tr>
      <w:tr w:rsidR="003C3461" w:rsidRPr="005F4836" w14:paraId="369F843E" w14:textId="77777777" w:rsidTr="0030339F">
        <w:trPr>
          <w:trHeight w:val="216"/>
        </w:trPr>
        <w:tc>
          <w:tcPr>
            <w:tcW w:w="9355" w:type="dxa"/>
          </w:tcPr>
          <w:p w14:paraId="3C2A1CCC" w14:textId="77777777" w:rsidR="003C3461" w:rsidRPr="00246D5B" w:rsidRDefault="003C3461" w:rsidP="0030339F">
            <w:pPr>
              <w:pStyle w:val="NoSpacing"/>
            </w:pPr>
            <w:r w:rsidRPr="00845520">
              <w:t>PITOctober</w:t>
            </w:r>
          </w:p>
        </w:tc>
      </w:tr>
      <w:tr w:rsidR="003C3461" w:rsidRPr="005F4836" w14:paraId="5F47786C" w14:textId="77777777" w:rsidTr="0030339F">
        <w:trPr>
          <w:trHeight w:val="216"/>
        </w:trPr>
        <w:tc>
          <w:tcPr>
            <w:tcW w:w="9355" w:type="dxa"/>
          </w:tcPr>
          <w:p w14:paraId="20A118F7" w14:textId="77777777" w:rsidR="003C3461" w:rsidRPr="00246D5B" w:rsidRDefault="003C3461" w:rsidP="0030339F">
            <w:pPr>
              <w:pStyle w:val="NoSpacing"/>
            </w:pPr>
            <w:r w:rsidRPr="00845520">
              <w:t>PITJanuary</w:t>
            </w:r>
          </w:p>
        </w:tc>
      </w:tr>
      <w:tr w:rsidR="003C3461" w:rsidRPr="005F4836" w14:paraId="5F64DF09" w14:textId="77777777" w:rsidTr="0030339F">
        <w:trPr>
          <w:trHeight w:val="216"/>
        </w:trPr>
        <w:tc>
          <w:tcPr>
            <w:tcW w:w="9355" w:type="dxa"/>
          </w:tcPr>
          <w:p w14:paraId="53E3A605" w14:textId="77777777" w:rsidR="003C3461" w:rsidRPr="00246D5B" w:rsidRDefault="003C3461" w:rsidP="0030339F">
            <w:pPr>
              <w:pStyle w:val="NoSpacing"/>
            </w:pPr>
            <w:r w:rsidRPr="00845520">
              <w:t>PITApril</w:t>
            </w:r>
          </w:p>
        </w:tc>
      </w:tr>
      <w:tr w:rsidR="003C3461" w:rsidRPr="005F4836" w14:paraId="4FCBE65A" w14:textId="77777777" w:rsidTr="0030339F">
        <w:trPr>
          <w:trHeight w:val="216"/>
        </w:trPr>
        <w:tc>
          <w:tcPr>
            <w:tcW w:w="9355" w:type="dxa"/>
          </w:tcPr>
          <w:p w14:paraId="3BCD5893" w14:textId="77777777" w:rsidR="003C3461" w:rsidRPr="00246D5B" w:rsidRDefault="003C3461" w:rsidP="0030339F">
            <w:pPr>
              <w:pStyle w:val="NoSpacing"/>
            </w:pPr>
            <w:r w:rsidRPr="00845520">
              <w:t>PITJuly</w:t>
            </w:r>
          </w:p>
        </w:tc>
      </w:tr>
      <w:tr w:rsidR="003C3461" w:rsidRPr="00845520" w14:paraId="29A9476C" w14:textId="77777777" w:rsidTr="0030339F">
        <w:trPr>
          <w:trHeight w:val="216"/>
        </w:trPr>
        <w:tc>
          <w:tcPr>
            <w:tcW w:w="9355" w:type="dxa"/>
            <w:shd w:val="clear" w:color="auto" w:fill="FDE9D9" w:themeFill="accent6" w:themeFillTint="33"/>
          </w:tcPr>
          <w:p w14:paraId="5C50FA90" w14:textId="77777777" w:rsidR="003C3461" w:rsidRPr="00845520" w:rsidRDefault="003C3461" w:rsidP="0030339F">
            <w:pPr>
              <w:pStyle w:val="NoSpacing"/>
              <w:rPr>
                <w:b/>
                <w:bCs/>
              </w:rPr>
            </w:pPr>
            <w:r w:rsidRPr="00845520">
              <w:rPr>
                <w:b/>
                <w:bCs/>
              </w:rPr>
              <w:t>tlsa_HHID</w:t>
            </w:r>
          </w:p>
        </w:tc>
      </w:tr>
      <w:tr w:rsidR="003C3461" w:rsidRPr="005F4836" w14:paraId="68DBD5E3" w14:textId="77777777" w:rsidTr="0030339F">
        <w:trPr>
          <w:trHeight w:val="216"/>
        </w:trPr>
        <w:tc>
          <w:tcPr>
            <w:tcW w:w="9355" w:type="dxa"/>
          </w:tcPr>
          <w:p w14:paraId="5E25BD4B" w14:textId="77777777" w:rsidR="003C3461" w:rsidRPr="00845520" w:rsidRDefault="003C3461" w:rsidP="0030339F">
            <w:pPr>
              <w:pStyle w:val="NoSpacing"/>
            </w:pPr>
            <w:r>
              <w:t>ActiveHHType</w:t>
            </w:r>
          </w:p>
        </w:tc>
      </w:tr>
      <w:tr w:rsidR="003C3461" w:rsidRPr="005F4836" w14:paraId="7FA2FA54" w14:textId="77777777" w:rsidTr="0030339F">
        <w:trPr>
          <w:trHeight w:val="216"/>
        </w:trPr>
        <w:tc>
          <w:tcPr>
            <w:tcW w:w="9355" w:type="dxa"/>
          </w:tcPr>
          <w:p w14:paraId="54A95807" w14:textId="77777777" w:rsidR="003C3461" w:rsidRDefault="003C3461" w:rsidP="0030339F">
            <w:pPr>
              <w:pStyle w:val="NoSpacing"/>
            </w:pPr>
            <w:r>
              <w:t>ProjectID</w:t>
            </w:r>
          </w:p>
        </w:tc>
      </w:tr>
      <w:tr w:rsidR="003C3461" w:rsidRPr="005F4836" w14:paraId="4C99CB1C" w14:textId="77777777" w:rsidTr="0030339F">
        <w:trPr>
          <w:trHeight w:val="216"/>
        </w:trPr>
        <w:tc>
          <w:tcPr>
            <w:tcW w:w="9355" w:type="dxa"/>
          </w:tcPr>
          <w:p w14:paraId="2A6A5709" w14:textId="0ACE74C7" w:rsidR="003C3461" w:rsidRDefault="00155374" w:rsidP="0030339F">
            <w:pPr>
              <w:pStyle w:val="NoSpacing"/>
            </w:pPr>
            <w:r>
              <w:t>LSA</w:t>
            </w:r>
            <w:r w:rsidR="003C3461">
              <w:t>ProjectType</w:t>
            </w:r>
          </w:p>
        </w:tc>
      </w:tr>
      <w:tr w:rsidR="003C3461" w:rsidRPr="005F4836" w14:paraId="1FA5813C" w14:textId="77777777" w:rsidTr="0030339F">
        <w:trPr>
          <w:trHeight w:val="216"/>
        </w:trPr>
        <w:tc>
          <w:tcPr>
            <w:tcW w:w="9355" w:type="dxa"/>
          </w:tcPr>
          <w:p w14:paraId="4311DF04" w14:textId="77777777" w:rsidR="003C3461" w:rsidRPr="00246D5B" w:rsidRDefault="003C3461" w:rsidP="0030339F">
            <w:pPr>
              <w:pStyle w:val="NoSpacing"/>
              <w:rPr>
                <w:rFonts w:cstheme="minorHAnsi"/>
              </w:rPr>
            </w:pPr>
            <w:r w:rsidRPr="00246D5B">
              <w:t>HHChronic</w:t>
            </w:r>
          </w:p>
        </w:tc>
      </w:tr>
      <w:tr w:rsidR="003C3461" w:rsidRPr="005F4836" w14:paraId="743130CB" w14:textId="77777777" w:rsidTr="0030339F">
        <w:trPr>
          <w:trHeight w:val="216"/>
        </w:trPr>
        <w:tc>
          <w:tcPr>
            <w:tcW w:w="9355" w:type="dxa"/>
          </w:tcPr>
          <w:p w14:paraId="2B5B9A0A" w14:textId="77777777" w:rsidR="003C3461" w:rsidRPr="00845520" w:rsidRDefault="003C3461" w:rsidP="0030339F">
            <w:pPr>
              <w:pStyle w:val="NoSpacing"/>
              <w:rPr>
                <w:bCs/>
              </w:rPr>
            </w:pPr>
            <w:r w:rsidRPr="00845520">
              <w:rPr>
                <w:bCs/>
              </w:rPr>
              <w:t>HHVet</w:t>
            </w:r>
          </w:p>
        </w:tc>
      </w:tr>
      <w:tr w:rsidR="003C3461" w:rsidRPr="005F4836" w14:paraId="479CE2F4" w14:textId="77777777" w:rsidTr="0030339F">
        <w:trPr>
          <w:trHeight w:val="216"/>
        </w:trPr>
        <w:tc>
          <w:tcPr>
            <w:tcW w:w="9355" w:type="dxa"/>
          </w:tcPr>
          <w:p w14:paraId="1E29E0AC" w14:textId="77777777" w:rsidR="003C3461" w:rsidRPr="00845520" w:rsidRDefault="003C3461" w:rsidP="0030339F">
            <w:pPr>
              <w:pStyle w:val="NoSpacing"/>
              <w:rPr>
                <w:bCs/>
              </w:rPr>
            </w:pPr>
            <w:r w:rsidRPr="00845520">
              <w:rPr>
                <w:bCs/>
              </w:rPr>
              <w:t>HHAdultAge</w:t>
            </w:r>
          </w:p>
        </w:tc>
      </w:tr>
      <w:tr w:rsidR="003C3461" w:rsidRPr="005F4836" w14:paraId="7A71EFE6" w14:textId="77777777" w:rsidTr="0030339F">
        <w:trPr>
          <w:trHeight w:val="216"/>
        </w:trPr>
        <w:tc>
          <w:tcPr>
            <w:tcW w:w="9355" w:type="dxa"/>
          </w:tcPr>
          <w:p w14:paraId="68BB7485" w14:textId="77777777" w:rsidR="003C3461" w:rsidRPr="00845520" w:rsidRDefault="003C3461" w:rsidP="0030339F">
            <w:pPr>
              <w:pStyle w:val="NoSpacing"/>
              <w:rPr>
                <w:bCs/>
              </w:rPr>
            </w:pPr>
            <w:r w:rsidRPr="00845520">
              <w:rPr>
                <w:bCs/>
              </w:rPr>
              <w:t>HHParent</w:t>
            </w:r>
          </w:p>
        </w:tc>
      </w:tr>
      <w:tr w:rsidR="003C3461" w:rsidRPr="005F4836" w14:paraId="18392ED1" w14:textId="77777777" w:rsidTr="0030339F">
        <w:trPr>
          <w:trHeight w:val="216"/>
        </w:trPr>
        <w:tc>
          <w:tcPr>
            <w:tcW w:w="9355" w:type="dxa"/>
          </w:tcPr>
          <w:p w14:paraId="000D45BE" w14:textId="77777777" w:rsidR="003C3461" w:rsidRPr="00845520" w:rsidRDefault="003C3461" w:rsidP="0030339F">
            <w:pPr>
              <w:pStyle w:val="NoSpacing"/>
              <w:rPr>
                <w:bCs/>
              </w:rPr>
            </w:pPr>
            <w:r>
              <w:rPr>
                <w:bCs/>
              </w:rPr>
              <w:t>HHFleeingDV</w:t>
            </w:r>
          </w:p>
        </w:tc>
      </w:tr>
      <w:tr w:rsidR="00276C92" w:rsidRPr="005F4836" w14:paraId="4BC5F05B" w14:textId="77777777" w:rsidTr="0030339F">
        <w:trPr>
          <w:trHeight w:val="216"/>
        </w:trPr>
        <w:tc>
          <w:tcPr>
            <w:tcW w:w="9355" w:type="dxa"/>
          </w:tcPr>
          <w:p w14:paraId="595923F9" w14:textId="77777777" w:rsidR="00276C92" w:rsidRDefault="00276C92" w:rsidP="0030339F">
            <w:pPr>
              <w:pStyle w:val="NoSpacing"/>
              <w:rPr>
                <w:bCs/>
              </w:rPr>
            </w:pPr>
            <w:r>
              <w:rPr>
                <w:bCs/>
              </w:rPr>
              <w:t>HHDisability</w:t>
            </w:r>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30339F">
        <w:tc>
          <w:tcPr>
            <w:tcW w:w="1435" w:type="dxa"/>
          </w:tcPr>
          <w:p w14:paraId="4D494A7B" w14:textId="77777777" w:rsidR="003C3461" w:rsidRPr="003A0FA0" w:rsidRDefault="003C3461" w:rsidP="0030339F">
            <w:pPr>
              <w:pStyle w:val="NoSpacing"/>
            </w:pPr>
            <w:r w:rsidRPr="00845520">
              <w:rPr>
                <w:b/>
                <w:bCs/>
              </w:rPr>
              <w:t>Value</w:t>
            </w:r>
          </w:p>
        </w:tc>
        <w:tc>
          <w:tcPr>
            <w:tcW w:w="7915" w:type="dxa"/>
          </w:tcPr>
          <w:p w14:paraId="0FBB2954" w14:textId="1961F67B" w:rsidR="003C3461" w:rsidRPr="003A0FA0" w:rsidRDefault="00A72346" w:rsidP="0030339F">
            <w:pPr>
              <w:pStyle w:val="NoSpacing"/>
            </w:pPr>
            <w:r>
              <w:t>See below</w:t>
            </w:r>
          </w:p>
        </w:tc>
      </w:tr>
      <w:tr w:rsidR="003C3461" w:rsidRPr="003A0FA0" w14:paraId="7FF07A30" w14:textId="77777777" w:rsidTr="0030339F">
        <w:tc>
          <w:tcPr>
            <w:tcW w:w="1435" w:type="dxa"/>
          </w:tcPr>
          <w:p w14:paraId="51C13FD5" w14:textId="77777777" w:rsidR="003C3461" w:rsidRPr="00947F08" w:rsidRDefault="003C3461" w:rsidP="0030339F">
            <w:pPr>
              <w:pStyle w:val="NoSpacing"/>
              <w:rPr>
                <w:b/>
                <w:bCs/>
              </w:rPr>
            </w:pPr>
            <w:r w:rsidRPr="00947F08">
              <w:rPr>
                <w:b/>
                <w:bCs/>
              </w:rPr>
              <w:t>Cohort</w:t>
            </w:r>
          </w:p>
        </w:tc>
        <w:tc>
          <w:tcPr>
            <w:tcW w:w="7915" w:type="dxa"/>
          </w:tcPr>
          <w:p w14:paraId="7DBABCF8" w14:textId="77777777" w:rsidR="003C3461" w:rsidRPr="003A0FA0" w:rsidRDefault="003C3461" w:rsidP="0030339F">
            <w:pPr>
              <w:pStyle w:val="NoSpacing"/>
            </w:pPr>
            <w:r>
              <w:t>1, 10, 11, 12, 13 (see section 9.2)</w:t>
            </w:r>
          </w:p>
        </w:tc>
      </w:tr>
      <w:tr w:rsidR="003C3461" w:rsidRPr="003A0FA0" w14:paraId="5CB87F63" w14:textId="77777777" w:rsidTr="0030339F">
        <w:tc>
          <w:tcPr>
            <w:tcW w:w="1435" w:type="dxa"/>
          </w:tcPr>
          <w:p w14:paraId="478C8CA2" w14:textId="77777777" w:rsidR="003C3461" w:rsidRPr="00947F08" w:rsidRDefault="003C3461" w:rsidP="0030339F">
            <w:pPr>
              <w:pStyle w:val="NoSpacing"/>
              <w:rPr>
                <w:b/>
                <w:bCs/>
              </w:rPr>
            </w:pPr>
            <w:r w:rsidRPr="00947F08">
              <w:rPr>
                <w:b/>
                <w:bCs/>
              </w:rPr>
              <w:t>Universe</w:t>
            </w:r>
          </w:p>
        </w:tc>
        <w:tc>
          <w:tcPr>
            <w:tcW w:w="7915" w:type="dxa"/>
          </w:tcPr>
          <w:p w14:paraId="75FBECCE" w14:textId="77777777" w:rsidR="003C3461" w:rsidRPr="003A0FA0" w:rsidRDefault="003C3461" w:rsidP="0030339F">
            <w:pPr>
              <w:pStyle w:val="NoSpacing"/>
            </w:pPr>
            <w:r>
              <w:t xml:space="preserve">See below </w:t>
            </w:r>
          </w:p>
        </w:tc>
      </w:tr>
      <w:tr w:rsidR="003C3461" w:rsidRPr="003A0FA0" w14:paraId="3BB34BC2" w14:textId="77777777" w:rsidTr="0030339F">
        <w:tc>
          <w:tcPr>
            <w:tcW w:w="1435" w:type="dxa"/>
          </w:tcPr>
          <w:p w14:paraId="2CFBF02D" w14:textId="77777777" w:rsidR="003C3461" w:rsidRPr="003A0FA0" w:rsidRDefault="003C3461" w:rsidP="0030339F">
            <w:pPr>
              <w:pStyle w:val="NoSpacing"/>
            </w:pPr>
            <w:r w:rsidRPr="00845520">
              <w:rPr>
                <w:b/>
                <w:bCs/>
              </w:rPr>
              <w:t>HHType</w:t>
            </w:r>
          </w:p>
        </w:tc>
        <w:tc>
          <w:tcPr>
            <w:tcW w:w="7915" w:type="dxa"/>
          </w:tcPr>
          <w:p w14:paraId="5839C7D0" w14:textId="77777777" w:rsidR="003C3461" w:rsidRPr="003A0FA0" w:rsidRDefault="003C3461" w:rsidP="0030339F">
            <w:pPr>
              <w:pStyle w:val="NoSpacing"/>
            </w:pPr>
            <w:r>
              <w:t>See below</w:t>
            </w:r>
          </w:p>
        </w:tc>
      </w:tr>
      <w:tr w:rsidR="003C3461" w:rsidRPr="003A0FA0" w14:paraId="63E7D90A" w14:textId="77777777" w:rsidTr="0030339F">
        <w:tc>
          <w:tcPr>
            <w:tcW w:w="1435" w:type="dxa"/>
          </w:tcPr>
          <w:p w14:paraId="686E191B" w14:textId="77777777" w:rsidR="003C3461" w:rsidRPr="003A0FA0" w:rsidRDefault="003C3461" w:rsidP="0030339F">
            <w:pPr>
              <w:pStyle w:val="NoSpacing"/>
            </w:pPr>
            <w:r w:rsidRPr="00845520">
              <w:rPr>
                <w:b/>
                <w:bCs/>
              </w:rPr>
              <w:t>Population</w:t>
            </w:r>
          </w:p>
        </w:tc>
        <w:tc>
          <w:tcPr>
            <w:tcW w:w="7915" w:type="dxa"/>
          </w:tcPr>
          <w:p w14:paraId="62C61386" w14:textId="77777777" w:rsidR="003C3461" w:rsidRPr="003A0FA0" w:rsidRDefault="003C3461" w:rsidP="0030339F">
            <w:pPr>
              <w:pStyle w:val="NoSpacing"/>
            </w:pPr>
            <w:r>
              <w:t>See below</w:t>
            </w:r>
          </w:p>
        </w:tc>
      </w:tr>
      <w:tr w:rsidR="003C3461" w:rsidRPr="003A0FA0" w14:paraId="3C2608BA" w14:textId="77777777" w:rsidTr="0030339F">
        <w:tc>
          <w:tcPr>
            <w:tcW w:w="1435" w:type="dxa"/>
          </w:tcPr>
          <w:p w14:paraId="507E3AE9" w14:textId="77777777" w:rsidR="003C3461" w:rsidRPr="00845520" w:rsidRDefault="003C3461" w:rsidP="0030339F">
            <w:pPr>
              <w:pStyle w:val="NoSpacing"/>
              <w:rPr>
                <w:b/>
                <w:bCs/>
              </w:rPr>
            </w:pPr>
            <w:r w:rsidRPr="00845520">
              <w:rPr>
                <w:b/>
                <w:bCs/>
              </w:rPr>
              <w:t>SystemPath</w:t>
            </w:r>
          </w:p>
        </w:tc>
        <w:tc>
          <w:tcPr>
            <w:tcW w:w="7915" w:type="dxa"/>
          </w:tcPr>
          <w:p w14:paraId="15A6D42A" w14:textId="77777777" w:rsidR="003C3461" w:rsidRPr="003A0FA0" w:rsidRDefault="003C3461" w:rsidP="0030339F">
            <w:pPr>
              <w:pStyle w:val="NoSpacing"/>
            </w:pPr>
            <w:r>
              <w:t>-1</w:t>
            </w:r>
          </w:p>
        </w:tc>
      </w:tr>
      <w:tr w:rsidR="003C3461" w:rsidRPr="003A0FA0" w14:paraId="4DDB397E" w14:textId="77777777" w:rsidTr="0030339F">
        <w:tc>
          <w:tcPr>
            <w:tcW w:w="1435" w:type="dxa"/>
          </w:tcPr>
          <w:p w14:paraId="1A29ADA0" w14:textId="77777777" w:rsidR="003C3461" w:rsidRPr="00947F08" w:rsidRDefault="003C3461" w:rsidP="0030339F">
            <w:pPr>
              <w:pStyle w:val="NoSpacing"/>
              <w:rPr>
                <w:b/>
                <w:bCs/>
              </w:rPr>
            </w:pPr>
            <w:r w:rsidRPr="00947F08">
              <w:rPr>
                <w:b/>
                <w:bCs/>
              </w:rPr>
              <w:lastRenderedPageBreak/>
              <w:t>ProjectID</w:t>
            </w:r>
          </w:p>
        </w:tc>
        <w:tc>
          <w:tcPr>
            <w:tcW w:w="7915" w:type="dxa"/>
          </w:tcPr>
          <w:p w14:paraId="4BF695BC" w14:textId="77777777" w:rsidR="003C3461" w:rsidRPr="003A0FA0" w:rsidRDefault="003C3461" w:rsidP="0030339F">
            <w:pPr>
              <w:pStyle w:val="NoSpacing"/>
            </w:pPr>
            <w:r>
              <w:t>See below</w:t>
            </w:r>
          </w:p>
        </w:tc>
      </w:tr>
      <w:tr w:rsidR="003C3461" w:rsidRPr="003A0FA0" w14:paraId="1FEA191D" w14:textId="77777777" w:rsidTr="0030339F">
        <w:tc>
          <w:tcPr>
            <w:tcW w:w="1435" w:type="dxa"/>
          </w:tcPr>
          <w:p w14:paraId="6E397BB3" w14:textId="77777777" w:rsidR="003C3461" w:rsidRPr="003A0FA0" w:rsidRDefault="003C3461" w:rsidP="0030339F">
            <w:pPr>
              <w:pStyle w:val="NoSpacing"/>
            </w:pPr>
            <w:r w:rsidRPr="00845520">
              <w:rPr>
                <w:b/>
                <w:bCs/>
              </w:rPr>
              <w:t>ReportRow</w:t>
            </w:r>
          </w:p>
        </w:tc>
        <w:tc>
          <w:tcPr>
            <w:tcW w:w="7915" w:type="dxa"/>
          </w:tcPr>
          <w:p w14:paraId="2E4B7591" w14:textId="77777777" w:rsidR="003C3461" w:rsidRPr="003A0FA0" w:rsidRDefault="003C3461" w:rsidP="0030339F">
            <w:pPr>
              <w:pStyle w:val="NoSpacing"/>
            </w:pPr>
            <w:r>
              <w:t>See below</w:t>
            </w:r>
          </w:p>
        </w:tc>
      </w:tr>
      <w:tr w:rsidR="003C3461" w:rsidRPr="003A0FA0" w14:paraId="60A9D0FC" w14:textId="77777777" w:rsidTr="0030339F">
        <w:tc>
          <w:tcPr>
            <w:tcW w:w="1435" w:type="dxa"/>
          </w:tcPr>
          <w:p w14:paraId="72D2346A" w14:textId="77777777" w:rsidR="003C3461" w:rsidRPr="003A0FA0" w:rsidRDefault="003C3461" w:rsidP="0030339F">
            <w:pPr>
              <w:pStyle w:val="NoSpacing"/>
            </w:pPr>
            <w:r w:rsidRPr="003A0FA0">
              <w:t>ReportID</w:t>
            </w:r>
          </w:p>
        </w:tc>
        <w:tc>
          <w:tcPr>
            <w:tcW w:w="7915" w:type="dxa"/>
          </w:tcPr>
          <w:p w14:paraId="0531C045" w14:textId="77777777" w:rsidR="003C3461" w:rsidRPr="003A0FA0" w:rsidRDefault="003C3461" w:rsidP="0030339F">
            <w:pPr>
              <w:pStyle w:val="NoSpacing"/>
            </w:pPr>
            <w:r>
              <w:t>Must match LSAReport.</w:t>
            </w:r>
            <w:r w:rsidRPr="00845520">
              <w:rPr>
                <w:b/>
                <w:bCs/>
              </w:rPr>
              <w:t>ReportID</w:t>
            </w:r>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r w:rsidR="00847483">
        <w:t xml:space="preserve"> and Value</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30339F">
            <w:pPr>
              <w:spacing w:before="0" w:after="0" w:line="240" w:lineRule="auto"/>
            </w:pPr>
            <w:r w:rsidRPr="00381896">
              <w:t>Row</w:t>
            </w:r>
          </w:p>
        </w:tc>
        <w:tc>
          <w:tcPr>
            <w:tcW w:w="4473" w:type="pct"/>
          </w:tcPr>
          <w:p w14:paraId="41684F7B" w14:textId="5E3987CD" w:rsidR="003C3461" w:rsidRPr="00381896" w:rsidRDefault="004C6BE9" w:rsidP="0030339F">
            <w:pPr>
              <w:spacing w:before="0" w:after="0" w:line="240" w:lineRule="auto"/>
              <w:cnfStyle w:val="100000000000" w:firstRow="1" w:lastRow="0" w:firstColumn="0" w:lastColumn="0" w:oddVBand="0" w:evenVBand="0" w:oddHBand="0" w:evenHBand="0" w:firstRowFirstColumn="0" w:firstRowLastColumn="0" w:lastRowFirstColumn="0" w:lastRowLastColumn="0"/>
            </w:pPr>
            <w:r>
              <w:t>Value</w:t>
            </w:r>
          </w:p>
        </w:tc>
      </w:tr>
      <w:tr w:rsidR="003C3461" w:rsidRPr="00381896" w14:paraId="16744DD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30339F">
            <w:pPr>
              <w:spacing w:before="0" w:after="0" w:line="240" w:lineRule="auto"/>
            </w:pPr>
            <w:r w:rsidRPr="00381896">
              <w:t>53</w:t>
            </w:r>
          </w:p>
        </w:tc>
        <w:tc>
          <w:tcPr>
            <w:tcW w:w="4473" w:type="pct"/>
          </w:tcPr>
          <w:p w14:paraId="3C940AEF" w14:textId="601BA960" w:rsidR="003C3461" w:rsidRPr="00381896" w:rsidRDefault="004C6BE9" w:rsidP="0030339F">
            <w:pPr>
              <w:spacing w:before="0" w:after="0" w:line="240" w:lineRule="auto"/>
              <w:cnfStyle w:val="000000100000" w:firstRow="0" w:lastRow="0" w:firstColumn="0" w:lastColumn="0" w:oddVBand="0" w:evenVBand="0" w:oddHBand="1" w:evenHBand="0" w:firstRowFirstColumn="0" w:firstRowLastColumn="0" w:lastRowFirstColumn="0" w:lastRowLastColumn="0"/>
            </w:pPr>
            <w:r>
              <w:t>Count of d</w:t>
            </w:r>
            <w:r w:rsidR="003C3461" w:rsidRPr="00381896">
              <w:t xml:space="preserve">istinct </w:t>
            </w:r>
            <w:r w:rsidR="003C3461" w:rsidRPr="00947F08">
              <w:rPr>
                <w:b/>
                <w:bCs/>
              </w:rPr>
              <w:t>PersonalID</w:t>
            </w:r>
            <w:r w:rsidR="003C3461" w:rsidRPr="00381896">
              <w:t xml:space="preserve">s in tlsa_Enrollment </w:t>
            </w:r>
          </w:p>
        </w:tc>
      </w:tr>
      <w:tr w:rsidR="003C3461" w:rsidRPr="00381896" w14:paraId="7F3A8E29"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30339F">
            <w:pPr>
              <w:spacing w:before="0" w:after="0" w:line="240" w:lineRule="auto"/>
            </w:pPr>
            <w:r w:rsidRPr="00381896">
              <w:t>54</w:t>
            </w:r>
          </w:p>
        </w:tc>
        <w:tc>
          <w:tcPr>
            <w:tcW w:w="4473" w:type="pct"/>
          </w:tcPr>
          <w:p w14:paraId="3CFADE9A" w14:textId="203DA2EA" w:rsidR="003C3461" w:rsidRPr="00381896" w:rsidRDefault="004532EA"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Count of d</w:t>
            </w:r>
            <w:r w:rsidR="003C3461" w:rsidRPr="00381896">
              <w:t xml:space="preserve">istinct combinations of </w:t>
            </w:r>
            <w:r w:rsidR="003C3461" w:rsidRPr="00947F08">
              <w:rPr>
                <w:b/>
                <w:bCs/>
              </w:rPr>
              <w:t>HoHID</w:t>
            </w:r>
            <w:r w:rsidR="003C3461" w:rsidRPr="00381896">
              <w:t>/</w:t>
            </w:r>
            <w:r w:rsidR="003C3461" w:rsidRPr="00947F08">
              <w:rPr>
                <w:b/>
                <w:bCs/>
              </w:rPr>
              <w:t>ActiveHHType</w:t>
            </w:r>
            <w:r w:rsidR="003C3461" w:rsidRPr="00381896">
              <w:t xml:space="preserve"> in tlsa_HHID</w:t>
            </w:r>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30339F">
            <w:pPr>
              <w:pStyle w:val="NoSpacing"/>
            </w:pPr>
            <w:r>
              <w:t>Cohort</w:t>
            </w:r>
          </w:p>
        </w:tc>
        <w:tc>
          <w:tcPr>
            <w:tcW w:w="5061" w:type="dxa"/>
          </w:tcPr>
          <w:p w14:paraId="59198730" w14:textId="77777777" w:rsidR="003C3461" w:rsidRDefault="003C346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3C3461" w:rsidRPr="00845520" w14:paraId="3DA7EDA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30339F">
            <w:pPr>
              <w:pStyle w:val="NoSpacing"/>
              <w:rPr>
                <w:u w:val="single"/>
              </w:rPr>
            </w:pPr>
            <w:r w:rsidRPr="00271EB6">
              <w:t>1</w:t>
            </w:r>
          </w:p>
        </w:tc>
        <w:tc>
          <w:tcPr>
            <w:tcW w:w="5061" w:type="dxa"/>
          </w:tcPr>
          <w:p w14:paraId="1B9852A9" w14:textId="77777777" w:rsidR="003C3461" w:rsidRPr="00845520"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30339F">
            <w:pPr>
              <w:pStyle w:val="NoSpacing"/>
            </w:pPr>
            <w:r w:rsidRPr="00271EB6">
              <w:t>10</w:t>
            </w:r>
          </w:p>
        </w:tc>
        <w:tc>
          <w:tcPr>
            <w:tcW w:w="5061" w:type="dxa"/>
          </w:tcPr>
          <w:p w14:paraId="3ECC04FB"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3C3461" w14:paraId="6533298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30339F">
            <w:pPr>
              <w:pStyle w:val="NoSpacing"/>
            </w:pPr>
            <w:r w:rsidRPr="00271EB6">
              <w:t>11</w:t>
            </w:r>
          </w:p>
        </w:tc>
        <w:tc>
          <w:tcPr>
            <w:tcW w:w="5061" w:type="dxa"/>
          </w:tcPr>
          <w:p w14:paraId="4D58DD6B"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3C3461" w14:paraId="79B0304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30339F">
            <w:pPr>
              <w:pStyle w:val="NoSpacing"/>
            </w:pPr>
            <w:r w:rsidRPr="00271EB6">
              <w:t>12</w:t>
            </w:r>
          </w:p>
        </w:tc>
        <w:tc>
          <w:tcPr>
            <w:tcW w:w="5061" w:type="dxa"/>
          </w:tcPr>
          <w:p w14:paraId="3F173DF2"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3C3461" w14:paraId="6D90285B"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30339F">
            <w:pPr>
              <w:pStyle w:val="NoSpacing"/>
            </w:pPr>
            <w:r w:rsidRPr="00271EB6">
              <w:t>13</w:t>
            </w:r>
          </w:p>
        </w:tc>
        <w:tc>
          <w:tcPr>
            <w:tcW w:w="5061" w:type="dxa"/>
          </w:tcPr>
          <w:p w14:paraId="59F3805C"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4E690A38" w14:textId="77777777" w:rsidR="003C3461" w:rsidRDefault="003C3461" w:rsidP="003C3461">
      <w:pPr>
        <w:pStyle w:val="Heading4"/>
      </w:pPr>
      <w:r>
        <w:t>Universe and ProjectID</w:t>
      </w:r>
    </w:p>
    <w:p w14:paraId="2EB9D432" w14:textId="3C14D415"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w:t>
      </w:r>
      <w:r w:rsidR="009B4418">
        <w:t xml:space="preserve">. </w:t>
      </w:r>
      <w:r>
        <w:t>For project-level counts (</w:t>
      </w:r>
      <w:r w:rsidRPr="00947F08">
        <w:rPr>
          <w:b/>
          <w:bCs/>
        </w:rPr>
        <w:t>Universe</w:t>
      </w:r>
      <w:r>
        <w:t xml:space="preserve"> = 10), the </w:t>
      </w:r>
      <w:r w:rsidRPr="00947F08">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30339F">
            <w:pPr>
              <w:pStyle w:val="NoSpacing"/>
            </w:pPr>
            <w:r w:rsidRPr="00BF3C9C">
              <w:t>Universe</w:t>
            </w:r>
          </w:p>
        </w:tc>
        <w:tc>
          <w:tcPr>
            <w:tcW w:w="2880" w:type="dxa"/>
          </w:tcPr>
          <w:p w14:paraId="02571646"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30339F">
            <w:pPr>
              <w:pStyle w:val="NoSpacing"/>
            </w:pPr>
            <w:r>
              <w:t>10 = Project-level</w:t>
            </w:r>
          </w:p>
        </w:tc>
        <w:tc>
          <w:tcPr>
            <w:tcW w:w="2880" w:type="dxa"/>
          </w:tcPr>
          <w:p w14:paraId="45057C7F"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947F08">
              <w:rPr>
                <w:b/>
                <w:bCs/>
              </w:rPr>
              <w:t>ProjectID</w:t>
            </w:r>
          </w:p>
        </w:tc>
        <w:tc>
          <w:tcPr>
            <w:tcW w:w="4320" w:type="dxa"/>
          </w:tcPr>
          <w:p w14:paraId="7E85DADE" w14:textId="77777777"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30339F">
            <w:pPr>
              <w:pStyle w:val="NoSpacing"/>
            </w:pPr>
            <w:r>
              <w:t>11=ES project type</w:t>
            </w:r>
          </w:p>
        </w:tc>
        <w:tc>
          <w:tcPr>
            <w:tcW w:w="2880" w:type="dxa"/>
          </w:tcPr>
          <w:p w14:paraId="04C32DBA" w14:textId="77777777" w:rsidR="003C3461" w:rsidRPr="00947F08"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321EACD7"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rsidR="00155374" w:rsidRPr="001253B6">
              <w:t>in (0,1)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30339F">
            <w:pPr>
              <w:pStyle w:val="NoSpacing"/>
            </w:pPr>
            <w:r>
              <w:t>12=SH project type</w:t>
            </w:r>
          </w:p>
        </w:tc>
        <w:tc>
          <w:tcPr>
            <w:tcW w:w="2880" w:type="dxa"/>
          </w:tcPr>
          <w:p w14:paraId="20C6B3CD"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5DD9725F"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30339F">
            <w:pPr>
              <w:pStyle w:val="NoSpacing"/>
            </w:pPr>
            <w:r>
              <w:t>13=TH project type</w:t>
            </w:r>
          </w:p>
        </w:tc>
        <w:tc>
          <w:tcPr>
            <w:tcW w:w="2880" w:type="dxa"/>
          </w:tcPr>
          <w:p w14:paraId="29F92FDC"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7A057E2D"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30339F">
            <w:pPr>
              <w:pStyle w:val="NoSpacing"/>
            </w:pPr>
            <w:r>
              <w:t xml:space="preserve">14=Housed in RRH </w:t>
            </w:r>
          </w:p>
        </w:tc>
        <w:tc>
          <w:tcPr>
            <w:tcW w:w="2880" w:type="dxa"/>
          </w:tcPr>
          <w:p w14:paraId="5CFCD916"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3FC6721E"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30339F">
            <w:pPr>
              <w:pStyle w:val="NoSpacing"/>
            </w:pPr>
            <w:r>
              <w:t xml:space="preserve">15=Housed in PSH </w:t>
            </w:r>
          </w:p>
        </w:tc>
        <w:tc>
          <w:tcPr>
            <w:tcW w:w="2880" w:type="dxa"/>
          </w:tcPr>
          <w:p w14:paraId="466FDF9F"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3B14C6C9"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xml:space="preserve">= </w:t>
            </w:r>
            <w:r w:rsidR="00332CE1">
              <w:t>3</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30339F">
            <w:pPr>
              <w:pStyle w:val="NoSpacing"/>
            </w:pPr>
            <w:r>
              <w:t>16=ES/SH/TH unduplicated</w:t>
            </w:r>
          </w:p>
        </w:tc>
        <w:tc>
          <w:tcPr>
            <w:tcW w:w="2880" w:type="dxa"/>
          </w:tcPr>
          <w:p w14:paraId="2F7CB5BA"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71AD75A"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in (</w:t>
            </w:r>
            <w:r w:rsidR="00155374">
              <w:t>0,</w:t>
            </w:r>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4AAFEEB"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HHType</w:t>
            </w:r>
          </w:p>
        </w:tc>
        <w:tc>
          <w:tcPr>
            <w:tcW w:w="4230" w:type="dxa"/>
          </w:tcPr>
          <w:p w14:paraId="7B6825C6"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(tlsa_HHID)</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 xml:space="preserve">HHAdultAge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rPr>
              <w:t xml:space="preserve">HHAdultAge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HHParent</w:t>
            </w:r>
            <w:r w:rsidRPr="00947F08">
              <w:rPr>
                <w:rFonts w:ascii="Calibri" w:hAnsi="Calibri" w:cs="Calibri"/>
                <w:color w:val="000000"/>
              </w:rPr>
              <w:t xml:space="preserve"> = 1 and </w:t>
            </w:r>
            <w:r w:rsidRPr="00947F08">
              <w:rPr>
                <w:rFonts w:ascii="Calibri" w:hAnsi="Calibri" w:cs="Calibri"/>
                <w:b/>
                <w:bCs/>
                <w:color w:val="000000"/>
              </w:rPr>
              <w:t xml:space="preserve">HHAdultAge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r w:rsidR="00D272CE">
              <w:rPr>
                <w:rFonts w:ascii="Calibri" w:hAnsi="Calibri" w:cs="Calibri"/>
                <w:color w:val="000000"/>
              </w:rPr>
              <w:t>,99</w:t>
            </w:r>
          </w:p>
        </w:tc>
        <w:tc>
          <w:tcPr>
            <w:tcW w:w="0" w:type="dxa"/>
          </w:tcPr>
          <w:p w14:paraId="3FD665DA"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HHVet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rPr>
              <w:t>HHVet</w:t>
            </w:r>
            <w:r w:rsidRPr="00947F08">
              <w:rPr>
                <w:rFonts w:ascii="Calibri" w:hAnsi="Calibri" w:cs="Calibri"/>
                <w:color w:val="000000"/>
              </w:rPr>
              <w:t xml:space="preserve"> = 0 and </w:t>
            </w:r>
            <w:r w:rsidRPr="00947F08">
              <w:rPr>
                <w:rFonts w:ascii="Calibri" w:hAnsi="Calibri" w:cs="Calibri"/>
                <w:b/>
                <w:bCs/>
                <w:color w:val="000000"/>
              </w:rPr>
              <w:t xml:space="preserve">HHAdultAge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HHChronic</w:t>
            </w:r>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30339F">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cstheme="minorHAnsi"/>
                <w:b/>
                <w:bCs/>
                <w:color w:val="000000"/>
              </w:rPr>
              <w:t>HHDisability</w:t>
            </w:r>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30339F">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6E41FA8D" w:rsidR="003C3461" w:rsidRPr="00947F08" w:rsidRDefault="00342172" w:rsidP="0030339F">
            <w:pPr>
              <w:spacing w:before="0" w:after="0" w:line="240" w:lineRule="auto"/>
              <w:jc w:val="right"/>
              <w:rPr>
                <w:rFonts w:cstheme="minorHAnsi"/>
                <w:color w:val="000000"/>
              </w:rPr>
            </w:pPr>
            <w:r>
              <w:rPr>
                <w:rFonts w:cstheme="minorHAnsi"/>
                <w:color w:val="000000"/>
              </w:rPr>
              <w:t>45</w:t>
            </w:r>
          </w:p>
        </w:tc>
        <w:tc>
          <w:tcPr>
            <w:tcW w:w="3026" w:type="dxa"/>
            <w:noWrap/>
          </w:tcPr>
          <w:p w14:paraId="50D4877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HHAdultAge</w:t>
            </w:r>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435F825" w:rsidR="003C3461" w:rsidRPr="00947F08" w:rsidRDefault="00342172" w:rsidP="0030339F">
            <w:pPr>
              <w:spacing w:before="0" w:after="0" w:line="240" w:lineRule="auto"/>
              <w:jc w:val="right"/>
              <w:rPr>
                <w:rFonts w:cstheme="minorHAnsi"/>
                <w:color w:val="000000"/>
              </w:rPr>
            </w:pPr>
            <w:r>
              <w:rPr>
                <w:rFonts w:cstheme="minorHAnsi"/>
                <w:color w:val="000000"/>
              </w:rPr>
              <w:t>46</w:t>
            </w:r>
          </w:p>
        </w:tc>
        <w:tc>
          <w:tcPr>
            <w:tcW w:w="3026" w:type="dxa"/>
            <w:noWrap/>
          </w:tcPr>
          <w:p w14:paraId="4AA7B068"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HHParent = 1</w:t>
            </w:r>
          </w:p>
        </w:tc>
      </w:tr>
      <w:tr w:rsidR="00280BE4" w:rsidRPr="00845520" w14:paraId="3B34FAF5"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5664CED4" w14:textId="5D7F714C" w:rsidR="00280BE4" w:rsidRPr="00947F08" w:rsidDel="00342172" w:rsidRDefault="00DF3793" w:rsidP="0030339F">
            <w:pPr>
              <w:spacing w:before="0" w:after="0" w:line="240" w:lineRule="auto"/>
              <w:jc w:val="right"/>
              <w:rPr>
                <w:rFonts w:cstheme="minorHAnsi"/>
                <w:color w:val="000000"/>
              </w:rPr>
            </w:pPr>
            <w:r>
              <w:rPr>
                <w:rFonts w:cstheme="minorHAnsi"/>
                <w:color w:val="000000"/>
              </w:rPr>
              <w:t>48</w:t>
            </w:r>
          </w:p>
        </w:tc>
        <w:tc>
          <w:tcPr>
            <w:tcW w:w="3026" w:type="dxa"/>
            <w:noWrap/>
          </w:tcPr>
          <w:p w14:paraId="745F7A79" w14:textId="1FE12E52"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Domestic Violence Survivors Not </w:t>
            </w:r>
            <w:r w:rsidR="00B63964">
              <w:rPr>
                <w:rFonts w:cstheme="minorHAnsi"/>
                <w:color w:val="000000"/>
              </w:rPr>
              <w:t xml:space="preserve">Identified as </w:t>
            </w:r>
            <w:r>
              <w:rPr>
                <w:rFonts w:cstheme="minorHAnsi"/>
                <w:color w:val="000000"/>
              </w:rPr>
              <w:t>Currently Fleeing</w:t>
            </w:r>
          </w:p>
        </w:tc>
        <w:tc>
          <w:tcPr>
            <w:tcW w:w="1530" w:type="dxa"/>
            <w:vAlign w:val="bottom"/>
          </w:tcPr>
          <w:p w14:paraId="0DEA5D89" w14:textId="5977F343"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center"/>
          </w:tcPr>
          <w:p w14:paraId="731301B2" w14:textId="4D5A4D8E"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w:t>
            </w:r>
            <w:r>
              <w:rPr>
                <w:rFonts w:cstheme="minorHAnsi"/>
                <w:color w:val="000000"/>
              </w:rPr>
              <w:t>2</w:t>
            </w:r>
          </w:p>
        </w:tc>
      </w:tr>
    </w:tbl>
    <w:p w14:paraId="106DBCB1" w14:textId="63D51C0E" w:rsidR="00864BAE" w:rsidRDefault="00864BAE" w:rsidP="0088191A">
      <w:pPr>
        <w:pStyle w:val="Heading2"/>
      </w:pPr>
      <w:bookmarkStart w:id="1921" w:name="_Toc525229521"/>
      <w:bookmarkStart w:id="1922" w:name="_Toc525229522"/>
      <w:bookmarkStart w:id="1923" w:name="_Toc525229523"/>
      <w:bookmarkStart w:id="1924" w:name="_Toc525229524"/>
      <w:bookmarkStart w:id="1925" w:name="_Toc525229525"/>
      <w:bookmarkStart w:id="1926" w:name="_Toc525229526"/>
      <w:bookmarkStart w:id="1927" w:name="_Toc525229527"/>
      <w:bookmarkStart w:id="1928" w:name="_Toc525229553"/>
      <w:bookmarkStart w:id="1929" w:name="_Toc525229554"/>
      <w:bookmarkStart w:id="1930" w:name="_Toc525229555"/>
      <w:bookmarkStart w:id="1931" w:name="_Toc525229556"/>
      <w:bookmarkStart w:id="1932" w:name="_Toc525229557"/>
      <w:bookmarkStart w:id="1933" w:name="_Toc525229558"/>
      <w:bookmarkStart w:id="1934" w:name="_Toc525229559"/>
      <w:bookmarkStart w:id="1935" w:name="_Toc525229585"/>
      <w:bookmarkStart w:id="1936" w:name="_Toc525229586"/>
      <w:bookmarkStart w:id="1937" w:name="_Toc525229587"/>
      <w:bookmarkStart w:id="1938" w:name="_Toc525229588"/>
      <w:bookmarkStart w:id="1939" w:name="_Toc525229589"/>
      <w:bookmarkStart w:id="1940" w:name="_Toc525229590"/>
      <w:bookmarkStart w:id="1941" w:name="_Toc525229591"/>
      <w:bookmarkStart w:id="1942" w:name="_Toc525229617"/>
      <w:bookmarkStart w:id="1943" w:name="_Toc525229618"/>
      <w:bookmarkStart w:id="1944" w:name="_Toc525229619"/>
      <w:bookmarkStart w:id="1945" w:name="_Toc525229620"/>
      <w:bookmarkStart w:id="1946" w:name="_Toc525229621"/>
      <w:bookmarkStart w:id="1947" w:name="_Toc525229622"/>
      <w:bookmarkStart w:id="1948" w:name="_Toc525229623"/>
      <w:bookmarkStart w:id="1949" w:name="_Toc511744576"/>
      <w:bookmarkStart w:id="1950" w:name="_Toc511744577"/>
      <w:bookmarkStart w:id="1951" w:name="_Toc511744578"/>
      <w:bookmarkStart w:id="1952" w:name="_Toc511744579"/>
      <w:bookmarkStart w:id="1953" w:name="_Toc511744580"/>
      <w:bookmarkStart w:id="1954" w:name="_Toc511744581"/>
      <w:bookmarkStart w:id="1955" w:name="_Toc511744582"/>
      <w:bookmarkStart w:id="1956" w:name="_Toc511744591"/>
      <w:bookmarkStart w:id="1957" w:name="_Toc511744592"/>
      <w:bookmarkStart w:id="1958" w:name="_Toc511744593"/>
      <w:bookmarkStart w:id="1959" w:name="_Toc511744594"/>
      <w:bookmarkStart w:id="1960" w:name="_Toc511744595"/>
      <w:bookmarkStart w:id="1961" w:name="_Toc511744656"/>
      <w:bookmarkStart w:id="1962" w:name="_Toc511744657"/>
      <w:bookmarkStart w:id="1963" w:name="_Toc511744658"/>
      <w:bookmarkStart w:id="1964" w:name="_Toc511744659"/>
      <w:bookmarkStart w:id="1965" w:name="_Toc511744660"/>
      <w:bookmarkStart w:id="1966" w:name="_Toc511744661"/>
      <w:bookmarkStart w:id="1967" w:name="_Toc511744662"/>
      <w:bookmarkStart w:id="1968" w:name="_Toc511744663"/>
      <w:bookmarkStart w:id="1969" w:name="_Toc511182521"/>
      <w:bookmarkStart w:id="1970" w:name="_Toc37849821"/>
      <w:bookmarkStart w:id="1971" w:name="_Toc175057137"/>
      <w:bookmarkEnd w:id="191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r>
        <w:t>Get Counts of People by Project and Personal Characteristics</w:t>
      </w:r>
      <w:bookmarkEnd w:id="1970"/>
      <w:bookmarkEnd w:id="1971"/>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74485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r>
                                <w:t>tlsa_CohortDates</w:t>
                              </w:r>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r>
                                    <w:t>tlsa_Enrollment</w:t>
                                  </w:r>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r>
                                    <w:t>tlsa_HHID</w:t>
                                  </w:r>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Group 74485853" o:spid="_x0000_s1524"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vk/owUAAHEeAAAOAAAAZHJzL2Uyb0RvYy54bWzsWd9T4zYQfu9M/weN30v8I3bsDOGGJHC9&#10;mbuWGWjfFVt2XGzJlRQS+td3JdmOTQik9IBjgAfGsi1l9enb3W/Xx582ZYFuCBc5oxPLObItRGjM&#10;kpxmE+uPq/NfQgsJiWmCC0bJxLolwvp08vNPx+tqTFy2ZEVCOIJFqBivq4m1lLIaDwYiXpISiyNW&#10;EQoPU8ZLLGHIs0HC8RpWL4uBa9vBYM14UnEWEyHg7tw8tE70+mlKYvl7mgoiUTGxwDap/3P9f6H+&#10;D06O8TjjuFrmcW0GfoIVJc4p/Gi71BxLjFY831mqzGPOBEvlUczKAUvTPCZ6D7Abx76zm8+crSq9&#10;l2y8zqoWJoD2Dk5PXjb+7eYzry6rC26sh8uvLL4WgMtgXWXj7nM1zszLaLH+xhI4T7ySTG98k/JS&#10;LQFbQhuN722LL9lIFMPNYRQ4YQTHEMMzxxs5gV2fQLyEY1LzHNsbjSLXQuoNGAyHQ3NG8fJsu4rb&#10;XUM9H+CxMUAbXRupSACsElvgxP8D7nKJK6LPQyhgLjjKk4k1Gg5DP/SHFqK4BEhOARL9JnJ8ZZsy&#10;At6eUYNxvKE1xoiy2RLTjOi3r24rmOzo3fSmqIGAA3oUc8cOoihyauwAPNs12DX4+74HVirwNewt&#10;aHhccSE/E1YidTGxhOQ4z5ZyxigFF2Lc0WeMb74KadBuJqgjp+w8Lwq4j8cFReuJFXi+rScIVuSJ&#10;eqieiVsxKzi6weCK4MEJW1+BYRYqsJDwAIzSf3pisSqBX+bdmiJwS3FET2/MN0vq4+/9FPgNTbRB&#10;S4KTs/pa4ryAayQ10pLngH1BLGVxSRIwhEAIU1dmiwVVVhMdROp9N0dhDnXBktsLrl5W94FnL0s4&#10;/x7CBcr2mj2NUwvj0S3bTjlna4ULeEOPbmZCs8cD6DbyfResMK4aRl59Ug3dHCcMR4ZvLjhJDWsT&#10;KBoG1ZRLC7YGb+ByzuJVSah8iHG9wxY8W7TEOp+d+XONArC799qD1Owt4U+d0Kut7S1R5hKSVZGX&#10;Eys0XN3HsQMZJDeLjY4hrq9/UGFvWIU4M7kKcitcLBn/B4gKeQqc8+8V5kDb4guFE1RJrbngzcWi&#10;ucA0hqkTK5bcQmYwkyb9rSquXFxxwDixiltprv17a8drkTvYJbcHmeMl2d1LRPew2w1tiLUqmv4H&#10;dn+hQCGKi0sIqjhTyQSP94TVHvV6JD+bzkdnxnWfSvKZG/qnL05yHQO25HrvJIfguCMZwg7HX0Iy&#10;+LYfeR+SYfyKkqFW1Spxa8Hd15VQQBmS6GoAOZEhSF+aq8Lje0l3x/YDxwVu3pXgbV73wqDWkVrE&#10;K4PwuCPh98zfSngHVgDStWWAWqFVo3cl/MPwRH14oDLQOeJZ4RnZIezfwDMMvZEBoIVnK3uCyKkl&#10;eBedoWe36G6nd9DpLdDE+VeubwIQGneD1TDQu1MBHQqc59ebfhe5CKr/vcBDRm6S22N6831n5LZC&#10;/ZCdUMQHIOh+KJJvw8M90eVDdj5UnXdqq7Yq/nFJvk16L9pEgAC+S3jITnvrLJWoe/FeDfZ3p1Ba&#10;5NWfTY1Z9wYfFRjusKmsWn3RqoOdXlVBUjnlOL4mnZaBEiRZUm8NJ39ZKC0LaOxC9wgNR4Gtwx6s&#10;qUsvrT2adoSphd9UQ8uIpwPbVQfXXF7gj6AKN82FemAaDPXANBnqQdNogH7em2kzBLbTiutt09Zt&#10;i9RdTfMU9v+q2L/HD4KR3/ZrO73uJtaDH+xtdH8XP4DunSHPhx/sbbC9Cz9oq6itH8BXjf1p4Bma&#10;yX6nqnI8BzIAUBP67/VXn04zGU5Em7Y/J7TN5G84o0Tm8TwX10/rtc3Pz6bnOiHCz/Vacgc3lP1p&#10;NJ03ntZb4sGmw4FhvaNz2rz9NnSO1jzwXVPn3/obrPpw2h1rubH9UnzyLwAAAP//AwBQSwMEFAAG&#10;AAgAAAAhAGVco3XdAAAABQEAAA8AAABkcnMvZG93bnJldi54bWxMj0FLw0AQhe+C/2EZwZvdbNVa&#10;0mxKKeqpCG0F6W2anSah2dmQ3Sbpv3f1opeBx3u89022HG0jeup87ViDmiQgiAtnai41fO7fHuYg&#10;fEA22DgmDVfysMxvbzJMjRt4S/0ulCKWsE9RQxVCm0rpi4os+olriaN3cp3FEGVXStPhEMttI6dJ&#10;MpMWa44LFba0rqg47y5Ww/uAw+pRvfab82l9PeyfP742irS+vxtXCxCBxvAXhh/8iA55ZDq6Cxsv&#10;Gg3xkfB7o/cyV08gjhqmapaAzDP5nz7/BgAA//8DAFBLAQItABQABgAIAAAAIQC2gziS/gAAAOEB&#10;AAATAAAAAAAAAAAAAAAAAAAAAABbQ29udGVudF9UeXBlc10ueG1sUEsBAi0AFAAGAAgAAAAhADj9&#10;If/WAAAAlAEAAAsAAAAAAAAAAAAAAAAALwEAAF9yZWxzLy5yZWxzUEsBAi0AFAAGAAgAAAAhAEWa&#10;+T+jBQAAcR4AAA4AAAAAAAAAAAAAAAAALgIAAGRycy9lMm9Eb2MueG1sUEsBAi0AFAAGAAgAAAAh&#10;AGVco3XdAAAABQEAAA8AAAAAAAAAAAAAAAAA/QcAAGRycy9kb3ducmV2LnhtbFBLBQYAAAAABAAE&#10;APMAAAAHCQAAAAA=&#10;">
                <v:shape id="AutoShape 15" o:spid="_x0000_s1525"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26"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527"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r>
                          <w:t>tlsa_CohortDates</w:t>
                        </w:r>
                      </w:p>
                    </w:txbxContent>
                  </v:textbox>
                </v:shape>
                <v:shape id="AutoShape 18" o:spid="_x0000_s1528"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29"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30"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3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r>
                              <w:t>tlsa_Enrollment</w:t>
                            </w:r>
                          </w:p>
                        </w:txbxContent>
                      </v:textbox>
                    </v:shape>
                    <v:shape id="AutoShape 462" o:spid="_x0000_s153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r>
                              <w:t>tlsa_HHID</w:t>
                            </w:r>
                          </w:p>
                        </w:txbxContent>
                      </v:textbox>
                    </v:shape>
                  </v:group>
                  <v:shape id="AutoShape 407" o:spid="_x0000_s1533"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34"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35"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30339F">
        <w:trPr>
          <w:trHeight w:val="216"/>
        </w:trPr>
        <w:tc>
          <w:tcPr>
            <w:tcW w:w="9355" w:type="dxa"/>
            <w:shd w:val="clear" w:color="auto" w:fill="FDE9D9" w:themeFill="accent6" w:themeFillTint="33"/>
          </w:tcPr>
          <w:p w14:paraId="4C8733A5" w14:textId="77777777" w:rsidR="00153611" w:rsidRPr="005F4836" w:rsidRDefault="00153611" w:rsidP="0030339F">
            <w:pPr>
              <w:pStyle w:val="NoSpacing"/>
              <w:rPr>
                <w:b/>
                <w:bCs/>
              </w:rPr>
            </w:pPr>
            <w:r>
              <w:rPr>
                <w:b/>
                <w:bCs/>
              </w:rPr>
              <w:t>tlsa</w:t>
            </w:r>
            <w:r w:rsidRPr="005F4836">
              <w:rPr>
                <w:b/>
                <w:bCs/>
              </w:rPr>
              <w:t>_</w:t>
            </w:r>
            <w:r>
              <w:rPr>
                <w:b/>
                <w:bCs/>
              </w:rPr>
              <w:t>Enrollment</w:t>
            </w:r>
          </w:p>
        </w:tc>
      </w:tr>
      <w:tr w:rsidR="00153611" w:rsidRPr="005F4836" w14:paraId="71821EED" w14:textId="77777777" w:rsidTr="0030339F">
        <w:trPr>
          <w:trHeight w:val="216"/>
        </w:trPr>
        <w:tc>
          <w:tcPr>
            <w:tcW w:w="9355" w:type="dxa"/>
          </w:tcPr>
          <w:p w14:paraId="7DB3B05F" w14:textId="77777777" w:rsidR="00153611" w:rsidRPr="00246D5B" w:rsidRDefault="00153611" w:rsidP="0030339F">
            <w:pPr>
              <w:pStyle w:val="NoSpacing"/>
            </w:pPr>
            <w:r w:rsidRPr="00246D5B">
              <w:t>AHAR</w:t>
            </w:r>
          </w:p>
        </w:tc>
      </w:tr>
      <w:tr w:rsidR="00153611" w:rsidRPr="005F4836" w14:paraId="3CFC879F" w14:textId="77777777" w:rsidTr="0030339F">
        <w:trPr>
          <w:trHeight w:val="216"/>
        </w:trPr>
        <w:tc>
          <w:tcPr>
            <w:tcW w:w="9355" w:type="dxa"/>
          </w:tcPr>
          <w:p w14:paraId="27E95206" w14:textId="77777777" w:rsidR="00153611" w:rsidRPr="00246D5B" w:rsidRDefault="00153611" w:rsidP="0030339F">
            <w:pPr>
              <w:pStyle w:val="NoSpacing"/>
            </w:pPr>
            <w:r w:rsidRPr="00845520">
              <w:t>PITOctober</w:t>
            </w:r>
          </w:p>
        </w:tc>
      </w:tr>
      <w:tr w:rsidR="00153611" w:rsidRPr="005F4836" w14:paraId="73F05F4C" w14:textId="77777777" w:rsidTr="0030339F">
        <w:trPr>
          <w:trHeight w:val="216"/>
        </w:trPr>
        <w:tc>
          <w:tcPr>
            <w:tcW w:w="9355" w:type="dxa"/>
          </w:tcPr>
          <w:p w14:paraId="3EEBB7A1" w14:textId="77777777" w:rsidR="00153611" w:rsidRPr="00246D5B" w:rsidRDefault="00153611" w:rsidP="0030339F">
            <w:pPr>
              <w:pStyle w:val="NoSpacing"/>
            </w:pPr>
            <w:r w:rsidRPr="00845520">
              <w:t>PITJanuary</w:t>
            </w:r>
          </w:p>
        </w:tc>
      </w:tr>
      <w:tr w:rsidR="00153611" w:rsidRPr="005F4836" w14:paraId="6D0E13F8" w14:textId="77777777" w:rsidTr="0030339F">
        <w:trPr>
          <w:trHeight w:val="216"/>
        </w:trPr>
        <w:tc>
          <w:tcPr>
            <w:tcW w:w="9355" w:type="dxa"/>
          </w:tcPr>
          <w:p w14:paraId="6784CF35" w14:textId="77777777" w:rsidR="00153611" w:rsidRPr="00246D5B" w:rsidRDefault="00153611" w:rsidP="0030339F">
            <w:pPr>
              <w:pStyle w:val="NoSpacing"/>
            </w:pPr>
            <w:r w:rsidRPr="00845520">
              <w:t>PITApril</w:t>
            </w:r>
          </w:p>
        </w:tc>
      </w:tr>
      <w:tr w:rsidR="00153611" w:rsidRPr="005F4836" w14:paraId="1EA18DF2" w14:textId="77777777" w:rsidTr="0030339F">
        <w:trPr>
          <w:trHeight w:val="216"/>
        </w:trPr>
        <w:tc>
          <w:tcPr>
            <w:tcW w:w="9355" w:type="dxa"/>
          </w:tcPr>
          <w:p w14:paraId="50210AA0" w14:textId="77777777" w:rsidR="00153611" w:rsidRPr="00246D5B" w:rsidRDefault="00153611" w:rsidP="0030339F">
            <w:pPr>
              <w:pStyle w:val="NoSpacing"/>
            </w:pPr>
            <w:r w:rsidRPr="00845520">
              <w:t>PITJuly</w:t>
            </w:r>
          </w:p>
        </w:tc>
      </w:tr>
      <w:tr w:rsidR="00153611" w:rsidRPr="00845520" w14:paraId="44FEE3D2" w14:textId="77777777" w:rsidTr="0030339F">
        <w:trPr>
          <w:trHeight w:val="216"/>
        </w:trPr>
        <w:tc>
          <w:tcPr>
            <w:tcW w:w="9355" w:type="dxa"/>
            <w:shd w:val="clear" w:color="auto" w:fill="FDE9D9" w:themeFill="accent6" w:themeFillTint="33"/>
          </w:tcPr>
          <w:p w14:paraId="36CF2D05" w14:textId="77777777" w:rsidR="00153611" w:rsidRPr="00845520" w:rsidRDefault="00153611" w:rsidP="0030339F">
            <w:pPr>
              <w:pStyle w:val="NoSpacing"/>
              <w:rPr>
                <w:b/>
                <w:bCs/>
              </w:rPr>
            </w:pPr>
            <w:r w:rsidRPr="00845520">
              <w:rPr>
                <w:b/>
                <w:bCs/>
              </w:rPr>
              <w:t>tlsa_HHID</w:t>
            </w:r>
          </w:p>
        </w:tc>
      </w:tr>
      <w:tr w:rsidR="00153611" w:rsidRPr="005F4836" w14:paraId="4409346E" w14:textId="77777777" w:rsidTr="0030339F">
        <w:trPr>
          <w:trHeight w:val="216"/>
        </w:trPr>
        <w:tc>
          <w:tcPr>
            <w:tcW w:w="9355" w:type="dxa"/>
          </w:tcPr>
          <w:p w14:paraId="0176C250" w14:textId="77777777" w:rsidR="00153611" w:rsidRPr="00845520" w:rsidRDefault="00153611" w:rsidP="0030339F">
            <w:pPr>
              <w:pStyle w:val="NoSpacing"/>
            </w:pPr>
            <w:r>
              <w:t>ActiveHHType</w:t>
            </w:r>
          </w:p>
        </w:tc>
      </w:tr>
      <w:tr w:rsidR="00153611" w:rsidRPr="005F4836" w14:paraId="50B37A42" w14:textId="77777777" w:rsidTr="0030339F">
        <w:trPr>
          <w:trHeight w:val="216"/>
        </w:trPr>
        <w:tc>
          <w:tcPr>
            <w:tcW w:w="9355" w:type="dxa"/>
          </w:tcPr>
          <w:p w14:paraId="302D30BC" w14:textId="77777777" w:rsidR="00153611" w:rsidRDefault="00153611" w:rsidP="0030339F">
            <w:pPr>
              <w:pStyle w:val="NoSpacing"/>
            </w:pPr>
            <w:r>
              <w:t>ProjectID</w:t>
            </w:r>
          </w:p>
        </w:tc>
      </w:tr>
      <w:tr w:rsidR="00153611" w:rsidRPr="005F4836" w14:paraId="3531E557" w14:textId="77777777" w:rsidTr="0030339F">
        <w:trPr>
          <w:trHeight w:val="216"/>
        </w:trPr>
        <w:tc>
          <w:tcPr>
            <w:tcW w:w="9355" w:type="dxa"/>
          </w:tcPr>
          <w:p w14:paraId="10660747" w14:textId="0F53B247" w:rsidR="00153611" w:rsidRDefault="00FA6423" w:rsidP="0030339F">
            <w:pPr>
              <w:pStyle w:val="NoSpacing"/>
            </w:pPr>
            <w:r>
              <w:t>LSA</w:t>
            </w:r>
            <w:r w:rsidR="00153611">
              <w:t>ProjectType</w:t>
            </w:r>
          </w:p>
        </w:tc>
      </w:tr>
      <w:tr w:rsidR="00153611" w:rsidRPr="005F4836" w14:paraId="41CE1B91" w14:textId="77777777" w:rsidTr="0030339F">
        <w:trPr>
          <w:trHeight w:val="216"/>
        </w:trPr>
        <w:tc>
          <w:tcPr>
            <w:tcW w:w="9355" w:type="dxa"/>
          </w:tcPr>
          <w:p w14:paraId="56381D6F" w14:textId="77777777" w:rsidR="00153611" w:rsidRPr="00246D5B" w:rsidRDefault="00153611" w:rsidP="0030339F">
            <w:pPr>
              <w:pStyle w:val="NoSpacing"/>
              <w:rPr>
                <w:rFonts w:cstheme="minorHAnsi"/>
              </w:rPr>
            </w:pPr>
            <w:r w:rsidRPr="00246D5B">
              <w:t>HHChronic</w:t>
            </w:r>
          </w:p>
        </w:tc>
      </w:tr>
      <w:tr w:rsidR="00153611" w:rsidRPr="005F4836" w14:paraId="12FA4A29" w14:textId="77777777" w:rsidTr="0030339F">
        <w:trPr>
          <w:trHeight w:val="216"/>
        </w:trPr>
        <w:tc>
          <w:tcPr>
            <w:tcW w:w="9355" w:type="dxa"/>
          </w:tcPr>
          <w:p w14:paraId="1B046744" w14:textId="77777777" w:rsidR="00153611" w:rsidRPr="00845520" w:rsidRDefault="00153611" w:rsidP="0030339F">
            <w:pPr>
              <w:pStyle w:val="NoSpacing"/>
              <w:rPr>
                <w:bCs/>
              </w:rPr>
            </w:pPr>
            <w:r w:rsidRPr="00845520">
              <w:rPr>
                <w:bCs/>
              </w:rPr>
              <w:t>HHVet</w:t>
            </w:r>
          </w:p>
        </w:tc>
      </w:tr>
      <w:tr w:rsidR="00153611" w:rsidRPr="005F4836" w14:paraId="25B5F752" w14:textId="77777777" w:rsidTr="0030339F">
        <w:trPr>
          <w:trHeight w:val="216"/>
        </w:trPr>
        <w:tc>
          <w:tcPr>
            <w:tcW w:w="9355" w:type="dxa"/>
          </w:tcPr>
          <w:p w14:paraId="26FBD20D" w14:textId="77777777" w:rsidR="00153611" w:rsidRPr="00845520" w:rsidRDefault="00153611" w:rsidP="0030339F">
            <w:pPr>
              <w:pStyle w:val="NoSpacing"/>
              <w:rPr>
                <w:bCs/>
              </w:rPr>
            </w:pPr>
            <w:r w:rsidRPr="00845520">
              <w:rPr>
                <w:bCs/>
              </w:rPr>
              <w:t>HHAdultAge</w:t>
            </w:r>
          </w:p>
        </w:tc>
      </w:tr>
      <w:tr w:rsidR="00153611" w:rsidRPr="005F4836" w14:paraId="65321787" w14:textId="77777777" w:rsidTr="0030339F">
        <w:trPr>
          <w:trHeight w:val="216"/>
        </w:trPr>
        <w:tc>
          <w:tcPr>
            <w:tcW w:w="9355" w:type="dxa"/>
          </w:tcPr>
          <w:p w14:paraId="50DDB9EA" w14:textId="77777777" w:rsidR="00153611" w:rsidRPr="00845520" w:rsidRDefault="00153611" w:rsidP="0030339F">
            <w:pPr>
              <w:pStyle w:val="NoSpacing"/>
              <w:rPr>
                <w:bCs/>
              </w:rPr>
            </w:pPr>
            <w:r w:rsidRPr="00845520">
              <w:rPr>
                <w:bCs/>
              </w:rPr>
              <w:t>HHParent</w:t>
            </w:r>
          </w:p>
        </w:tc>
      </w:tr>
      <w:tr w:rsidR="00153611" w:rsidRPr="005F4836" w14:paraId="7B11D963" w14:textId="77777777" w:rsidTr="0030339F">
        <w:trPr>
          <w:trHeight w:val="216"/>
        </w:trPr>
        <w:tc>
          <w:tcPr>
            <w:tcW w:w="9355" w:type="dxa"/>
          </w:tcPr>
          <w:p w14:paraId="4DBD87DC" w14:textId="77777777" w:rsidR="00153611" w:rsidRPr="00845520" w:rsidRDefault="00153611" w:rsidP="0030339F">
            <w:pPr>
              <w:pStyle w:val="NoSpacing"/>
              <w:rPr>
                <w:bCs/>
              </w:rPr>
            </w:pPr>
            <w:r>
              <w:rPr>
                <w:bCs/>
              </w:rPr>
              <w:t>HHFleeingDV</w:t>
            </w:r>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30339F">
        <w:tc>
          <w:tcPr>
            <w:tcW w:w="1435" w:type="dxa"/>
          </w:tcPr>
          <w:p w14:paraId="4F9F6D0E" w14:textId="77777777" w:rsidR="00153611" w:rsidRPr="003A0FA0" w:rsidRDefault="00153611" w:rsidP="0030339F">
            <w:pPr>
              <w:pStyle w:val="NoSpacing"/>
            </w:pPr>
            <w:r w:rsidRPr="00845520">
              <w:rPr>
                <w:b/>
                <w:bCs/>
              </w:rPr>
              <w:t>Value</w:t>
            </w:r>
          </w:p>
        </w:tc>
        <w:tc>
          <w:tcPr>
            <w:tcW w:w="7915" w:type="dxa"/>
          </w:tcPr>
          <w:p w14:paraId="322780D6" w14:textId="77777777" w:rsidR="00153611" w:rsidRPr="003A0FA0" w:rsidRDefault="00153611" w:rsidP="0030339F">
            <w:pPr>
              <w:pStyle w:val="NoSpacing"/>
            </w:pPr>
            <w:r>
              <w:t xml:space="preserve">Count of distinct </w:t>
            </w:r>
            <w:r w:rsidRPr="00845520">
              <w:rPr>
                <w:b/>
                <w:bCs/>
              </w:rPr>
              <w:t>PersonalIDs</w:t>
            </w:r>
            <w:r>
              <w:t xml:space="preserve"> in tlsa_Enrollment</w:t>
            </w:r>
          </w:p>
        </w:tc>
      </w:tr>
      <w:tr w:rsidR="00153611" w:rsidRPr="003A0FA0" w14:paraId="530D6393" w14:textId="77777777" w:rsidTr="0030339F">
        <w:tc>
          <w:tcPr>
            <w:tcW w:w="1435" w:type="dxa"/>
          </w:tcPr>
          <w:p w14:paraId="2F4D2B24" w14:textId="77777777" w:rsidR="00153611" w:rsidRPr="00845520" w:rsidRDefault="00153611" w:rsidP="0030339F">
            <w:pPr>
              <w:pStyle w:val="NoSpacing"/>
              <w:rPr>
                <w:b/>
                <w:bCs/>
              </w:rPr>
            </w:pPr>
            <w:r w:rsidRPr="00845520">
              <w:rPr>
                <w:b/>
                <w:bCs/>
              </w:rPr>
              <w:t>Cohort</w:t>
            </w:r>
          </w:p>
        </w:tc>
        <w:tc>
          <w:tcPr>
            <w:tcW w:w="7915" w:type="dxa"/>
          </w:tcPr>
          <w:p w14:paraId="3E7CC138" w14:textId="77777777" w:rsidR="00153611" w:rsidRPr="003A0FA0" w:rsidRDefault="00153611" w:rsidP="0030339F">
            <w:pPr>
              <w:pStyle w:val="NoSpacing"/>
            </w:pPr>
            <w:r>
              <w:t>1, 10, 11, 12, 13 (see section 9.2)</w:t>
            </w:r>
          </w:p>
        </w:tc>
      </w:tr>
      <w:tr w:rsidR="00153611" w:rsidRPr="003A0FA0" w14:paraId="31CCD23B" w14:textId="77777777" w:rsidTr="0030339F">
        <w:tc>
          <w:tcPr>
            <w:tcW w:w="1435" w:type="dxa"/>
          </w:tcPr>
          <w:p w14:paraId="43B1DD43" w14:textId="77777777" w:rsidR="00153611" w:rsidRPr="00845520" w:rsidRDefault="00153611" w:rsidP="0030339F">
            <w:pPr>
              <w:pStyle w:val="NoSpacing"/>
              <w:rPr>
                <w:b/>
                <w:bCs/>
              </w:rPr>
            </w:pPr>
            <w:r w:rsidRPr="00845520">
              <w:rPr>
                <w:b/>
                <w:bCs/>
              </w:rPr>
              <w:t>Universe</w:t>
            </w:r>
          </w:p>
        </w:tc>
        <w:tc>
          <w:tcPr>
            <w:tcW w:w="7915" w:type="dxa"/>
          </w:tcPr>
          <w:p w14:paraId="19822B88" w14:textId="77777777" w:rsidR="00153611" w:rsidRPr="003A0FA0" w:rsidRDefault="00153611" w:rsidP="0030339F">
            <w:pPr>
              <w:pStyle w:val="NoSpacing"/>
            </w:pPr>
            <w:r>
              <w:t xml:space="preserve">See below </w:t>
            </w:r>
          </w:p>
        </w:tc>
      </w:tr>
      <w:tr w:rsidR="00153611" w:rsidRPr="003A0FA0" w14:paraId="4EB63122" w14:textId="77777777" w:rsidTr="0030339F">
        <w:tc>
          <w:tcPr>
            <w:tcW w:w="1435" w:type="dxa"/>
          </w:tcPr>
          <w:p w14:paraId="19A9E266" w14:textId="77777777" w:rsidR="00153611" w:rsidRPr="003A0FA0" w:rsidRDefault="00153611" w:rsidP="0030339F">
            <w:pPr>
              <w:pStyle w:val="NoSpacing"/>
            </w:pPr>
            <w:r w:rsidRPr="00845520">
              <w:rPr>
                <w:b/>
                <w:bCs/>
              </w:rPr>
              <w:t>HHType</w:t>
            </w:r>
          </w:p>
        </w:tc>
        <w:tc>
          <w:tcPr>
            <w:tcW w:w="7915" w:type="dxa"/>
          </w:tcPr>
          <w:p w14:paraId="255F290A" w14:textId="77777777" w:rsidR="00153611" w:rsidRPr="003A0FA0" w:rsidRDefault="00153611" w:rsidP="0030339F">
            <w:pPr>
              <w:pStyle w:val="NoSpacing"/>
            </w:pPr>
            <w:r>
              <w:t>See below</w:t>
            </w:r>
          </w:p>
        </w:tc>
      </w:tr>
      <w:tr w:rsidR="00153611" w:rsidRPr="003A0FA0" w14:paraId="1F3637E0" w14:textId="77777777" w:rsidTr="0030339F">
        <w:tc>
          <w:tcPr>
            <w:tcW w:w="1435" w:type="dxa"/>
          </w:tcPr>
          <w:p w14:paraId="3E87D0A6" w14:textId="77777777" w:rsidR="00153611" w:rsidRPr="003A0FA0" w:rsidRDefault="00153611" w:rsidP="0030339F">
            <w:pPr>
              <w:pStyle w:val="NoSpacing"/>
            </w:pPr>
            <w:r w:rsidRPr="00845520">
              <w:rPr>
                <w:b/>
                <w:bCs/>
              </w:rPr>
              <w:t>Population</w:t>
            </w:r>
          </w:p>
        </w:tc>
        <w:tc>
          <w:tcPr>
            <w:tcW w:w="7915" w:type="dxa"/>
          </w:tcPr>
          <w:p w14:paraId="7B5C4E56" w14:textId="77777777" w:rsidR="00153611" w:rsidRPr="003A0FA0" w:rsidRDefault="00153611" w:rsidP="0030339F">
            <w:pPr>
              <w:pStyle w:val="NoSpacing"/>
            </w:pPr>
            <w:r>
              <w:t>See below</w:t>
            </w:r>
          </w:p>
        </w:tc>
      </w:tr>
      <w:tr w:rsidR="00153611" w:rsidRPr="003A0FA0" w14:paraId="175DAA81" w14:textId="77777777" w:rsidTr="0030339F">
        <w:tc>
          <w:tcPr>
            <w:tcW w:w="1435" w:type="dxa"/>
          </w:tcPr>
          <w:p w14:paraId="7E0A3EF3" w14:textId="77777777" w:rsidR="00153611" w:rsidRPr="00845520" w:rsidRDefault="00153611" w:rsidP="0030339F">
            <w:pPr>
              <w:pStyle w:val="NoSpacing"/>
              <w:rPr>
                <w:b/>
                <w:bCs/>
              </w:rPr>
            </w:pPr>
            <w:r w:rsidRPr="00845520">
              <w:rPr>
                <w:b/>
                <w:bCs/>
              </w:rPr>
              <w:t>SystemPath</w:t>
            </w:r>
          </w:p>
        </w:tc>
        <w:tc>
          <w:tcPr>
            <w:tcW w:w="7915" w:type="dxa"/>
          </w:tcPr>
          <w:p w14:paraId="6A1DE16B" w14:textId="77777777" w:rsidR="00153611" w:rsidRPr="003A0FA0" w:rsidRDefault="00153611" w:rsidP="0030339F">
            <w:pPr>
              <w:pStyle w:val="NoSpacing"/>
            </w:pPr>
            <w:r>
              <w:t>-1</w:t>
            </w:r>
          </w:p>
        </w:tc>
      </w:tr>
      <w:tr w:rsidR="00153611" w:rsidRPr="003A0FA0" w14:paraId="75B6A76D" w14:textId="77777777" w:rsidTr="0030339F">
        <w:tc>
          <w:tcPr>
            <w:tcW w:w="1435" w:type="dxa"/>
          </w:tcPr>
          <w:p w14:paraId="7F62C82A" w14:textId="77777777" w:rsidR="00153611" w:rsidRPr="00845520" w:rsidRDefault="00153611" w:rsidP="0030339F">
            <w:pPr>
              <w:pStyle w:val="NoSpacing"/>
              <w:rPr>
                <w:b/>
                <w:bCs/>
              </w:rPr>
            </w:pPr>
            <w:r w:rsidRPr="00845520">
              <w:rPr>
                <w:b/>
                <w:bCs/>
              </w:rPr>
              <w:t>ProjectID</w:t>
            </w:r>
          </w:p>
        </w:tc>
        <w:tc>
          <w:tcPr>
            <w:tcW w:w="7915" w:type="dxa"/>
          </w:tcPr>
          <w:p w14:paraId="0BA5E108" w14:textId="77777777" w:rsidR="00153611" w:rsidRPr="003A0FA0" w:rsidRDefault="00153611" w:rsidP="0030339F">
            <w:pPr>
              <w:pStyle w:val="NoSpacing"/>
            </w:pPr>
            <w:r>
              <w:t>See below</w:t>
            </w:r>
          </w:p>
        </w:tc>
      </w:tr>
      <w:tr w:rsidR="00153611" w:rsidRPr="003A0FA0" w14:paraId="4641E78A" w14:textId="77777777" w:rsidTr="0030339F">
        <w:tc>
          <w:tcPr>
            <w:tcW w:w="1435" w:type="dxa"/>
          </w:tcPr>
          <w:p w14:paraId="7B41F149" w14:textId="77777777" w:rsidR="00153611" w:rsidRPr="003A0FA0" w:rsidRDefault="00153611" w:rsidP="0030339F">
            <w:pPr>
              <w:pStyle w:val="NoSpacing"/>
            </w:pPr>
            <w:r w:rsidRPr="00845520">
              <w:rPr>
                <w:b/>
                <w:bCs/>
              </w:rPr>
              <w:t>ReportRow</w:t>
            </w:r>
          </w:p>
        </w:tc>
        <w:tc>
          <w:tcPr>
            <w:tcW w:w="7915" w:type="dxa"/>
          </w:tcPr>
          <w:p w14:paraId="2BD284EB" w14:textId="3858C429" w:rsidR="00153611" w:rsidRPr="003A0FA0" w:rsidRDefault="00802EE6" w:rsidP="0030339F">
            <w:pPr>
              <w:pStyle w:val="NoSpacing"/>
            </w:pPr>
            <w:r>
              <w:t>55</w:t>
            </w:r>
          </w:p>
        </w:tc>
      </w:tr>
      <w:tr w:rsidR="00153611" w:rsidRPr="003A0FA0" w14:paraId="02FF755D" w14:textId="77777777" w:rsidTr="0030339F">
        <w:tc>
          <w:tcPr>
            <w:tcW w:w="1435" w:type="dxa"/>
          </w:tcPr>
          <w:p w14:paraId="695C6D80" w14:textId="77777777" w:rsidR="00153611" w:rsidRPr="003A0FA0" w:rsidRDefault="00153611" w:rsidP="0030339F">
            <w:pPr>
              <w:pStyle w:val="NoSpacing"/>
            </w:pPr>
            <w:r w:rsidRPr="003A0FA0">
              <w:t>ReportID</w:t>
            </w:r>
          </w:p>
        </w:tc>
        <w:tc>
          <w:tcPr>
            <w:tcW w:w="7915" w:type="dxa"/>
          </w:tcPr>
          <w:p w14:paraId="19E1B593" w14:textId="77777777" w:rsidR="00153611" w:rsidRPr="003A0FA0" w:rsidRDefault="00153611" w:rsidP="0030339F">
            <w:pPr>
              <w:pStyle w:val="NoSpacing"/>
            </w:pPr>
            <w:r>
              <w:t>Must match LSAReport.</w:t>
            </w:r>
            <w:r w:rsidRPr="00845520">
              <w:rPr>
                <w:b/>
                <w:bCs/>
              </w:rPr>
              <w:t>ReportID</w:t>
            </w:r>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30339F">
            <w:pPr>
              <w:pStyle w:val="NoSpacing"/>
            </w:pPr>
            <w:r>
              <w:t>Cohort</w:t>
            </w:r>
          </w:p>
        </w:tc>
        <w:tc>
          <w:tcPr>
            <w:tcW w:w="5061" w:type="dxa"/>
          </w:tcPr>
          <w:p w14:paraId="0F4A8573" w14:textId="77777777" w:rsidR="00153611"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153611" w:rsidRPr="00845520" w14:paraId="2AD9255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30339F">
            <w:pPr>
              <w:pStyle w:val="NoSpacing"/>
              <w:rPr>
                <w:u w:val="single"/>
              </w:rPr>
            </w:pPr>
            <w:r w:rsidRPr="00271EB6">
              <w:t>1</w:t>
            </w:r>
          </w:p>
        </w:tc>
        <w:tc>
          <w:tcPr>
            <w:tcW w:w="5061" w:type="dxa"/>
          </w:tcPr>
          <w:p w14:paraId="1790D8C8"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30339F">
            <w:pPr>
              <w:pStyle w:val="NoSpacing"/>
            </w:pPr>
            <w:r w:rsidRPr="00271EB6">
              <w:t>10</w:t>
            </w:r>
          </w:p>
        </w:tc>
        <w:tc>
          <w:tcPr>
            <w:tcW w:w="5061" w:type="dxa"/>
          </w:tcPr>
          <w:p w14:paraId="4DC3A3D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153611" w14:paraId="5759320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30339F">
            <w:pPr>
              <w:pStyle w:val="NoSpacing"/>
            </w:pPr>
            <w:r w:rsidRPr="00271EB6">
              <w:t>11</w:t>
            </w:r>
          </w:p>
        </w:tc>
        <w:tc>
          <w:tcPr>
            <w:tcW w:w="5061" w:type="dxa"/>
          </w:tcPr>
          <w:p w14:paraId="366B8EFC"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153611" w14:paraId="7E4BF0E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30339F">
            <w:pPr>
              <w:pStyle w:val="NoSpacing"/>
            </w:pPr>
            <w:r w:rsidRPr="00271EB6">
              <w:t>12</w:t>
            </w:r>
          </w:p>
        </w:tc>
        <w:tc>
          <w:tcPr>
            <w:tcW w:w="5061" w:type="dxa"/>
          </w:tcPr>
          <w:p w14:paraId="4AB78A9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153611" w14:paraId="1C45DA0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30339F">
            <w:pPr>
              <w:pStyle w:val="NoSpacing"/>
            </w:pPr>
            <w:r w:rsidRPr="00271EB6">
              <w:t>13</w:t>
            </w:r>
          </w:p>
        </w:tc>
        <w:tc>
          <w:tcPr>
            <w:tcW w:w="5061" w:type="dxa"/>
          </w:tcPr>
          <w:p w14:paraId="35C6876B"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3EC932CD" w14:textId="77777777" w:rsidR="00153611" w:rsidRDefault="00153611" w:rsidP="00153611">
      <w:pPr>
        <w:pStyle w:val="Heading4"/>
      </w:pPr>
      <w:r>
        <w:t>Universe and ProjectID</w:t>
      </w:r>
    </w:p>
    <w:p w14:paraId="47AEC587" w14:textId="0623013D" w:rsidR="00153611" w:rsidRPr="00845520" w:rsidRDefault="00153611" w:rsidP="00153611">
      <w:r>
        <w:t>Report row</w:t>
      </w:r>
      <w:r w:rsidR="00F83FA1">
        <w:t xml:space="preserve"> 55 is </w:t>
      </w:r>
      <w:r>
        <w:t xml:space="preserve">required for each of the following </w:t>
      </w:r>
      <w:r w:rsidRPr="00845520">
        <w:rPr>
          <w:b/>
          <w:bCs/>
        </w:rPr>
        <w:t>Universe</w:t>
      </w:r>
      <w:r>
        <w:t xml:space="preserve"> values grouped by cohort, household type, and population</w:t>
      </w:r>
      <w:r w:rsidR="009B4418">
        <w:t xml:space="preserve">. </w:t>
      </w:r>
      <w:r>
        <w:t>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30339F">
            <w:pPr>
              <w:pStyle w:val="NoSpacing"/>
            </w:pPr>
            <w:r w:rsidRPr="00BF3C9C">
              <w:t>Universe</w:t>
            </w:r>
          </w:p>
        </w:tc>
        <w:tc>
          <w:tcPr>
            <w:tcW w:w="2071" w:type="dxa"/>
          </w:tcPr>
          <w:p w14:paraId="2A92583D"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30339F">
            <w:pPr>
              <w:pStyle w:val="NoSpacing"/>
            </w:pPr>
            <w:r>
              <w:t>10 = Project-level</w:t>
            </w:r>
          </w:p>
        </w:tc>
        <w:tc>
          <w:tcPr>
            <w:tcW w:w="2071" w:type="dxa"/>
          </w:tcPr>
          <w:p w14:paraId="5D6CBF0E"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FEA6583" w14:textId="77777777"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30339F">
            <w:pPr>
              <w:pStyle w:val="NoSpacing"/>
            </w:pPr>
            <w:r>
              <w:t>11=ES project type</w:t>
            </w:r>
          </w:p>
        </w:tc>
        <w:tc>
          <w:tcPr>
            <w:tcW w:w="2071" w:type="dxa"/>
          </w:tcPr>
          <w:p w14:paraId="753A3B6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61C435CB" w:rsidR="00153611" w:rsidRPr="00303D05"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sidR="00FA6423">
              <w:rPr>
                <w:b/>
                <w:bCs/>
              </w:rPr>
              <w:t>LSA</w:t>
            </w:r>
            <w:r w:rsidR="00FA6423" w:rsidRPr="00845520">
              <w:rPr>
                <w:b/>
                <w:bCs/>
              </w:rPr>
              <w:t>ProjectType</w:t>
            </w:r>
            <w:r w:rsidR="00FA6423">
              <w:t xml:space="preserve"> in (0,1)</w:t>
            </w:r>
          </w:p>
        </w:tc>
      </w:tr>
      <w:tr w:rsidR="00153611" w:rsidRPr="00BF3C9C" w14:paraId="47B4FBA7"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30339F">
            <w:pPr>
              <w:pStyle w:val="NoSpacing"/>
            </w:pPr>
            <w:r>
              <w:t>12=SH project type</w:t>
            </w:r>
          </w:p>
        </w:tc>
        <w:tc>
          <w:tcPr>
            <w:tcW w:w="2071" w:type="dxa"/>
          </w:tcPr>
          <w:p w14:paraId="6F3046BE"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3F5084F0"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8</w:t>
            </w:r>
          </w:p>
        </w:tc>
      </w:tr>
      <w:tr w:rsidR="00153611" w:rsidRPr="00BF3C9C" w14:paraId="23FBD5E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30339F">
            <w:pPr>
              <w:pStyle w:val="NoSpacing"/>
            </w:pPr>
            <w:r>
              <w:t>13=TH project type</w:t>
            </w:r>
          </w:p>
        </w:tc>
        <w:tc>
          <w:tcPr>
            <w:tcW w:w="2071" w:type="dxa"/>
          </w:tcPr>
          <w:p w14:paraId="473FD7C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0F08BD03"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t xml:space="preserve"> = 2</w:t>
            </w:r>
          </w:p>
        </w:tc>
      </w:tr>
      <w:tr w:rsidR="00153611" w:rsidRPr="00BF3C9C" w14:paraId="63156F6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30339F">
            <w:pPr>
              <w:pStyle w:val="NoSpacing"/>
            </w:pPr>
            <w:r>
              <w:t xml:space="preserve">14=Housed in RRH </w:t>
            </w:r>
          </w:p>
        </w:tc>
        <w:tc>
          <w:tcPr>
            <w:tcW w:w="2071" w:type="dxa"/>
          </w:tcPr>
          <w:p w14:paraId="2F721F5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5D47DD0D"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13</w:t>
            </w:r>
          </w:p>
        </w:tc>
      </w:tr>
      <w:tr w:rsidR="00153611" w:rsidRPr="00BF3C9C" w14:paraId="6D49070C"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30339F">
            <w:pPr>
              <w:pStyle w:val="NoSpacing"/>
            </w:pPr>
            <w:r>
              <w:t xml:space="preserve">15=Housed in PSH </w:t>
            </w:r>
          </w:p>
        </w:tc>
        <w:tc>
          <w:tcPr>
            <w:tcW w:w="2071" w:type="dxa"/>
          </w:tcPr>
          <w:p w14:paraId="3CF9AC0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28F82812"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rsidR="00FA6423">
              <w:t xml:space="preserve"> </w:t>
            </w:r>
            <w:r>
              <w:t xml:space="preserve">= </w:t>
            </w:r>
            <w:r w:rsidR="005E4F87">
              <w:t>3</w:t>
            </w:r>
          </w:p>
        </w:tc>
      </w:tr>
      <w:tr w:rsidR="00153611" w:rsidRPr="00BF3C9C" w14:paraId="237C9A7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30339F">
            <w:pPr>
              <w:pStyle w:val="NoSpacing"/>
            </w:pPr>
            <w:r>
              <w:t>16=ES/SH/TH unduplicated</w:t>
            </w:r>
          </w:p>
        </w:tc>
        <w:tc>
          <w:tcPr>
            <w:tcW w:w="2071" w:type="dxa"/>
          </w:tcPr>
          <w:p w14:paraId="134081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326070A"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in (</w:t>
            </w:r>
            <w:r w:rsidR="00FA6423">
              <w:t>0,</w:t>
            </w:r>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30339F">
            <w:pPr>
              <w:pStyle w:val="NoSpacing"/>
            </w:pPr>
            <w:r w:rsidRPr="00845520">
              <w:t>ID</w:t>
            </w:r>
          </w:p>
        </w:tc>
        <w:tc>
          <w:tcPr>
            <w:tcW w:w="3498" w:type="dxa"/>
          </w:tcPr>
          <w:p w14:paraId="11F5B8A1"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845520">
              <w:rPr>
                <w:bCs w:val="0"/>
              </w:rPr>
              <w:t>HHType</w:t>
            </w:r>
          </w:p>
        </w:tc>
        <w:tc>
          <w:tcPr>
            <w:tcW w:w="4325" w:type="dxa"/>
          </w:tcPr>
          <w:p w14:paraId="3B1703FB"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30339F">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bCs/>
              </w:rPr>
              <w:t>tlsa_Person.</w:t>
            </w:r>
            <w:r w:rsidRPr="00845520">
              <w:rPr>
                <w:rFonts w:ascii="Calibri" w:hAnsi="Calibri" w:cs="Calibri"/>
                <w:b/>
                <w:bCs/>
                <w:color w:val="000000"/>
              </w:rPr>
              <w:t>VetStatus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30339F">
            <w:pPr>
              <w:pStyle w:val="NoSpacing"/>
            </w:pPr>
            <w:r w:rsidRPr="00845520">
              <w:t>53</w:t>
            </w:r>
          </w:p>
        </w:tc>
        <w:tc>
          <w:tcPr>
            <w:tcW w:w="3498" w:type="dxa"/>
            <w:vAlign w:val="center"/>
          </w:tcPr>
          <w:p w14:paraId="4EB2A79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912" w:type="dxa"/>
            <w:vAlign w:val="center"/>
          </w:tcPr>
          <w:p w14:paraId="36D33015"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tlsa_Person.</w:t>
            </w:r>
            <w:r w:rsidRPr="00845520">
              <w:rPr>
                <w:rFonts w:ascii="Calibri" w:hAnsi="Calibri" w:cs="Calibri"/>
                <w:b/>
                <w:bCs/>
                <w:color w:val="000000"/>
              </w:rPr>
              <w:t>DisabilityStatus</w:t>
            </w:r>
            <w:r w:rsidRPr="00845520">
              <w:rPr>
                <w:rFonts w:ascii="Calibri" w:hAnsi="Calibri" w:cs="Calibri"/>
                <w:color w:val="000000"/>
              </w:rPr>
              <w:t xml:space="preserve"> = 1 and </w:t>
            </w:r>
          </w:p>
          <w:p w14:paraId="1268AA0A"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CHTime</w:t>
            </w:r>
            <w:r w:rsidRPr="00845520">
              <w:rPr>
                <w:rFonts w:ascii="Calibri" w:hAnsi="Calibri" w:cs="Calibri"/>
                <w:color w:val="000000"/>
              </w:rPr>
              <w:t xml:space="preserve"> = 365 and </w:t>
            </w:r>
            <w:r w:rsidRPr="00845520">
              <w:rPr>
                <w:rFonts w:ascii="Calibri" w:hAnsi="Calibri" w:cs="Calibri"/>
                <w:b/>
                <w:bCs/>
                <w:color w:val="000000"/>
              </w:rPr>
              <w:t>CHTimeStatus</w:t>
            </w:r>
            <w:r w:rsidRPr="00845520">
              <w:rPr>
                <w:rFonts w:ascii="Calibri" w:hAnsi="Calibri" w:cs="Calibri"/>
                <w:color w:val="000000"/>
              </w:rPr>
              <w:t xml:space="preserve"> in (1,2); or </w:t>
            </w:r>
          </w:p>
          <w:p w14:paraId="54500F68"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ascii="Calibri" w:hAnsi="Calibri" w:cs="Calibri"/>
                <w:b/>
                <w:bCs/>
                <w:color w:val="000000"/>
              </w:rPr>
              <w:t>CHTime</w:t>
            </w:r>
            <w:r w:rsidRPr="00845520">
              <w:rPr>
                <w:rFonts w:ascii="Calibri" w:hAnsi="Calibri" w:cs="Calibri"/>
                <w:color w:val="000000"/>
              </w:rPr>
              <w:t xml:space="preserve"> = 400 and </w:t>
            </w:r>
            <w:r w:rsidRPr="00845520">
              <w:rPr>
                <w:rFonts w:ascii="Calibri" w:hAnsi="Calibri" w:cs="Calibri"/>
                <w:b/>
                <w:bCs/>
                <w:color w:val="000000"/>
              </w:rPr>
              <w:t>CHTimeStatus</w:t>
            </w:r>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557D8645" w:rsidR="00153611" w:rsidRPr="00845520" w:rsidRDefault="00F1717A" w:rsidP="0030339F">
            <w:pPr>
              <w:pStyle w:val="NoSpacing"/>
              <w:rPr>
                <w:rFonts w:ascii="Calibri" w:hAnsi="Calibri" w:cs="Calibri"/>
                <w:bCs w:val="0"/>
              </w:rPr>
            </w:pPr>
            <w:r>
              <w:rPr>
                <w:rFonts w:ascii="Calibri" w:hAnsi="Calibri" w:cs="Calibri"/>
                <w:bCs w:val="0"/>
              </w:rPr>
              <w:t>1190</w:t>
            </w:r>
          </w:p>
        </w:tc>
        <w:tc>
          <w:tcPr>
            <w:tcW w:w="3498" w:type="dxa"/>
            <w:vAlign w:val="center"/>
          </w:tcPr>
          <w:p w14:paraId="4EF0DC51"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1D982BA1"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4B94F562" w:rsidR="00153611" w:rsidRPr="00845520" w:rsidRDefault="004D1D0B" w:rsidP="0030339F">
            <w:pPr>
              <w:pStyle w:val="NoSpacing"/>
              <w:rPr>
                <w:rFonts w:ascii="Calibri" w:hAnsi="Calibri" w:cs="Calibri"/>
                <w:bCs w:val="0"/>
              </w:rPr>
            </w:pPr>
            <w:r>
              <w:rPr>
                <w:rFonts w:ascii="Calibri" w:hAnsi="Calibri" w:cs="Calibri"/>
                <w:bCs w:val="0"/>
                <w:color w:val="000000"/>
              </w:rPr>
              <w:t>1191</w:t>
            </w:r>
          </w:p>
        </w:tc>
        <w:tc>
          <w:tcPr>
            <w:tcW w:w="3498" w:type="dxa"/>
            <w:vAlign w:val="center"/>
          </w:tcPr>
          <w:p w14:paraId="6D3E9E12"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2C969528" w:rsidR="00153611" w:rsidRPr="00845520" w:rsidRDefault="004D1D0B" w:rsidP="0030339F">
            <w:pPr>
              <w:pStyle w:val="NoSpacing"/>
              <w:rPr>
                <w:rFonts w:ascii="Calibri" w:hAnsi="Calibri" w:cs="Calibri"/>
                <w:bCs w:val="0"/>
                <w:color w:val="000000"/>
              </w:rPr>
            </w:pPr>
            <w:r>
              <w:rPr>
                <w:rFonts w:ascii="Calibri" w:hAnsi="Calibri" w:cs="Calibri"/>
                <w:bCs w:val="0"/>
              </w:rPr>
              <w:t>1290</w:t>
            </w:r>
          </w:p>
        </w:tc>
        <w:tc>
          <w:tcPr>
            <w:tcW w:w="3498" w:type="dxa"/>
            <w:vAlign w:val="center"/>
          </w:tcPr>
          <w:p w14:paraId="6BB2736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1CE852B"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27E4F03B" w:rsidR="00153611" w:rsidRPr="00845520" w:rsidRDefault="004D1D0B" w:rsidP="0030339F">
            <w:pPr>
              <w:pStyle w:val="NoSpacing"/>
              <w:rPr>
                <w:rFonts w:ascii="Calibri" w:hAnsi="Calibri" w:cs="Calibri"/>
                <w:bCs w:val="0"/>
              </w:rPr>
            </w:pPr>
            <w:r>
              <w:rPr>
                <w:rFonts w:ascii="Calibri" w:hAnsi="Calibri" w:cs="Calibri"/>
                <w:bCs w:val="0"/>
                <w:color w:val="000000"/>
              </w:rPr>
              <w:t>1291</w:t>
            </w:r>
          </w:p>
        </w:tc>
        <w:tc>
          <w:tcPr>
            <w:tcW w:w="3498" w:type="dxa"/>
            <w:vAlign w:val="center"/>
          </w:tcPr>
          <w:p w14:paraId="55F4AF2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bl>
    <w:p w14:paraId="76AFBEB4" w14:textId="14E0D2F7" w:rsidR="00153611" w:rsidRDefault="00153611" w:rsidP="00153611">
      <w:r>
        <w:t>For counts by project type (</w:t>
      </w:r>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D749B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30339F">
            <w:pPr>
              <w:pStyle w:val="NoSpacing"/>
            </w:pPr>
            <w:r w:rsidRPr="001B77FD">
              <w:t>ID</w:t>
            </w:r>
          </w:p>
        </w:tc>
        <w:tc>
          <w:tcPr>
            <w:tcW w:w="3184" w:type="dxa"/>
          </w:tcPr>
          <w:p w14:paraId="165A7924" w14:textId="77777777" w:rsidR="00153611" w:rsidRPr="001B77FD"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1024" w:type="dxa"/>
          </w:tcPr>
          <w:p w14:paraId="27E62190"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EF53A9">
              <w:rPr>
                <w:bCs w:val="0"/>
              </w:rPr>
              <w:t>HHType</w:t>
            </w:r>
          </w:p>
        </w:tc>
        <w:tc>
          <w:tcPr>
            <w:tcW w:w="4125" w:type="dxa"/>
          </w:tcPr>
          <w:p w14:paraId="42A24FBA"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30339F">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1024" w:type="dxa"/>
            <w:vAlign w:val="center"/>
          </w:tcPr>
          <w:p w14:paraId="0676917D"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bCs/>
              </w:rPr>
              <w:t>tlsa_Person.</w:t>
            </w:r>
            <w:r w:rsidRPr="00660AB8">
              <w:rPr>
                <w:rFonts w:ascii="Calibri" w:hAnsi="Calibri" w:cs="Calibri"/>
                <w:b/>
                <w:bCs/>
                <w:color w:val="000000"/>
              </w:rPr>
              <w:t>VetStatus = 1</w:t>
            </w:r>
          </w:p>
        </w:tc>
      </w:tr>
      <w:tr w:rsidR="00153611" w:rsidRPr="00660AB8" w14:paraId="4CEF133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30339F">
            <w:pPr>
              <w:pStyle w:val="NoSpacing"/>
            </w:pPr>
            <w:r w:rsidRPr="00660AB8">
              <w:t>51</w:t>
            </w:r>
          </w:p>
        </w:tc>
        <w:tc>
          <w:tcPr>
            <w:tcW w:w="3184" w:type="dxa"/>
            <w:vAlign w:val="center"/>
          </w:tcPr>
          <w:p w14:paraId="08A3D63A"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1024" w:type="dxa"/>
            <w:vAlign w:val="center"/>
          </w:tcPr>
          <w:p w14:paraId="105E2FF6"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81B996F"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theme="minorHAnsi"/>
                <w:color w:val="000000"/>
              </w:rPr>
              <w:t>tlsa_HHID.</w:t>
            </w:r>
            <w:r w:rsidRPr="00660AB8">
              <w:rPr>
                <w:rFonts w:ascii="Calibri" w:hAnsi="Calibri" w:cstheme="minorHAnsi"/>
                <w:b/>
                <w:bCs/>
                <w:color w:val="000000"/>
              </w:rPr>
              <w:t>HHParent</w:t>
            </w:r>
            <w:r w:rsidRPr="00660AB8">
              <w:rPr>
                <w:rFonts w:ascii="Calibri" w:hAnsi="Calibri" w:cstheme="minorHAnsi"/>
                <w:color w:val="000000"/>
              </w:rPr>
              <w:t xml:space="preserve"> = 1 and tlsa_HHID.</w:t>
            </w:r>
            <w:r w:rsidRPr="00660AB8">
              <w:rPr>
                <w:rFonts w:ascii="Calibri" w:hAnsi="Calibri" w:cs="Calibri"/>
                <w:b/>
                <w:bCs/>
                <w:color w:val="000000"/>
              </w:rPr>
              <w:t>HHAdultAge</w:t>
            </w:r>
            <w:r w:rsidRPr="00660AB8">
              <w:rPr>
                <w:rFonts w:ascii="Calibri" w:hAnsi="Calibri" w:cs="Calibri"/>
                <w:color w:val="000000"/>
              </w:rPr>
              <w:t xml:space="preserve"> in (18,24) </w:t>
            </w:r>
          </w:p>
        </w:tc>
      </w:tr>
      <w:tr w:rsidR="00153611" w:rsidRPr="00660AB8" w14:paraId="6C482020"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30339F">
            <w:pPr>
              <w:pStyle w:val="NoSpacing"/>
            </w:pPr>
            <w:r w:rsidRPr="00660AB8">
              <w:lastRenderedPageBreak/>
              <w:t>52</w:t>
            </w:r>
          </w:p>
        </w:tc>
        <w:tc>
          <w:tcPr>
            <w:tcW w:w="3184" w:type="dxa"/>
            <w:vAlign w:val="center"/>
          </w:tcPr>
          <w:p w14:paraId="370B6E0C"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1024" w:type="dxa"/>
            <w:vAlign w:val="center"/>
          </w:tcPr>
          <w:p w14:paraId="4C8988D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0094DCBE"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tlsa_HHID.</w:t>
            </w:r>
            <w:r w:rsidRPr="00660AB8">
              <w:rPr>
                <w:rFonts w:ascii="Calibri" w:hAnsi="Calibri" w:cs="Calibri"/>
                <w:b/>
                <w:bCs/>
                <w:color w:val="000000"/>
              </w:rPr>
              <w:t>HHParent</w:t>
            </w:r>
            <w:r w:rsidRPr="00660AB8">
              <w:rPr>
                <w:rFonts w:ascii="Calibri" w:hAnsi="Calibri" w:cs="Calibri"/>
                <w:color w:val="000000"/>
              </w:rPr>
              <w:t xml:space="preserve"> = 1 </w:t>
            </w:r>
          </w:p>
        </w:tc>
      </w:tr>
      <w:tr w:rsidR="00153611" w:rsidRPr="00660AB8" w14:paraId="550DBEA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30339F">
            <w:pPr>
              <w:pStyle w:val="NoSpacing"/>
            </w:pPr>
            <w:r w:rsidRPr="00660AB8">
              <w:t>53</w:t>
            </w:r>
          </w:p>
        </w:tc>
        <w:tc>
          <w:tcPr>
            <w:tcW w:w="3184" w:type="dxa"/>
            <w:vAlign w:val="center"/>
          </w:tcPr>
          <w:p w14:paraId="344C4C4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1024" w:type="dxa"/>
            <w:vAlign w:val="center"/>
          </w:tcPr>
          <w:p w14:paraId="6E17561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color w:val="000000"/>
              </w:rPr>
              <w:t>tlsa_Person.</w:t>
            </w:r>
            <w:r w:rsidRPr="00660AB8">
              <w:rPr>
                <w:rFonts w:ascii="Calibri" w:hAnsi="Calibri" w:cs="Calibri"/>
                <w:b/>
                <w:bCs/>
                <w:color w:val="000000"/>
              </w:rPr>
              <w:t>DisabilityStatus</w:t>
            </w:r>
            <w:r w:rsidRPr="00660AB8">
              <w:rPr>
                <w:rFonts w:ascii="Calibri" w:hAnsi="Calibri" w:cs="Calibri"/>
                <w:color w:val="000000"/>
              </w:rPr>
              <w:t xml:space="preserve"> = 1 and </w:t>
            </w:r>
          </w:p>
          <w:p w14:paraId="3DBA14E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b/>
                <w:bCs/>
                <w:color w:val="000000"/>
              </w:rPr>
              <w:t>CHTime</w:t>
            </w:r>
            <w:r w:rsidRPr="00660AB8">
              <w:rPr>
                <w:rFonts w:ascii="Calibri" w:hAnsi="Calibri" w:cs="Calibri"/>
                <w:color w:val="000000"/>
              </w:rPr>
              <w:t xml:space="preserve"> = 365 and </w:t>
            </w:r>
            <w:r w:rsidRPr="00660AB8">
              <w:rPr>
                <w:rFonts w:ascii="Calibri" w:hAnsi="Calibri" w:cs="Calibri"/>
                <w:b/>
                <w:bCs/>
                <w:color w:val="000000"/>
              </w:rPr>
              <w:t>CHTimeStatus</w:t>
            </w:r>
            <w:r w:rsidRPr="00660AB8">
              <w:rPr>
                <w:rFonts w:ascii="Calibri" w:hAnsi="Calibri" w:cs="Calibri"/>
                <w:color w:val="000000"/>
              </w:rPr>
              <w:t xml:space="preserve"> in (1,2); or </w:t>
            </w:r>
          </w:p>
          <w:p w14:paraId="26C0FF45"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660AB8">
              <w:rPr>
                <w:rFonts w:ascii="Calibri" w:hAnsi="Calibri" w:cs="Calibri"/>
                <w:b/>
                <w:bCs/>
                <w:color w:val="000000"/>
              </w:rPr>
              <w:t>CHTime</w:t>
            </w:r>
            <w:r w:rsidRPr="00660AB8">
              <w:rPr>
                <w:rFonts w:ascii="Calibri" w:hAnsi="Calibri" w:cs="Calibri"/>
                <w:color w:val="000000"/>
              </w:rPr>
              <w:t xml:space="preserve"> = 400 and </w:t>
            </w:r>
            <w:r w:rsidRPr="00660AB8">
              <w:rPr>
                <w:rFonts w:ascii="Calibri" w:hAnsi="Calibri" w:cs="Calibri"/>
                <w:b/>
                <w:bCs/>
                <w:color w:val="000000"/>
              </w:rPr>
              <w:t>CHTimeStatus</w:t>
            </w:r>
            <w:r w:rsidRPr="00660AB8">
              <w:rPr>
                <w:rFonts w:ascii="Calibri" w:hAnsi="Calibri" w:cs="Calibri"/>
                <w:color w:val="000000"/>
              </w:rPr>
              <w:t xml:space="preserve"> = 2</w:t>
            </w:r>
          </w:p>
        </w:tc>
      </w:tr>
      <w:tr w:rsidR="00153611" w:rsidRPr="00660AB8" w14:paraId="6105495B"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30339F">
            <w:pPr>
              <w:pStyle w:val="NoSpacing"/>
            </w:pPr>
            <w:r w:rsidRPr="001B77FD">
              <w:t>54</w:t>
            </w:r>
          </w:p>
        </w:tc>
        <w:tc>
          <w:tcPr>
            <w:tcW w:w="3184" w:type="dxa"/>
            <w:vAlign w:val="center"/>
          </w:tcPr>
          <w:p w14:paraId="1F1CBD16"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1024" w:type="dxa"/>
            <w:vAlign w:val="center"/>
          </w:tcPr>
          <w:p w14:paraId="2C8EA58C" w14:textId="77777777" w:rsidR="00153611" w:rsidRPr="00A37306"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7A732C">
              <w:rPr>
                <w:rFonts w:ascii="Calibri" w:hAnsi="Calibri" w:cs="Calibri"/>
              </w:rPr>
              <w:t>tlsa_Person.</w:t>
            </w:r>
            <w:r w:rsidRPr="007A732C">
              <w:rPr>
                <w:rFonts w:ascii="Calibri" w:hAnsi="Calibri" w:cs="Calibri"/>
                <w:b/>
                <w:bCs/>
                <w:color w:val="000000"/>
              </w:rPr>
              <w:t>DisabilityStatus</w:t>
            </w:r>
            <w:r w:rsidRPr="007A732C">
              <w:rPr>
                <w:rFonts w:ascii="Calibri" w:hAnsi="Calibri" w:cs="Calibri"/>
                <w:color w:val="000000"/>
              </w:rPr>
              <w:t xml:space="preserve"> = 1</w:t>
            </w:r>
          </w:p>
        </w:tc>
      </w:tr>
      <w:tr w:rsidR="00153611" w:rsidRPr="00660AB8" w14:paraId="19823D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30339F">
            <w:pPr>
              <w:pStyle w:val="NoSpacing"/>
            </w:pPr>
            <w:r w:rsidRPr="00660AB8">
              <w:t>55</w:t>
            </w:r>
          </w:p>
        </w:tc>
        <w:tc>
          <w:tcPr>
            <w:tcW w:w="3184" w:type="dxa"/>
            <w:vAlign w:val="center"/>
          </w:tcPr>
          <w:p w14:paraId="6F191104"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1024" w:type="dxa"/>
            <w:vAlign w:val="center"/>
          </w:tcPr>
          <w:p w14:paraId="2FAEAE88"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 1</w:t>
            </w:r>
          </w:p>
        </w:tc>
      </w:tr>
      <w:tr w:rsidR="004D1D0B" w:rsidRPr="00660AB8" w14:paraId="21BEB6FA"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1289DAB" w14:textId="28E2980B" w:rsidR="004D1D0B" w:rsidRPr="00660AB8" w:rsidRDefault="004D1D0B" w:rsidP="004D1D0B">
            <w:pPr>
              <w:pStyle w:val="NoSpacing"/>
            </w:pPr>
            <w:r w:rsidRPr="0012150A">
              <w:t>56</w:t>
            </w:r>
          </w:p>
        </w:tc>
        <w:tc>
          <w:tcPr>
            <w:tcW w:w="0" w:type="dxa"/>
          </w:tcPr>
          <w:p w14:paraId="6E359970" w14:textId="57B34D2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(only)</w:t>
            </w:r>
          </w:p>
        </w:tc>
        <w:tc>
          <w:tcPr>
            <w:tcW w:w="1024" w:type="dxa"/>
          </w:tcPr>
          <w:p w14:paraId="194C423E" w14:textId="79FEE39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D961560" w14:textId="538B6313"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1</w:t>
            </w:r>
          </w:p>
        </w:tc>
      </w:tr>
      <w:tr w:rsidR="004D1D0B" w:rsidRPr="00660AB8" w14:paraId="317AAD1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C16E226" w14:textId="17EF967F" w:rsidR="004D1D0B" w:rsidRPr="00660AB8" w:rsidRDefault="004D1D0B" w:rsidP="004D1D0B">
            <w:pPr>
              <w:pStyle w:val="NoSpacing"/>
            </w:pPr>
            <w:r w:rsidRPr="0012150A">
              <w:t>57</w:t>
            </w:r>
          </w:p>
        </w:tc>
        <w:tc>
          <w:tcPr>
            <w:tcW w:w="0" w:type="dxa"/>
          </w:tcPr>
          <w:p w14:paraId="74EEB081" w14:textId="14A413C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&amp; Hispanic/Latina/e/o</w:t>
            </w:r>
          </w:p>
        </w:tc>
        <w:tc>
          <w:tcPr>
            <w:tcW w:w="1024" w:type="dxa"/>
          </w:tcPr>
          <w:p w14:paraId="03F649DD" w14:textId="426E938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A7C66A6" w14:textId="2564A64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16</w:t>
            </w:r>
          </w:p>
        </w:tc>
      </w:tr>
      <w:tr w:rsidR="004D1D0B" w:rsidRPr="00660AB8" w14:paraId="49FFFDD2"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0A19B29" w14:textId="5D6D37F6" w:rsidR="004D1D0B" w:rsidRPr="00660AB8" w:rsidRDefault="004D1D0B" w:rsidP="004D1D0B">
            <w:pPr>
              <w:pStyle w:val="NoSpacing"/>
            </w:pPr>
            <w:r w:rsidRPr="0012150A">
              <w:t>58</w:t>
            </w:r>
          </w:p>
        </w:tc>
        <w:tc>
          <w:tcPr>
            <w:tcW w:w="0" w:type="dxa"/>
          </w:tcPr>
          <w:p w14:paraId="02CA61E5" w14:textId="7596C89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(only)</w:t>
            </w:r>
          </w:p>
        </w:tc>
        <w:tc>
          <w:tcPr>
            <w:tcW w:w="1024" w:type="dxa"/>
          </w:tcPr>
          <w:p w14:paraId="291A342F" w14:textId="271EF4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D50A612" w14:textId="214C75A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2</w:t>
            </w:r>
          </w:p>
        </w:tc>
      </w:tr>
      <w:tr w:rsidR="004D1D0B" w:rsidRPr="00660AB8" w14:paraId="18E5E196"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930486E" w14:textId="4208D08D" w:rsidR="004D1D0B" w:rsidRPr="00660AB8" w:rsidRDefault="004D1D0B" w:rsidP="004D1D0B">
            <w:pPr>
              <w:pStyle w:val="NoSpacing"/>
            </w:pPr>
            <w:r w:rsidRPr="0012150A">
              <w:t>59</w:t>
            </w:r>
          </w:p>
        </w:tc>
        <w:tc>
          <w:tcPr>
            <w:tcW w:w="0" w:type="dxa"/>
          </w:tcPr>
          <w:p w14:paraId="4C5792DB" w14:textId="349A8E9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&amp; Hispanic/Latina/e/o</w:t>
            </w:r>
          </w:p>
        </w:tc>
        <w:tc>
          <w:tcPr>
            <w:tcW w:w="1024" w:type="dxa"/>
          </w:tcPr>
          <w:p w14:paraId="56A9AECE" w14:textId="69860F5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46A3E71B" w14:textId="0D4A121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26</w:t>
            </w:r>
          </w:p>
        </w:tc>
      </w:tr>
      <w:tr w:rsidR="004D1D0B" w:rsidRPr="00660AB8" w14:paraId="70E8E57F"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822980" w14:textId="6735988C" w:rsidR="004D1D0B" w:rsidRPr="00660AB8" w:rsidRDefault="004D1D0B" w:rsidP="004D1D0B">
            <w:pPr>
              <w:pStyle w:val="NoSpacing"/>
            </w:pPr>
            <w:r w:rsidRPr="0012150A">
              <w:t>60</w:t>
            </w:r>
          </w:p>
        </w:tc>
        <w:tc>
          <w:tcPr>
            <w:tcW w:w="0" w:type="dxa"/>
          </w:tcPr>
          <w:p w14:paraId="637EFB20" w14:textId="285D1E2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(only)</w:t>
            </w:r>
          </w:p>
        </w:tc>
        <w:tc>
          <w:tcPr>
            <w:tcW w:w="1024" w:type="dxa"/>
          </w:tcPr>
          <w:p w14:paraId="1974DC8F" w14:textId="570723F1"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333E1CF0" w14:textId="6DA492F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3</w:t>
            </w:r>
          </w:p>
        </w:tc>
      </w:tr>
      <w:tr w:rsidR="004D1D0B" w:rsidRPr="00660AB8" w14:paraId="6354384A"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B66AF" w14:textId="0E2A1F36" w:rsidR="004D1D0B" w:rsidRPr="00660AB8" w:rsidRDefault="004D1D0B" w:rsidP="004D1D0B">
            <w:pPr>
              <w:pStyle w:val="NoSpacing"/>
            </w:pPr>
            <w:r w:rsidRPr="0012150A">
              <w:t>61</w:t>
            </w:r>
          </w:p>
        </w:tc>
        <w:tc>
          <w:tcPr>
            <w:tcW w:w="0" w:type="dxa"/>
          </w:tcPr>
          <w:p w14:paraId="61FF11C0" w14:textId="175BB70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Hispanic/Latina/e/o</w:t>
            </w:r>
          </w:p>
        </w:tc>
        <w:tc>
          <w:tcPr>
            <w:tcW w:w="1024" w:type="dxa"/>
          </w:tcPr>
          <w:p w14:paraId="1158EC36" w14:textId="47FABC4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B6A97F4" w14:textId="5DA7A1D7"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36</w:t>
            </w:r>
          </w:p>
        </w:tc>
      </w:tr>
      <w:tr w:rsidR="004D1D0B" w:rsidRPr="00660AB8" w14:paraId="339E436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AA75168" w14:textId="00FC00C3" w:rsidR="004D1D0B" w:rsidRPr="00660AB8" w:rsidRDefault="004D1D0B" w:rsidP="004D1D0B">
            <w:pPr>
              <w:pStyle w:val="NoSpacing"/>
            </w:pPr>
            <w:r w:rsidRPr="0012150A">
              <w:t>62</w:t>
            </w:r>
          </w:p>
        </w:tc>
        <w:tc>
          <w:tcPr>
            <w:tcW w:w="0" w:type="dxa"/>
          </w:tcPr>
          <w:p w14:paraId="1FEABF53" w14:textId="348A86F4"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Hispanic/Latina/e/o (only)</w:t>
            </w:r>
          </w:p>
        </w:tc>
        <w:tc>
          <w:tcPr>
            <w:tcW w:w="1024" w:type="dxa"/>
          </w:tcPr>
          <w:p w14:paraId="0BBAA401" w14:textId="7914CC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2326D78" w14:textId="02F89C4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6</w:t>
            </w:r>
          </w:p>
        </w:tc>
      </w:tr>
      <w:tr w:rsidR="004D1D0B" w:rsidRPr="00660AB8" w14:paraId="3D2E9E32"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3C66698" w14:textId="5EB5D769" w:rsidR="004D1D0B" w:rsidRPr="00660AB8" w:rsidRDefault="004D1D0B" w:rsidP="004D1D0B">
            <w:pPr>
              <w:pStyle w:val="NoSpacing"/>
            </w:pPr>
            <w:r w:rsidRPr="0012150A">
              <w:t>63</w:t>
            </w:r>
          </w:p>
        </w:tc>
        <w:tc>
          <w:tcPr>
            <w:tcW w:w="0" w:type="dxa"/>
          </w:tcPr>
          <w:p w14:paraId="4D5AD246" w14:textId="416803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(only)</w:t>
            </w:r>
          </w:p>
        </w:tc>
        <w:tc>
          <w:tcPr>
            <w:tcW w:w="1024" w:type="dxa"/>
          </w:tcPr>
          <w:p w14:paraId="3041A757" w14:textId="2DE5D3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1BD7B43" w14:textId="1690549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7</w:t>
            </w:r>
          </w:p>
        </w:tc>
      </w:tr>
      <w:tr w:rsidR="004D1D0B" w:rsidRPr="00660AB8" w14:paraId="42A657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75F55B5" w14:textId="0115B52F" w:rsidR="004D1D0B" w:rsidRPr="00660AB8" w:rsidRDefault="004D1D0B" w:rsidP="004D1D0B">
            <w:pPr>
              <w:pStyle w:val="NoSpacing"/>
            </w:pPr>
            <w:r w:rsidRPr="0012150A">
              <w:t>64</w:t>
            </w:r>
          </w:p>
        </w:tc>
        <w:tc>
          <w:tcPr>
            <w:tcW w:w="0" w:type="dxa"/>
          </w:tcPr>
          <w:p w14:paraId="4F67E2FC" w14:textId="4E5DFC7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Hispanic/Latina/e/o</w:t>
            </w:r>
          </w:p>
        </w:tc>
        <w:tc>
          <w:tcPr>
            <w:tcW w:w="1024" w:type="dxa"/>
          </w:tcPr>
          <w:p w14:paraId="5F7BBC68" w14:textId="64E2B937"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28F7B9F9" w14:textId="3A09136C"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67</w:t>
            </w:r>
          </w:p>
        </w:tc>
      </w:tr>
      <w:tr w:rsidR="004D1D0B" w:rsidRPr="00660AB8" w14:paraId="2752EF5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B8DB82A" w14:textId="38D48971" w:rsidR="004D1D0B" w:rsidRPr="00660AB8" w:rsidRDefault="004D1D0B" w:rsidP="004D1D0B">
            <w:pPr>
              <w:pStyle w:val="NoSpacing"/>
            </w:pPr>
            <w:r w:rsidRPr="0012150A">
              <w:t>65</w:t>
            </w:r>
          </w:p>
        </w:tc>
        <w:tc>
          <w:tcPr>
            <w:tcW w:w="0" w:type="dxa"/>
          </w:tcPr>
          <w:p w14:paraId="26DEE353" w14:textId="06AA2CF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(only)</w:t>
            </w:r>
          </w:p>
        </w:tc>
        <w:tc>
          <w:tcPr>
            <w:tcW w:w="1024" w:type="dxa"/>
          </w:tcPr>
          <w:p w14:paraId="4FC3A63E" w14:textId="68E84D5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FCD701E" w14:textId="093AF16D"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4</w:t>
            </w:r>
          </w:p>
        </w:tc>
      </w:tr>
      <w:tr w:rsidR="004D1D0B" w:rsidRPr="00660AB8" w14:paraId="42D4FD5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D9DB324" w14:textId="4CA984D3" w:rsidR="004D1D0B" w:rsidRPr="00660AB8" w:rsidRDefault="004D1D0B" w:rsidP="004D1D0B">
            <w:pPr>
              <w:pStyle w:val="NoSpacing"/>
            </w:pPr>
            <w:r w:rsidRPr="0012150A">
              <w:t>66</w:t>
            </w:r>
          </w:p>
        </w:tc>
        <w:tc>
          <w:tcPr>
            <w:tcW w:w="0" w:type="dxa"/>
          </w:tcPr>
          <w:p w14:paraId="15EE32BD" w14:textId="498B656E"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Hispanic/Latina/e/o</w:t>
            </w:r>
          </w:p>
        </w:tc>
        <w:tc>
          <w:tcPr>
            <w:tcW w:w="1024" w:type="dxa"/>
          </w:tcPr>
          <w:p w14:paraId="6E1D3B26" w14:textId="32EC050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72730D5F" w14:textId="354C983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46</w:t>
            </w:r>
          </w:p>
        </w:tc>
      </w:tr>
      <w:tr w:rsidR="004D1D0B" w:rsidRPr="00660AB8" w14:paraId="60262B6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C50FF55" w14:textId="1E59709D" w:rsidR="004D1D0B" w:rsidRPr="00660AB8" w:rsidRDefault="004D1D0B" w:rsidP="004D1D0B">
            <w:pPr>
              <w:pStyle w:val="NoSpacing"/>
            </w:pPr>
            <w:r w:rsidRPr="0012150A">
              <w:t>67</w:t>
            </w:r>
          </w:p>
        </w:tc>
        <w:tc>
          <w:tcPr>
            <w:tcW w:w="0" w:type="dxa"/>
          </w:tcPr>
          <w:p w14:paraId="4A606D32" w14:textId="03BF102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(only)</w:t>
            </w:r>
          </w:p>
        </w:tc>
        <w:tc>
          <w:tcPr>
            <w:tcW w:w="1024" w:type="dxa"/>
          </w:tcPr>
          <w:p w14:paraId="7049E0D1" w14:textId="238ACCFE"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D42A0F8" w14:textId="567984D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5</w:t>
            </w:r>
          </w:p>
        </w:tc>
      </w:tr>
      <w:tr w:rsidR="004D1D0B" w:rsidRPr="00660AB8" w14:paraId="559050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86D2CE" w14:textId="68420855" w:rsidR="004D1D0B" w:rsidRPr="00660AB8" w:rsidRDefault="004D1D0B" w:rsidP="004D1D0B">
            <w:pPr>
              <w:pStyle w:val="NoSpacing"/>
            </w:pPr>
            <w:r w:rsidRPr="0012150A">
              <w:t>68</w:t>
            </w:r>
          </w:p>
        </w:tc>
        <w:tc>
          <w:tcPr>
            <w:tcW w:w="0" w:type="dxa"/>
          </w:tcPr>
          <w:p w14:paraId="5951DF02" w14:textId="53DC07FA"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White &amp; Hispanic/Latina/e/o</w:t>
            </w:r>
          </w:p>
        </w:tc>
        <w:tc>
          <w:tcPr>
            <w:tcW w:w="1024" w:type="dxa"/>
          </w:tcPr>
          <w:p w14:paraId="34E53614" w14:textId="1EE6FD2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8587BC0" w14:textId="0EE967A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56</w:t>
            </w:r>
          </w:p>
        </w:tc>
      </w:tr>
      <w:tr w:rsidR="004D1D0B" w:rsidRPr="00660AB8" w14:paraId="511359F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51A6617" w14:textId="484681CA" w:rsidR="004D1D0B" w:rsidRPr="00660AB8" w:rsidRDefault="004D1D0B" w:rsidP="004D1D0B">
            <w:pPr>
              <w:pStyle w:val="NoSpacing"/>
            </w:pPr>
            <w:r w:rsidRPr="0012150A">
              <w:t>69</w:t>
            </w:r>
          </w:p>
        </w:tc>
        <w:tc>
          <w:tcPr>
            <w:tcW w:w="0" w:type="dxa"/>
          </w:tcPr>
          <w:p w14:paraId="00CB3C9A" w14:textId="3B2AF1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Multi-Racial (not Hispanic/Latina/e/o)</w:t>
            </w:r>
          </w:p>
        </w:tc>
        <w:tc>
          <w:tcPr>
            <w:tcW w:w="1024" w:type="dxa"/>
          </w:tcPr>
          <w:p w14:paraId="0FE094EC" w14:textId="1E8967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DE552" w14:textId="7D6BE3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b/>
                <w:bCs/>
                <w:color w:val="000000"/>
                <w:sz w:val="22"/>
                <w:szCs w:val="22"/>
              </w:rPr>
              <w:t>,</w:t>
            </w:r>
            <w:r w:rsidR="009B666B" w:rsidRPr="00C0251C">
              <w:t xml:space="preserve"> not in (98,99),</w:t>
            </w:r>
            <w:r>
              <w:rPr>
                <w:rFonts w:ascii="Calibri" w:hAnsi="Calibri" w:cs="Calibri"/>
                <w:b/>
                <w:bCs/>
                <w:color w:val="000000"/>
                <w:sz w:val="22"/>
                <w:szCs w:val="22"/>
              </w:rPr>
              <w:t xml:space="preserve"> </w:t>
            </w:r>
            <w:r>
              <w:rPr>
                <w:rFonts w:ascii="Calibri" w:hAnsi="Calibri" w:cs="Calibri"/>
                <w:color w:val="000000"/>
                <w:sz w:val="22"/>
                <w:szCs w:val="22"/>
              </w:rPr>
              <w:t>does not include a 6</w:t>
            </w:r>
          </w:p>
        </w:tc>
      </w:tr>
      <w:tr w:rsidR="004D1D0B" w:rsidRPr="00660AB8" w14:paraId="37DD9B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F397885" w14:textId="53EE0536" w:rsidR="004D1D0B" w:rsidRPr="00660AB8" w:rsidRDefault="004D1D0B" w:rsidP="004D1D0B">
            <w:pPr>
              <w:pStyle w:val="NoSpacing"/>
            </w:pPr>
            <w:r w:rsidRPr="0012150A">
              <w:t>70</w:t>
            </w:r>
          </w:p>
        </w:tc>
        <w:tc>
          <w:tcPr>
            <w:tcW w:w="0" w:type="dxa"/>
          </w:tcPr>
          <w:p w14:paraId="2AD13C57" w14:textId="7972AEF2"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Multi-Racial &amp; Hispanic/Latina/e/o)</w:t>
            </w:r>
          </w:p>
        </w:tc>
        <w:tc>
          <w:tcPr>
            <w:tcW w:w="1024" w:type="dxa"/>
          </w:tcPr>
          <w:p w14:paraId="3804AE06" w14:textId="185D1FC4"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94DC8C" w14:textId="4854DEE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color w:val="000000"/>
                <w:sz w:val="22"/>
                <w:szCs w:val="22"/>
              </w:rPr>
              <w:t>6</w:t>
            </w:r>
            <w:r>
              <w:rPr>
                <w:rFonts w:ascii="Calibri" w:hAnsi="Calibri" w:cs="Calibri"/>
                <w:b/>
                <w:bCs/>
                <w:color w:val="000000"/>
                <w:sz w:val="22"/>
                <w:szCs w:val="22"/>
              </w:rPr>
              <w:t xml:space="preserve">, </w:t>
            </w:r>
            <w:r>
              <w:rPr>
                <w:rFonts w:ascii="Calibri" w:hAnsi="Calibri" w:cs="Calibri"/>
                <w:color w:val="000000"/>
                <w:sz w:val="22"/>
                <w:szCs w:val="22"/>
              </w:rPr>
              <w:t>includes a 6</w:t>
            </w:r>
          </w:p>
        </w:tc>
      </w:tr>
      <w:tr w:rsidR="004D1D0B" w:rsidRPr="00660AB8" w14:paraId="592082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D951070" w14:textId="6D4AD8DB" w:rsidR="004D1D0B" w:rsidRPr="00660AB8" w:rsidRDefault="004D1D0B" w:rsidP="004D1D0B">
            <w:pPr>
              <w:pStyle w:val="NoSpacing"/>
            </w:pPr>
            <w:r w:rsidRPr="0012150A">
              <w:t>71</w:t>
            </w:r>
          </w:p>
        </w:tc>
        <w:tc>
          <w:tcPr>
            <w:tcW w:w="0" w:type="dxa"/>
          </w:tcPr>
          <w:p w14:paraId="5AA48D59" w14:textId="3FAE803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(any combination)</w:t>
            </w:r>
          </w:p>
        </w:tc>
        <w:tc>
          <w:tcPr>
            <w:tcW w:w="1024" w:type="dxa"/>
          </w:tcPr>
          <w:p w14:paraId="75CF887D" w14:textId="479869D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41899" w14:textId="7AF86CE1"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cstheme="minorHAnsi"/>
                <w:b/>
                <w:bCs/>
                <w:color w:val="000000"/>
              </w:rPr>
              <w:t>RaceEthnicity</w:t>
            </w:r>
            <w:r w:rsidRPr="00D43959">
              <w:rPr>
                <w:rFonts w:cstheme="minorHAnsi"/>
                <w:color w:val="000000"/>
              </w:rPr>
              <w:t xml:space="preserve"> includes a </w:t>
            </w:r>
            <w:r>
              <w:rPr>
                <w:rFonts w:cstheme="minorHAnsi"/>
                <w:color w:val="000000"/>
              </w:rPr>
              <w:t>1</w:t>
            </w:r>
          </w:p>
        </w:tc>
      </w:tr>
      <w:tr w:rsidR="004D1D0B" w:rsidRPr="00660AB8" w14:paraId="351DEFB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BC8BBD8" w14:textId="6B6E4D81" w:rsidR="004D1D0B" w:rsidRPr="00660AB8" w:rsidRDefault="004D1D0B" w:rsidP="004D1D0B">
            <w:pPr>
              <w:pStyle w:val="NoSpacing"/>
            </w:pPr>
            <w:r w:rsidRPr="0012150A">
              <w:t>72</w:t>
            </w:r>
          </w:p>
        </w:tc>
        <w:tc>
          <w:tcPr>
            <w:tcW w:w="0" w:type="dxa"/>
          </w:tcPr>
          <w:p w14:paraId="1EDB2B6F" w14:textId="2478781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(any combination)</w:t>
            </w:r>
          </w:p>
        </w:tc>
        <w:tc>
          <w:tcPr>
            <w:tcW w:w="1024" w:type="dxa"/>
          </w:tcPr>
          <w:p w14:paraId="591E0343" w14:textId="3D210318"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6F6FF52F" w14:textId="2775E49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2</w:t>
            </w:r>
          </w:p>
        </w:tc>
      </w:tr>
      <w:tr w:rsidR="004D1D0B" w:rsidRPr="00660AB8" w14:paraId="76F7325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951969" w14:textId="01A04920" w:rsidR="004D1D0B" w:rsidRPr="00660AB8" w:rsidRDefault="004D1D0B" w:rsidP="004D1D0B">
            <w:pPr>
              <w:pStyle w:val="NoSpacing"/>
            </w:pPr>
            <w:r w:rsidRPr="0012150A">
              <w:t>73</w:t>
            </w:r>
          </w:p>
        </w:tc>
        <w:tc>
          <w:tcPr>
            <w:tcW w:w="0" w:type="dxa"/>
          </w:tcPr>
          <w:p w14:paraId="39FCBEEA" w14:textId="3CA415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Any Other (any combination)</w:t>
            </w:r>
          </w:p>
        </w:tc>
        <w:tc>
          <w:tcPr>
            <w:tcW w:w="1024" w:type="dxa"/>
          </w:tcPr>
          <w:p w14:paraId="3034F4E5" w14:textId="36808D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AA3BF84" w14:textId="70CEF0E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3</w:t>
            </w:r>
          </w:p>
        </w:tc>
      </w:tr>
      <w:tr w:rsidR="004D1D0B" w:rsidRPr="00660AB8" w14:paraId="4B7B889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88F9157" w14:textId="7D21FC74" w:rsidR="004D1D0B" w:rsidRPr="00660AB8" w:rsidRDefault="004D1D0B" w:rsidP="004D1D0B">
            <w:pPr>
              <w:pStyle w:val="NoSpacing"/>
            </w:pPr>
            <w:r w:rsidRPr="0012150A">
              <w:t>74</w:t>
            </w:r>
          </w:p>
        </w:tc>
        <w:tc>
          <w:tcPr>
            <w:tcW w:w="0" w:type="dxa"/>
          </w:tcPr>
          <w:p w14:paraId="06C7594D" w14:textId="7DDC6E9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Hispanic/Latina/e/o (any combination)</w:t>
            </w:r>
          </w:p>
        </w:tc>
        <w:tc>
          <w:tcPr>
            <w:tcW w:w="1024" w:type="dxa"/>
          </w:tcPr>
          <w:p w14:paraId="28B99646" w14:textId="7CB11E8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2C6B0DA" w14:textId="4DFBF64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6</w:t>
            </w:r>
          </w:p>
        </w:tc>
      </w:tr>
      <w:tr w:rsidR="004D1D0B" w:rsidRPr="00660AB8" w14:paraId="398CC82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D4DC266" w14:textId="1BDEF850" w:rsidR="004D1D0B" w:rsidRPr="00660AB8" w:rsidRDefault="004D1D0B" w:rsidP="004D1D0B">
            <w:pPr>
              <w:pStyle w:val="NoSpacing"/>
            </w:pPr>
            <w:r w:rsidRPr="0012150A">
              <w:t>75</w:t>
            </w:r>
          </w:p>
        </w:tc>
        <w:tc>
          <w:tcPr>
            <w:tcW w:w="0" w:type="dxa"/>
          </w:tcPr>
          <w:p w14:paraId="5B27AC7A" w14:textId="0C8C38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Any Other (any combination)</w:t>
            </w:r>
          </w:p>
        </w:tc>
        <w:tc>
          <w:tcPr>
            <w:tcW w:w="1024" w:type="dxa"/>
          </w:tcPr>
          <w:p w14:paraId="1C10B40A" w14:textId="31ED920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47D7B6CE" w14:textId="5622E1A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7</w:t>
            </w:r>
          </w:p>
        </w:tc>
      </w:tr>
      <w:tr w:rsidR="004D1D0B" w:rsidRPr="00660AB8" w14:paraId="2ED27E0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44F8208B" w14:textId="53E8D1FA" w:rsidR="004D1D0B" w:rsidRPr="00660AB8" w:rsidRDefault="004D1D0B" w:rsidP="004D1D0B">
            <w:pPr>
              <w:pStyle w:val="NoSpacing"/>
            </w:pPr>
            <w:r w:rsidRPr="0012150A">
              <w:t>76</w:t>
            </w:r>
          </w:p>
        </w:tc>
        <w:tc>
          <w:tcPr>
            <w:tcW w:w="0" w:type="dxa"/>
          </w:tcPr>
          <w:p w14:paraId="7E05409F" w14:textId="7A50363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Any Other (any combination)</w:t>
            </w:r>
          </w:p>
        </w:tc>
        <w:tc>
          <w:tcPr>
            <w:tcW w:w="1024" w:type="dxa"/>
          </w:tcPr>
          <w:p w14:paraId="2A8D0295" w14:textId="02075CED"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EA8DA7A" w14:textId="133856F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4</w:t>
            </w:r>
          </w:p>
        </w:tc>
      </w:tr>
      <w:tr w:rsidR="004D1D0B" w:rsidRPr="00660AB8" w14:paraId="30F066C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0C047A8" w14:textId="25CC5783" w:rsidR="004D1D0B" w:rsidRPr="00660AB8" w:rsidRDefault="004D1D0B" w:rsidP="004D1D0B">
            <w:pPr>
              <w:pStyle w:val="NoSpacing"/>
            </w:pPr>
            <w:r w:rsidRPr="0012150A">
              <w:t>77</w:t>
            </w:r>
          </w:p>
        </w:tc>
        <w:tc>
          <w:tcPr>
            <w:tcW w:w="0" w:type="dxa"/>
          </w:tcPr>
          <w:p w14:paraId="0B89B207" w14:textId="723C21A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(any combination)</w:t>
            </w:r>
          </w:p>
        </w:tc>
        <w:tc>
          <w:tcPr>
            <w:tcW w:w="1024" w:type="dxa"/>
          </w:tcPr>
          <w:p w14:paraId="3C7F80A6" w14:textId="6F84AFC9"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02772C70" w14:textId="736CB5D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5</w:t>
            </w:r>
          </w:p>
        </w:tc>
      </w:tr>
      <w:tr w:rsidR="002F1B12" w:rsidRPr="00660AB8" w14:paraId="508707E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59CAC32" w14:textId="2B460173" w:rsidR="002F1B12" w:rsidRPr="00660AB8" w:rsidRDefault="002F1B12" w:rsidP="002F1B12">
            <w:pPr>
              <w:pStyle w:val="NoSpacing"/>
            </w:pPr>
            <w:r w:rsidRPr="0012150A">
              <w:t>78</w:t>
            </w:r>
          </w:p>
        </w:tc>
        <w:tc>
          <w:tcPr>
            <w:tcW w:w="0" w:type="dxa"/>
          </w:tcPr>
          <w:p w14:paraId="1686F3ED" w14:textId="07E52ACB"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Woman/Girl</w:t>
            </w:r>
          </w:p>
        </w:tc>
        <w:tc>
          <w:tcPr>
            <w:tcW w:w="1024" w:type="dxa"/>
          </w:tcPr>
          <w:p w14:paraId="52488504" w14:textId="50589AFF"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323D3F4" w14:textId="0D3543CA"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277F30">
              <w:rPr>
                <w:rFonts w:ascii="Calibri" w:hAnsi="Calibri" w:cs="Calibri"/>
                <w:b/>
                <w:bCs/>
                <w:color w:val="000000"/>
              </w:rPr>
              <w:t>Gender</w:t>
            </w:r>
            <w:r>
              <w:rPr>
                <w:rFonts w:ascii="Calibri" w:hAnsi="Calibri" w:cs="Calibri"/>
                <w:color w:val="000000"/>
              </w:rPr>
              <w:t xml:space="preserve"> = 0</w:t>
            </w:r>
          </w:p>
        </w:tc>
      </w:tr>
      <w:tr w:rsidR="002F1B12" w:rsidRPr="00660AB8" w14:paraId="6FD41E7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6DFE1F3" w14:textId="37B26FD8" w:rsidR="002F1B12" w:rsidRPr="00660AB8" w:rsidRDefault="002F1B12" w:rsidP="002F1B12">
            <w:pPr>
              <w:pStyle w:val="NoSpacing"/>
            </w:pPr>
            <w:r w:rsidRPr="0012150A">
              <w:t>79</w:t>
            </w:r>
          </w:p>
        </w:tc>
        <w:tc>
          <w:tcPr>
            <w:tcW w:w="0" w:type="dxa"/>
          </w:tcPr>
          <w:p w14:paraId="05EC31AC" w14:textId="7DA756B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Man/Boy</w:t>
            </w:r>
          </w:p>
        </w:tc>
        <w:tc>
          <w:tcPr>
            <w:tcW w:w="1024" w:type="dxa"/>
          </w:tcPr>
          <w:p w14:paraId="513A59D7" w14:textId="723F0578"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6957C73" w14:textId="7034D946"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1</w:t>
            </w:r>
          </w:p>
        </w:tc>
      </w:tr>
      <w:tr w:rsidR="002F1B12" w:rsidRPr="00660AB8" w14:paraId="509CB2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AEBC3AE" w14:textId="53798DDB" w:rsidR="002F1B12" w:rsidRPr="00660AB8" w:rsidRDefault="002F1B12" w:rsidP="002F1B12">
            <w:pPr>
              <w:pStyle w:val="NoSpacing"/>
            </w:pPr>
            <w:r w:rsidRPr="0012150A">
              <w:lastRenderedPageBreak/>
              <w:t>80</w:t>
            </w:r>
          </w:p>
        </w:tc>
        <w:tc>
          <w:tcPr>
            <w:tcW w:w="0" w:type="dxa"/>
          </w:tcPr>
          <w:p w14:paraId="71BED608" w14:textId="17B72B7D"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Culturally Specific Identity</w:t>
            </w:r>
          </w:p>
        </w:tc>
        <w:tc>
          <w:tcPr>
            <w:tcW w:w="1024" w:type="dxa"/>
          </w:tcPr>
          <w:p w14:paraId="4125D96E" w14:textId="76C1CED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641339C9" w14:textId="4B18EF4F"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2</w:t>
            </w:r>
          </w:p>
        </w:tc>
      </w:tr>
      <w:tr w:rsidR="002F1B12" w:rsidRPr="00660AB8" w14:paraId="7FD8042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31DCE" w14:textId="7943E2F9" w:rsidR="002F1B12" w:rsidRPr="00660AB8" w:rsidRDefault="002F1B12" w:rsidP="002F1B12">
            <w:pPr>
              <w:pStyle w:val="NoSpacing"/>
            </w:pPr>
            <w:r w:rsidRPr="0012150A">
              <w:t>81</w:t>
            </w:r>
          </w:p>
        </w:tc>
        <w:tc>
          <w:tcPr>
            <w:tcW w:w="0" w:type="dxa"/>
          </w:tcPr>
          <w:p w14:paraId="242B213C" w14:textId="690C0F15"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Transgender</w:t>
            </w:r>
          </w:p>
        </w:tc>
        <w:tc>
          <w:tcPr>
            <w:tcW w:w="1024" w:type="dxa"/>
          </w:tcPr>
          <w:p w14:paraId="25A6B385" w14:textId="04281C71"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0741BC0D" w14:textId="6986AEDE"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5</w:t>
            </w:r>
          </w:p>
        </w:tc>
      </w:tr>
      <w:tr w:rsidR="002F1B12" w:rsidRPr="00660AB8" w14:paraId="7F25976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F5A3BB4" w14:textId="3C67512F" w:rsidR="002F1B12" w:rsidRPr="00660AB8" w:rsidRDefault="002F1B12" w:rsidP="002F1B12">
            <w:pPr>
              <w:pStyle w:val="NoSpacing"/>
            </w:pPr>
            <w:r w:rsidRPr="0012150A">
              <w:t>82</w:t>
            </w:r>
          </w:p>
        </w:tc>
        <w:tc>
          <w:tcPr>
            <w:tcW w:w="0" w:type="dxa"/>
          </w:tcPr>
          <w:p w14:paraId="43B176FB" w14:textId="0EAB8D12"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Non-Binary</w:t>
            </w:r>
          </w:p>
        </w:tc>
        <w:tc>
          <w:tcPr>
            <w:tcW w:w="1024" w:type="dxa"/>
          </w:tcPr>
          <w:p w14:paraId="0A2E4823" w14:textId="11D7DFEA"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C922F19" w14:textId="1DB20281"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4</w:t>
            </w:r>
          </w:p>
        </w:tc>
      </w:tr>
      <w:tr w:rsidR="002F1B12" w:rsidRPr="00660AB8" w14:paraId="4F08BD6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4512782" w14:textId="62A2531C" w:rsidR="002F1B12" w:rsidRPr="00660AB8" w:rsidRDefault="002F1B12" w:rsidP="002F1B12">
            <w:pPr>
              <w:pStyle w:val="NoSpacing"/>
            </w:pPr>
            <w:r w:rsidRPr="0012150A">
              <w:t>83</w:t>
            </w:r>
          </w:p>
        </w:tc>
        <w:tc>
          <w:tcPr>
            <w:tcW w:w="0" w:type="dxa"/>
          </w:tcPr>
          <w:p w14:paraId="28656BE9" w14:textId="664FA95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Questioning</w:t>
            </w:r>
          </w:p>
        </w:tc>
        <w:tc>
          <w:tcPr>
            <w:tcW w:w="1024" w:type="dxa"/>
          </w:tcPr>
          <w:p w14:paraId="55E9A0A3" w14:textId="21B5C4B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7EC462A1" w14:textId="38DA3FB2"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6</w:t>
            </w:r>
          </w:p>
        </w:tc>
      </w:tr>
      <w:tr w:rsidR="002F1B12" w:rsidRPr="00660AB8" w14:paraId="2345E32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8767D66" w14:textId="085B4D9D" w:rsidR="002F1B12" w:rsidRPr="00660AB8" w:rsidRDefault="002F1B12" w:rsidP="002F1B12">
            <w:pPr>
              <w:pStyle w:val="NoSpacing"/>
            </w:pPr>
            <w:r w:rsidRPr="0012150A">
              <w:t>84</w:t>
            </w:r>
          </w:p>
        </w:tc>
        <w:tc>
          <w:tcPr>
            <w:tcW w:w="0" w:type="dxa"/>
          </w:tcPr>
          <w:p w14:paraId="54B59350" w14:textId="1920DC48"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Different Identity</w:t>
            </w:r>
          </w:p>
        </w:tc>
        <w:tc>
          <w:tcPr>
            <w:tcW w:w="1024" w:type="dxa"/>
          </w:tcPr>
          <w:p w14:paraId="54E1350F" w14:textId="5548568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5EBD67D9" w14:textId="500BCCD0"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3</w:t>
            </w:r>
          </w:p>
        </w:tc>
      </w:tr>
      <w:tr w:rsidR="002F1B12" w:rsidRPr="00660AB8" w14:paraId="38F10A55"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A59954A" w14:textId="1D9C3406" w:rsidR="002F1B12" w:rsidRPr="0012150A" w:rsidRDefault="002F1B12" w:rsidP="002F1B12">
            <w:pPr>
              <w:pStyle w:val="NoSpacing"/>
            </w:pPr>
            <w:r>
              <w:t>85</w:t>
            </w:r>
          </w:p>
        </w:tc>
        <w:tc>
          <w:tcPr>
            <w:tcW w:w="0" w:type="dxa"/>
          </w:tcPr>
          <w:p w14:paraId="49C0FF4A" w14:textId="1CAF6FEE"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Multiple Selections</w:t>
            </w:r>
          </w:p>
        </w:tc>
        <w:tc>
          <w:tcPr>
            <w:tcW w:w="0" w:type="dxa"/>
          </w:tcPr>
          <w:p w14:paraId="0C0E97B2" w14:textId="532B6B4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DE4B07" w14:textId="7FEAC693" w:rsidR="002F1B12" w:rsidRPr="00660AB8" w:rsidRDefault="00F1717A"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&gt;= 10 and not in (98,99)</w:t>
            </w:r>
          </w:p>
        </w:tc>
      </w:tr>
      <w:tr w:rsidR="00EE2F61" w:rsidRPr="00660AB8" w14:paraId="2FB4B113"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48CE6FE5" w:rsidR="00153611" w:rsidRPr="00947F08" w:rsidRDefault="00623819" w:rsidP="0030339F">
            <w:pPr>
              <w:pStyle w:val="NoSpacing"/>
              <w:rPr>
                <w:rFonts w:cstheme="minorHAnsi"/>
                <w:color w:val="000000"/>
              </w:rPr>
            </w:pPr>
            <w:r>
              <w:rPr>
                <w:rFonts w:ascii="Calibri" w:hAnsi="Calibri" w:cs="Calibri"/>
                <w:color w:val="000000"/>
              </w:rPr>
              <w:t>86</w:t>
            </w:r>
          </w:p>
        </w:tc>
        <w:tc>
          <w:tcPr>
            <w:tcW w:w="3184" w:type="dxa"/>
            <w:vAlign w:val="center"/>
          </w:tcPr>
          <w:p w14:paraId="1C6278B7"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1024" w:type="dxa"/>
            <w:vAlign w:val="center"/>
          </w:tcPr>
          <w:p w14:paraId="08BDC021"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1B77FD">
              <w:rPr>
                <w:rFonts w:ascii="Calibri" w:hAnsi="Calibri" w:cstheme="minorHAnsi"/>
                <w:color w:val="000000"/>
              </w:rPr>
              <w:t>Maximum</w:t>
            </w:r>
            <w:r w:rsidRPr="001B77FD">
              <w:rPr>
                <w:rFonts w:ascii="Calibri" w:hAnsi="Calibri" w:cs="Calibri"/>
                <w:b/>
                <w:bCs/>
                <w:color w:val="000000"/>
              </w:rPr>
              <w:t xml:space="preserve"> ActiveAge </w:t>
            </w:r>
            <w:r w:rsidRPr="00EF53A9">
              <w:rPr>
                <w:rFonts w:ascii="Calibri" w:hAnsi="Calibri" w:cs="Calibri"/>
                <w:color w:val="000000"/>
              </w:rPr>
              <w:t>= 0</w:t>
            </w:r>
          </w:p>
        </w:tc>
      </w:tr>
      <w:tr w:rsidR="00153611" w:rsidRPr="00660AB8" w14:paraId="57B32E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32A78DFE" w:rsidR="00153611" w:rsidRPr="001B77FD" w:rsidRDefault="00623819" w:rsidP="0030339F">
            <w:pPr>
              <w:pStyle w:val="NoSpacing"/>
              <w:rPr>
                <w:rFonts w:ascii="Calibri" w:hAnsi="Calibri" w:cs="Calibri"/>
                <w:color w:val="000000"/>
              </w:rPr>
            </w:pPr>
            <w:r>
              <w:rPr>
                <w:rFonts w:ascii="Calibri" w:hAnsi="Calibri" w:cs="Calibri"/>
                <w:color w:val="000000"/>
              </w:rPr>
              <w:t>87</w:t>
            </w:r>
          </w:p>
        </w:tc>
        <w:tc>
          <w:tcPr>
            <w:tcW w:w="3184" w:type="dxa"/>
            <w:vAlign w:val="center"/>
          </w:tcPr>
          <w:p w14:paraId="5BDC83AE"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1024" w:type="dxa"/>
            <w:vAlign w:val="center"/>
          </w:tcPr>
          <w:p w14:paraId="35B47F6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w:t>
            </w:r>
          </w:p>
        </w:tc>
      </w:tr>
      <w:tr w:rsidR="00153611" w:rsidRPr="00660AB8" w14:paraId="6433243D"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60FF0F08" w:rsidR="00153611" w:rsidRPr="001B77FD" w:rsidRDefault="00623819" w:rsidP="0030339F">
            <w:pPr>
              <w:pStyle w:val="NoSpacing"/>
              <w:rPr>
                <w:rFonts w:ascii="Calibri" w:hAnsi="Calibri" w:cs="Calibri"/>
              </w:rPr>
            </w:pPr>
            <w:r>
              <w:rPr>
                <w:rFonts w:ascii="Calibri" w:hAnsi="Calibri" w:cs="Calibri"/>
                <w:color w:val="000000"/>
              </w:rPr>
              <w:t>88</w:t>
            </w:r>
          </w:p>
        </w:tc>
        <w:tc>
          <w:tcPr>
            <w:tcW w:w="3184" w:type="dxa"/>
            <w:vAlign w:val="center"/>
          </w:tcPr>
          <w:p w14:paraId="3F012F6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1024" w:type="dxa"/>
            <w:vAlign w:val="center"/>
          </w:tcPr>
          <w:p w14:paraId="2B858CD8"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w:t>
            </w:r>
          </w:p>
        </w:tc>
      </w:tr>
      <w:tr w:rsidR="00153611" w:rsidRPr="00660AB8" w14:paraId="5B2D085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33F083DE" w:rsidR="00153611" w:rsidRPr="001B77FD" w:rsidRDefault="00623819" w:rsidP="0030339F">
            <w:pPr>
              <w:pStyle w:val="NoSpacing"/>
              <w:rPr>
                <w:rFonts w:ascii="Calibri" w:hAnsi="Calibri" w:cs="Calibri"/>
                <w:color w:val="000000"/>
              </w:rPr>
            </w:pPr>
            <w:r>
              <w:rPr>
                <w:rFonts w:ascii="Calibri" w:hAnsi="Calibri" w:cs="Calibri"/>
                <w:color w:val="000000"/>
              </w:rPr>
              <w:t>89</w:t>
            </w:r>
          </w:p>
        </w:tc>
        <w:tc>
          <w:tcPr>
            <w:tcW w:w="3184" w:type="dxa"/>
            <w:vAlign w:val="center"/>
          </w:tcPr>
          <w:p w14:paraId="01BE018D"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1024" w:type="dxa"/>
            <w:vAlign w:val="center"/>
          </w:tcPr>
          <w:p w14:paraId="714E3CC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17</w:t>
            </w:r>
          </w:p>
        </w:tc>
      </w:tr>
      <w:tr w:rsidR="00153611" w:rsidRPr="00660AB8" w14:paraId="4B4EB5A2"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2CFFACF2" w:rsidR="00153611" w:rsidRPr="001B77FD" w:rsidRDefault="00623819" w:rsidP="0030339F">
            <w:pPr>
              <w:pStyle w:val="NoSpacing"/>
              <w:rPr>
                <w:rFonts w:ascii="Calibri" w:hAnsi="Calibri" w:cs="Calibri"/>
              </w:rPr>
            </w:pPr>
            <w:r>
              <w:rPr>
                <w:rFonts w:ascii="Calibri" w:hAnsi="Calibri" w:cs="Calibri"/>
                <w:color w:val="000000"/>
              </w:rPr>
              <w:t>90</w:t>
            </w:r>
          </w:p>
        </w:tc>
        <w:tc>
          <w:tcPr>
            <w:tcW w:w="3184" w:type="dxa"/>
            <w:vAlign w:val="center"/>
          </w:tcPr>
          <w:p w14:paraId="70BDCFC4"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1024" w:type="dxa"/>
            <w:vAlign w:val="center"/>
          </w:tcPr>
          <w:p w14:paraId="3CD8985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21</w:t>
            </w:r>
          </w:p>
        </w:tc>
      </w:tr>
      <w:tr w:rsidR="00153611" w:rsidRPr="00660AB8" w14:paraId="28E2252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679A9CD3" w:rsidR="00153611" w:rsidRPr="001B77FD" w:rsidRDefault="00623819" w:rsidP="0030339F">
            <w:pPr>
              <w:pStyle w:val="NoSpacing"/>
              <w:rPr>
                <w:rFonts w:ascii="Calibri" w:hAnsi="Calibri" w:cs="Calibri"/>
                <w:color w:val="000000"/>
              </w:rPr>
            </w:pPr>
            <w:r>
              <w:rPr>
                <w:rFonts w:ascii="Calibri" w:hAnsi="Calibri" w:cs="Calibri"/>
                <w:color w:val="000000"/>
              </w:rPr>
              <w:t>91</w:t>
            </w:r>
          </w:p>
        </w:tc>
        <w:tc>
          <w:tcPr>
            <w:tcW w:w="3184" w:type="dxa"/>
            <w:vAlign w:val="center"/>
          </w:tcPr>
          <w:p w14:paraId="4346C42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1024" w:type="dxa"/>
            <w:vAlign w:val="center"/>
          </w:tcPr>
          <w:p w14:paraId="0CE033A3"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24</w:t>
            </w:r>
          </w:p>
        </w:tc>
      </w:tr>
      <w:tr w:rsidR="00153611" w:rsidRPr="00660AB8" w14:paraId="16BE35A6"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317F2D7C" w:rsidR="00153611" w:rsidRPr="001B77FD" w:rsidRDefault="00623819" w:rsidP="0030339F">
            <w:pPr>
              <w:pStyle w:val="NoSpacing"/>
              <w:rPr>
                <w:rFonts w:ascii="Calibri" w:hAnsi="Calibri" w:cs="Calibri"/>
              </w:rPr>
            </w:pPr>
            <w:r>
              <w:rPr>
                <w:rFonts w:ascii="Calibri" w:hAnsi="Calibri" w:cs="Calibri"/>
                <w:color w:val="000000"/>
              </w:rPr>
              <w:t>92</w:t>
            </w:r>
          </w:p>
        </w:tc>
        <w:tc>
          <w:tcPr>
            <w:tcW w:w="3184" w:type="dxa"/>
            <w:vAlign w:val="center"/>
          </w:tcPr>
          <w:p w14:paraId="7CD1769B"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1024" w:type="dxa"/>
            <w:vAlign w:val="center"/>
          </w:tcPr>
          <w:p w14:paraId="0AC01FE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34</w:t>
            </w:r>
          </w:p>
        </w:tc>
      </w:tr>
      <w:tr w:rsidR="00153611" w:rsidRPr="00660AB8" w14:paraId="3CFBFCD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00B7EC" w:rsidR="00153611" w:rsidRPr="001B77FD" w:rsidRDefault="00623819" w:rsidP="0030339F">
            <w:pPr>
              <w:pStyle w:val="NoSpacing"/>
              <w:rPr>
                <w:rFonts w:ascii="Calibri" w:hAnsi="Calibri" w:cs="Calibri"/>
                <w:color w:val="000000"/>
              </w:rPr>
            </w:pPr>
            <w:r>
              <w:rPr>
                <w:rFonts w:ascii="Calibri" w:hAnsi="Calibri" w:cs="Calibri"/>
                <w:color w:val="000000"/>
              </w:rPr>
              <w:t>93</w:t>
            </w:r>
          </w:p>
        </w:tc>
        <w:tc>
          <w:tcPr>
            <w:tcW w:w="3184" w:type="dxa"/>
            <w:vAlign w:val="center"/>
          </w:tcPr>
          <w:p w14:paraId="61B0F095"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1024" w:type="dxa"/>
            <w:vAlign w:val="center"/>
          </w:tcPr>
          <w:p w14:paraId="5C0A68C2"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44</w:t>
            </w:r>
          </w:p>
        </w:tc>
      </w:tr>
      <w:tr w:rsidR="00153611" w:rsidRPr="00660AB8" w14:paraId="069AAFA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19CDCAE" w:rsidR="00153611" w:rsidRPr="001B77FD" w:rsidRDefault="00623819" w:rsidP="0030339F">
            <w:pPr>
              <w:pStyle w:val="NoSpacing"/>
              <w:rPr>
                <w:rFonts w:ascii="Calibri" w:hAnsi="Calibri" w:cs="Calibri"/>
              </w:rPr>
            </w:pPr>
            <w:r>
              <w:rPr>
                <w:rFonts w:ascii="Calibri" w:hAnsi="Calibri" w:cs="Calibri"/>
                <w:color w:val="000000"/>
              </w:rPr>
              <w:t>94</w:t>
            </w:r>
          </w:p>
        </w:tc>
        <w:tc>
          <w:tcPr>
            <w:tcW w:w="3184" w:type="dxa"/>
            <w:vAlign w:val="center"/>
          </w:tcPr>
          <w:p w14:paraId="2612F34E"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1024" w:type="dxa"/>
            <w:vAlign w:val="center"/>
          </w:tcPr>
          <w:p w14:paraId="400CB620"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54</w:t>
            </w:r>
          </w:p>
        </w:tc>
      </w:tr>
      <w:tr w:rsidR="00153611" w:rsidRPr="00660AB8" w14:paraId="5E7C33A3"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29CAFA78" w:rsidR="00153611" w:rsidRPr="001B77FD" w:rsidRDefault="00623819" w:rsidP="0030339F">
            <w:pPr>
              <w:pStyle w:val="NoSpacing"/>
              <w:rPr>
                <w:rFonts w:ascii="Calibri" w:hAnsi="Calibri" w:cs="Calibri"/>
                <w:color w:val="000000"/>
              </w:rPr>
            </w:pPr>
            <w:r>
              <w:rPr>
                <w:rFonts w:ascii="Calibri" w:hAnsi="Calibri" w:cs="Calibri"/>
                <w:color w:val="000000"/>
              </w:rPr>
              <w:t>95</w:t>
            </w:r>
          </w:p>
        </w:tc>
        <w:tc>
          <w:tcPr>
            <w:tcW w:w="3184" w:type="dxa"/>
            <w:vAlign w:val="center"/>
          </w:tcPr>
          <w:p w14:paraId="2E447B3B"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1024" w:type="dxa"/>
            <w:vAlign w:val="center"/>
          </w:tcPr>
          <w:p w14:paraId="14384E9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64</w:t>
            </w:r>
          </w:p>
        </w:tc>
      </w:tr>
      <w:tr w:rsidR="00153611" w:rsidRPr="00660AB8" w14:paraId="0ED8031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6AF79FCA" w:rsidR="00153611" w:rsidRPr="001B77FD" w:rsidRDefault="00623819" w:rsidP="0030339F">
            <w:pPr>
              <w:pStyle w:val="NoSpacing"/>
              <w:rPr>
                <w:rFonts w:ascii="Calibri" w:hAnsi="Calibri" w:cs="Calibri"/>
              </w:rPr>
            </w:pPr>
            <w:r>
              <w:rPr>
                <w:rFonts w:ascii="Calibri" w:hAnsi="Calibri" w:cs="Calibri"/>
                <w:color w:val="000000"/>
              </w:rPr>
              <w:t>96</w:t>
            </w:r>
          </w:p>
        </w:tc>
        <w:tc>
          <w:tcPr>
            <w:tcW w:w="3184" w:type="dxa"/>
            <w:vAlign w:val="center"/>
          </w:tcPr>
          <w:p w14:paraId="709086C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1024" w:type="dxa"/>
            <w:vAlign w:val="center"/>
          </w:tcPr>
          <w:p w14:paraId="738ECFE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65</w:t>
            </w:r>
          </w:p>
        </w:tc>
      </w:tr>
      <w:tr w:rsidR="0002109D" w:rsidRPr="00660AB8" w14:paraId="7B12207B"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6A09F35" w14:textId="79987162" w:rsidR="0002109D" w:rsidRPr="00947F08" w:rsidDel="00623819" w:rsidRDefault="0002109D" w:rsidP="0030339F">
            <w:pPr>
              <w:pStyle w:val="NoSpacing"/>
              <w:rPr>
                <w:rFonts w:ascii="Calibri" w:hAnsi="Calibri" w:cs="Calibri"/>
                <w:color w:val="000000"/>
              </w:rPr>
            </w:pPr>
            <w:r>
              <w:rPr>
                <w:rFonts w:ascii="Calibri" w:hAnsi="Calibri" w:cs="Calibri"/>
                <w:color w:val="000000"/>
              </w:rPr>
              <w:t>97</w:t>
            </w:r>
          </w:p>
        </w:tc>
        <w:tc>
          <w:tcPr>
            <w:tcW w:w="3184" w:type="dxa"/>
            <w:vAlign w:val="center"/>
          </w:tcPr>
          <w:p w14:paraId="7B086A20" w14:textId="2D4208A5" w:rsidR="0002109D" w:rsidRPr="001B77FD"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 xml:space="preserve">Domestic Violence Survivor Not </w:t>
            </w:r>
            <w:r w:rsidR="006F62E2">
              <w:rPr>
                <w:rFonts w:ascii="Calibri" w:hAnsi="Calibri" w:cs="Calibri"/>
                <w:color w:val="000000"/>
              </w:rPr>
              <w:t xml:space="preserve">Identified as </w:t>
            </w:r>
            <w:r>
              <w:rPr>
                <w:rFonts w:ascii="Calibri" w:hAnsi="Calibri" w:cs="Calibri"/>
                <w:color w:val="000000"/>
              </w:rPr>
              <w:t>Currently Fleeing</w:t>
            </w:r>
          </w:p>
        </w:tc>
        <w:tc>
          <w:tcPr>
            <w:tcW w:w="1024" w:type="dxa"/>
            <w:vAlign w:val="center"/>
          </w:tcPr>
          <w:p w14:paraId="0CDC3E78" w14:textId="48B7E584" w:rsidR="0002109D" w:rsidRPr="00EF53A9"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F53A9">
              <w:rPr>
                <w:rFonts w:ascii="Calibri" w:hAnsi="Calibri" w:cs="Calibri"/>
                <w:color w:val="000000"/>
              </w:rPr>
              <w:t>0,1,2,</w:t>
            </w:r>
            <w:r w:rsidR="00212BDF">
              <w:rPr>
                <w:rFonts w:ascii="Calibri" w:hAnsi="Calibri" w:cs="Calibri"/>
                <w:color w:val="000000"/>
              </w:rPr>
              <w:t>3,</w:t>
            </w:r>
            <w:r w:rsidRPr="00EF53A9">
              <w:rPr>
                <w:rFonts w:ascii="Calibri" w:hAnsi="Calibri" w:cs="Calibri"/>
                <w:color w:val="000000"/>
              </w:rPr>
              <w:t>99</w:t>
            </w:r>
          </w:p>
        </w:tc>
        <w:tc>
          <w:tcPr>
            <w:tcW w:w="4125" w:type="dxa"/>
            <w:vAlign w:val="center"/>
          </w:tcPr>
          <w:p w14:paraId="78554A59" w14:textId="0861607F" w:rsidR="0002109D" w:rsidRPr="007A732C"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bCs/>
                <w:color w:val="000000"/>
              </w:rPr>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w:t>
            </w:r>
            <w:r>
              <w:rPr>
                <w:rFonts w:ascii="Calibri" w:hAnsi="Calibri" w:cs="Calibri"/>
                <w:color w:val="000000"/>
              </w:rPr>
              <w:t>in (2,3)</w:t>
            </w:r>
          </w:p>
        </w:tc>
      </w:tr>
      <w:tr w:rsidR="00C815B9" w:rsidRPr="00660AB8" w14:paraId="5B199049"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38B9EC30" w:rsidR="00C815B9" w:rsidRPr="00660AB8" w:rsidRDefault="00F1717A" w:rsidP="00C815B9">
            <w:pPr>
              <w:pStyle w:val="NoSpacing"/>
              <w:rPr>
                <w:rFonts w:ascii="Calibri" w:hAnsi="Calibri" w:cs="Calibri"/>
                <w:color w:val="000000"/>
              </w:rPr>
            </w:pPr>
            <w:r>
              <w:rPr>
                <w:rFonts w:ascii="Calibri" w:hAnsi="Calibri" w:cs="Calibri"/>
                <w:bCs w:val="0"/>
              </w:rPr>
              <w:t>1190</w:t>
            </w:r>
          </w:p>
        </w:tc>
        <w:tc>
          <w:tcPr>
            <w:tcW w:w="3184" w:type="dxa"/>
            <w:vAlign w:val="center"/>
          </w:tcPr>
          <w:p w14:paraId="5A8F70F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1024" w:type="dxa"/>
            <w:vAlign w:val="center"/>
          </w:tcPr>
          <w:p w14:paraId="4BED2B0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1</w:t>
            </w:r>
          </w:p>
        </w:tc>
        <w:tc>
          <w:tcPr>
            <w:tcW w:w="4125" w:type="dxa"/>
            <w:vAlign w:val="center"/>
          </w:tcPr>
          <w:p w14:paraId="6498F5C6" w14:textId="4FA6C52E"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bCs/>
              </w:rPr>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7C97968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4BE74416" w:rsidR="00C815B9" w:rsidRPr="00660AB8" w:rsidRDefault="00F1717A" w:rsidP="00C815B9">
            <w:pPr>
              <w:pStyle w:val="NoSpacing"/>
            </w:pPr>
            <w:r>
              <w:rPr>
                <w:rFonts w:ascii="Calibri" w:hAnsi="Calibri" w:cs="Calibri"/>
                <w:bCs w:val="0"/>
                <w:color w:val="000000"/>
              </w:rPr>
              <w:t>1191</w:t>
            </w:r>
          </w:p>
        </w:tc>
        <w:tc>
          <w:tcPr>
            <w:tcW w:w="3184" w:type="dxa"/>
            <w:vAlign w:val="center"/>
          </w:tcPr>
          <w:p w14:paraId="504856A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AO Youth Household</w:t>
            </w:r>
          </w:p>
        </w:tc>
        <w:tc>
          <w:tcPr>
            <w:tcW w:w="1024" w:type="dxa"/>
            <w:vAlign w:val="center"/>
          </w:tcPr>
          <w:p w14:paraId="02318F3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35A84EE7"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022BD9AF" w:rsidR="00C815B9" w:rsidRPr="00660AB8" w:rsidRDefault="00F1717A" w:rsidP="00C815B9">
            <w:pPr>
              <w:pStyle w:val="NoSpacing"/>
            </w:pPr>
            <w:r>
              <w:rPr>
                <w:rFonts w:ascii="Calibri" w:hAnsi="Calibri" w:cs="Calibri"/>
                <w:bCs w:val="0"/>
              </w:rPr>
              <w:t>1290</w:t>
            </w:r>
          </w:p>
        </w:tc>
        <w:tc>
          <w:tcPr>
            <w:tcW w:w="3184" w:type="dxa"/>
            <w:vAlign w:val="center"/>
          </w:tcPr>
          <w:p w14:paraId="6358482C"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Age 18-21 in AC Parenting Youth Household</w:t>
            </w:r>
          </w:p>
        </w:tc>
        <w:tc>
          <w:tcPr>
            <w:tcW w:w="1024" w:type="dxa"/>
            <w:vAlign w:val="center"/>
          </w:tcPr>
          <w:p w14:paraId="4CD59AF2"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2</w:t>
            </w:r>
          </w:p>
        </w:tc>
        <w:tc>
          <w:tcPr>
            <w:tcW w:w="4125" w:type="dxa"/>
            <w:vAlign w:val="center"/>
          </w:tcPr>
          <w:p w14:paraId="39A62363" w14:textId="674AD24F"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r w:rsidR="00C815B9" w:rsidRPr="00660AB8" w14:paraId="2C590A9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3C730255" w:rsidR="00C815B9" w:rsidRPr="00660AB8" w:rsidRDefault="00F1717A" w:rsidP="00C815B9">
            <w:pPr>
              <w:pStyle w:val="NoSpacing"/>
            </w:pPr>
            <w:r>
              <w:rPr>
                <w:rFonts w:ascii="Calibri" w:hAnsi="Calibri" w:cs="Calibri"/>
                <w:bCs w:val="0"/>
                <w:color w:val="000000"/>
              </w:rPr>
              <w:t>1291</w:t>
            </w:r>
          </w:p>
        </w:tc>
        <w:tc>
          <w:tcPr>
            <w:tcW w:w="3184" w:type="dxa"/>
            <w:vAlign w:val="center"/>
          </w:tcPr>
          <w:p w14:paraId="1AE7677F"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AC Parenting Youth Household</w:t>
            </w:r>
          </w:p>
        </w:tc>
        <w:tc>
          <w:tcPr>
            <w:tcW w:w="1024" w:type="dxa"/>
            <w:vAlign w:val="center"/>
          </w:tcPr>
          <w:p w14:paraId="3A7A3CF1"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bl>
    <w:p w14:paraId="39402610" w14:textId="1881DF87" w:rsidR="00153611" w:rsidRDefault="00153611" w:rsidP="00153611">
      <w:r>
        <w:t>In addition, row 55 counts by project type  (</w:t>
      </w:r>
      <w:r w:rsidRPr="00845520">
        <w:rPr>
          <w:b/>
          <w:bCs/>
        </w:rPr>
        <w:t>Universe</w:t>
      </w:r>
      <w:r>
        <w:t xml:space="preserve"> 11-16)) are required for three populations in combination with </w:t>
      </w:r>
      <w:r w:rsidR="00972A39">
        <w:t xml:space="preserve">34 </w:t>
      </w:r>
      <w:r>
        <w:t>subpopulations</w:t>
      </w:r>
      <w:r w:rsidR="009B4418">
        <w:t xml:space="preserve">.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30339F">
            <w:pPr>
              <w:pStyle w:val="NoSpacing"/>
            </w:pPr>
            <w:r>
              <w:t>ID</w:t>
            </w:r>
          </w:p>
        </w:tc>
        <w:tc>
          <w:tcPr>
            <w:tcW w:w="8015" w:type="dxa"/>
            <w:vAlign w:val="center"/>
          </w:tcPr>
          <w:p w14:paraId="5B30BFF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30339F">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30339F">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30339F">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1FE76523"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four</w:t>
      </w:r>
      <w:r w:rsidR="00EB5E1E">
        <w:t>-</w:t>
      </w:r>
      <w:r>
        <w:t>digit number – the two digits on the left identify the parent population and the two on the right identify the subpopulation</w:t>
      </w:r>
      <w:r w:rsidR="009B4418">
        <w:t xml:space="preserve">. </w:t>
      </w:r>
      <w:r>
        <w:t>For example, the subpopulation of Veterans Fleeing Domestic Violence is identified as 5055</w:t>
      </w:r>
      <w:r w:rsidR="009B4418">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30339F">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30339F">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30339F">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30339F">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F1717A" w:rsidRPr="00845520" w14:paraId="27D3F072"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4B83578" w14:textId="021CB4CC" w:rsidR="00F1717A" w:rsidRPr="00845520" w:rsidRDefault="00F1717A" w:rsidP="00F1717A">
            <w:pPr>
              <w:pStyle w:val="NoSpacing"/>
            </w:pPr>
            <w:r w:rsidRPr="0012150A">
              <w:t>56</w:t>
            </w:r>
          </w:p>
        </w:tc>
        <w:tc>
          <w:tcPr>
            <w:tcW w:w="8015" w:type="dxa"/>
          </w:tcPr>
          <w:p w14:paraId="09E81756" w14:textId="22509BCD"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(only)</w:t>
            </w:r>
          </w:p>
        </w:tc>
      </w:tr>
      <w:tr w:rsidR="00F1717A" w:rsidRPr="00845520" w14:paraId="3AF4946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5067346" w14:textId="0975C8F7" w:rsidR="00F1717A" w:rsidRPr="00845520" w:rsidRDefault="00F1717A" w:rsidP="00F1717A">
            <w:pPr>
              <w:pStyle w:val="NoSpacing"/>
            </w:pPr>
            <w:r w:rsidRPr="0012150A">
              <w:t>57</w:t>
            </w:r>
          </w:p>
        </w:tc>
        <w:tc>
          <w:tcPr>
            <w:tcW w:w="8015" w:type="dxa"/>
          </w:tcPr>
          <w:p w14:paraId="73811AF8" w14:textId="06AB6CC6"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&amp; Hispanic/Latina/e/o</w:t>
            </w:r>
          </w:p>
        </w:tc>
      </w:tr>
      <w:tr w:rsidR="00F1717A" w:rsidRPr="00845520" w14:paraId="2B2FC416"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EC7198B" w14:textId="79788E84" w:rsidR="00F1717A" w:rsidRPr="00845520" w:rsidRDefault="00F1717A" w:rsidP="00F1717A">
            <w:pPr>
              <w:pStyle w:val="NoSpacing"/>
            </w:pPr>
            <w:r w:rsidRPr="0012150A">
              <w:lastRenderedPageBreak/>
              <w:t>58</w:t>
            </w:r>
          </w:p>
        </w:tc>
        <w:tc>
          <w:tcPr>
            <w:tcW w:w="8015" w:type="dxa"/>
          </w:tcPr>
          <w:p w14:paraId="372BECFF" w14:textId="21004CB3"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(only)</w:t>
            </w:r>
          </w:p>
        </w:tc>
      </w:tr>
      <w:tr w:rsidR="00F1717A" w:rsidRPr="00845520" w14:paraId="4363CFF7"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8026341" w14:textId="238B347D" w:rsidR="00F1717A" w:rsidRPr="00845520" w:rsidRDefault="00F1717A" w:rsidP="00F1717A">
            <w:pPr>
              <w:pStyle w:val="NoSpacing"/>
            </w:pPr>
            <w:r w:rsidRPr="0012150A">
              <w:t>59</w:t>
            </w:r>
          </w:p>
        </w:tc>
        <w:tc>
          <w:tcPr>
            <w:tcW w:w="8015" w:type="dxa"/>
          </w:tcPr>
          <w:p w14:paraId="2EA6785A" w14:textId="2E69618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&amp; Hispanic/Latina/e/o</w:t>
            </w:r>
          </w:p>
        </w:tc>
      </w:tr>
      <w:tr w:rsidR="00F1717A" w:rsidRPr="00845520" w14:paraId="445BF3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401E7E1" w14:textId="1BCE26EC" w:rsidR="00F1717A" w:rsidRPr="00845520" w:rsidRDefault="00F1717A" w:rsidP="00F1717A">
            <w:pPr>
              <w:pStyle w:val="NoSpacing"/>
            </w:pPr>
            <w:r w:rsidRPr="0012150A">
              <w:t>60</w:t>
            </w:r>
          </w:p>
        </w:tc>
        <w:tc>
          <w:tcPr>
            <w:tcW w:w="8015" w:type="dxa"/>
          </w:tcPr>
          <w:p w14:paraId="582952D7" w14:textId="4EB7E0C8"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(only)</w:t>
            </w:r>
          </w:p>
        </w:tc>
      </w:tr>
      <w:tr w:rsidR="00F1717A" w:rsidRPr="00845520" w14:paraId="53B54DF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3329AC7" w14:textId="7F374992" w:rsidR="00F1717A" w:rsidRPr="00845520" w:rsidRDefault="00F1717A" w:rsidP="00F1717A">
            <w:pPr>
              <w:pStyle w:val="NoSpacing"/>
            </w:pPr>
            <w:r w:rsidRPr="0012150A">
              <w:t>61</w:t>
            </w:r>
          </w:p>
        </w:tc>
        <w:tc>
          <w:tcPr>
            <w:tcW w:w="8015" w:type="dxa"/>
          </w:tcPr>
          <w:p w14:paraId="07689F56" w14:textId="070E5B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Hispanic/Latina/e/o</w:t>
            </w:r>
          </w:p>
        </w:tc>
      </w:tr>
      <w:tr w:rsidR="00F1717A" w:rsidRPr="006872D7" w14:paraId="4F14E5B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18DE107" w14:textId="4CEB5C10" w:rsidR="00F1717A" w:rsidRPr="00845520" w:rsidRDefault="00F1717A" w:rsidP="00F1717A">
            <w:pPr>
              <w:pStyle w:val="NoSpacing"/>
            </w:pPr>
            <w:r w:rsidRPr="0012150A">
              <w:t>62</w:t>
            </w:r>
          </w:p>
        </w:tc>
        <w:tc>
          <w:tcPr>
            <w:tcW w:w="8015" w:type="dxa"/>
          </w:tcPr>
          <w:p w14:paraId="3AFE7680" w14:textId="7C37AE45"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Hispanic/Latina/e/o (only)</w:t>
            </w:r>
          </w:p>
        </w:tc>
      </w:tr>
      <w:tr w:rsidR="00F1717A" w:rsidRPr="00845520" w14:paraId="3F8AA2E5"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F5258CA" w14:textId="7F2592CF" w:rsidR="00F1717A" w:rsidRPr="00845520" w:rsidRDefault="00F1717A" w:rsidP="00F1717A">
            <w:pPr>
              <w:pStyle w:val="NoSpacing"/>
            </w:pPr>
            <w:r w:rsidRPr="0012150A">
              <w:t>63</w:t>
            </w:r>
          </w:p>
        </w:tc>
        <w:tc>
          <w:tcPr>
            <w:tcW w:w="8015" w:type="dxa"/>
          </w:tcPr>
          <w:p w14:paraId="452535B8" w14:textId="5F7E183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(only)</w:t>
            </w:r>
          </w:p>
        </w:tc>
      </w:tr>
      <w:tr w:rsidR="00F1717A" w:rsidRPr="00845520" w14:paraId="5FCC536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2EDB488" w14:textId="0374E4E9" w:rsidR="00F1717A" w:rsidRPr="00845520" w:rsidRDefault="00F1717A" w:rsidP="00F1717A">
            <w:pPr>
              <w:pStyle w:val="NoSpacing"/>
            </w:pPr>
            <w:r w:rsidRPr="0012150A">
              <w:t>64</w:t>
            </w:r>
          </w:p>
        </w:tc>
        <w:tc>
          <w:tcPr>
            <w:tcW w:w="8015" w:type="dxa"/>
          </w:tcPr>
          <w:p w14:paraId="5433BC51" w14:textId="367E5EB7"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Hispanic/Latina/e/o</w:t>
            </w:r>
          </w:p>
        </w:tc>
      </w:tr>
      <w:tr w:rsidR="00F1717A" w:rsidRPr="00845520" w14:paraId="6034352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02144FD" w14:textId="2904626E" w:rsidR="00F1717A" w:rsidRPr="00845520" w:rsidRDefault="00F1717A" w:rsidP="00F1717A">
            <w:pPr>
              <w:pStyle w:val="NoSpacing"/>
            </w:pPr>
            <w:r w:rsidRPr="0012150A">
              <w:t>65</w:t>
            </w:r>
          </w:p>
        </w:tc>
        <w:tc>
          <w:tcPr>
            <w:tcW w:w="8015" w:type="dxa"/>
          </w:tcPr>
          <w:p w14:paraId="47609B57" w14:textId="2840E88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(only)</w:t>
            </w:r>
          </w:p>
        </w:tc>
      </w:tr>
      <w:tr w:rsidR="00F1717A" w:rsidRPr="00845520" w14:paraId="3BDA8B0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E31F338" w14:textId="5D2589B0" w:rsidR="00F1717A" w:rsidRPr="00845520" w:rsidRDefault="00F1717A" w:rsidP="00F1717A">
            <w:pPr>
              <w:pStyle w:val="NoSpacing"/>
            </w:pPr>
            <w:r w:rsidRPr="0012150A">
              <w:t>66</w:t>
            </w:r>
          </w:p>
        </w:tc>
        <w:tc>
          <w:tcPr>
            <w:tcW w:w="8015" w:type="dxa"/>
          </w:tcPr>
          <w:p w14:paraId="3D4C86C2" w14:textId="04200E71"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Hispanic/Latina/e/o</w:t>
            </w:r>
          </w:p>
        </w:tc>
      </w:tr>
      <w:tr w:rsidR="00F1717A" w:rsidRPr="00845520" w14:paraId="77EB1E0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4D5C942" w14:textId="5CD6AEEF" w:rsidR="00F1717A" w:rsidRPr="00845520" w:rsidRDefault="00F1717A" w:rsidP="00F1717A">
            <w:pPr>
              <w:pStyle w:val="NoSpacing"/>
            </w:pPr>
            <w:r w:rsidRPr="0012150A">
              <w:t>67</w:t>
            </w:r>
          </w:p>
        </w:tc>
        <w:tc>
          <w:tcPr>
            <w:tcW w:w="8015" w:type="dxa"/>
          </w:tcPr>
          <w:p w14:paraId="6896B002" w14:textId="3301F54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(only)</w:t>
            </w:r>
          </w:p>
        </w:tc>
      </w:tr>
      <w:tr w:rsidR="00F1717A" w:rsidRPr="006872D7" w14:paraId="45F41FFF"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7244391" w14:textId="6D2B27DD" w:rsidR="00F1717A" w:rsidRPr="00845520" w:rsidRDefault="00F1717A" w:rsidP="00F1717A">
            <w:pPr>
              <w:pStyle w:val="NoSpacing"/>
            </w:pPr>
            <w:r w:rsidRPr="0012150A">
              <w:t>68</w:t>
            </w:r>
          </w:p>
        </w:tc>
        <w:tc>
          <w:tcPr>
            <w:tcW w:w="8015" w:type="dxa"/>
          </w:tcPr>
          <w:p w14:paraId="2540E73F" w14:textId="2BA53449"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White &amp; Hispanic/Latina/e/o</w:t>
            </w:r>
          </w:p>
        </w:tc>
      </w:tr>
      <w:tr w:rsidR="00F1717A" w:rsidRPr="00845520" w14:paraId="3E7165F0"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E7AAB9C" w14:textId="7BD396AE" w:rsidR="00F1717A" w:rsidRPr="00845520" w:rsidRDefault="00F1717A" w:rsidP="00F1717A">
            <w:pPr>
              <w:pStyle w:val="NoSpacing"/>
            </w:pPr>
            <w:r w:rsidRPr="0012150A">
              <w:t>69</w:t>
            </w:r>
          </w:p>
        </w:tc>
        <w:tc>
          <w:tcPr>
            <w:tcW w:w="8015" w:type="dxa"/>
          </w:tcPr>
          <w:p w14:paraId="73166D70" w14:textId="7F4879F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Multi-Racial (not Hispanic/Latina/e/o)</w:t>
            </w:r>
          </w:p>
        </w:tc>
      </w:tr>
      <w:tr w:rsidR="00F1717A" w:rsidRPr="006872D7" w14:paraId="54E6E4F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987594D" w14:textId="1A7BA9D0" w:rsidR="00F1717A" w:rsidRPr="00845520" w:rsidRDefault="00F1717A" w:rsidP="00F1717A">
            <w:pPr>
              <w:pStyle w:val="NoSpacing"/>
            </w:pPr>
            <w:r w:rsidRPr="0012150A">
              <w:t>70</w:t>
            </w:r>
          </w:p>
        </w:tc>
        <w:tc>
          <w:tcPr>
            <w:tcW w:w="8015" w:type="dxa"/>
          </w:tcPr>
          <w:p w14:paraId="5879D4D5" w14:textId="152E4324"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Multi-Racial &amp; Hispanic/Latina/e/o)</w:t>
            </w:r>
          </w:p>
        </w:tc>
      </w:tr>
      <w:tr w:rsidR="00F1717A" w:rsidRPr="00845520" w14:paraId="3B8DF129"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8BFCE2" w14:textId="2AD286DC" w:rsidR="00F1717A" w:rsidRPr="00845520" w:rsidRDefault="00F1717A" w:rsidP="00F1717A">
            <w:pPr>
              <w:pStyle w:val="NoSpacing"/>
            </w:pPr>
            <w:r w:rsidRPr="0012150A">
              <w:t>71</w:t>
            </w:r>
          </w:p>
        </w:tc>
        <w:tc>
          <w:tcPr>
            <w:tcW w:w="8015" w:type="dxa"/>
          </w:tcPr>
          <w:p w14:paraId="27712B11" w14:textId="698C640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(any combination)</w:t>
            </w:r>
          </w:p>
        </w:tc>
      </w:tr>
      <w:tr w:rsidR="00F1717A" w:rsidRPr="00845520" w14:paraId="0B4568EB"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DC29397" w14:textId="49E69D5D" w:rsidR="00F1717A" w:rsidRPr="00845520" w:rsidRDefault="00F1717A" w:rsidP="00F1717A">
            <w:pPr>
              <w:pStyle w:val="NoSpacing"/>
            </w:pPr>
            <w:r w:rsidRPr="0012150A">
              <w:t>72</w:t>
            </w:r>
          </w:p>
        </w:tc>
        <w:tc>
          <w:tcPr>
            <w:tcW w:w="8015" w:type="dxa"/>
          </w:tcPr>
          <w:p w14:paraId="6CA4D9D3" w14:textId="2F2FC86F"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(any combination)</w:t>
            </w:r>
          </w:p>
        </w:tc>
      </w:tr>
      <w:tr w:rsidR="00F1717A" w:rsidRPr="00845520" w14:paraId="4A969D5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485C12" w14:textId="57292762" w:rsidR="00F1717A" w:rsidRPr="00845520" w:rsidRDefault="00F1717A" w:rsidP="00F1717A">
            <w:pPr>
              <w:pStyle w:val="NoSpacing"/>
            </w:pPr>
            <w:r w:rsidRPr="0012150A">
              <w:t>73</w:t>
            </w:r>
          </w:p>
        </w:tc>
        <w:tc>
          <w:tcPr>
            <w:tcW w:w="8015" w:type="dxa"/>
          </w:tcPr>
          <w:p w14:paraId="6600DFCD" w14:textId="60D8CB5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Any Other (any combination)</w:t>
            </w:r>
          </w:p>
        </w:tc>
      </w:tr>
      <w:tr w:rsidR="00F1717A" w:rsidRPr="00845520" w14:paraId="4C290CC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1A3476B" w14:textId="77FEBD25" w:rsidR="00F1717A" w:rsidRPr="00845520" w:rsidRDefault="00F1717A" w:rsidP="00F1717A">
            <w:pPr>
              <w:pStyle w:val="NoSpacing"/>
            </w:pPr>
            <w:r w:rsidRPr="0012150A">
              <w:t>74</w:t>
            </w:r>
          </w:p>
        </w:tc>
        <w:tc>
          <w:tcPr>
            <w:tcW w:w="8015" w:type="dxa"/>
          </w:tcPr>
          <w:p w14:paraId="2FF7B009" w14:textId="02AB3925"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Hispanic/Latina/e/o (any combination)</w:t>
            </w:r>
          </w:p>
        </w:tc>
      </w:tr>
      <w:tr w:rsidR="00F1717A" w:rsidRPr="00845520" w14:paraId="34450FA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04A587C" w14:textId="7DBBE7ED" w:rsidR="00F1717A" w:rsidRPr="00845520" w:rsidRDefault="00F1717A" w:rsidP="00F1717A">
            <w:pPr>
              <w:pStyle w:val="NoSpacing"/>
            </w:pPr>
            <w:r w:rsidRPr="0012150A">
              <w:t>75</w:t>
            </w:r>
          </w:p>
        </w:tc>
        <w:tc>
          <w:tcPr>
            <w:tcW w:w="8015" w:type="dxa"/>
          </w:tcPr>
          <w:p w14:paraId="4F316037" w14:textId="2CBD64BD"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Any Other (any combination)</w:t>
            </w:r>
          </w:p>
        </w:tc>
      </w:tr>
      <w:tr w:rsidR="00F1717A" w:rsidRPr="00845520" w14:paraId="67B9DF0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78256C1" w14:textId="78CE77F4" w:rsidR="00F1717A" w:rsidRPr="00845520" w:rsidRDefault="00F1717A" w:rsidP="00F1717A">
            <w:pPr>
              <w:pStyle w:val="NoSpacing"/>
            </w:pPr>
            <w:r w:rsidRPr="0012150A">
              <w:t>76</w:t>
            </w:r>
          </w:p>
        </w:tc>
        <w:tc>
          <w:tcPr>
            <w:tcW w:w="8015" w:type="dxa"/>
          </w:tcPr>
          <w:p w14:paraId="5E47133C" w14:textId="23DCCEE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Any Other (any combination)</w:t>
            </w:r>
          </w:p>
        </w:tc>
      </w:tr>
      <w:tr w:rsidR="00F1717A" w:rsidRPr="00845520" w14:paraId="23BDA3B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03F29C1" w14:textId="68FAC9D6" w:rsidR="00F1717A" w:rsidRPr="00845520" w:rsidRDefault="00F1717A" w:rsidP="00F1717A">
            <w:pPr>
              <w:pStyle w:val="NoSpacing"/>
            </w:pPr>
            <w:r w:rsidRPr="0012150A">
              <w:t>77</w:t>
            </w:r>
          </w:p>
        </w:tc>
        <w:tc>
          <w:tcPr>
            <w:tcW w:w="8015" w:type="dxa"/>
          </w:tcPr>
          <w:p w14:paraId="623198BE" w14:textId="781E06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(any combination)</w:t>
            </w:r>
          </w:p>
        </w:tc>
      </w:tr>
      <w:tr w:rsidR="00F1717A" w:rsidRPr="00845520" w14:paraId="5ECB556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AFFF154" w14:textId="32FECF22" w:rsidR="00F1717A" w:rsidRPr="00845520" w:rsidRDefault="00F1717A" w:rsidP="00F1717A">
            <w:pPr>
              <w:pStyle w:val="NoSpacing"/>
            </w:pPr>
            <w:r w:rsidRPr="0012150A">
              <w:t>78</w:t>
            </w:r>
          </w:p>
        </w:tc>
        <w:tc>
          <w:tcPr>
            <w:tcW w:w="8015" w:type="dxa"/>
          </w:tcPr>
          <w:p w14:paraId="57D9EFA4" w14:textId="745D203E"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Woman/Girl</w:t>
            </w:r>
          </w:p>
        </w:tc>
      </w:tr>
      <w:tr w:rsidR="00F1717A" w:rsidRPr="00845520" w14:paraId="6179330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BADACC9" w14:textId="33AAE302" w:rsidR="00F1717A" w:rsidRPr="00845520" w:rsidRDefault="00F1717A" w:rsidP="00F1717A">
            <w:pPr>
              <w:pStyle w:val="NoSpacing"/>
            </w:pPr>
            <w:r w:rsidRPr="0012150A">
              <w:t>79</w:t>
            </w:r>
          </w:p>
        </w:tc>
        <w:tc>
          <w:tcPr>
            <w:tcW w:w="8015" w:type="dxa"/>
          </w:tcPr>
          <w:p w14:paraId="30CA71B6" w14:textId="3DD3A09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Man/Boy</w:t>
            </w:r>
          </w:p>
        </w:tc>
      </w:tr>
      <w:tr w:rsidR="00F1717A" w:rsidRPr="00845520" w14:paraId="62D91E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F79A5AC" w14:textId="7AC3902C" w:rsidR="00F1717A" w:rsidRPr="00845520" w:rsidRDefault="00F1717A" w:rsidP="00F1717A">
            <w:pPr>
              <w:pStyle w:val="NoSpacing"/>
            </w:pPr>
            <w:r w:rsidRPr="0012150A">
              <w:t>80</w:t>
            </w:r>
          </w:p>
        </w:tc>
        <w:tc>
          <w:tcPr>
            <w:tcW w:w="8015" w:type="dxa"/>
          </w:tcPr>
          <w:p w14:paraId="68D58841" w14:textId="3B7EDC5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Culturally Specific Identity</w:t>
            </w:r>
          </w:p>
        </w:tc>
      </w:tr>
      <w:tr w:rsidR="00F1717A" w:rsidRPr="00845520" w14:paraId="02EFCECD"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01E9FF9" w14:textId="0CD81F9F" w:rsidR="00F1717A" w:rsidRPr="00845520" w:rsidRDefault="00F1717A" w:rsidP="00F1717A">
            <w:pPr>
              <w:pStyle w:val="NoSpacing"/>
            </w:pPr>
            <w:r w:rsidRPr="0012150A">
              <w:t>81</w:t>
            </w:r>
          </w:p>
        </w:tc>
        <w:tc>
          <w:tcPr>
            <w:tcW w:w="8015" w:type="dxa"/>
          </w:tcPr>
          <w:p w14:paraId="71EBECFE" w14:textId="5A41CFB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Transgender</w:t>
            </w:r>
          </w:p>
        </w:tc>
      </w:tr>
      <w:tr w:rsidR="00F1717A" w:rsidRPr="00845520" w14:paraId="3A3F0AA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0CAA5F2" w14:textId="29CA2E65" w:rsidR="00F1717A" w:rsidRPr="00845520" w:rsidRDefault="00F1717A" w:rsidP="00F1717A">
            <w:pPr>
              <w:pStyle w:val="NoSpacing"/>
            </w:pPr>
            <w:r w:rsidRPr="0012150A">
              <w:t>82</w:t>
            </w:r>
          </w:p>
        </w:tc>
        <w:tc>
          <w:tcPr>
            <w:tcW w:w="8015" w:type="dxa"/>
          </w:tcPr>
          <w:p w14:paraId="194D017E" w14:textId="4C6291C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Non-Binary</w:t>
            </w:r>
          </w:p>
        </w:tc>
      </w:tr>
      <w:tr w:rsidR="00F1717A" w:rsidRPr="00845520" w14:paraId="78B6419F"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6A49D4F" w14:textId="7C7FB597" w:rsidR="00F1717A" w:rsidRPr="00845520" w:rsidRDefault="00F1717A" w:rsidP="00F1717A">
            <w:pPr>
              <w:pStyle w:val="NoSpacing"/>
            </w:pPr>
            <w:r w:rsidRPr="0012150A">
              <w:t>83</w:t>
            </w:r>
          </w:p>
        </w:tc>
        <w:tc>
          <w:tcPr>
            <w:tcW w:w="8015" w:type="dxa"/>
          </w:tcPr>
          <w:p w14:paraId="74338D07" w14:textId="4A665F6F"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Questioning</w:t>
            </w:r>
          </w:p>
        </w:tc>
      </w:tr>
      <w:tr w:rsidR="00F1717A" w:rsidRPr="00845520" w14:paraId="15BD87F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A42178" w14:textId="54680FA6" w:rsidR="00F1717A" w:rsidRPr="00845520" w:rsidRDefault="00F1717A" w:rsidP="00F1717A">
            <w:pPr>
              <w:pStyle w:val="NoSpacing"/>
            </w:pPr>
            <w:r w:rsidRPr="0012150A">
              <w:t>84</w:t>
            </w:r>
          </w:p>
        </w:tc>
        <w:tc>
          <w:tcPr>
            <w:tcW w:w="8015" w:type="dxa"/>
          </w:tcPr>
          <w:p w14:paraId="26A4A793" w14:textId="372D237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Different Identity</w:t>
            </w:r>
          </w:p>
        </w:tc>
      </w:tr>
      <w:tr w:rsidR="00F1717A" w:rsidRPr="00845520" w14:paraId="22EC7542"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A26666B" w14:textId="59B6E6CC" w:rsidR="00F1717A" w:rsidRPr="00845520" w:rsidRDefault="00F1717A" w:rsidP="00F1717A">
            <w:pPr>
              <w:pStyle w:val="NoSpacing"/>
            </w:pPr>
            <w:r>
              <w:t>85</w:t>
            </w:r>
          </w:p>
        </w:tc>
        <w:tc>
          <w:tcPr>
            <w:tcW w:w="8015" w:type="dxa"/>
          </w:tcPr>
          <w:p w14:paraId="7E33C3D3" w14:textId="58C0F407"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Multiple Selections</w:t>
            </w:r>
          </w:p>
        </w:tc>
      </w:tr>
      <w:tr w:rsidR="00680983" w:rsidRPr="00845520" w14:paraId="1C622C9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54C598" w14:textId="3D6501AE" w:rsidR="00680983" w:rsidRDefault="00680983" w:rsidP="00680983">
            <w:pPr>
              <w:pStyle w:val="NoSpacing"/>
            </w:pPr>
            <w:r>
              <w:rPr>
                <w:rFonts w:ascii="Calibri" w:hAnsi="Calibri" w:cs="Calibri"/>
                <w:color w:val="000000"/>
              </w:rPr>
              <w:t>97</w:t>
            </w:r>
          </w:p>
        </w:tc>
        <w:tc>
          <w:tcPr>
            <w:tcW w:w="8015" w:type="dxa"/>
          </w:tcPr>
          <w:p w14:paraId="612D27F1" w14:textId="2F7CF051" w:rsidR="00680983" w:rsidRPr="004877D2" w:rsidRDefault="00680983" w:rsidP="00680983">
            <w:pPr>
              <w:pStyle w:val="NoSpacing"/>
              <w:cnfStyle w:val="000000010000" w:firstRow="0" w:lastRow="0" w:firstColumn="0" w:lastColumn="0" w:oddVBand="0" w:evenVBand="0" w:oddHBand="0" w:evenHBand="1" w:firstRowFirstColumn="0" w:firstRowLastColumn="0" w:lastRowFirstColumn="0" w:lastRowLastColumn="0"/>
            </w:pPr>
            <w:r w:rsidRPr="0008219F">
              <w:rPr>
                <w:rFonts w:ascii="Calibri" w:hAnsi="Calibri" w:cs="Calibri"/>
                <w:color w:val="000000"/>
              </w:rPr>
              <w:t>Domestic Violence Survivor Not Identified as Currently Fleeing</w:t>
            </w:r>
          </w:p>
        </w:tc>
      </w:tr>
    </w:tbl>
    <w:p w14:paraId="5E4CD42C" w14:textId="68D11A2A" w:rsidR="00623EE5" w:rsidRDefault="00623EE5" w:rsidP="0088191A">
      <w:pPr>
        <w:pStyle w:val="Heading2"/>
      </w:pPr>
      <w:bookmarkStart w:id="1972" w:name="_Get_Counts_of"/>
      <w:bookmarkStart w:id="1973" w:name="_Toc175057138"/>
      <w:bookmarkStart w:id="1974" w:name="_Toc37849823"/>
      <w:bookmarkEnd w:id="1972"/>
      <w:r>
        <w:t>Get Counts of Bednights</w:t>
      </w:r>
      <w:bookmarkEnd w:id="1973"/>
      <w:r>
        <w:t xml:space="preserve"> </w:t>
      </w:r>
      <w:bookmarkEnd w:id="1974"/>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r>
                                    <w:t>tlsa_Enrollment</w:t>
                                  </w:r>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r>
                                    <w:t>tlsa_HHID</w:t>
                                  </w:r>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36"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SoqwwUAAAQhAAAOAAAAZHJzL2Uyb0RvYy54bWzsWttu4zYQfS/QfyD03ljUzbIRZ5HYyXaB&#10;3TZAtn1nJEpWI5EqRcdOv75DUlfHznrTXLpI8mBQIkWRZw5nzoxy/GFT5OiWiirjbGbhI9tClEU8&#10;zlg6s/74evFLaKFKEhaTnDM6s+5oZX04+fmn43U5pQ5f8jymAsEkrJquy5m1lLKcjkZVtKQFqY54&#10;SRl0JlwURMKlSEexIGuYvchHjm0HozUXcSl4RKsK7i5Mp3Wi508SGsnfk6SiEuUzC9Ym9a/Qv9fq&#10;d3RyTKapIOUyi+plkEesoiAZg5e2Uy2IJGglsntTFVkkeMUTeRTxYsSTJIuo3gPsBttbu/ko+KrU&#10;e0mn67RsYQJot3B69LTRb7cfRXlVXgqzemh+5tFNBbiM1mU67fer69QMRtfrLzwGe5KV5Hrjm0QU&#10;agrYEtpofO9afOlGoghuepMAhxMwQwR9eOyO3aC2QLQEM6nnMMZ+GLoWUiOw47qT0NgoWp53szj9&#10;OVT/iEzNAvSi60UqEgCrqg646r8Bd7UkJdX2qBQwlwJl8cwae14Y2A62ECMFQHIKkOiRKPDV2tQi&#10;YPScGYyjDasxRozPl4SlVI/+elfCw1jvZvCIuqjAQN/EHGMvtEOnxs517FC/n0wb/H3f9Qz4GvYW&#10;NDItRSU/Ul4g1ZhZlRQkS5dyzhmDI8QF1jYmt58radBuHlAmZ/wiy3O4T6Y5Q+uZFbi+rR+oeJ7F&#10;qlP16TNN57lAtwROY3xjJs1XBVDJ3KvZALcUHfSwZqXt09rYg4nhlLBYv35JSXxetyXJcmgjqXGV&#10;IgOkc2qp9RU0tlBOwWGpltlQztQaqXYZ9S4b4I0Jr3l8dynUYHUfWPWy9AKz3qNX0KNXc4Qrc35b&#10;bp0KwdcKF+D+gFzmgWaPB5DLdwMcNOSyx9hVb+/IhXEYjg27nLGnO/cTLMn5Grgv5IJHq4Iy+RC/&#10;BsauRHrdcuhifu4vNArwqsGwB4k4mMI/w+BvDAkGUxSZhNCUZ8XMCm31Z/a7g2MHMkhurjfaYzi+&#10;dmoKe8MqJLiJTBBJobHk4h8gKkQlOIp/r4gA2uafGFhQhbCmIZrGddMgLIJHZ1YkhYXMxVyaYLcq&#10;hTrQigPKaIwrL5Vk+jR363gtcoO/3ya3C3ECcFVrA+f5/Ozuhx13B7ud0AYPrwLXO7t3+sceuyeN&#10;5d7ZrZQBxNxtdgetA3ghZeCEQQjr0KrqXRm8gDKopbLyYFpFD8Wi31BCS3wU1CdmqLdVNvFUehxj&#10;13MwJGPburrRhtgNg1ocamVugl2ny20Qjz54QPO87Xt1OOx0uZoBHHmr7dUMrQLY1uUPwwMyw5wY&#10;A8+4DgXPCI/tB67dwuP72DEAtPB06iaYNJ19dDwIGjU6the64wa/JmvpySOYwCixV09a3B1Jixfo&#10;rb9U4AUm9ZCbQEq/F/jvCLyfGGg3RvIryF1IqnI2Mt2TvQw030Bdnp8txueNpQbDDlaXcyf0T19a&#10;XZqkulN1b1xdujtSp1cleecedngXILk38Jz3kvM2d3rbJNcH8/9N8i7ovWitwNvl1SE67U2nVKAe&#10;+Ht1sb/khJI8K/9sUsm64If3CYSG447XJFBKX3yD4zlN5Jkg0Q3tVQaUE0/jWhmQ+C8LJUUO1Vqo&#10;E6HAdmF6ozi0o9fa44epUpmFH1iDOtifu4E/BillKgb1haka1BemclBfNNUD+UPVDpQm3c6uDLsG&#10;jIbyUL+w3SsqHMD1XxXX97A+CEIMan5bFvdY36tVPwPrnab89c76ukb2Jli/S9N4/aLCs1fMBhmT&#10;64bufuEOFtFLa7PB/ZrmC0kZlVm0yKqbx6n2xcX52YUOdo+uCftnk7OF/nayPcWDnxoOdOJdoazL&#10;tN4LZVAo83eUgSF+Aay7XfnTf+MATmOnSeMd7Po7OA1Fgu+sAr9tna6zX2XAZ+H4E4iVvkrXbfjU&#10;rtVj/W8B6lt+/1qL5e6fF07+BQAA//8DAFBLAwQUAAYACAAAACEAr4LINd4AAAAFAQAADwAAAGRy&#10;cy9kb3ducmV2LnhtbEyPT2vCQBDF7wW/wzKF3uom2qqk2YiI7UkK/oHS25gdk2B2NmTXJH77bnup&#10;l4HHe7z3m3Q5mFp01LrKsoJ4HIEgzq2uuFBwPLw/L0A4j6yxtkwKbuRgmY0eUky07XlH3d4XIpSw&#10;S1BB6X2TSOnykgy6sW2Ig3e2rUEfZFtI3WIfyk0tJ1E0kwYrDgslNrQuKb/sr0bBR4/9ahpvuu3l&#10;vL59H14/v7YxKfX0OKzeQHga/H8YfvEDOmSB6WSvrJ2oFYRH/N8N3nwRv4A4KZjMpzOQWSrv6bMf&#10;AAAA//8DAFBLAQItABQABgAIAAAAIQC2gziS/gAAAOEBAAATAAAAAAAAAAAAAAAAAAAAAABbQ29u&#10;dGVudF9UeXBlc10ueG1sUEsBAi0AFAAGAAgAAAAhADj9If/WAAAAlAEAAAsAAAAAAAAAAAAAAAAA&#10;LwEAAF9yZWxzLy5yZWxzUEsBAi0AFAAGAAgAAAAhAFVBKirDBQAABCEAAA4AAAAAAAAAAAAAAAAA&#10;LgIAAGRycy9lMm9Eb2MueG1sUEsBAi0AFAAGAAgAAAAhAK+CyDXeAAAABQEAAA8AAAAAAAAAAAAA&#10;AAAAHQgAAGRycy9kb3ducmV2LnhtbFBLBQYAAAAABAAEAPMAAAAoCQAAAAA=&#10;">
                <v:shape id="AutoShape 65" o:spid="_x0000_s1537"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38"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39"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40"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41"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42"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4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r>
                              <w:t>tlsa_Enrollment</w:t>
                            </w:r>
                          </w:p>
                        </w:txbxContent>
                      </v:textbox>
                    </v:shape>
                    <v:shape id="AutoShape 462" o:spid="_x0000_s154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r>
                              <w:t>tlsa_HHID</w:t>
                            </w:r>
                          </w:p>
                        </w:txbxContent>
                      </v:textbox>
                    </v:shape>
                  </v:group>
                  <v:shape id="AutoShape 407" o:spid="_x0000_s1545"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46"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47"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48"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30339F">
        <w:trPr>
          <w:trHeight w:val="216"/>
        </w:trPr>
        <w:tc>
          <w:tcPr>
            <w:tcW w:w="9355" w:type="dxa"/>
            <w:shd w:val="clear" w:color="auto" w:fill="FDE9D9" w:themeFill="accent6" w:themeFillTint="33"/>
          </w:tcPr>
          <w:p w14:paraId="483A9CAB" w14:textId="77777777" w:rsidR="006D690D" w:rsidRPr="005F4836" w:rsidRDefault="006D690D" w:rsidP="0030339F">
            <w:pPr>
              <w:pStyle w:val="NoSpacing"/>
              <w:rPr>
                <w:b/>
                <w:bCs/>
              </w:rPr>
            </w:pPr>
            <w:r>
              <w:rPr>
                <w:b/>
                <w:bCs/>
              </w:rPr>
              <w:t>tlsa</w:t>
            </w:r>
            <w:r w:rsidRPr="005F4836">
              <w:rPr>
                <w:b/>
                <w:bCs/>
              </w:rPr>
              <w:t>_</w:t>
            </w:r>
            <w:r>
              <w:rPr>
                <w:b/>
                <w:bCs/>
              </w:rPr>
              <w:t>Enrollment</w:t>
            </w:r>
          </w:p>
        </w:tc>
      </w:tr>
      <w:tr w:rsidR="006D690D" w:rsidRPr="005F4836" w14:paraId="3E7B94FC" w14:textId="77777777" w:rsidTr="0030339F">
        <w:trPr>
          <w:trHeight w:val="216"/>
        </w:trPr>
        <w:tc>
          <w:tcPr>
            <w:tcW w:w="9355" w:type="dxa"/>
          </w:tcPr>
          <w:p w14:paraId="0BAE72ED" w14:textId="77777777" w:rsidR="006D690D" w:rsidRPr="00246D5B" w:rsidRDefault="006D690D" w:rsidP="0030339F">
            <w:pPr>
              <w:pStyle w:val="NoSpacing"/>
            </w:pPr>
            <w:r w:rsidRPr="00246D5B">
              <w:t>AHAR</w:t>
            </w:r>
          </w:p>
        </w:tc>
      </w:tr>
      <w:tr w:rsidR="0014378B" w:rsidRPr="005F4836" w14:paraId="5938030E" w14:textId="77777777" w:rsidTr="0030339F">
        <w:trPr>
          <w:trHeight w:val="216"/>
        </w:trPr>
        <w:tc>
          <w:tcPr>
            <w:tcW w:w="9355" w:type="dxa"/>
          </w:tcPr>
          <w:p w14:paraId="06A3E940" w14:textId="39A871CB" w:rsidR="0014378B" w:rsidRPr="00246D5B" w:rsidRDefault="0014378B" w:rsidP="0030339F">
            <w:pPr>
              <w:pStyle w:val="NoSpacing"/>
            </w:pPr>
            <w:r>
              <w:lastRenderedPageBreak/>
              <w:t>MoveInDate</w:t>
            </w:r>
          </w:p>
        </w:tc>
      </w:tr>
      <w:tr w:rsidR="0014378B" w:rsidRPr="005F4836" w14:paraId="4E6B74A6" w14:textId="77777777" w:rsidTr="0030339F">
        <w:trPr>
          <w:trHeight w:val="216"/>
        </w:trPr>
        <w:tc>
          <w:tcPr>
            <w:tcW w:w="9355" w:type="dxa"/>
          </w:tcPr>
          <w:p w14:paraId="73BDAB8F" w14:textId="3F4DE1E2" w:rsidR="0014378B" w:rsidRPr="00246D5B" w:rsidRDefault="0014378B" w:rsidP="0030339F">
            <w:pPr>
              <w:pStyle w:val="NoSpacing"/>
            </w:pPr>
            <w:r>
              <w:t>ExitDate</w:t>
            </w:r>
          </w:p>
        </w:tc>
      </w:tr>
      <w:tr w:rsidR="006D690D" w:rsidRPr="00845520" w14:paraId="224CB01A" w14:textId="77777777" w:rsidTr="0030339F">
        <w:trPr>
          <w:trHeight w:val="216"/>
        </w:trPr>
        <w:tc>
          <w:tcPr>
            <w:tcW w:w="9355" w:type="dxa"/>
            <w:shd w:val="clear" w:color="auto" w:fill="FDE9D9" w:themeFill="accent6" w:themeFillTint="33"/>
          </w:tcPr>
          <w:p w14:paraId="6ABE5195" w14:textId="77777777" w:rsidR="006D690D" w:rsidRPr="00845520" w:rsidRDefault="006D690D" w:rsidP="0030339F">
            <w:pPr>
              <w:pStyle w:val="NoSpacing"/>
              <w:rPr>
                <w:b/>
                <w:bCs/>
              </w:rPr>
            </w:pPr>
            <w:r w:rsidRPr="00845520">
              <w:rPr>
                <w:b/>
                <w:bCs/>
              </w:rPr>
              <w:t>tlsa_HHID</w:t>
            </w:r>
          </w:p>
        </w:tc>
      </w:tr>
      <w:tr w:rsidR="006D690D" w:rsidRPr="005F4836" w14:paraId="42FBF6C2" w14:textId="77777777" w:rsidTr="0030339F">
        <w:trPr>
          <w:trHeight w:val="216"/>
        </w:trPr>
        <w:tc>
          <w:tcPr>
            <w:tcW w:w="9355" w:type="dxa"/>
          </w:tcPr>
          <w:p w14:paraId="730C894B" w14:textId="77777777" w:rsidR="006D690D" w:rsidRPr="00845520" w:rsidRDefault="006D690D" w:rsidP="0030339F">
            <w:pPr>
              <w:pStyle w:val="NoSpacing"/>
            </w:pPr>
            <w:r>
              <w:t>ActiveHHType</w:t>
            </w:r>
          </w:p>
        </w:tc>
      </w:tr>
      <w:tr w:rsidR="006D690D" w:rsidRPr="005F4836" w14:paraId="5B68B918" w14:textId="77777777" w:rsidTr="0030339F">
        <w:trPr>
          <w:trHeight w:val="216"/>
        </w:trPr>
        <w:tc>
          <w:tcPr>
            <w:tcW w:w="9355" w:type="dxa"/>
          </w:tcPr>
          <w:p w14:paraId="57365BB3" w14:textId="77777777" w:rsidR="006D690D" w:rsidRDefault="006D690D" w:rsidP="0030339F">
            <w:pPr>
              <w:pStyle w:val="NoSpacing"/>
            </w:pPr>
            <w:r>
              <w:t>ProjectID</w:t>
            </w:r>
          </w:p>
        </w:tc>
      </w:tr>
      <w:tr w:rsidR="006D690D" w:rsidRPr="005F4836" w14:paraId="7E37A638" w14:textId="77777777" w:rsidTr="0030339F">
        <w:trPr>
          <w:trHeight w:val="216"/>
        </w:trPr>
        <w:tc>
          <w:tcPr>
            <w:tcW w:w="9355" w:type="dxa"/>
          </w:tcPr>
          <w:p w14:paraId="5B91AA1B" w14:textId="036E4A52" w:rsidR="006D690D" w:rsidRDefault="00FA6423" w:rsidP="0030339F">
            <w:pPr>
              <w:pStyle w:val="NoSpacing"/>
            </w:pPr>
            <w:r>
              <w:t>LSA</w:t>
            </w:r>
            <w:r w:rsidR="006D690D">
              <w:t>ProjectType</w:t>
            </w:r>
          </w:p>
        </w:tc>
      </w:tr>
      <w:tr w:rsidR="006D690D" w:rsidRPr="005F4836" w14:paraId="7CD0BBC2" w14:textId="77777777" w:rsidTr="0030339F">
        <w:trPr>
          <w:trHeight w:val="216"/>
        </w:trPr>
        <w:tc>
          <w:tcPr>
            <w:tcW w:w="9355" w:type="dxa"/>
          </w:tcPr>
          <w:p w14:paraId="52896ABD" w14:textId="77777777" w:rsidR="006D690D" w:rsidRPr="00845520" w:rsidRDefault="006D690D" w:rsidP="0030339F">
            <w:pPr>
              <w:pStyle w:val="NoSpacing"/>
              <w:rPr>
                <w:bCs/>
              </w:rPr>
            </w:pPr>
            <w:r w:rsidRPr="00845520">
              <w:rPr>
                <w:bCs/>
              </w:rPr>
              <w:t>HHAdultAge</w:t>
            </w:r>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30339F">
            <w:pPr>
              <w:pStyle w:val="NoSpacing"/>
              <w:rPr>
                <w:b/>
              </w:rPr>
            </w:pPr>
            <w:r w:rsidRPr="009F7C9F">
              <w:rPr>
                <w:b/>
              </w:rPr>
              <w:t>tlsa_Person</w:t>
            </w:r>
          </w:p>
        </w:tc>
      </w:tr>
      <w:tr w:rsidR="0014378B" w:rsidRPr="005F4836" w14:paraId="090FEE84" w14:textId="77777777" w:rsidTr="0030339F">
        <w:trPr>
          <w:trHeight w:val="216"/>
        </w:trPr>
        <w:tc>
          <w:tcPr>
            <w:tcW w:w="9355" w:type="dxa"/>
          </w:tcPr>
          <w:p w14:paraId="5C88D994" w14:textId="38B885CE" w:rsidR="0014378B" w:rsidRPr="00845520" w:rsidRDefault="0014378B" w:rsidP="0030339F">
            <w:pPr>
              <w:pStyle w:val="NoSpacing"/>
              <w:rPr>
                <w:bCs/>
              </w:rPr>
            </w:pPr>
            <w:r>
              <w:rPr>
                <w:bCs/>
              </w:rPr>
              <w:t>VetStatus</w:t>
            </w:r>
          </w:p>
        </w:tc>
      </w:tr>
      <w:tr w:rsidR="0014378B" w:rsidRPr="005F4836" w14:paraId="13D58317" w14:textId="77777777" w:rsidTr="0030339F">
        <w:trPr>
          <w:trHeight w:val="216"/>
        </w:trPr>
        <w:tc>
          <w:tcPr>
            <w:tcW w:w="9355" w:type="dxa"/>
          </w:tcPr>
          <w:p w14:paraId="3B890D71" w14:textId="382DF228" w:rsidR="0014378B" w:rsidRPr="00845520" w:rsidRDefault="0014378B" w:rsidP="0030339F">
            <w:pPr>
              <w:pStyle w:val="NoSpacing"/>
              <w:rPr>
                <w:bCs/>
              </w:rPr>
            </w:pPr>
            <w:r>
              <w:rPr>
                <w:bCs/>
              </w:rPr>
              <w:t>DisabilityStatus</w:t>
            </w:r>
          </w:p>
        </w:tc>
      </w:tr>
      <w:tr w:rsidR="0014378B" w:rsidRPr="005F4836" w14:paraId="7A83E84C" w14:textId="77777777" w:rsidTr="0030339F">
        <w:trPr>
          <w:trHeight w:val="216"/>
        </w:trPr>
        <w:tc>
          <w:tcPr>
            <w:tcW w:w="9355" w:type="dxa"/>
          </w:tcPr>
          <w:p w14:paraId="4ADF7B24" w14:textId="72C6ABF5" w:rsidR="0014378B" w:rsidRPr="00845520" w:rsidRDefault="0014378B" w:rsidP="0030339F">
            <w:pPr>
              <w:pStyle w:val="NoSpacing"/>
              <w:rPr>
                <w:bCs/>
              </w:rPr>
            </w:pPr>
            <w:r>
              <w:rPr>
                <w:bCs/>
              </w:rPr>
              <w:t>CHTime</w:t>
            </w:r>
          </w:p>
        </w:tc>
      </w:tr>
      <w:tr w:rsidR="0014378B" w:rsidRPr="005F4836" w14:paraId="5A0B4341" w14:textId="77777777" w:rsidTr="0030339F">
        <w:trPr>
          <w:trHeight w:val="216"/>
        </w:trPr>
        <w:tc>
          <w:tcPr>
            <w:tcW w:w="9355" w:type="dxa"/>
          </w:tcPr>
          <w:p w14:paraId="3A7C9FCD" w14:textId="6CBDA1C3" w:rsidR="0014378B" w:rsidRPr="00845520" w:rsidRDefault="0014378B" w:rsidP="0030339F">
            <w:pPr>
              <w:pStyle w:val="NoSpacing"/>
              <w:rPr>
                <w:bCs/>
              </w:rPr>
            </w:pPr>
            <w:r>
              <w:rPr>
                <w:bCs/>
              </w:rPr>
              <w:t>CHTimeStatus</w:t>
            </w:r>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30339F">
        <w:tc>
          <w:tcPr>
            <w:tcW w:w="1435" w:type="dxa"/>
          </w:tcPr>
          <w:p w14:paraId="46BA6833" w14:textId="77777777" w:rsidR="006D690D" w:rsidRPr="003A0FA0" w:rsidRDefault="006D690D" w:rsidP="0030339F">
            <w:pPr>
              <w:pStyle w:val="NoSpacing"/>
            </w:pPr>
            <w:r w:rsidRPr="00845520">
              <w:rPr>
                <w:b/>
                <w:bCs/>
              </w:rPr>
              <w:t>Value</w:t>
            </w:r>
          </w:p>
        </w:tc>
        <w:tc>
          <w:tcPr>
            <w:tcW w:w="7915" w:type="dxa"/>
          </w:tcPr>
          <w:p w14:paraId="783C568C" w14:textId="7D6943B1" w:rsidR="006D690D" w:rsidRPr="003A0FA0" w:rsidRDefault="007C7494" w:rsidP="0030339F">
            <w:pPr>
              <w:pStyle w:val="NoSpacing"/>
            </w:pPr>
            <w:r>
              <w:t>See below</w:t>
            </w:r>
          </w:p>
        </w:tc>
      </w:tr>
      <w:tr w:rsidR="006D690D" w:rsidRPr="003A0FA0" w14:paraId="48DC1EED" w14:textId="77777777" w:rsidTr="0030339F">
        <w:tc>
          <w:tcPr>
            <w:tcW w:w="1435" w:type="dxa"/>
          </w:tcPr>
          <w:p w14:paraId="1EA68B37" w14:textId="77777777" w:rsidR="006D690D" w:rsidRPr="00845520" w:rsidRDefault="006D690D" w:rsidP="0030339F">
            <w:pPr>
              <w:pStyle w:val="NoSpacing"/>
              <w:rPr>
                <w:b/>
                <w:bCs/>
              </w:rPr>
            </w:pPr>
            <w:r w:rsidRPr="00845520">
              <w:rPr>
                <w:b/>
                <w:bCs/>
              </w:rPr>
              <w:t>Cohort</w:t>
            </w:r>
          </w:p>
        </w:tc>
        <w:tc>
          <w:tcPr>
            <w:tcW w:w="7915" w:type="dxa"/>
          </w:tcPr>
          <w:p w14:paraId="763776F9" w14:textId="0F3D1838" w:rsidR="006D690D" w:rsidRPr="003A0FA0" w:rsidRDefault="00EB6790" w:rsidP="0030339F">
            <w:pPr>
              <w:pStyle w:val="NoSpacing"/>
            </w:pPr>
            <w:r>
              <w:t>1</w:t>
            </w:r>
          </w:p>
        </w:tc>
      </w:tr>
      <w:tr w:rsidR="006D690D" w:rsidRPr="003A0FA0" w14:paraId="61E5CC35" w14:textId="77777777" w:rsidTr="0030339F">
        <w:tc>
          <w:tcPr>
            <w:tcW w:w="1435" w:type="dxa"/>
          </w:tcPr>
          <w:p w14:paraId="3F9B364D" w14:textId="77777777" w:rsidR="006D690D" w:rsidRPr="00845520" w:rsidRDefault="006D690D" w:rsidP="0030339F">
            <w:pPr>
              <w:pStyle w:val="NoSpacing"/>
              <w:rPr>
                <w:b/>
                <w:bCs/>
              </w:rPr>
            </w:pPr>
            <w:r w:rsidRPr="00845520">
              <w:rPr>
                <w:b/>
                <w:bCs/>
              </w:rPr>
              <w:t>Universe</w:t>
            </w:r>
          </w:p>
        </w:tc>
        <w:tc>
          <w:tcPr>
            <w:tcW w:w="7915" w:type="dxa"/>
          </w:tcPr>
          <w:p w14:paraId="407EF766" w14:textId="13CE12A5" w:rsidR="006D690D" w:rsidRPr="003A0FA0" w:rsidRDefault="007C7494" w:rsidP="0030339F">
            <w:pPr>
              <w:pStyle w:val="NoSpacing"/>
            </w:pPr>
            <w:r>
              <w:t>See below</w:t>
            </w:r>
            <w:r w:rsidR="006D690D">
              <w:t xml:space="preserve"> </w:t>
            </w:r>
          </w:p>
        </w:tc>
      </w:tr>
      <w:tr w:rsidR="006D690D" w:rsidRPr="003A0FA0" w14:paraId="6A6A8938" w14:textId="77777777" w:rsidTr="0030339F">
        <w:tc>
          <w:tcPr>
            <w:tcW w:w="1435" w:type="dxa"/>
          </w:tcPr>
          <w:p w14:paraId="47D80A62" w14:textId="77777777" w:rsidR="006D690D" w:rsidRPr="003A0FA0" w:rsidRDefault="006D690D" w:rsidP="0030339F">
            <w:pPr>
              <w:pStyle w:val="NoSpacing"/>
            </w:pPr>
            <w:r w:rsidRPr="00845520">
              <w:rPr>
                <w:b/>
                <w:bCs/>
              </w:rPr>
              <w:t>HHType</w:t>
            </w:r>
          </w:p>
        </w:tc>
        <w:tc>
          <w:tcPr>
            <w:tcW w:w="7915" w:type="dxa"/>
          </w:tcPr>
          <w:p w14:paraId="4613387A" w14:textId="77777777" w:rsidR="006D690D" w:rsidRPr="003A0FA0" w:rsidRDefault="006D690D" w:rsidP="0030339F">
            <w:pPr>
              <w:pStyle w:val="NoSpacing"/>
            </w:pPr>
            <w:r>
              <w:t>See below</w:t>
            </w:r>
          </w:p>
        </w:tc>
      </w:tr>
      <w:tr w:rsidR="006D690D" w:rsidRPr="003A0FA0" w14:paraId="4C679F28" w14:textId="77777777" w:rsidTr="0030339F">
        <w:tc>
          <w:tcPr>
            <w:tcW w:w="1435" w:type="dxa"/>
          </w:tcPr>
          <w:p w14:paraId="141F0E93" w14:textId="77777777" w:rsidR="006D690D" w:rsidRPr="003A0FA0" w:rsidRDefault="006D690D" w:rsidP="0030339F">
            <w:pPr>
              <w:pStyle w:val="NoSpacing"/>
            </w:pPr>
            <w:r w:rsidRPr="00845520">
              <w:rPr>
                <w:b/>
                <w:bCs/>
              </w:rPr>
              <w:t>Population</w:t>
            </w:r>
          </w:p>
        </w:tc>
        <w:tc>
          <w:tcPr>
            <w:tcW w:w="7915" w:type="dxa"/>
          </w:tcPr>
          <w:p w14:paraId="067EE018" w14:textId="77777777" w:rsidR="006D690D" w:rsidRPr="003A0FA0" w:rsidRDefault="006D690D" w:rsidP="0030339F">
            <w:pPr>
              <w:pStyle w:val="NoSpacing"/>
            </w:pPr>
            <w:r>
              <w:t>See below</w:t>
            </w:r>
          </w:p>
        </w:tc>
      </w:tr>
      <w:tr w:rsidR="006D690D" w:rsidRPr="003A0FA0" w14:paraId="5A12254B" w14:textId="77777777" w:rsidTr="0030339F">
        <w:tc>
          <w:tcPr>
            <w:tcW w:w="1435" w:type="dxa"/>
          </w:tcPr>
          <w:p w14:paraId="3E51A257" w14:textId="77777777" w:rsidR="006D690D" w:rsidRPr="00845520" w:rsidRDefault="006D690D" w:rsidP="0030339F">
            <w:pPr>
              <w:pStyle w:val="NoSpacing"/>
              <w:rPr>
                <w:b/>
                <w:bCs/>
              </w:rPr>
            </w:pPr>
            <w:r w:rsidRPr="00845520">
              <w:rPr>
                <w:b/>
                <w:bCs/>
              </w:rPr>
              <w:t>SystemPath</w:t>
            </w:r>
          </w:p>
        </w:tc>
        <w:tc>
          <w:tcPr>
            <w:tcW w:w="7915" w:type="dxa"/>
          </w:tcPr>
          <w:p w14:paraId="5CCDB128" w14:textId="77777777" w:rsidR="006D690D" w:rsidRPr="003A0FA0" w:rsidRDefault="006D690D" w:rsidP="0030339F">
            <w:pPr>
              <w:pStyle w:val="NoSpacing"/>
            </w:pPr>
            <w:r>
              <w:t>-1</w:t>
            </w:r>
          </w:p>
        </w:tc>
      </w:tr>
      <w:tr w:rsidR="006D690D" w:rsidRPr="003A0FA0" w14:paraId="03BADE42" w14:textId="77777777" w:rsidTr="0030339F">
        <w:tc>
          <w:tcPr>
            <w:tcW w:w="1435" w:type="dxa"/>
          </w:tcPr>
          <w:p w14:paraId="052D9F51" w14:textId="77777777" w:rsidR="006D690D" w:rsidRPr="00845520" w:rsidRDefault="006D690D" w:rsidP="0030339F">
            <w:pPr>
              <w:pStyle w:val="NoSpacing"/>
              <w:rPr>
                <w:b/>
                <w:bCs/>
              </w:rPr>
            </w:pPr>
            <w:r w:rsidRPr="00845520">
              <w:rPr>
                <w:b/>
                <w:bCs/>
              </w:rPr>
              <w:t>ProjectID</w:t>
            </w:r>
          </w:p>
        </w:tc>
        <w:tc>
          <w:tcPr>
            <w:tcW w:w="7915" w:type="dxa"/>
          </w:tcPr>
          <w:p w14:paraId="42459D93" w14:textId="6C29D1D5" w:rsidR="006D690D" w:rsidRPr="003A0FA0" w:rsidRDefault="007C7494" w:rsidP="0030339F">
            <w:pPr>
              <w:pStyle w:val="NoSpacing"/>
            </w:pPr>
            <w:r>
              <w:t>See below</w:t>
            </w:r>
          </w:p>
        </w:tc>
      </w:tr>
      <w:tr w:rsidR="006D690D" w:rsidRPr="003A0FA0" w14:paraId="593C1E5E" w14:textId="77777777" w:rsidTr="0030339F">
        <w:tc>
          <w:tcPr>
            <w:tcW w:w="1435" w:type="dxa"/>
          </w:tcPr>
          <w:p w14:paraId="32ED32E3" w14:textId="77777777" w:rsidR="006D690D" w:rsidRPr="003A0FA0" w:rsidRDefault="006D690D" w:rsidP="0030339F">
            <w:pPr>
              <w:pStyle w:val="NoSpacing"/>
            </w:pPr>
            <w:r w:rsidRPr="00845520">
              <w:rPr>
                <w:b/>
                <w:bCs/>
              </w:rPr>
              <w:t>ReportRow</w:t>
            </w:r>
          </w:p>
        </w:tc>
        <w:tc>
          <w:tcPr>
            <w:tcW w:w="7915" w:type="dxa"/>
          </w:tcPr>
          <w:p w14:paraId="50C60F0C" w14:textId="25D9375A" w:rsidR="006D690D" w:rsidRPr="003A0FA0" w:rsidRDefault="006D690D" w:rsidP="0030339F">
            <w:pPr>
              <w:pStyle w:val="NoSpacing"/>
            </w:pPr>
            <w:r>
              <w:t xml:space="preserve">56 </w:t>
            </w:r>
            <w:r w:rsidR="007C7494">
              <w:t>and 57 (see below)</w:t>
            </w:r>
          </w:p>
        </w:tc>
      </w:tr>
      <w:tr w:rsidR="006D690D" w:rsidRPr="003A0FA0" w14:paraId="14A42FBD" w14:textId="77777777" w:rsidTr="0030339F">
        <w:tc>
          <w:tcPr>
            <w:tcW w:w="1435" w:type="dxa"/>
          </w:tcPr>
          <w:p w14:paraId="7265E246" w14:textId="77777777" w:rsidR="006D690D" w:rsidRPr="003A0FA0" w:rsidRDefault="006D690D" w:rsidP="0030339F">
            <w:pPr>
              <w:pStyle w:val="NoSpacing"/>
            </w:pPr>
            <w:r w:rsidRPr="003A0FA0">
              <w:t>ReportID</w:t>
            </w:r>
          </w:p>
        </w:tc>
        <w:tc>
          <w:tcPr>
            <w:tcW w:w="7915" w:type="dxa"/>
          </w:tcPr>
          <w:p w14:paraId="49A6875F" w14:textId="77777777" w:rsidR="006D690D" w:rsidRPr="003A0FA0" w:rsidRDefault="006D690D" w:rsidP="0030339F">
            <w:pPr>
              <w:pStyle w:val="NoSpacing"/>
            </w:pPr>
            <w:r>
              <w:t>Must match LSAReport.</w:t>
            </w:r>
            <w:r w:rsidRPr="00845520">
              <w:rPr>
                <w:b/>
                <w:bCs/>
              </w:rPr>
              <w:t>ReportID</w:t>
            </w:r>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LSACalculated only if: </w:t>
      </w:r>
    </w:p>
    <w:p w14:paraId="5CF40780" w14:textId="77777777" w:rsidR="00FD7A5D" w:rsidRDefault="00FD7A5D" w:rsidP="00FD7A5D">
      <w:pPr>
        <w:pStyle w:val="ListParagraph"/>
        <w:numPr>
          <w:ilvl w:val="0"/>
          <w:numId w:val="9"/>
        </w:numPr>
      </w:pPr>
      <w:r w:rsidRPr="00271EB6">
        <w:rPr>
          <w:u w:val="single"/>
        </w:rPr>
        <w:t>ReportStart</w:t>
      </w:r>
      <w:r>
        <w:t xml:space="preserve"> is October 1 </w:t>
      </w:r>
    </w:p>
    <w:p w14:paraId="18D0A579" w14:textId="77777777" w:rsidR="00FD7A5D" w:rsidRDefault="00FD7A5D" w:rsidP="00FD7A5D">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FD7A5D">
      <w:pPr>
        <w:pStyle w:val="ListParagraph"/>
        <w:numPr>
          <w:ilvl w:val="0"/>
          <w:numId w:val="9"/>
        </w:numPr>
      </w:pPr>
      <w:r>
        <w:t>LSAReport.</w:t>
      </w:r>
      <w:r w:rsidRPr="00271EB6">
        <w:rPr>
          <w:b/>
        </w:rPr>
        <w:t>LSAScope</w:t>
      </w:r>
      <w:r>
        <w:t xml:space="preserve"> = 1</w:t>
      </w:r>
    </w:p>
    <w:p w14:paraId="28D5A466" w14:textId="77777777" w:rsidR="007C7494" w:rsidRDefault="007C7494" w:rsidP="007C7494">
      <w:pPr>
        <w:pStyle w:val="Heading4"/>
      </w:pPr>
      <w:r>
        <w:t>Universe and ProjectID</w:t>
      </w:r>
    </w:p>
    <w:p w14:paraId="2710952E" w14:textId="1A395BC8" w:rsidR="007C7494" w:rsidRPr="00845520" w:rsidRDefault="007C7494" w:rsidP="007C7494">
      <w:r>
        <w:t xml:space="preserve">Report rows 56 and 57 are required for each of the following </w:t>
      </w:r>
      <w:r w:rsidRPr="00845520">
        <w:rPr>
          <w:b/>
          <w:bCs/>
        </w:rPr>
        <w:t>Universe</w:t>
      </w:r>
      <w:r>
        <w:t xml:space="preserve"> values grouped </w:t>
      </w:r>
      <w:r w:rsidR="00307C74">
        <w:t xml:space="preserve">by </w:t>
      </w:r>
      <w:r>
        <w:t>household type and population</w:t>
      </w:r>
      <w:r w:rsidR="009B4418">
        <w:t xml:space="preserve">. </w:t>
      </w:r>
      <w:r>
        <w:t>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30339F">
            <w:pPr>
              <w:pStyle w:val="NoSpacing"/>
            </w:pPr>
            <w:r w:rsidRPr="00BF3C9C">
              <w:t>Universe</w:t>
            </w:r>
          </w:p>
        </w:tc>
        <w:tc>
          <w:tcPr>
            <w:tcW w:w="2071" w:type="dxa"/>
          </w:tcPr>
          <w:p w14:paraId="695019CE"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0FAEE58"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AE5C6B" w:rsidRPr="00BF3C9C" w14:paraId="299DC74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30339F">
            <w:pPr>
              <w:pStyle w:val="NoSpacing"/>
            </w:pPr>
            <w:r>
              <w:t>10 = Project-level</w:t>
            </w:r>
          </w:p>
        </w:tc>
        <w:tc>
          <w:tcPr>
            <w:tcW w:w="2071" w:type="dxa"/>
          </w:tcPr>
          <w:p w14:paraId="4B520076" w14:textId="77777777" w:rsidR="00AE5C6B"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3E880B1" w14:textId="7777777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AE5C6B" w:rsidRPr="00BF3C9C" w14:paraId="7D4F7994"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30339F">
            <w:pPr>
              <w:pStyle w:val="NoSpacing"/>
            </w:pPr>
            <w:r>
              <w:t>11=ES project type</w:t>
            </w:r>
          </w:p>
        </w:tc>
        <w:tc>
          <w:tcPr>
            <w:tcW w:w="2071" w:type="dxa"/>
          </w:tcPr>
          <w:p w14:paraId="7CCEC970"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2412B8FD" w14:textId="65B3ADB5" w:rsidR="00AE5C6B" w:rsidRPr="00433B24"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Pr>
                <w:b/>
                <w:bCs/>
              </w:rPr>
              <w:t>LSA</w:t>
            </w:r>
            <w:r w:rsidRPr="00845520">
              <w:rPr>
                <w:b/>
                <w:bCs/>
              </w:rPr>
              <w:t>ProjectType</w:t>
            </w:r>
            <w:r>
              <w:t xml:space="preserve"> in (0,1)</w:t>
            </w:r>
          </w:p>
        </w:tc>
      </w:tr>
      <w:tr w:rsidR="00AE5C6B" w:rsidRPr="00BF3C9C" w14:paraId="5C0CC9D6"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30339F">
            <w:pPr>
              <w:pStyle w:val="NoSpacing"/>
            </w:pPr>
            <w:r>
              <w:t>12=SH project type</w:t>
            </w:r>
          </w:p>
        </w:tc>
        <w:tc>
          <w:tcPr>
            <w:tcW w:w="2071" w:type="dxa"/>
          </w:tcPr>
          <w:p w14:paraId="0625F8A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9C029B4" w14:textId="391BF05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8</w:t>
            </w:r>
          </w:p>
        </w:tc>
      </w:tr>
      <w:tr w:rsidR="00AE5C6B" w:rsidRPr="00BF3C9C" w14:paraId="2DFA87B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30339F">
            <w:pPr>
              <w:pStyle w:val="NoSpacing"/>
            </w:pPr>
            <w:r>
              <w:t>13=TH project type</w:t>
            </w:r>
          </w:p>
        </w:tc>
        <w:tc>
          <w:tcPr>
            <w:tcW w:w="2071" w:type="dxa"/>
          </w:tcPr>
          <w:p w14:paraId="5582B63F"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2966056" w14:textId="7FE00F8B"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2</w:t>
            </w:r>
          </w:p>
        </w:tc>
      </w:tr>
      <w:tr w:rsidR="00AE5C6B" w:rsidRPr="00BF3C9C" w14:paraId="43323BAE"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30339F">
            <w:pPr>
              <w:pStyle w:val="NoSpacing"/>
            </w:pPr>
            <w:r>
              <w:t xml:space="preserve">14=Housed in RRH </w:t>
            </w:r>
          </w:p>
        </w:tc>
        <w:tc>
          <w:tcPr>
            <w:tcW w:w="2071" w:type="dxa"/>
          </w:tcPr>
          <w:p w14:paraId="4CD98086"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F246B39" w14:textId="51C154CF"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13</w:t>
            </w:r>
          </w:p>
        </w:tc>
      </w:tr>
      <w:tr w:rsidR="00AE5C6B" w:rsidRPr="00BF3C9C" w14:paraId="55127240"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30339F">
            <w:pPr>
              <w:pStyle w:val="NoSpacing"/>
            </w:pPr>
            <w:r>
              <w:t xml:space="preserve">15=Housed in PSH </w:t>
            </w:r>
          </w:p>
        </w:tc>
        <w:tc>
          <w:tcPr>
            <w:tcW w:w="2071" w:type="dxa"/>
          </w:tcPr>
          <w:p w14:paraId="1ABC8347"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D05080B" w14:textId="00DF7939"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3</w:t>
            </w:r>
          </w:p>
        </w:tc>
      </w:tr>
      <w:tr w:rsidR="00AE5C6B" w:rsidRPr="00BF3C9C" w14:paraId="0B371EB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30339F">
            <w:pPr>
              <w:pStyle w:val="NoSpacing"/>
            </w:pPr>
            <w:r>
              <w:t>16=ES/SH/TH unduplicated</w:t>
            </w:r>
          </w:p>
        </w:tc>
        <w:tc>
          <w:tcPr>
            <w:tcW w:w="2071" w:type="dxa"/>
          </w:tcPr>
          <w:p w14:paraId="3ED690B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79FEF7" w14:textId="183A220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in (0,1,8,2)</w:t>
            </w:r>
          </w:p>
        </w:tc>
      </w:tr>
    </w:tbl>
    <w:p w14:paraId="4120C8C3" w14:textId="4F019A9D" w:rsidR="00FD2071" w:rsidRDefault="002949D6" w:rsidP="006D690D">
      <w:pPr>
        <w:pStyle w:val="Heading4"/>
      </w:pPr>
      <w:r>
        <w:lastRenderedPageBreak/>
        <w:t xml:space="preserve">ReportRow, </w:t>
      </w:r>
      <w:r w:rsidR="006D690D">
        <w:t>Population</w:t>
      </w:r>
      <w:r>
        <w:t>,</w:t>
      </w:r>
      <w:r w:rsidR="00B06D16">
        <w:t xml:space="preserve"> </w:t>
      </w:r>
      <w:r w:rsidR="006D690D">
        <w:t>and HHType</w:t>
      </w:r>
    </w:p>
    <w:p w14:paraId="63C36C79" w14:textId="6D7801C1" w:rsidR="002949D6" w:rsidRPr="00EB6790" w:rsidRDefault="002949D6" w:rsidP="00806558">
      <w:r>
        <w:t xml:space="preserve">The only difference in logic between rows 56 and 57 are the populations. Both count </w:t>
      </w:r>
      <w:r w:rsidR="23A2F322">
        <w:t>bed night</w:t>
      </w:r>
      <w:r>
        <w: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30339F">
            <w:pPr>
              <w:pStyle w:val="NoSpacing"/>
            </w:pPr>
            <w:r>
              <w:t>ReportRow</w:t>
            </w:r>
          </w:p>
        </w:tc>
        <w:tc>
          <w:tcPr>
            <w:tcW w:w="1126" w:type="dxa"/>
          </w:tcPr>
          <w:p w14:paraId="040C9827"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2888" w:type="dxa"/>
          </w:tcPr>
          <w:p w14:paraId="41620892"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30339F">
            <w:pPr>
              <w:pStyle w:val="NoSpacing"/>
            </w:pPr>
            <w:r>
              <w:t>56</w:t>
            </w:r>
          </w:p>
        </w:tc>
        <w:tc>
          <w:tcPr>
            <w:tcW w:w="1126" w:type="dxa"/>
          </w:tcPr>
          <w:p w14:paraId="476C6D2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30339F">
            <w:pPr>
              <w:pStyle w:val="NoSpacing"/>
            </w:pPr>
            <w:r>
              <w:t>56</w:t>
            </w:r>
          </w:p>
        </w:tc>
        <w:tc>
          <w:tcPr>
            <w:tcW w:w="1126" w:type="dxa"/>
          </w:tcPr>
          <w:p w14:paraId="4233F98A" w14:textId="793438E4"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1</w:t>
            </w:r>
            <w:r w:rsidR="0087162D">
              <w:t>0</w:t>
            </w:r>
          </w:p>
        </w:tc>
        <w:tc>
          <w:tcPr>
            <w:tcW w:w="2223" w:type="dxa"/>
          </w:tcPr>
          <w:p w14:paraId="5EF8FA93"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D7A5D" w:rsidRPr="001475A1" w14:paraId="7CCC4A9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30339F">
            <w:pPr>
              <w:pStyle w:val="NoSpacing"/>
            </w:pPr>
            <w:r>
              <w:t>56</w:t>
            </w:r>
          </w:p>
        </w:tc>
        <w:tc>
          <w:tcPr>
            <w:tcW w:w="1126" w:type="dxa"/>
          </w:tcPr>
          <w:p w14:paraId="411AA698" w14:textId="18C85846" w:rsidR="00FD7A5D" w:rsidRPr="001475A1" w:rsidRDefault="0087162D" w:rsidP="0030339F">
            <w:pPr>
              <w:pStyle w:val="NoSpacing"/>
              <w:cnfStyle w:val="000000100000" w:firstRow="0" w:lastRow="0" w:firstColumn="0" w:lastColumn="0" w:oddVBand="0" w:evenVBand="0" w:oddHBand="1" w:evenHBand="0" w:firstRowFirstColumn="0" w:firstRowLastColumn="0" w:lastRowFirstColumn="0" w:lastRowLastColumn="0"/>
            </w:pPr>
            <w:r>
              <w:t>11</w:t>
            </w:r>
          </w:p>
        </w:tc>
        <w:tc>
          <w:tcPr>
            <w:tcW w:w="2223" w:type="dxa"/>
          </w:tcPr>
          <w:p w14:paraId="3675E79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D7A5D" w:rsidRPr="001475A1" w14:paraId="384EEED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30339F">
            <w:pPr>
              <w:pStyle w:val="NoSpacing"/>
            </w:pPr>
            <w:r>
              <w:t>57</w:t>
            </w:r>
          </w:p>
        </w:tc>
        <w:tc>
          <w:tcPr>
            <w:tcW w:w="1126" w:type="dxa"/>
          </w:tcPr>
          <w:p w14:paraId="6759275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rPr>
                <w:b/>
              </w:rPr>
            </w:pPr>
            <w:r w:rsidRPr="002C297C">
              <w:rPr>
                <w:b/>
              </w:rPr>
              <w:t>VetStatus</w:t>
            </w:r>
            <w:r>
              <w:t xml:space="preserve"> = 1</w:t>
            </w:r>
          </w:p>
        </w:tc>
      </w:tr>
      <w:tr w:rsidR="00FD7A5D" w:rsidRPr="001475A1" w14:paraId="724948F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30339F">
            <w:pPr>
              <w:pStyle w:val="NoSpacing"/>
            </w:pPr>
            <w:r>
              <w:t>57</w:t>
            </w:r>
          </w:p>
        </w:tc>
        <w:tc>
          <w:tcPr>
            <w:tcW w:w="1126" w:type="dxa"/>
          </w:tcPr>
          <w:p w14:paraId="274989F3"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D</w:t>
            </w:r>
            <w:r w:rsidRPr="0060237C">
              <w:rPr>
                <w:b/>
              </w:rPr>
              <w:t>isabilityStatus</w:t>
            </w:r>
            <w:r w:rsidRPr="00107D01">
              <w:t xml:space="preserve"> = 1 and</w:t>
            </w:r>
            <w:r>
              <w:t>:</w:t>
            </w:r>
          </w:p>
          <w:p w14:paraId="34DF9AB7"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013F3E65"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rPr>
                <w:b/>
              </w:rPr>
            </w:pPr>
            <w:r w:rsidRPr="002C297C">
              <w:rPr>
                <w:b/>
              </w:rPr>
              <w:t>CHTime</w:t>
            </w:r>
            <w:r w:rsidRPr="005F4836">
              <w:t xml:space="preserve"> = 400 and </w:t>
            </w:r>
            <w:r w:rsidRPr="002C297C">
              <w:rPr>
                <w:b/>
              </w:rPr>
              <w:t>CHTimeStatus</w:t>
            </w:r>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8D320E">
        <w:t xml:space="preserve">tlsa_Enrollment where </w:t>
      </w:r>
      <w:r w:rsidR="008D320E" w:rsidRPr="008D320E">
        <w:rPr>
          <w:b/>
          <w:bCs/>
        </w:rPr>
        <w:t>AHAR</w:t>
      </w:r>
      <w:r w:rsidR="008D320E">
        <w:t xml:space="preserve"> = 1 and meet the criteria for inclusion based on household type and population identfiers</w:t>
      </w:r>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2FED2EA1" w:rsidR="00783723" w:rsidRPr="00AE734F" w:rsidRDefault="00D83EC4" w:rsidP="00072386">
            <w:pPr>
              <w:pStyle w:val="NoSpacing"/>
            </w:pPr>
            <w:r>
              <w:rPr>
                <w:b/>
              </w:rPr>
              <w:t>LSA</w:t>
            </w:r>
            <w:r w:rsidR="00783723" w:rsidRPr="00291CD4">
              <w:rPr>
                <w:b/>
              </w:rPr>
              <w:t>ProjectType</w:t>
            </w:r>
            <w:r w:rsidR="00783723">
              <w:t xml:space="preserve"> </w:t>
            </w:r>
            <w:r w:rsidR="00DF4E65">
              <w:t>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591A2F81" w:rsidR="00783723" w:rsidRPr="00291CD4" w:rsidRDefault="00D83EC4" w:rsidP="00072386">
            <w:pPr>
              <w:pStyle w:val="NoSpacing"/>
              <w:rPr>
                <w:bCs w:val="0"/>
              </w:rPr>
            </w:pPr>
            <w:r>
              <w:rPr>
                <w:b/>
              </w:rPr>
              <w:t>LSA</w:t>
            </w:r>
            <w:r w:rsidRPr="00291CD4">
              <w:rPr>
                <w:b/>
              </w:rPr>
              <w:t>ProjectType</w:t>
            </w:r>
            <w:r>
              <w:t xml:space="preserve"> </w:t>
            </w:r>
            <w:r w:rsidR="00783723">
              <w:t>in (</w:t>
            </w:r>
            <w:r>
              <w:t>0,</w:t>
            </w:r>
            <w:r w:rsidR="00783723">
              <w:t xml:space="preserve">2,8) </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5C9D52C9" w:rsidR="00783723" w:rsidRPr="00291CD4" w:rsidRDefault="00D83EC4" w:rsidP="00072386">
            <w:pPr>
              <w:pStyle w:val="NoSpacing"/>
            </w:pPr>
            <w:r>
              <w:rPr>
                <w:b/>
              </w:rPr>
              <w:t>LSA</w:t>
            </w:r>
            <w:r w:rsidRPr="00291CD4">
              <w:rPr>
                <w:b/>
              </w:rPr>
              <w:t>ProjectType</w:t>
            </w:r>
            <w:r>
              <w:t xml:space="preserve"> </w:t>
            </w:r>
            <w:r w:rsidR="00783723" w:rsidRPr="00E36C4B">
              <w:t xml:space="preserve">= </w:t>
            </w:r>
            <w:r>
              <w:t>1</w:t>
            </w:r>
          </w:p>
        </w:tc>
        <w:tc>
          <w:tcPr>
            <w:tcW w:w="6295" w:type="dxa"/>
            <w:gridSpan w:val="2"/>
          </w:tcPr>
          <w:p w14:paraId="7C5EFD83" w14:textId="77777777" w:rsidR="00126EAD" w:rsidRDefault="00783723" w:rsidP="00072386">
            <w:pPr>
              <w:pStyle w:val="NoSpacing"/>
              <w:cnfStyle w:val="000000100000" w:firstRow="0" w:lastRow="0" w:firstColumn="0" w:lastColumn="0" w:oddVBand="0" w:evenVBand="0" w:oddHBand="1" w:evenHBand="0" w:firstRowFirstColumn="0" w:firstRowLastColumn="0" w:lastRowFirstColumn="0" w:lastRowLastColumn="0"/>
            </w:pPr>
            <w:r>
              <w:rPr>
                <w:i/>
              </w:rPr>
              <w:t>=</w:t>
            </w:r>
            <w:r w:rsidR="003C4035" w:rsidRPr="003C4035">
              <w:rPr>
                <w:i/>
              </w:rPr>
              <w:t>BedNightDate</w:t>
            </w:r>
            <w:r w:rsidRPr="00291CD4">
              <w:rPr>
                <w:i/>
              </w:rPr>
              <w:t xml:space="preserve"> </w:t>
            </w:r>
            <w:r w:rsidR="00FA5BF3">
              <w:t>(hmis_Services.</w:t>
            </w:r>
            <w:r w:rsidR="00FA5BF3" w:rsidRPr="00DE5402">
              <w:rPr>
                <w:i/>
                <w:iCs/>
              </w:rPr>
              <w:t>DateProvided</w:t>
            </w:r>
            <w:r w:rsidR="00FA5BF3">
              <w:t xml:space="preserve"> where </w:t>
            </w:r>
            <w:r w:rsidR="00FA5BF3" w:rsidRPr="00DE5402">
              <w:rPr>
                <w:i/>
                <w:iCs/>
              </w:rPr>
              <w:t>RecordType</w:t>
            </w:r>
            <w:r w:rsidR="00FA5BF3">
              <w:t xml:space="preserve"> = 200)</w:t>
            </w:r>
            <w:r w:rsidR="003B0291">
              <w:t xml:space="preserve"> </w:t>
            </w:r>
          </w:p>
          <w:p w14:paraId="0C55DA8C" w14:textId="7E630708" w:rsidR="00F668C4" w:rsidRDefault="00F668C4" w:rsidP="00072386">
            <w:pPr>
              <w:pStyle w:val="NoSpacing"/>
              <w:cnfStyle w:val="000000100000" w:firstRow="0" w:lastRow="0" w:firstColumn="0" w:lastColumn="0" w:oddVBand="0" w:evenVBand="0" w:oddHBand="1" w:evenHBand="0" w:firstRowFirstColumn="0" w:firstRowLastColumn="0" w:lastRowFirstColumn="0" w:lastRowLastColumn="0"/>
              <w:rPr>
                <w:u w:val="single"/>
              </w:rPr>
            </w:pPr>
            <w:r>
              <w:t>B</w:t>
            </w:r>
            <w:r w:rsidR="003B0291">
              <w:t xml:space="preserve">etween </w:t>
            </w:r>
            <w:r w:rsidR="003B0291" w:rsidRPr="00293283">
              <w:rPr>
                <w:u w:val="single"/>
              </w:rPr>
              <w:t>ReportStart</w:t>
            </w:r>
            <w:r w:rsidR="003B0291">
              <w:t xml:space="preserve"> and </w:t>
            </w:r>
            <w:r w:rsidR="003B0291" w:rsidRPr="00293283">
              <w:rPr>
                <w:u w:val="single"/>
              </w:rPr>
              <w:t>ReportEnd</w:t>
            </w:r>
          </w:p>
          <w:p w14:paraId="5330919E" w14:textId="77777777" w:rsidR="00F668C4" w:rsidRPr="00293283" w:rsidRDefault="00F668C4" w:rsidP="00072386">
            <w:pPr>
              <w:pStyle w:val="NoSpacing"/>
              <w:cnfStyle w:val="000000100000" w:firstRow="0" w:lastRow="0" w:firstColumn="0" w:lastColumn="0" w:oddVBand="0" w:evenVBand="0" w:oddHBand="1" w:evenHBand="0" w:firstRowFirstColumn="0" w:firstRowLastColumn="0" w:lastRowFirstColumn="0" w:lastRowLastColumn="0"/>
            </w:pPr>
            <w:r w:rsidRPr="00293283">
              <w:t xml:space="preserve">And &gt;= </w:t>
            </w:r>
            <w:r w:rsidRPr="00293283">
              <w:rPr>
                <w:b/>
                <w:bCs/>
              </w:rPr>
              <w:t>EntryDate</w:t>
            </w:r>
            <w:r w:rsidRPr="00293283">
              <w:t xml:space="preserve"> </w:t>
            </w:r>
          </w:p>
          <w:p w14:paraId="4318320E" w14:textId="776C9788" w:rsidR="00AA4675" w:rsidRPr="00291CD4" w:rsidRDefault="00F668C4" w:rsidP="00FD7FDA">
            <w:pPr>
              <w:pStyle w:val="NoSpacing"/>
              <w:cnfStyle w:val="000000100000" w:firstRow="0" w:lastRow="0" w:firstColumn="0" w:lastColumn="0" w:oddVBand="0" w:evenVBand="0" w:oddHBand="1" w:evenHBand="0" w:firstRowFirstColumn="0" w:firstRowLastColumn="0" w:lastRowFirstColumn="0" w:lastRowLastColumn="0"/>
              <w:rPr>
                <w:i/>
              </w:rPr>
            </w:pPr>
            <w:r w:rsidRPr="00293283">
              <w:t xml:space="preserve">And &lt; </w:t>
            </w:r>
            <w:r w:rsidRPr="00293283">
              <w:rPr>
                <w:b/>
                <w:bCs/>
              </w:rPr>
              <w:t>ExitDate</w:t>
            </w:r>
            <w:r w:rsidRPr="00293283">
              <w:t xml:space="preserve"> (if ExitDate is not NULL)</w:t>
            </w:r>
          </w:p>
        </w:tc>
      </w:tr>
    </w:tbl>
    <w:p w14:paraId="0293AA0B" w14:textId="1C4A3974" w:rsidR="004E54DD" w:rsidRDefault="00B152B4" w:rsidP="00B152B4">
      <w:pPr>
        <w:pStyle w:val="Heading2"/>
        <w:rPr>
          <w:ins w:id="1975" w:author="Molly McEvilley" w:date="2024-08-19T08:14:00Z" w16du:dateUtc="2024-08-19T12:14:00Z"/>
        </w:rPr>
      </w:pPr>
      <w:bookmarkStart w:id="1976" w:name="_Toc31198840"/>
      <w:bookmarkStart w:id="1977" w:name="_Get_OPH_Point-In-Time"/>
      <w:bookmarkStart w:id="1978" w:name="_Toc175057139"/>
      <w:bookmarkStart w:id="1979" w:name="_Toc37849827"/>
      <w:bookmarkEnd w:id="1976"/>
      <w:bookmarkEnd w:id="1977"/>
      <w:ins w:id="1980" w:author="Molly McEvilley" w:date="2024-08-19T08:11:00Z" w16du:dateUtc="2024-08-19T12:11:00Z">
        <w:r>
          <w:t xml:space="preserve">Get </w:t>
        </w:r>
      </w:ins>
      <w:ins w:id="1981" w:author="Molly McEvilley" w:date="2024-08-19T08:14:00Z" w16du:dateUtc="2024-08-19T12:14:00Z">
        <w:r w:rsidR="000D289E">
          <w:t>OPH Point-</w:t>
        </w:r>
      </w:ins>
      <w:ins w:id="1982" w:author="Molly McEvilley" w:date="2024-08-20T06:50:00Z" w16du:dateUtc="2024-08-20T10:50:00Z">
        <w:r w:rsidR="003D7DCC">
          <w:t>i</w:t>
        </w:r>
      </w:ins>
      <w:ins w:id="1983" w:author="Molly McEvilley" w:date="2024-08-19T08:14:00Z" w16du:dateUtc="2024-08-19T12:14:00Z">
        <w:r w:rsidR="000D289E">
          <w:t>n-Time Counts</w:t>
        </w:r>
      </w:ins>
      <w:ins w:id="1984" w:author="Molly McEvilley" w:date="2024-08-19T08:20:00Z" w16du:dateUtc="2024-08-19T12:20:00Z">
        <w:r w:rsidR="00B7717C">
          <w:t xml:space="preserve"> for HIC</w:t>
        </w:r>
      </w:ins>
      <w:bookmarkEnd w:id="1978"/>
    </w:p>
    <w:p w14:paraId="2E4F6753" w14:textId="3EBE6B9F" w:rsidR="002B7228" w:rsidRPr="00F824D6" w:rsidRDefault="002B7228" w:rsidP="002B7228">
      <w:pPr>
        <w:jc w:val="center"/>
        <w:rPr>
          <w:ins w:id="1985" w:author="Molly McEvilley" w:date="2024-08-19T13:03:00Z" w16du:dateUtc="2024-08-19T17:03:00Z"/>
        </w:rPr>
      </w:pPr>
      <w:ins w:id="1986" w:author="Molly McEvilley" w:date="2024-08-19T13:03:00Z" w16du:dateUtc="2024-08-19T17:03:00Z">
        <w:r>
          <w:rPr>
            <w:rFonts w:ascii="Times New Roman" w:hAnsi="Times New Roman" w:cs="Times New Roman"/>
            <w:noProof/>
            <w:sz w:val="24"/>
            <w:szCs w:val="24"/>
          </w:rPr>
          <mc:AlternateContent>
            <mc:Choice Requires="wpg">
              <w:drawing>
                <wp:inline distT="0" distB="0" distL="0" distR="0" wp14:anchorId="373B99CB" wp14:editId="49F63777">
                  <wp:extent cx="4961890" cy="1853284"/>
                  <wp:effectExtent l="0" t="0" r="10160" b="13970"/>
                  <wp:docPr id="1076938556" name="Group 1076938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853284"/>
                            <a:chOff x="1115883" y="1123398"/>
                            <a:chExt cx="49620" cy="17374"/>
                          </a:xfrm>
                        </wpg:grpSpPr>
                        <wps:wsp>
                          <wps:cNvPr id="79840504"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6494778"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D91096" w14:textId="77777777" w:rsidR="002B7228" w:rsidRDefault="002B7228" w:rsidP="002B7228">
                                <w:pPr>
                                  <w:pStyle w:val="Style3"/>
                                </w:pPr>
                                <w:r>
                                  <w:t>lsa_Calculated</w:t>
                                </w:r>
                              </w:p>
                            </w:txbxContent>
                          </wps:txbx>
                          <wps:bodyPr rot="0" vert="horz" wrap="square" lIns="0" tIns="0" rIns="0" bIns="0" anchor="ctr" anchorCtr="0" upright="1">
                            <a:noAutofit/>
                          </wps:bodyPr>
                        </wps:wsp>
                        <wps:wsp>
                          <wps:cNvPr id="392343095"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7F8A6" w14:textId="77777777" w:rsidR="002B7228" w:rsidRDefault="002B7228" w:rsidP="002B7228">
                                <w:pPr>
                                  <w:pStyle w:val="Style3"/>
                                </w:pPr>
                                <w:r>
                                  <w:t>lsa_Report</w:t>
                                </w:r>
                              </w:p>
                            </w:txbxContent>
                          </wps:txbx>
                          <wps:bodyPr rot="0" vert="horz" wrap="square" lIns="0" tIns="0" rIns="0" bIns="0" anchor="ctr" anchorCtr="0" upright="1">
                            <a:noAutofit/>
                          </wps:bodyPr>
                        </wps:wsp>
                        <wps:wsp>
                          <wps:cNvPr id="123321049" name="AutoShape 68"/>
                          <wps:cNvCnPr>
                            <a:cxnSpLocks noChangeShapeType="1"/>
                          </wps:cNvCnPr>
                          <wps:spPr bwMode="auto">
                            <a:xfrm>
                              <a:off x="1128684" y="1132085"/>
                              <a:ext cx="396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875547378" name="Group 69"/>
                          <wpg:cNvGrpSpPr>
                            <a:grpSpLocks/>
                          </wpg:cNvGrpSpPr>
                          <wpg:grpSpPr bwMode="auto">
                            <a:xfrm>
                              <a:off x="1132590" y="1123398"/>
                              <a:ext cx="15485" cy="17374"/>
                              <a:chOff x="1053731" y="1120540"/>
                              <a:chExt cx="15484" cy="17374"/>
                            </a:xfrm>
                          </wpg:grpSpPr>
                          <wpg:grpSp>
                            <wpg:cNvPr id="627610670" name="Group 70"/>
                            <wpg:cNvGrpSpPr>
                              <a:grpSpLocks/>
                            </wpg:cNvGrpSpPr>
                            <wpg:grpSpPr bwMode="auto">
                              <a:xfrm>
                                <a:off x="1054448" y="1121998"/>
                                <a:ext cx="13905" cy="6431"/>
                                <a:chOff x="1052447" y="1101313"/>
                                <a:chExt cx="13905" cy="6430"/>
                              </a:xfrm>
                            </wpg:grpSpPr>
                            <wps:wsp>
                              <wps:cNvPr id="712347844" name="AutoShape 462"/>
                              <wps:cNvSpPr>
                                <a:spLocks noChangeArrowheads="1"/>
                              </wps:cNvSpPr>
                              <wps:spPr bwMode="auto">
                                <a:xfrm>
                                  <a:off x="1052447" y="1105000"/>
                                  <a:ext cx="13905"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0ADAF6" w14:textId="0DEFDF65" w:rsidR="002B7228" w:rsidRDefault="00206CE4" w:rsidP="002B7228">
                                    <w:pPr>
                                      <w:pStyle w:val="Style3"/>
                                    </w:pPr>
                                    <w:r>
                                      <w:t>lsa_HMISParticipation</w:t>
                                    </w:r>
                                  </w:p>
                                </w:txbxContent>
                              </wps:txbx>
                              <wps:bodyPr rot="0" vert="horz" wrap="square" lIns="0" tIns="0" rIns="0" bIns="0" anchor="ctr" anchorCtr="0" upright="1">
                                <a:noAutofit/>
                              </wps:bodyPr>
                            </wps:wsp>
                            <wps:wsp>
                              <wps:cNvPr id="622965061" name="AutoShape 462"/>
                              <wps:cNvSpPr>
                                <a:spLocks noChangeArrowheads="1"/>
                              </wps:cNvSpPr>
                              <wps:spPr bwMode="auto">
                                <a:xfrm>
                                  <a:off x="1053456" y="1101313"/>
                                  <a:ext cx="11887" cy="269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64B163" w14:textId="17F9D7E5" w:rsidR="002B7228" w:rsidRDefault="00206CE4" w:rsidP="002B7228">
                                    <w:pPr>
                                      <w:pStyle w:val="Style3"/>
                                    </w:pPr>
                                    <w:r>
                                      <w:t>lsa_Project</w:t>
                                    </w:r>
                                  </w:p>
                                </w:txbxContent>
                              </wps:txbx>
                              <wps:bodyPr rot="0" vert="horz" wrap="square" lIns="0" tIns="0" rIns="0" bIns="0" anchor="ctr" anchorCtr="0" upright="1">
                                <a:noAutofit/>
                              </wps:bodyPr>
                            </wps:wsp>
                          </wpg:grpSp>
                          <wps:wsp>
                            <wps:cNvPr id="820609828" name="AutoShape 407"/>
                            <wps:cNvSpPr>
                              <a:spLocks/>
                            </wps:cNvSpPr>
                            <wps:spPr bwMode="auto">
                              <a:xfrm flipV="1">
                                <a:off x="105373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77004575"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720864086" name="AutoShape 448"/>
                            <wps:cNvSpPr>
                              <a:spLocks noChangeArrowheads="1"/>
                            </wps:cNvSpPr>
                            <wps:spPr bwMode="auto">
                              <a:xfrm>
                                <a:off x="1055457" y="1133842"/>
                                <a:ext cx="11887" cy="342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363E76" w14:textId="5DDD6B83" w:rsidR="002B7228" w:rsidRDefault="002B7228" w:rsidP="002B7228">
                                  <w:pPr>
                                    <w:pStyle w:val="Style3"/>
                                  </w:pPr>
                                  <w:r>
                                    <w:t>hmis_</w:t>
                                  </w:r>
                                  <w:r w:rsidR="007101BB">
                                    <w:t>Exit</w:t>
                                  </w:r>
                                </w:p>
                              </w:txbxContent>
                            </wps:txbx>
                            <wps:bodyPr rot="0" vert="horz" wrap="square" lIns="0" tIns="0" rIns="0" bIns="0" anchor="ctr" anchorCtr="0" upright="1">
                              <a:noAutofit/>
                            </wps:bodyPr>
                          </wps:wsp>
                          <wps:wsp>
                            <wps:cNvPr id="578669456" name="AutoShape 76"/>
                            <wps:cNvSpPr>
                              <a:spLocks noChangeArrowheads="1"/>
                            </wps:cNvSpPr>
                            <wps:spPr bwMode="auto">
                              <a:xfrm>
                                <a:off x="1055456" y="1129424"/>
                                <a:ext cx="11888" cy="342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3E5449" w14:textId="7B4C7AC6" w:rsidR="002B7228" w:rsidRDefault="007101BB" w:rsidP="008D41BA">
                                  <w:pPr>
                                    <w:pStyle w:val="NoSpacing"/>
                                    <w:jc w:val="center"/>
                                  </w:pPr>
                                  <w:r>
                                    <w:t>hmis</w:t>
                                  </w:r>
                                  <w:r w:rsidR="002B7228">
                                    <w:t>_</w:t>
                                  </w:r>
                                  <w:r>
                                    <w:t>Enrollment</w:t>
                                  </w:r>
                                </w:p>
                              </w:txbxContent>
                            </wps:txbx>
                            <wps:bodyPr rot="0" vert="horz" wrap="square" lIns="0" tIns="0" rIns="0" bIns="0" anchor="ctr" anchorCtr="0" upright="1">
                              <a:noAutofit/>
                            </wps:bodyPr>
                          </wps:wsp>
                        </wpg:grpSp>
                      </wpg:wgp>
                    </a:graphicData>
                  </a:graphic>
                </wp:inline>
              </w:drawing>
            </mc:Choice>
            <mc:Fallback>
              <w:pict>
                <v:group w14:anchorId="373B99CB" id="Group 1076938556" o:spid="_x0000_s1549" style="width:390.7pt;height:145.95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6st/AUAAPUgAAAOAAAAZHJzL2Uyb0RvYy54bWzsWl1v2zYUfR+w/yDofTUpUpRk1CmaOOkG&#10;tFuBdntn9GFrkUSNkmNnv36XpChL/siMLvW6JQVqkJJ4dXl4eHnuVV6/2ZSFc5/KJhfVzMWvkOuk&#10;VSySvFrM3F8/3/wQuk7T8irhhajSmfuQNu6bi++/e72up6knlqJIUumAkaqZruuZu2zbejqZNPEy&#10;LXnzStRpBTczIUveQlcuJonka7BeFhMPITZZC5nUUsRp08DVubnpXmj7WZbG7S9Z1qStU8xc8K3V&#10;v1L/3qrfycVrPl1IXi/zuHODf4EXJc8reGlvas5b7qxkvmeqzGMpGpG1r2JRTkSW5XGq5wCzwWhn&#10;Nu+kWNV6LovpelH3MAG0Ozh9sdn45/t3sv5Uf5TGe2i+F/FdA7hM1vViOryv+gvzsHO7/iASWE++&#10;aoWe+CaTpTIBU3I2Gt+HHt900zoxXKQRw2EEyxDDPRz6xAupWYF4CcukxmGM/TAkrqOewB4hUWif&#10;uN5a8ayNgATawoRPjQPa6c5JRQJgVbMFrvlnwH1a8jrV69EoYD5KJ09mbhCFFPmIuk7FS4DkLUCi&#10;n3SYr3xXTsDTV5XBON5UHcZOJa6WvFqk+unPDzUMxmoETGIwRHUaWKC/xRxjGqLQ67AjHgr1+/nU&#10;4u/7BLxU4Gvi96DxaS2b9l0qSkc1Zm7TSp4vlu2VqCrYQkJivcb8/n3TKv+2A9SSV+ImLwq4zqdF&#10;5axnLiM+0gMaUeSJuqnu6T2dXhXSueewG5M7Y7RYlUAlc63bj3BJ0UE/Zj3tR+vXjwzDLqkS/fpl&#10;ypPrrt3yvIC202pcW5kD0kXqKv/KNHGdIoWApVpmQkWlfEx1yOhmaYE3S3grkoePUj2srgOrzkUv&#10;ymhEgwAC6R6/2IBfdg83ZgP35HorpVgrYID8I3aZAXaSJ7DLJwwzyy4UYKLevmUXxmEYGHp5AdU3&#10;jzMsK8QayC/buYhXZVq1jxFstNqNXNz2JLq5uvbnGgV41eixR5k4MuFfYgg4hgUjE2XewtlU5OXM&#10;DZH6Z+Z7gGQnUqjd3G50yPCYjloKe0MrRwpzNMFRCo2lkH8CU+FYgr34x4pL4G3xUwUrqM4w25C2&#10;cWsbvIph6MyNW+k6pnPVmtNuVUu1oxUH1KJVQoWpLNfbeevH2dlNIo9QgiJ/n90ETgoAVjkH4fPr&#10;03t48JAD9PZChF/o/UiEHNC7P/ieOb2VgvEwotE+vZkWNh27zyEOvJCB3DLC6oA4IBED2fUiDp5O&#10;HHRqWYUwLaQ7vRgGvk9BuPYHupb5DotMtBtrbpVRPJUmx5h4vpLfu9ra6kPsU5CMRp1bZc2nW22O&#10;fBIQiIFmPPJpdyLGS6vNlYVOYmJroRcBu9r8CD7MCxhGLABHjeAx+EBfnwZfER+YEaWwLGZ+OLK5&#10;R48PHEkdPowCEODPGB6PUlBAejjCxAqkATwjA3pCR9E5R+YC4YkGIYUV25WWlHnnPHyRP4TO77XW&#10;AeRftOXB9GRw+PZZwTM/fJnnRcxHDCLWv05vQn2bOg0iQ0/vQerEokDtvD4ubHPtLjl/7qmThmeb&#10;snyLqdP2pDtTkSD0EENR6PWaYluEoqgHbD+NUkQbJViqc7zY5GRFXv9mc8iu1IePyQLLbo/axGlf&#10;E+yxu0iz9lLy+C4dlATUObtIul3Mk99dJysLqNNChchhiIB5s2N0gUrvHVvQMrnuN1yfMo6fWH06&#10;meuE+QHEG1Mq6DqmXNB1TMmg69iyQfsfKRpgEgQIUT84UDUw9eARp6EyNCxqD8oJJ7D9R8X2I7xn&#10;LMTgwq4cHvD+aJ36SXjv2crXC++78tj/nPcB1PQZhf8HFA0kLhBLDhP/6YvBCHJY3+Y6hIRUpwsH&#10;i8GEejq1PUHRfOCLKm3zeJ43d19WEJ7fXF/eWAE1quaeXBD2L6PLuS5ggccjE49+aDgxkA90er9g&#10;z1yn+0HIWKQF8q5Oh0Ps3KS2Mt2LqNd9nbQBXX3hAIWlamQvpDY60UScAam7Kta3/GFjqM51G76t&#10;a9HY/R2A+ng/7GuNvP1rhYu/AAAA//8DAFBLAwQUAAYACAAAACEAXW5Wb94AAAAFAQAADwAAAGRy&#10;cy9kb3ducmV2LnhtbEyPzWrDMBCE74W+g9hCb42s9C9xLIcQ2p5CoUmh5LaxNraJtTKWYjtvX7WX&#10;9rIwzDDzbbYcbSN66nztWIOaJCCIC2dqLjV87l7vZiB8QDbYOCYNF/KwzK+vMkyNG/iD+m0oRSxh&#10;n6KGKoQ2ldIXFVn0E9cSR+/oOoshyq6UpsMhlttGTpPkSVqsOS5U2NK6ouK0PVsNbwMOq3v10m9O&#10;x/Vlv3t8/9oo0vr2ZlwtQAQaw18YfvAjOuSR6eDObLxoNMRHwu+N3vNMPYA4aJjO1Rxknsn/9Pk3&#10;AAAA//8DAFBLAQItABQABgAIAAAAIQC2gziS/gAAAOEBAAATAAAAAAAAAAAAAAAAAAAAAABbQ29u&#10;dGVudF9UeXBlc10ueG1sUEsBAi0AFAAGAAgAAAAhADj9If/WAAAAlAEAAAsAAAAAAAAAAAAAAAAA&#10;LwEAAF9yZWxzLy5yZWxzUEsBAi0AFAAGAAgAAAAhAAR7qy38BQAA9SAAAA4AAAAAAAAAAAAAAAAA&#10;LgIAAGRycy9lMm9Eb2MueG1sUEsBAi0AFAAGAAgAAAAhAF1uVm/eAAAABQEAAA8AAAAAAAAAAAAA&#10;AAAAVggAAGRycy9kb3ducmV2LnhtbFBLBQYAAAAABAAEAPMAAABhCQAAAAA=&#10;">
                  <v:shape id="AutoShape 65" o:spid="_x0000_s1550"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44zAAAAOEAAAAPAAAAZHJzL2Rvd25yZXYueG1sRI9BS8NA&#10;FITvgv9heYIXsbtKW2PstohQqC0eTEsht0f2NQlm34bston+erdQ6HGYmW+Y2WKwjThR52vHGp5G&#10;CgRx4UzNpYbddvmYgPAB2WDjmDT8kofF/PZmhqlxPX/TKQuliBD2KWqoQmhTKX1RkUU/ci1x9A6u&#10;sxii7EppOuwj3DbyWamptFhzXKiwpY+Kip/saDUkfTZ85bv8b/+wXG+m9WeRlwev9f3d8P4GItAQ&#10;ruFLe2U0vLwmYzVRYzg/im9Azv8BAAD//wMAUEsBAi0AFAAGAAgAAAAhANvh9svuAAAAhQEAABMA&#10;AAAAAAAAAAAAAAAAAAAAAFtDb250ZW50X1R5cGVzXS54bWxQSwECLQAUAAYACAAAACEAWvQsW78A&#10;AAAVAQAACwAAAAAAAAAAAAAAAAAfAQAAX3JlbHMvLnJlbHNQSwECLQAUAAYACAAAACEAdPpuOMwA&#10;AADhAAAADwAAAAAAAAAAAAAAAAAHAgAAZHJzL2Rvd25yZXYueG1sUEsFBgAAAAADAAMAtwAAAAAD&#10;AAAAAA==&#10;" strokecolor="black [0]" strokeweight=".5pt">
                    <v:stroke endarrow="block"/>
                    <v:shadow color="black [0]"/>
                  </v:shape>
                  <v:shape id="AutoShape 66" o:spid="_x0000_s1551"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hSwxAAAAOIAAAAPAAAAZHJzL2Rvd25yZXYueG1sRE/LisIw&#10;FN0L/kO4A7PTdKRYp2MUEYTZzKK+cHlprmmxuSlNtJ2/NwvB5eG8l+vBNuJBna8dK/iaJiCIS6dr&#10;NgqOh91kAcIHZI2NY1LwTx7Wq/Foibl2PRf02AcjYgj7HBVUIbS5lL6syKKfupY4clfXWQwRdkbq&#10;DvsYbhs5S5K5tFhzbKiwpW1F5W1/twpOvDBc+GHL5+wow6UwyeavV+rzY9j8gAg0hLf45f7VCrJ0&#10;nn6nWRY3x0vxDsjVEwAA//8DAFBLAQItABQABgAIAAAAIQDb4fbL7gAAAIUBAAATAAAAAAAAAAAA&#10;AAAAAAAAAABbQ29udGVudF9UeXBlc10ueG1sUEsBAi0AFAAGAAgAAAAhAFr0LFu/AAAAFQEAAAsA&#10;AAAAAAAAAAAAAAAAHwEAAF9yZWxzLy5yZWxzUEsBAi0AFAAGAAgAAAAhAJmaFLDEAAAA4gAAAA8A&#10;AAAAAAAAAAAAAAAABwIAAGRycy9kb3ducmV2LnhtbFBLBQYAAAAAAwADALcAAAD4AgAAAAA=&#10;" fillcolor="#fce5d6" strokecolor="#f5b183" strokeweight=".5pt">
                    <v:shadow color="black" opacity="0" offset="0,0"/>
                    <v:textbox inset="0,0,0,0">
                      <w:txbxContent>
                        <w:p w14:paraId="55D91096" w14:textId="77777777" w:rsidR="002B7228" w:rsidRDefault="002B7228" w:rsidP="002B7228">
                          <w:pPr>
                            <w:pStyle w:val="Style3"/>
                          </w:pPr>
                          <w:r>
                            <w:t>lsa_Calculated</w:t>
                          </w:r>
                        </w:p>
                      </w:txbxContent>
                    </v:textbox>
                  </v:shape>
                  <v:shape id="AutoShape 390" o:spid="_x0000_s1552"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dxyQAAAOIAAAAPAAAAZHJzL2Rvd25yZXYueG1sRI9La8Mw&#10;EITvhf4HsYXeGqlx83KjhBAo9NKD8yLHxdrIptbKWGrs/vuqEMhxmJlvmOV6cI24UhdqzxpeRwoE&#10;celNzVbDYf/xMgcRIrLBxjNp+KUA69XjwxJz43su6LqLViQIhxw1VDG2uZShrMhhGPmWOHkX3zmM&#10;SXZWmg77BHeNHCs1lQ5rTgsVtrStqPze/TgNR55bLsKw5dPsIOO5sGrz1Wv9/DRs3kFEGuI9fGt/&#10;Gg3ZYpy9ZWoxgf9L6Q7I1R8AAAD//wMAUEsBAi0AFAAGAAgAAAAhANvh9svuAAAAhQEAABMAAAAA&#10;AAAAAAAAAAAAAAAAAFtDb250ZW50X1R5cGVzXS54bWxQSwECLQAUAAYACAAAACEAWvQsW78AAAAV&#10;AQAACwAAAAAAAAAAAAAAAAAfAQAAX3JlbHMvLnJlbHNQSwECLQAUAAYACAAAACEAb6AncckAAADi&#10;AAAADwAAAAAAAAAAAAAAAAAHAgAAZHJzL2Rvd25yZXYueG1sUEsFBgAAAAADAAMAtwAAAP0CAAAA&#10;AA==&#10;" fillcolor="#fce5d6" strokecolor="#f5b183" strokeweight=".5pt">
                    <v:shadow color="black" opacity="0" offset="0,0"/>
                    <v:textbox inset="0,0,0,0">
                      <w:txbxContent>
                        <w:p w14:paraId="5147F8A6" w14:textId="77777777" w:rsidR="002B7228" w:rsidRDefault="002B7228" w:rsidP="002B7228">
                          <w:pPr>
                            <w:pStyle w:val="Style3"/>
                          </w:pPr>
                          <w:r>
                            <w:t>lsa_Report</w:t>
                          </w:r>
                        </w:p>
                      </w:txbxContent>
                    </v:textbox>
                  </v:shape>
                  <v:shape id="AutoShape 68" o:spid="_x0000_s1553" type="#_x0000_t32" style="position:absolute;left:11286;top:11320;width: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2yAAAAOIAAAAPAAAAZHJzL2Rvd25yZXYueG1sRE9Na8JA&#10;EL0X/A/LCL2UujEW0egqIghtxUNTEXIbsmMSzM6G7NZEf31XKPT4eN/LdW9qcaXWVZYVjEcRCOLc&#10;6ooLBcfv3esMhPPIGmvLpOBGDtarwdMSE207/qJr6gsRQtglqKD0vkmkdHlJBt3INsSBO9vWoA+w&#10;LaRusQvhppZxFE2lwYpDQ4kNbUvKL+mPUTDr0v6QHbP76WX3uZ9WH3lWnJ1Sz8N+swDhqff/4j/3&#10;uw7z48kkHkdvc3hcChjk6hcAAP//AwBQSwECLQAUAAYACAAAACEA2+H2y+4AAACFAQAAEwAAAAAA&#10;AAAAAAAAAAAAAAAAW0NvbnRlbnRfVHlwZXNdLnhtbFBLAQItABQABgAIAAAAIQBa9CxbvwAAABUB&#10;AAALAAAAAAAAAAAAAAAAAB8BAABfcmVscy8ucmVsc1BLAQItABQABgAIAAAAIQAhMI+2yAAAAOIA&#10;AAAPAAAAAAAAAAAAAAAAAAcCAABkcnMvZG93bnJldi54bWxQSwUGAAAAAAMAAwC3AAAA/AIAAAAA&#10;" strokecolor="black [0]" strokeweight=".5pt">
                    <v:stroke endarrow="block"/>
                    <v:shadow color="black [0]"/>
                  </v:shape>
                  <v:group id="Group 69" o:spid="_x0000_s1554" style="position:absolute;left:11325;top:11233;width:155;height:174" coordorigin="10537,11205" coordsize="15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RTHyAAAAOIAAAAPAAAAZHJzL2Rvd25yZXYueG1sRE9Na8JA&#10;EL0X+h+WKXjTTappJHUVESs9iKAWxNuQHZNgdjZkt0n8992D0OPjfS9Wg6lFR62rLCuIJxEI4tzq&#10;igsFP+ev8RyE88gaa8uk4EEOVsvXlwVm2vZ8pO7kCxFC2GWooPS+yaR0eUkG3cQ2xIG72dagD7At&#10;pG6xD+Gmlu9R9CENVhwaSmxoU1J+P/0aBbse+/U03nb7+23zuJ6Tw2Ufk1Kjt2H9CcLT4P/FT/e3&#10;VjBPk2SWTtOwOVwKd0Au/wAAAP//AwBQSwECLQAUAAYACAAAACEA2+H2y+4AAACFAQAAEwAAAAAA&#10;AAAAAAAAAAAAAAAAW0NvbnRlbnRfVHlwZXNdLnhtbFBLAQItABQABgAIAAAAIQBa9CxbvwAAABUB&#10;AAALAAAAAAAAAAAAAAAAAB8BAABfcmVscy8ucmVsc1BLAQItABQABgAIAAAAIQB9XRTHyAAAAOIA&#10;AAAPAAAAAAAAAAAAAAAAAAcCAABkcnMvZG93bnJldi54bWxQSwUGAAAAAAMAAwC3AAAA/AIAAAAA&#10;">
                    <v:group id="Group 70" o:spid="_x0000_s1555" style="position:absolute;left:10544;top:11219;width:139;height:65" coordorigin="10524,11013" coordsize="13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d/VyQAAAOIAAAAPAAAAZHJzL2Rvd25yZXYueG1sRI/LisIw&#10;FIb3wrxDOAPuNK1iHapRRFRcyIAXGNwdmmNbbE5KE9v69pPFwCx//hvfct2bSrTUuNKygngcgSDO&#10;rC45V3C77kdfIJxH1lhZJgVvcrBefQyWmGrb8Znai89FGGGXooLC+zqV0mUFGXRjWxMH72Ebgz7I&#10;Jpe6wS6Mm0pOoiiRBksODwXWtC0oe15eRsGhw24zjXft6fnYvu/X2ffPKSalhp/9ZgHCU+//w3/t&#10;o1aQTOZJHCXzABGQAg7I1S8AAAD//wMAUEsBAi0AFAAGAAgAAAAhANvh9svuAAAAhQEAABMAAAAA&#10;AAAAAAAAAAAAAAAAAFtDb250ZW50X1R5cGVzXS54bWxQSwECLQAUAAYACAAAACEAWvQsW78AAAAV&#10;AQAACwAAAAAAAAAAAAAAAAAfAQAAX3JlbHMvLnJlbHNQSwECLQAUAAYACAAAACEAOGHf1ckAAADi&#10;AAAADwAAAAAAAAAAAAAAAAAHAgAAZHJzL2Rvd25yZXYueG1sUEsFBgAAAAADAAMAtwAAAP0CAAAA&#10;AA==&#10;">
                      <v:shape id="AutoShape 462" o:spid="_x0000_s1556" type="#_x0000_t114" style="position:absolute;left:10524;top:11050;width:13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cdTyQAAAOIAAAAPAAAAZHJzL2Rvd25yZXYueG1sRI9Pa8JA&#10;FMTvhX6H5Qm91Y02mJC6igiClx7in9LjI/u6CWbfhuzWpN/eFQSPw8z8hlmuR9uKK/W+caxgNk1A&#10;EFdON2wUnI679xyED8gaW8ek4J88rFevL0sstBu4pOshGBEh7AtUUIfQFVL6qiaLfuo64uj9ut5i&#10;iLI3Uvc4RLht5TxJFtJiw3Ghxo62NVWXw59VcObccOnHLX9nJxl+SpNsvgal3ibj5hNEoDE8w4/2&#10;XivIZvOPNMvTFO6X4h2QqxsAAAD//wMAUEsBAi0AFAAGAAgAAAAhANvh9svuAAAAhQEAABMAAAAA&#10;AAAAAAAAAAAAAAAAAFtDb250ZW50X1R5cGVzXS54bWxQSwECLQAUAAYACAAAACEAWvQsW78AAAAV&#10;AQAACwAAAAAAAAAAAAAAAAAfAQAAX3JlbHMvLnJlbHNQSwECLQAUAAYACAAAACEA9wHHU8kAAADi&#10;AAAADwAAAAAAAAAAAAAAAAAHAgAAZHJzL2Rvd25yZXYueG1sUEsFBgAAAAADAAMAtwAAAP0CAAAA&#10;AA==&#10;" fillcolor="#fce5d6" strokecolor="#f5b183" strokeweight=".5pt">
                        <v:shadow color="black" opacity="0" offset="0,0"/>
                        <v:textbox inset="0,0,0,0">
                          <w:txbxContent>
                            <w:p w14:paraId="0E0ADAF6" w14:textId="0DEFDF65" w:rsidR="002B7228" w:rsidRDefault="00206CE4" w:rsidP="002B7228">
                              <w:pPr>
                                <w:pStyle w:val="Style3"/>
                              </w:pPr>
                              <w:r>
                                <w:t>lsa_HMISParticipation</w:t>
                              </w:r>
                            </w:p>
                          </w:txbxContent>
                        </v:textbox>
                      </v:shape>
                      <v:shape id="AutoShape 462" o:spid="_x0000_s1557" type="#_x0000_t114" style="position:absolute;left:10534;top:110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1pDyAAAAOIAAAAPAAAAZHJzL2Rvd25yZXYueG1sRI/BasMw&#10;EETvgf6D2EJviRRD3cSNEkIgkEsPTt2S42JtZVNrZSw1dv++KgRyHGbmDbPZTa4TVxpC61nDcqFA&#10;ENfetGw1VO/H+QpEiMgGO8+k4ZcC7LYPsw0Wxo9c0vUcrUgQDgVqaGLsCylD3ZDDsPA9cfK+/OAw&#10;JjlYaQYcE9x1MlMqlw5bTgsN9nRoqP4+/zgNH7yyXIbpwJ8vlYyX0qr926j10+O0fwURaYr38K19&#10;MhryLFvnzypfwv+ldAfk9g8AAP//AwBQSwECLQAUAAYACAAAACEA2+H2y+4AAACFAQAAEwAAAAAA&#10;AAAAAAAAAAAAAAAAW0NvbnRlbnRfVHlwZXNdLnhtbFBLAQItABQABgAIAAAAIQBa9CxbvwAAABUB&#10;AAALAAAAAAAAAAAAAAAAAB8BAABfcmVscy8ucmVsc1BLAQItABQABgAIAAAAIQDeK1pDyAAAAOIA&#10;AAAPAAAAAAAAAAAAAAAAAAcCAABkcnMvZG93bnJldi54bWxQSwUGAAAAAAMAAwC3AAAA/AIAAAAA&#10;" fillcolor="#fce5d6" strokecolor="#f5b183" strokeweight=".5pt">
                        <v:shadow color="black" opacity="0" offset="0,0"/>
                        <v:textbox inset="0,0,0,0">
                          <w:txbxContent>
                            <w:p w14:paraId="0664B163" w14:textId="17F9D7E5" w:rsidR="002B7228" w:rsidRDefault="00206CE4" w:rsidP="002B7228">
                              <w:pPr>
                                <w:pStyle w:val="Style3"/>
                              </w:pPr>
                              <w:r>
                                <w:t>lsa_Project</w:t>
                              </w:r>
                            </w:p>
                          </w:txbxContent>
                        </v:textbox>
                      </v:shape>
                    </v:group>
                    <v:shape id="AutoShape 407" o:spid="_x0000_s1558" type="#_x0000_t85" style="position:absolute;left:10537;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caOxwAAAOIAAAAPAAAAZHJzL2Rvd25yZXYueG1sRE89b8Iw&#10;EN2R+h+sq8SCit0MkAYMaitRdSW0Vbtd4yOJiM9RbELg1+MBifHpfS/Xg21ET52vHWt4nioQxIUz&#10;NZcavnabpxSED8gGG8ek4Uwe1quH0RIz4068pT4PpYgh7DPUUIXQZlL6oiKLfupa4sjtXWcxRNiV&#10;0nR4iuG2kYlSM2mx5thQYUvvFRWH/Gg1zPO3/mLKI03o9+fvwP/nb/NRaz1+HF4XIAIN4S6+uT+N&#10;hjRRM/WSJnFzvBTvgFxdAQAA//8DAFBLAQItABQABgAIAAAAIQDb4fbL7gAAAIUBAAATAAAAAAAA&#10;AAAAAAAAAAAAAABbQ29udGVudF9UeXBlc10ueG1sUEsBAi0AFAAGAAgAAAAhAFr0LFu/AAAAFQEA&#10;AAsAAAAAAAAAAAAAAAAAHwEAAF9yZWxzLy5yZWxzUEsBAi0AFAAGAAgAAAAhAB6dxo7HAAAA4gAA&#10;AA8AAAAAAAAAAAAAAAAABwIAAGRycy9kb3ducmV2LnhtbFBLBQYAAAAAAwADALcAAAD7AgAAAAA=&#10;" fillcolor="#5b9bd5" strokecolor="black [0]" strokeweight=".5pt">
                      <v:shadow color="black [0]"/>
                      <v:textbox inset="2.88pt,2.88pt,2.88pt,2.88pt"/>
                    </v:shape>
                    <v:shape id="AutoShape 74" o:spid="_x0000_s1559"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FgTygAAAOMAAAAPAAAAZHJzL2Rvd25yZXYueG1sRE9fa8Iw&#10;EH8X9h3CDXyRmeh0HZ1RVFA2BoN17mFvR3Nry5pLaWLbfXsjDPZ4v/+32gy2Fh21vnKsYTZVIIhz&#10;ZyouNJw+DnePIHxANlg7Jg2/5GGzvhmtMDWu53fqslCIGMI+RQ1lCE0qpc9LsuinriGO3LdrLYZ4&#10;toU0LfYx3NZyrtSDtFhxbCixoX1J+U92thr2s5dJ1tvPt/rUvW6zr/w4me+OWo9vh+0TiEBD+Bf/&#10;uZ9NnH+fJEotlskSrj9FAOT6AgAA//8DAFBLAQItABQABgAIAAAAIQDb4fbL7gAAAIUBAAATAAAA&#10;AAAAAAAAAAAAAAAAAABbQ29udGVudF9UeXBlc10ueG1sUEsBAi0AFAAGAAgAAAAhAFr0LFu/AAAA&#10;FQEAAAsAAAAAAAAAAAAAAAAAHwEAAF9yZWxzLy5yZWxzUEsBAi0AFAAGAAgAAAAhAHacWBPKAAAA&#10;4wAAAA8AAAAAAAAAAAAAAAAABwIAAGRycy9kb3ducmV2LnhtbFBLBQYAAAAAAwADALcAAAD+AgAA&#10;AAA=&#10;" fillcolor="#5b9bd5" strokecolor="black [0]" strokeweight=".5pt">
                      <v:shadow color="black [0]"/>
                      <v:textbox inset="2.88pt,2.88pt,2.88pt,2.88pt"/>
                    </v:shape>
                    <v:shape id="AutoShape 448" o:spid="_x0000_s1560" type="#_x0000_t132" style="position:absolute;left:10554;top:11338;width:119;height: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LobywAAAOMAAAAPAAAAZHJzL2Rvd25yZXYueG1sRE/BasJA&#10;EL0X/IdlBG9102A1pK6iAaGHgsS2h96G7Jikzc6G3dWkf+8WCh7eYebNe2/eejuaTlzJ+daygqd5&#10;AoK4srrlWsHH++ExA+EDssbOMin4JQ/bzeRhjbm2A5d0PYVaRBP2OSpoQuhzKX3VkEE/tz1x5M7W&#10;GQxxdLXUDodobjqZJslSGmw5JjTYU9FQ9XO6GAXnlTOH4fM7KxelfP4q3sajDnulZtNx9wIi0Bju&#10;x//qVx3fX6VJtlxEwF+nuAC5uQEAAP//AwBQSwECLQAUAAYACAAAACEA2+H2y+4AAACFAQAAEwAA&#10;AAAAAAAAAAAAAAAAAAAAW0NvbnRlbnRfVHlwZXNdLnhtbFBLAQItABQABgAIAAAAIQBa9CxbvwAA&#10;ABUBAAALAAAAAAAAAAAAAAAAAB8BAABfcmVscy8ucmVsc1BLAQItABQABgAIAAAAIQAW9LobywAA&#10;AOMAAAAPAAAAAAAAAAAAAAAAAAcCAABkcnMvZG93bnJldi54bWxQSwUGAAAAAAMAAwC3AAAA/wIA&#10;AAAA&#10;" fillcolor="#dfebf7" strokecolor="#5b9bd5" strokeweight=".5pt">
                      <v:shadow color="black" opacity="0" offset="0,0"/>
                      <v:textbox inset="0,0,0,0">
                        <w:txbxContent>
                          <w:p w14:paraId="75363E76" w14:textId="5DDD6B83" w:rsidR="002B7228" w:rsidRDefault="002B7228" w:rsidP="002B7228">
                            <w:pPr>
                              <w:pStyle w:val="Style3"/>
                            </w:pPr>
                            <w:r>
                              <w:t>hmis_</w:t>
                            </w:r>
                            <w:r w:rsidR="007101BB">
                              <w:t>Exit</w:t>
                            </w:r>
                          </w:p>
                        </w:txbxContent>
                      </v:textbox>
                    </v:shape>
                    <v:shape id="AutoShape 76" o:spid="_x0000_s1561" type="#_x0000_t132" style="position:absolute;left:10554;top:11294;width:119;height: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cAbywAAAOIAAAAPAAAAZHJzL2Rvd25yZXYueG1sRI/NasMw&#10;EITvgb6D2EJvidwSO64bJbSBQA+F4vwcclusje3WWhlJjd23rwqBHIeZ+YZZrkfTiQs531pW8DhL&#10;QBBXVrdcKzjst9MchA/IGjvLpOCXPKxXd5MlFtoOXNJlF2oRIewLVNCE0BdS+qohg35me+Lona0z&#10;GKJ0tdQOhwg3nXxKkkwabDkuNNjTpqHqe/djFJwXzmyH41dezkuZnjYf46cOb0o93I+vLyACjeEW&#10;vrbftYJ0kWfZ8zzN4P9SvANy9QcAAP//AwBQSwECLQAUAAYACAAAACEA2+H2y+4AAACFAQAAEwAA&#10;AAAAAAAAAAAAAAAAAAAAW0NvbnRlbnRfVHlwZXNdLnhtbFBLAQItABQABgAIAAAAIQBa9CxbvwAA&#10;ABUBAAALAAAAAAAAAAAAAAAAAB8BAABfcmVscy8ucmVsc1BLAQItABQABgAIAAAAIQClGcAbywAA&#10;AOIAAAAPAAAAAAAAAAAAAAAAAAcCAABkcnMvZG93bnJldi54bWxQSwUGAAAAAAMAAwC3AAAA/wIA&#10;AAAA&#10;" fillcolor="#dfebf7" strokecolor="#5b9bd5" strokeweight=".5pt">
                      <v:shadow color="black" opacity="0" offset="0,0"/>
                      <v:textbox inset="0,0,0,0">
                        <w:txbxContent>
                          <w:p w14:paraId="573E5449" w14:textId="7B4C7AC6" w:rsidR="002B7228" w:rsidRDefault="007101BB" w:rsidP="008D41BA">
                            <w:pPr>
                              <w:pStyle w:val="NoSpacing"/>
                              <w:jc w:val="center"/>
                            </w:pPr>
                            <w:r>
                              <w:t>hmis</w:t>
                            </w:r>
                            <w:r w:rsidR="002B7228">
                              <w:t>_</w:t>
                            </w:r>
                            <w:r>
                              <w:t>Enrollment</w:t>
                            </w:r>
                          </w:p>
                        </w:txbxContent>
                      </v:textbox>
                    </v:shape>
                  </v:group>
                  <w10:anchorlock/>
                </v:group>
              </w:pict>
            </mc:Fallback>
          </mc:AlternateContent>
        </w:r>
      </w:ins>
    </w:p>
    <w:p w14:paraId="0515D430" w14:textId="77777777" w:rsidR="008D3005" w:rsidRDefault="008D3005" w:rsidP="008D3005">
      <w:pPr>
        <w:pStyle w:val="Heading3"/>
        <w:rPr>
          <w:ins w:id="1987" w:author="Molly McEvilley" w:date="2024-08-19T13:17:00Z" w16du:dateUtc="2024-08-19T17:17:00Z"/>
        </w:rPr>
      </w:pPr>
      <w:ins w:id="1988" w:author="Molly McEvilley" w:date="2024-08-19T13:17:00Z" w16du:dateUtc="2024-08-19T17:17:00Z">
        <w:r>
          <w:t>Relevant Data</w:t>
        </w:r>
      </w:ins>
    </w:p>
    <w:p w14:paraId="3179E94A" w14:textId="77777777" w:rsidR="008D3005" w:rsidRDefault="008D3005" w:rsidP="008D3005">
      <w:pPr>
        <w:pStyle w:val="Heading4"/>
        <w:rPr>
          <w:ins w:id="1989" w:author="Molly McEvilley" w:date="2024-08-19T13:17:00Z" w16du:dateUtc="2024-08-19T17:17:00Z"/>
        </w:rPr>
      </w:pPr>
      <w:ins w:id="1990" w:author="Molly McEvilley" w:date="2024-08-19T13:17:00Z" w16du:dateUtc="2024-08-19T17:17: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FEC" w:rsidRPr="005F4836" w14:paraId="631AFC4F" w14:textId="77777777" w:rsidTr="00B44FA5">
        <w:trPr>
          <w:trHeight w:val="216"/>
          <w:ins w:id="1991" w:author="Molly McEvilley" w:date="2024-08-19T13:19:00Z"/>
        </w:trPr>
        <w:tc>
          <w:tcPr>
            <w:tcW w:w="9355" w:type="dxa"/>
            <w:shd w:val="clear" w:color="auto" w:fill="FDE9D9" w:themeFill="accent6" w:themeFillTint="33"/>
          </w:tcPr>
          <w:p w14:paraId="3967EDCF" w14:textId="654B0B0B" w:rsidR="00C16FEC" w:rsidRPr="005F4836" w:rsidRDefault="002363EF" w:rsidP="00B44FA5">
            <w:pPr>
              <w:pStyle w:val="NoSpacing"/>
              <w:rPr>
                <w:ins w:id="1992" w:author="Molly McEvilley" w:date="2024-08-19T13:19:00Z" w16du:dateUtc="2024-08-19T17:19:00Z"/>
                <w:b/>
                <w:bCs/>
              </w:rPr>
            </w:pPr>
            <w:ins w:id="1993" w:author="Molly McEvilley" w:date="2024-08-19T13:19:00Z" w16du:dateUtc="2024-08-19T17:19:00Z">
              <w:r>
                <w:rPr>
                  <w:b/>
                  <w:bCs/>
                </w:rPr>
                <w:t>lsa_Report</w:t>
              </w:r>
            </w:ins>
          </w:p>
        </w:tc>
      </w:tr>
      <w:tr w:rsidR="00C16FEC" w:rsidRPr="005F4836" w14:paraId="5E44427E" w14:textId="77777777" w:rsidTr="00B44FA5">
        <w:trPr>
          <w:trHeight w:val="216"/>
          <w:ins w:id="1994" w:author="Molly McEvilley" w:date="2024-08-19T13:19:00Z"/>
        </w:trPr>
        <w:tc>
          <w:tcPr>
            <w:tcW w:w="9355" w:type="dxa"/>
          </w:tcPr>
          <w:p w14:paraId="1D4E41EF" w14:textId="603FED38" w:rsidR="00C16FEC" w:rsidRPr="00246D5B" w:rsidRDefault="002363EF" w:rsidP="00B44FA5">
            <w:pPr>
              <w:pStyle w:val="NoSpacing"/>
              <w:rPr>
                <w:ins w:id="1995" w:author="Molly McEvilley" w:date="2024-08-19T13:19:00Z" w16du:dateUtc="2024-08-19T17:19:00Z"/>
              </w:rPr>
            </w:pPr>
            <w:ins w:id="1996" w:author="Molly McEvilley" w:date="2024-08-19T13:19:00Z" w16du:dateUtc="2024-08-19T17:19:00Z">
              <w:r>
                <w:t>LSAScope</w:t>
              </w:r>
            </w:ins>
          </w:p>
        </w:tc>
      </w:tr>
      <w:tr w:rsidR="00C16FEC" w:rsidRPr="005F4836" w14:paraId="5334C8E5" w14:textId="77777777" w:rsidTr="00B44FA5">
        <w:trPr>
          <w:trHeight w:val="216"/>
          <w:ins w:id="1997" w:author="Molly McEvilley" w:date="2024-08-19T13:19:00Z"/>
        </w:trPr>
        <w:tc>
          <w:tcPr>
            <w:tcW w:w="9355" w:type="dxa"/>
          </w:tcPr>
          <w:p w14:paraId="7BB7BF5A" w14:textId="0CE89CA9" w:rsidR="00C16FEC" w:rsidRPr="00246D5B" w:rsidRDefault="002363EF" w:rsidP="00B44FA5">
            <w:pPr>
              <w:pStyle w:val="NoSpacing"/>
              <w:rPr>
                <w:ins w:id="1998" w:author="Molly McEvilley" w:date="2024-08-19T13:19:00Z" w16du:dateUtc="2024-08-19T17:19:00Z"/>
              </w:rPr>
            </w:pPr>
            <w:ins w:id="1999" w:author="Molly McEvilley" w:date="2024-08-19T13:19:00Z" w16du:dateUtc="2024-08-19T17:19:00Z">
              <w:r>
                <w:t>ReportStart</w:t>
              </w:r>
            </w:ins>
          </w:p>
        </w:tc>
      </w:tr>
      <w:tr w:rsidR="00CB5A5C" w:rsidRPr="00845520" w14:paraId="1CA0DF7C" w14:textId="77777777" w:rsidTr="00B44FA5">
        <w:trPr>
          <w:trHeight w:val="216"/>
          <w:ins w:id="2000" w:author="Molly McEvilley" w:date="2024-08-19T13:21:00Z"/>
        </w:trPr>
        <w:tc>
          <w:tcPr>
            <w:tcW w:w="9355" w:type="dxa"/>
            <w:shd w:val="clear" w:color="auto" w:fill="FDE9D9" w:themeFill="accent6" w:themeFillTint="33"/>
          </w:tcPr>
          <w:p w14:paraId="5E7A8082" w14:textId="01D907A2" w:rsidR="00CB5A5C" w:rsidRPr="00845520" w:rsidRDefault="00CB5A5C" w:rsidP="00B44FA5">
            <w:pPr>
              <w:pStyle w:val="NoSpacing"/>
              <w:rPr>
                <w:ins w:id="2001" w:author="Molly McEvilley" w:date="2024-08-19T13:21:00Z" w16du:dateUtc="2024-08-19T17:21:00Z"/>
                <w:b/>
                <w:bCs/>
              </w:rPr>
            </w:pPr>
            <w:ins w:id="2002" w:author="Molly McEvilley" w:date="2024-08-19T13:21:00Z" w16du:dateUtc="2024-08-19T17:21:00Z">
              <w:r w:rsidRPr="00845520">
                <w:rPr>
                  <w:b/>
                  <w:bCs/>
                </w:rPr>
                <w:lastRenderedPageBreak/>
                <w:t>lsa_</w:t>
              </w:r>
              <w:r>
                <w:rPr>
                  <w:b/>
                  <w:bCs/>
                </w:rPr>
                <w:t>Project</w:t>
              </w:r>
            </w:ins>
          </w:p>
        </w:tc>
      </w:tr>
      <w:tr w:rsidR="00CB5A5C" w:rsidRPr="005F4836" w14:paraId="3A53E306" w14:textId="77777777" w:rsidTr="00B44FA5">
        <w:trPr>
          <w:trHeight w:val="216"/>
          <w:ins w:id="2003" w:author="Molly McEvilley" w:date="2024-08-19T13:21:00Z"/>
        </w:trPr>
        <w:tc>
          <w:tcPr>
            <w:tcW w:w="9355" w:type="dxa"/>
          </w:tcPr>
          <w:p w14:paraId="62AA4CDF" w14:textId="6F11A8C0" w:rsidR="00CB5A5C" w:rsidRPr="00845520" w:rsidRDefault="009F7DA8" w:rsidP="00B44FA5">
            <w:pPr>
              <w:pStyle w:val="NoSpacing"/>
              <w:rPr>
                <w:ins w:id="2004" w:author="Molly McEvilley" w:date="2024-08-19T13:21:00Z" w16du:dateUtc="2024-08-19T17:21:00Z"/>
              </w:rPr>
            </w:pPr>
            <w:ins w:id="2005" w:author="Molly McEvilley" w:date="2024-08-19T13:23:00Z" w16du:dateUtc="2024-08-19T17:23:00Z">
              <w:r>
                <w:t>ProjectID</w:t>
              </w:r>
            </w:ins>
          </w:p>
        </w:tc>
      </w:tr>
      <w:tr w:rsidR="009F7DA8" w:rsidRPr="005F4836" w14:paraId="6E4730FD" w14:textId="77777777" w:rsidTr="00B44FA5">
        <w:trPr>
          <w:trHeight w:val="216"/>
          <w:ins w:id="2006" w:author="Molly McEvilley" w:date="2024-08-19T13:23:00Z"/>
        </w:trPr>
        <w:tc>
          <w:tcPr>
            <w:tcW w:w="9355" w:type="dxa"/>
          </w:tcPr>
          <w:p w14:paraId="4AD87D2E" w14:textId="2B3E168E" w:rsidR="009F7DA8" w:rsidRDefault="009F7DA8" w:rsidP="00B44FA5">
            <w:pPr>
              <w:pStyle w:val="NoSpacing"/>
              <w:rPr>
                <w:ins w:id="2007" w:author="Molly McEvilley" w:date="2024-08-19T13:23:00Z" w16du:dateUtc="2024-08-19T17:23:00Z"/>
              </w:rPr>
            </w:pPr>
            <w:ins w:id="2008" w:author="Molly McEvilley" w:date="2024-08-19T13:23:00Z" w16du:dateUtc="2024-08-19T17:23:00Z">
              <w:r>
                <w:t>ProjectType</w:t>
              </w:r>
            </w:ins>
          </w:p>
        </w:tc>
      </w:tr>
      <w:tr w:rsidR="00C16FEC" w:rsidRPr="00845520" w14:paraId="61725D43" w14:textId="77777777" w:rsidTr="00B44FA5">
        <w:trPr>
          <w:trHeight w:val="216"/>
          <w:ins w:id="2009" w:author="Molly McEvilley" w:date="2024-08-19T13:19:00Z"/>
        </w:trPr>
        <w:tc>
          <w:tcPr>
            <w:tcW w:w="9355" w:type="dxa"/>
            <w:shd w:val="clear" w:color="auto" w:fill="FDE9D9" w:themeFill="accent6" w:themeFillTint="33"/>
          </w:tcPr>
          <w:p w14:paraId="232F1CD8" w14:textId="68ED4DCB" w:rsidR="00C16FEC" w:rsidRPr="00845520" w:rsidRDefault="00C16FEC" w:rsidP="00B44FA5">
            <w:pPr>
              <w:pStyle w:val="NoSpacing"/>
              <w:rPr>
                <w:ins w:id="2010" w:author="Molly McEvilley" w:date="2024-08-19T13:19:00Z" w16du:dateUtc="2024-08-19T17:19:00Z"/>
                <w:b/>
                <w:bCs/>
              </w:rPr>
            </w:pPr>
            <w:ins w:id="2011" w:author="Molly McEvilley" w:date="2024-08-19T13:19:00Z" w16du:dateUtc="2024-08-19T17:19:00Z">
              <w:r w:rsidRPr="00845520">
                <w:rPr>
                  <w:b/>
                  <w:bCs/>
                </w:rPr>
                <w:t>lsa_H</w:t>
              </w:r>
              <w:r w:rsidR="00857EA2">
                <w:rPr>
                  <w:b/>
                  <w:bCs/>
                </w:rPr>
                <w:t>MISPart</w:t>
              </w:r>
            </w:ins>
            <w:ins w:id="2012" w:author="Molly McEvilley" w:date="2024-08-19T13:20:00Z" w16du:dateUtc="2024-08-19T17:20:00Z">
              <w:r w:rsidR="00857EA2">
                <w:rPr>
                  <w:b/>
                  <w:bCs/>
                </w:rPr>
                <w:t>icipation</w:t>
              </w:r>
            </w:ins>
          </w:p>
        </w:tc>
      </w:tr>
      <w:tr w:rsidR="00C16FEC" w:rsidRPr="005F4836" w14:paraId="30C9C02E" w14:textId="77777777" w:rsidTr="00B44FA5">
        <w:trPr>
          <w:trHeight w:val="216"/>
          <w:ins w:id="2013" w:author="Molly McEvilley" w:date="2024-08-19T13:19:00Z"/>
        </w:trPr>
        <w:tc>
          <w:tcPr>
            <w:tcW w:w="9355" w:type="dxa"/>
          </w:tcPr>
          <w:p w14:paraId="7B70C886" w14:textId="18520B6F" w:rsidR="00C16FEC" w:rsidRPr="00845520" w:rsidRDefault="00857EA2" w:rsidP="00B44FA5">
            <w:pPr>
              <w:pStyle w:val="NoSpacing"/>
              <w:rPr>
                <w:ins w:id="2014" w:author="Molly McEvilley" w:date="2024-08-19T13:19:00Z" w16du:dateUtc="2024-08-19T17:19:00Z"/>
              </w:rPr>
            </w:pPr>
            <w:ins w:id="2015" w:author="Molly McEvilley" w:date="2024-08-19T13:20:00Z" w16du:dateUtc="2024-08-19T17:20:00Z">
              <w:r>
                <w:t>HMISParticipation</w:t>
              </w:r>
              <w:r w:rsidR="00CB5A5C">
                <w:t>Type</w:t>
              </w:r>
            </w:ins>
          </w:p>
        </w:tc>
      </w:tr>
      <w:tr w:rsidR="00C16FEC" w:rsidRPr="005F4836" w14:paraId="5F67C761" w14:textId="77777777" w:rsidTr="00B44FA5">
        <w:trPr>
          <w:trHeight w:val="216"/>
          <w:ins w:id="2016" w:author="Molly McEvilley" w:date="2024-08-19T13:19:00Z"/>
        </w:trPr>
        <w:tc>
          <w:tcPr>
            <w:tcW w:w="9355" w:type="dxa"/>
          </w:tcPr>
          <w:p w14:paraId="46DE7628" w14:textId="3FACF40E" w:rsidR="00C16FEC" w:rsidRDefault="00857EA2" w:rsidP="00B44FA5">
            <w:pPr>
              <w:pStyle w:val="NoSpacing"/>
              <w:rPr>
                <w:ins w:id="2017" w:author="Molly McEvilley" w:date="2024-08-19T13:19:00Z" w16du:dateUtc="2024-08-19T17:19:00Z"/>
              </w:rPr>
            </w:pPr>
            <w:ins w:id="2018" w:author="Molly McEvilley" w:date="2024-08-19T13:20:00Z" w16du:dateUtc="2024-08-19T17:20:00Z">
              <w:r>
                <w:t>HMISParticipation</w:t>
              </w:r>
              <w:r w:rsidR="00CB5A5C">
                <w:t>StatusS</w:t>
              </w:r>
            </w:ins>
            <w:ins w:id="2019" w:author="Molly McEvilley" w:date="2024-08-19T13:21:00Z" w16du:dateUtc="2024-08-19T17:21:00Z">
              <w:r w:rsidR="00CB5A5C">
                <w:t>tartDate</w:t>
              </w:r>
            </w:ins>
          </w:p>
        </w:tc>
      </w:tr>
      <w:tr w:rsidR="00C16FEC" w:rsidRPr="005F4836" w14:paraId="0437C5A6" w14:textId="77777777" w:rsidTr="00B44FA5">
        <w:trPr>
          <w:trHeight w:val="216"/>
          <w:ins w:id="2020" w:author="Molly McEvilley" w:date="2024-08-19T13:19:00Z"/>
        </w:trPr>
        <w:tc>
          <w:tcPr>
            <w:tcW w:w="9355" w:type="dxa"/>
          </w:tcPr>
          <w:p w14:paraId="2B58AED4" w14:textId="0C292F89" w:rsidR="00C16FEC" w:rsidRDefault="00857EA2" w:rsidP="00B44FA5">
            <w:pPr>
              <w:pStyle w:val="NoSpacing"/>
              <w:rPr>
                <w:ins w:id="2021" w:author="Molly McEvilley" w:date="2024-08-19T13:19:00Z" w16du:dateUtc="2024-08-19T17:19:00Z"/>
              </w:rPr>
            </w:pPr>
            <w:ins w:id="2022" w:author="Molly McEvilley" w:date="2024-08-19T13:20:00Z" w16du:dateUtc="2024-08-19T17:20:00Z">
              <w:r>
                <w:t>HMISParticipation</w:t>
              </w:r>
            </w:ins>
            <w:ins w:id="2023" w:author="Molly McEvilley" w:date="2024-08-19T13:21:00Z" w16du:dateUtc="2024-08-19T17:21:00Z">
              <w:r w:rsidR="00CB5A5C">
                <w:t>StatusEndDate</w:t>
              </w:r>
            </w:ins>
          </w:p>
        </w:tc>
      </w:tr>
      <w:tr w:rsidR="00C16FEC" w:rsidRPr="005F4836" w14:paraId="57E26A96" w14:textId="77777777" w:rsidTr="008D41BA">
        <w:trPr>
          <w:trHeight w:val="216"/>
          <w:ins w:id="2024" w:author="Molly McEvilley" w:date="2024-08-19T13:19:00Z"/>
        </w:trPr>
        <w:tc>
          <w:tcPr>
            <w:tcW w:w="9355" w:type="dxa"/>
            <w:shd w:val="clear" w:color="auto" w:fill="DBE5F1" w:themeFill="accent1" w:themeFillTint="33"/>
          </w:tcPr>
          <w:p w14:paraId="208CE2B8" w14:textId="266C8647" w:rsidR="00C16FEC" w:rsidRPr="009F7C9F" w:rsidRDefault="00B202DC" w:rsidP="00B44FA5">
            <w:pPr>
              <w:pStyle w:val="NoSpacing"/>
              <w:rPr>
                <w:ins w:id="2025" w:author="Molly McEvilley" w:date="2024-08-19T13:19:00Z" w16du:dateUtc="2024-08-19T17:19:00Z"/>
                <w:b/>
              </w:rPr>
            </w:pPr>
            <w:ins w:id="2026" w:author="Molly McEvilley" w:date="2024-08-19T13:21:00Z" w16du:dateUtc="2024-08-19T17:21:00Z">
              <w:r>
                <w:rPr>
                  <w:b/>
                </w:rPr>
                <w:t>hmis_</w:t>
              </w:r>
            </w:ins>
            <w:ins w:id="2027" w:author="Molly McEvilley" w:date="2024-08-19T13:22:00Z" w16du:dateUtc="2024-08-19T17:22:00Z">
              <w:r>
                <w:rPr>
                  <w:b/>
                </w:rPr>
                <w:t>Enrollment</w:t>
              </w:r>
            </w:ins>
          </w:p>
        </w:tc>
      </w:tr>
      <w:tr w:rsidR="00C16FEC" w:rsidRPr="005F4836" w14:paraId="75FDDA92" w14:textId="77777777" w:rsidTr="00B44FA5">
        <w:trPr>
          <w:trHeight w:val="216"/>
          <w:ins w:id="2028" w:author="Molly McEvilley" w:date="2024-08-19T13:19:00Z"/>
        </w:trPr>
        <w:tc>
          <w:tcPr>
            <w:tcW w:w="9355" w:type="dxa"/>
          </w:tcPr>
          <w:p w14:paraId="241FE0C0" w14:textId="5F5F878E" w:rsidR="00C16FEC" w:rsidRPr="00845520" w:rsidRDefault="009F7DA8" w:rsidP="00B44FA5">
            <w:pPr>
              <w:pStyle w:val="NoSpacing"/>
              <w:rPr>
                <w:ins w:id="2029" w:author="Molly McEvilley" w:date="2024-08-19T13:19:00Z" w16du:dateUtc="2024-08-19T17:19:00Z"/>
                <w:bCs/>
              </w:rPr>
            </w:pPr>
            <w:ins w:id="2030" w:author="Molly McEvilley" w:date="2024-08-19T13:22:00Z" w16du:dateUtc="2024-08-19T17:22:00Z">
              <w:r>
                <w:rPr>
                  <w:bCs/>
                </w:rPr>
                <w:t>HouseholdID</w:t>
              </w:r>
            </w:ins>
          </w:p>
        </w:tc>
      </w:tr>
      <w:tr w:rsidR="009F7DA8" w:rsidRPr="005F4836" w14:paraId="5421DF0E" w14:textId="77777777" w:rsidTr="00B44FA5">
        <w:trPr>
          <w:trHeight w:val="216"/>
          <w:ins w:id="2031" w:author="Molly McEvilley" w:date="2024-08-19T13:22:00Z"/>
        </w:trPr>
        <w:tc>
          <w:tcPr>
            <w:tcW w:w="9355" w:type="dxa"/>
          </w:tcPr>
          <w:p w14:paraId="6A72E0AB" w14:textId="718427C2" w:rsidR="009F7DA8" w:rsidRDefault="009F7DA8" w:rsidP="00B44FA5">
            <w:pPr>
              <w:pStyle w:val="NoSpacing"/>
              <w:rPr>
                <w:ins w:id="2032" w:author="Molly McEvilley" w:date="2024-08-19T13:22:00Z" w16du:dateUtc="2024-08-19T17:22:00Z"/>
                <w:bCs/>
              </w:rPr>
            </w:pPr>
            <w:ins w:id="2033" w:author="Molly McEvilley" w:date="2024-08-19T13:22:00Z" w16du:dateUtc="2024-08-19T17:22:00Z">
              <w:r>
                <w:rPr>
                  <w:bCs/>
                </w:rPr>
                <w:t>PersonalID</w:t>
              </w:r>
            </w:ins>
          </w:p>
        </w:tc>
      </w:tr>
      <w:tr w:rsidR="009F7DA8" w:rsidRPr="005F4836" w14:paraId="70D0048D" w14:textId="77777777" w:rsidTr="00B44FA5">
        <w:trPr>
          <w:trHeight w:val="216"/>
          <w:ins w:id="2034" w:author="Molly McEvilley" w:date="2024-08-19T13:22:00Z"/>
        </w:trPr>
        <w:tc>
          <w:tcPr>
            <w:tcW w:w="9355" w:type="dxa"/>
          </w:tcPr>
          <w:p w14:paraId="100A28E8" w14:textId="5271A815" w:rsidR="009F7DA8" w:rsidRDefault="009F7DA8" w:rsidP="00B44FA5">
            <w:pPr>
              <w:pStyle w:val="NoSpacing"/>
              <w:rPr>
                <w:ins w:id="2035" w:author="Molly McEvilley" w:date="2024-08-19T13:22:00Z" w16du:dateUtc="2024-08-19T17:22:00Z"/>
                <w:bCs/>
              </w:rPr>
            </w:pPr>
            <w:ins w:id="2036" w:author="Molly McEvilley" w:date="2024-08-19T13:22:00Z" w16du:dateUtc="2024-08-19T17:22:00Z">
              <w:r>
                <w:rPr>
                  <w:bCs/>
                </w:rPr>
                <w:t>EntryDate</w:t>
              </w:r>
            </w:ins>
          </w:p>
        </w:tc>
      </w:tr>
      <w:tr w:rsidR="00C16FEC" w:rsidRPr="005F4836" w14:paraId="58BD5F72" w14:textId="77777777" w:rsidTr="00B44FA5">
        <w:trPr>
          <w:trHeight w:val="216"/>
          <w:ins w:id="2037" w:author="Molly McEvilley" w:date="2024-08-19T13:19:00Z"/>
        </w:trPr>
        <w:tc>
          <w:tcPr>
            <w:tcW w:w="9355" w:type="dxa"/>
          </w:tcPr>
          <w:p w14:paraId="26B7156B" w14:textId="4F71DA28" w:rsidR="00C16FEC" w:rsidRPr="00845520" w:rsidRDefault="00B202DC" w:rsidP="00B44FA5">
            <w:pPr>
              <w:pStyle w:val="NoSpacing"/>
              <w:rPr>
                <w:ins w:id="2038" w:author="Molly McEvilley" w:date="2024-08-19T13:19:00Z" w16du:dateUtc="2024-08-19T17:19:00Z"/>
                <w:bCs/>
              </w:rPr>
            </w:pPr>
            <w:ins w:id="2039" w:author="Molly McEvilley" w:date="2024-08-19T13:22:00Z" w16du:dateUtc="2024-08-19T17:22:00Z">
              <w:r>
                <w:rPr>
                  <w:bCs/>
                </w:rPr>
                <w:t>RelationshipToHoH</w:t>
              </w:r>
            </w:ins>
          </w:p>
        </w:tc>
      </w:tr>
      <w:tr w:rsidR="00C16FEC" w:rsidRPr="005F4836" w14:paraId="428821B1" w14:textId="77777777" w:rsidTr="00B44FA5">
        <w:trPr>
          <w:trHeight w:val="216"/>
          <w:ins w:id="2040" w:author="Molly McEvilley" w:date="2024-08-19T13:19:00Z"/>
        </w:trPr>
        <w:tc>
          <w:tcPr>
            <w:tcW w:w="9355" w:type="dxa"/>
          </w:tcPr>
          <w:p w14:paraId="74036D61" w14:textId="73CC7D28" w:rsidR="00C16FEC" w:rsidRPr="00845520" w:rsidRDefault="00B202DC" w:rsidP="00B44FA5">
            <w:pPr>
              <w:pStyle w:val="NoSpacing"/>
              <w:rPr>
                <w:ins w:id="2041" w:author="Molly McEvilley" w:date="2024-08-19T13:19:00Z" w16du:dateUtc="2024-08-19T17:19:00Z"/>
                <w:bCs/>
              </w:rPr>
            </w:pPr>
            <w:ins w:id="2042" w:author="Molly McEvilley" w:date="2024-08-19T13:22:00Z" w16du:dateUtc="2024-08-19T17:22:00Z">
              <w:r>
                <w:rPr>
                  <w:bCs/>
                </w:rPr>
                <w:t>MoveInDate</w:t>
              </w:r>
            </w:ins>
          </w:p>
        </w:tc>
      </w:tr>
      <w:tr w:rsidR="009F7DA8" w:rsidRPr="005F4836" w14:paraId="205FDD32" w14:textId="77777777" w:rsidTr="008D41BA">
        <w:trPr>
          <w:trHeight w:val="216"/>
          <w:ins w:id="2043" w:author="Molly McEvilley" w:date="2024-08-19T13:23:00Z"/>
        </w:trPr>
        <w:tc>
          <w:tcPr>
            <w:tcW w:w="9355" w:type="dxa"/>
            <w:shd w:val="clear" w:color="auto" w:fill="DBE5F1" w:themeFill="accent1" w:themeFillTint="33"/>
          </w:tcPr>
          <w:p w14:paraId="4A079805" w14:textId="485E3437" w:rsidR="009F7DA8" w:rsidRPr="009F7C9F" w:rsidRDefault="009F7DA8" w:rsidP="00B44FA5">
            <w:pPr>
              <w:pStyle w:val="NoSpacing"/>
              <w:rPr>
                <w:ins w:id="2044" w:author="Molly McEvilley" w:date="2024-08-19T13:23:00Z" w16du:dateUtc="2024-08-19T17:23:00Z"/>
                <w:b/>
              </w:rPr>
            </w:pPr>
            <w:ins w:id="2045" w:author="Molly McEvilley" w:date="2024-08-19T13:23:00Z" w16du:dateUtc="2024-08-19T17:23:00Z">
              <w:r>
                <w:rPr>
                  <w:b/>
                </w:rPr>
                <w:t>hmis_Exit</w:t>
              </w:r>
            </w:ins>
          </w:p>
        </w:tc>
      </w:tr>
      <w:tr w:rsidR="009F7DA8" w:rsidRPr="005F4836" w14:paraId="098CE4F2" w14:textId="77777777" w:rsidTr="00B44FA5">
        <w:trPr>
          <w:trHeight w:val="216"/>
          <w:ins w:id="2046" w:author="Molly McEvilley" w:date="2024-08-19T13:23:00Z"/>
        </w:trPr>
        <w:tc>
          <w:tcPr>
            <w:tcW w:w="9355" w:type="dxa"/>
          </w:tcPr>
          <w:p w14:paraId="18B597CA" w14:textId="7E240773" w:rsidR="009F7DA8" w:rsidRPr="00845520" w:rsidRDefault="009F7DA8" w:rsidP="00B44FA5">
            <w:pPr>
              <w:pStyle w:val="NoSpacing"/>
              <w:rPr>
                <w:ins w:id="2047" w:author="Molly McEvilley" w:date="2024-08-19T13:23:00Z" w16du:dateUtc="2024-08-19T17:23:00Z"/>
                <w:bCs/>
              </w:rPr>
            </w:pPr>
            <w:ins w:id="2048" w:author="Molly McEvilley" w:date="2024-08-19T13:23:00Z" w16du:dateUtc="2024-08-19T17:23:00Z">
              <w:r>
                <w:rPr>
                  <w:bCs/>
                </w:rPr>
                <w:t>ExitDate</w:t>
              </w:r>
            </w:ins>
          </w:p>
        </w:tc>
      </w:tr>
    </w:tbl>
    <w:p w14:paraId="36D752BF" w14:textId="1BFFA39B" w:rsidR="0024710E" w:rsidRDefault="00C40B59" w:rsidP="0024710E">
      <w:pPr>
        <w:pStyle w:val="Heading4"/>
        <w:rPr>
          <w:ins w:id="2049" w:author="Molly McEvilley" w:date="2024-08-19T13:05:00Z" w16du:dateUtc="2024-08-19T17:05:00Z"/>
        </w:rPr>
      </w:pPr>
      <w:ins w:id="2050" w:author="Molly McEvilley" w:date="2024-08-19T13:05:00Z" w16du:dateUtc="2024-08-19T17:05:00Z">
        <w:r>
          <w:t>T</w:t>
        </w:r>
      </w:ins>
      <w:ins w:id="2051" w:author="Molly McEvilley" w:date="2024-08-19T08:15:00Z" w16du:dateUtc="2024-08-19T12:15:00Z">
        <w:r w:rsidR="0024710E">
          <w:t>arget</w:t>
        </w:r>
      </w:ins>
    </w:p>
    <w:tbl>
      <w:tblPr>
        <w:tblStyle w:val="Style1"/>
        <w:tblW w:w="9355" w:type="dxa"/>
        <w:tblLook w:val="04A0" w:firstRow="1" w:lastRow="0" w:firstColumn="1" w:lastColumn="0" w:noHBand="0" w:noVBand="1"/>
      </w:tblPr>
      <w:tblGrid>
        <w:gridCol w:w="9355"/>
      </w:tblGrid>
      <w:tr w:rsidR="00F45196" w:rsidRPr="006B4F91" w14:paraId="785764E6" w14:textId="77777777" w:rsidTr="00B44FA5">
        <w:trPr>
          <w:cnfStyle w:val="100000000000" w:firstRow="1" w:lastRow="0" w:firstColumn="0" w:lastColumn="0" w:oddVBand="0" w:evenVBand="0" w:oddHBand="0" w:evenHBand="0" w:firstRowFirstColumn="0" w:firstRowLastColumn="0" w:lastRowFirstColumn="0" w:lastRowLastColumn="0"/>
          <w:cantSplit/>
          <w:trHeight w:val="216"/>
          <w:tblHeader/>
          <w:ins w:id="2052" w:author="Molly McEvilley" w:date="2024-08-19T08:19: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4F14E58" w14:textId="0E153811" w:rsidR="00F45196" w:rsidRPr="005F4836" w:rsidRDefault="00F45196" w:rsidP="00B44FA5">
            <w:pPr>
              <w:pStyle w:val="NoSpacing"/>
              <w:rPr>
                <w:ins w:id="2053" w:author="Molly McEvilley" w:date="2024-08-19T08:19:00Z" w16du:dateUtc="2024-08-19T12:19:00Z"/>
                <w:color w:val="FFFFFF" w:themeColor="background1"/>
              </w:rPr>
            </w:pPr>
            <w:ins w:id="2054" w:author="Molly McEvilley" w:date="2024-08-19T08:19:00Z" w16du:dateUtc="2024-08-19T12:19:00Z">
              <w:r w:rsidRPr="008F0D48">
                <w:rPr>
                  <w:color w:val="FFFFFF" w:themeColor="background1"/>
                </w:rPr>
                <w:t>lsa</w:t>
              </w:r>
              <w:r w:rsidRPr="005F4836">
                <w:rPr>
                  <w:color w:val="FFFFFF" w:themeColor="background1"/>
                </w:rPr>
                <w:t>_</w:t>
              </w:r>
              <w:r w:rsidRPr="008F0D48">
                <w:rPr>
                  <w:color w:val="FFFFFF" w:themeColor="background1"/>
                </w:rPr>
                <w:t>Calculated</w:t>
              </w:r>
            </w:ins>
          </w:p>
        </w:tc>
      </w:tr>
    </w:tbl>
    <w:tbl>
      <w:tblPr>
        <w:tblStyle w:val="TableGrid"/>
        <w:tblW w:w="9350" w:type="dxa"/>
        <w:tblLook w:val="04A0" w:firstRow="1" w:lastRow="0" w:firstColumn="1" w:lastColumn="0" w:noHBand="0" w:noVBand="1"/>
      </w:tblPr>
      <w:tblGrid>
        <w:gridCol w:w="1435"/>
        <w:gridCol w:w="7915"/>
      </w:tblGrid>
      <w:tr w:rsidR="00F45196" w:rsidRPr="003A0FA0" w14:paraId="7EA3E02B" w14:textId="77777777" w:rsidTr="00B44FA5">
        <w:trPr>
          <w:ins w:id="2055" w:author="Molly McEvilley" w:date="2024-08-19T08:19:00Z"/>
        </w:trPr>
        <w:tc>
          <w:tcPr>
            <w:tcW w:w="1435" w:type="dxa"/>
          </w:tcPr>
          <w:p w14:paraId="4BC6D114" w14:textId="77777777" w:rsidR="00F45196" w:rsidRPr="00845520" w:rsidRDefault="00F45196" w:rsidP="00B44FA5">
            <w:pPr>
              <w:pStyle w:val="NoSpacing"/>
              <w:rPr>
                <w:ins w:id="2056" w:author="Molly McEvilley" w:date="2024-08-19T08:19:00Z" w16du:dateUtc="2024-08-19T12:19:00Z"/>
                <w:b/>
                <w:bCs/>
              </w:rPr>
            </w:pPr>
            <w:ins w:id="2057" w:author="Molly McEvilley" w:date="2024-08-19T08:19:00Z" w16du:dateUtc="2024-08-19T12:19:00Z">
              <w:r w:rsidRPr="00845520">
                <w:rPr>
                  <w:b/>
                  <w:bCs/>
                </w:rPr>
                <w:t>Cohort</w:t>
              </w:r>
            </w:ins>
          </w:p>
        </w:tc>
        <w:tc>
          <w:tcPr>
            <w:tcW w:w="7915" w:type="dxa"/>
          </w:tcPr>
          <w:p w14:paraId="254FBA1E" w14:textId="52A76D4B" w:rsidR="00F45196" w:rsidRPr="003A0FA0" w:rsidRDefault="00F45196" w:rsidP="00B44FA5">
            <w:pPr>
              <w:pStyle w:val="NoSpacing"/>
              <w:rPr>
                <w:ins w:id="2058" w:author="Molly McEvilley" w:date="2024-08-19T08:19:00Z" w16du:dateUtc="2024-08-19T12:19:00Z"/>
              </w:rPr>
            </w:pPr>
            <w:ins w:id="2059" w:author="Molly McEvilley" w:date="2024-08-19T08:19:00Z" w16du:dateUtc="2024-08-19T12:19:00Z">
              <w:r>
                <w:t>1</w:t>
              </w:r>
            </w:ins>
          </w:p>
        </w:tc>
      </w:tr>
      <w:tr w:rsidR="00F45196" w:rsidRPr="003A0FA0" w14:paraId="63862CA5" w14:textId="77777777" w:rsidTr="00B44FA5">
        <w:trPr>
          <w:ins w:id="2060" w:author="Molly McEvilley" w:date="2024-08-19T08:19:00Z"/>
        </w:trPr>
        <w:tc>
          <w:tcPr>
            <w:tcW w:w="1435" w:type="dxa"/>
          </w:tcPr>
          <w:p w14:paraId="6FDBD890" w14:textId="77777777" w:rsidR="00F45196" w:rsidRPr="00845520" w:rsidRDefault="00F45196" w:rsidP="00B44FA5">
            <w:pPr>
              <w:pStyle w:val="NoSpacing"/>
              <w:rPr>
                <w:ins w:id="2061" w:author="Molly McEvilley" w:date="2024-08-19T08:19:00Z" w16du:dateUtc="2024-08-19T12:19:00Z"/>
                <w:b/>
                <w:bCs/>
              </w:rPr>
            </w:pPr>
            <w:ins w:id="2062" w:author="Molly McEvilley" w:date="2024-08-19T08:19:00Z" w16du:dateUtc="2024-08-19T12:19:00Z">
              <w:r w:rsidRPr="00845520">
                <w:rPr>
                  <w:b/>
                  <w:bCs/>
                </w:rPr>
                <w:t>Universe</w:t>
              </w:r>
            </w:ins>
          </w:p>
        </w:tc>
        <w:tc>
          <w:tcPr>
            <w:tcW w:w="7915" w:type="dxa"/>
          </w:tcPr>
          <w:p w14:paraId="601011C2" w14:textId="2CA5500F" w:rsidR="00F45196" w:rsidRPr="003A0FA0" w:rsidRDefault="00F45196" w:rsidP="00B44FA5">
            <w:pPr>
              <w:pStyle w:val="NoSpacing"/>
              <w:rPr>
                <w:ins w:id="2063" w:author="Molly McEvilley" w:date="2024-08-19T08:19:00Z" w16du:dateUtc="2024-08-19T12:19:00Z"/>
              </w:rPr>
            </w:pPr>
            <w:ins w:id="2064" w:author="Molly McEvilley" w:date="2024-08-19T08:19:00Z" w16du:dateUtc="2024-08-19T12:19:00Z">
              <w:r>
                <w:t xml:space="preserve">10 </w:t>
              </w:r>
            </w:ins>
          </w:p>
        </w:tc>
      </w:tr>
      <w:tr w:rsidR="00F45196" w:rsidRPr="003A0FA0" w14:paraId="083ED680" w14:textId="77777777" w:rsidTr="00B44FA5">
        <w:trPr>
          <w:ins w:id="2065" w:author="Molly McEvilley" w:date="2024-08-19T08:19:00Z"/>
        </w:trPr>
        <w:tc>
          <w:tcPr>
            <w:tcW w:w="1435" w:type="dxa"/>
          </w:tcPr>
          <w:p w14:paraId="2D6BA8BC" w14:textId="77777777" w:rsidR="00F45196" w:rsidRPr="003A0FA0" w:rsidRDefault="00F45196" w:rsidP="00B44FA5">
            <w:pPr>
              <w:pStyle w:val="NoSpacing"/>
              <w:rPr>
                <w:ins w:id="2066" w:author="Molly McEvilley" w:date="2024-08-19T08:19:00Z" w16du:dateUtc="2024-08-19T12:19:00Z"/>
              </w:rPr>
            </w:pPr>
            <w:ins w:id="2067" w:author="Molly McEvilley" w:date="2024-08-19T08:19:00Z" w16du:dateUtc="2024-08-19T12:19:00Z">
              <w:r w:rsidRPr="00845520">
                <w:rPr>
                  <w:b/>
                  <w:bCs/>
                </w:rPr>
                <w:t>HHType</w:t>
              </w:r>
            </w:ins>
          </w:p>
        </w:tc>
        <w:tc>
          <w:tcPr>
            <w:tcW w:w="7915" w:type="dxa"/>
          </w:tcPr>
          <w:p w14:paraId="1634F244" w14:textId="3A3D5CFF" w:rsidR="00F45196" w:rsidRPr="003A0FA0" w:rsidRDefault="00F45196" w:rsidP="00B44FA5">
            <w:pPr>
              <w:pStyle w:val="NoSpacing"/>
              <w:rPr>
                <w:ins w:id="2068" w:author="Molly McEvilley" w:date="2024-08-19T08:19:00Z" w16du:dateUtc="2024-08-19T12:19:00Z"/>
              </w:rPr>
            </w:pPr>
            <w:ins w:id="2069" w:author="Molly McEvilley" w:date="2024-08-19T08:19:00Z" w16du:dateUtc="2024-08-19T12:19:00Z">
              <w:r>
                <w:t>0</w:t>
              </w:r>
            </w:ins>
          </w:p>
        </w:tc>
      </w:tr>
      <w:tr w:rsidR="00F45196" w:rsidRPr="003A0FA0" w14:paraId="167BF902" w14:textId="77777777" w:rsidTr="00B44FA5">
        <w:trPr>
          <w:ins w:id="2070" w:author="Molly McEvilley" w:date="2024-08-19T08:19:00Z"/>
        </w:trPr>
        <w:tc>
          <w:tcPr>
            <w:tcW w:w="1435" w:type="dxa"/>
          </w:tcPr>
          <w:p w14:paraId="6DB79E06" w14:textId="77777777" w:rsidR="00F45196" w:rsidRPr="003A0FA0" w:rsidRDefault="00F45196" w:rsidP="00B44FA5">
            <w:pPr>
              <w:pStyle w:val="NoSpacing"/>
              <w:rPr>
                <w:ins w:id="2071" w:author="Molly McEvilley" w:date="2024-08-19T08:19:00Z" w16du:dateUtc="2024-08-19T12:19:00Z"/>
              </w:rPr>
            </w:pPr>
            <w:ins w:id="2072" w:author="Molly McEvilley" w:date="2024-08-19T08:19:00Z" w16du:dateUtc="2024-08-19T12:19:00Z">
              <w:r w:rsidRPr="00845520">
                <w:rPr>
                  <w:b/>
                  <w:bCs/>
                </w:rPr>
                <w:t>Population</w:t>
              </w:r>
            </w:ins>
          </w:p>
        </w:tc>
        <w:tc>
          <w:tcPr>
            <w:tcW w:w="7915" w:type="dxa"/>
          </w:tcPr>
          <w:p w14:paraId="38364EDB" w14:textId="69A6FA40" w:rsidR="00F45196" w:rsidRPr="003A0FA0" w:rsidRDefault="00F45196" w:rsidP="00B44FA5">
            <w:pPr>
              <w:pStyle w:val="NoSpacing"/>
              <w:rPr>
                <w:ins w:id="2073" w:author="Molly McEvilley" w:date="2024-08-19T08:19:00Z" w16du:dateUtc="2024-08-19T12:19:00Z"/>
              </w:rPr>
            </w:pPr>
            <w:ins w:id="2074" w:author="Molly McEvilley" w:date="2024-08-19T08:19:00Z" w16du:dateUtc="2024-08-19T12:19:00Z">
              <w:r>
                <w:t>0</w:t>
              </w:r>
            </w:ins>
          </w:p>
        </w:tc>
      </w:tr>
      <w:tr w:rsidR="00F45196" w:rsidRPr="003A0FA0" w14:paraId="255FDBE2" w14:textId="77777777" w:rsidTr="00B44FA5">
        <w:trPr>
          <w:ins w:id="2075" w:author="Molly McEvilley" w:date="2024-08-19T08:19:00Z"/>
        </w:trPr>
        <w:tc>
          <w:tcPr>
            <w:tcW w:w="1435" w:type="dxa"/>
          </w:tcPr>
          <w:p w14:paraId="2D0C8636" w14:textId="7A748F3A" w:rsidR="00F45196" w:rsidRPr="00845520" w:rsidRDefault="00F45196" w:rsidP="00B44FA5">
            <w:pPr>
              <w:pStyle w:val="NoSpacing"/>
              <w:rPr>
                <w:ins w:id="2076" w:author="Molly McEvilley" w:date="2024-08-19T08:19:00Z" w16du:dateUtc="2024-08-19T12:19:00Z"/>
                <w:b/>
                <w:bCs/>
              </w:rPr>
            </w:pPr>
            <w:ins w:id="2077" w:author="Molly McEvilley" w:date="2024-08-19T08:19:00Z" w16du:dateUtc="2024-08-19T12:19:00Z">
              <w:r w:rsidRPr="00845520">
                <w:rPr>
                  <w:b/>
                  <w:bCs/>
                </w:rPr>
                <w:t>SystemPath</w:t>
              </w:r>
            </w:ins>
          </w:p>
        </w:tc>
        <w:tc>
          <w:tcPr>
            <w:tcW w:w="7915" w:type="dxa"/>
          </w:tcPr>
          <w:p w14:paraId="5485A034" w14:textId="77777777" w:rsidR="00F45196" w:rsidRPr="003A0FA0" w:rsidRDefault="00F45196" w:rsidP="00B44FA5">
            <w:pPr>
              <w:pStyle w:val="NoSpacing"/>
              <w:rPr>
                <w:ins w:id="2078" w:author="Molly McEvilley" w:date="2024-08-19T08:19:00Z" w16du:dateUtc="2024-08-19T12:19:00Z"/>
              </w:rPr>
            </w:pPr>
            <w:ins w:id="2079" w:author="Molly McEvilley" w:date="2024-08-19T08:19:00Z" w16du:dateUtc="2024-08-19T12:19:00Z">
              <w:r>
                <w:t>-1</w:t>
              </w:r>
            </w:ins>
          </w:p>
        </w:tc>
      </w:tr>
      <w:tr w:rsidR="00F45196" w:rsidRPr="003A0FA0" w14:paraId="47FBF9E8" w14:textId="77777777" w:rsidTr="00B44FA5">
        <w:trPr>
          <w:ins w:id="2080" w:author="Molly McEvilley" w:date="2024-08-19T08:19:00Z"/>
        </w:trPr>
        <w:tc>
          <w:tcPr>
            <w:tcW w:w="1435" w:type="dxa"/>
          </w:tcPr>
          <w:p w14:paraId="698343A4" w14:textId="6A16B71E" w:rsidR="00F45196" w:rsidRPr="00845520" w:rsidRDefault="00F45196" w:rsidP="00B44FA5">
            <w:pPr>
              <w:pStyle w:val="NoSpacing"/>
              <w:rPr>
                <w:ins w:id="2081" w:author="Molly McEvilley" w:date="2024-08-19T08:19:00Z" w16du:dateUtc="2024-08-19T12:19:00Z"/>
                <w:b/>
                <w:bCs/>
              </w:rPr>
            </w:pPr>
            <w:ins w:id="2082" w:author="Molly McEvilley" w:date="2024-08-19T08:19:00Z" w16du:dateUtc="2024-08-19T12:19:00Z">
              <w:r w:rsidRPr="00845520">
                <w:rPr>
                  <w:b/>
                  <w:bCs/>
                </w:rPr>
                <w:t>ProjectID</w:t>
              </w:r>
            </w:ins>
          </w:p>
        </w:tc>
        <w:tc>
          <w:tcPr>
            <w:tcW w:w="7915" w:type="dxa"/>
          </w:tcPr>
          <w:p w14:paraId="6BC6E2E9" w14:textId="22F219DF" w:rsidR="00F45196" w:rsidRPr="00D14A3F" w:rsidRDefault="00F45196" w:rsidP="00B44FA5">
            <w:pPr>
              <w:pStyle w:val="NoSpacing"/>
              <w:rPr>
                <w:ins w:id="2083" w:author="Molly McEvilley" w:date="2024-08-19T08:19:00Z" w16du:dateUtc="2024-08-19T12:19:00Z"/>
              </w:rPr>
            </w:pPr>
            <w:ins w:id="2084" w:author="Molly McEvilley" w:date="2024-08-19T08:19:00Z" w16du:dateUtc="2024-08-19T12:19:00Z">
              <w:r>
                <w:t>Must match Project.</w:t>
              </w:r>
              <w:r w:rsidRPr="00A51A8B">
                <w:rPr>
                  <w:b/>
                  <w:bCs/>
                </w:rPr>
                <w:t>ProjectID</w:t>
              </w:r>
              <w:r>
                <w:rPr>
                  <w:b/>
                  <w:bCs/>
                </w:rPr>
                <w:t xml:space="preserve"> </w:t>
              </w:r>
              <w:r w:rsidR="00D14A3F">
                <w:t>wh</w:t>
              </w:r>
            </w:ins>
            <w:ins w:id="2085" w:author="Molly McEvilley" w:date="2024-08-19T08:20:00Z" w16du:dateUtc="2024-08-19T12:20:00Z">
              <w:r w:rsidR="00D14A3F">
                <w:t xml:space="preserve">ere </w:t>
              </w:r>
              <w:r w:rsidR="00D14A3F" w:rsidRPr="008D41BA">
                <w:rPr>
                  <w:b/>
                  <w:bCs/>
                </w:rPr>
                <w:t>ProjectType</w:t>
              </w:r>
              <w:r w:rsidR="00D14A3F">
                <w:t xml:space="preserve"> in (9,10)</w:t>
              </w:r>
            </w:ins>
          </w:p>
        </w:tc>
      </w:tr>
      <w:tr w:rsidR="007833FA" w:rsidRPr="003A0FA0" w14:paraId="2D2A6C5C" w14:textId="77777777" w:rsidTr="00B44FA5">
        <w:trPr>
          <w:ins w:id="2086" w:author="Molly McEvilley" w:date="2024-08-19T08:22:00Z"/>
        </w:trPr>
        <w:tc>
          <w:tcPr>
            <w:tcW w:w="1435" w:type="dxa"/>
          </w:tcPr>
          <w:p w14:paraId="7051343E" w14:textId="6D7F1D37" w:rsidR="007833FA" w:rsidRPr="00845520" w:rsidRDefault="007833FA" w:rsidP="00B44FA5">
            <w:pPr>
              <w:pStyle w:val="NoSpacing"/>
              <w:rPr>
                <w:ins w:id="2087" w:author="Molly McEvilley" w:date="2024-08-19T08:22:00Z" w16du:dateUtc="2024-08-19T12:22:00Z"/>
                <w:b/>
                <w:bCs/>
              </w:rPr>
            </w:pPr>
            <w:ins w:id="2088" w:author="Molly McEvilley" w:date="2024-08-19T08:22:00Z" w16du:dateUtc="2024-08-19T12:22:00Z">
              <w:r>
                <w:rPr>
                  <w:b/>
                  <w:bCs/>
                </w:rPr>
                <w:t>ReportRow</w:t>
              </w:r>
            </w:ins>
          </w:p>
        </w:tc>
        <w:tc>
          <w:tcPr>
            <w:tcW w:w="7915" w:type="dxa"/>
          </w:tcPr>
          <w:p w14:paraId="764E1938" w14:textId="16248AFB" w:rsidR="007833FA" w:rsidRDefault="00A152C5" w:rsidP="00B44FA5">
            <w:pPr>
              <w:pStyle w:val="NoSpacing"/>
              <w:rPr>
                <w:ins w:id="2089" w:author="Molly McEvilley" w:date="2024-08-19T08:22:00Z" w16du:dateUtc="2024-08-19T12:22:00Z"/>
              </w:rPr>
            </w:pPr>
            <w:commentRangeStart w:id="2090"/>
            <w:ins w:id="2091" w:author="Molly McEvilley" w:date="2024-09-19T10:25:00Z" w16du:dateUtc="2024-09-19T14:25:00Z">
              <w:r>
                <w:t>53</w:t>
              </w:r>
              <w:commentRangeEnd w:id="2090"/>
              <w:r w:rsidR="00772ABF">
                <w:rPr>
                  <w:rStyle w:val="CommentReference"/>
                  <w:rFonts w:eastAsiaTheme="minorHAnsi"/>
                </w:rPr>
                <w:commentReference w:id="2090"/>
              </w:r>
            </w:ins>
          </w:p>
        </w:tc>
      </w:tr>
      <w:tr w:rsidR="00F45196" w:rsidRPr="003A0FA0" w14:paraId="597E8820" w14:textId="77777777" w:rsidTr="00B44FA5">
        <w:trPr>
          <w:ins w:id="2092" w:author="Molly McEvilley" w:date="2024-08-19T08:19:00Z"/>
        </w:trPr>
        <w:tc>
          <w:tcPr>
            <w:tcW w:w="1435" w:type="dxa"/>
          </w:tcPr>
          <w:p w14:paraId="28AF1D76" w14:textId="29590927" w:rsidR="00F45196" w:rsidRPr="00465885" w:rsidRDefault="00F45196" w:rsidP="00B44FA5">
            <w:pPr>
              <w:pStyle w:val="NoSpacing"/>
              <w:rPr>
                <w:ins w:id="2093" w:author="Molly McEvilley" w:date="2024-08-19T08:19:00Z" w16du:dateUtc="2024-08-19T12:19:00Z"/>
                <w:b/>
                <w:bCs/>
              </w:rPr>
            </w:pPr>
            <w:ins w:id="2094" w:author="Molly McEvilley" w:date="2024-08-19T08:19:00Z" w16du:dateUtc="2024-08-19T12:19:00Z">
              <w:r w:rsidRPr="00465885">
                <w:rPr>
                  <w:b/>
                  <w:bCs/>
                </w:rPr>
                <w:t>ReportID</w:t>
              </w:r>
            </w:ins>
          </w:p>
        </w:tc>
        <w:tc>
          <w:tcPr>
            <w:tcW w:w="7915" w:type="dxa"/>
          </w:tcPr>
          <w:p w14:paraId="610A0C16" w14:textId="47A54572" w:rsidR="00F45196" w:rsidRPr="003A0FA0" w:rsidRDefault="00F45196" w:rsidP="00B44FA5">
            <w:pPr>
              <w:pStyle w:val="NoSpacing"/>
              <w:rPr>
                <w:ins w:id="2095" w:author="Molly McEvilley" w:date="2024-08-19T08:19:00Z" w16du:dateUtc="2024-08-19T12:19:00Z"/>
              </w:rPr>
            </w:pPr>
            <w:ins w:id="2096" w:author="Molly McEvilley" w:date="2024-08-19T08:19:00Z" w16du:dateUtc="2024-08-19T12:19:00Z">
              <w:r>
                <w:t>Must match LSAReport.</w:t>
              </w:r>
              <w:r w:rsidRPr="00845520">
                <w:rPr>
                  <w:b/>
                  <w:bCs/>
                </w:rPr>
                <w:t>ReportID</w:t>
              </w:r>
            </w:ins>
          </w:p>
        </w:tc>
      </w:tr>
    </w:tbl>
    <w:p w14:paraId="3874D19B" w14:textId="5552C1E3" w:rsidR="004E54DD" w:rsidRDefault="004E54DD" w:rsidP="008D41BA">
      <w:pPr>
        <w:pStyle w:val="Heading3"/>
        <w:rPr>
          <w:ins w:id="2097" w:author="Molly McEvilley" w:date="2024-08-19T08:11:00Z" w16du:dateUtc="2024-08-19T12:11:00Z"/>
        </w:rPr>
      </w:pPr>
      <w:ins w:id="2098" w:author="Molly McEvilley" w:date="2024-08-19T08:14:00Z" w16du:dateUtc="2024-08-19T12:14:00Z">
        <w:r>
          <w:t>Logic</w:t>
        </w:r>
      </w:ins>
    </w:p>
    <w:p w14:paraId="5F690167" w14:textId="23B394A1" w:rsidR="00DA74F6" w:rsidRDefault="00DE2E5E" w:rsidP="00AF227E">
      <w:pPr>
        <w:rPr>
          <w:ins w:id="2099" w:author="Molly McEvilley" w:date="2024-08-19T13:01:00Z" w16du:dateUtc="2024-08-19T17:01:00Z"/>
        </w:rPr>
      </w:pPr>
      <w:ins w:id="2100" w:author="Molly McEvilley" w:date="2024-08-19T13:00:00Z" w16du:dateUtc="2024-08-19T17:00:00Z">
        <w:r>
          <w:t xml:space="preserve">This adds </w:t>
        </w:r>
        <w:r w:rsidR="009D2CB6">
          <w:t xml:space="preserve">a project-level </w:t>
        </w:r>
        <w:r w:rsidR="004819CF">
          <w:t xml:space="preserve">point-in-time </w:t>
        </w:r>
        <w:r w:rsidR="009D2CB6">
          <w:t xml:space="preserve">count of people housed in OPH </w:t>
        </w:r>
        <w:r w:rsidR="004819CF">
          <w:t xml:space="preserve">for </w:t>
        </w:r>
      </w:ins>
      <w:ins w:id="2101" w:author="Molly McEvilley" w:date="2024-08-19T13:01:00Z" w16du:dateUtc="2024-08-19T17:01:00Z">
        <w:r w:rsidR="004819CF">
          <w:t>the HIC</w:t>
        </w:r>
      </w:ins>
      <w:r w:rsidR="009B4418">
        <w:t xml:space="preserve">. </w:t>
      </w:r>
    </w:p>
    <w:p w14:paraId="771E4AAD" w14:textId="2891F7A3" w:rsidR="00AF227E" w:rsidRDefault="00CE2690" w:rsidP="00AF227E">
      <w:pPr>
        <w:rPr>
          <w:ins w:id="2102" w:author="Molly McEvilley" w:date="2024-08-19T12:46:00Z" w16du:dateUtc="2024-08-19T16:46:00Z"/>
        </w:rPr>
      </w:pPr>
      <w:ins w:id="2103" w:author="Molly McEvilley" w:date="2024-08-19T13:02:00Z" w16du:dateUtc="2024-08-19T17:02:00Z">
        <w:r w:rsidRPr="008D41BA">
          <w:t xml:space="preserve">If </w:t>
        </w:r>
        <w:r w:rsidR="00DA74F6">
          <w:rPr>
            <w:b/>
            <w:bCs/>
          </w:rPr>
          <w:t xml:space="preserve">LSAScope </w:t>
        </w:r>
        <w:r w:rsidR="00DA74F6">
          <w:t xml:space="preserve">= 3 (HIC), </w:t>
        </w:r>
      </w:ins>
      <w:ins w:id="2104" w:author="Molly McEvilley" w:date="2024-08-19T12:46:00Z" w16du:dateUtc="2024-08-19T16:46:00Z">
        <w:r w:rsidR="00B005BB">
          <w:rPr>
            <w:b/>
            <w:bCs/>
          </w:rPr>
          <w:t xml:space="preserve">Value </w:t>
        </w:r>
        <w:r w:rsidR="004465F4">
          <w:t xml:space="preserve">= a count of distinct </w:t>
        </w:r>
        <w:r w:rsidR="004465F4">
          <w:rPr>
            <w:i/>
            <w:iCs/>
          </w:rPr>
          <w:t>PersonalID</w:t>
        </w:r>
        <w:r w:rsidR="004465F4">
          <w:t>s in hmis_Enrollment where:</w:t>
        </w:r>
      </w:ins>
    </w:p>
    <w:p w14:paraId="2F02A87D" w14:textId="77777777" w:rsidR="006503AC" w:rsidRPr="008D41BA" w:rsidRDefault="005E4A14" w:rsidP="00765A26">
      <w:pPr>
        <w:pStyle w:val="ListParagraph"/>
        <w:numPr>
          <w:ilvl w:val="0"/>
          <w:numId w:val="101"/>
        </w:numPr>
        <w:rPr>
          <w:ins w:id="2105" w:author="Molly McEvilley" w:date="2024-08-19T12:53:00Z" w16du:dateUtc="2024-08-19T16:53:00Z"/>
        </w:rPr>
      </w:pPr>
      <w:ins w:id="2106" w:author="Molly McEvilley" w:date="2024-08-19T12:52:00Z" w16du:dateUtc="2024-08-19T16:52:00Z">
        <w:r>
          <w:rPr>
            <w:i/>
            <w:iCs/>
          </w:rPr>
          <w:t xml:space="preserve">EntryDate </w:t>
        </w:r>
        <w:r>
          <w:t xml:space="preserve">&lt;= </w:t>
        </w:r>
      </w:ins>
      <w:ins w:id="2107" w:author="Molly McEvilley" w:date="2024-08-19T12:53:00Z" w16du:dateUtc="2024-08-19T16:53:00Z">
        <w:r w:rsidR="006503AC">
          <w:rPr>
            <w:u w:val="single"/>
          </w:rPr>
          <w:t>ReportStart</w:t>
        </w:r>
      </w:ins>
    </w:p>
    <w:p w14:paraId="7C08F716" w14:textId="3B48A7A2" w:rsidR="00754604" w:rsidRDefault="006503AC" w:rsidP="00765A26">
      <w:pPr>
        <w:pStyle w:val="ListParagraph"/>
        <w:numPr>
          <w:ilvl w:val="0"/>
          <w:numId w:val="101"/>
        </w:numPr>
        <w:rPr>
          <w:ins w:id="2108" w:author="Molly McEvilley" w:date="2024-08-19T12:53:00Z" w16du:dateUtc="2024-08-19T16:53:00Z"/>
        </w:rPr>
      </w:pPr>
      <w:ins w:id="2109" w:author="Molly McEvilley" w:date="2024-08-19T12:53:00Z" w16du:dateUtc="2024-08-19T16:53:00Z">
        <w:r>
          <w:rPr>
            <w:i/>
            <w:iCs/>
          </w:rPr>
          <w:t xml:space="preserve">ExitDate </w:t>
        </w:r>
        <w:r>
          <w:t xml:space="preserve">&gt; </w:t>
        </w:r>
        <w:r>
          <w:rPr>
            <w:u w:val="single"/>
          </w:rPr>
          <w:t>ReportStart</w:t>
        </w:r>
        <w:r w:rsidRPr="008D41BA">
          <w:rPr>
            <w:i/>
            <w:iCs/>
          </w:rPr>
          <w:t xml:space="preserve"> </w:t>
        </w:r>
        <w:r w:rsidRPr="008D41BA">
          <w:t xml:space="preserve">or </w:t>
        </w:r>
        <w:r w:rsidR="00754604" w:rsidRPr="008D41BA">
          <w:t>is</w:t>
        </w:r>
        <w:r w:rsidRPr="00A10A2D">
          <w:t xml:space="preserve"> </w:t>
        </w:r>
        <w:r>
          <w:t xml:space="preserve">NULL </w:t>
        </w:r>
      </w:ins>
    </w:p>
    <w:p w14:paraId="2C53F9C3" w14:textId="744255BD" w:rsidR="009548E9" w:rsidRDefault="00CE157C" w:rsidP="00765A26">
      <w:pPr>
        <w:pStyle w:val="ListParagraph"/>
        <w:numPr>
          <w:ilvl w:val="0"/>
          <w:numId w:val="101"/>
        </w:numPr>
        <w:rPr>
          <w:ins w:id="2110" w:author="Molly McEvilley" w:date="2024-08-19T12:49:00Z" w16du:dateUtc="2024-08-19T16:49:00Z"/>
        </w:rPr>
      </w:pPr>
      <w:ins w:id="2111" w:author="Molly McEvilley" w:date="2024-08-19T12:49:00Z" w16du:dateUtc="2024-08-19T16:49:00Z">
        <w:r>
          <w:t xml:space="preserve">The </w:t>
        </w:r>
        <w:r>
          <w:rPr>
            <w:i/>
            <w:iCs/>
          </w:rPr>
          <w:t xml:space="preserve">HouseholdID </w:t>
        </w:r>
        <w:r>
          <w:t xml:space="preserve">is associated with an enrollment </w:t>
        </w:r>
      </w:ins>
      <w:ins w:id="2112" w:author="Molly McEvilley" w:date="2024-08-19T12:52:00Z" w16du:dateUtc="2024-08-19T16:52:00Z">
        <w:r w:rsidR="0044731C">
          <w:t>that meets the following criteria</w:t>
        </w:r>
        <w:r w:rsidR="005E4A14">
          <w:t>:</w:t>
        </w:r>
      </w:ins>
    </w:p>
    <w:p w14:paraId="780223E7" w14:textId="55D92EB1" w:rsidR="00CE157C" w:rsidRDefault="00CE157C" w:rsidP="00CE157C">
      <w:pPr>
        <w:pStyle w:val="ListParagraph"/>
        <w:numPr>
          <w:ilvl w:val="1"/>
          <w:numId w:val="101"/>
        </w:numPr>
        <w:rPr>
          <w:ins w:id="2113" w:author="Molly McEvilley" w:date="2024-09-19T09:53:00Z" w16du:dateUtc="2024-09-19T13:53:00Z"/>
        </w:rPr>
      </w:pPr>
      <w:ins w:id="2114" w:author="Molly McEvilley" w:date="2024-08-19T12:49:00Z" w16du:dateUtc="2024-08-19T16:49:00Z">
        <w:r w:rsidRPr="008D41BA">
          <w:rPr>
            <w:i/>
            <w:iCs/>
          </w:rPr>
          <w:t>RelationshipToHoH</w:t>
        </w:r>
        <w:r>
          <w:t xml:space="preserve"> = 1</w:t>
        </w:r>
      </w:ins>
    </w:p>
    <w:p w14:paraId="242A855F" w14:textId="229BE8FE" w:rsidR="00DD4560" w:rsidRDefault="00DD4560" w:rsidP="00CE157C">
      <w:pPr>
        <w:pStyle w:val="ListParagraph"/>
        <w:numPr>
          <w:ilvl w:val="1"/>
          <w:numId w:val="101"/>
        </w:numPr>
        <w:rPr>
          <w:ins w:id="2115" w:author="Molly McEvilley" w:date="2024-08-19T12:49:00Z" w16du:dateUtc="2024-08-19T16:49:00Z"/>
        </w:rPr>
      </w:pPr>
      <w:commentRangeStart w:id="2116"/>
      <w:ins w:id="2117" w:author="Molly McEvilley" w:date="2024-09-19T09:53:00Z" w16du:dateUtc="2024-09-19T13:53:00Z">
        <w:r>
          <w:rPr>
            <w:i/>
            <w:iCs/>
          </w:rPr>
          <w:t xml:space="preserve">EnrollmentCoC = </w:t>
        </w:r>
        <w:r w:rsidRPr="000D35F9">
          <w:rPr>
            <w:u w:val="single"/>
          </w:rPr>
          <w:t>ReportCoC</w:t>
        </w:r>
      </w:ins>
      <w:commentRangeEnd w:id="2116"/>
      <w:ins w:id="2118" w:author="Molly McEvilley" w:date="2024-09-19T09:58:00Z" w16du:dateUtc="2024-09-19T13:58:00Z">
        <w:r w:rsidR="004220E5">
          <w:rPr>
            <w:rStyle w:val="CommentReference"/>
            <w:rFonts w:eastAsiaTheme="minorHAnsi" w:cstheme="minorBidi"/>
          </w:rPr>
          <w:commentReference w:id="2116"/>
        </w:r>
      </w:ins>
    </w:p>
    <w:p w14:paraId="123237D8" w14:textId="5F9EA5F6" w:rsidR="00CE157C" w:rsidRPr="008D41BA" w:rsidRDefault="00CE157C" w:rsidP="00CE157C">
      <w:pPr>
        <w:pStyle w:val="ListParagraph"/>
        <w:numPr>
          <w:ilvl w:val="1"/>
          <w:numId w:val="101"/>
        </w:numPr>
        <w:rPr>
          <w:ins w:id="2119" w:author="Molly McEvilley" w:date="2024-08-19T12:50:00Z" w16du:dateUtc="2024-08-19T16:50:00Z"/>
        </w:rPr>
      </w:pPr>
      <w:ins w:id="2120" w:author="Molly McEvilley" w:date="2024-08-19T12:49:00Z" w16du:dateUtc="2024-08-19T16:49:00Z">
        <w:r w:rsidRPr="008D41BA">
          <w:rPr>
            <w:i/>
            <w:iCs/>
          </w:rPr>
          <w:t>MoveInDate</w:t>
        </w:r>
        <w:r>
          <w:t xml:space="preserve"> &lt;</w:t>
        </w:r>
      </w:ins>
      <w:ins w:id="2121" w:author="Molly McEvilley" w:date="2024-08-19T12:50:00Z" w16du:dateUtc="2024-08-19T16:50:00Z">
        <w:r>
          <w:t xml:space="preserve">= </w:t>
        </w:r>
        <w:r w:rsidR="0044442D">
          <w:rPr>
            <w:u w:val="single"/>
          </w:rPr>
          <w:t>ReportStart</w:t>
        </w:r>
      </w:ins>
      <w:ins w:id="2122" w:author="Molly McEvilley" w:date="2024-08-21T10:06:00Z" w16du:dateUtc="2024-08-21T14:06:00Z">
        <w:r w:rsidR="001A6A5D">
          <w:rPr>
            <w:u w:val="single"/>
          </w:rPr>
          <w:t xml:space="preserve"> </w:t>
        </w:r>
      </w:ins>
    </w:p>
    <w:p w14:paraId="295D4BC4" w14:textId="703B764B" w:rsidR="0044442D" w:rsidRPr="008D41BA" w:rsidRDefault="0044442D" w:rsidP="008D41BA">
      <w:pPr>
        <w:pStyle w:val="ListParagraph"/>
        <w:numPr>
          <w:ilvl w:val="1"/>
          <w:numId w:val="101"/>
        </w:numPr>
        <w:rPr>
          <w:ins w:id="2123" w:author="Molly McEvilley" w:date="2024-08-19T12:49:00Z" w16du:dateUtc="2024-08-19T16:49:00Z"/>
        </w:rPr>
      </w:pPr>
      <w:ins w:id="2124" w:author="Molly McEvilley" w:date="2024-08-19T12:50:00Z" w16du:dateUtc="2024-08-19T16:50:00Z">
        <w:r w:rsidRPr="008D41BA">
          <w:rPr>
            <w:i/>
            <w:iCs/>
          </w:rPr>
          <w:t>ExitDate</w:t>
        </w:r>
        <w:r w:rsidRPr="008D41BA">
          <w:t xml:space="preserve"> &gt;</w:t>
        </w:r>
        <w:r w:rsidR="00A765DF" w:rsidRPr="008D41BA">
          <w:t xml:space="preserve"> </w:t>
        </w:r>
      </w:ins>
      <w:ins w:id="2125" w:author="Molly McEvilley" w:date="2024-08-19T12:51:00Z" w16du:dateUtc="2024-08-19T16:51:00Z">
        <w:r w:rsidR="00A765DF">
          <w:rPr>
            <w:u w:val="single"/>
          </w:rPr>
          <w:t>ReportStart</w:t>
        </w:r>
      </w:ins>
      <w:ins w:id="2126" w:author="Molly McEvilley" w:date="2024-08-21T10:17:00Z" w16du:dateUtc="2024-08-21T14:17:00Z">
        <w:r w:rsidR="000379E8">
          <w:rPr>
            <w:u w:val="single"/>
          </w:rPr>
          <w:t xml:space="preserve"> or is NULL</w:t>
        </w:r>
      </w:ins>
    </w:p>
    <w:p w14:paraId="3B3525BB" w14:textId="518EFFF3" w:rsidR="004465F4" w:rsidRDefault="00765A26" w:rsidP="002B6D11">
      <w:pPr>
        <w:pStyle w:val="ListParagraph"/>
        <w:numPr>
          <w:ilvl w:val="1"/>
          <w:numId w:val="101"/>
        </w:numPr>
        <w:rPr>
          <w:ins w:id="2127" w:author="Molly McEvilley" w:date="2024-08-19T12:55:00Z" w16du:dateUtc="2024-08-19T16:55:00Z"/>
        </w:rPr>
      </w:pPr>
      <w:ins w:id="2128" w:author="Molly McEvilley" w:date="2024-08-19T12:48:00Z" w16du:dateUtc="2024-08-19T16:48:00Z">
        <w:r>
          <w:rPr>
            <w:i/>
            <w:iCs/>
          </w:rPr>
          <w:t xml:space="preserve">ProjectID </w:t>
        </w:r>
        <w:r>
          <w:t>= lsa_Project.</w:t>
        </w:r>
        <w:r>
          <w:rPr>
            <w:b/>
            <w:bCs/>
          </w:rPr>
          <w:t xml:space="preserve">ProjectID </w:t>
        </w:r>
        <w:r w:rsidR="0042315F">
          <w:t xml:space="preserve">where </w:t>
        </w:r>
        <w:r w:rsidR="0042315F">
          <w:rPr>
            <w:b/>
            <w:bCs/>
          </w:rPr>
          <w:t xml:space="preserve">ProjectType </w:t>
        </w:r>
        <w:r w:rsidR="0042315F">
          <w:t>in (9,10)</w:t>
        </w:r>
      </w:ins>
    </w:p>
    <w:p w14:paraId="3E55E70F" w14:textId="0B334A6B" w:rsidR="003F4DC5" w:rsidRDefault="003F4DC5" w:rsidP="002B6D11">
      <w:pPr>
        <w:pStyle w:val="ListParagraph"/>
        <w:numPr>
          <w:ilvl w:val="1"/>
          <w:numId w:val="101"/>
        </w:numPr>
        <w:rPr>
          <w:ins w:id="2129" w:author="Molly McEvilley" w:date="2024-08-19T12:57:00Z" w16du:dateUtc="2024-08-19T16:57:00Z"/>
        </w:rPr>
      </w:pPr>
      <w:ins w:id="2130" w:author="Molly McEvilley" w:date="2024-08-19T12:56:00Z" w16du:dateUtc="2024-08-19T16:56:00Z">
        <w:r>
          <w:t xml:space="preserve">There is a record in </w:t>
        </w:r>
        <w:r w:rsidR="00DA093F">
          <w:t>lsa_HMISParticipation</w:t>
        </w:r>
        <w:r>
          <w:t xml:space="preserve"> for </w:t>
        </w:r>
      </w:ins>
      <w:ins w:id="2131" w:author="Molly McEvilley" w:date="2024-08-19T12:57:00Z" w16du:dateUtc="2024-08-19T16:57:00Z">
        <w:r>
          <w:t>the ProjectID where:</w:t>
        </w:r>
      </w:ins>
    </w:p>
    <w:p w14:paraId="05D5F236" w14:textId="282A6B52" w:rsidR="00977D0B" w:rsidRDefault="00977D0B" w:rsidP="003F4DC5">
      <w:pPr>
        <w:pStyle w:val="ListParagraph"/>
        <w:numPr>
          <w:ilvl w:val="2"/>
          <w:numId w:val="101"/>
        </w:numPr>
        <w:rPr>
          <w:ins w:id="2132" w:author="Molly McEvilley" w:date="2024-08-19T12:57:00Z" w16du:dateUtc="2024-08-19T16:57:00Z"/>
        </w:rPr>
      </w:pPr>
      <w:ins w:id="2133" w:author="Molly McEvilley" w:date="2024-08-19T12:57:00Z" w16du:dateUtc="2024-08-19T16:57:00Z">
        <w:r>
          <w:rPr>
            <w:b/>
            <w:bCs/>
          </w:rPr>
          <w:t xml:space="preserve">HMISParticipationType </w:t>
        </w:r>
        <w:r>
          <w:t>= 1 (participating in HMIS)</w:t>
        </w:r>
      </w:ins>
    </w:p>
    <w:p w14:paraId="39052AEE" w14:textId="43788105" w:rsidR="000518D3" w:rsidRDefault="008D784E" w:rsidP="003F4DC5">
      <w:pPr>
        <w:pStyle w:val="ListParagraph"/>
        <w:numPr>
          <w:ilvl w:val="2"/>
          <w:numId w:val="101"/>
        </w:numPr>
        <w:rPr>
          <w:ins w:id="2134" w:author="Molly McEvilley" w:date="2024-08-19T12:58:00Z" w16du:dateUtc="2024-08-19T16:58:00Z"/>
        </w:rPr>
      </w:pPr>
      <w:ins w:id="2135" w:author="Molly McEvilley" w:date="2024-08-19T12:57:00Z" w16du:dateUtc="2024-08-19T16:57:00Z">
        <w:r>
          <w:rPr>
            <w:b/>
            <w:bCs/>
          </w:rPr>
          <w:t>HMISParticipation</w:t>
        </w:r>
      </w:ins>
      <w:ins w:id="2136" w:author="Molly McEvilley" w:date="2024-08-19T12:58:00Z" w16du:dateUtc="2024-08-19T16:58:00Z">
        <w:r>
          <w:rPr>
            <w:b/>
            <w:bCs/>
          </w:rPr>
          <w:t>Status</w:t>
        </w:r>
        <w:r w:rsidR="009469A5">
          <w:rPr>
            <w:b/>
            <w:bCs/>
          </w:rPr>
          <w:t xml:space="preserve">StartDate </w:t>
        </w:r>
        <w:r w:rsidR="009469A5">
          <w:t xml:space="preserve">&lt;= </w:t>
        </w:r>
        <w:r w:rsidR="009469A5" w:rsidRPr="008D41BA">
          <w:rPr>
            <w:u w:val="single"/>
          </w:rPr>
          <w:t>ReportStart</w:t>
        </w:r>
      </w:ins>
      <w:ins w:id="2137" w:author="Molly McEvilley" w:date="2024-08-19T12:56:00Z" w16du:dateUtc="2024-08-19T16:56:00Z">
        <w:r w:rsidR="00DA093F">
          <w:t>.</w:t>
        </w:r>
      </w:ins>
    </w:p>
    <w:p w14:paraId="1E62EA85" w14:textId="0B91573A" w:rsidR="009548E9" w:rsidRPr="004465F4" w:rsidRDefault="009469A5" w:rsidP="008D41BA">
      <w:pPr>
        <w:pStyle w:val="ListParagraph"/>
        <w:numPr>
          <w:ilvl w:val="2"/>
          <w:numId w:val="101"/>
        </w:numPr>
        <w:rPr>
          <w:ins w:id="2138" w:author="Molly McEvilley" w:date="2024-08-19T08:16:00Z" w16du:dateUtc="2024-08-19T12:16:00Z"/>
        </w:rPr>
      </w:pPr>
      <w:commentRangeStart w:id="2139"/>
      <w:ins w:id="2140" w:author="Molly McEvilley" w:date="2024-08-19T12:59:00Z" w16du:dateUtc="2024-08-19T16:59:00Z">
        <w:r>
          <w:rPr>
            <w:b/>
            <w:bCs/>
          </w:rPr>
          <w:t xml:space="preserve">HMISParticipationStatusEndDate </w:t>
        </w:r>
        <w:r>
          <w:t xml:space="preserve">&gt; </w:t>
        </w:r>
        <w:r w:rsidRPr="00B44FA5">
          <w:rPr>
            <w:u w:val="single"/>
          </w:rPr>
          <w:t>ReportStart</w:t>
        </w:r>
        <w:r>
          <w:t>.</w:t>
        </w:r>
        <w:r w:rsidR="00DE2E5E">
          <w:t>or is null</w:t>
        </w:r>
      </w:ins>
      <w:commentRangeEnd w:id="2139"/>
      <w:ins w:id="2141" w:author="Molly McEvilley" w:date="2024-09-25T15:58:00Z" w16du:dateUtc="2024-09-25T19:58:00Z">
        <w:r w:rsidR="003E23A9">
          <w:rPr>
            <w:rStyle w:val="CommentReference"/>
            <w:rFonts w:eastAsiaTheme="minorHAnsi" w:cstheme="minorBidi"/>
          </w:rPr>
          <w:commentReference w:id="2139"/>
        </w:r>
      </w:ins>
    </w:p>
    <w:p w14:paraId="2CA328ED" w14:textId="1AD9B3DF" w:rsidR="00F263B3" w:rsidRDefault="00F263B3" w:rsidP="00B152B4">
      <w:pPr>
        <w:rPr>
          <w:ins w:id="2142" w:author="Molly McEvilley" w:date="2024-08-19T08:11:00Z" w16du:dateUtc="2024-08-19T12:11:00Z"/>
        </w:rPr>
      </w:pPr>
    </w:p>
    <w:p w14:paraId="6D50E43A" w14:textId="77777777" w:rsidR="00F263B3" w:rsidRPr="00B152B4" w:rsidRDefault="00F263B3" w:rsidP="000D35F9">
      <w:pPr>
        <w:rPr>
          <w:b/>
        </w:rPr>
        <w:sectPr w:rsidR="00F263B3" w:rsidRPr="00B152B4" w:rsidSect="008E62AC">
          <w:pgSz w:w="12240" w:h="15840"/>
          <w:pgMar w:top="1350" w:right="1440" w:bottom="1260" w:left="1440" w:header="720" w:footer="465" w:gutter="0"/>
          <w:cols w:space="720"/>
          <w:docGrid w:linePitch="326"/>
        </w:sectPr>
      </w:pPr>
    </w:p>
    <w:p w14:paraId="3E3DE72A" w14:textId="6031CE32" w:rsidR="00E86581" w:rsidRDefault="00E86581" w:rsidP="00D95273">
      <w:pPr>
        <w:pStyle w:val="Heading1"/>
      </w:pPr>
      <w:bookmarkStart w:id="2143" w:name="_Toc175057140"/>
      <w:r>
        <w:lastRenderedPageBreak/>
        <w:t xml:space="preserve">HMIS Business Logic:  LSACalculated </w:t>
      </w:r>
      <w:r w:rsidR="00F66E2A">
        <w:t xml:space="preserve">Project-Level </w:t>
      </w:r>
      <w:r>
        <w:t>Data Quality Counts</w:t>
      </w:r>
      <w:bookmarkEnd w:id="2143"/>
    </w:p>
    <w:p w14:paraId="1E544F54" w14:textId="1DDDBF4D" w:rsidR="00397C90" w:rsidRDefault="00397C90" w:rsidP="00397C90">
      <w:r>
        <w:t>Report Rows 901-92</w:t>
      </w:r>
      <w:r w:rsidR="005E4CD1">
        <w:t>0</w:t>
      </w:r>
      <w:r>
        <w:t xml:space="preserve"> are project-level counts of data quality issues; this is to provide information to CoCs and the AHAR analysis team about specific sources of data quality issues.</w:t>
      </w:r>
    </w:p>
    <w:p w14:paraId="5071415C" w14:textId="30808E81" w:rsidR="00E33C1F" w:rsidRDefault="00E33C1F" w:rsidP="00465885">
      <w:pPr>
        <w:pStyle w:val="Heading2"/>
      </w:pPr>
      <w:bookmarkStart w:id="2144" w:name="_Toc175057141"/>
      <w:r>
        <w:t>Static Column Values</w:t>
      </w:r>
      <w:bookmarkEnd w:id="2144"/>
    </w:p>
    <w:tbl>
      <w:tblPr>
        <w:tblStyle w:val="Style1"/>
        <w:tblW w:w="9355" w:type="dxa"/>
        <w:tblLook w:val="04A0" w:firstRow="1" w:lastRow="0" w:firstColumn="1" w:lastColumn="0" w:noHBand="0" w:noVBand="1"/>
      </w:tblPr>
      <w:tblGrid>
        <w:gridCol w:w="9355"/>
      </w:tblGrid>
      <w:tr w:rsidR="00FA5374" w:rsidRPr="006B4F91" w14:paraId="4C357B36" w14:textId="777777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C4207E4" w14:textId="77777777" w:rsidR="00FA5374" w:rsidRPr="005F4836" w:rsidRDefault="00FA5374" w:rsidP="00FA5374">
            <w:pPr>
              <w:pStyle w:val="NoSpacing"/>
              <w:rPr>
                <w:color w:val="FFFFFF" w:themeColor="background1"/>
              </w:rPr>
            </w:pPr>
            <w:r w:rsidRPr="008F0D48">
              <w:rPr>
                <w:color w:val="FFFFFF" w:themeColor="background1"/>
              </w:rPr>
              <w:t>lsa</w:t>
            </w:r>
            <w:r w:rsidRPr="005F4836">
              <w:rPr>
                <w:color w:val="FFFFFF" w:themeColor="background1"/>
              </w:rPr>
              <w:t>_</w:t>
            </w:r>
            <w:r w:rsidRPr="008F0D48">
              <w:rPr>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FA5374" w:rsidRPr="003A0FA0" w14:paraId="487F15C7" w14:textId="77777777">
        <w:tc>
          <w:tcPr>
            <w:tcW w:w="1435" w:type="dxa"/>
          </w:tcPr>
          <w:p w14:paraId="2636BA92" w14:textId="77777777" w:rsidR="00FA5374" w:rsidRPr="00845520" w:rsidRDefault="00FA5374">
            <w:pPr>
              <w:pStyle w:val="NoSpacing"/>
              <w:rPr>
                <w:b/>
                <w:bCs/>
              </w:rPr>
            </w:pPr>
            <w:r w:rsidRPr="00845520">
              <w:rPr>
                <w:b/>
                <w:bCs/>
              </w:rPr>
              <w:t>Cohort</w:t>
            </w:r>
          </w:p>
        </w:tc>
        <w:tc>
          <w:tcPr>
            <w:tcW w:w="7915" w:type="dxa"/>
          </w:tcPr>
          <w:p w14:paraId="1CA030DB" w14:textId="77777777" w:rsidR="00FA5374" w:rsidRPr="003A0FA0" w:rsidRDefault="00FA5374">
            <w:pPr>
              <w:pStyle w:val="NoSpacing"/>
            </w:pPr>
            <w:r>
              <w:t>1</w:t>
            </w:r>
          </w:p>
        </w:tc>
      </w:tr>
      <w:tr w:rsidR="00FA5374" w:rsidRPr="003A0FA0" w14:paraId="73C6F562" w14:textId="77777777">
        <w:tc>
          <w:tcPr>
            <w:tcW w:w="1435" w:type="dxa"/>
          </w:tcPr>
          <w:p w14:paraId="4E73536D" w14:textId="77777777" w:rsidR="00FA5374" w:rsidRPr="00845520" w:rsidRDefault="00FA5374">
            <w:pPr>
              <w:pStyle w:val="NoSpacing"/>
              <w:rPr>
                <w:b/>
                <w:bCs/>
              </w:rPr>
            </w:pPr>
            <w:r w:rsidRPr="00845520">
              <w:rPr>
                <w:b/>
                <w:bCs/>
              </w:rPr>
              <w:t>Universe</w:t>
            </w:r>
          </w:p>
        </w:tc>
        <w:tc>
          <w:tcPr>
            <w:tcW w:w="7915" w:type="dxa"/>
          </w:tcPr>
          <w:p w14:paraId="39545829" w14:textId="77777777" w:rsidR="00FA5374" w:rsidRPr="003A0FA0" w:rsidRDefault="00FA5374">
            <w:pPr>
              <w:pStyle w:val="NoSpacing"/>
            </w:pPr>
            <w:r>
              <w:t xml:space="preserve">10 </w:t>
            </w:r>
          </w:p>
        </w:tc>
      </w:tr>
      <w:tr w:rsidR="00FA5374" w:rsidRPr="003A0FA0" w14:paraId="7B69499E" w14:textId="77777777">
        <w:tc>
          <w:tcPr>
            <w:tcW w:w="1435" w:type="dxa"/>
          </w:tcPr>
          <w:p w14:paraId="32C09E4C" w14:textId="77777777" w:rsidR="00FA5374" w:rsidRPr="003A0FA0" w:rsidRDefault="00FA5374">
            <w:pPr>
              <w:pStyle w:val="NoSpacing"/>
            </w:pPr>
            <w:r w:rsidRPr="00845520">
              <w:rPr>
                <w:b/>
                <w:bCs/>
              </w:rPr>
              <w:t>HHType</w:t>
            </w:r>
          </w:p>
        </w:tc>
        <w:tc>
          <w:tcPr>
            <w:tcW w:w="7915" w:type="dxa"/>
          </w:tcPr>
          <w:p w14:paraId="2285A074" w14:textId="77777777" w:rsidR="00FA5374" w:rsidRPr="003A0FA0" w:rsidRDefault="00FA5374">
            <w:pPr>
              <w:pStyle w:val="NoSpacing"/>
            </w:pPr>
            <w:r>
              <w:t>0</w:t>
            </w:r>
          </w:p>
        </w:tc>
      </w:tr>
      <w:tr w:rsidR="00FA5374" w:rsidRPr="003A0FA0" w14:paraId="7AF33DB1" w14:textId="77777777">
        <w:tc>
          <w:tcPr>
            <w:tcW w:w="1435" w:type="dxa"/>
          </w:tcPr>
          <w:p w14:paraId="113A3D8B" w14:textId="77777777" w:rsidR="00FA5374" w:rsidRPr="003A0FA0" w:rsidRDefault="00FA5374">
            <w:pPr>
              <w:pStyle w:val="NoSpacing"/>
            </w:pPr>
            <w:r w:rsidRPr="00845520">
              <w:rPr>
                <w:b/>
                <w:bCs/>
              </w:rPr>
              <w:t>Population</w:t>
            </w:r>
          </w:p>
        </w:tc>
        <w:tc>
          <w:tcPr>
            <w:tcW w:w="7915" w:type="dxa"/>
          </w:tcPr>
          <w:p w14:paraId="0257BCD1" w14:textId="77777777" w:rsidR="00FA5374" w:rsidRPr="003A0FA0" w:rsidRDefault="00FA5374">
            <w:pPr>
              <w:pStyle w:val="NoSpacing"/>
            </w:pPr>
            <w:r>
              <w:t>0</w:t>
            </w:r>
          </w:p>
        </w:tc>
      </w:tr>
      <w:tr w:rsidR="00FA5374" w:rsidRPr="003A0FA0" w14:paraId="60775D94" w14:textId="77777777">
        <w:tc>
          <w:tcPr>
            <w:tcW w:w="1435" w:type="dxa"/>
          </w:tcPr>
          <w:p w14:paraId="6092B01A" w14:textId="77777777" w:rsidR="00FA5374" w:rsidRPr="00845520" w:rsidRDefault="00FA5374">
            <w:pPr>
              <w:pStyle w:val="NoSpacing"/>
              <w:rPr>
                <w:b/>
                <w:bCs/>
              </w:rPr>
            </w:pPr>
            <w:r w:rsidRPr="00845520">
              <w:rPr>
                <w:b/>
                <w:bCs/>
              </w:rPr>
              <w:t>SystemPath</w:t>
            </w:r>
          </w:p>
        </w:tc>
        <w:tc>
          <w:tcPr>
            <w:tcW w:w="7915" w:type="dxa"/>
          </w:tcPr>
          <w:p w14:paraId="767ACF80" w14:textId="77777777" w:rsidR="00FA5374" w:rsidRPr="003A0FA0" w:rsidRDefault="00FA5374">
            <w:pPr>
              <w:pStyle w:val="NoSpacing"/>
            </w:pPr>
            <w:r>
              <w:t>-1</w:t>
            </w:r>
          </w:p>
        </w:tc>
      </w:tr>
      <w:tr w:rsidR="00FA5374" w:rsidRPr="003A0FA0" w14:paraId="3ECD88F7" w14:textId="77777777">
        <w:tc>
          <w:tcPr>
            <w:tcW w:w="1435" w:type="dxa"/>
          </w:tcPr>
          <w:p w14:paraId="5E4DEF2D" w14:textId="77777777" w:rsidR="00FA5374" w:rsidRPr="00845520" w:rsidRDefault="00FA5374">
            <w:pPr>
              <w:pStyle w:val="NoSpacing"/>
              <w:rPr>
                <w:b/>
                <w:bCs/>
              </w:rPr>
            </w:pPr>
            <w:r w:rsidRPr="00845520">
              <w:rPr>
                <w:b/>
                <w:bCs/>
              </w:rPr>
              <w:t>ProjectID</w:t>
            </w:r>
          </w:p>
        </w:tc>
        <w:tc>
          <w:tcPr>
            <w:tcW w:w="7915" w:type="dxa"/>
          </w:tcPr>
          <w:p w14:paraId="6EDD6737" w14:textId="77777777" w:rsidR="00FA5374" w:rsidRPr="003A0FA0" w:rsidRDefault="00FA5374">
            <w:pPr>
              <w:pStyle w:val="NoSpacing"/>
            </w:pPr>
            <w:r>
              <w:t>Must match Project.</w:t>
            </w:r>
            <w:r w:rsidRPr="00A51A8B">
              <w:rPr>
                <w:b/>
                <w:bCs/>
              </w:rPr>
              <w:t>ProjectID</w:t>
            </w:r>
            <w:r>
              <w:t>.</w:t>
            </w:r>
          </w:p>
        </w:tc>
      </w:tr>
      <w:tr w:rsidR="00FA5374" w:rsidRPr="003A0FA0" w14:paraId="4C553E53" w14:textId="77777777">
        <w:tc>
          <w:tcPr>
            <w:tcW w:w="1435" w:type="dxa"/>
          </w:tcPr>
          <w:p w14:paraId="2BCFE69B" w14:textId="77777777" w:rsidR="00FA5374" w:rsidRPr="00465885" w:rsidRDefault="00FA5374">
            <w:pPr>
              <w:pStyle w:val="NoSpacing"/>
              <w:rPr>
                <w:b/>
                <w:bCs/>
              </w:rPr>
            </w:pPr>
            <w:r w:rsidRPr="00465885">
              <w:rPr>
                <w:b/>
                <w:bCs/>
              </w:rPr>
              <w:t>ReportID</w:t>
            </w:r>
          </w:p>
        </w:tc>
        <w:tc>
          <w:tcPr>
            <w:tcW w:w="7915" w:type="dxa"/>
          </w:tcPr>
          <w:p w14:paraId="61CE8F1D" w14:textId="77777777" w:rsidR="00FA5374" w:rsidRPr="003A0FA0" w:rsidRDefault="00FA5374">
            <w:pPr>
              <w:pStyle w:val="NoSpacing"/>
            </w:pPr>
            <w:r>
              <w:t>Must match LSAReport.</w:t>
            </w:r>
            <w:r w:rsidRPr="00845520">
              <w:rPr>
                <w:b/>
                <w:bCs/>
              </w:rPr>
              <w:t>ReportID</w:t>
            </w:r>
          </w:p>
        </w:tc>
      </w:tr>
    </w:tbl>
    <w:p w14:paraId="66EB535C" w14:textId="195DB8E6" w:rsidR="00397C90" w:rsidRPr="0071359A" w:rsidRDefault="00F66E2A" w:rsidP="00277F30">
      <w:r w:rsidRPr="00465885">
        <w:rPr>
          <w:b/>
          <w:bCs/>
        </w:rPr>
        <w:t>ReportRow</w:t>
      </w:r>
      <w:r>
        <w:t xml:space="preserve"> numbers and </w:t>
      </w:r>
      <w:r w:rsidRPr="00465885">
        <w:rPr>
          <w:b/>
          <w:bCs/>
        </w:rPr>
        <w:t>Value</w:t>
      </w:r>
      <w:r>
        <w:t xml:space="preserve"> criteria are </w:t>
      </w:r>
      <w:r w:rsidR="00E33C1F">
        <w:t>defined in the following sections.</w:t>
      </w:r>
    </w:p>
    <w:p w14:paraId="615963C3" w14:textId="3CFE7264" w:rsidR="00DE2AC2" w:rsidRPr="00B50D01" w:rsidRDefault="00F34264" w:rsidP="00B50D01">
      <w:pPr>
        <w:pStyle w:val="Heading2"/>
      </w:pPr>
      <w:bookmarkStart w:id="2145" w:name="_Toc175057142"/>
      <w:r w:rsidRPr="00B50D01">
        <w:t xml:space="preserve">DQ - </w:t>
      </w:r>
      <w:r w:rsidR="00DE2AC2" w:rsidRPr="00B50D01">
        <w:t>Enrollments Active After Project Operating End Date</w:t>
      </w:r>
      <w:r w:rsidR="00DA0B37" w:rsidRPr="00B50D01">
        <w:t xml:space="preserve"> by Project</w:t>
      </w:r>
      <w:bookmarkEnd w:id="1979"/>
      <w:bookmarkEnd w:id="2145"/>
    </w:p>
    <w:p w14:paraId="05DF21AB" w14:textId="6FEE0EB7" w:rsidR="00DE2AC2" w:rsidRDefault="00DE2AC2" w:rsidP="00DE2AC2">
      <w:pPr>
        <w:rPr>
          <w:u w:val="single"/>
        </w:rPr>
      </w:pPr>
      <w:r>
        <w:rPr>
          <w:b/>
          <w:bCs/>
        </w:rPr>
        <w:t>ReportRow</w:t>
      </w:r>
      <w:r>
        <w:t xml:space="preserve"> </w:t>
      </w:r>
      <w:r w:rsidR="009C7618">
        <w:t xml:space="preserve">901 </w:t>
      </w:r>
      <w:r>
        <w:t xml:space="preserve">counts enrollments </w:t>
      </w:r>
      <w:r w:rsidR="00DD48F5">
        <w:t>in tlsa_Enrollment</w:t>
      </w:r>
      <w:r w:rsidR="000D0B14">
        <w:t xml:space="preserve"> with </w:t>
      </w:r>
      <w:r w:rsidR="000D0B14" w:rsidRPr="00D664FF">
        <w:t xml:space="preserve">no </w:t>
      </w:r>
      <w:r w:rsidR="000D0B14" w:rsidRPr="00D664FF">
        <w:rPr>
          <w:i/>
          <w:iCs/>
        </w:rPr>
        <w:t>ExitDate</w:t>
      </w:r>
      <w:r w:rsidR="000D0B14" w:rsidRPr="00D664FF">
        <w:t xml:space="preserve"> in hmis_Exit</w:t>
      </w:r>
      <w:r w:rsidR="00DD48F5">
        <w:t xml:space="preserve"> </w:t>
      </w:r>
      <w:r w:rsidR="000D0B14">
        <w:t>for</w:t>
      </w:r>
      <w:r>
        <w:t xml:space="preserve"> projects that have an </w:t>
      </w:r>
      <w:r>
        <w:rPr>
          <w:i/>
          <w:iCs/>
        </w:rPr>
        <w:t>OperatingEndDate</w:t>
      </w:r>
      <w:r>
        <w:t xml:space="preserve"> between </w:t>
      </w:r>
      <w:r w:rsidR="00AE4887">
        <w:rPr>
          <w:u w:val="single"/>
        </w:rPr>
        <w:t>Report</w:t>
      </w:r>
      <w:r>
        <w:rPr>
          <w:u w:val="single"/>
        </w:rPr>
        <w:t>Start</w:t>
      </w:r>
      <w:r>
        <w:t xml:space="preserve"> and </w:t>
      </w:r>
      <w:r w:rsidR="00AE4887">
        <w:rPr>
          <w:u w:val="single"/>
        </w:rPr>
        <w:t>Report</w:t>
      </w:r>
      <w:r>
        <w:rPr>
          <w:u w:val="single"/>
        </w:rPr>
        <w:t>End</w:t>
      </w:r>
      <w:r>
        <w:t>.</w:t>
      </w:r>
    </w:p>
    <w:p w14:paraId="5C1B407C" w14:textId="3244D5C9" w:rsidR="00DE2AC2" w:rsidRDefault="00DE2AC2" w:rsidP="00DE2AC2">
      <w:r>
        <w:rPr>
          <w:b/>
          <w:bCs/>
        </w:rPr>
        <w:t>ReportRow</w:t>
      </w:r>
      <w:r>
        <w:t xml:space="preserve"> </w:t>
      </w:r>
      <w:r w:rsidR="00EF377A">
        <w:t xml:space="preserve">902 </w:t>
      </w:r>
      <w:r>
        <w:t xml:space="preserve">counts enrollments </w:t>
      </w:r>
      <w:r w:rsidR="00540822">
        <w:t>in tls</w:t>
      </w:r>
      <w:r w:rsidR="001E1FD9">
        <w:t>a_Enrollment</w:t>
      </w:r>
      <w:r>
        <w:t xml:space="preserve"> where </w:t>
      </w:r>
      <w:r>
        <w:rPr>
          <w:i/>
          <w:iCs/>
        </w:rPr>
        <w:t>OperatingEndDate</w:t>
      </w:r>
      <w:r>
        <w:t xml:space="preserve"> is between </w:t>
      </w:r>
      <w:r w:rsidR="00AE4887">
        <w:rPr>
          <w:u w:val="single"/>
        </w:rPr>
        <w:t>Rep</w:t>
      </w:r>
      <w:r>
        <w:rPr>
          <w:u w:val="single"/>
        </w:rPr>
        <w:t>ortStart</w:t>
      </w:r>
      <w:r>
        <w:t xml:space="preserve"> and </w:t>
      </w:r>
      <w:r w:rsidR="00AE4887">
        <w:rPr>
          <w:u w:val="single"/>
        </w:rPr>
        <w:t>Rep</w:t>
      </w:r>
      <w:r>
        <w:rPr>
          <w:u w:val="single"/>
        </w:rPr>
        <w:t xml:space="preserve">ortEnd </w:t>
      </w:r>
      <w:r>
        <w:t xml:space="preserve">and </w:t>
      </w:r>
      <w:r w:rsidR="001E1FD9">
        <w:t>hmis_Exit.</w:t>
      </w:r>
      <w:r>
        <w:rPr>
          <w:i/>
          <w:iCs/>
        </w:rPr>
        <w:t>ExitDate</w:t>
      </w:r>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28AAF640" w:rsidR="00DE2AC2" w:rsidRDefault="00DE2AC2" w:rsidP="00DE2AC2">
      <w:r>
        <w:rPr>
          <w:b/>
          <w:bCs/>
        </w:rPr>
        <w:t>Value</w:t>
      </w:r>
      <w:r>
        <w:t xml:space="preserve"> = a count of distinct </w:t>
      </w:r>
      <w:r w:rsidRPr="00E46A61">
        <w:rPr>
          <w:b/>
          <w:bCs/>
        </w:rPr>
        <w:t>EnrollmentID</w:t>
      </w:r>
      <w:r>
        <w:t xml:space="preserve">s in </w:t>
      </w:r>
      <w:r w:rsidR="000E5378">
        <w:t>tlsa</w:t>
      </w:r>
      <w:r>
        <w:t>_Enrollment where:</w:t>
      </w:r>
    </w:p>
    <w:p w14:paraId="35C1E308" w14:textId="15CA4E19" w:rsidR="00CD30B3" w:rsidRDefault="00CD30B3" w:rsidP="00777E3F">
      <w:pPr>
        <w:pStyle w:val="ListParagraph"/>
        <w:numPr>
          <w:ilvl w:val="0"/>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NULL (</w:t>
      </w:r>
      <w:r>
        <w:rPr>
          <w:rFonts w:ascii="Calibri" w:hAnsi="Calibri" w:cs="Calibri"/>
          <w:b/>
          <w:bCs/>
        </w:rPr>
        <w:t>ReportRow</w:t>
      </w:r>
      <w:r>
        <w:rPr>
          <w:rFonts w:ascii="Calibri" w:hAnsi="Calibri" w:cs="Calibri"/>
        </w:rPr>
        <w:t xml:space="preserve"> </w:t>
      </w:r>
      <w:r w:rsidR="00F34264">
        <w:rPr>
          <w:rFonts w:ascii="Calibri" w:hAnsi="Calibri" w:cs="Calibri"/>
        </w:rPr>
        <w:t>901</w:t>
      </w:r>
      <w:r>
        <w:rPr>
          <w:rFonts w:ascii="Calibri" w:hAnsi="Calibri" w:cs="Calibri"/>
        </w:rPr>
        <w:t xml:space="preserve">); or </w:t>
      </w:r>
    </w:p>
    <w:p w14:paraId="6A2F823F" w14:textId="0D22D2E7" w:rsidR="00CD30B3" w:rsidRDefault="00CD30B3" w:rsidP="00777E3F">
      <w:pPr>
        <w:pStyle w:val="ListParagraph"/>
        <w:numPr>
          <w:ilvl w:val="0"/>
          <w:numId w:val="32"/>
        </w:numPr>
        <w:rPr>
          <w:rFonts w:ascii="Calibri" w:hAnsi="Calibri" w:cs="Calibri"/>
          <w:u w:val="single"/>
        </w:rPr>
      </w:pPr>
      <w:r>
        <w:rPr>
          <w:rFonts w:ascii="Calibri" w:hAnsi="Calibri" w:cs="Calibri"/>
        </w:rPr>
        <w:t>Exit.</w:t>
      </w:r>
      <w:r w:rsidRPr="00A51A8B">
        <w:rPr>
          <w:rFonts w:ascii="Calibri" w:hAnsi="Calibri" w:cs="Calibri"/>
          <w:i/>
          <w:iCs/>
        </w:rPr>
        <w:t>ExitDate</w:t>
      </w:r>
      <w:r>
        <w:rPr>
          <w:rFonts w:ascii="Calibri" w:hAnsi="Calibri" w:cs="Calibri"/>
        </w:rPr>
        <w:t xml:space="preserve"> &gt; Project. </w:t>
      </w:r>
      <w:r>
        <w:rPr>
          <w:rFonts w:ascii="Calibri" w:hAnsi="Calibri" w:cs="Calibri"/>
          <w:i/>
          <w:iCs/>
        </w:rPr>
        <w:t xml:space="preserve">OperatingEndDate </w:t>
      </w:r>
      <w:r>
        <w:rPr>
          <w:rFonts w:ascii="Calibri" w:hAnsi="Calibri" w:cs="Calibri"/>
        </w:rPr>
        <w:t>(</w:t>
      </w:r>
      <w:r>
        <w:rPr>
          <w:rFonts w:ascii="Calibri" w:hAnsi="Calibri" w:cs="Calibri"/>
          <w:b/>
          <w:bCs/>
        </w:rPr>
        <w:t>ReportRow</w:t>
      </w:r>
      <w:r>
        <w:rPr>
          <w:rFonts w:ascii="Calibri" w:hAnsi="Calibri" w:cs="Calibri"/>
        </w:rPr>
        <w:t xml:space="preserve"> </w:t>
      </w:r>
      <w:r w:rsidR="00F34264">
        <w:rPr>
          <w:rFonts w:ascii="Calibri" w:hAnsi="Calibri" w:cs="Calibri"/>
        </w:rPr>
        <w:t>902</w:t>
      </w:r>
      <w:r>
        <w:rPr>
          <w:rFonts w:ascii="Calibri" w:hAnsi="Calibri" w:cs="Calibri"/>
        </w:rPr>
        <w:t>)</w:t>
      </w:r>
      <w:r w:rsidR="00A53022">
        <w:rPr>
          <w:rFonts w:ascii="Calibri" w:hAnsi="Calibri" w:cs="Calibri"/>
        </w:rPr>
        <w:t>;</w:t>
      </w:r>
    </w:p>
    <w:p w14:paraId="08D6DBFB" w14:textId="2C03BA5D" w:rsidR="00CD30B3" w:rsidRDefault="00704F41" w:rsidP="00DE2AC2">
      <w:r>
        <w:t>AND:</w:t>
      </w:r>
    </w:p>
    <w:p w14:paraId="65B1ABA3" w14:textId="78213BF6" w:rsidR="00DE2AC2" w:rsidRDefault="00293D98"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OperatingEndDate</w:t>
      </w:r>
      <w:r w:rsidR="00DE2AC2">
        <w:rPr>
          <w:rFonts w:ascii="Calibri" w:hAnsi="Calibri" w:cs="Calibri"/>
        </w:rPr>
        <w:t xml:space="preserve"> between </w:t>
      </w:r>
      <w:r w:rsidR="00AE4887">
        <w:rPr>
          <w:rFonts w:ascii="Calibri" w:hAnsi="Calibri" w:cs="Calibri"/>
          <w:u w:val="single"/>
        </w:rPr>
        <w:t>Rep</w:t>
      </w:r>
      <w:r w:rsidR="00DE2AC2">
        <w:rPr>
          <w:rFonts w:ascii="Calibri" w:hAnsi="Calibri" w:cs="Calibri"/>
          <w:u w:val="single"/>
        </w:rPr>
        <w:t>ortStart</w:t>
      </w:r>
      <w:r w:rsidR="00DE2AC2">
        <w:rPr>
          <w:rFonts w:ascii="Calibri" w:hAnsi="Calibri" w:cs="Calibri"/>
        </w:rPr>
        <w:t xml:space="preserve"> and </w:t>
      </w:r>
      <w:r w:rsidR="00AE4887">
        <w:rPr>
          <w:rFonts w:ascii="Calibri" w:hAnsi="Calibri" w:cs="Calibri"/>
          <w:u w:val="single"/>
        </w:rPr>
        <w:t>Rep</w:t>
      </w:r>
      <w:r w:rsidR="00DE2AC2">
        <w:rPr>
          <w:rFonts w:ascii="Calibri" w:hAnsi="Calibri" w:cs="Calibri"/>
          <w:u w:val="single"/>
        </w:rPr>
        <w:t>ortEnd</w:t>
      </w:r>
    </w:p>
    <w:p w14:paraId="076BDFD6" w14:textId="79161A28" w:rsidR="00E5055B" w:rsidRPr="009064C3" w:rsidRDefault="00E5055B" w:rsidP="003A576D">
      <w:r w:rsidRPr="003A576D">
        <w:t>Records are only included when the count is greater than zero</w:t>
      </w:r>
      <w:r w:rsidR="009B4418">
        <w:t xml:space="preserve">. </w:t>
      </w:r>
    </w:p>
    <w:p w14:paraId="03452587" w14:textId="10A3AFC3" w:rsidR="00DE2AC2" w:rsidRDefault="00F34264" w:rsidP="0088191A">
      <w:pPr>
        <w:pStyle w:val="Heading2"/>
      </w:pPr>
      <w:bookmarkStart w:id="2146" w:name="_Toc37849828"/>
      <w:bookmarkStart w:id="2147" w:name="_Toc175057143"/>
      <w:r>
        <w:t xml:space="preserve">DQ - </w:t>
      </w:r>
      <w:r w:rsidR="00DE2AC2">
        <w:t xml:space="preserve">Night-by-Night Enrollments </w:t>
      </w:r>
      <w:r w:rsidR="00E53100">
        <w:t xml:space="preserve">with Exit Date Discrepancies </w:t>
      </w:r>
      <w:r w:rsidR="00D705D2">
        <w:t>by Project</w:t>
      </w:r>
      <w:bookmarkEnd w:id="2146"/>
      <w:bookmarkEnd w:id="2147"/>
    </w:p>
    <w:p w14:paraId="132B75CD" w14:textId="40D4C025" w:rsidR="00DE2AC2" w:rsidRDefault="00DE2AC2" w:rsidP="00DE2AC2">
      <w:pPr>
        <w:rPr>
          <w:u w:val="single"/>
        </w:rPr>
      </w:pPr>
      <w:r w:rsidRPr="10B9F996">
        <w:rPr>
          <w:b/>
          <w:bCs/>
        </w:rPr>
        <w:t>ReportRow</w:t>
      </w:r>
      <w:r>
        <w:t xml:space="preserve"> </w:t>
      </w:r>
      <w:r w:rsidR="00F34264">
        <w:t xml:space="preserve">903 </w:t>
      </w:r>
      <w:r>
        <w:t xml:space="preserve">counts enrollments without an </w:t>
      </w:r>
      <w:r w:rsidRPr="10B9F996">
        <w:rPr>
          <w:i/>
          <w:iCs/>
        </w:rPr>
        <w:t>ExitDate</w:t>
      </w:r>
      <w:r>
        <w:t xml:space="preserve"> </w:t>
      </w:r>
      <w:r w:rsidR="00E27371">
        <w:t xml:space="preserve">as of </w:t>
      </w:r>
      <w:r w:rsidR="00E27371" w:rsidRPr="10B9F996">
        <w:rPr>
          <w:u w:val="single"/>
        </w:rPr>
        <w:t>ReportEnd</w:t>
      </w:r>
      <w:r w:rsidR="00E27371">
        <w:t xml:space="preserve"> (i.e., </w:t>
      </w:r>
      <w:r w:rsidR="00E27371" w:rsidRPr="10B9F996">
        <w:rPr>
          <w:i/>
          <w:iCs/>
        </w:rPr>
        <w:t>ExitDate</w:t>
      </w:r>
      <w:r w:rsidR="00E27371">
        <w:t xml:space="preserve"> is after </w:t>
      </w:r>
      <w:r w:rsidR="00E27371" w:rsidRPr="10B9F996">
        <w:rPr>
          <w:u w:val="single"/>
        </w:rPr>
        <w:t>ReportEnd</w:t>
      </w:r>
      <w:r w:rsidR="00E27371">
        <w:t xml:space="preserve"> or is NULL) in continuum night-by-night ES projects that have no record of a </w:t>
      </w:r>
      <w:r w:rsidR="4EC96986">
        <w:t>bed night</w:t>
      </w:r>
      <w:r w:rsidR="00E27371">
        <w:t xml:space="preserve"> in the 90 days ending on </w:t>
      </w:r>
      <w:r w:rsidR="00E27371" w:rsidRPr="10B9F996">
        <w:rPr>
          <w:u w:val="single"/>
        </w:rPr>
        <w:t>ReportEnd</w:t>
      </w:r>
      <w:r w:rsidR="00E27371">
        <w:t>.</w:t>
      </w:r>
    </w:p>
    <w:p w14:paraId="05530527" w14:textId="3CDC21D6" w:rsidR="00DE2AC2" w:rsidRDefault="00DE2AC2" w:rsidP="00DE2AC2">
      <w:r>
        <w:rPr>
          <w:b/>
          <w:bCs/>
        </w:rPr>
        <w:t>ReportRow</w:t>
      </w:r>
      <w:r>
        <w:t xml:space="preserve"> </w:t>
      </w:r>
      <w:r w:rsidR="00F34264">
        <w:t xml:space="preserve">904 </w:t>
      </w:r>
      <w:r>
        <w:t xml:space="preserve">counts enrollments with an </w:t>
      </w:r>
      <w:r>
        <w:rPr>
          <w:i/>
          <w:iCs/>
        </w:rPr>
        <w:t>ExitDate</w:t>
      </w:r>
      <w:r>
        <w:t xml:space="preserve"> </w:t>
      </w:r>
      <w:r w:rsidR="0025467F">
        <w:t xml:space="preserve">in continuum night-by-night ES projects </w:t>
      </w:r>
      <w:r>
        <w:t xml:space="preserve">between </w:t>
      </w:r>
      <w:r w:rsidR="003A4DF2">
        <w:rPr>
          <w:u w:val="single"/>
        </w:rPr>
        <w:t>Report</w:t>
      </w:r>
      <w:r>
        <w:rPr>
          <w:u w:val="single"/>
        </w:rPr>
        <w:t>Start</w:t>
      </w:r>
      <w:r>
        <w:t xml:space="preserve"> and </w:t>
      </w:r>
      <w:r w:rsidR="003A4DF2">
        <w:rPr>
          <w:u w:val="single"/>
        </w:rPr>
        <w:t>Rep</w:t>
      </w:r>
      <w:r>
        <w:rPr>
          <w:u w:val="single"/>
        </w:rPr>
        <w:t xml:space="preserve">ortEnd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063BCCAF" w:rsidR="00DE2AC2" w:rsidRDefault="001D3503"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ProjectType</w:t>
      </w:r>
      <w:r w:rsidR="00DE2AC2">
        <w:rPr>
          <w:rFonts w:ascii="Calibri" w:hAnsi="Calibri" w:cs="Calibri"/>
        </w:rPr>
        <w:t xml:space="preserve"> = 1</w:t>
      </w:r>
      <w:r w:rsidR="007F32D3">
        <w:rPr>
          <w:rFonts w:ascii="Calibri" w:hAnsi="Calibri" w:cs="Calibri"/>
        </w:rPr>
        <w:t>; and</w:t>
      </w:r>
    </w:p>
    <w:p w14:paraId="2D65334D" w14:textId="2D3278EB" w:rsidR="00DE2AC2" w:rsidRDefault="001D3503"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ContinuumProject</w:t>
      </w:r>
      <w:r w:rsidR="00DE2AC2">
        <w:rPr>
          <w:rFonts w:ascii="Calibri" w:hAnsi="Calibri" w:cs="Calibri"/>
        </w:rPr>
        <w:t xml:space="preserve"> = 1</w:t>
      </w:r>
      <w:r w:rsidR="007F32D3">
        <w:rPr>
          <w:rFonts w:ascii="Calibri" w:hAnsi="Calibri" w:cs="Calibri"/>
        </w:rPr>
        <w:t>; and</w:t>
      </w:r>
      <w:r w:rsidR="00DE2AC2">
        <w:rPr>
          <w:rFonts w:ascii="Calibri" w:hAnsi="Calibri" w:cs="Calibri"/>
        </w:rPr>
        <w:t xml:space="preserve"> </w:t>
      </w:r>
    </w:p>
    <w:p w14:paraId="1E6DDAEE" w14:textId="0C7ECDE2" w:rsidR="00DE2AC2" w:rsidRDefault="00DE2AC2" w:rsidP="00777E3F">
      <w:pPr>
        <w:pStyle w:val="ListParagraph"/>
        <w:numPr>
          <w:ilvl w:val="0"/>
          <w:numId w:val="32"/>
        </w:numPr>
        <w:rPr>
          <w:rFonts w:ascii="Calibri" w:hAnsi="Calibri" w:cs="Calibri"/>
          <w:u w:val="single"/>
        </w:rPr>
      </w:pPr>
      <w:r>
        <w:rPr>
          <w:rFonts w:ascii="Calibri" w:hAnsi="Calibri" w:cs="Calibri"/>
        </w:rPr>
        <w:t>There is a</w:t>
      </w:r>
      <w:r w:rsidR="00084D18">
        <w:rPr>
          <w:rFonts w:ascii="Calibri" w:hAnsi="Calibri" w:cs="Calibri"/>
        </w:rPr>
        <w:t xml:space="preserve"> record for the </w:t>
      </w:r>
      <w:r w:rsidR="00084D18" w:rsidRPr="00084D18">
        <w:rPr>
          <w:rFonts w:ascii="Calibri" w:hAnsi="Calibri" w:cs="Calibri"/>
          <w:i/>
          <w:iCs/>
        </w:rPr>
        <w:t>HouseholdID</w:t>
      </w:r>
      <w:r w:rsidR="00084D18">
        <w:rPr>
          <w:rFonts w:ascii="Calibri" w:hAnsi="Calibri" w:cs="Calibri"/>
        </w:rPr>
        <w:t xml:space="preserve"> in tlsa_HHID (i.e., the household was active in </w:t>
      </w:r>
      <w:r w:rsidR="00084D18" w:rsidRPr="00084D18">
        <w:rPr>
          <w:rFonts w:ascii="Calibri" w:hAnsi="Calibri" w:cs="Calibri"/>
          <w:u w:val="single"/>
        </w:rPr>
        <w:t>ReportCoC</w:t>
      </w:r>
      <w:r w:rsidR="00084D18">
        <w:rPr>
          <w:rFonts w:ascii="Calibri" w:hAnsi="Calibri" w:cs="Calibri"/>
        </w:rPr>
        <w:t>)</w:t>
      </w:r>
    </w:p>
    <w:p w14:paraId="1DD5DA98" w14:textId="1D4D9263" w:rsidR="00581CAA" w:rsidRPr="00581CAA" w:rsidRDefault="00DE2AC2"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or Exit.</w:t>
      </w:r>
      <w:r w:rsidR="00042024" w:rsidRPr="00042024">
        <w:rPr>
          <w:rFonts w:ascii="Calibri" w:hAnsi="Calibri" w:cs="Calibri"/>
          <w:i/>
          <w:iCs/>
        </w:rPr>
        <w:t>ExitDate</w:t>
      </w:r>
      <w:r w:rsidR="00042024">
        <w:rPr>
          <w:rFonts w:ascii="Calibri" w:hAnsi="Calibri" w:cs="Calibri"/>
        </w:rPr>
        <w:t xml:space="preserve"> &gt; </w:t>
      </w:r>
      <w:r w:rsidR="00581CAA">
        <w:rPr>
          <w:rFonts w:ascii="Calibri" w:hAnsi="Calibri" w:cs="Calibri"/>
          <w:u w:val="single"/>
        </w:rPr>
        <w:t>ReportEnd;</w:t>
      </w:r>
      <w:r w:rsidR="00042024">
        <w:rPr>
          <w:rFonts w:ascii="Calibri" w:hAnsi="Calibri" w:cs="Calibri"/>
        </w:rPr>
        <w:t xml:space="preserve"> </w:t>
      </w:r>
      <w:r>
        <w:rPr>
          <w:rFonts w:ascii="Calibri" w:hAnsi="Calibri" w:cs="Calibri"/>
        </w:rPr>
        <w:t xml:space="preserve">and </w:t>
      </w:r>
    </w:p>
    <w:p w14:paraId="77749AA6" w14:textId="3F280381" w:rsidR="00DE2AC2" w:rsidRDefault="2705E6F0" w:rsidP="00777E3F">
      <w:pPr>
        <w:pStyle w:val="ListParagraph"/>
        <w:numPr>
          <w:ilvl w:val="2"/>
          <w:numId w:val="32"/>
        </w:numPr>
        <w:rPr>
          <w:rFonts w:ascii="Calibri" w:hAnsi="Calibri" w:cs="Calibri"/>
          <w:u w:val="single"/>
        </w:rPr>
      </w:pPr>
      <w:r w:rsidRPr="10B9F996">
        <w:rPr>
          <w:rFonts w:ascii="Calibri" w:hAnsi="Calibri" w:cs="Calibri"/>
          <w:b/>
          <w:bCs/>
        </w:rPr>
        <w:t>LastBedNight</w:t>
      </w:r>
      <w:r w:rsidR="00DE2AC2" w:rsidRPr="10B9F996">
        <w:rPr>
          <w:rFonts w:ascii="Calibri" w:hAnsi="Calibri" w:cs="Calibri"/>
        </w:rPr>
        <w:t xml:space="preserve"> &lt;= [CohortEnd – 90 days](</w:t>
      </w:r>
      <w:r w:rsidR="00DE2AC2" w:rsidRPr="10B9F996">
        <w:rPr>
          <w:rFonts w:ascii="Calibri" w:hAnsi="Calibri" w:cs="Calibri"/>
          <w:b/>
          <w:bCs/>
        </w:rPr>
        <w:t>ReportRow</w:t>
      </w:r>
      <w:r w:rsidR="00DE2AC2" w:rsidRPr="10B9F996">
        <w:rPr>
          <w:rFonts w:ascii="Calibri" w:hAnsi="Calibri" w:cs="Calibri"/>
        </w:rPr>
        <w:t xml:space="preserve"> </w:t>
      </w:r>
      <w:r w:rsidR="00F34264">
        <w:rPr>
          <w:rFonts w:ascii="Calibri" w:hAnsi="Calibri" w:cs="Calibri"/>
        </w:rPr>
        <w:t>903</w:t>
      </w:r>
      <w:r w:rsidR="00DE2AC2" w:rsidRPr="10B9F996">
        <w:rPr>
          <w:rFonts w:ascii="Calibri" w:hAnsi="Calibri" w:cs="Calibri"/>
        </w:rPr>
        <w:t xml:space="preserve">); or </w:t>
      </w:r>
    </w:p>
    <w:p w14:paraId="4F5DC95D" w14:textId="7D1B52F6" w:rsidR="00DE2AC2" w:rsidRPr="00AB2970" w:rsidRDefault="00DE2AC2" w:rsidP="00777E3F">
      <w:pPr>
        <w:pStyle w:val="ListParagraph"/>
        <w:numPr>
          <w:ilvl w:val="1"/>
          <w:numId w:val="32"/>
        </w:numPr>
        <w:rPr>
          <w:rFonts w:ascii="Calibri" w:hAnsi="Calibri" w:cs="Calibri"/>
          <w:u w:val="single"/>
        </w:rPr>
      </w:pPr>
      <w:r w:rsidRPr="10B9F996">
        <w:rPr>
          <w:rFonts w:ascii="Calibri" w:hAnsi="Calibri" w:cs="Calibri"/>
        </w:rPr>
        <w:lastRenderedPageBreak/>
        <w:t>Exit.</w:t>
      </w:r>
      <w:r w:rsidRPr="10B9F996">
        <w:rPr>
          <w:rFonts w:ascii="Calibri" w:hAnsi="Calibri" w:cs="Calibri"/>
          <w:i/>
          <w:iCs/>
        </w:rPr>
        <w:t>ExitDate</w:t>
      </w:r>
      <w:r w:rsidRPr="10B9F996">
        <w:rPr>
          <w:rFonts w:ascii="Calibri" w:hAnsi="Calibri" w:cs="Calibri"/>
        </w:rPr>
        <w:t xml:space="preserve"> between </w:t>
      </w:r>
      <w:r w:rsidR="003A4DF2" w:rsidRPr="10B9F996">
        <w:rPr>
          <w:u w:val="single"/>
        </w:rPr>
        <w:t>ReportStart</w:t>
      </w:r>
      <w:r w:rsidR="003A4DF2">
        <w:t xml:space="preserve"> and </w:t>
      </w:r>
      <w:r w:rsidR="003A4DF2" w:rsidRPr="10B9F996">
        <w:rPr>
          <w:u w:val="single"/>
        </w:rPr>
        <w:t xml:space="preserve">ReportEnd </w:t>
      </w:r>
      <w:r w:rsidRPr="10B9F996">
        <w:rPr>
          <w:rFonts w:ascii="Calibri" w:hAnsi="Calibri" w:cs="Calibri"/>
        </w:rPr>
        <w:t xml:space="preserve">and </w:t>
      </w:r>
      <w:r w:rsidR="2705E6F0" w:rsidRPr="10B9F996">
        <w:rPr>
          <w:rFonts w:ascii="Calibri" w:hAnsi="Calibri" w:cs="Calibri"/>
          <w:b/>
          <w:bCs/>
        </w:rPr>
        <w:t>LastBedNight</w:t>
      </w:r>
      <w:r w:rsidRPr="10B9F996">
        <w:rPr>
          <w:rFonts w:ascii="Calibri" w:hAnsi="Calibri" w:cs="Calibri"/>
        </w:rPr>
        <w:t xml:space="preserve"> &lt;&gt; </w:t>
      </w:r>
      <w:r w:rsidRPr="10B9F996">
        <w:rPr>
          <w:rFonts w:ascii="Calibri" w:hAnsi="Calibri" w:cs="Calibri"/>
          <w:i/>
          <w:iCs/>
        </w:rPr>
        <w:t>ExitDate</w:t>
      </w:r>
      <w:r w:rsidRPr="10B9F996">
        <w:rPr>
          <w:rFonts w:ascii="Calibri" w:hAnsi="Calibri" w:cs="Calibri"/>
        </w:rPr>
        <w:t xml:space="preserve"> – 1 day] (</w:t>
      </w:r>
      <w:r w:rsidRPr="10B9F996">
        <w:rPr>
          <w:rFonts w:ascii="Calibri" w:hAnsi="Calibri" w:cs="Calibri"/>
          <w:b/>
          <w:bCs/>
        </w:rPr>
        <w:t>ReportRow</w:t>
      </w:r>
      <w:r w:rsidRPr="10B9F996">
        <w:rPr>
          <w:rFonts w:ascii="Calibri" w:hAnsi="Calibri" w:cs="Calibri"/>
        </w:rPr>
        <w:t xml:space="preserve"> </w:t>
      </w:r>
      <w:r w:rsidR="00F34264">
        <w:rPr>
          <w:rFonts w:ascii="Calibri" w:hAnsi="Calibri" w:cs="Calibri"/>
        </w:rPr>
        <w:t>904</w:t>
      </w:r>
      <w:r w:rsidRPr="10B9F996">
        <w:rPr>
          <w:rFonts w:ascii="Calibri" w:hAnsi="Calibri" w:cs="Calibri"/>
        </w:rPr>
        <w:t>)</w:t>
      </w:r>
    </w:p>
    <w:p w14:paraId="5D384B35" w14:textId="36B3BC97" w:rsidR="00FA1CFE" w:rsidRPr="00AB2970" w:rsidRDefault="00FA1CFE" w:rsidP="00AB2970">
      <w:pPr>
        <w:rPr>
          <w:rFonts w:ascii="Calibri" w:hAnsi="Calibri" w:cs="Calibri"/>
          <w:u w:val="single"/>
        </w:rPr>
      </w:pPr>
      <w:r>
        <w:t xml:space="preserve">In this context, </w:t>
      </w:r>
      <w:r w:rsidR="2705E6F0" w:rsidRPr="10B9F996">
        <w:rPr>
          <w:b/>
          <w:bCs/>
        </w:rPr>
        <w:t>LastBedNight</w:t>
      </w:r>
      <w:r>
        <w:t xml:space="preserve"> is the most recent </w:t>
      </w:r>
      <w:r w:rsidR="583B3652">
        <w:t>bed night</w:t>
      </w:r>
      <w:r>
        <w:t xml:space="preserve"> for the enrollment on or before </w:t>
      </w:r>
      <w:r w:rsidRPr="10B9F996">
        <w:rPr>
          <w:u w:val="single"/>
        </w:rPr>
        <w:t>ReportEnd</w:t>
      </w:r>
      <w:r w:rsidR="004873DC">
        <w:t xml:space="preserve">. </w:t>
      </w:r>
    </w:p>
    <w:p w14:paraId="6C21ADB4" w14:textId="1C4AA52D" w:rsidR="00D705D2" w:rsidRPr="00000B20" w:rsidRDefault="00F34264" w:rsidP="0088191A">
      <w:pPr>
        <w:pStyle w:val="Heading2"/>
      </w:pPr>
      <w:bookmarkStart w:id="2148" w:name="_Data_Quality_–"/>
      <w:bookmarkStart w:id="2149" w:name="_Counts_of_Households"/>
      <w:bookmarkStart w:id="2150" w:name="_Toc37849829"/>
      <w:bookmarkStart w:id="2151" w:name="_Toc175057144"/>
      <w:bookmarkEnd w:id="2148"/>
      <w:bookmarkEnd w:id="2149"/>
      <w:r>
        <w:t xml:space="preserve">DQ - </w:t>
      </w:r>
      <w:r w:rsidR="00D705D2">
        <w:t xml:space="preserve">Counts of </w:t>
      </w:r>
      <w:r w:rsidR="00EB1C9F">
        <w:t xml:space="preserve">Households </w:t>
      </w:r>
      <w:r w:rsidR="00D705D2">
        <w:t>with no EnrollmentCoC by Project</w:t>
      </w:r>
      <w:bookmarkEnd w:id="2150"/>
      <w:bookmarkEnd w:id="2151"/>
    </w:p>
    <w:p w14:paraId="4C396F73" w14:textId="472084CF" w:rsidR="00EB1C9F" w:rsidRDefault="00D705D2" w:rsidP="00D705D2">
      <w:r>
        <w:rPr>
          <w:b/>
          <w:bCs/>
        </w:rPr>
        <w:t>ReportRow</w:t>
      </w:r>
      <w:r>
        <w:t xml:space="preserve"> </w:t>
      </w:r>
      <w:r w:rsidR="00F34264">
        <w:t xml:space="preserve">905 </w:t>
      </w:r>
      <w:r>
        <w:t>counts</w:t>
      </w:r>
      <w:r w:rsidR="00EB1C9F">
        <w:t xml:space="preserve"> households that are active in a continuum ES/SH/TH/RRH/PSH</w:t>
      </w:r>
      <w:r w:rsidR="0040047F">
        <w:t>/RRHSO</w:t>
      </w:r>
      <w:r w:rsidR="00EB1C9F">
        <w:t xml:space="preserve">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777E3F">
      <w:pPr>
        <w:pStyle w:val="ListParagraph"/>
        <w:numPr>
          <w:ilvl w:val="0"/>
          <w:numId w:val="32"/>
        </w:numPr>
        <w:rPr>
          <w:rFonts w:ascii="Calibri" w:hAnsi="Calibri" w:cs="Calibri"/>
        </w:rPr>
      </w:pPr>
      <w:r>
        <w:rPr>
          <w:rFonts w:ascii="Calibri" w:hAnsi="Calibri" w:cs="Calibri"/>
          <w:i/>
          <w:iCs/>
        </w:rPr>
        <w:t>ProjectID</w:t>
      </w:r>
      <w:r>
        <w:rPr>
          <w:rFonts w:ascii="Calibri" w:hAnsi="Calibri" w:cs="Calibri"/>
        </w:rPr>
        <w:t xml:space="preserve"> = lsa_Project.</w:t>
      </w:r>
      <w:r w:rsidRPr="003C4035">
        <w:rPr>
          <w:rFonts w:ascii="Calibri" w:hAnsi="Calibri" w:cs="Calibri"/>
          <w:b/>
          <w:bCs/>
        </w:rPr>
        <w:t>ProjectID</w:t>
      </w:r>
      <w:r>
        <w:rPr>
          <w:rFonts w:ascii="Calibri" w:hAnsi="Calibri" w:cs="Calibri"/>
        </w:rPr>
        <w:t xml:space="preserve"> and </w:t>
      </w:r>
      <w:r>
        <w:rPr>
          <w:rFonts w:ascii="Calibri" w:hAnsi="Calibri" w:cs="Calibri"/>
          <w:i/>
          <w:iCs/>
        </w:rPr>
        <w:t>ProjectType</w:t>
      </w:r>
      <w:r>
        <w:rPr>
          <w:rFonts w:ascii="Calibri" w:hAnsi="Calibri" w:cs="Calibri"/>
        </w:rPr>
        <w:t xml:space="preserve"> is not in (9,10); and</w:t>
      </w:r>
    </w:p>
    <w:p w14:paraId="2690D06F" w14:textId="460A8EC3" w:rsidR="00EB1C9F" w:rsidRDefault="00EB1C9F" w:rsidP="00777E3F">
      <w:pPr>
        <w:pStyle w:val="ListParagraph"/>
        <w:numPr>
          <w:ilvl w:val="0"/>
          <w:numId w:val="32"/>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777E3F">
      <w:pPr>
        <w:pStyle w:val="ListParagraph"/>
        <w:numPr>
          <w:ilvl w:val="0"/>
          <w:numId w:val="32"/>
        </w:numPr>
        <w:rPr>
          <w:rFonts w:ascii="Calibri" w:hAnsi="Calibri" w:cs="Calibri"/>
          <w:u w:val="single"/>
        </w:rPr>
      </w:pPr>
      <w:r>
        <w:rPr>
          <w:rFonts w:ascii="Calibri" w:hAnsi="Calibri" w:cs="Calibri"/>
        </w:rPr>
        <w:t>hmis_Exit</w:t>
      </w:r>
      <w:r w:rsidRPr="00277F30">
        <w:rPr>
          <w:rFonts w:ascii="Calibri" w:hAnsi="Calibri" w:cs="Calibri"/>
          <w:i/>
          <w:iCs/>
        </w:rPr>
        <w:t>.</w:t>
      </w:r>
      <w:r>
        <w:rPr>
          <w:rFonts w:ascii="Calibri" w:hAnsi="Calibri" w:cs="Calibri"/>
          <w:i/>
          <w:iCs/>
        </w:rPr>
        <w:t>ExitDate</w:t>
      </w:r>
      <w:r>
        <w:rPr>
          <w:rFonts w:ascii="Calibri" w:hAnsi="Calibri" w:cs="Calibri"/>
        </w:rPr>
        <w:t xml:space="preserve"> is NULL or </w:t>
      </w:r>
    </w:p>
    <w:p w14:paraId="334CBD45" w14:textId="77777777" w:rsidR="00EB1C9F" w:rsidRDefault="00EB1C9F"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205E094" w14:textId="77777777" w:rsidR="00EB1C9F" w:rsidRDefault="00EB1C9F"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Enrollment.</w:t>
      </w:r>
      <w:r>
        <w:rPr>
          <w:rFonts w:ascii="Calibri" w:hAnsi="Calibri" w:cs="Calibri"/>
          <w:i/>
          <w:iCs/>
        </w:rPr>
        <w:t>EntryDate</w:t>
      </w:r>
    </w:p>
    <w:p w14:paraId="08989EFC" w14:textId="4593CFAB" w:rsidR="00EB1C9F" w:rsidRPr="00EB1C9F" w:rsidRDefault="00EB1C9F" w:rsidP="00777E3F">
      <w:pPr>
        <w:pStyle w:val="ListParagraph"/>
        <w:numPr>
          <w:ilvl w:val="0"/>
          <w:numId w:val="32"/>
        </w:numPr>
        <w:rPr>
          <w:rFonts w:ascii="Calibri" w:hAnsi="Calibri" w:cs="Calibri"/>
          <w:u w:val="single"/>
        </w:rPr>
      </w:pPr>
      <w:r>
        <w:rPr>
          <w:rFonts w:ascii="Calibri" w:hAnsi="Calibri" w:cs="Calibri"/>
        </w:rPr>
        <w:t>There is no hmis_Enrollment record where:</w:t>
      </w:r>
    </w:p>
    <w:p w14:paraId="638A4760" w14:textId="13E6C443" w:rsidR="00EB1C9F" w:rsidRPr="00EB1C9F" w:rsidRDefault="00ED0F11" w:rsidP="00777E3F">
      <w:pPr>
        <w:pStyle w:val="ListParagraph"/>
        <w:numPr>
          <w:ilvl w:val="1"/>
          <w:numId w:val="32"/>
        </w:numPr>
        <w:rPr>
          <w:rFonts w:ascii="Calibri" w:hAnsi="Calibri" w:cs="Calibri"/>
          <w:u w:val="single"/>
        </w:rPr>
      </w:pPr>
      <w:r w:rsidRPr="10B9F996">
        <w:rPr>
          <w:rFonts w:ascii="Calibri" w:hAnsi="Calibri" w:cs="Calibri"/>
          <w:i/>
          <w:iCs/>
        </w:rPr>
        <w:t>EnrollmentCoC</w:t>
      </w:r>
      <w:r w:rsidRPr="10B9F996">
        <w:rPr>
          <w:rFonts w:ascii="Calibri" w:hAnsi="Calibri" w:cs="Calibri"/>
        </w:rPr>
        <w:t xml:space="preserve"> </w:t>
      </w:r>
      <w:r w:rsidR="00EB1C9F" w:rsidRPr="10B9F996">
        <w:rPr>
          <w:rFonts w:ascii="Calibri" w:hAnsi="Calibri" w:cs="Calibri"/>
        </w:rPr>
        <w:t xml:space="preserve">is NULL; </w:t>
      </w:r>
      <w:r w:rsidR="71F9632C" w:rsidRPr="10B9F996">
        <w:rPr>
          <w:rFonts w:ascii="Calibri" w:hAnsi="Calibri" w:cs="Calibri"/>
        </w:rPr>
        <w:t>or</w:t>
      </w:r>
    </w:p>
    <w:p w14:paraId="3D0CA3FD" w14:textId="4780B2A9" w:rsidR="00EB1C9F" w:rsidRPr="00EB1C9F" w:rsidRDefault="00047209" w:rsidP="00777E3F">
      <w:pPr>
        <w:pStyle w:val="ListParagraph"/>
        <w:numPr>
          <w:ilvl w:val="1"/>
          <w:numId w:val="32"/>
        </w:numPr>
        <w:rPr>
          <w:rFonts w:ascii="Calibri" w:hAnsi="Calibri" w:cs="Calibri"/>
          <w:u w:val="single"/>
        </w:rPr>
      </w:pPr>
      <w:r w:rsidRPr="10B9F996">
        <w:rPr>
          <w:rFonts w:ascii="Calibri" w:hAnsi="Calibri" w:cs="Calibri"/>
          <w:i/>
          <w:iCs/>
        </w:rPr>
        <w:t>RelationshipToHoH</w:t>
      </w:r>
      <w:r w:rsidRPr="10B9F996">
        <w:rPr>
          <w:rFonts w:ascii="Calibri" w:hAnsi="Calibri" w:cs="Calibri"/>
        </w:rPr>
        <w:t xml:space="preserve"> </w:t>
      </w:r>
      <w:r w:rsidR="0058365D" w:rsidRPr="10B9F996">
        <w:rPr>
          <w:rFonts w:ascii="Calibri" w:hAnsi="Calibri" w:cs="Calibri"/>
        </w:rPr>
        <w:t>&lt;&gt;</w:t>
      </w:r>
      <w:r w:rsidRPr="10B9F996">
        <w:rPr>
          <w:rFonts w:ascii="Calibri" w:hAnsi="Calibri" w:cs="Calibri"/>
        </w:rPr>
        <w:t xml:space="preserve"> 1</w:t>
      </w:r>
    </w:p>
    <w:p w14:paraId="309C3A68" w14:textId="5E222081" w:rsidR="00F34264" w:rsidRPr="00000B20" w:rsidRDefault="00F34264" w:rsidP="00F34264">
      <w:pPr>
        <w:pStyle w:val="Heading2"/>
      </w:pPr>
      <w:bookmarkStart w:id="2152" w:name="_DQ_–_Enrollments"/>
      <w:bookmarkStart w:id="2153" w:name="_Toc175057145"/>
      <w:bookmarkStart w:id="2154" w:name="_Hlk175036186"/>
      <w:bookmarkEnd w:id="2152"/>
      <w:r>
        <w:t>DQ – Enrollments in Non-Participating Projects</w:t>
      </w:r>
      <w:bookmarkEnd w:id="2153"/>
    </w:p>
    <w:bookmarkEnd w:id="2154"/>
    <w:p w14:paraId="72554613" w14:textId="0B6B5F17" w:rsidR="00F34264" w:rsidRDefault="00F34264" w:rsidP="00F34264">
      <w:r>
        <w:rPr>
          <w:b/>
          <w:bCs/>
        </w:rPr>
        <w:t>ReportRow</w:t>
      </w:r>
      <w:r>
        <w:t xml:space="preserve"> 90</w:t>
      </w:r>
      <w:r w:rsidR="00AA0417">
        <w:t>6</w:t>
      </w:r>
      <w:r>
        <w:t xml:space="preserve"> counts </w:t>
      </w:r>
      <w:r w:rsidR="00AA0417">
        <w:t>enrollments</w:t>
      </w:r>
      <w:r>
        <w:t xml:space="preserve"> </w:t>
      </w:r>
      <w:r w:rsidR="009D3027">
        <w:t>in</w:t>
      </w:r>
      <w:del w:id="2155" w:author="Molly McEvilley" w:date="2024-08-20T08:47:00Z" w16du:dateUtc="2024-08-20T12:47:00Z">
        <w:r w:rsidR="009D3027" w:rsidDel="002F4B8D">
          <w:delText xml:space="preserve"> tl</w:delText>
        </w:r>
      </w:del>
      <w:ins w:id="2156" w:author="Molly McEvilley" w:date="2024-08-20T08:47:00Z" w16du:dateUtc="2024-08-20T12:47:00Z">
        <w:r w:rsidR="002F4B8D">
          <w:t xml:space="preserve"> hmis</w:t>
        </w:r>
      </w:ins>
      <w:del w:id="2157" w:author="Molly McEvilley" w:date="2024-08-20T08:47:00Z" w16du:dateUtc="2024-08-20T12:47:00Z">
        <w:r w:rsidR="009D3027" w:rsidDel="002F4B8D">
          <w:delText>sa</w:delText>
        </w:r>
      </w:del>
      <w:r w:rsidR="009D3027">
        <w:t xml:space="preserve">_Enrollment </w:t>
      </w:r>
      <w:r>
        <w:t xml:space="preserve">that are active during the report period and </w:t>
      </w:r>
      <w:r w:rsidR="00AA0417">
        <w:t xml:space="preserve">overlap with </w:t>
      </w:r>
      <w:r w:rsidR="007B722C">
        <w:t>a period</w:t>
      </w:r>
      <w:r w:rsidR="00AA0417">
        <w:t xml:space="preserve"> in which the project was not identified as participating in HMIS</w:t>
      </w:r>
      <w:r>
        <w:t xml:space="preserve">. </w:t>
      </w:r>
      <w:ins w:id="2158" w:author="Molly McEvilley" w:date="2024-08-20T09:01:00Z" w16du:dateUtc="2024-08-20T13:01:00Z">
        <w:r w:rsidR="005A1A81">
          <w:t xml:space="preserve">This </w:t>
        </w:r>
        <w:r w:rsidR="009602ED">
          <w:t xml:space="preserve">may include enrollments that were excluded from the LSA entirely and/or enrollments </w:t>
        </w:r>
        <w:r w:rsidR="00904215">
          <w:t xml:space="preserve">used </w:t>
        </w:r>
      </w:ins>
      <w:ins w:id="2159" w:author="Molly McEvilley" w:date="2024-08-20T09:02:00Z" w16du:dateUtc="2024-08-20T13:02:00Z">
        <w:r w:rsidR="00904215">
          <w:t>in LSA reporting with adjusted entry/exit dates.</w:t>
        </w:r>
      </w:ins>
    </w:p>
    <w:p w14:paraId="5FC47D92" w14:textId="77777777" w:rsidR="0012107E" w:rsidRDefault="00F34264" w:rsidP="00F34264">
      <w:pPr>
        <w:rPr>
          <w:ins w:id="2160" w:author="Molly McEvilley" w:date="2024-09-25T16:06:00Z" w16du:dateUtc="2024-09-25T20:06:00Z"/>
        </w:rPr>
      </w:pPr>
      <w:r>
        <w:rPr>
          <w:b/>
          <w:bCs/>
        </w:rPr>
        <w:t>Value</w:t>
      </w:r>
      <w:r>
        <w:t xml:space="preserve"> = a count of distinct </w:t>
      </w:r>
      <w:r w:rsidR="00AA0417">
        <w:rPr>
          <w:i/>
          <w:iCs/>
        </w:rPr>
        <w:t>Enrollment</w:t>
      </w:r>
      <w:r>
        <w:rPr>
          <w:i/>
          <w:iCs/>
        </w:rPr>
        <w:t>ID</w:t>
      </w:r>
      <w:r>
        <w:t xml:space="preserve">s in </w:t>
      </w:r>
      <w:del w:id="2161" w:author="Molly McEvilley" w:date="2024-08-20T08:48:00Z" w16du:dateUtc="2024-08-20T12:48:00Z">
        <w:r w:rsidR="00AA0417" w:rsidDel="005F21BF">
          <w:delText>tlsa</w:delText>
        </w:r>
      </w:del>
      <w:ins w:id="2162" w:author="Molly McEvilley" w:date="2024-08-20T08:48:00Z" w16du:dateUtc="2024-08-20T12:48:00Z">
        <w:r w:rsidR="005F21BF">
          <w:t>hmis</w:t>
        </w:r>
      </w:ins>
      <w:r>
        <w:t xml:space="preserve">_Enrollment </w:t>
      </w:r>
      <w:del w:id="2163" w:author="Molly McEvilley" w:date="2024-08-20T08:56:00Z" w16du:dateUtc="2024-08-20T12:56:00Z">
        <w:r w:rsidR="00257E98" w:rsidDel="00891D4B">
          <w:delText xml:space="preserve">where </w:delText>
        </w:r>
        <w:r w:rsidR="00257E98" w:rsidDel="00891D4B">
          <w:rPr>
            <w:b/>
            <w:bCs/>
          </w:rPr>
          <w:delText xml:space="preserve">Active </w:delText>
        </w:r>
        <w:r w:rsidR="00257E98" w:rsidDel="00891D4B">
          <w:delText xml:space="preserve">= 1 </w:delText>
        </w:r>
      </w:del>
      <w:ins w:id="2164" w:author="Molly McEvilley" w:date="2024-08-20T08:56:00Z" w16du:dateUtc="2024-08-20T12:56:00Z">
        <w:r w:rsidR="00891D4B">
          <w:t xml:space="preserve">active during the report period </w:t>
        </w:r>
      </w:ins>
      <w:ins w:id="2165" w:author="Molly McEvilley" w:date="2024-09-25T16:04:00Z" w16du:dateUtc="2024-09-25T20:04:00Z">
        <w:r w:rsidR="003C45A5">
          <w:t>where</w:t>
        </w:r>
      </w:ins>
      <w:ins w:id="2166" w:author="Molly McEvilley" w:date="2024-09-25T16:06:00Z" w16du:dateUtc="2024-09-25T20:06:00Z">
        <w:r w:rsidR="0012107E">
          <w:t>:</w:t>
        </w:r>
      </w:ins>
    </w:p>
    <w:p w14:paraId="636159AA" w14:textId="77777777" w:rsidR="0012107E" w:rsidRDefault="00011F80">
      <w:pPr>
        <w:pStyle w:val="ListParagraph"/>
        <w:numPr>
          <w:ilvl w:val="0"/>
          <w:numId w:val="112"/>
        </w:numPr>
        <w:rPr>
          <w:ins w:id="2167" w:author="Molly McEvilley" w:date="2024-09-25T16:06:00Z" w16du:dateUtc="2024-09-25T20:06:00Z"/>
        </w:rPr>
        <w:pPrChange w:id="2168" w:author="Molly McEvilley" w:date="2024-09-25T16:07:00Z" w16du:dateUtc="2024-09-25T20:07:00Z">
          <w:pPr>
            <w:ind w:firstLine="360"/>
          </w:pPr>
        </w:pPrChange>
      </w:pPr>
      <w:commentRangeStart w:id="2169"/>
      <w:ins w:id="2170" w:author="Molly McEvilley" w:date="2024-09-25T16:04:00Z" w16du:dateUtc="2024-09-25T20:04:00Z">
        <w:r w:rsidRPr="009A65DF">
          <w:rPr>
            <w:i/>
            <w:iCs/>
          </w:rPr>
          <w:t xml:space="preserve">ProjectID = </w:t>
        </w:r>
        <w:r>
          <w:t>lsa_Proje</w:t>
        </w:r>
      </w:ins>
      <w:ins w:id="2171" w:author="Molly McEvilley" w:date="2024-09-25T16:05:00Z" w16du:dateUtc="2024-09-25T20:05:00Z">
        <w:r>
          <w:t>ct.</w:t>
        </w:r>
        <w:r w:rsidRPr="009A65DF">
          <w:rPr>
            <w:b/>
            <w:bCs/>
          </w:rPr>
          <w:t xml:space="preserve">ProjectID </w:t>
        </w:r>
      </w:ins>
      <w:r w:rsidR="00257E98">
        <w:t xml:space="preserve">and </w:t>
      </w:r>
    </w:p>
    <w:p w14:paraId="1288D443" w14:textId="77777777" w:rsidR="008B2953" w:rsidRPr="009A65DF" w:rsidRDefault="008B2953">
      <w:pPr>
        <w:pStyle w:val="ListParagraph"/>
        <w:numPr>
          <w:ilvl w:val="0"/>
          <w:numId w:val="112"/>
        </w:numPr>
        <w:rPr>
          <w:ins w:id="2172" w:author="Molly McEvilley" w:date="2024-09-25T16:06:00Z" w16du:dateUtc="2024-09-25T20:06:00Z"/>
          <w:u w:val="single"/>
        </w:rPr>
        <w:pPrChange w:id="2173" w:author="Molly McEvilley" w:date="2024-09-25T16:07:00Z" w16du:dateUtc="2024-09-25T20:07:00Z">
          <w:pPr>
            <w:ind w:firstLine="360"/>
          </w:pPr>
        </w:pPrChange>
      </w:pPr>
      <w:ins w:id="2174" w:author="Molly McEvilley" w:date="2024-09-25T16:06:00Z" w16du:dateUtc="2024-09-25T20:06:00Z">
        <w:r w:rsidRPr="009A65DF">
          <w:rPr>
            <w:i/>
            <w:iCs/>
          </w:rPr>
          <w:t xml:space="preserve">EnrollmentCoC </w:t>
        </w:r>
        <w:r>
          <w:t xml:space="preserve">= </w:t>
        </w:r>
        <w:r w:rsidRPr="009A65DF">
          <w:rPr>
            <w:u w:val="single"/>
          </w:rPr>
          <w:t>ReportCoC</w:t>
        </w:r>
        <w:r w:rsidRPr="008B2953">
          <w:rPr>
            <w:rPrChange w:id="2175" w:author="Molly McEvilley" w:date="2024-09-25T16:06:00Z" w16du:dateUtc="2024-09-25T20:06:00Z">
              <w:rPr>
                <w:u w:val="single"/>
              </w:rPr>
            </w:rPrChange>
          </w:rPr>
          <w:t>; and</w:t>
        </w:r>
      </w:ins>
      <w:commentRangeEnd w:id="2169"/>
      <w:ins w:id="2176" w:author="Molly McEvilley" w:date="2024-09-25T16:27:00Z" w16du:dateUtc="2024-09-25T20:27:00Z">
        <w:r w:rsidR="00A90C1E">
          <w:rPr>
            <w:rStyle w:val="CommentReference"/>
            <w:rFonts w:eastAsiaTheme="minorHAnsi" w:cstheme="minorBidi"/>
          </w:rPr>
          <w:commentReference w:id="2169"/>
        </w:r>
      </w:ins>
    </w:p>
    <w:p w14:paraId="4C6E3B1E" w14:textId="38E5B6D0" w:rsidR="00F34264" w:rsidRDefault="008B2953">
      <w:pPr>
        <w:pStyle w:val="ListParagraph"/>
        <w:numPr>
          <w:ilvl w:val="0"/>
          <w:numId w:val="112"/>
        </w:numPr>
        <w:pPrChange w:id="2177" w:author="Molly McEvilley" w:date="2024-09-25T16:07:00Z" w16du:dateUtc="2024-09-25T20:07:00Z">
          <w:pPr/>
        </w:pPrChange>
      </w:pPr>
      <w:ins w:id="2178" w:author="Molly McEvilley" w:date="2024-09-25T16:06:00Z" w16du:dateUtc="2024-09-25T20:06:00Z">
        <w:r w:rsidRPr="008B2953">
          <w:rPr>
            <w:rPrChange w:id="2179" w:author="Molly McEvilley" w:date="2024-09-25T16:06:00Z" w16du:dateUtc="2024-09-25T20:06:00Z">
              <w:rPr>
                <w:u w:val="single"/>
              </w:rPr>
            </w:rPrChange>
          </w:rPr>
          <w:t xml:space="preserve">There is no </w:t>
        </w:r>
      </w:ins>
      <w:del w:id="2180" w:author="Molly McEvilley" w:date="2024-09-25T16:06:00Z" w16du:dateUtc="2024-09-25T20:06:00Z">
        <w:r w:rsidR="00F34264" w:rsidRPr="008B2953" w:rsidDel="008B2953">
          <w:delText>w</w:delText>
        </w:r>
        <w:r w:rsidR="00FD59AA" w:rsidRPr="008B2953" w:rsidDel="008B2953">
          <w:delText xml:space="preserve">ithout a </w:delText>
        </w:r>
      </w:del>
      <w:r w:rsidR="00FD59AA">
        <w:t xml:space="preserve">record in </w:t>
      </w:r>
      <w:r w:rsidR="001768B4">
        <w:t xml:space="preserve">lsa_HMISParticipation </w:t>
      </w:r>
      <w:r w:rsidR="00FD59AA">
        <w:t xml:space="preserve">for the </w:t>
      </w:r>
      <w:r w:rsidR="00FD59AA" w:rsidRPr="009A65DF">
        <w:rPr>
          <w:b/>
          <w:bCs/>
          <w:rPrChange w:id="2181" w:author="Molly McEvilley" w:date="2024-09-25T16:07:00Z" w16du:dateUtc="2024-09-25T20:07:00Z">
            <w:rPr/>
          </w:rPrChange>
        </w:rPr>
        <w:t>ProjectID</w:t>
      </w:r>
      <w:r w:rsidR="00FD59AA">
        <w:t xml:space="preserve"> where:</w:t>
      </w:r>
    </w:p>
    <w:p w14:paraId="74B3BE69" w14:textId="05371C5E" w:rsidR="001C3229" w:rsidRPr="009A65DF" w:rsidRDefault="00FD59AA">
      <w:pPr>
        <w:pStyle w:val="ListParagraph"/>
        <w:numPr>
          <w:ilvl w:val="0"/>
          <w:numId w:val="112"/>
        </w:numPr>
        <w:rPr>
          <w:i/>
          <w:iCs/>
          <w:rPrChange w:id="2182" w:author="Molly McEvilley" w:date="2024-09-25T16:07:00Z" w16du:dateUtc="2024-09-25T20:07:00Z">
            <w:rPr/>
          </w:rPrChange>
        </w:rPr>
        <w:pPrChange w:id="2183" w:author="Molly McEvilley" w:date="2024-09-25T16:07:00Z" w16du:dateUtc="2024-09-25T20:07:00Z">
          <w:pPr>
            <w:pStyle w:val="ListParagraph"/>
            <w:numPr>
              <w:numId w:val="99"/>
            </w:numPr>
            <w:ind w:left="720"/>
          </w:pPr>
        </w:pPrChange>
      </w:pPr>
      <w:r w:rsidRPr="009A65DF">
        <w:rPr>
          <w:i/>
          <w:iCs/>
          <w:rPrChange w:id="2184" w:author="Molly McEvilley" w:date="2024-09-25T16:07:00Z" w16du:dateUtc="2024-09-25T20:07:00Z">
            <w:rPr>
              <w:b/>
              <w:bCs/>
            </w:rPr>
          </w:rPrChange>
        </w:rPr>
        <w:t>HMISParticipationType</w:t>
      </w:r>
      <w:r w:rsidRPr="009A65DF">
        <w:rPr>
          <w:i/>
          <w:iCs/>
          <w:rPrChange w:id="2185" w:author="Molly McEvilley" w:date="2024-09-25T16:07:00Z" w16du:dateUtc="2024-09-25T20:07:00Z">
            <w:rPr/>
          </w:rPrChange>
        </w:rPr>
        <w:t xml:space="preserve"> = 1 and </w:t>
      </w:r>
      <w:r w:rsidR="009A1B3C" w:rsidRPr="009A65DF">
        <w:rPr>
          <w:i/>
          <w:iCs/>
          <w:rPrChange w:id="2186" w:author="Molly McEvilley" w:date="2024-09-25T16:07:00Z" w16du:dateUtc="2024-09-25T20:07:00Z">
            <w:rPr>
              <w:b/>
              <w:bCs/>
            </w:rPr>
          </w:rPrChange>
        </w:rPr>
        <w:t>HMISParticipationStatusStartDate</w:t>
      </w:r>
      <w:r w:rsidR="009A1B3C" w:rsidRPr="009A65DF">
        <w:rPr>
          <w:i/>
          <w:iCs/>
          <w:rPrChange w:id="2187" w:author="Molly McEvilley" w:date="2024-09-25T16:07:00Z" w16du:dateUtc="2024-09-25T20:07:00Z">
            <w:rPr/>
          </w:rPrChange>
        </w:rPr>
        <w:t xml:space="preserve"> </w:t>
      </w:r>
      <w:r w:rsidRPr="009A65DF">
        <w:rPr>
          <w:i/>
          <w:iCs/>
          <w:rPrChange w:id="2188" w:author="Molly McEvilley" w:date="2024-09-25T16:07:00Z" w16du:dateUtc="2024-09-25T20:07:00Z">
            <w:rPr/>
          </w:rPrChange>
        </w:rPr>
        <w:t xml:space="preserve">&lt;= </w:t>
      </w:r>
      <w:r w:rsidRPr="009A65DF">
        <w:rPr>
          <w:i/>
          <w:iCs/>
          <w:rPrChange w:id="2189" w:author="Molly McEvilley" w:date="2024-09-25T16:07:00Z" w16du:dateUtc="2024-09-25T20:07:00Z">
            <w:rPr>
              <w:b/>
              <w:bCs/>
            </w:rPr>
          </w:rPrChange>
        </w:rPr>
        <w:t>EntryDate</w:t>
      </w:r>
      <w:r w:rsidR="007D68B5" w:rsidRPr="009A65DF">
        <w:rPr>
          <w:i/>
          <w:iCs/>
          <w:rPrChange w:id="2190" w:author="Molly McEvilley" w:date="2024-09-25T16:07:00Z" w16du:dateUtc="2024-09-25T20:07:00Z">
            <w:rPr/>
          </w:rPrChange>
        </w:rPr>
        <w:t>; and</w:t>
      </w:r>
    </w:p>
    <w:p w14:paraId="7F2AB119" w14:textId="77777777" w:rsidR="00C129E1" w:rsidRDefault="007D68B5" w:rsidP="00777E3F">
      <w:pPr>
        <w:pStyle w:val="ListParagraph"/>
        <w:numPr>
          <w:ilvl w:val="1"/>
          <w:numId w:val="99"/>
        </w:numPr>
      </w:pPr>
      <w:r w:rsidRPr="00295014">
        <w:rPr>
          <w:b/>
          <w:bCs/>
        </w:rPr>
        <w:t>HMISParticipationStatus</w:t>
      </w:r>
      <w:r w:rsidR="00C129E1">
        <w:rPr>
          <w:b/>
          <w:bCs/>
        </w:rPr>
        <w:t>End</w:t>
      </w:r>
      <w:r w:rsidRPr="00295014">
        <w:rPr>
          <w:b/>
          <w:bCs/>
        </w:rPr>
        <w:t>Date</w:t>
      </w:r>
      <w:r w:rsidRPr="00735E97">
        <w:t xml:space="preserve"> </w:t>
      </w:r>
      <w:r w:rsidR="00C129E1">
        <w:t>is null; or</w:t>
      </w:r>
    </w:p>
    <w:p w14:paraId="43484CB3" w14:textId="77777777" w:rsidR="002064B6" w:rsidRDefault="00C129E1" w:rsidP="00777E3F">
      <w:pPr>
        <w:pStyle w:val="ListParagraph"/>
        <w:numPr>
          <w:ilvl w:val="1"/>
          <w:numId w:val="99"/>
        </w:numPr>
        <w:rPr>
          <w:ins w:id="2191" w:author="Molly McEvilley" w:date="2024-08-21T10:11:00Z" w16du:dateUtc="2024-08-21T14:11:00Z"/>
        </w:rPr>
      </w:pPr>
      <w:r w:rsidRPr="00295014">
        <w:rPr>
          <w:b/>
          <w:bCs/>
        </w:rPr>
        <w:t>HMISParticipationStatus</w:t>
      </w:r>
      <w:r>
        <w:rPr>
          <w:b/>
          <w:bCs/>
        </w:rPr>
        <w:t>End</w:t>
      </w:r>
      <w:r w:rsidRPr="00295014">
        <w:rPr>
          <w:b/>
          <w:bCs/>
        </w:rPr>
        <w:t>Date</w:t>
      </w:r>
      <w:r w:rsidRPr="00295014">
        <w:t xml:space="preserve"> </w:t>
      </w:r>
      <w:r w:rsidRPr="00735E97">
        <w:t>&gt;</w:t>
      </w:r>
      <w:del w:id="2192" w:author="Molly McEvilley" w:date="2024-08-20T08:56:00Z" w16du:dateUtc="2024-08-20T12:56:00Z">
        <w:r w:rsidR="00D438FF" w:rsidDel="00AD721D">
          <w:delText>=</w:delText>
        </w:r>
      </w:del>
      <w:ins w:id="2193" w:author="Molly McEvilley" w:date="2024-08-20T08:57:00Z" w16du:dateUtc="2024-08-20T12:57:00Z">
        <w:r w:rsidR="00A14A96">
          <w:t>=</w:t>
        </w:r>
      </w:ins>
      <w:r w:rsidRPr="00735E97">
        <w:t xml:space="preserve"> </w:t>
      </w:r>
      <w:del w:id="2194" w:author="Molly McEvilley" w:date="2024-08-21T10:08:00Z" w16du:dateUtc="2024-08-21T14:08:00Z">
        <w:r w:rsidR="00EC67F0" w:rsidRPr="000D35F9" w:rsidDel="00AE7BC0">
          <w:rPr>
            <w:i/>
            <w:iCs/>
          </w:rPr>
          <w:delText xml:space="preserve">(the first non-null of </w:delText>
        </w:r>
      </w:del>
      <w:r w:rsidRPr="00E526D7">
        <w:rPr>
          <w:i/>
          <w:iCs/>
        </w:rPr>
        <w:t>ExitDate</w:t>
      </w:r>
      <w:ins w:id="2195" w:author="Molly McEvilley" w:date="2024-08-21T10:11:00Z" w16du:dateUtc="2024-08-21T14:11:00Z">
        <w:r w:rsidR="002064B6">
          <w:rPr>
            <w:i/>
            <w:iCs/>
          </w:rPr>
          <w:t xml:space="preserve">; </w:t>
        </w:r>
        <w:r w:rsidR="002064B6">
          <w:t>or</w:t>
        </w:r>
      </w:ins>
    </w:p>
    <w:p w14:paraId="2F003B8B" w14:textId="0C3ABC62" w:rsidR="00AA0417" w:rsidRDefault="007F7A6C" w:rsidP="00777E3F">
      <w:pPr>
        <w:pStyle w:val="ListParagraph"/>
        <w:numPr>
          <w:ilvl w:val="1"/>
          <w:numId w:val="99"/>
        </w:numPr>
      </w:pPr>
      <w:ins w:id="2196" w:author="Molly McEvilley" w:date="2024-08-21T10:11:00Z" w16du:dateUtc="2024-08-21T14:11:00Z">
        <w:r w:rsidRPr="00E526D7">
          <w:rPr>
            <w:i/>
            <w:iCs/>
          </w:rPr>
          <w:t>ExitDate</w:t>
        </w:r>
        <w:r>
          <w:rPr>
            <w:b/>
            <w:bCs/>
          </w:rPr>
          <w:t xml:space="preserve"> </w:t>
        </w:r>
        <w:r w:rsidRPr="00E526D7">
          <w:t>is null and</w:t>
        </w:r>
        <w:r>
          <w:rPr>
            <w:b/>
            <w:bCs/>
          </w:rPr>
          <w:t xml:space="preserve"> HMISParticipationStatusEndDate &gt;</w:t>
        </w:r>
        <w:r w:rsidRPr="00E526D7">
          <w:rPr>
            <w:u w:val="single"/>
          </w:rPr>
          <w:t xml:space="preserve"> </w:t>
        </w:r>
        <w:r w:rsidR="007A2409" w:rsidRPr="00E526D7">
          <w:rPr>
            <w:u w:val="single"/>
          </w:rPr>
          <w:t>ReportEnd</w:t>
        </w:r>
      </w:ins>
      <w:ins w:id="2197" w:author="Molly McEvilley" w:date="2024-08-21T10:09:00Z" w16du:dateUtc="2024-08-21T14:09:00Z">
        <w:r w:rsidR="00E5659D">
          <w:rPr>
            <w:i/>
            <w:iCs/>
          </w:rPr>
          <w:t xml:space="preserve"> </w:t>
        </w:r>
      </w:ins>
      <w:del w:id="2198" w:author="Molly McEvilley" w:date="2024-08-21T10:09:00Z" w16du:dateUtc="2024-08-21T14:09:00Z">
        <w:r w:rsidR="00EC67F0" w:rsidDel="00E5659D">
          <w:rPr>
            <w:b/>
            <w:bCs/>
          </w:rPr>
          <w:delText xml:space="preserve"> </w:delText>
        </w:r>
        <w:r w:rsidR="00EC67F0" w:rsidRPr="000C7DE2" w:rsidDel="00E5659D">
          <w:delText>and</w:delText>
        </w:r>
        <w:r w:rsidR="00EC67F0" w:rsidDel="00E5659D">
          <w:rPr>
            <w:b/>
            <w:bCs/>
          </w:rPr>
          <w:delText xml:space="preserve"> ReportEnd)</w:delText>
        </w:r>
      </w:del>
    </w:p>
    <w:p w14:paraId="14BCE0CF" w14:textId="211149F3" w:rsidR="00A42F15" w:rsidRDefault="00A42F15" w:rsidP="00A42F15">
      <w:pPr>
        <w:pStyle w:val="Heading2"/>
      </w:pPr>
      <w:bookmarkStart w:id="2199" w:name="_Toc175057146"/>
      <w:r w:rsidRPr="00A42F15">
        <w:t xml:space="preserve">DQ – Enrollments </w:t>
      </w:r>
      <w:r w:rsidR="00D72FBE">
        <w:t>Active in LSA Projects During the Report Period w</w:t>
      </w:r>
      <w:r w:rsidRPr="00A42F15">
        <w:t xml:space="preserve">ithout </w:t>
      </w:r>
      <w:r w:rsidR="0069318D">
        <w:t>E</w:t>
      </w:r>
      <w:r w:rsidRPr="00A42F15">
        <w:t xml:space="preserve">xactly </w:t>
      </w:r>
      <w:r w:rsidR="0069318D">
        <w:t>O</w:t>
      </w:r>
      <w:r w:rsidRPr="00A42F15">
        <w:t>ne HoH</w:t>
      </w:r>
      <w:bookmarkEnd w:id="2199"/>
    </w:p>
    <w:p w14:paraId="722F68BF" w14:textId="1BF1204B" w:rsidR="001049F7" w:rsidRPr="001049F7" w:rsidRDefault="001049F7" w:rsidP="001049F7">
      <w:bookmarkStart w:id="2200" w:name="_Hlk140723774"/>
      <w:r w:rsidRPr="001049F7">
        <w:rPr>
          <w:b/>
          <w:bCs/>
        </w:rPr>
        <w:t>ReportRow</w:t>
      </w:r>
      <w:r w:rsidRPr="001049F7">
        <w:t xml:space="preserve"> 90</w:t>
      </w:r>
      <w:r w:rsidR="00B512F3">
        <w:t>7</w:t>
      </w:r>
      <w:r w:rsidRPr="001049F7">
        <w:t xml:space="preserve"> counts enrollments that are active in a continuum ES/SH/TH/RRH/PSH/RRHSO project during the report period and </w:t>
      </w:r>
      <w:r w:rsidR="00B512F3">
        <w:t>do not have exactly one HoH.</w:t>
      </w:r>
      <w:r w:rsidRPr="001049F7">
        <w:t xml:space="preserve"> </w:t>
      </w:r>
    </w:p>
    <w:p w14:paraId="1FD24C78" w14:textId="467ABA56" w:rsidR="001049F7" w:rsidRDefault="001049F7" w:rsidP="001049F7">
      <w:r w:rsidRPr="001049F7">
        <w:rPr>
          <w:b/>
          <w:bCs/>
        </w:rPr>
        <w:t>Value</w:t>
      </w:r>
      <w:r w:rsidRPr="001049F7">
        <w:t xml:space="preserve"> = a count of distinct </w:t>
      </w:r>
      <w:r w:rsidRPr="001049F7">
        <w:rPr>
          <w:i/>
          <w:iCs/>
        </w:rPr>
        <w:t>EnrollmentID</w:t>
      </w:r>
      <w:r w:rsidRPr="001049F7">
        <w:t xml:space="preserve">s in </w:t>
      </w:r>
      <w:r w:rsidR="003F5D08">
        <w:t>hmis</w:t>
      </w:r>
      <w:r w:rsidRPr="001049F7">
        <w:t>_Enrollment where</w:t>
      </w:r>
      <w:r w:rsidR="00B512F3">
        <w:t>:</w:t>
      </w:r>
    </w:p>
    <w:p w14:paraId="6C21538A" w14:textId="77777777" w:rsidR="00C272BF" w:rsidRDefault="00C272BF" w:rsidP="00C272BF">
      <w:pPr>
        <w:numPr>
          <w:ilvl w:val="0"/>
          <w:numId w:val="99"/>
        </w:numPr>
        <w:spacing w:before="0" w:after="0" w:line="240" w:lineRule="auto"/>
        <w:contextualSpacing/>
        <w:rPr>
          <w:rFonts w:eastAsia="Times New Roman" w:cstheme="minorHAnsi"/>
        </w:rPr>
      </w:pPr>
      <w:r w:rsidRPr="0069318D">
        <w:rPr>
          <w:rFonts w:eastAsia="Times New Roman" w:cstheme="minorHAnsi"/>
          <w:i/>
          <w:iCs/>
        </w:rPr>
        <w:t>ProjectID</w:t>
      </w:r>
      <w:r w:rsidRPr="0069318D">
        <w:rPr>
          <w:rFonts w:eastAsia="Times New Roman" w:cstheme="minorHAnsi"/>
        </w:rPr>
        <w:t xml:space="preserve"> </w:t>
      </w:r>
      <w:r>
        <w:rPr>
          <w:rFonts w:eastAsia="Times New Roman" w:cstheme="minorHAnsi"/>
        </w:rPr>
        <w:t>=</w:t>
      </w:r>
      <w:r w:rsidRPr="0069318D">
        <w:rPr>
          <w:rFonts w:eastAsia="Times New Roman" w:cstheme="minorHAnsi"/>
        </w:rPr>
        <w:t xml:space="preserve"> lsa_Project</w:t>
      </w:r>
      <w:r>
        <w:rPr>
          <w:rFonts w:eastAsia="Times New Roman" w:cstheme="minorHAnsi"/>
        </w:rPr>
        <w:t>.</w:t>
      </w:r>
      <w:r>
        <w:rPr>
          <w:rFonts w:eastAsia="Times New Roman" w:cstheme="minorHAnsi"/>
          <w:b/>
          <w:bCs/>
        </w:rPr>
        <w:t>ProjectID</w:t>
      </w:r>
      <w:r>
        <w:rPr>
          <w:rFonts w:eastAsia="Times New Roman" w:cstheme="minorHAnsi"/>
        </w:rPr>
        <w:t xml:space="preserve"> and lsa_Project.</w:t>
      </w:r>
      <w:r w:rsidRPr="00D664FF">
        <w:rPr>
          <w:rFonts w:eastAsia="Times New Roman" w:cstheme="minorHAnsi"/>
          <w:b/>
          <w:bCs/>
        </w:rPr>
        <w:t>ProjectType</w:t>
      </w:r>
      <w:r>
        <w:rPr>
          <w:rFonts w:eastAsia="Times New Roman" w:cstheme="minorHAnsi"/>
        </w:rPr>
        <w:t xml:space="preserve"> is not in (9,10)</w:t>
      </w:r>
    </w:p>
    <w:p w14:paraId="6F1FCC14" w14:textId="77777777" w:rsidR="00703B91" w:rsidRPr="0069318D" w:rsidRDefault="00703B91" w:rsidP="00777E3F">
      <w:pPr>
        <w:numPr>
          <w:ilvl w:val="0"/>
          <w:numId w:val="99"/>
        </w:numPr>
        <w:spacing w:before="0" w:after="0" w:line="240" w:lineRule="auto"/>
        <w:contextualSpacing/>
        <w:rPr>
          <w:rFonts w:eastAsia="Times New Roman" w:cstheme="minorHAnsi"/>
        </w:rPr>
      </w:pPr>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p>
    <w:p w14:paraId="2B138598" w14:textId="77777777" w:rsidR="00FC6012" w:rsidRDefault="00FC6012" w:rsidP="00777E3F">
      <w:pPr>
        <w:numPr>
          <w:ilvl w:val="0"/>
          <w:numId w:val="99"/>
        </w:numPr>
        <w:spacing w:before="0" w:after="0" w:line="240" w:lineRule="auto"/>
      </w:pPr>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735E97">
        <w:rPr>
          <w:u w:val="single"/>
        </w:rPr>
        <w:t>ReportStart</w:t>
      </w:r>
      <w:r w:rsidRPr="00735E97">
        <w:t>; and</w:t>
      </w:r>
    </w:p>
    <w:p w14:paraId="778053F1" w14:textId="125F54D8" w:rsidR="00FC6012" w:rsidRDefault="00FC6012" w:rsidP="00777E3F">
      <w:pPr>
        <w:numPr>
          <w:ilvl w:val="0"/>
          <w:numId w:val="99"/>
        </w:numPr>
        <w:spacing w:before="0" w:after="0" w:line="240" w:lineRule="auto"/>
      </w:pPr>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C0251C">
        <w:rPr>
          <w:i/>
          <w:iCs/>
        </w:rPr>
        <w:t>EntryDate</w:t>
      </w:r>
      <w:r w:rsidRPr="00735E97">
        <w:t>; and</w:t>
      </w:r>
    </w:p>
    <w:p w14:paraId="06CDCF09" w14:textId="46D74586" w:rsidR="00133D75" w:rsidRPr="001049F7" w:rsidRDefault="00133D75" w:rsidP="00777E3F">
      <w:pPr>
        <w:numPr>
          <w:ilvl w:val="0"/>
          <w:numId w:val="99"/>
        </w:numPr>
        <w:spacing w:before="0" w:after="0" w:line="240" w:lineRule="auto"/>
      </w:pPr>
      <w:r w:rsidRPr="00735E97">
        <w:t xml:space="preserve">The count of </w:t>
      </w:r>
      <w:r w:rsidRPr="00735E97">
        <w:rPr>
          <w:i/>
          <w:iCs/>
        </w:rPr>
        <w:t>PersonalID</w:t>
      </w:r>
      <w:r w:rsidRPr="00735E97">
        <w:t>s</w:t>
      </w:r>
      <w:r>
        <w:rPr>
          <w:b/>
          <w:bCs/>
        </w:rPr>
        <w:t xml:space="preserve"> </w:t>
      </w:r>
      <w:r w:rsidR="00D72FBE">
        <w:t xml:space="preserve">in hmis_Enrollment </w:t>
      </w:r>
      <w:r w:rsidRPr="00735E97">
        <w:t>with the same</w:t>
      </w:r>
      <w:r>
        <w:rPr>
          <w:b/>
          <w:bCs/>
        </w:rPr>
        <w:t xml:space="preserve"> </w:t>
      </w:r>
      <w:r w:rsidRPr="00735E97">
        <w:rPr>
          <w:i/>
          <w:iCs/>
        </w:rPr>
        <w:t>HouseholdID</w:t>
      </w:r>
      <w:r>
        <w:rPr>
          <w:b/>
          <w:bCs/>
        </w:rPr>
        <w:t xml:space="preserve"> </w:t>
      </w:r>
      <w:r w:rsidRPr="00735E97">
        <w:t xml:space="preserve">and a </w:t>
      </w:r>
      <w:r w:rsidRPr="00735E97">
        <w:rPr>
          <w:i/>
          <w:iCs/>
        </w:rPr>
        <w:t>RelationshipToHoH</w:t>
      </w:r>
      <w:r>
        <w:rPr>
          <w:b/>
          <w:bCs/>
        </w:rPr>
        <w:t xml:space="preserve"> </w:t>
      </w:r>
      <w:r w:rsidRPr="00735E97">
        <w:t>= 1</w:t>
      </w:r>
      <w:r>
        <w:rPr>
          <w:b/>
          <w:bCs/>
        </w:rPr>
        <w:t xml:space="preserve"> </w:t>
      </w:r>
      <w:r w:rsidRPr="00735E97">
        <w:t>&lt;&gt; 1</w:t>
      </w:r>
    </w:p>
    <w:p w14:paraId="2D091382" w14:textId="4444E848" w:rsidR="00A42F15" w:rsidRDefault="00A42F15" w:rsidP="00A42F15">
      <w:pPr>
        <w:pStyle w:val="Heading2"/>
      </w:pPr>
      <w:bookmarkStart w:id="2201" w:name="_Toc175057147"/>
      <w:bookmarkEnd w:id="2200"/>
      <w:r w:rsidRPr="00A42F15">
        <w:lastRenderedPageBreak/>
        <w:t xml:space="preserve">DQ – </w:t>
      </w:r>
      <w:r w:rsidR="0069318D">
        <w:t xml:space="preserve">Enrollments Active in LSA Projects without a Valid </w:t>
      </w:r>
      <w:r w:rsidRPr="00A42F15">
        <w:t>Relationship to HoH</w:t>
      </w:r>
      <w:bookmarkEnd w:id="2201"/>
    </w:p>
    <w:p w14:paraId="17946E91" w14:textId="3489F2FF" w:rsidR="0069318D" w:rsidRPr="0069318D" w:rsidRDefault="0069318D" w:rsidP="0069318D">
      <w:r w:rsidRPr="0069318D">
        <w:rPr>
          <w:b/>
          <w:bCs/>
        </w:rPr>
        <w:t>ReportRow</w:t>
      </w:r>
      <w:r w:rsidRPr="0069318D">
        <w:t xml:space="preserve"> 90</w:t>
      </w:r>
      <w:r>
        <w:t>8</w:t>
      </w:r>
      <w:r w:rsidRPr="0069318D">
        <w:t xml:space="preserve"> counts enrollments that are active in a continuum ES/SH/TH/RRH/PSH/RRHSO project during the report period and do not have </w:t>
      </w:r>
      <w:r>
        <w:t xml:space="preserve">a valid </w:t>
      </w:r>
      <w:r>
        <w:rPr>
          <w:i/>
          <w:iCs/>
        </w:rPr>
        <w:t>RelationshipToHoH.</w:t>
      </w:r>
      <w:r w:rsidRPr="0069318D">
        <w:t xml:space="preserve">. </w:t>
      </w:r>
    </w:p>
    <w:p w14:paraId="3462643A" w14:textId="77777777" w:rsidR="0069318D" w:rsidRPr="0069318D" w:rsidRDefault="0069318D" w:rsidP="0069318D">
      <w:r w:rsidRPr="0069318D">
        <w:rPr>
          <w:b/>
          <w:bCs/>
        </w:rPr>
        <w:t>Value</w:t>
      </w:r>
      <w:r w:rsidRPr="0069318D">
        <w:t xml:space="preserve"> = a count of distinct </w:t>
      </w:r>
      <w:r w:rsidRPr="0069318D">
        <w:rPr>
          <w:i/>
          <w:iCs/>
        </w:rPr>
        <w:t>EnrollmentID</w:t>
      </w:r>
      <w:r w:rsidRPr="0069318D">
        <w:t>s in hmis_Enrollment where:</w:t>
      </w:r>
    </w:p>
    <w:p w14:paraId="3DABDDB6" w14:textId="142A7347" w:rsidR="0069318D" w:rsidRDefault="0069318D" w:rsidP="00777E3F">
      <w:pPr>
        <w:numPr>
          <w:ilvl w:val="0"/>
          <w:numId w:val="99"/>
        </w:numPr>
        <w:spacing w:before="0" w:after="0" w:line="240" w:lineRule="auto"/>
        <w:contextualSpacing/>
        <w:rPr>
          <w:rFonts w:eastAsia="Times New Roman" w:cstheme="minorHAnsi"/>
        </w:rPr>
      </w:pPr>
      <w:r w:rsidRPr="0069318D">
        <w:rPr>
          <w:rFonts w:eastAsia="Times New Roman" w:cstheme="minorHAnsi"/>
          <w:i/>
          <w:iCs/>
        </w:rPr>
        <w:t>ProjectID</w:t>
      </w:r>
      <w:r w:rsidRPr="0069318D">
        <w:rPr>
          <w:rFonts w:eastAsia="Times New Roman" w:cstheme="minorHAnsi"/>
        </w:rPr>
        <w:t xml:space="preserve"> </w:t>
      </w:r>
      <w:r w:rsidR="00C272BF">
        <w:rPr>
          <w:rFonts w:eastAsia="Times New Roman" w:cstheme="minorHAnsi"/>
        </w:rPr>
        <w:t>=</w:t>
      </w:r>
      <w:r w:rsidRPr="0069318D">
        <w:rPr>
          <w:rFonts w:eastAsia="Times New Roman" w:cstheme="minorHAnsi"/>
        </w:rPr>
        <w:t xml:space="preserve"> lsa_Project</w:t>
      </w:r>
      <w:r w:rsidR="00C272BF">
        <w:rPr>
          <w:rFonts w:eastAsia="Times New Roman" w:cstheme="minorHAnsi"/>
        </w:rPr>
        <w:t>.</w:t>
      </w:r>
      <w:r w:rsidR="00C272BF">
        <w:rPr>
          <w:rFonts w:eastAsia="Times New Roman" w:cstheme="minorHAnsi"/>
          <w:b/>
          <w:bCs/>
        </w:rPr>
        <w:t>ProjectID</w:t>
      </w:r>
      <w:r w:rsidR="00F326D5">
        <w:rPr>
          <w:rFonts w:eastAsia="Times New Roman" w:cstheme="minorHAnsi"/>
        </w:rPr>
        <w:t xml:space="preserve"> and </w:t>
      </w:r>
      <w:r w:rsidR="00C272BF">
        <w:rPr>
          <w:rFonts w:eastAsia="Times New Roman" w:cstheme="minorHAnsi"/>
        </w:rPr>
        <w:t>lsa_Project.</w:t>
      </w:r>
      <w:r w:rsidR="00C272BF" w:rsidRPr="00C0251C">
        <w:rPr>
          <w:rFonts w:eastAsia="Times New Roman" w:cstheme="minorHAnsi"/>
          <w:b/>
          <w:bCs/>
        </w:rPr>
        <w:t>ProjectType</w:t>
      </w:r>
      <w:r w:rsidR="00C272BF">
        <w:rPr>
          <w:rFonts w:eastAsia="Times New Roman" w:cstheme="minorHAnsi"/>
        </w:rPr>
        <w:t xml:space="preserve"> </w:t>
      </w:r>
      <w:r w:rsidR="00F326D5">
        <w:rPr>
          <w:rFonts w:eastAsia="Times New Roman" w:cstheme="minorHAnsi"/>
        </w:rPr>
        <w:t>is not in (9,10)</w:t>
      </w:r>
    </w:p>
    <w:p w14:paraId="6DE73495" w14:textId="44EE7196" w:rsidR="00E35E68" w:rsidRPr="0069318D" w:rsidRDefault="00E35E68" w:rsidP="00777E3F">
      <w:pPr>
        <w:numPr>
          <w:ilvl w:val="0"/>
          <w:numId w:val="99"/>
        </w:numPr>
        <w:spacing w:before="0" w:after="0" w:line="240" w:lineRule="auto"/>
        <w:contextualSpacing/>
        <w:rPr>
          <w:rFonts w:eastAsia="Times New Roman" w:cstheme="minorHAnsi"/>
        </w:rPr>
      </w:pPr>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p>
    <w:p w14:paraId="1547479A" w14:textId="77777777" w:rsidR="0093590A" w:rsidRPr="0069318D" w:rsidRDefault="0093590A" w:rsidP="00777E3F">
      <w:pPr>
        <w:numPr>
          <w:ilvl w:val="0"/>
          <w:numId w:val="99"/>
        </w:numPr>
        <w:spacing w:before="0" w:after="0" w:line="240" w:lineRule="auto"/>
      </w:pPr>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sidRPr="0069318D">
        <w:rPr>
          <w:u w:val="single"/>
        </w:rPr>
        <w:t>ReportStart</w:t>
      </w:r>
      <w:r w:rsidRPr="0069318D">
        <w:t>; and</w:t>
      </w:r>
    </w:p>
    <w:p w14:paraId="62230770" w14:textId="1EA4248A" w:rsidR="0093590A" w:rsidRPr="0069318D" w:rsidRDefault="0093590A" w:rsidP="00777E3F">
      <w:pPr>
        <w:numPr>
          <w:ilvl w:val="0"/>
          <w:numId w:val="99"/>
        </w:numPr>
        <w:spacing w:before="0" w:after="0" w:line="240" w:lineRule="auto"/>
      </w:pPr>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Pr>
          <w:i/>
          <w:iCs/>
        </w:rPr>
        <w:t>EntryDate</w:t>
      </w:r>
      <w:r w:rsidRPr="0069318D">
        <w:t>; and</w:t>
      </w:r>
    </w:p>
    <w:p w14:paraId="1DC8F891" w14:textId="729659BD" w:rsidR="0069318D" w:rsidRPr="0069318D" w:rsidRDefault="0069318D" w:rsidP="00777E3F">
      <w:pPr>
        <w:numPr>
          <w:ilvl w:val="0"/>
          <w:numId w:val="99"/>
        </w:numPr>
        <w:spacing w:before="0" w:after="0" w:line="240" w:lineRule="auto"/>
      </w:pPr>
      <w:r>
        <w:rPr>
          <w:i/>
          <w:iCs/>
        </w:rPr>
        <w:t>RelationshipToHoH</w:t>
      </w:r>
      <w:r w:rsidRPr="00C0251C">
        <w:t xml:space="preserve"> </w:t>
      </w:r>
      <w:r w:rsidR="00F326D5" w:rsidRPr="00C0251C">
        <w:t xml:space="preserve">is NULL or </w:t>
      </w:r>
      <w:r w:rsidRPr="00735E97">
        <w:t>not in (1,2,3,4,5)</w:t>
      </w:r>
    </w:p>
    <w:p w14:paraId="7A491B3F" w14:textId="2A237425" w:rsidR="00A42F15" w:rsidRDefault="00A42F15" w:rsidP="00A42F15">
      <w:pPr>
        <w:pStyle w:val="Heading2"/>
      </w:pPr>
      <w:bookmarkStart w:id="2202" w:name="_Toc175057148"/>
      <w:r w:rsidRPr="00A42F15">
        <w:t>DQ – Household Entry</w:t>
      </w:r>
      <w:bookmarkEnd w:id="2202"/>
    </w:p>
    <w:p w14:paraId="5E18D602" w14:textId="09810E61" w:rsidR="00532EBC" w:rsidRDefault="00384A27" w:rsidP="00532EBC">
      <w:r>
        <w:t xml:space="preserve">The </w:t>
      </w:r>
      <w:r>
        <w:rPr>
          <w:b/>
          <w:bCs/>
        </w:rPr>
        <w:t xml:space="preserve">Value </w:t>
      </w:r>
      <w:r>
        <w:t xml:space="preserve">for </w:t>
      </w:r>
      <w:r w:rsidRPr="00295014">
        <w:rPr>
          <w:b/>
          <w:bCs/>
        </w:rPr>
        <w:t>ReportRow</w:t>
      </w:r>
      <w:r>
        <w:t xml:space="preserve"> 909 is a</w:t>
      </w:r>
      <w:r w:rsidR="00532EBC">
        <w:t xml:space="preserve"> count of distinct </w:t>
      </w:r>
      <w:r w:rsidR="00532EBC" w:rsidRPr="49FCFE86">
        <w:rPr>
          <w:b/>
          <w:bCs/>
        </w:rPr>
        <w:t>HouseholdID</w:t>
      </w:r>
      <w:r w:rsidR="00532EBC">
        <w:t xml:space="preserve">s in tlsa_HHID where </w:t>
      </w:r>
      <w:r w:rsidR="00532EBC" w:rsidRPr="49FCFE86">
        <w:rPr>
          <w:b/>
          <w:bCs/>
        </w:rPr>
        <w:t xml:space="preserve">Active </w:t>
      </w:r>
      <w:r w:rsidR="00532EBC">
        <w:t>= 1</w:t>
      </w:r>
      <w:r w:rsidR="009B4418">
        <w:t xml:space="preserve">. </w:t>
      </w:r>
    </w:p>
    <w:p w14:paraId="61A740FD" w14:textId="028B8A1F" w:rsidR="00A42F15" w:rsidRDefault="00A42F15" w:rsidP="00A42F15">
      <w:pPr>
        <w:pStyle w:val="Heading2"/>
      </w:pPr>
      <w:bookmarkStart w:id="2203" w:name="_Toc175057149"/>
      <w:r w:rsidRPr="00A42F15">
        <w:t>DQ – Client Entry</w:t>
      </w:r>
      <w:bookmarkEnd w:id="2203"/>
    </w:p>
    <w:p w14:paraId="3E0C2946" w14:textId="2C946E65" w:rsidR="00532EBC" w:rsidRDefault="00384A27" w:rsidP="00532EBC">
      <w:pPr>
        <w:rPr>
          <w:b/>
          <w:bCs/>
        </w:rPr>
      </w:pPr>
      <w:r>
        <w:t xml:space="preserve">The </w:t>
      </w:r>
      <w:r>
        <w:rPr>
          <w:b/>
          <w:bCs/>
        </w:rPr>
        <w:t xml:space="preserve">Value </w:t>
      </w:r>
      <w:r>
        <w:t xml:space="preserve">for </w:t>
      </w:r>
      <w:r w:rsidRPr="00295014">
        <w:rPr>
          <w:b/>
          <w:bCs/>
        </w:rPr>
        <w:t>ReportRow</w:t>
      </w:r>
      <w:r>
        <w:t xml:space="preserve"> 910 is a</w:t>
      </w:r>
      <w:r w:rsidR="00532EBC">
        <w:t xml:space="preserve"> count of distinct </w:t>
      </w:r>
      <w:r w:rsidR="00532EBC">
        <w:rPr>
          <w:b/>
          <w:bCs/>
        </w:rPr>
        <w:t>EnrollmentID</w:t>
      </w:r>
      <w:r w:rsidR="00532EBC">
        <w:t xml:space="preserve">s in tlsa_Enrollment where </w:t>
      </w:r>
      <w:r w:rsidR="00532EBC">
        <w:rPr>
          <w:b/>
          <w:bCs/>
        </w:rPr>
        <w:t xml:space="preserve">Active </w:t>
      </w:r>
      <w:r w:rsidR="00532EBC">
        <w:t>= 1.</w:t>
      </w:r>
    </w:p>
    <w:p w14:paraId="6875028C" w14:textId="5D065117" w:rsidR="00A42F15" w:rsidRDefault="00A42F15" w:rsidP="00A42F15">
      <w:pPr>
        <w:pStyle w:val="Heading2"/>
      </w:pPr>
      <w:bookmarkStart w:id="2204" w:name="_Toc175057150"/>
      <w:r w:rsidRPr="00A42F15">
        <w:t>DQ – Adult/HoH Entry</w:t>
      </w:r>
      <w:bookmarkEnd w:id="2204"/>
    </w:p>
    <w:p w14:paraId="470F58D9" w14:textId="329D0612" w:rsidR="00532EBC" w:rsidRDefault="00384A27" w:rsidP="00532EBC">
      <w:r>
        <w:t xml:space="preserve">The </w:t>
      </w:r>
      <w:r>
        <w:rPr>
          <w:b/>
          <w:bCs/>
        </w:rPr>
        <w:t xml:space="preserve">Value </w:t>
      </w:r>
      <w:r>
        <w:t xml:space="preserve">for </w:t>
      </w:r>
      <w:r w:rsidRPr="00295014">
        <w:rPr>
          <w:b/>
          <w:bCs/>
        </w:rPr>
        <w:t>ReportRow</w:t>
      </w:r>
      <w:r>
        <w:t xml:space="preserve"> 911 is a </w:t>
      </w:r>
      <w:r w:rsidR="00532EBC">
        <w:t xml:space="preserve">count of distinct </w:t>
      </w:r>
      <w:r w:rsidR="00532EBC">
        <w:rPr>
          <w:b/>
          <w:bCs/>
        </w:rPr>
        <w:t>EnrollmentID</w:t>
      </w:r>
      <w:r w:rsidR="00532EBC">
        <w:t xml:space="preserve">s in tlsa_Enrollment where </w:t>
      </w:r>
      <w:r w:rsidR="00532EBC">
        <w:rPr>
          <w:b/>
          <w:bCs/>
        </w:rPr>
        <w:t xml:space="preserve">Active </w:t>
      </w:r>
      <w:r w:rsidR="00532EBC">
        <w:t>= 1 and:</w:t>
      </w:r>
    </w:p>
    <w:p w14:paraId="32D04B95" w14:textId="77777777" w:rsidR="00532EBC" w:rsidRDefault="00532EBC" w:rsidP="00777E3F">
      <w:pPr>
        <w:pStyle w:val="ListParagraph"/>
        <w:numPr>
          <w:ilvl w:val="0"/>
          <w:numId w:val="80"/>
        </w:numPr>
        <w:spacing w:before="0" w:after="160" w:line="256" w:lineRule="auto"/>
      </w:pPr>
      <w:r>
        <w:rPr>
          <w:b/>
          <w:bCs/>
        </w:rPr>
        <w:t>ActiveAge</w:t>
      </w:r>
      <w:r>
        <w:t xml:space="preserve"> between 18 and 65; or</w:t>
      </w:r>
    </w:p>
    <w:p w14:paraId="7BF0694B" w14:textId="77777777" w:rsidR="00532EBC" w:rsidRDefault="00532EBC" w:rsidP="00777E3F">
      <w:pPr>
        <w:pStyle w:val="ListParagraph"/>
        <w:numPr>
          <w:ilvl w:val="0"/>
          <w:numId w:val="80"/>
        </w:numPr>
        <w:spacing w:before="0" w:after="160" w:line="256" w:lineRule="auto"/>
        <w:rPr>
          <w:b/>
          <w:bCs/>
        </w:rPr>
      </w:pPr>
      <w:r>
        <w:rPr>
          <w:b/>
          <w:bCs/>
        </w:rPr>
        <w:t>RelationshipToHoH</w:t>
      </w:r>
      <w:r>
        <w:t xml:space="preserve"> = 1.</w:t>
      </w:r>
    </w:p>
    <w:p w14:paraId="6BEFB07D" w14:textId="6E89AD7F" w:rsidR="00A42F15" w:rsidRDefault="00A42F15" w:rsidP="00A42F15">
      <w:pPr>
        <w:pStyle w:val="Heading2"/>
      </w:pPr>
      <w:bookmarkStart w:id="2205" w:name="_Toc175057151"/>
      <w:r w:rsidRPr="00A42F15">
        <w:t>DQ – Client Exit</w:t>
      </w:r>
      <w:bookmarkEnd w:id="2205"/>
    </w:p>
    <w:p w14:paraId="6C502D4B" w14:textId="2EC46679" w:rsidR="00532EBC" w:rsidRDefault="00384A27" w:rsidP="00532EBC">
      <w:r>
        <w:t xml:space="preserve">The </w:t>
      </w:r>
      <w:r>
        <w:rPr>
          <w:b/>
          <w:bCs/>
        </w:rPr>
        <w:t xml:space="preserve">Value </w:t>
      </w:r>
      <w:r>
        <w:t xml:space="preserve">for </w:t>
      </w:r>
      <w:r w:rsidRPr="00735E97">
        <w:rPr>
          <w:b/>
          <w:bCs/>
        </w:rPr>
        <w:t>ReportRow</w:t>
      </w:r>
      <w:r>
        <w:t xml:space="preserve"> 912 is a </w:t>
      </w:r>
      <w:r w:rsidR="00532EBC">
        <w:t xml:space="preserve">count of distinct </w:t>
      </w:r>
      <w:r w:rsidR="00532EBC">
        <w:rPr>
          <w:b/>
          <w:bCs/>
        </w:rPr>
        <w:t>PersonalID</w:t>
      </w:r>
      <w:r w:rsidR="00532EBC">
        <w:t xml:space="preserve">s in tlsa_Enrollment where </w:t>
      </w:r>
      <w:r w:rsidR="00532EBC">
        <w:rPr>
          <w:b/>
          <w:bCs/>
        </w:rPr>
        <w:t xml:space="preserve">Active </w:t>
      </w:r>
      <w:r w:rsidR="00532EBC">
        <w:t xml:space="preserve">= 1 and </w:t>
      </w:r>
      <w:r w:rsidR="00532EBC">
        <w:rPr>
          <w:b/>
          <w:bCs/>
        </w:rPr>
        <w:t>Ex</w:t>
      </w:r>
      <w:r w:rsidR="00532EBC" w:rsidRPr="001E71E8">
        <w:rPr>
          <w:b/>
          <w:bCs/>
        </w:rPr>
        <w:t>itDate</w:t>
      </w:r>
      <w:r w:rsidR="00532EBC">
        <w:t xml:space="preserve"> is not NULL</w:t>
      </w:r>
      <w:r w:rsidR="009B4418">
        <w:t xml:space="preserve">. </w:t>
      </w:r>
    </w:p>
    <w:p w14:paraId="6552A05F" w14:textId="4846E0D2" w:rsidR="00A42F15" w:rsidRDefault="00A42F15" w:rsidP="00A42F15">
      <w:pPr>
        <w:pStyle w:val="Heading2"/>
      </w:pPr>
      <w:bookmarkStart w:id="2206" w:name="_Toc175057152"/>
      <w:r w:rsidRPr="00A42F15">
        <w:t>DQ – Disabling Condition</w:t>
      </w:r>
      <w:bookmarkEnd w:id="2206"/>
    </w:p>
    <w:p w14:paraId="57E81377" w14:textId="3A163C19" w:rsidR="00384A27" w:rsidRPr="00384A27" w:rsidRDefault="00384A27" w:rsidP="00384A27">
      <w:r>
        <w:t xml:space="preserve">This is a subset of </w:t>
      </w:r>
      <w:r>
        <w:rPr>
          <w:b/>
          <w:bCs/>
        </w:rPr>
        <w:t>ClientEntry</w:t>
      </w:r>
      <w:r>
        <w:t xml:space="preserve"> (the </w:t>
      </w:r>
      <w:r w:rsidRPr="00735E97">
        <w:rPr>
          <w:b/>
          <w:bCs/>
        </w:rPr>
        <w:t>Value</w:t>
      </w:r>
      <w:r>
        <w:t xml:space="preserve"> for </w:t>
      </w:r>
      <w:r w:rsidRPr="00735E97">
        <w:rPr>
          <w:b/>
          <w:bCs/>
        </w:rPr>
        <w:t>ReportRow</w:t>
      </w:r>
      <w:r>
        <w:t xml:space="preserve"> 910).</w:t>
      </w:r>
    </w:p>
    <w:p w14:paraId="7D3FA8F3" w14:textId="51817D23" w:rsidR="00384A27" w:rsidRDefault="00384A27" w:rsidP="00384A27">
      <w:r>
        <w:t xml:space="preserve">The </w:t>
      </w:r>
      <w:r w:rsidRPr="00735E97">
        <w:rPr>
          <w:b/>
          <w:bCs/>
        </w:rPr>
        <w:t>Value</w:t>
      </w:r>
      <w:r>
        <w:t xml:space="preserve"> for </w:t>
      </w:r>
      <w:r w:rsidRPr="00735E97">
        <w:rPr>
          <w:b/>
          <w:bCs/>
        </w:rPr>
        <w:t>ReportRow</w:t>
      </w:r>
      <w:r>
        <w:t xml:space="preserve"> 913 is a count of distinct</w:t>
      </w:r>
      <w:r>
        <w:rPr>
          <w:b/>
          <w:bCs/>
        </w:rPr>
        <w:t xml:space="preserve"> EnrollmentIDs </w:t>
      </w:r>
      <w:r>
        <w:t xml:space="preserve">in tlsa_Enrollment </w:t>
      </w:r>
      <w:r w:rsidR="00432814">
        <w:t xml:space="preserve">for </w:t>
      </w:r>
      <w:r w:rsidR="00432814" w:rsidRPr="00295014">
        <w:rPr>
          <w:b/>
          <w:bCs/>
        </w:rPr>
        <w:t>ProjectID</w:t>
      </w:r>
      <w:r w:rsidR="00432814">
        <w:t xml:space="preserve">s in lsa_Project </w:t>
      </w:r>
      <w:r>
        <w:t>where</w:t>
      </w:r>
      <w:r>
        <w:rPr>
          <w:b/>
          <w:bCs/>
        </w:rPr>
        <w:t xml:space="preserve"> Active</w:t>
      </w:r>
      <w:r>
        <w:t xml:space="preserve"> = 1 and:</w:t>
      </w:r>
    </w:p>
    <w:p w14:paraId="0E4161A0" w14:textId="55BEE5C2" w:rsidR="00384A27" w:rsidRDefault="00384A27" w:rsidP="00777E3F">
      <w:pPr>
        <w:pStyle w:val="ListParagraph"/>
        <w:numPr>
          <w:ilvl w:val="0"/>
          <w:numId w:val="85"/>
        </w:numPr>
      </w:pPr>
      <w:r w:rsidRPr="001E71E8">
        <w:rPr>
          <w:b/>
          <w:bCs/>
        </w:rPr>
        <w:t>DisabilityStat</w:t>
      </w:r>
      <w:r w:rsidR="00333D8A">
        <w:rPr>
          <w:b/>
          <w:bCs/>
        </w:rPr>
        <w:t>us</w:t>
      </w:r>
      <w:r>
        <w:t xml:space="preserve"> = 99.</w:t>
      </w:r>
    </w:p>
    <w:p w14:paraId="2DDF4B2F" w14:textId="78BFE07D" w:rsidR="00A42F15" w:rsidRDefault="00A42F15" w:rsidP="00A42F15">
      <w:pPr>
        <w:pStyle w:val="Heading2"/>
      </w:pPr>
      <w:bookmarkStart w:id="2207" w:name="_Toc175057153"/>
      <w:r w:rsidRPr="00A42F15">
        <w:t>DQ – Living Situation</w:t>
      </w:r>
      <w:bookmarkEnd w:id="2207"/>
    </w:p>
    <w:p w14:paraId="25624B77" w14:textId="40BFA33F"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46F5D93D" w14:textId="50912571" w:rsidR="00384A27" w:rsidRDefault="00432814" w:rsidP="00384A27">
      <w:r>
        <w:t xml:space="preserve">The </w:t>
      </w:r>
      <w:r w:rsidRPr="00295014">
        <w:rPr>
          <w:b/>
          <w:bCs/>
        </w:rPr>
        <w:t>Value</w:t>
      </w:r>
      <w:r>
        <w:t xml:space="preserve"> for </w:t>
      </w:r>
      <w:r w:rsidRPr="00295014">
        <w:rPr>
          <w:b/>
          <w:bCs/>
        </w:rPr>
        <w:t>ReportRow</w:t>
      </w:r>
      <w:r>
        <w:t xml:space="preserve"> 914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609BDE29" w14:textId="77777777" w:rsidR="00384A27" w:rsidRDefault="00384A27" w:rsidP="00777E3F">
      <w:pPr>
        <w:pStyle w:val="ListParagraph"/>
        <w:numPr>
          <w:ilvl w:val="0"/>
          <w:numId w:val="82"/>
        </w:numPr>
        <w:spacing w:before="0" w:after="160" w:line="256" w:lineRule="auto"/>
      </w:pPr>
      <w:r>
        <w:t>hmis_Enrollment</w:t>
      </w:r>
      <w:r>
        <w:rPr>
          <w:b/>
          <w:bCs/>
        </w:rPr>
        <w:t>.</w:t>
      </w:r>
      <w:r>
        <w:rPr>
          <w:i/>
          <w:iCs/>
        </w:rPr>
        <w:t>LivingSituation</w:t>
      </w:r>
      <w:r>
        <w:rPr>
          <w:b/>
          <w:bCs/>
        </w:rPr>
        <w:t xml:space="preserve"> </w:t>
      </w:r>
      <w:r>
        <w:t>in (8,9,99)</w:t>
      </w:r>
      <w:r>
        <w:rPr>
          <w:b/>
          <w:bCs/>
        </w:rPr>
        <w:t xml:space="preserve"> </w:t>
      </w:r>
      <w:r>
        <w:t>or is NULL; and</w:t>
      </w:r>
    </w:p>
    <w:p w14:paraId="56A6C567" w14:textId="77777777" w:rsidR="00384A27" w:rsidRDefault="00384A27" w:rsidP="00777E3F">
      <w:pPr>
        <w:pStyle w:val="ListParagraph"/>
        <w:numPr>
          <w:ilvl w:val="0"/>
          <w:numId w:val="82"/>
        </w:numPr>
        <w:spacing w:before="0" w:after="160" w:line="256" w:lineRule="auto"/>
      </w:pPr>
      <w:r>
        <w:rPr>
          <w:b/>
          <w:bCs/>
        </w:rPr>
        <w:t>ActiveAge</w:t>
      </w:r>
      <w:r>
        <w:t xml:space="preserve"> between 18 and 65 or </w:t>
      </w:r>
      <w:r>
        <w:rPr>
          <w:b/>
          <w:bCs/>
        </w:rPr>
        <w:t>RelationshipToHoH</w:t>
      </w:r>
      <w:r>
        <w:t xml:space="preserve"> = 1</w:t>
      </w:r>
    </w:p>
    <w:p w14:paraId="6A54086A" w14:textId="4ABC2EEC" w:rsidR="00A42F15" w:rsidRDefault="00A42F15" w:rsidP="00A42F15">
      <w:pPr>
        <w:pStyle w:val="Heading2"/>
      </w:pPr>
      <w:bookmarkStart w:id="2208" w:name="_Toc175057154"/>
      <w:r w:rsidRPr="00A42F15">
        <w:t>DQ – Length of Stay</w:t>
      </w:r>
      <w:bookmarkEnd w:id="2208"/>
    </w:p>
    <w:p w14:paraId="11DEA925"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055E258D" w14:textId="72816B6D" w:rsidR="00384A27" w:rsidRDefault="00432814" w:rsidP="00384A27">
      <w:r>
        <w:t xml:space="preserve">The </w:t>
      </w:r>
      <w:r w:rsidRPr="00295014">
        <w:rPr>
          <w:b/>
          <w:bCs/>
        </w:rPr>
        <w:t>Value</w:t>
      </w:r>
      <w:r>
        <w:t xml:space="preserve"> for </w:t>
      </w:r>
      <w:r w:rsidRPr="00295014">
        <w:rPr>
          <w:b/>
          <w:bCs/>
        </w:rPr>
        <w:t>ReportRow</w:t>
      </w:r>
      <w:r>
        <w:t xml:space="preserve"> 915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07D3440E" w14:textId="77777777" w:rsidR="00384A27" w:rsidRDefault="00384A27" w:rsidP="00777E3F">
      <w:pPr>
        <w:pStyle w:val="ListParagraph"/>
        <w:numPr>
          <w:ilvl w:val="0"/>
          <w:numId w:val="82"/>
        </w:numPr>
        <w:spacing w:before="0" w:after="160" w:line="256" w:lineRule="auto"/>
      </w:pPr>
      <w:r>
        <w:t>hmis_Enrollment</w:t>
      </w:r>
      <w:r>
        <w:rPr>
          <w:b/>
          <w:bCs/>
        </w:rPr>
        <w:t>.</w:t>
      </w:r>
      <w:r>
        <w:rPr>
          <w:i/>
          <w:iCs/>
        </w:rPr>
        <w:t>LengthOfStay</w:t>
      </w:r>
      <w:r>
        <w:rPr>
          <w:b/>
          <w:bCs/>
        </w:rPr>
        <w:t xml:space="preserve"> </w:t>
      </w:r>
      <w:r>
        <w:t>in (8,9,99)</w:t>
      </w:r>
      <w:r>
        <w:rPr>
          <w:b/>
          <w:bCs/>
        </w:rPr>
        <w:t xml:space="preserve"> </w:t>
      </w:r>
      <w:r>
        <w:t>or is NULL.</w:t>
      </w:r>
    </w:p>
    <w:p w14:paraId="4EE6788B" w14:textId="77777777" w:rsidR="00384A27" w:rsidRDefault="00384A27" w:rsidP="00777E3F">
      <w:pPr>
        <w:pStyle w:val="ListParagraph"/>
        <w:numPr>
          <w:ilvl w:val="0"/>
          <w:numId w:val="82"/>
        </w:numPr>
        <w:spacing w:before="0" w:after="160" w:line="256" w:lineRule="auto"/>
      </w:pPr>
      <w:r>
        <w:rPr>
          <w:b/>
          <w:bCs/>
        </w:rPr>
        <w:lastRenderedPageBreak/>
        <w:t>ActiveAge</w:t>
      </w:r>
      <w:r>
        <w:t xml:space="preserve"> between 18 and 65 or </w:t>
      </w:r>
      <w:r>
        <w:rPr>
          <w:b/>
          <w:bCs/>
        </w:rPr>
        <w:t>RelationshipToHoH</w:t>
      </w:r>
      <w:r>
        <w:t xml:space="preserve"> = 1</w:t>
      </w:r>
    </w:p>
    <w:p w14:paraId="34D3A925" w14:textId="546C55ED" w:rsidR="00A42F15" w:rsidRDefault="00A42F15" w:rsidP="00A42F15">
      <w:pPr>
        <w:pStyle w:val="Heading2"/>
      </w:pPr>
      <w:bookmarkStart w:id="2209" w:name="_Toc175057155"/>
      <w:r w:rsidRPr="00A42F15">
        <w:t>DQ – Date ES/SH/Street Homelessness Started</w:t>
      </w:r>
      <w:bookmarkEnd w:id="2209"/>
    </w:p>
    <w:p w14:paraId="269844A6"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34A269D2" w14:textId="459B0E2F" w:rsidR="00384A27" w:rsidRDefault="00432814" w:rsidP="00384A27">
      <w:r>
        <w:t xml:space="preserve">The </w:t>
      </w:r>
      <w:r w:rsidRPr="00295014">
        <w:rPr>
          <w:b/>
          <w:bCs/>
        </w:rPr>
        <w:t>Value</w:t>
      </w:r>
      <w:r>
        <w:t xml:space="preserve"> for </w:t>
      </w:r>
      <w:r w:rsidRPr="00295014">
        <w:rPr>
          <w:b/>
          <w:bCs/>
        </w:rPr>
        <w:t>ReportRow</w:t>
      </w:r>
      <w:r>
        <w:t xml:space="preserve"> 916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55C26D29" w14:textId="77777777" w:rsidR="00384A27" w:rsidRDefault="00384A27" w:rsidP="00777E3F">
      <w:pPr>
        <w:pStyle w:val="ListParagraph"/>
        <w:numPr>
          <w:ilvl w:val="0"/>
          <w:numId w:val="82"/>
        </w:numPr>
        <w:spacing w:before="0" w:after="160" w:line="256" w:lineRule="auto"/>
      </w:pPr>
      <w:r>
        <w:rPr>
          <w:b/>
          <w:bCs/>
        </w:rPr>
        <w:t>ActiveAge</w:t>
      </w:r>
      <w:r>
        <w:t xml:space="preserve"> between 18 and 65 or </w:t>
      </w:r>
      <w:r>
        <w:rPr>
          <w:b/>
          <w:bCs/>
        </w:rPr>
        <w:t>RelationshipToHoH</w:t>
      </w:r>
      <w:r>
        <w:t xml:space="preserve"> = 1; and</w:t>
      </w:r>
    </w:p>
    <w:p w14:paraId="1EE2AFDD" w14:textId="77777777" w:rsidR="00384A27" w:rsidRDefault="00384A27" w:rsidP="00777E3F">
      <w:pPr>
        <w:pStyle w:val="ListParagraph"/>
        <w:numPr>
          <w:ilvl w:val="0"/>
          <w:numId w:val="82"/>
        </w:numPr>
        <w:spacing w:before="0" w:after="160" w:line="256" w:lineRule="auto"/>
      </w:pPr>
      <w:r>
        <w:t>hmis_Enrollment</w:t>
      </w:r>
      <w:r>
        <w:rPr>
          <w:b/>
          <w:bCs/>
        </w:rPr>
        <w:t>.</w:t>
      </w:r>
      <w:r>
        <w:rPr>
          <w:i/>
          <w:iCs/>
        </w:rPr>
        <w:t xml:space="preserve">DateToStreetESSH </w:t>
      </w:r>
      <w:r>
        <w:t xml:space="preserve">&gt; </w:t>
      </w:r>
      <w:r>
        <w:rPr>
          <w:i/>
          <w:iCs/>
        </w:rPr>
        <w:t>EntryDate</w:t>
      </w:r>
      <w:r>
        <w:t>; or</w:t>
      </w:r>
    </w:p>
    <w:p w14:paraId="79816F53" w14:textId="77777777" w:rsidR="00384A27" w:rsidRDefault="00384A27" w:rsidP="00777E3F">
      <w:pPr>
        <w:pStyle w:val="ListParagraph"/>
        <w:numPr>
          <w:ilvl w:val="0"/>
          <w:numId w:val="82"/>
        </w:numPr>
        <w:spacing w:before="0" w:after="160" w:line="256" w:lineRule="auto"/>
      </w:pPr>
      <w:r>
        <w:t>hmis_Enrollment</w:t>
      </w:r>
      <w:r>
        <w:rPr>
          <w:b/>
          <w:bCs/>
        </w:rPr>
        <w:t>.</w:t>
      </w:r>
      <w:r>
        <w:rPr>
          <w:i/>
          <w:iCs/>
        </w:rPr>
        <w:t xml:space="preserve">DateToStreetESSH </w:t>
      </w:r>
      <w:r>
        <w:t>is NULL; and</w:t>
      </w:r>
    </w:p>
    <w:p w14:paraId="7598AC46" w14:textId="77777777" w:rsidR="00384A27" w:rsidRDefault="00384A27" w:rsidP="00777E3F">
      <w:pPr>
        <w:pStyle w:val="ListParagraph"/>
        <w:numPr>
          <w:ilvl w:val="1"/>
          <w:numId w:val="82"/>
        </w:numPr>
        <w:spacing w:before="0" w:after="160" w:line="256" w:lineRule="auto"/>
      </w:pPr>
      <w:r>
        <w:t>tlsa_Enrollment.</w:t>
      </w:r>
      <w:r>
        <w:rPr>
          <w:b/>
          <w:bCs/>
        </w:rPr>
        <w:t>LSAProjectType</w:t>
      </w:r>
      <w:r>
        <w:t xml:space="preserve"> in (0,1,8); or</w:t>
      </w:r>
    </w:p>
    <w:p w14:paraId="7D15F3A2" w14:textId="77777777" w:rsidR="00384A27" w:rsidRDefault="00384A27" w:rsidP="00777E3F">
      <w:pPr>
        <w:pStyle w:val="ListParagraph"/>
        <w:numPr>
          <w:ilvl w:val="1"/>
          <w:numId w:val="82"/>
        </w:numPr>
        <w:spacing w:before="0" w:after="160" w:line="256" w:lineRule="auto"/>
      </w:pPr>
      <w:r>
        <w:rPr>
          <w:i/>
          <w:iCs/>
        </w:rPr>
        <w:t>LivingSituation</w:t>
      </w:r>
      <w:r>
        <w:t xml:space="preserve"> in (101,116,118);</w:t>
      </w:r>
      <w:r>
        <w:rPr>
          <w:b/>
          <w:bCs/>
        </w:rPr>
        <w:t xml:space="preserve"> </w:t>
      </w:r>
      <w:r>
        <w:t xml:space="preserve">or </w:t>
      </w:r>
    </w:p>
    <w:p w14:paraId="4E3097F2" w14:textId="77777777" w:rsidR="00384A27" w:rsidRDefault="00384A27" w:rsidP="00777E3F">
      <w:pPr>
        <w:pStyle w:val="ListParagraph"/>
        <w:numPr>
          <w:ilvl w:val="1"/>
          <w:numId w:val="82"/>
        </w:numPr>
        <w:spacing w:before="0" w:after="160" w:line="256" w:lineRule="auto"/>
      </w:pPr>
      <w:r>
        <w:rPr>
          <w:i/>
          <w:iCs/>
        </w:rPr>
        <w:t xml:space="preserve">PreviousStreetESSH </w:t>
      </w:r>
      <w:r>
        <w:t>= 1.</w:t>
      </w:r>
    </w:p>
    <w:p w14:paraId="370CB3BA" w14:textId="646BA8B4" w:rsidR="00A42F15" w:rsidRDefault="00A42F15" w:rsidP="00A42F15">
      <w:pPr>
        <w:pStyle w:val="Heading2"/>
      </w:pPr>
      <w:bookmarkStart w:id="2210" w:name="_Toc175057156"/>
      <w:r w:rsidRPr="00A42F15">
        <w:t>DQ – Times ES/SH/Street Homeless Last 3 Years</w:t>
      </w:r>
      <w:bookmarkEnd w:id="2210"/>
    </w:p>
    <w:p w14:paraId="52918D54"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6D86575D" w14:textId="1479AD07" w:rsidR="00384A27" w:rsidRDefault="00432814" w:rsidP="00384A27">
      <w:r>
        <w:t xml:space="preserve">The </w:t>
      </w:r>
      <w:r w:rsidRPr="00295014">
        <w:rPr>
          <w:b/>
          <w:bCs/>
        </w:rPr>
        <w:t>Value</w:t>
      </w:r>
      <w:r>
        <w:t xml:space="preserve"> for </w:t>
      </w:r>
      <w:r w:rsidRPr="00295014">
        <w:rPr>
          <w:b/>
          <w:bCs/>
        </w:rPr>
        <w:t>ReportRow</w:t>
      </w:r>
      <w:r>
        <w:t xml:space="preserve"> 917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55D28C7C" w14:textId="77777777" w:rsidR="00384A27" w:rsidRDefault="00384A27" w:rsidP="00777E3F">
      <w:pPr>
        <w:pStyle w:val="ListParagraph"/>
        <w:numPr>
          <w:ilvl w:val="0"/>
          <w:numId w:val="82"/>
        </w:numPr>
        <w:spacing w:before="0" w:after="160" w:line="256" w:lineRule="auto"/>
      </w:pPr>
      <w:r>
        <w:rPr>
          <w:b/>
          <w:bCs/>
        </w:rPr>
        <w:t>ActiveAge</w:t>
      </w:r>
      <w:r>
        <w:t xml:space="preserve"> between 18 and 65 or </w:t>
      </w:r>
      <w:r>
        <w:rPr>
          <w:b/>
          <w:bCs/>
        </w:rPr>
        <w:t>RelationshipToHoH</w:t>
      </w:r>
      <w:r>
        <w:t xml:space="preserve"> = 1; and</w:t>
      </w:r>
    </w:p>
    <w:p w14:paraId="09645B13" w14:textId="77777777" w:rsidR="00384A27" w:rsidRDefault="00384A27" w:rsidP="00777E3F">
      <w:pPr>
        <w:pStyle w:val="ListParagraph"/>
        <w:numPr>
          <w:ilvl w:val="0"/>
          <w:numId w:val="82"/>
        </w:numPr>
        <w:spacing w:before="0" w:after="160" w:line="256" w:lineRule="auto"/>
      </w:pPr>
      <w:r>
        <w:t>hmis_Enrollment</w:t>
      </w:r>
      <w:r>
        <w:rPr>
          <w:b/>
          <w:bCs/>
        </w:rPr>
        <w:t>.</w:t>
      </w:r>
      <w:r>
        <w:rPr>
          <w:i/>
          <w:iCs/>
        </w:rPr>
        <w:t>TimesHomelessPastThreeYears</w:t>
      </w:r>
      <w:r>
        <w:t xml:space="preserve"> is NULL or not in (1,2,3,4); and</w:t>
      </w:r>
    </w:p>
    <w:p w14:paraId="6A069C33" w14:textId="77777777" w:rsidR="00384A27" w:rsidRDefault="00384A27" w:rsidP="00777E3F">
      <w:pPr>
        <w:pStyle w:val="ListParagraph"/>
        <w:numPr>
          <w:ilvl w:val="1"/>
          <w:numId w:val="82"/>
        </w:numPr>
        <w:spacing w:before="0" w:after="160" w:line="256" w:lineRule="auto"/>
      </w:pPr>
      <w:r>
        <w:t>tlsa_Enrollment.</w:t>
      </w:r>
      <w:r w:rsidRPr="00C653C6">
        <w:rPr>
          <w:b/>
          <w:bCs/>
        </w:rPr>
        <w:t xml:space="preserve"> </w:t>
      </w:r>
      <w:r>
        <w:rPr>
          <w:b/>
          <w:bCs/>
        </w:rPr>
        <w:t>LSAProjectType</w:t>
      </w:r>
      <w:r>
        <w:t xml:space="preserve"> in (0,1,8); or</w:t>
      </w:r>
    </w:p>
    <w:p w14:paraId="1AA3487D" w14:textId="77777777" w:rsidR="00384A27" w:rsidRDefault="00384A27" w:rsidP="00777E3F">
      <w:pPr>
        <w:pStyle w:val="ListParagraph"/>
        <w:numPr>
          <w:ilvl w:val="1"/>
          <w:numId w:val="82"/>
        </w:numPr>
        <w:spacing w:before="0" w:after="160" w:line="256" w:lineRule="auto"/>
      </w:pPr>
      <w:r>
        <w:rPr>
          <w:i/>
          <w:iCs/>
        </w:rPr>
        <w:t>LivingSituation</w:t>
      </w:r>
      <w:r>
        <w:t xml:space="preserve"> in (101,116,118);</w:t>
      </w:r>
      <w:r>
        <w:rPr>
          <w:b/>
          <w:bCs/>
        </w:rPr>
        <w:t xml:space="preserve"> </w:t>
      </w:r>
      <w:r>
        <w:t xml:space="preserve">or </w:t>
      </w:r>
    </w:p>
    <w:p w14:paraId="0520B5D6" w14:textId="77777777" w:rsidR="00384A27" w:rsidRDefault="00384A27" w:rsidP="00777E3F">
      <w:pPr>
        <w:pStyle w:val="ListParagraph"/>
        <w:numPr>
          <w:ilvl w:val="1"/>
          <w:numId w:val="82"/>
        </w:numPr>
        <w:spacing w:before="0" w:after="160" w:line="256" w:lineRule="auto"/>
      </w:pPr>
      <w:r>
        <w:rPr>
          <w:i/>
          <w:iCs/>
        </w:rPr>
        <w:t>PreviousStreetESSH</w:t>
      </w:r>
      <w:r>
        <w:t xml:space="preserve"> = 1.</w:t>
      </w:r>
    </w:p>
    <w:p w14:paraId="7D57C4C0" w14:textId="06320625" w:rsidR="00A42F15" w:rsidRDefault="00A42F15" w:rsidP="00A42F15">
      <w:pPr>
        <w:pStyle w:val="Heading2"/>
      </w:pPr>
      <w:bookmarkStart w:id="2211" w:name="_Toc175057157"/>
      <w:r w:rsidRPr="00A42F15">
        <w:t>DQ – Months ES/SH/Street Homeless Last 3 Years</w:t>
      </w:r>
      <w:bookmarkEnd w:id="2211"/>
    </w:p>
    <w:p w14:paraId="17AC448E"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2B321EB4" w14:textId="5D533993" w:rsidR="00384A27" w:rsidRDefault="000E3E4B" w:rsidP="00384A27">
      <w:r>
        <w:t xml:space="preserve">The </w:t>
      </w:r>
      <w:r w:rsidRPr="00295014">
        <w:rPr>
          <w:b/>
          <w:bCs/>
        </w:rPr>
        <w:t>Value</w:t>
      </w:r>
      <w:r>
        <w:t xml:space="preserve"> for </w:t>
      </w:r>
      <w:r w:rsidRPr="00295014">
        <w:rPr>
          <w:b/>
          <w:bCs/>
        </w:rPr>
        <w:t>ReportRow</w:t>
      </w:r>
      <w:r>
        <w:t xml:space="preserve"> 918 is a count of distinct</w:t>
      </w:r>
      <w:r>
        <w:rPr>
          <w:b/>
          <w:bCs/>
        </w:rPr>
        <w:t xml:space="preserve"> </w:t>
      </w:r>
      <w:r w:rsidR="00384A27">
        <w:rPr>
          <w:b/>
          <w:bCs/>
        </w:rPr>
        <w:t xml:space="preserve">EnrollmentIDs </w:t>
      </w:r>
      <w:r w:rsidR="00384A27">
        <w:t xml:space="preserve">in tlsa_Enrollment </w:t>
      </w:r>
      <w:r w:rsidR="00432814">
        <w:t xml:space="preserve">for </w:t>
      </w:r>
      <w:r w:rsidR="00432814" w:rsidRPr="00295014">
        <w:rPr>
          <w:b/>
          <w:bCs/>
        </w:rPr>
        <w:t>ProjectID</w:t>
      </w:r>
      <w:r w:rsidR="00432814">
        <w:t xml:space="preserve">s in lsa_Project </w:t>
      </w:r>
      <w:r w:rsidR="00384A27">
        <w:t xml:space="preserve">where </w:t>
      </w:r>
      <w:r w:rsidR="00384A27">
        <w:rPr>
          <w:b/>
          <w:bCs/>
        </w:rPr>
        <w:t>Active</w:t>
      </w:r>
      <w:r w:rsidR="00384A27">
        <w:t xml:space="preserve"> = 1 and:</w:t>
      </w:r>
    </w:p>
    <w:p w14:paraId="3CD09A36" w14:textId="77777777" w:rsidR="00384A27" w:rsidRDefault="00384A27" w:rsidP="00777E3F">
      <w:pPr>
        <w:pStyle w:val="ListParagraph"/>
        <w:numPr>
          <w:ilvl w:val="0"/>
          <w:numId w:val="82"/>
        </w:numPr>
        <w:spacing w:before="0" w:after="160" w:line="256" w:lineRule="auto"/>
      </w:pPr>
      <w:r>
        <w:rPr>
          <w:b/>
          <w:bCs/>
        </w:rPr>
        <w:t>ActiveAge</w:t>
      </w:r>
      <w:r>
        <w:t xml:space="preserve"> between 18 and 65 or </w:t>
      </w:r>
      <w:r>
        <w:rPr>
          <w:b/>
          <w:bCs/>
        </w:rPr>
        <w:t>RelationshipToHoH</w:t>
      </w:r>
      <w:r>
        <w:t xml:space="preserve"> = 1; and</w:t>
      </w:r>
    </w:p>
    <w:p w14:paraId="29B8D3A6" w14:textId="77777777" w:rsidR="00384A27" w:rsidRDefault="00384A27" w:rsidP="00777E3F">
      <w:pPr>
        <w:pStyle w:val="ListParagraph"/>
        <w:numPr>
          <w:ilvl w:val="0"/>
          <w:numId w:val="82"/>
        </w:numPr>
        <w:spacing w:before="0" w:after="160" w:line="256" w:lineRule="auto"/>
      </w:pPr>
      <w:r>
        <w:t>hmis_Enrollment</w:t>
      </w:r>
      <w:r>
        <w:rPr>
          <w:b/>
          <w:bCs/>
        </w:rPr>
        <w:t>.</w:t>
      </w:r>
      <w:r>
        <w:rPr>
          <w:i/>
          <w:iCs/>
        </w:rPr>
        <w:t>MonthsHomelessPastThreeYears</w:t>
      </w:r>
      <w:r>
        <w:t xml:space="preserve"> is NULL or not between 101 and 113; and</w:t>
      </w:r>
    </w:p>
    <w:p w14:paraId="329C4C77" w14:textId="77777777" w:rsidR="00384A27" w:rsidRDefault="00384A27" w:rsidP="00777E3F">
      <w:pPr>
        <w:pStyle w:val="ListParagraph"/>
        <w:numPr>
          <w:ilvl w:val="1"/>
          <w:numId w:val="82"/>
        </w:numPr>
        <w:spacing w:before="0" w:after="160" w:line="256" w:lineRule="auto"/>
      </w:pPr>
      <w:r>
        <w:t>tlsa_Enrollment.</w:t>
      </w:r>
      <w:r>
        <w:rPr>
          <w:b/>
          <w:bCs/>
        </w:rPr>
        <w:t>LSAProjectType</w:t>
      </w:r>
      <w:r>
        <w:t xml:space="preserve"> in (0,1,8); or</w:t>
      </w:r>
    </w:p>
    <w:p w14:paraId="312E3DCF" w14:textId="77777777" w:rsidR="00384A27" w:rsidRDefault="00384A27" w:rsidP="00777E3F">
      <w:pPr>
        <w:pStyle w:val="ListParagraph"/>
        <w:numPr>
          <w:ilvl w:val="1"/>
          <w:numId w:val="82"/>
        </w:numPr>
        <w:spacing w:before="0" w:after="160" w:line="256" w:lineRule="auto"/>
      </w:pPr>
      <w:r>
        <w:rPr>
          <w:i/>
          <w:iCs/>
        </w:rPr>
        <w:t>LivingSituation</w:t>
      </w:r>
      <w:r>
        <w:t xml:space="preserve"> in (101,116,118);</w:t>
      </w:r>
      <w:r>
        <w:rPr>
          <w:b/>
          <w:bCs/>
        </w:rPr>
        <w:t xml:space="preserve"> </w:t>
      </w:r>
      <w:r>
        <w:t xml:space="preserve">or </w:t>
      </w:r>
    </w:p>
    <w:p w14:paraId="5605FA1A" w14:textId="77777777" w:rsidR="00384A27" w:rsidRDefault="00384A27" w:rsidP="00777E3F">
      <w:pPr>
        <w:pStyle w:val="ListParagraph"/>
        <w:numPr>
          <w:ilvl w:val="1"/>
          <w:numId w:val="82"/>
        </w:numPr>
        <w:spacing w:before="0" w:after="160" w:line="256" w:lineRule="auto"/>
      </w:pPr>
      <w:r>
        <w:rPr>
          <w:i/>
          <w:iCs/>
        </w:rPr>
        <w:t>PreviousStreetESSH</w:t>
      </w:r>
      <w:r>
        <w:t xml:space="preserve"> = 1.</w:t>
      </w:r>
    </w:p>
    <w:p w14:paraId="1636E972" w14:textId="3BA99B0F" w:rsidR="00F34264" w:rsidRPr="00735E97" w:rsidRDefault="00A42F15" w:rsidP="00735E97">
      <w:pPr>
        <w:pStyle w:val="Heading2"/>
        <w:rPr>
          <w:rFonts w:eastAsiaTheme="minorHAnsi"/>
        </w:rPr>
      </w:pPr>
      <w:bookmarkStart w:id="2212" w:name="_Toc175057158"/>
      <w:r w:rsidRPr="00A42F15">
        <w:t>DQ – Destination</w:t>
      </w:r>
      <w:bookmarkEnd w:id="2212"/>
    </w:p>
    <w:p w14:paraId="59F10B6A" w14:textId="775AE756" w:rsidR="00384A27" w:rsidRDefault="00384A27" w:rsidP="00384A27">
      <w:r>
        <w:t xml:space="preserve">This is a subset of </w:t>
      </w:r>
      <w:r>
        <w:rPr>
          <w:b/>
          <w:bCs/>
        </w:rPr>
        <w:t xml:space="preserve">ClientExit </w:t>
      </w:r>
      <w:r>
        <w:t xml:space="preserve">(the </w:t>
      </w:r>
      <w:r w:rsidRPr="00295014">
        <w:rPr>
          <w:b/>
          <w:bCs/>
        </w:rPr>
        <w:t>Value</w:t>
      </w:r>
      <w:r>
        <w:t xml:space="preserve"> for </w:t>
      </w:r>
      <w:r w:rsidRPr="00295014">
        <w:rPr>
          <w:b/>
          <w:bCs/>
        </w:rPr>
        <w:t>ReportRow</w:t>
      </w:r>
      <w:r>
        <w:t xml:space="preserve"> 912).</w:t>
      </w:r>
    </w:p>
    <w:p w14:paraId="2D00FDC1" w14:textId="17FCF400" w:rsidR="008A03CC" w:rsidRDefault="000E3E4B" w:rsidP="008A03CC">
      <w:r>
        <w:t xml:space="preserve">The </w:t>
      </w:r>
      <w:r w:rsidRPr="00295014">
        <w:rPr>
          <w:b/>
          <w:bCs/>
        </w:rPr>
        <w:t>Value</w:t>
      </w:r>
      <w:r>
        <w:t xml:space="preserve"> for </w:t>
      </w:r>
      <w:r w:rsidRPr="00295014">
        <w:rPr>
          <w:b/>
          <w:bCs/>
        </w:rPr>
        <w:t>ReportRow</w:t>
      </w:r>
      <w:r>
        <w:t xml:space="preserve"> 919 is a count of distinct</w:t>
      </w:r>
      <w:r>
        <w:rPr>
          <w:b/>
          <w:bCs/>
        </w:rPr>
        <w:t xml:space="preserve"> </w:t>
      </w:r>
      <w:r w:rsidR="008A03CC">
        <w:rPr>
          <w:b/>
          <w:bCs/>
        </w:rPr>
        <w:t xml:space="preserve">EnrollmentIDs </w:t>
      </w:r>
      <w:r w:rsidR="008A03CC">
        <w:t xml:space="preserve">in tlsa_Enrollment </w:t>
      </w:r>
      <w:r w:rsidR="00432814">
        <w:t xml:space="preserve">for </w:t>
      </w:r>
      <w:r w:rsidR="00432814" w:rsidRPr="00295014">
        <w:rPr>
          <w:b/>
          <w:bCs/>
        </w:rPr>
        <w:t>ProjectID</w:t>
      </w:r>
      <w:r w:rsidR="00432814">
        <w:t xml:space="preserve">s in lsa_Project </w:t>
      </w:r>
      <w:r w:rsidR="008A03CC">
        <w:t xml:space="preserve">where </w:t>
      </w:r>
      <w:r w:rsidR="008A03CC">
        <w:rPr>
          <w:b/>
          <w:bCs/>
        </w:rPr>
        <w:t>Active</w:t>
      </w:r>
      <w:r w:rsidR="008A03CC">
        <w:t xml:space="preserve"> = 1 and:</w:t>
      </w:r>
    </w:p>
    <w:p w14:paraId="1A13AC8F" w14:textId="77777777" w:rsidR="008A03CC" w:rsidRDefault="008A03CC" w:rsidP="00777E3F">
      <w:pPr>
        <w:pStyle w:val="ListParagraph"/>
        <w:numPr>
          <w:ilvl w:val="0"/>
          <w:numId w:val="83"/>
        </w:numPr>
        <w:spacing w:before="0" w:after="160" w:line="256" w:lineRule="auto"/>
      </w:pPr>
      <w:r w:rsidRPr="001E71E8">
        <w:rPr>
          <w:b/>
          <w:bCs/>
        </w:rPr>
        <w:t>ExitDate</w:t>
      </w:r>
      <w:r>
        <w:t xml:space="preserve"> is not NULL; and</w:t>
      </w:r>
    </w:p>
    <w:p w14:paraId="7FCF9C73" w14:textId="77777777" w:rsidR="008A03CC" w:rsidRDefault="008A03CC" w:rsidP="00777E3F">
      <w:pPr>
        <w:pStyle w:val="ListParagraph"/>
        <w:numPr>
          <w:ilvl w:val="1"/>
          <w:numId w:val="79"/>
        </w:numPr>
        <w:spacing w:before="0" w:after="160" w:line="256" w:lineRule="auto"/>
      </w:pPr>
      <w:r>
        <w:t>hmis_Exit.</w:t>
      </w:r>
      <w:r>
        <w:rPr>
          <w:i/>
          <w:iCs/>
        </w:rPr>
        <w:t>Destination</w:t>
      </w:r>
      <w:r>
        <w:t xml:space="preserve"> is NULL or in (8,9,17,30,99) or</w:t>
      </w:r>
    </w:p>
    <w:p w14:paraId="5AB1D1F3" w14:textId="77777777" w:rsidR="008A03CC" w:rsidRDefault="008A03CC" w:rsidP="00777E3F">
      <w:pPr>
        <w:pStyle w:val="ListParagraph"/>
        <w:numPr>
          <w:ilvl w:val="1"/>
          <w:numId w:val="79"/>
        </w:numPr>
        <w:spacing w:before="0" w:after="160" w:line="256" w:lineRule="auto"/>
      </w:pPr>
      <w:r>
        <w:t>hmis_Exit.</w:t>
      </w:r>
      <w:r>
        <w:rPr>
          <w:i/>
          <w:iCs/>
        </w:rPr>
        <w:t>Destination</w:t>
      </w:r>
      <w:r>
        <w:t xml:space="preserve"> = 435 and hmis_Exit.</w:t>
      </w:r>
      <w:r w:rsidRPr="00D43959">
        <w:rPr>
          <w:i/>
          <w:iCs/>
        </w:rPr>
        <w:t>DestinationSubsidyType</w:t>
      </w:r>
      <w:r>
        <w:t xml:space="preserve"> is NULL</w:t>
      </w:r>
    </w:p>
    <w:p w14:paraId="1CC7078B" w14:textId="080AA664" w:rsidR="008A03CC" w:rsidRPr="00295014" w:rsidRDefault="008A03CC" w:rsidP="008A03CC">
      <w:pPr>
        <w:pStyle w:val="Heading2"/>
        <w:rPr>
          <w:rFonts w:eastAsiaTheme="minorHAnsi"/>
        </w:rPr>
      </w:pPr>
      <w:bookmarkStart w:id="2213" w:name="_HMIS_Business_Logic:"/>
      <w:bookmarkStart w:id="2214" w:name="_Toc175057159"/>
      <w:bookmarkStart w:id="2215" w:name="_Toc37849830"/>
      <w:bookmarkEnd w:id="2213"/>
      <w:r w:rsidRPr="00A42F15">
        <w:t xml:space="preserve">DQ – </w:t>
      </w:r>
      <w:r w:rsidR="006F2DFB">
        <w:t>Date of Birth</w:t>
      </w:r>
      <w:bookmarkEnd w:id="2214"/>
    </w:p>
    <w:p w14:paraId="47D8660E" w14:textId="3A0B1142" w:rsidR="006F2DFB" w:rsidRDefault="000E3E4B" w:rsidP="006F2DFB">
      <w:r>
        <w:t xml:space="preserve">The </w:t>
      </w:r>
      <w:r w:rsidRPr="00735E97">
        <w:rPr>
          <w:b/>
          <w:bCs/>
        </w:rPr>
        <w:t>Value</w:t>
      </w:r>
      <w:r>
        <w:t xml:space="preserve"> for </w:t>
      </w:r>
      <w:r w:rsidRPr="00735E97">
        <w:rPr>
          <w:b/>
          <w:bCs/>
        </w:rPr>
        <w:t>ReportRow</w:t>
      </w:r>
      <w:r>
        <w:t xml:space="preserve"> 920 is a</w:t>
      </w:r>
      <w:r w:rsidR="006F2DFB">
        <w:t xml:space="preserve"> count of distinct</w:t>
      </w:r>
      <w:r w:rsidR="006F2DFB">
        <w:rPr>
          <w:b/>
          <w:bCs/>
        </w:rPr>
        <w:t xml:space="preserve"> PersonalIDs </w:t>
      </w:r>
      <w:r w:rsidR="006F2DFB">
        <w:t xml:space="preserve">in tlsa_Enrollment </w:t>
      </w:r>
      <w:r>
        <w:t xml:space="preserve">for </w:t>
      </w:r>
      <w:r w:rsidR="00432814" w:rsidRPr="00735E97">
        <w:rPr>
          <w:b/>
          <w:bCs/>
        </w:rPr>
        <w:t>ProjectID</w:t>
      </w:r>
      <w:r w:rsidR="00432814">
        <w:t xml:space="preserve">s in lsa_Project </w:t>
      </w:r>
      <w:r w:rsidR="006F2DFB">
        <w:t xml:space="preserve">where </w:t>
      </w:r>
      <w:r w:rsidR="006F2DFB">
        <w:rPr>
          <w:b/>
          <w:bCs/>
        </w:rPr>
        <w:t>Active</w:t>
      </w:r>
      <w:r w:rsidR="006F2DFB">
        <w:t xml:space="preserve"> = 1 and</w:t>
      </w:r>
      <w:r>
        <w:t xml:space="preserve"> </w:t>
      </w:r>
      <w:r w:rsidRPr="00735E97">
        <w:rPr>
          <w:b/>
          <w:bCs/>
        </w:rPr>
        <w:t>ActiveAge</w:t>
      </w:r>
      <w:r>
        <w:t xml:space="preserve"> in (98,99).</w:t>
      </w:r>
    </w:p>
    <w:p w14:paraId="4B385E16" w14:textId="3FDE6FE3" w:rsidR="007C0D7B" w:rsidRDefault="007C0D7B" w:rsidP="007C0D7B">
      <w:pPr>
        <w:pStyle w:val="Heading2"/>
      </w:pPr>
      <w:bookmarkStart w:id="2216" w:name="_Toc175057160"/>
      <w:r>
        <w:lastRenderedPageBreak/>
        <w:t>LSACalculated</w:t>
      </w:r>
      <w:bookmarkEnd w:id="2215"/>
      <w:bookmarkEnd w:id="2216"/>
    </w:p>
    <w:p w14:paraId="4C7E45C3" w14:textId="53959FE4" w:rsidR="007C0D7B" w:rsidRDefault="007C0D7B" w:rsidP="007C0D7B">
      <w:r>
        <w:t>LSACalculated has nine columns</w:t>
      </w:r>
      <w:r w:rsidR="004873DC">
        <w:t xml:space="preserve">. </w:t>
      </w:r>
      <w:r w:rsidR="00CC6D96">
        <w:t>Except for</w:t>
      </w:r>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2DF560DE" w14:textId="5DD7E3CF" w:rsidR="00E028AF" w:rsidRPr="00291CD4" w:rsidRDefault="007C0D7B" w:rsidP="00735E97">
      <w:pPr>
        <w:pStyle w:val="ListParagraph"/>
        <w:numPr>
          <w:ilvl w:val="0"/>
          <w:numId w:val="11"/>
        </w:numPr>
        <w:ind w:left="1080"/>
      </w:pPr>
      <w:r w:rsidRPr="00291CD4">
        <w:t xml:space="preserve">If </w:t>
      </w:r>
      <w:r w:rsidRPr="009C4B93">
        <w:rPr>
          <w:b/>
        </w:rPr>
        <w:t xml:space="preserve">Universe </w:t>
      </w:r>
      <w:r>
        <w:t xml:space="preserve">= 10, </w:t>
      </w:r>
      <w:r w:rsidRPr="009C4B93">
        <w:rPr>
          <w:b/>
        </w:rPr>
        <w:t>ProjectID</w:t>
      </w:r>
      <w:r w:rsidRPr="00291CD4">
        <w:t xml:space="preserve"> </w:t>
      </w:r>
      <w:r w:rsidR="00A47288">
        <w:t>may not be NULL</w:t>
      </w:r>
      <w:r w:rsidR="009B4418">
        <w:t xml:space="preserve">. </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ReportRow</w:t>
            </w:r>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20BAA08" w14:textId="77777777" w:rsidR="009C4B93" w:rsidRDefault="009C4B93" w:rsidP="00C0251C">
      <w:bookmarkStart w:id="2217" w:name="_HMIS_Business_Logic:_4"/>
      <w:bookmarkStart w:id="2218" w:name="_Toc37849831"/>
      <w:bookmarkEnd w:id="2217"/>
      <w:r>
        <w:br w:type="page"/>
      </w:r>
    </w:p>
    <w:p w14:paraId="1EDCFB18" w14:textId="70B605DC" w:rsidR="00F25CD0" w:rsidRDefault="00914DDA" w:rsidP="0088191A">
      <w:pPr>
        <w:pStyle w:val="Heading1"/>
      </w:pPr>
      <w:bookmarkStart w:id="2219" w:name="_Toc175057161"/>
      <w:r>
        <w:lastRenderedPageBreak/>
        <w:t>HMIS Business Logic: LSAReport</w:t>
      </w:r>
      <w:r w:rsidR="006D6D01">
        <w:t xml:space="preserve"> Data Quality</w:t>
      </w:r>
      <w:r w:rsidR="00D854C4">
        <w:t xml:space="preserve"> and ReportDate</w:t>
      </w:r>
      <w:bookmarkEnd w:id="2218"/>
      <w:bookmarkEnd w:id="2219"/>
    </w:p>
    <w:p w14:paraId="67DD686B" w14:textId="77777777" w:rsidR="00C1694A" w:rsidRDefault="00C1694A" w:rsidP="00C1694A">
      <w:pPr>
        <w:pStyle w:val="Heading2"/>
        <w:tabs>
          <w:tab w:val="left" w:pos="720"/>
        </w:tabs>
      </w:pPr>
      <w:bookmarkStart w:id="2220" w:name="_Data_Quality:_"/>
      <w:bookmarkStart w:id="2221" w:name="_Toc175057162"/>
      <w:bookmarkEnd w:id="2220"/>
      <w:r>
        <w:t>Data Quality:  HMIS Household Enrollments Not Associated with a CoC</w:t>
      </w:r>
      <w:bookmarkEnd w:id="2221"/>
      <w:r>
        <w:t xml:space="preserve"> </w:t>
      </w:r>
    </w:p>
    <w:p w14:paraId="33FBB20E" w14:textId="77777777" w:rsidR="00C1694A" w:rsidRDefault="00C1694A" w:rsidP="00C1694A">
      <w:pPr>
        <w:pStyle w:val="Heading3"/>
      </w:pPr>
      <w:r>
        <w:t>Relevant Data</w:t>
      </w:r>
    </w:p>
    <w:p w14:paraId="59EA8D1D"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6AE7506" w14:textId="77777777" w:rsidTr="0030339F">
        <w:trPr>
          <w:trHeight w:val="216"/>
        </w:trPr>
        <w:tc>
          <w:tcPr>
            <w:tcW w:w="9355" w:type="dxa"/>
            <w:shd w:val="clear" w:color="auto" w:fill="FDE9D9" w:themeFill="accent6" w:themeFillTint="33"/>
          </w:tcPr>
          <w:p w14:paraId="16347D0F" w14:textId="77777777" w:rsidR="00C1694A" w:rsidRPr="005F4836" w:rsidRDefault="00C1694A" w:rsidP="0030339F">
            <w:pPr>
              <w:pStyle w:val="NoSpacing"/>
              <w:rPr>
                <w:b/>
                <w:bCs/>
              </w:rPr>
            </w:pPr>
            <w:r>
              <w:rPr>
                <w:b/>
                <w:bCs/>
              </w:rPr>
              <w:t>lsa_Project</w:t>
            </w:r>
          </w:p>
        </w:tc>
      </w:tr>
      <w:tr w:rsidR="00C1694A" w:rsidRPr="005F4836" w14:paraId="43904467" w14:textId="77777777" w:rsidTr="0030339F">
        <w:trPr>
          <w:trHeight w:val="216"/>
        </w:trPr>
        <w:tc>
          <w:tcPr>
            <w:tcW w:w="9355" w:type="dxa"/>
          </w:tcPr>
          <w:p w14:paraId="1DCC5973" w14:textId="77777777" w:rsidR="00C1694A" w:rsidRPr="00246D5B" w:rsidRDefault="00C1694A" w:rsidP="0030339F">
            <w:pPr>
              <w:pStyle w:val="NoSpacing"/>
            </w:pPr>
            <w:r>
              <w:t>ProjectType</w:t>
            </w:r>
          </w:p>
        </w:tc>
      </w:tr>
      <w:tr w:rsidR="00C1694A" w:rsidRPr="005F4836" w14:paraId="7289F4B0" w14:textId="77777777" w:rsidTr="0030339F">
        <w:trPr>
          <w:trHeight w:val="216"/>
        </w:trPr>
        <w:tc>
          <w:tcPr>
            <w:tcW w:w="9355" w:type="dxa"/>
            <w:shd w:val="clear" w:color="auto" w:fill="DBE5F1" w:themeFill="accent1" w:themeFillTint="33"/>
          </w:tcPr>
          <w:p w14:paraId="109D0308" w14:textId="77777777" w:rsidR="00C1694A" w:rsidRPr="00947F08" w:rsidRDefault="00C1694A" w:rsidP="0030339F">
            <w:pPr>
              <w:pStyle w:val="NoSpacing"/>
              <w:rPr>
                <w:b/>
                <w:bCs/>
              </w:rPr>
            </w:pPr>
            <w:r w:rsidRPr="00947F08">
              <w:rPr>
                <w:b/>
                <w:bCs/>
              </w:rPr>
              <w:t>hmis_Exit</w:t>
            </w:r>
          </w:p>
        </w:tc>
      </w:tr>
      <w:tr w:rsidR="00C1694A" w:rsidRPr="005F4836" w14:paraId="2273DDA7" w14:textId="77777777" w:rsidTr="0030339F">
        <w:trPr>
          <w:trHeight w:val="216"/>
        </w:trPr>
        <w:tc>
          <w:tcPr>
            <w:tcW w:w="9355" w:type="dxa"/>
          </w:tcPr>
          <w:p w14:paraId="317CF947" w14:textId="77777777" w:rsidR="00C1694A" w:rsidRPr="00246D5B" w:rsidRDefault="00C1694A" w:rsidP="0030339F">
            <w:pPr>
              <w:pStyle w:val="NoSpacing"/>
            </w:pPr>
            <w:r>
              <w:t>ExitDate</w:t>
            </w:r>
          </w:p>
        </w:tc>
      </w:tr>
      <w:tr w:rsidR="00C1694A" w:rsidRPr="00845520" w14:paraId="10D9D6B0" w14:textId="77777777" w:rsidTr="0030339F">
        <w:trPr>
          <w:trHeight w:val="216"/>
        </w:trPr>
        <w:tc>
          <w:tcPr>
            <w:tcW w:w="9355" w:type="dxa"/>
            <w:shd w:val="clear" w:color="auto" w:fill="DBE5F1" w:themeFill="accent1" w:themeFillTint="33"/>
          </w:tcPr>
          <w:p w14:paraId="520B26BC"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F103A2" w14:textId="77777777" w:rsidTr="0030339F">
        <w:trPr>
          <w:trHeight w:val="216"/>
        </w:trPr>
        <w:tc>
          <w:tcPr>
            <w:tcW w:w="9355" w:type="dxa"/>
          </w:tcPr>
          <w:p w14:paraId="100DCFFE" w14:textId="77777777" w:rsidR="00C1694A" w:rsidRDefault="00C1694A" w:rsidP="0030339F">
            <w:pPr>
              <w:pStyle w:val="NoSpacing"/>
            </w:pPr>
            <w:r>
              <w:t>ProjectID</w:t>
            </w:r>
          </w:p>
        </w:tc>
      </w:tr>
      <w:tr w:rsidR="00C1694A" w:rsidRPr="005F4836" w14:paraId="45C12EF8" w14:textId="77777777" w:rsidTr="0030339F">
        <w:trPr>
          <w:trHeight w:val="216"/>
        </w:trPr>
        <w:tc>
          <w:tcPr>
            <w:tcW w:w="9355" w:type="dxa"/>
          </w:tcPr>
          <w:p w14:paraId="45255F2E" w14:textId="77777777" w:rsidR="00C1694A" w:rsidRDefault="00C1694A" w:rsidP="0030339F">
            <w:pPr>
              <w:pStyle w:val="NoSpacing"/>
            </w:pPr>
            <w:r>
              <w:t>RelationshipToHoH</w:t>
            </w:r>
          </w:p>
        </w:tc>
      </w:tr>
      <w:tr w:rsidR="00C1694A" w:rsidRPr="005F4836" w14:paraId="1CF288B3" w14:textId="77777777" w:rsidTr="0030339F">
        <w:trPr>
          <w:trHeight w:val="216"/>
        </w:trPr>
        <w:tc>
          <w:tcPr>
            <w:tcW w:w="9355" w:type="dxa"/>
          </w:tcPr>
          <w:p w14:paraId="1F33AFF8" w14:textId="77777777" w:rsidR="00C1694A" w:rsidRDefault="00C1694A" w:rsidP="0030339F">
            <w:pPr>
              <w:pStyle w:val="NoSpacing"/>
            </w:pPr>
            <w:r>
              <w:t>EntryDate</w:t>
            </w:r>
          </w:p>
        </w:tc>
      </w:tr>
      <w:tr w:rsidR="00C1694A" w:rsidRPr="005F4836" w14:paraId="1EEA583E" w14:textId="77777777" w:rsidTr="0030339F">
        <w:trPr>
          <w:trHeight w:val="216"/>
        </w:trPr>
        <w:tc>
          <w:tcPr>
            <w:tcW w:w="9355" w:type="dxa"/>
          </w:tcPr>
          <w:p w14:paraId="5A558C0B" w14:textId="1734639F" w:rsidR="00C1694A" w:rsidRDefault="00880F32" w:rsidP="0030339F">
            <w:pPr>
              <w:pStyle w:val="NoSpacing"/>
            </w:pPr>
            <w:r>
              <w:t>EnrollmentCoC</w:t>
            </w:r>
          </w:p>
        </w:tc>
      </w:tr>
    </w:tbl>
    <w:p w14:paraId="1F47F8A0"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23932D0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19CB26"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460B969D" w14:textId="77777777" w:rsidTr="0030339F">
        <w:tc>
          <w:tcPr>
            <w:tcW w:w="9350" w:type="dxa"/>
          </w:tcPr>
          <w:p w14:paraId="603400B2" w14:textId="77777777" w:rsidR="00C1694A" w:rsidRPr="003A0FA0" w:rsidRDefault="00C1694A" w:rsidP="0030339F">
            <w:pPr>
              <w:pStyle w:val="NoSpacing"/>
            </w:pPr>
            <w:r>
              <w:rPr>
                <w:b/>
                <w:bCs/>
              </w:rPr>
              <w:t>NoCoC</w:t>
            </w:r>
          </w:p>
        </w:tc>
      </w:tr>
    </w:tbl>
    <w:p w14:paraId="459DD8BB" w14:textId="77777777" w:rsidR="00C1694A" w:rsidRPr="006E0DA7" w:rsidRDefault="00C1694A" w:rsidP="00C1694A">
      <w:pPr>
        <w:pStyle w:val="Heading3"/>
        <w:ind w:left="0" w:firstLine="0"/>
      </w:pPr>
      <w:r>
        <w:t>Logic</w:t>
      </w:r>
    </w:p>
    <w:p w14:paraId="539053A7" w14:textId="77777777" w:rsidR="00C1694A" w:rsidRDefault="00C1694A" w:rsidP="00C1694A">
      <w:pPr>
        <w:pStyle w:val="Heading4"/>
      </w:pPr>
      <w:r>
        <w:t>NoCoC</w:t>
      </w:r>
    </w:p>
    <w:p w14:paraId="62E5FFB6" w14:textId="6DB75234" w:rsidR="00C1694A" w:rsidRDefault="00C1694A" w:rsidP="00C1694A">
      <w:r>
        <w:t xml:space="preserve">The LSA is limited to enrollment records where </w:t>
      </w:r>
      <w:r w:rsidR="003D026F">
        <w:t xml:space="preserve">the </w:t>
      </w:r>
      <w:r w:rsidR="003D026F">
        <w:rPr>
          <w:i/>
          <w:iCs/>
        </w:rPr>
        <w:t xml:space="preserve">EnrollmentCoC </w:t>
      </w:r>
      <w:r w:rsidR="003D026F">
        <w:t xml:space="preserve">for the head of household </w:t>
      </w:r>
      <w:r>
        <w:t xml:space="preserve">= </w:t>
      </w:r>
      <w:r>
        <w:rPr>
          <w:u w:val="single"/>
        </w:rPr>
        <w:t>ReportCoC</w:t>
      </w:r>
      <w:r w:rsidR="009B4418">
        <w:t xml:space="preserve">. </w:t>
      </w:r>
    </w:p>
    <w:p w14:paraId="2C8FE55A" w14:textId="5AB3FCA9" w:rsidR="00C1694A" w:rsidRDefault="00C1694A" w:rsidP="00C1694A">
      <w:r>
        <w:t xml:space="preserve">This is a systemwide count of </w:t>
      </w:r>
      <w:r w:rsidRPr="001E71E8">
        <w:rPr>
          <w:i/>
          <w:iCs/>
        </w:rPr>
        <w:t>HouseholdID</w:t>
      </w:r>
      <w:r>
        <w:t>s served in continuum ES/SH/TH/RRH/PSH projects during the report period and excluded from the LSA because there is no record of the CoC in which the households were served</w:t>
      </w:r>
      <w:r w:rsidR="009B4418">
        <w:t xml:space="preserve">. </w:t>
      </w:r>
      <w:r>
        <w:t>All enrollments in an HMIS participating project are required to have an associated CoC Code</w:t>
      </w:r>
      <w:r w:rsidR="009B4418">
        <w:t xml:space="preserve">. </w:t>
      </w:r>
      <w:r>
        <w:rPr>
          <w:b/>
          <w:bCs/>
        </w:rPr>
        <w:t>Any number higher than zero may have an impact on the usability of a CoC’s LSA data for AHAR purposes</w:t>
      </w:r>
      <w:r w:rsidR="009B4418">
        <w:rPr>
          <w:b/>
          <w:bCs/>
        </w:rPr>
        <w:t xml:space="preserve">. </w:t>
      </w:r>
      <w:r>
        <w:rPr>
          <w:b/>
          <w:bCs/>
        </w:rPr>
        <w:t>Communities may be required to correct these issues and resubmit.</w:t>
      </w:r>
    </w:p>
    <w:p w14:paraId="275E6751" w14:textId="77777777" w:rsidR="00C1694A" w:rsidRDefault="00C1694A" w:rsidP="00C1694A">
      <w:r>
        <w:t xml:space="preserve">A count of distinct </w:t>
      </w:r>
      <w:r>
        <w:rPr>
          <w:i/>
        </w:rPr>
        <w:t>HouseholdIDs</w:t>
      </w:r>
      <w:r>
        <w:t xml:space="preserve"> in hmis_Enrollment where:</w:t>
      </w:r>
    </w:p>
    <w:p w14:paraId="48A40546" w14:textId="32DB5427" w:rsidR="00387AD2" w:rsidRDefault="00387AD2" w:rsidP="00777E3F">
      <w:pPr>
        <w:pStyle w:val="ListParagraph"/>
        <w:numPr>
          <w:ilvl w:val="0"/>
          <w:numId w:val="77"/>
        </w:numPr>
        <w:spacing w:before="0" w:after="160" w:line="256" w:lineRule="auto"/>
      </w:pPr>
      <w:r>
        <w:rPr>
          <w:i/>
          <w:iCs/>
        </w:rPr>
        <w:t>EntryDate</w:t>
      </w:r>
      <w:r>
        <w:t xml:space="preserve"> &lt;= </w:t>
      </w:r>
      <w:r>
        <w:rPr>
          <w:u w:val="single"/>
        </w:rPr>
        <w:t>ReportEnd</w:t>
      </w:r>
      <w:r w:rsidR="005311DF" w:rsidRPr="00190224">
        <w:t>; and</w:t>
      </w:r>
    </w:p>
    <w:p w14:paraId="3FF6AF06" w14:textId="4A1B8A7A" w:rsidR="00387AD2" w:rsidRDefault="00387AD2" w:rsidP="00777E3F">
      <w:pPr>
        <w:pStyle w:val="ListParagraph"/>
        <w:numPr>
          <w:ilvl w:val="0"/>
          <w:numId w:val="77"/>
        </w:numPr>
        <w:spacing w:before="0" w:after="160" w:line="256" w:lineRule="auto"/>
      </w:pPr>
      <w:r>
        <w:rPr>
          <w:i/>
          <w:iCs/>
        </w:rPr>
        <w:t>RelationshipToHoH</w:t>
      </w:r>
      <w:r>
        <w:t xml:space="preserve"> = 1</w:t>
      </w:r>
      <w:r w:rsidR="005311DF" w:rsidRPr="007D0EBC">
        <w:t>; and</w:t>
      </w:r>
    </w:p>
    <w:p w14:paraId="1B0E3F75" w14:textId="6447D2E6" w:rsidR="00C1694A" w:rsidRDefault="00C1694A" w:rsidP="00777E3F">
      <w:pPr>
        <w:pStyle w:val="ListParagraph"/>
        <w:numPr>
          <w:ilvl w:val="0"/>
          <w:numId w:val="77"/>
        </w:numPr>
        <w:spacing w:before="0" w:after="160" w:line="256" w:lineRule="auto"/>
      </w:pPr>
      <w:r>
        <w:t>hmis_Exit.</w:t>
      </w:r>
      <w:r>
        <w:rPr>
          <w:i/>
          <w:iCs/>
        </w:rPr>
        <w:t>ExitDate</w:t>
      </w:r>
      <w:r>
        <w:t xml:space="preserve"> is NULL or </w:t>
      </w:r>
      <w:r>
        <w:rPr>
          <w:i/>
          <w:iCs/>
        </w:rPr>
        <w:t>ExitDate</w:t>
      </w:r>
      <w:r>
        <w:t xml:space="preserve"> &gt;= </w:t>
      </w:r>
      <w:r>
        <w:rPr>
          <w:u w:val="single"/>
        </w:rPr>
        <w:t>ReportStart</w:t>
      </w:r>
      <w:r w:rsidR="005311DF" w:rsidRPr="007D0EBC">
        <w:t>; and</w:t>
      </w:r>
    </w:p>
    <w:p w14:paraId="0CA5322A" w14:textId="61AEAD55" w:rsidR="00C1694A" w:rsidRDefault="00C1694A" w:rsidP="00777E3F">
      <w:pPr>
        <w:pStyle w:val="ListParagraph"/>
        <w:numPr>
          <w:ilvl w:val="0"/>
          <w:numId w:val="77"/>
        </w:numPr>
        <w:spacing w:before="0" w:after="160" w:line="256" w:lineRule="auto"/>
      </w:pPr>
      <w:r>
        <w:rPr>
          <w:i/>
          <w:iCs/>
        </w:rPr>
        <w:t xml:space="preserve">ProjectID </w:t>
      </w:r>
      <w:r>
        <w:t>= lsa_Project.</w:t>
      </w:r>
      <w:r>
        <w:rPr>
          <w:b/>
          <w:bCs/>
        </w:rPr>
        <w:t>ProjectID</w:t>
      </w:r>
      <w:r w:rsidR="005311DF" w:rsidRPr="007D0EBC">
        <w:t>; and</w:t>
      </w:r>
    </w:p>
    <w:p w14:paraId="3E591749" w14:textId="151BC1B5" w:rsidR="00761F88" w:rsidRDefault="00C653C6" w:rsidP="00777E3F">
      <w:pPr>
        <w:pStyle w:val="ListParagraph"/>
        <w:numPr>
          <w:ilvl w:val="0"/>
          <w:numId w:val="77"/>
        </w:numPr>
        <w:spacing w:before="0" w:after="160" w:line="256" w:lineRule="auto"/>
      </w:pPr>
      <w:r>
        <w:t>l</w:t>
      </w:r>
      <w:r w:rsidR="00761F88">
        <w:t>sa_Project.</w:t>
      </w:r>
      <w:r w:rsidR="00761F88">
        <w:rPr>
          <w:b/>
          <w:bCs/>
        </w:rPr>
        <w:t>ProjectType</w:t>
      </w:r>
      <w:r w:rsidR="00761F88">
        <w:t xml:space="preserve"> in (</w:t>
      </w:r>
      <w:r>
        <w:t>0,</w:t>
      </w:r>
      <w:r w:rsidR="00761F88">
        <w:t>1,2,3,8,13); and</w:t>
      </w:r>
    </w:p>
    <w:p w14:paraId="5D10B2F2" w14:textId="77777777" w:rsidR="00761F88" w:rsidRDefault="00761F88" w:rsidP="00777E3F">
      <w:pPr>
        <w:pStyle w:val="ListParagraph"/>
        <w:numPr>
          <w:ilvl w:val="0"/>
          <w:numId w:val="77"/>
        </w:numPr>
        <w:spacing w:before="0" w:after="160" w:line="256" w:lineRule="auto"/>
      </w:pPr>
      <w:r>
        <w:t>lsa_Organization.</w:t>
      </w:r>
      <w:r>
        <w:rPr>
          <w:b/>
          <w:bCs/>
        </w:rPr>
        <w:t xml:space="preserve">VictimServiceProvider </w:t>
      </w:r>
      <w:r>
        <w:t>= 0; and</w:t>
      </w:r>
    </w:p>
    <w:p w14:paraId="6850F514" w14:textId="718A8FCE" w:rsidR="00C1694A" w:rsidRDefault="003D196F" w:rsidP="00777E3F">
      <w:pPr>
        <w:pStyle w:val="ListParagraph"/>
        <w:numPr>
          <w:ilvl w:val="0"/>
          <w:numId w:val="77"/>
        </w:numPr>
        <w:spacing w:before="0" w:after="160" w:line="256" w:lineRule="auto"/>
      </w:pPr>
      <w:r w:rsidRPr="49FCFE86">
        <w:rPr>
          <w:i/>
          <w:iCs/>
        </w:rPr>
        <w:t>EnrollmentCoC</w:t>
      </w:r>
      <w:r>
        <w:rPr>
          <w:i/>
          <w:iCs/>
        </w:rPr>
        <w:t xml:space="preserve"> </w:t>
      </w:r>
      <w:r>
        <w:t xml:space="preserve">is null or </w:t>
      </w:r>
      <w:r w:rsidRPr="49FCFE86">
        <w:rPr>
          <w:i/>
          <w:iCs/>
        </w:rPr>
        <w:t>EnrollmentCoC</w:t>
      </w:r>
      <w:r w:rsidR="00C653C6">
        <w:t xml:space="preserve"> &lt;&gt; any ProjectCoC.</w:t>
      </w:r>
      <w:r w:rsidR="00C653C6" w:rsidRPr="49FCFE86">
        <w:rPr>
          <w:i/>
          <w:iCs/>
        </w:rPr>
        <w:t>CoCCode</w:t>
      </w:r>
      <w:r w:rsidR="00C653C6">
        <w:t xml:space="preserve"> for the </w:t>
      </w:r>
      <w:r w:rsidR="00C653C6" w:rsidRPr="49FCFE86">
        <w:rPr>
          <w:b/>
          <w:bCs/>
        </w:rPr>
        <w:t>ProjectID</w:t>
      </w:r>
    </w:p>
    <w:p w14:paraId="04D6DF6E" w14:textId="77777777" w:rsidR="00C1694A" w:rsidRDefault="00C1694A" w:rsidP="00C1694A">
      <w:pPr>
        <w:pStyle w:val="Heading2"/>
        <w:tabs>
          <w:tab w:val="left" w:pos="720"/>
        </w:tabs>
      </w:pPr>
      <w:bookmarkStart w:id="2222" w:name="_Toc175057163"/>
      <w:r>
        <w:t>Data Quality:  Households Excluded from the LSA Due to HoH Errors</w:t>
      </w:r>
      <w:bookmarkEnd w:id="2222"/>
    </w:p>
    <w:p w14:paraId="4246264C" w14:textId="77777777" w:rsidR="00C1694A" w:rsidRDefault="00C1694A" w:rsidP="00C1694A">
      <w:pPr>
        <w:pStyle w:val="Heading3"/>
      </w:pPr>
      <w:r>
        <w:t>Relevant Data</w:t>
      </w:r>
    </w:p>
    <w:p w14:paraId="1838195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34F8F6F1" w14:textId="77777777" w:rsidTr="0030339F">
        <w:trPr>
          <w:trHeight w:val="216"/>
        </w:trPr>
        <w:tc>
          <w:tcPr>
            <w:tcW w:w="9355" w:type="dxa"/>
            <w:shd w:val="clear" w:color="auto" w:fill="FDE9D9" w:themeFill="accent6" w:themeFillTint="33"/>
          </w:tcPr>
          <w:p w14:paraId="3B2FD486" w14:textId="2948EB57" w:rsidR="00C1694A" w:rsidRPr="005F4836" w:rsidRDefault="00C1694A" w:rsidP="0030339F">
            <w:pPr>
              <w:pStyle w:val="NoSpacing"/>
              <w:rPr>
                <w:b/>
                <w:bCs/>
              </w:rPr>
            </w:pPr>
            <w:r>
              <w:rPr>
                <w:b/>
                <w:bCs/>
              </w:rPr>
              <w:t>lsa_</w:t>
            </w:r>
            <w:r w:rsidR="00D20ACC">
              <w:rPr>
                <w:b/>
                <w:bCs/>
              </w:rPr>
              <w:t>Organization</w:t>
            </w:r>
          </w:p>
        </w:tc>
      </w:tr>
      <w:tr w:rsidR="00C1694A" w:rsidRPr="005F4836" w14:paraId="2CCC8FDA" w14:textId="77777777" w:rsidTr="0030339F">
        <w:trPr>
          <w:trHeight w:val="216"/>
        </w:trPr>
        <w:tc>
          <w:tcPr>
            <w:tcW w:w="9355" w:type="dxa"/>
          </w:tcPr>
          <w:p w14:paraId="4E26425C" w14:textId="5F04F951" w:rsidR="00DB6A50" w:rsidRPr="00246D5B" w:rsidRDefault="00D20ACC" w:rsidP="0030339F">
            <w:pPr>
              <w:pStyle w:val="NoSpacing"/>
            </w:pPr>
            <w:r>
              <w:t>VictimServiceProvider</w:t>
            </w:r>
          </w:p>
        </w:tc>
      </w:tr>
      <w:tr w:rsidR="00D20ACC" w:rsidRPr="005F4836" w14:paraId="1EF9D3C4" w14:textId="77777777" w:rsidTr="0030339F">
        <w:trPr>
          <w:trHeight w:val="216"/>
        </w:trPr>
        <w:tc>
          <w:tcPr>
            <w:tcW w:w="9355" w:type="dxa"/>
            <w:shd w:val="clear" w:color="auto" w:fill="FDE9D9" w:themeFill="accent6" w:themeFillTint="33"/>
          </w:tcPr>
          <w:p w14:paraId="79788100" w14:textId="77777777" w:rsidR="00D20ACC" w:rsidRPr="005F4836" w:rsidRDefault="00D20ACC" w:rsidP="0030339F">
            <w:pPr>
              <w:pStyle w:val="NoSpacing"/>
              <w:rPr>
                <w:b/>
                <w:bCs/>
              </w:rPr>
            </w:pPr>
            <w:r>
              <w:rPr>
                <w:b/>
                <w:bCs/>
              </w:rPr>
              <w:t>lsa_Project</w:t>
            </w:r>
          </w:p>
        </w:tc>
      </w:tr>
      <w:tr w:rsidR="00D20ACC" w:rsidRPr="005F4836" w14:paraId="69340C6E" w14:textId="77777777" w:rsidTr="0030339F">
        <w:trPr>
          <w:trHeight w:val="216"/>
        </w:trPr>
        <w:tc>
          <w:tcPr>
            <w:tcW w:w="9355" w:type="dxa"/>
          </w:tcPr>
          <w:p w14:paraId="713DC178" w14:textId="77777777" w:rsidR="00D20ACC" w:rsidRPr="00246D5B" w:rsidRDefault="00D20ACC" w:rsidP="0030339F">
            <w:pPr>
              <w:pStyle w:val="NoSpacing"/>
            </w:pPr>
            <w:r>
              <w:t>ProjectType</w:t>
            </w:r>
          </w:p>
        </w:tc>
      </w:tr>
      <w:tr w:rsidR="00D20ACC" w:rsidRPr="005F4836" w14:paraId="56F5C8F7" w14:textId="77777777" w:rsidTr="0030339F">
        <w:trPr>
          <w:trHeight w:val="216"/>
        </w:trPr>
        <w:tc>
          <w:tcPr>
            <w:tcW w:w="9355" w:type="dxa"/>
          </w:tcPr>
          <w:p w14:paraId="02537680" w14:textId="286CEABD" w:rsidR="00D20ACC" w:rsidRDefault="00D20ACC" w:rsidP="0030339F">
            <w:pPr>
              <w:pStyle w:val="NoSpacing"/>
            </w:pPr>
            <w:r>
              <w:lastRenderedPageBreak/>
              <w:t>HMISParticipatingProject</w:t>
            </w:r>
          </w:p>
        </w:tc>
      </w:tr>
      <w:tr w:rsidR="00C1694A" w:rsidRPr="005F4836" w14:paraId="1B57730E" w14:textId="77777777" w:rsidTr="0030339F">
        <w:trPr>
          <w:trHeight w:val="216"/>
        </w:trPr>
        <w:tc>
          <w:tcPr>
            <w:tcW w:w="9355" w:type="dxa"/>
            <w:shd w:val="clear" w:color="auto" w:fill="DBE5F1" w:themeFill="accent1" w:themeFillTint="33"/>
          </w:tcPr>
          <w:p w14:paraId="3EB75C29" w14:textId="77777777" w:rsidR="00C1694A" w:rsidRPr="00947F08" w:rsidRDefault="00C1694A" w:rsidP="0030339F">
            <w:pPr>
              <w:pStyle w:val="NoSpacing"/>
              <w:rPr>
                <w:b/>
                <w:bCs/>
              </w:rPr>
            </w:pPr>
            <w:r w:rsidRPr="00947F08">
              <w:rPr>
                <w:b/>
                <w:bCs/>
              </w:rPr>
              <w:t>hmis_Exit</w:t>
            </w:r>
          </w:p>
        </w:tc>
      </w:tr>
      <w:tr w:rsidR="00C1694A" w:rsidRPr="005F4836" w14:paraId="76101058" w14:textId="77777777" w:rsidTr="0030339F">
        <w:trPr>
          <w:trHeight w:val="216"/>
        </w:trPr>
        <w:tc>
          <w:tcPr>
            <w:tcW w:w="9355" w:type="dxa"/>
          </w:tcPr>
          <w:p w14:paraId="04E5919E" w14:textId="77777777" w:rsidR="00C1694A" w:rsidRPr="00246D5B" w:rsidRDefault="00C1694A" w:rsidP="0030339F">
            <w:pPr>
              <w:pStyle w:val="NoSpacing"/>
            </w:pPr>
            <w:r>
              <w:t>ExitDate</w:t>
            </w:r>
          </w:p>
        </w:tc>
      </w:tr>
      <w:tr w:rsidR="00C1694A" w:rsidRPr="00845520" w14:paraId="53E17837" w14:textId="77777777" w:rsidTr="0030339F">
        <w:trPr>
          <w:trHeight w:val="216"/>
        </w:trPr>
        <w:tc>
          <w:tcPr>
            <w:tcW w:w="9355" w:type="dxa"/>
            <w:shd w:val="clear" w:color="auto" w:fill="DBE5F1" w:themeFill="accent1" w:themeFillTint="33"/>
          </w:tcPr>
          <w:p w14:paraId="614FF7C7"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6E06EFA3" w14:textId="77777777" w:rsidTr="0030339F">
        <w:trPr>
          <w:trHeight w:val="216"/>
        </w:trPr>
        <w:tc>
          <w:tcPr>
            <w:tcW w:w="9355" w:type="dxa"/>
          </w:tcPr>
          <w:p w14:paraId="0BCDB78A" w14:textId="77777777" w:rsidR="00C1694A" w:rsidRDefault="00C1694A" w:rsidP="0030339F">
            <w:pPr>
              <w:pStyle w:val="NoSpacing"/>
            </w:pPr>
            <w:r>
              <w:t>ProjectID</w:t>
            </w:r>
          </w:p>
        </w:tc>
      </w:tr>
      <w:tr w:rsidR="00C1694A" w:rsidRPr="005F4836" w14:paraId="5857FF96" w14:textId="77777777" w:rsidTr="0030339F">
        <w:trPr>
          <w:trHeight w:val="216"/>
        </w:trPr>
        <w:tc>
          <w:tcPr>
            <w:tcW w:w="9355" w:type="dxa"/>
          </w:tcPr>
          <w:p w14:paraId="1B243D7F" w14:textId="77777777" w:rsidR="00C1694A" w:rsidRDefault="00C1694A" w:rsidP="0030339F">
            <w:pPr>
              <w:pStyle w:val="NoSpacing"/>
            </w:pPr>
            <w:r>
              <w:t>HouseholdID</w:t>
            </w:r>
          </w:p>
        </w:tc>
      </w:tr>
      <w:tr w:rsidR="00C1694A" w:rsidRPr="005F4836" w14:paraId="4BC6DDC8" w14:textId="77777777" w:rsidTr="0030339F">
        <w:trPr>
          <w:trHeight w:val="216"/>
        </w:trPr>
        <w:tc>
          <w:tcPr>
            <w:tcW w:w="9355" w:type="dxa"/>
          </w:tcPr>
          <w:p w14:paraId="42F4FE26" w14:textId="77777777" w:rsidR="00C1694A" w:rsidRDefault="00C1694A" w:rsidP="0030339F">
            <w:pPr>
              <w:pStyle w:val="NoSpacing"/>
            </w:pPr>
            <w:r>
              <w:t>RelationshipToHoH</w:t>
            </w:r>
          </w:p>
        </w:tc>
      </w:tr>
      <w:tr w:rsidR="00C1694A" w:rsidRPr="005F4836" w14:paraId="095FFAB7" w14:textId="77777777" w:rsidTr="0030339F">
        <w:trPr>
          <w:trHeight w:val="216"/>
        </w:trPr>
        <w:tc>
          <w:tcPr>
            <w:tcW w:w="9355" w:type="dxa"/>
          </w:tcPr>
          <w:p w14:paraId="273723AA" w14:textId="77777777" w:rsidR="00C1694A" w:rsidRDefault="00C1694A" w:rsidP="0030339F">
            <w:pPr>
              <w:pStyle w:val="NoSpacing"/>
            </w:pPr>
            <w:r>
              <w:t>EntryDate</w:t>
            </w:r>
          </w:p>
        </w:tc>
      </w:tr>
      <w:tr w:rsidR="00115C86" w:rsidRPr="005F4836" w14:paraId="7C651275" w14:textId="77777777" w:rsidTr="0030339F">
        <w:trPr>
          <w:trHeight w:val="216"/>
        </w:trPr>
        <w:tc>
          <w:tcPr>
            <w:tcW w:w="9355" w:type="dxa"/>
          </w:tcPr>
          <w:p w14:paraId="270816F2" w14:textId="0CF14F73" w:rsidR="00115C86" w:rsidRDefault="00115C86" w:rsidP="0030339F">
            <w:pPr>
              <w:pStyle w:val="NoSpacing"/>
            </w:pPr>
            <w:r>
              <w:t>EnrollmentCoC</w:t>
            </w:r>
          </w:p>
        </w:tc>
      </w:tr>
    </w:tbl>
    <w:p w14:paraId="669B0F42"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0E9C049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5A5398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6761CF33" w14:textId="77777777" w:rsidTr="0030339F">
        <w:tc>
          <w:tcPr>
            <w:tcW w:w="9350" w:type="dxa"/>
          </w:tcPr>
          <w:p w14:paraId="1269294B" w14:textId="77777777" w:rsidR="00C1694A" w:rsidRPr="003A0FA0" w:rsidRDefault="00C1694A" w:rsidP="0030339F">
            <w:pPr>
              <w:pStyle w:val="NoSpacing"/>
            </w:pPr>
            <w:r>
              <w:rPr>
                <w:b/>
                <w:bCs/>
              </w:rPr>
              <w:t>NotOneHoH</w:t>
            </w:r>
          </w:p>
        </w:tc>
      </w:tr>
    </w:tbl>
    <w:p w14:paraId="2E56D722" w14:textId="77777777" w:rsidR="00C1694A" w:rsidRPr="00456F88" w:rsidRDefault="00C1694A" w:rsidP="00C1694A"/>
    <w:p w14:paraId="5487F3A4" w14:textId="77777777" w:rsidR="00C1694A" w:rsidRPr="006E0DA7" w:rsidRDefault="00C1694A" w:rsidP="00C1694A">
      <w:pPr>
        <w:pStyle w:val="Heading3"/>
        <w:ind w:left="0" w:firstLine="0"/>
      </w:pPr>
      <w:r>
        <w:t>Logic</w:t>
      </w:r>
    </w:p>
    <w:p w14:paraId="7E9AAE92" w14:textId="77777777" w:rsidR="00C1694A" w:rsidRDefault="00C1694A" w:rsidP="00C1694A">
      <w:pPr>
        <w:pStyle w:val="Heading4"/>
      </w:pPr>
      <w:r>
        <w:t>NotOneHoH</w:t>
      </w:r>
    </w:p>
    <w:p w14:paraId="0F2808A2" w14:textId="42437ED6" w:rsidR="00C1694A" w:rsidRDefault="00C1694A" w:rsidP="00C1694A">
      <w:r>
        <w:t>The LSA disregards enrollment records where there is not exactly one head of household</w:t>
      </w:r>
      <w:r w:rsidR="009B4418">
        <w:t xml:space="preserve">. </w:t>
      </w:r>
    </w:p>
    <w:p w14:paraId="0DDFF06B" w14:textId="54458F53" w:rsidR="00C1694A" w:rsidRDefault="00C1694A" w:rsidP="00C1694A">
      <w:pPr>
        <w:rPr>
          <w:b/>
          <w:bCs/>
        </w:rPr>
      </w:pPr>
      <w:r>
        <w:t xml:space="preserve">This is a systemwide count of </w:t>
      </w:r>
      <w:r w:rsidRPr="001E71E8">
        <w:rPr>
          <w:i/>
          <w:iCs/>
        </w:rPr>
        <w:t>HouseholdID</w:t>
      </w:r>
      <w:r>
        <w:t>s active in continuum ES/SH/TH/RRH/PSH projects during the report period but excluded from the LSA due to this data error</w:t>
      </w:r>
      <w:r w:rsidR="009B4418">
        <w:t xml:space="preserve">. </w:t>
      </w:r>
      <w:r>
        <w:rPr>
          <w:b/>
          <w:bCs/>
        </w:rPr>
        <w:t>Any number higher than zero will have an impact on the usability of a CoC’s LSA data for AHAR purposes</w:t>
      </w:r>
      <w:r w:rsidR="009B4418">
        <w:rPr>
          <w:b/>
          <w:bCs/>
        </w:rPr>
        <w:t xml:space="preserve">. </w:t>
      </w:r>
      <w:r>
        <w:rPr>
          <w:b/>
          <w:bCs/>
        </w:rPr>
        <w:t>Communities may be required to correct these issues and resubmit.</w:t>
      </w:r>
    </w:p>
    <w:p w14:paraId="6316E9DF" w14:textId="77777777" w:rsidR="00C1694A" w:rsidRDefault="00C1694A" w:rsidP="00C1694A">
      <w:r>
        <w:t xml:space="preserve">A count of distinct </w:t>
      </w:r>
      <w:r>
        <w:rPr>
          <w:i/>
          <w:iCs/>
        </w:rPr>
        <w:t>HouseholdID</w:t>
      </w:r>
      <w:r>
        <w:t>s in hmis_Enrollment where:</w:t>
      </w:r>
    </w:p>
    <w:p w14:paraId="01170847" w14:textId="77777777" w:rsidR="00C1694A" w:rsidRDefault="00C1694A" w:rsidP="00777E3F">
      <w:pPr>
        <w:pStyle w:val="ListParagraph"/>
        <w:numPr>
          <w:ilvl w:val="0"/>
          <w:numId w:val="77"/>
        </w:numPr>
        <w:spacing w:before="0" w:after="160" w:line="256" w:lineRule="auto"/>
      </w:pPr>
      <w:r>
        <w:t xml:space="preserve">There are no </w:t>
      </w:r>
      <w:r w:rsidRPr="49FCFE86">
        <w:rPr>
          <w:i/>
          <w:iCs/>
        </w:rPr>
        <w:t>EnrollmentID</w:t>
      </w:r>
      <w:r>
        <w:t xml:space="preserve">s for the </w:t>
      </w:r>
      <w:r w:rsidRPr="49FCFE86">
        <w:rPr>
          <w:i/>
          <w:iCs/>
        </w:rPr>
        <w:t>HouseholdID</w:t>
      </w:r>
      <w:r>
        <w:t xml:space="preserve"> where </w:t>
      </w:r>
      <w:r w:rsidRPr="49FCFE86">
        <w:rPr>
          <w:i/>
          <w:iCs/>
        </w:rPr>
        <w:t>RelationshipToHoH</w:t>
      </w:r>
      <w:r>
        <w:t xml:space="preserve"> = 1; or</w:t>
      </w:r>
    </w:p>
    <w:p w14:paraId="6BA52D5C" w14:textId="77777777" w:rsidR="00C1694A" w:rsidRDefault="00C1694A" w:rsidP="00777E3F">
      <w:pPr>
        <w:pStyle w:val="ListParagraph"/>
        <w:numPr>
          <w:ilvl w:val="0"/>
          <w:numId w:val="77"/>
        </w:numPr>
        <w:spacing w:before="0" w:after="160" w:line="256" w:lineRule="auto"/>
      </w:pPr>
      <w:r>
        <w:t xml:space="preserve">There is more than one </w:t>
      </w:r>
      <w:r w:rsidRPr="49FCFE86">
        <w:rPr>
          <w:i/>
          <w:iCs/>
        </w:rPr>
        <w:t>EnrollmentID</w:t>
      </w:r>
      <w:r>
        <w:t xml:space="preserve"> for the </w:t>
      </w:r>
      <w:r w:rsidRPr="49FCFE86">
        <w:rPr>
          <w:i/>
          <w:iCs/>
        </w:rPr>
        <w:t>HouseholdID</w:t>
      </w:r>
      <w:r>
        <w:t xml:space="preserve"> where </w:t>
      </w:r>
      <w:r w:rsidRPr="49FCFE86">
        <w:rPr>
          <w:i/>
          <w:iCs/>
        </w:rPr>
        <w:t>RelationshipToHoH</w:t>
      </w:r>
      <w:r>
        <w:t xml:space="preserve"> = 1. </w:t>
      </w:r>
    </w:p>
    <w:p w14:paraId="3ACA0AA6" w14:textId="77777777" w:rsidR="00C1694A" w:rsidRDefault="00C1694A" w:rsidP="00C1694A">
      <w:r>
        <w:t>AND:</w:t>
      </w:r>
    </w:p>
    <w:p w14:paraId="74075ACB" w14:textId="0EE31E85" w:rsidR="00C1694A" w:rsidRDefault="00C1694A" w:rsidP="00777E3F">
      <w:pPr>
        <w:pStyle w:val="ListParagraph"/>
        <w:numPr>
          <w:ilvl w:val="0"/>
          <w:numId w:val="77"/>
        </w:numPr>
        <w:spacing w:before="0" w:after="160" w:line="256" w:lineRule="auto"/>
      </w:pPr>
      <w:r w:rsidRPr="49FCFE86">
        <w:rPr>
          <w:i/>
          <w:iCs/>
        </w:rPr>
        <w:t>EntryDate</w:t>
      </w:r>
      <w:r>
        <w:t xml:space="preserve"> &lt;= </w:t>
      </w:r>
      <w:r w:rsidRPr="49FCFE86">
        <w:rPr>
          <w:u w:val="single"/>
        </w:rPr>
        <w:t>ReportEnd</w:t>
      </w:r>
      <w:r>
        <w:t xml:space="preserve">; </w:t>
      </w:r>
      <w:r w:rsidR="00287A48">
        <w:t>and</w:t>
      </w:r>
    </w:p>
    <w:p w14:paraId="59330B71" w14:textId="01195C4A" w:rsidR="00C1694A" w:rsidRDefault="00C1694A" w:rsidP="00777E3F">
      <w:pPr>
        <w:pStyle w:val="ListParagraph"/>
        <w:numPr>
          <w:ilvl w:val="0"/>
          <w:numId w:val="77"/>
        </w:numPr>
        <w:spacing w:before="0" w:after="160" w:line="256" w:lineRule="auto"/>
      </w:pPr>
      <w:r>
        <w:t>hmis_Exit.</w:t>
      </w:r>
      <w:r w:rsidRPr="49FCFE86">
        <w:rPr>
          <w:i/>
          <w:iCs/>
        </w:rPr>
        <w:t>ExitDate</w:t>
      </w:r>
      <w:r>
        <w:t xml:space="preserve"> is NULL or </w:t>
      </w:r>
      <w:r w:rsidRPr="49FCFE86">
        <w:rPr>
          <w:i/>
          <w:iCs/>
        </w:rPr>
        <w:t>ExitDate</w:t>
      </w:r>
      <w:r>
        <w:t xml:space="preserve"> &gt;= </w:t>
      </w:r>
      <w:r w:rsidRPr="49FCFE86">
        <w:rPr>
          <w:u w:val="single"/>
        </w:rPr>
        <w:t>ReportStart</w:t>
      </w:r>
      <w:r>
        <w:t>;</w:t>
      </w:r>
      <w:r w:rsidR="00287A48">
        <w:t xml:space="preserve"> and</w:t>
      </w:r>
    </w:p>
    <w:p w14:paraId="164AC4E5" w14:textId="6EA437A2" w:rsidR="00C1694A" w:rsidRDefault="00C1694A" w:rsidP="00777E3F">
      <w:pPr>
        <w:pStyle w:val="ListParagraph"/>
        <w:numPr>
          <w:ilvl w:val="0"/>
          <w:numId w:val="77"/>
        </w:numPr>
        <w:spacing w:before="0" w:after="160" w:line="256" w:lineRule="auto"/>
      </w:pPr>
      <w:r w:rsidRPr="49FCFE86">
        <w:rPr>
          <w:i/>
          <w:iCs/>
        </w:rPr>
        <w:t xml:space="preserve">ProjectID </w:t>
      </w:r>
      <w:r>
        <w:t>= lsa_Project.</w:t>
      </w:r>
      <w:r w:rsidRPr="49FCFE86">
        <w:rPr>
          <w:b/>
          <w:bCs/>
        </w:rPr>
        <w:t>ProjectID</w:t>
      </w:r>
      <w:r>
        <w:t xml:space="preserve">; </w:t>
      </w:r>
      <w:r w:rsidR="00287A48">
        <w:t>and</w:t>
      </w:r>
    </w:p>
    <w:p w14:paraId="4D704CAC" w14:textId="188BA82B" w:rsidR="00C1694A" w:rsidRDefault="00C1694A" w:rsidP="00777E3F">
      <w:pPr>
        <w:pStyle w:val="ListParagraph"/>
        <w:numPr>
          <w:ilvl w:val="0"/>
          <w:numId w:val="77"/>
        </w:numPr>
        <w:spacing w:before="0" w:after="160" w:line="256" w:lineRule="auto"/>
      </w:pPr>
      <w:r>
        <w:t>lsa_Project.</w:t>
      </w:r>
      <w:r w:rsidRPr="49FCFE86">
        <w:rPr>
          <w:b/>
          <w:bCs/>
        </w:rPr>
        <w:t>ProjectType</w:t>
      </w:r>
      <w:r>
        <w:t xml:space="preserve"> in (</w:t>
      </w:r>
      <w:r w:rsidR="6842D2F1">
        <w:t>0,</w:t>
      </w:r>
      <w:r>
        <w:t>1,2,3,8,13); and</w:t>
      </w:r>
    </w:p>
    <w:p w14:paraId="6AB78CEF" w14:textId="2F200DFB" w:rsidR="00480F40" w:rsidRDefault="00480F40" w:rsidP="00777E3F">
      <w:pPr>
        <w:pStyle w:val="ListParagraph"/>
        <w:numPr>
          <w:ilvl w:val="0"/>
          <w:numId w:val="77"/>
        </w:numPr>
        <w:spacing w:before="0" w:after="160" w:line="256" w:lineRule="auto"/>
      </w:pPr>
      <w:r>
        <w:t>lsa_Organization.</w:t>
      </w:r>
      <w:r w:rsidRPr="49FCFE86">
        <w:rPr>
          <w:b/>
          <w:bCs/>
        </w:rPr>
        <w:t xml:space="preserve">VictimServiceProvider </w:t>
      </w:r>
      <w:r>
        <w:t>= 0</w:t>
      </w:r>
      <w:r w:rsidR="00287A48">
        <w:t>; and</w:t>
      </w:r>
    </w:p>
    <w:p w14:paraId="683A4743" w14:textId="17C10CC4" w:rsidR="00C1694A" w:rsidRDefault="000A3A98" w:rsidP="00777E3F">
      <w:pPr>
        <w:pStyle w:val="ListParagraph"/>
        <w:numPr>
          <w:ilvl w:val="0"/>
          <w:numId w:val="77"/>
        </w:numPr>
        <w:spacing w:before="0" w:after="160" w:line="256" w:lineRule="auto"/>
      </w:pPr>
      <w:r>
        <w:t xml:space="preserve">Any </w:t>
      </w:r>
      <w:r w:rsidR="00C1694A" w:rsidRPr="49FCFE86">
        <w:rPr>
          <w:i/>
          <w:iCs/>
        </w:rPr>
        <w:t>EnrollmentCoC</w:t>
      </w:r>
      <w:r w:rsidR="00C1694A">
        <w:t xml:space="preserve"> </w:t>
      </w:r>
      <w:r w:rsidR="00AC2999">
        <w:t xml:space="preserve">associated with the </w:t>
      </w:r>
      <w:r w:rsidR="00AC2999" w:rsidRPr="00C0251C">
        <w:rPr>
          <w:i/>
          <w:iCs/>
        </w:rPr>
        <w:t>HouseholdID</w:t>
      </w:r>
      <w:r w:rsidR="00AC2999">
        <w:t xml:space="preserve"> </w:t>
      </w:r>
      <w:r w:rsidR="00C1694A">
        <w:t xml:space="preserve">= </w:t>
      </w:r>
      <w:r w:rsidR="00C1694A" w:rsidRPr="49FCFE86">
        <w:rPr>
          <w:u w:val="single"/>
        </w:rPr>
        <w:t>ReportCoC.</w:t>
      </w:r>
    </w:p>
    <w:p w14:paraId="1ECCBAF2" w14:textId="77777777" w:rsidR="00C1694A" w:rsidRDefault="00C1694A" w:rsidP="00C1694A">
      <w:pPr>
        <w:pStyle w:val="Heading2"/>
        <w:tabs>
          <w:tab w:val="left" w:pos="720"/>
        </w:tabs>
      </w:pPr>
      <w:bookmarkStart w:id="2223" w:name="_Toc175057164"/>
      <w:r>
        <w:t>Data Quality:  Enrollments Excluded from the LSA Due to Invalid RelationshipToHoH</w:t>
      </w:r>
      <w:bookmarkEnd w:id="2223"/>
      <w:r>
        <w:t xml:space="preserve"> </w:t>
      </w:r>
    </w:p>
    <w:p w14:paraId="2F2C9514" w14:textId="77777777" w:rsidR="00C1694A" w:rsidRDefault="00C1694A" w:rsidP="00C1694A">
      <w:pPr>
        <w:pStyle w:val="Heading3"/>
      </w:pPr>
      <w:r>
        <w:t>Relevant Data</w:t>
      </w:r>
    </w:p>
    <w:p w14:paraId="5C5FFED3"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D4EEA2E" w14:textId="77777777" w:rsidTr="0030339F">
        <w:trPr>
          <w:trHeight w:val="216"/>
        </w:trPr>
        <w:tc>
          <w:tcPr>
            <w:tcW w:w="9355" w:type="dxa"/>
            <w:shd w:val="clear" w:color="auto" w:fill="FDE9D9" w:themeFill="accent6" w:themeFillTint="33"/>
          </w:tcPr>
          <w:p w14:paraId="69BFC755" w14:textId="77777777" w:rsidR="00C1694A" w:rsidRPr="005F4836" w:rsidRDefault="00C1694A" w:rsidP="0030339F">
            <w:pPr>
              <w:pStyle w:val="NoSpacing"/>
              <w:rPr>
                <w:b/>
                <w:bCs/>
              </w:rPr>
            </w:pPr>
            <w:r>
              <w:rPr>
                <w:b/>
                <w:bCs/>
              </w:rPr>
              <w:t>tlsa_HHID</w:t>
            </w:r>
          </w:p>
        </w:tc>
      </w:tr>
      <w:tr w:rsidR="00C1694A" w:rsidRPr="005F4836" w14:paraId="22C55C11" w14:textId="77777777" w:rsidTr="0030339F">
        <w:trPr>
          <w:trHeight w:val="216"/>
        </w:trPr>
        <w:tc>
          <w:tcPr>
            <w:tcW w:w="9355" w:type="dxa"/>
          </w:tcPr>
          <w:p w14:paraId="577AF2E7" w14:textId="77777777" w:rsidR="00C1694A" w:rsidRPr="00246D5B" w:rsidRDefault="00C1694A" w:rsidP="0030339F">
            <w:pPr>
              <w:pStyle w:val="NoSpacing"/>
            </w:pPr>
            <w:r>
              <w:t>HouseholdID</w:t>
            </w:r>
          </w:p>
        </w:tc>
      </w:tr>
      <w:tr w:rsidR="00C1694A" w:rsidRPr="005F4836" w14:paraId="58D11881" w14:textId="77777777" w:rsidTr="0030339F">
        <w:trPr>
          <w:trHeight w:val="216"/>
        </w:trPr>
        <w:tc>
          <w:tcPr>
            <w:tcW w:w="9355" w:type="dxa"/>
          </w:tcPr>
          <w:p w14:paraId="0869AAFB" w14:textId="77777777" w:rsidR="00C1694A" w:rsidRDefault="00C1694A" w:rsidP="0030339F">
            <w:pPr>
              <w:pStyle w:val="NoSpacing"/>
            </w:pPr>
            <w:r>
              <w:t>Active</w:t>
            </w:r>
          </w:p>
        </w:tc>
      </w:tr>
      <w:tr w:rsidR="00C1694A" w:rsidRPr="005F4836" w14:paraId="3F4E3C0A" w14:textId="77777777" w:rsidTr="0030339F">
        <w:trPr>
          <w:trHeight w:val="216"/>
        </w:trPr>
        <w:tc>
          <w:tcPr>
            <w:tcW w:w="9355" w:type="dxa"/>
            <w:shd w:val="clear" w:color="auto" w:fill="DBE5F1" w:themeFill="accent1" w:themeFillTint="33"/>
          </w:tcPr>
          <w:p w14:paraId="68A5E4FA" w14:textId="77777777" w:rsidR="00C1694A" w:rsidRPr="00947F08" w:rsidRDefault="00C1694A" w:rsidP="0030339F">
            <w:pPr>
              <w:pStyle w:val="NoSpacing"/>
              <w:rPr>
                <w:b/>
                <w:bCs/>
              </w:rPr>
            </w:pPr>
            <w:r w:rsidRPr="00947F08">
              <w:rPr>
                <w:b/>
                <w:bCs/>
              </w:rPr>
              <w:t>hmis_Exit</w:t>
            </w:r>
          </w:p>
        </w:tc>
      </w:tr>
      <w:tr w:rsidR="00C1694A" w:rsidRPr="005F4836" w14:paraId="48282874" w14:textId="77777777" w:rsidTr="0030339F">
        <w:trPr>
          <w:trHeight w:val="216"/>
        </w:trPr>
        <w:tc>
          <w:tcPr>
            <w:tcW w:w="9355" w:type="dxa"/>
          </w:tcPr>
          <w:p w14:paraId="376210B8" w14:textId="77777777" w:rsidR="00C1694A" w:rsidRPr="00246D5B" w:rsidRDefault="00C1694A" w:rsidP="0030339F">
            <w:pPr>
              <w:pStyle w:val="NoSpacing"/>
            </w:pPr>
            <w:r>
              <w:t>ExitDate</w:t>
            </w:r>
          </w:p>
        </w:tc>
      </w:tr>
      <w:tr w:rsidR="00C1694A" w:rsidRPr="00845520" w14:paraId="1586B6CD" w14:textId="77777777" w:rsidTr="0030339F">
        <w:trPr>
          <w:trHeight w:val="216"/>
        </w:trPr>
        <w:tc>
          <w:tcPr>
            <w:tcW w:w="9355" w:type="dxa"/>
            <w:shd w:val="clear" w:color="auto" w:fill="DBE5F1" w:themeFill="accent1" w:themeFillTint="33"/>
          </w:tcPr>
          <w:p w14:paraId="47A4BA2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11551CF1" w14:textId="77777777" w:rsidTr="0030339F">
        <w:trPr>
          <w:trHeight w:val="216"/>
        </w:trPr>
        <w:tc>
          <w:tcPr>
            <w:tcW w:w="9355" w:type="dxa"/>
          </w:tcPr>
          <w:p w14:paraId="6C1F8C45" w14:textId="77777777" w:rsidR="00C1694A" w:rsidRDefault="00C1694A" w:rsidP="0030339F">
            <w:pPr>
              <w:pStyle w:val="NoSpacing"/>
            </w:pPr>
            <w:r>
              <w:t>ProjectID</w:t>
            </w:r>
          </w:p>
        </w:tc>
      </w:tr>
      <w:tr w:rsidR="00C1694A" w:rsidRPr="005F4836" w14:paraId="141A5B81" w14:textId="77777777" w:rsidTr="0030339F">
        <w:trPr>
          <w:trHeight w:val="216"/>
        </w:trPr>
        <w:tc>
          <w:tcPr>
            <w:tcW w:w="9355" w:type="dxa"/>
          </w:tcPr>
          <w:p w14:paraId="0944165B" w14:textId="77777777" w:rsidR="00C1694A" w:rsidRDefault="00C1694A" w:rsidP="0030339F">
            <w:pPr>
              <w:pStyle w:val="NoSpacing"/>
            </w:pPr>
            <w:r>
              <w:lastRenderedPageBreak/>
              <w:t>HouseholdID</w:t>
            </w:r>
          </w:p>
        </w:tc>
      </w:tr>
      <w:tr w:rsidR="00C1694A" w:rsidRPr="005F4836" w14:paraId="5DB58945" w14:textId="77777777" w:rsidTr="0030339F">
        <w:trPr>
          <w:trHeight w:val="216"/>
        </w:trPr>
        <w:tc>
          <w:tcPr>
            <w:tcW w:w="9355" w:type="dxa"/>
          </w:tcPr>
          <w:p w14:paraId="5235316A" w14:textId="77777777" w:rsidR="00C1694A" w:rsidRDefault="00C1694A" w:rsidP="0030339F">
            <w:pPr>
              <w:pStyle w:val="NoSpacing"/>
            </w:pPr>
            <w:r>
              <w:t>RelationshipToHoH</w:t>
            </w:r>
          </w:p>
        </w:tc>
      </w:tr>
      <w:tr w:rsidR="00C1694A" w:rsidRPr="005F4836" w14:paraId="37E4AEDD" w14:textId="77777777" w:rsidTr="0030339F">
        <w:trPr>
          <w:trHeight w:val="216"/>
        </w:trPr>
        <w:tc>
          <w:tcPr>
            <w:tcW w:w="9355" w:type="dxa"/>
          </w:tcPr>
          <w:p w14:paraId="18600D23" w14:textId="77777777" w:rsidR="00C1694A" w:rsidRDefault="00C1694A" w:rsidP="0030339F">
            <w:pPr>
              <w:pStyle w:val="NoSpacing"/>
            </w:pPr>
            <w:r>
              <w:t>EntryDate</w:t>
            </w:r>
          </w:p>
        </w:tc>
      </w:tr>
    </w:tbl>
    <w:p w14:paraId="500670A8"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45B06C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21CC269"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950452F" w14:textId="77777777" w:rsidTr="0030339F">
        <w:tc>
          <w:tcPr>
            <w:tcW w:w="9350" w:type="dxa"/>
          </w:tcPr>
          <w:p w14:paraId="731F781F" w14:textId="77777777" w:rsidR="00C1694A" w:rsidRPr="003A0FA0" w:rsidRDefault="00C1694A" w:rsidP="0030339F">
            <w:pPr>
              <w:pStyle w:val="NoSpacing"/>
            </w:pPr>
            <w:r>
              <w:rPr>
                <w:b/>
                <w:bCs/>
              </w:rPr>
              <w:t>RelationshipToHoH</w:t>
            </w:r>
          </w:p>
        </w:tc>
      </w:tr>
    </w:tbl>
    <w:p w14:paraId="377AE2BC" w14:textId="77777777" w:rsidR="00C1694A" w:rsidRPr="006E0DA7" w:rsidRDefault="00C1694A" w:rsidP="00C1694A">
      <w:pPr>
        <w:pStyle w:val="Heading3"/>
        <w:ind w:left="0" w:firstLine="0"/>
      </w:pPr>
      <w:r>
        <w:t>Logic</w:t>
      </w:r>
    </w:p>
    <w:p w14:paraId="005904CB" w14:textId="77777777" w:rsidR="00C1694A" w:rsidRDefault="00C1694A" w:rsidP="00C1694A">
      <w:pPr>
        <w:pStyle w:val="Heading4"/>
      </w:pPr>
      <w:r>
        <w:t>RelationshipToHoH</w:t>
      </w:r>
    </w:p>
    <w:p w14:paraId="72197F97" w14:textId="6E639922" w:rsidR="00C1694A" w:rsidRDefault="00C1694A" w:rsidP="00C1694A">
      <w:r>
        <w:t xml:space="preserve">The LSA disregards enrollment records where there is no valid </w:t>
      </w:r>
      <w:r>
        <w:rPr>
          <w:i/>
          <w:iCs/>
        </w:rPr>
        <w:t>RelationshipToHoH</w:t>
      </w:r>
      <w:r w:rsidR="009B4418">
        <w:t xml:space="preserve">. </w:t>
      </w:r>
    </w:p>
    <w:p w14:paraId="5740A543" w14:textId="77777777" w:rsidR="00C1694A" w:rsidRDefault="00C1694A" w:rsidP="00C1694A">
      <w:pPr>
        <w:rPr>
          <w:b/>
          <w:bCs/>
        </w:rPr>
      </w:pPr>
      <w:r>
        <w:t xml:space="preserve">This is a count of enrollments associated with households active during the LSA report period but excluded from the LSA due to missing relationship data. </w:t>
      </w:r>
      <w:r>
        <w:rPr>
          <w:b/>
          <w:bCs/>
        </w:rPr>
        <w:t>Any number higher than zero will have an impact on the usability of a CoC’s LSA data for AHAR purposes; communities may be required to correct these issues and resubmit.</w:t>
      </w:r>
    </w:p>
    <w:p w14:paraId="6610E8A9" w14:textId="77777777" w:rsidR="00C1694A" w:rsidRDefault="00C1694A" w:rsidP="00C1694A">
      <w:r>
        <w:t xml:space="preserve">A count of distinct </w:t>
      </w:r>
      <w:r>
        <w:rPr>
          <w:i/>
          <w:iCs/>
        </w:rPr>
        <w:t>EnrollmentID</w:t>
      </w:r>
      <w:r>
        <w:t>s in hmis_Enrollment where:</w:t>
      </w:r>
    </w:p>
    <w:p w14:paraId="31BA75C2" w14:textId="77777777" w:rsidR="00C1694A" w:rsidRDefault="00C1694A" w:rsidP="00777E3F">
      <w:pPr>
        <w:pStyle w:val="ListParagraph"/>
        <w:numPr>
          <w:ilvl w:val="0"/>
          <w:numId w:val="78"/>
        </w:numPr>
        <w:spacing w:before="0" w:after="160" w:line="256" w:lineRule="auto"/>
      </w:pPr>
      <w:r>
        <w:rPr>
          <w:i/>
          <w:iCs/>
        </w:rPr>
        <w:t>RelationshipToHoH</w:t>
      </w:r>
      <w:r>
        <w:t xml:space="preserve"> is NULL or not in (1,2,3,4,5); and</w:t>
      </w:r>
    </w:p>
    <w:p w14:paraId="59446F90" w14:textId="2635573B" w:rsidR="00C1694A" w:rsidRDefault="00C1694A" w:rsidP="00777E3F">
      <w:pPr>
        <w:pStyle w:val="ListParagraph"/>
        <w:numPr>
          <w:ilvl w:val="0"/>
          <w:numId w:val="78"/>
        </w:numPr>
        <w:spacing w:before="0" w:after="160" w:line="256" w:lineRule="auto"/>
      </w:pPr>
      <w:r>
        <w:rPr>
          <w:i/>
          <w:iCs/>
        </w:rPr>
        <w:t xml:space="preserve">DateDeleted </w:t>
      </w:r>
      <w:r>
        <w:t>is NULL</w:t>
      </w:r>
      <w:r w:rsidR="000D2FAD">
        <w:t>; and</w:t>
      </w:r>
    </w:p>
    <w:p w14:paraId="3178CA38" w14:textId="2E804ED3" w:rsidR="00C1694A" w:rsidRPr="00190224" w:rsidRDefault="00C1694A" w:rsidP="00777E3F">
      <w:pPr>
        <w:pStyle w:val="ListParagraph"/>
        <w:numPr>
          <w:ilvl w:val="0"/>
          <w:numId w:val="78"/>
        </w:numPr>
        <w:spacing w:before="0" w:after="160" w:line="256" w:lineRule="auto"/>
      </w:pPr>
      <w:r>
        <w:rPr>
          <w:i/>
          <w:iCs/>
        </w:rPr>
        <w:t xml:space="preserve">EntryDate &lt;= </w:t>
      </w:r>
      <w:r>
        <w:rPr>
          <w:u w:val="single"/>
        </w:rPr>
        <w:t>ReportEnd</w:t>
      </w:r>
      <w:r w:rsidR="000D2FAD">
        <w:rPr>
          <w:u w:val="single"/>
        </w:rPr>
        <w:t>;</w:t>
      </w:r>
      <w:r w:rsidR="000D2FAD" w:rsidRPr="00190224">
        <w:t xml:space="preserve"> and</w:t>
      </w:r>
    </w:p>
    <w:p w14:paraId="396D5A36" w14:textId="0229BF12" w:rsidR="00F411C3" w:rsidRDefault="00F411C3" w:rsidP="00777E3F">
      <w:pPr>
        <w:pStyle w:val="ListParagraph"/>
        <w:numPr>
          <w:ilvl w:val="0"/>
          <w:numId w:val="78"/>
        </w:numPr>
        <w:spacing w:before="0" w:after="160" w:line="256" w:lineRule="auto"/>
      </w:pPr>
      <w:r>
        <w:rPr>
          <w:i/>
          <w:iCs/>
        </w:rPr>
        <w:t xml:space="preserve">ExitDate </w:t>
      </w:r>
      <w:r w:rsidR="00CD215E">
        <w:t xml:space="preserve">is NULL or </w:t>
      </w:r>
      <w:r w:rsidR="00CD215E" w:rsidRPr="00190224">
        <w:rPr>
          <w:i/>
          <w:iCs/>
        </w:rPr>
        <w:t>ExitDate</w:t>
      </w:r>
      <w:r w:rsidR="00CD215E">
        <w:t xml:space="preserve"> &gt;</w:t>
      </w:r>
      <w:r w:rsidR="00A65303">
        <w:t>=</w:t>
      </w:r>
      <w:r w:rsidR="00CD215E">
        <w:t xml:space="preserve"> </w:t>
      </w:r>
      <w:r w:rsidR="00A65303" w:rsidRPr="00190224">
        <w:rPr>
          <w:u w:val="single"/>
        </w:rPr>
        <w:t>ReportStart</w:t>
      </w:r>
      <w:r w:rsidR="000D2FAD" w:rsidRPr="00190224">
        <w:t>; and</w:t>
      </w:r>
    </w:p>
    <w:p w14:paraId="01F29732" w14:textId="77777777" w:rsidR="00C1694A" w:rsidRDefault="00C1694A" w:rsidP="00777E3F">
      <w:pPr>
        <w:pStyle w:val="ListParagraph"/>
        <w:numPr>
          <w:ilvl w:val="0"/>
          <w:numId w:val="78"/>
        </w:numPr>
        <w:spacing w:before="0" w:after="160" w:line="256" w:lineRule="auto"/>
      </w:pPr>
      <w:r>
        <w:rPr>
          <w:i/>
          <w:iCs/>
        </w:rPr>
        <w:t>HouseholdID</w:t>
      </w:r>
      <w:r>
        <w:t xml:space="preserve"> = a </w:t>
      </w:r>
      <w:r>
        <w:rPr>
          <w:b/>
          <w:bCs/>
        </w:rPr>
        <w:t>HouseholdID</w:t>
      </w:r>
      <w:r>
        <w:t xml:space="preserve"> in tlsa_HHID where </w:t>
      </w:r>
      <w:r>
        <w:rPr>
          <w:b/>
          <w:bCs/>
        </w:rPr>
        <w:t>Active</w:t>
      </w:r>
      <w:r>
        <w:t xml:space="preserve"> = 1</w:t>
      </w:r>
    </w:p>
    <w:p w14:paraId="529F0C44" w14:textId="77777777" w:rsidR="00C1694A" w:rsidRDefault="00C1694A" w:rsidP="00C1694A">
      <w:pPr>
        <w:pStyle w:val="Heading2"/>
        <w:tabs>
          <w:tab w:val="left" w:pos="720"/>
        </w:tabs>
      </w:pPr>
      <w:bookmarkStart w:id="2224" w:name="_Toc175057165"/>
      <w:r>
        <w:t>Data Quality:  Invalid Move-In Dates</w:t>
      </w:r>
      <w:bookmarkEnd w:id="2224"/>
      <w:r>
        <w:t xml:space="preserve"> </w:t>
      </w:r>
    </w:p>
    <w:p w14:paraId="3AA661E6" w14:textId="77777777" w:rsidR="00C1694A" w:rsidRDefault="00C1694A" w:rsidP="00C1694A">
      <w:pPr>
        <w:pStyle w:val="Heading3"/>
      </w:pPr>
      <w:r>
        <w:t>Relevant Data</w:t>
      </w:r>
    </w:p>
    <w:p w14:paraId="1C069331"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7D4E9DD" w14:textId="77777777" w:rsidTr="0030339F">
        <w:trPr>
          <w:trHeight w:val="216"/>
        </w:trPr>
        <w:tc>
          <w:tcPr>
            <w:tcW w:w="9355" w:type="dxa"/>
            <w:shd w:val="clear" w:color="auto" w:fill="FDE9D9" w:themeFill="accent6" w:themeFillTint="33"/>
          </w:tcPr>
          <w:p w14:paraId="2736AE99" w14:textId="77777777" w:rsidR="00C1694A" w:rsidRPr="005F4836" w:rsidRDefault="00C1694A" w:rsidP="0030339F">
            <w:pPr>
              <w:pStyle w:val="NoSpacing"/>
              <w:rPr>
                <w:b/>
                <w:bCs/>
              </w:rPr>
            </w:pPr>
            <w:r>
              <w:rPr>
                <w:b/>
                <w:bCs/>
              </w:rPr>
              <w:t>tlsa_HHID</w:t>
            </w:r>
          </w:p>
        </w:tc>
      </w:tr>
      <w:tr w:rsidR="00C1694A" w:rsidRPr="005F4836" w14:paraId="6CF24D48" w14:textId="77777777" w:rsidTr="0030339F">
        <w:trPr>
          <w:trHeight w:val="216"/>
        </w:trPr>
        <w:tc>
          <w:tcPr>
            <w:tcW w:w="9355" w:type="dxa"/>
          </w:tcPr>
          <w:p w14:paraId="3E1CABA9" w14:textId="77777777" w:rsidR="00C1694A" w:rsidRPr="00246D5B" w:rsidRDefault="00C1694A" w:rsidP="0030339F">
            <w:pPr>
              <w:pStyle w:val="NoSpacing"/>
            </w:pPr>
            <w:r>
              <w:t>HouseholdID</w:t>
            </w:r>
          </w:p>
        </w:tc>
      </w:tr>
      <w:tr w:rsidR="00C1694A" w:rsidRPr="005F4836" w14:paraId="56F87E74" w14:textId="77777777" w:rsidTr="0030339F">
        <w:trPr>
          <w:trHeight w:val="216"/>
        </w:trPr>
        <w:tc>
          <w:tcPr>
            <w:tcW w:w="9355" w:type="dxa"/>
          </w:tcPr>
          <w:p w14:paraId="268BA9A9" w14:textId="77777777" w:rsidR="00C1694A" w:rsidRDefault="00C1694A" w:rsidP="0030339F">
            <w:pPr>
              <w:pStyle w:val="NoSpacing"/>
            </w:pPr>
            <w:r>
              <w:t>MoveInDate</w:t>
            </w:r>
          </w:p>
        </w:tc>
      </w:tr>
      <w:tr w:rsidR="00C1694A" w:rsidRPr="005F4836" w14:paraId="311C76D9" w14:textId="77777777" w:rsidTr="0030339F">
        <w:trPr>
          <w:trHeight w:val="216"/>
        </w:trPr>
        <w:tc>
          <w:tcPr>
            <w:tcW w:w="9355" w:type="dxa"/>
          </w:tcPr>
          <w:p w14:paraId="1617FB9D" w14:textId="77777777" w:rsidR="00C1694A" w:rsidRDefault="00C1694A" w:rsidP="0030339F">
            <w:pPr>
              <w:pStyle w:val="NoSpacing"/>
            </w:pPr>
            <w:r>
              <w:t>Active</w:t>
            </w:r>
          </w:p>
        </w:tc>
      </w:tr>
      <w:tr w:rsidR="00AC6445" w:rsidRPr="005F4836" w14:paraId="044371BB" w14:textId="77777777" w:rsidTr="0030339F">
        <w:trPr>
          <w:trHeight w:val="216"/>
        </w:trPr>
        <w:tc>
          <w:tcPr>
            <w:tcW w:w="9355" w:type="dxa"/>
          </w:tcPr>
          <w:p w14:paraId="7516BC51" w14:textId="54AE75EA" w:rsidR="00AC6445" w:rsidRDefault="006E2CAA" w:rsidP="0030339F">
            <w:pPr>
              <w:pStyle w:val="NoSpacing"/>
            </w:pPr>
            <w:r>
              <w:t>LSAProjectType</w:t>
            </w:r>
          </w:p>
        </w:tc>
      </w:tr>
      <w:tr w:rsidR="00C1694A" w:rsidRPr="00845520" w14:paraId="53BBBC44" w14:textId="77777777" w:rsidTr="0030339F">
        <w:trPr>
          <w:trHeight w:val="216"/>
        </w:trPr>
        <w:tc>
          <w:tcPr>
            <w:tcW w:w="9355" w:type="dxa"/>
            <w:shd w:val="clear" w:color="auto" w:fill="DBE5F1" w:themeFill="accent1" w:themeFillTint="33"/>
          </w:tcPr>
          <w:p w14:paraId="2C08413E"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AFE753" w14:textId="77777777" w:rsidTr="0030339F">
        <w:trPr>
          <w:trHeight w:val="216"/>
        </w:trPr>
        <w:tc>
          <w:tcPr>
            <w:tcW w:w="9355" w:type="dxa"/>
          </w:tcPr>
          <w:p w14:paraId="64326740" w14:textId="77777777" w:rsidR="00C1694A" w:rsidRDefault="00C1694A" w:rsidP="0030339F">
            <w:pPr>
              <w:pStyle w:val="NoSpacing"/>
            </w:pPr>
            <w:r>
              <w:t>HouseholdID</w:t>
            </w:r>
          </w:p>
        </w:tc>
      </w:tr>
      <w:tr w:rsidR="00C1694A" w:rsidRPr="005F4836" w14:paraId="56D06188" w14:textId="77777777" w:rsidTr="0030339F">
        <w:trPr>
          <w:trHeight w:val="216"/>
        </w:trPr>
        <w:tc>
          <w:tcPr>
            <w:tcW w:w="9355" w:type="dxa"/>
          </w:tcPr>
          <w:p w14:paraId="034A5CA2" w14:textId="77777777" w:rsidR="00C1694A" w:rsidRDefault="00C1694A" w:rsidP="0030339F">
            <w:pPr>
              <w:pStyle w:val="NoSpacing"/>
            </w:pPr>
            <w:r>
              <w:t>MoveInDate</w:t>
            </w:r>
          </w:p>
        </w:tc>
      </w:tr>
    </w:tbl>
    <w:p w14:paraId="34176CCF"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0F34EE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1B61293"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06A42E2" w14:textId="77777777" w:rsidTr="0030339F">
        <w:tc>
          <w:tcPr>
            <w:tcW w:w="9350" w:type="dxa"/>
          </w:tcPr>
          <w:p w14:paraId="51276C15" w14:textId="77777777" w:rsidR="00C1694A" w:rsidRPr="003A0FA0" w:rsidRDefault="00C1694A" w:rsidP="0030339F">
            <w:pPr>
              <w:pStyle w:val="NoSpacing"/>
            </w:pPr>
            <w:r>
              <w:rPr>
                <w:b/>
                <w:bCs/>
              </w:rPr>
              <w:t>MoveInDate</w:t>
            </w:r>
          </w:p>
        </w:tc>
      </w:tr>
    </w:tbl>
    <w:p w14:paraId="3794CF77" w14:textId="77777777" w:rsidR="00C1694A" w:rsidRPr="006E0DA7" w:rsidRDefault="00C1694A" w:rsidP="00C1694A">
      <w:pPr>
        <w:pStyle w:val="Heading3"/>
        <w:ind w:left="0" w:firstLine="0"/>
      </w:pPr>
      <w:r>
        <w:t>Logic</w:t>
      </w:r>
    </w:p>
    <w:p w14:paraId="62E7C957" w14:textId="77777777" w:rsidR="00C1694A" w:rsidRDefault="00C1694A" w:rsidP="00C1694A">
      <w:pPr>
        <w:pStyle w:val="Heading4"/>
      </w:pPr>
      <w:r>
        <w:t>MoveInDate</w:t>
      </w:r>
    </w:p>
    <w:p w14:paraId="712408E3" w14:textId="77062507" w:rsidR="00C1694A" w:rsidRDefault="00C1694A" w:rsidP="00C1694A">
      <w:r>
        <w:t>This is a count of RRH/PSH enrollments</w:t>
      </w:r>
      <w:r w:rsidR="00470512">
        <w:t xml:space="preserve"> for heads of household</w:t>
      </w:r>
      <w:r>
        <w:t xml:space="preserve"> with move-in dates recorded in HMIS that fall either prior to project entry or after project exit</w:t>
      </w:r>
      <w:r w:rsidR="009B4418">
        <w:t xml:space="preserve">. </w:t>
      </w:r>
      <w:r>
        <w:t xml:space="preserve">These invalid dates are otherwise ignored by the LSA; the </w:t>
      </w:r>
      <w:r>
        <w:rPr>
          <w:b/>
          <w:bCs/>
        </w:rPr>
        <w:t>MoveInDate</w:t>
      </w:r>
      <w:r>
        <w:t xml:space="preserve"> in tlsa_HHID is set to NULL.</w:t>
      </w:r>
    </w:p>
    <w:p w14:paraId="0E75D717" w14:textId="1559AD98" w:rsidR="00C1694A" w:rsidRDefault="00C1694A" w:rsidP="00C1694A">
      <w:r>
        <w:t>A count of tlsa_HHID.</w:t>
      </w:r>
      <w:r w:rsidR="005F1522">
        <w:rPr>
          <w:b/>
          <w:bCs/>
        </w:rPr>
        <w:t>Enrollment</w:t>
      </w:r>
      <w:r>
        <w:rPr>
          <w:b/>
          <w:bCs/>
        </w:rPr>
        <w:t>ID</w:t>
      </w:r>
      <w:r>
        <w:t>s where</w:t>
      </w:r>
    </w:p>
    <w:p w14:paraId="59C9531D" w14:textId="157C665B" w:rsidR="00C1694A" w:rsidRDefault="00C1694A" w:rsidP="00777E3F">
      <w:pPr>
        <w:pStyle w:val="ListParagraph"/>
        <w:numPr>
          <w:ilvl w:val="0"/>
          <w:numId w:val="84"/>
        </w:numPr>
      </w:pPr>
      <w:r w:rsidRPr="00C84904">
        <w:rPr>
          <w:b/>
          <w:bCs/>
        </w:rPr>
        <w:lastRenderedPageBreak/>
        <w:t>LSAProjectType</w:t>
      </w:r>
      <w:r>
        <w:t xml:space="preserve"> in (3,13</w:t>
      </w:r>
      <w:r w:rsidR="009B439E">
        <w:t>,15</w:t>
      </w:r>
      <w:r>
        <w:t>); and</w:t>
      </w:r>
    </w:p>
    <w:p w14:paraId="1B865D7F" w14:textId="77777777" w:rsidR="00C1694A" w:rsidRDefault="00C1694A" w:rsidP="00777E3F">
      <w:pPr>
        <w:pStyle w:val="ListParagraph"/>
        <w:numPr>
          <w:ilvl w:val="0"/>
          <w:numId w:val="84"/>
        </w:numPr>
      </w:pPr>
      <w:r w:rsidRPr="00C84904">
        <w:rPr>
          <w:b/>
          <w:bCs/>
        </w:rPr>
        <w:t xml:space="preserve">Active </w:t>
      </w:r>
      <w:r>
        <w:t>= 1, and:</w:t>
      </w:r>
    </w:p>
    <w:p w14:paraId="0CBDA270" w14:textId="77777777" w:rsidR="00C1694A" w:rsidRDefault="00C1694A" w:rsidP="00777E3F">
      <w:pPr>
        <w:pStyle w:val="ListParagraph"/>
        <w:numPr>
          <w:ilvl w:val="0"/>
          <w:numId w:val="79"/>
        </w:numPr>
        <w:spacing w:before="0" w:after="160" w:line="256" w:lineRule="auto"/>
      </w:pPr>
      <w:r>
        <w:t>tlsa_HHID.</w:t>
      </w:r>
      <w:r w:rsidRPr="49FCFE86">
        <w:rPr>
          <w:b/>
          <w:bCs/>
        </w:rPr>
        <w:t>MoveInDate</w:t>
      </w:r>
      <w:r>
        <w:t xml:space="preserve"> is NULL; and </w:t>
      </w:r>
    </w:p>
    <w:p w14:paraId="620D593C" w14:textId="6B993EC0" w:rsidR="00C1694A" w:rsidRDefault="00C1694A" w:rsidP="00777E3F">
      <w:pPr>
        <w:pStyle w:val="ListParagraph"/>
        <w:numPr>
          <w:ilvl w:val="0"/>
          <w:numId w:val="79"/>
        </w:numPr>
        <w:spacing w:before="0" w:after="160" w:line="256" w:lineRule="auto"/>
      </w:pPr>
      <w:r>
        <w:t>hmis_Enrollment</w:t>
      </w:r>
      <w:r w:rsidR="006E2CAA">
        <w:t>.</w:t>
      </w:r>
      <w:r w:rsidRPr="49FCFE86">
        <w:rPr>
          <w:i/>
          <w:iCs/>
        </w:rPr>
        <w:t>MoveInDate</w:t>
      </w:r>
      <w:r>
        <w:t xml:space="preserve"> </w:t>
      </w:r>
      <w:r w:rsidR="008E0C52">
        <w:t xml:space="preserve">&lt;= </w:t>
      </w:r>
      <w:r w:rsidR="009D3822" w:rsidRPr="49FCFE86">
        <w:rPr>
          <w:u w:val="single"/>
        </w:rPr>
        <w:t>ReportEnd</w:t>
      </w:r>
    </w:p>
    <w:p w14:paraId="352535A1" w14:textId="77777777" w:rsidR="00C1694A" w:rsidRDefault="00C1694A" w:rsidP="00C1694A">
      <w:pPr>
        <w:pStyle w:val="Heading2"/>
        <w:tabs>
          <w:tab w:val="left" w:pos="720"/>
        </w:tabs>
      </w:pPr>
      <w:bookmarkStart w:id="2225" w:name="_Toc175057166"/>
      <w:r>
        <w:t>Data Quality: Counts of Clients / HouseholdIDs / EnrollmentIDs</w:t>
      </w:r>
      <w:bookmarkEnd w:id="2225"/>
    </w:p>
    <w:p w14:paraId="6F872B5D" w14:textId="77777777" w:rsidR="00C1694A" w:rsidRDefault="00C1694A" w:rsidP="00C1694A">
      <w:pPr>
        <w:pStyle w:val="Heading3"/>
      </w:pPr>
      <w:r>
        <w:t>Relevant Data</w:t>
      </w:r>
    </w:p>
    <w:p w14:paraId="2F9792BC" w14:textId="77777777" w:rsidR="00C1694A" w:rsidRPr="00371960"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1EB28EC" w14:textId="77777777" w:rsidTr="0030339F">
        <w:trPr>
          <w:trHeight w:val="216"/>
        </w:trPr>
        <w:tc>
          <w:tcPr>
            <w:tcW w:w="9355" w:type="dxa"/>
            <w:shd w:val="clear" w:color="auto" w:fill="FDE9D9" w:themeFill="accent6" w:themeFillTint="33"/>
          </w:tcPr>
          <w:p w14:paraId="64E50B30" w14:textId="77777777" w:rsidR="00C1694A" w:rsidRPr="005F4836" w:rsidRDefault="00C1694A" w:rsidP="0030339F">
            <w:pPr>
              <w:pStyle w:val="NoSpacing"/>
              <w:rPr>
                <w:b/>
                <w:bCs/>
              </w:rPr>
            </w:pPr>
            <w:r>
              <w:rPr>
                <w:b/>
                <w:bCs/>
              </w:rPr>
              <w:t>tlsa_Person</w:t>
            </w:r>
          </w:p>
        </w:tc>
      </w:tr>
      <w:tr w:rsidR="00C1694A" w:rsidRPr="005F4836" w14:paraId="5A6E36E6" w14:textId="77777777" w:rsidTr="0030339F">
        <w:trPr>
          <w:trHeight w:val="216"/>
        </w:trPr>
        <w:tc>
          <w:tcPr>
            <w:tcW w:w="9355" w:type="dxa"/>
          </w:tcPr>
          <w:p w14:paraId="758DC291" w14:textId="77777777" w:rsidR="00C1694A" w:rsidRPr="00246D5B" w:rsidRDefault="00C1694A" w:rsidP="0030339F">
            <w:pPr>
              <w:pStyle w:val="NoSpacing"/>
            </w:pPr>
            <w:r>
              <w:t>PersonalID</w:t>
            </w:r>
          </w:p>
        </w:tc>
      </w:tr>
      <w:tr w:rsidR="00C1694A" w:rsidRPr="005F4836" w14:paraId="2DB81953" w14:textId="77777777" w:rsidTr="0030339F">
        <w:trPr>
          <w:trHeight w:val="216"/>
        </w:trPr>
        <w:tc>
          <w:tcPr>
            <w:tcW w:w="9355" w:type="dxa"/>
            <w:shd w:val="clear" w:color="auto" w:fill="FDE9D9" w:themeFill="accent6" w:themeFillTint="33"/>
          </w:tcPr>
          <w:p w14:paraId="513D0A11" w14:textId="77777777" w:rsidR="00C1694A" w:rsidRPr="005F4836" w:rsidRDefault="00C1694A" w:rsidP="0030339F">
            <w:pPr>
              <w:pStyle w:val="NoSpacing"/>
              <w:rPr>
                <w:b/>
                <w:bCs/>
              </w:rPr>
            </w:pPr>
            <w:r>
              <w:rPr>
                <w:b/>
                <w:bCs/>
              </w:rPr>
              <w:t>tlsa_HHID</w:t>
            </w:r>
          </w:p>
        </w:tc>
      </w:tr>
      <w:tr w:rsidR="00C1694A" w:rsidRPr="005F4836" w14:paraId="29C358C2" w14:textId="77777777" w:rsidTr="0030339F">
        <w:trPr>
          <w:trHeight w:val="216"/>
        </w:trPr>
        <w:tc>
          <w:tcPr>
            <w:tcW w:w="9355" w:type="dxa"/>
          </w:tcPr>
          <w:p w14:paraId="0AB05541" w14:textId="77777777" w:rsidR="00C1694A" w:rsidRPr="00246D5B" w:rsidRDefault="00C1694A" w:rsidP="0030339F">
            <w:pPr>
              <w:pStyle w:val="NoSpacing"/>
            </w:pPr>
            <w:r>
              <w:t>HouseholdID</w:t>
            </w:r>
          </w:p>
        </w:tc>
      </w:tr>
      <w:tr w:rsidR="00C1694A" w:rsidRPr="005F4836" w14:paraId="5C6ECC33" w14:textId="77777777" w:rsidTr="0030339F">
        <w:trPr>
          <w:trHeight w:val="216"/>
        </w:trPr>
        <w:tc>
          <w:tcPr>
            <w:tcW w:w="9355" w:type="dxa"/>
          </w:tcPr>
          <w:p w14:paraId="4630E284" w14:textId="77777777" w:rsidR="00C1694A" w:rsidRDefault="00C1694A" w:rsidP="0030339F">
            <w:pPr>
              <w:pStyle w:val="NoSpacing"/>
            </w:pPr>
            <w:r>
              <w:t>Active</w:t>
            </w:r>
          </w:p>
        </w:tc>
      </w:tr>
      <w:tr w:rsidR="00C1694A" w:rsidRPr="005F4836" w14:paraId="131C7452" w14:textId="77777777" w:rsidTr="0030339F">
        <w:trPr>
          <w:trHeight w:val="216"/>
        </w:trPr>
        <w:tc>
          <w:tcPr>
            <w:tcW w:w="9355" w:type="dxa"/>
            <w:shd w:val="clear" w:color="auto" w:fill="FDE9D9" w:themeFill="accent6" w:themeFillTint="33"/>
          </w:tcPr>
          <w:p w14:paraId="219CB019" w14:textId="77777777" w:rsidR="00C1694A" w:rsidRPr="005F4836" w:rsidRDefault="00C1694A" w:rsidP="0030339F">
            <w:pPr>
              <w:pStyle w:val="NoSpacing"/>
              <w:rPr>
                <w:b/>
                <w:bCs/>
              </w:rPr>
            </w:pPr>
            <w:r>
              <w:rPr>
                <w:b/>
                <w:bCs/>
              </w:rPr>
              <w:t>tlsa_Enrollment</w:t>
            </w:r>
          </w:p>
        </w:tc>
      </w:tr>
      <w:tr w:rsidR="00C1694A" w:rsidRPr="005F4836" w14:paraId="36C28A3D" w14:textId="77777777" w:rsidTr="0030339F">
        <w:trPr>
          <w:trHeight w:val="216"/>
        </w:trPr>
        <w:tc>
          <w:tcPr>
            <w:tcW w:w="9355" w:type="dxa"/>
          </w:tcPr>
          <w:p w14:paraId="45A71AF9" w14:textId="77777777" w:rsidR="00C1694A" w:rsidRPr="00246D5B" w:rsidRDefault="00C1694A" w:rsidP="0030339F">
            <w:pPr>
              <w:pStyle w:val="NoSpacing"/>
            </w:pPr>
            <w:r>
              <w:t>EnrollmentID</w:t>
            </w:r>
          </w:p>
        </w:tc>
      </w:tr>
      <w:tr w:rsidR="00C1694A" w:rsidRPr="005F4836" w14:paraId="4A6FB0E5" w14:textId="77777777" w:rsidTr="0030339F">
        <w:trPr>
          <w:trHeight w:val="216"/>
        </w:trPr>
        <w:tc>
          <w:tcPr>
            <w:tcW w:w="9355" w:type="dxa"/>
          </w:tcPr>
          <w:p w14:paraId="603E2072" w14:textId="77777777" w:rsidR="00C1694A" w:rsidRDefault="00C1694A" w:rsidP="0030339F">
            <w:pPr>
              <w:pStyle w:val="NoSpacing"/>
            </w:pPr>
            <w:r>
              <w:t>Active</w:t>
            </w:r>
          </w:p>
        </w:tc>
      </w:tr>
      <w:tr w:rsidR="00C1694A" w:rsidRPr="005F4836" w14:paraId="342DBCD1" w14:textId="77777777" w:rsidTr="0030339F">
        <w:trPr>
          <w:trHeight w:val="216"/>
        </w:trPr>
        <w:tc>
          <w:tcPr>
            <w:tcW w:w="9355" w:type="dxa"/>
          </w:tcPr>
          <w:p w14:paraId="39E22838" w14:textId="77777777" w:rsidR="00C1694A" w:rsidRDefault="00C1694A" w:rsidP="0030339F">
            <w:pPr>
              <w:pStyle w:val="NoSpacing"/>
            </w:pPr>
            <w:r>
              <w:t>ActiveAge</w:t>
            </w:r>
          </w:p>
        </w:tc>
      </w:tr>
      <w:tr w:rsidR="00C1694A" w:rsidRPr="005F4836" w14:paraId="08C52672" w14:textId="77777777" w:rsidTr="0030339F">
        <w:trPr>
          <w:trHeight w:val="216"/>
        </w:trPr>
        <w:tc>
          <w:tcPr>
            <w:tcW w:w="9355" w:type="dxa"/>
          </w:tcPr>
          <w:p w14:paraId="59B17AE9" w14:textId="77777777" w:rsidR="00C1694A" w:rsidRDefault="00C1694A" w:rsidP="0030339F">
            <w:pPr>
              <w:pStyle w:val="NoSpacing"/>
            </w:pPr>
            <w:r>
              <w:t>RelationshipToHoH</w:t>
            </w:r>
          </w:p>
        </w:tc>
      </w:tr>
      <w:tr w:rsidR="00C1694A" w:rsidRPr="005F4836" w14:paraId="2D46DAF2" w14:textId="77777777" w:rsidTr="0030339F">
        <w:trPr>
          <w:trHeight w:val="216"/>
        </w:trPr>
        <w:tc>
          <w:tcPr>
            <w:tcW w:w="9355" w:type="dxa"/>
          </w:tcPr>
          <w:p w14:paraId="0E60A92D" w14:textId="77777777" w:rsidR="00C1694A" w:rsidRDefault="00C1694A" w:rsidP="0030339F">
            <w:pPr>
              <w:pStyle w:val="NoSpacing"/>
            </w:pPr>
            <w:r>
              <w:t>ExitDate</w:t>
            </w:r>
          </w:p>
        </w:tc>
      </w:tr>
    </w:tbl>
    <w:p w14:paraId="124A4737"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39B280E0"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69ABF87"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2162A32" w14:textId="77777777" w:rsidTr="0030339F">
        <w:tc>
          <w:tcPr>
            <w:tcW w:w="9350" w:type="dxa"/>
          </w:tcPr>
          <w:p w14:paraId="1006DB42" w14:textId="77777777" w:rsidR="00C1694A" w:rsidRPr="001E71E8" w:rsidRDefault="00C1694A" w:rsidP="0030339F">
            <w:pPr>
              <w:pStyle w:val="NoSpacing"/>
              <w:rPr>
                <w:b/>
                <w:bCs/>
              </w:rPr>
            </w:pPr>
            <w:r>
              <w:rPr>
                <w:b/>
                <w:bCs/>
              </w:rPr>
              <w:t>UnduplicatedClient</w:t>
            </w:r>
          </w:p>
        </w:tc>
      </w:tr>
      <w:tr w:rsidR="00C1694A" w:rsidRPr="003A0FA0" w14:paraId="41E9107C" w14:textId="77777777" w:rsidTr="0030339F">
        <w:tc>
          <w:tcPr>
            <w:tcW w:w="9350" w:type="dxa"/>
          </w:tcPr>
          <w:p w14:paraId="575DBB58" w14:textId="77777777" w:rsidR="00C1694A" w:rsidRDefault="00C1694A" w:rsidP="0030339F">
            <w:pPr>
              <w:pStyle w:val="NoSpacing"/>
              <w:rPr>
                <w:b/>
                <w:bCs/>
              </w:rPr>
            </w:pPr>
            <w:r>
              <w:rPr>
                <w:b/>
                <w:bCs/>
              </w:rPr>
              <w:t>HouseholdEntry</w:t>
            </w:r>
          </w:p>
        </w:tc>
      </w:tr>
      <w:tr w:rsidR="00C1694A" w:rsidRPr="003A0FA0" w14:paraId="61CC6FD9" w14:textId="77777777" w:rsidTr="0030339F">
        <w:tc>
          <w:tcPr>
            <w:tcW w:w="9350" w:type="dxa"/>
          </w:tcPr>
          <w:p w14:paraId="252A4602" w14:textId="77777777" w:rsidR="00C1694A" w:rsidRDefault="00C1694A" w:rsidP="0030339F">
            <w:pPr>
              <w:pStyle w:val="NoSpacing"/>
              <w:rPr>
                <w:b/>
                <w:bCs/>
              </w:rPr>
            </w:pPr>
            <w:r>
              <w:rPr>
                <w:b/>
                <w:bCs/>
              </w:rPr>
              <w:t>ClientEntry</w:t>
            </w:r>
          </w:p>
        </w:tc>
      </w:tr>
      <w:tr w:rsidR="00C1694A" w:rsidRPr="003A0FA0" w14:paraId="438C914C" w14:textId="77777777" w:rsidTr="0030339F">
        <w:tc>
          <w:tcPr>
            <w:tcW w:w="9350" w:type="dxa"/>
          </w:tcPr>
          <w:p w14:paraId="7AEBCFB7" w14:textId="77777777" w:rsidR="00C1694A" w:rsidRDefault="00C1694A" w:rsidP="0030339F">
            <w:pPr>
              <w:pStyle w:val="NoSpacing"/>
              <w:rPr>
                <w:b/>
                <w:bCs/>
              </w:rPr>
            </w:pPr>
            <w:r>
              <w:rPr>
                <w:b/>
                <w:bCs/>
              </w:rPr>
              <w:t>AdultHoHEntry</w:t>
            </w:r>
          </w:p>
        </w:tc>
      </w:tr>
      <w:tr w:rsidR="00C1694A" w:rsidRPr="003A0FA0" w14:paraId="0AE69525" w14:textId="77777777" w:rsidTr="0030339F">
        <w:tc>
          <w:tcPr>
            <w:tcW w:w="9350" w:type="dxa"/>
          </w:tcPr>
          <w:p w14:paraId="02AEE728" w14:textId="77777777" w:rsidR="00C1694A" w:rsidRDefault="00C1694A" w:rsidP="0030339F">
            <w:pPr>
              <w:pStyle w:val="NoSpacing"/>
              <w:rPr>
                <w:b/>
                <w:bCs/>
              </w:rPr>
            </w:pPr>
            <w:r>
              <w:rPr>
                <w:b/>
                <w:bCs/>
              </w:rPr>
              <w:t>ClientExit</w:t>
            </w:r>
          </w:p>
        </w:tc>
      </w:tr>
    </w:tbl>
    <w:p w14:paraId="4AF454FB" w14:textId="77777777" w:rsidR="00C1694A" w:rsidRPr="006E0DA7" w:rsidRDefault="00C1694A" w:rsidP="00C1694A">
      <w:pPr>
        <w:pStyle w:val="Heading3"/>
        <w:ind w:left="0" w:firstLine="0"/>
      </w:pPr>
      <w:r>
        <w:t>Logic</w:t>
      </w:r>
    </w:p>
    <w:p w14:paraId="1A6CF5EC" w14:textId="77777777" w:rsidR="00C1694A" w:rsidRDefault="00C1694A" w:rsidP="00C1694A">
      <w:pPr>
        <w:pStyle w:val="Heading4"/>
      </w:pPr>
      <w:r>
        <w:t>UnduplicatedClient</w:t>
      </w:r>
    </w:p>
    <w:p w14:paraId="612313A2" w14:textId="190E09BA" w:rsidR="00C1694A" w:rsidRDefault="00C1694A" w:rsidP="00C1694A">
      <w:r>
        <w:t xml:space="preserve">A count of distinct </w:t>
      </w:r>
      <w:r>
        <w:rPr>
          <w:b/>
          <w:bCs/>
        </w:rPr>
        <w:t>PersonalID</w:t>
      </w:r>
      <w:r>
        <w:t>s in tlsa_Person</w:t>
      </w:r>
      <w:r w:rsidR="009B4418">
        <w:t xml:space="preserve">. </w:t>
      </w:r>
    </w:p>
    <w:p w14:paraId="19B510D6" w14:textId="77777777" w:rsidR="00C1694A" w:rsidRDefault="00C1694A" w:rsidP="00C1694A">
      <w:pPr>
        <w:pStyle w:val="Heading4"/>
      </w:pPr>
      <w:r>
        <w:t>HouseholdEntry</w:t>
      </w:r>
    </w:p>
    <w:p w14:paraId="52539332" w14:textId="64137678" w:rsidR="00C1694A" w:rsidRDefault="00C1694A" w:rsidP="00C1694A">
      <w:r>
        <w:t xml:space="preserve">A count of distinct </w:t>
      </w:r>
      <w:r w:rsidRPr="49FCFE86">
        <w:rPr>
          <w:b/>
          <w:bCs/>
        </w:rPr>
        <w:t>HouseholdID</w:t>
      </w:r>
      <w:r>
        <w:t xml:space="preserve">s in tlsa_HHID where </w:t>
      </w:r>
      <w:r w:rsidRPr="49FCFE86">
        <w:rPr>
          <w:b/>
          <w:bCs/>
        </w:rPr>
        <w:t xml:space="preserve">Active </w:t>
      </w:r>
      <w:r>
        <w:t>= 1</w:t>
      </w:r>
    </w:p>
    <w:p w14:paraId="6B42BA81" w14:textId="77777777" w:rsidR="00C1694A" w:rsidRDefault="00C1694A" w:rsidP="00C1694A">
      <w:pPr>
        <w:pStyle w:val="Heading4"/>
      </w:pPr>
      <w:r>
        <w:t>ClientEntry</w:t>
      </w:r>
    </w:p>
    <w:p w14:paraId="79F9E2CB" w14:textId="77777777" w:rsidR="00C1694A" w:rsidRDefault="00C1694A" w:rsidP="00C1694A">
      <w:pPr>
        <w:rPr>
          <w:b/>
          <w:bCs/>
        </w:rPr>
      </w:pPr>
      <w:r>
        <w:t xml:space="preserve">A count of distinct </w:t>
      </w:r>
      <w:r>
        <w:rPr>
          <w:b/>
          <w:bCs/>
        </w:rPr>
        <w:t>EnrollmentID</w:t>
      </w:r>
      <w:r>
        <w:t xml:space="preserve">s in tlsa_Enrollment where </w:t>
      </w:r>
      <w:r>
        <w:rPr>
          <w:b/>
          <w:bCs/>
        </w:rPr>
        <w:t xml:space="preserve">Active </w:t>
      </w:r>
      <w:r>
        <w:t>= 1.</w:t>
      </w:r>
    </w:p>
    <w:p w14:paraId="027E7060" w14:textId="77777777" w:rsidR="00C1694A" w:rsidRDefault="00C1694A" w:rsidP="00C1694A">
      <w:pPr>
        <w:pStyle w:val="Heading4"/>
      </w:pPr>
      <w:r>
        <w:t>AdultHoHEntry</w:t>
      </w:r>
    </w:p>
    <w:p w14:paraId="47A9B245" w14:textId="77777777" w:rsidR="00C1694A" w:rsidRDefault="00C1694A" w:rsidP="00C1694A">
      <w:r>
        <w:t xml:space="preserve">A count of distinct </w:t>
      </w:r>
      <w:r>
        <w:rPr>
          <w:b/>
          <w:bCs/>
        </w:rPr>
        <w:t>EnrollmentID</w:t>
      </w:r>
      <w:r>
        <w:t xml:space="preserve">s in tlsa_Enrollment where </w:t>
      </w:r>
      <w:r>
        <w:rPr>
          <w:b/>
          <w:bCs/>
        </w:rPr>
        <w:t xml:space="preserve">Active </w:t>
      </w:r>
      <w:r>
        <w:t>= 1 and:</w:t>
      </w:r>
    </w:p>
    <w:p w14:paraId="5428DF07" w14:textId="77777777" w:rsidR="00C1694A" w:rsidRDefault="00C1694A" w:rsidP="00777E3F">
      <w:pPr>
        <w:pStyle w:val="ListParagraph"/>
        <w:numPr>
          <w:ilvl w:val="0"/>
          <w:numId w:val="80"/>
        </w:numPr>
        <w:spacing w:before="0" w:after="160" w:line="256" w:lineRule="auto"/>
      </w:pPr>
      <w:r>
        <w:rPr>
          <w:b/>
          <w:bCs/>
        </w:rPr>
        <w:t>ActiveAge</w:t>
      </w:r>
      <w:r>
        <w:t xml:space="preserve"> between 18 and 65; or</w:t>
      </w:r>
    </w:p>
    <w:p w14:paraId="3F00F7D8" w14:textId="77777777" w:rsidR="00C1694A" w:rsidRDefault="00C1694A" w:rsidP="00777E3F">
      <w:pPr>
        <w:pStyle w:val="ListParagraph"/>
        <w:numPr>
          <w:ilvl w:val="0"/>
          <w:numId w:val="80"/>
        </w:numPr>
        <w:spacing w:before="0" w:after="160" w:line="256" w:lineRule="auto"/>
        <w:rPr>
          <w:b/>
          <w:bCs/>
        </w:rPr>
      </w:pPr>
      <w:r>
        <w:rPr>
          <w:b/>
          <w:bCs/>
        </w:rPr>
        <w:t>RelationshipToHoH</w:t>
      </w:r>
      <w:r>
        <w:t xml:space="preserve"> = 1.</w:t>
      </w:r>
    </w:p>
    <w:p w14:paraId="2330ED51" w14:textId="77777777" w:rsidR="00C1694A" w:rsidRDefault="00C1694A" w:rsidP="00C1694A">
      <w:pPr>
        <w:pStyle w:val="Heading4"/>
      </w:pPr>
      <w:r>
        <w:lastRenderedPageBreak/>
        <w:t>ClientExit</w:t>
      </w:r>
    </w:p>
    <w:p w14:paraId="270CF9B8" w14:textId="4250079A" w:rsidR="00C1694A" w:rsidRDefault="00C1694A" w:rsidP="00C1694A">
      <w:r>
        <w:t xml:space="preserve">A count of distinct </w:t>
      </w:r>
      <w:r>
        <w:rPr>
          <w:b/>
          <w:bCs/>
        </w:rPr>
        <w:t>PersonalID</w:t>
      </w:r>
      <w:r>
        <w:t>s in tlsa_Enrollment where</w:t>
      </w:r>
      <w:r w:rsidR="00254059">
        <w:t xml:space="preserve"> </w:t>
      </w:r>
      <w:r w:rsidR="000264E0">
        <w:rPr>
          <w:b/>
          <w:bCs/>
        </w:rPr>
        <w:t xml:space="preserve">Active </w:t>
      </w:r>
      <w:r w:rsidR="000264E0">
        <w:t xml:space="preserve">= 1 and </w:t>
      </w:r>
      <w:r w:rsidR="000264E0">
        <w:rPr>
          <w:b/>
          <w:bCs/>
        </w:rPr>
        <w:t>Ex</w:t>
      </w:r>
      <w:r w:rsidRPr="001E71E8">
        <w:rPr>
          <w:b/>
          <w:bCs/>
        </w:rPr>
        <w:t>itDate</w:t>
      </w:r>
      <w:r>
        <w:t xml:space="preserve"> </w:t>
      </w:r>
      <w:r w:rsidR="000264E0">
        <w:t>is not NULL</w:t>
      </w:r>
      <w:r w:rsidR="009B4418">
        <w:t xml:space="preserve">. </w:t>
      </w:r>
    </w:p>
    <w:p w14:paraId="37D4D1A6" w14:textId="77777777" w:rsidR="00C1694A" w:rsidRPr="000A10DE" w:rsidRDefault="00C1694A" w:rsidP="00C1694A">
      <w:pPr>
        <w:pStyle w:val="Heading2"/>
        <w:tabs>
          <w:tab w:val="left" w:pos="720"/>
        </w:tabs>
      </w:pPr>
      <w:bookmarkStart w:id="2226" w:name="_Toc175057167"/>
      <w:r>
        <w:t>Data Quality:  SSN Issues</w:t>
      </w:r>
      <w:bookmarkEnd w:id="2226"/>
    </w:p>
    <w:p w14:paraId="7A7BA3EB" w14:textId="77777777" w:rsidR="00C1694A" w:rsidRDefault="00C1694A" w:rsidP="00C1694A">
      <w:pPr>
        <w:pStyle w:val="Heading3"/>
      </w:pPr>
      <w:r>
        <w:t>Relevant Data</w:t>
      </w:r>
    </w:p>
    <w:p w14:paraId="744C6DAC"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6DCCE8D" w14:textId="77777777" w:rsidTr="0030339F">
        <w:trPr>
          <w:trHeight w:val="216"/>
        </w:trPr>
        <w:tc>
          <w:tcPr>
            <w:tcW w:w="9355" w:type="dxa"/>
            <w:shd w:val="clear" w:color="auto" w:fill="FDE9D9" w:themeFill="accent6" w:themeFillTint="33"/>
          </w:tcPr>
          <w:p w14:paraId="331850B4" w14:textId="77777777" w:rsidR="00C1694A" w:rsidRPr="005F4836" w:rsidRDefault="00C1694A" w:rsidP="0030339F">
            <w:pPr>
              <w:pStyle w:val="NoSpacing"/>
              <w:rPr>
                <w:b/>
                <w:bCs/>
              </w:rPr>
            </w:pPr>
            <w:r>
              <w:rPr>
                <w:b/>
                <w:bCs/>
              </w:rPr>
              <w:t>tlsa_Person</w:t>
            </w:r>
          </w:p>
        </w:tc>
      </w:tr>
      <w:tr w:rsidR="00C1694A" w:rsidRPr="005F4836" w14:paraId="59205B60" w14:textId="77777777" w:rsidTr="0030339F">
        <w:trPr>
          <w:trHeight w:val="216"/>
        </w:trPr>
        <w:tc>
          <w:tcPr>
            <w:tcW w:w="9355" w:type="dxa"/>
          </w:tcPr>
          <w:p w14:paraId="1FECC3CD" w14:textId="77777777" w:rsidR="00C1694A" w:rsidRPr="00246D5B" w:rsidRDefault="00C1694A" w:rsidP="0030339F">
            <w:pPr>
              <w:pStyle w:val="NoSpacing"/>
            </w:pPr>
            <w:r>
              <w:t>PersonalID</w:t>
            </w:r>
          </w:p>
        </w:tc>
      </w:tr>
      <w:tr w:rsidR="00C1694A" w:rsidRPr="00845520" w14:paraId="418E5D06" w14:textId="77777777" w:rsidTr="0030339F">
        <w:trPr>
          <w:trHeight w:val="216"/>
        </w:trPr>
        <w:tc>
          <w:tcPr>
            <w:tcW w:w="9355" w:type="dxa"/>
            <w:shd w:val="clear" w:color="auto" w:fill="DBE5F1" w:themeFill="accent1" w:themeFillTint="33"/>
          </w:tcPr>
          <w:p w14:paraId="495E4BCA" w14:textId="77777777" w:rsidR="00C1694A" w:rsidRPr="00845520" w:rsidRDefault="00C1694A" w:rsidP="0030339F">
            <w:pPr>
              <w:pStyle w:val="NoSpacing"/>
              <w:rPr>
                <w:b/>
                <w:bCs/>
              </w:rPr>
            </w:pPr>
            <w:r>
              <w:rPr>
                <w:b/>
                <w:bCs/>
              </w:rPr>
              <w:t>hmis</w:t>
            </w:r>
            <w:r w:rsidRPr="00845520">
              <w:rPr>
                <w:b/>
                <w:bCs/>
              </w:rPr>
              <w:t>_</w:t>
            </w:r>
            <w:r>
              <w:rPr>
                <w:b/>
                <w:bCs/>
              </w:rPr>
              <w:t>Client</w:t>
            </w:r>
          </w:p>
        </w:tc>
      </w:tr>
      <w:tr w:rsidR="00C1694A" w:rsidRPr="005F4836" w14:paraId="6F4CFE60" w14:textId="77777777" w:rsidTr="0030339F">
        <w:trPr>
          <w:trHeight w:val="216"/>
        </w:trPr>
        <w:tc>
          <w:tcPr>
            <w:tcW w:w="9355" w:type="dxa"/>
          </w:tcPr>
          <w:p w14:paraId="0D938474" w14:textId="77777777" w:rsidR="00C1694A" w:rsidRDefault="00C1694A" w:rsidP="0030339F">
            <w:pPr>
              <w:pStyle w:val="NoSpacing"/>
            </w:pPr>
            <w:r>
              <w:t>PersonalID</w:t>
            </w:r>
          </w:p>
        </w:tc>
      </w:tr>
      <w:tr w:rsidR="00C1694A" w:rsidRPr="005F4836" w14:paraId="3F0AB454" w14:textId="77777777" w:rsidTr="0030339F">
        <w:trPr>
          <w:trHeight w:val="216"/>
        </w:trPr>
        <w:tc>
          <w:tcPr>
            <w:tcW w:w="9355" w:type="dxa"/>
          </w:tcPr>
          <w:p w14:paraId="77C79777" w14:textId="77777777" w:rsidR="00C1694A" w:rsidRDefault="00C1694A" w:rsidP="0030339F">
            <w:pPr>
              <w:pStyle w:val="NoSpacing"/>
            </w:pPr>
            <w:r>
              <w:t>SSN</w:t>
            </w:r>
          </w:p>
        </w:tc>
      </w:tr>
      <w:tr w:rsidR="00C1694A" w:rsidRPr="005F4836" w14:paraId="6D9C6935" w14:textId="77777777" w:rsidTr="0030339F">
        <w:trPr>
          <w:trHeight w:val="216"/>
        </w:trPr>
        <w:tc>
          <w:tcPr>
            <w:tcW w:w="9355" w:type="dxa"/>
          </w:tcPr>
          <w:p w14:paraId="18B4DD59" w14:textId="77777777" w:rsidR="00C1694A" w:rsidRDefault="00C1694A" w:rsidP="0030339F">
            <w:pPr>
              <w:pStyle w:val="NoSpacing"/>
            </w:pPr>
            <w:r>
              <w:t>SSNDataQuality</w:t>
            </w:r>
          </w:p>
        </w:tc>
      </w:tr>
    </w:tbl>
    <w:p w14:paraId="1786144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728A2AD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DC5A651" w14:textId="77777777" w:rsidR="00C1694A" w:rsidRPr="005F4836" w:rsidRDefault="00C1694A"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Pr>
                <w:b w:val="0"/>
                <w:bCs w:val="0"/>
                <w:color w:val="FFFFFF" w:themeColor="background1"/>
              </w:rPr>
              <w:t>Person</w:t>
            </w:r>
          </w:p>
        </w:tc>
      </w:tr>
    </w:tbl>
    <w:tbl>
      <w:tblPr>
        <w:tblStyle w:val="TableGrid"/>
        <w:tblW w:w="9350" w:type="dxa"/>
        <w:tblLook w:val="04A0" w:firstRow="1" w:lastRow="0" w:firstColumn="1" w:lastColumn="0" w:noHBand="0" w:noVBand="1"/>
      </w:tblPr>
      <w:tblGrid>
        <w:gridCol w:w="9350"/>
      </w:tblGrid>
      <w:tr w:rsidR="00C1694A" w:rsidRPr="003A0FA0" w14:paraId="549DBEAE" w14:textId="77777777" w:rsidTr="0030339F">
        <w:tc>
          <w:tcPr>
            <w:tcW w:w="9350" w:type="dxa"/>
          </w:tcPr>
          <w:p w14:paraId="39999960" w14:textId="77777777" w:rsidR="00C1694A" w:rsidRPr="003A0FA0" w:rsidRDefault="00C1694A" w:rsidP="0030339F">
            <w:pPr>
              <w:pStyle w:val="NoSpacing"/>
            </w:pPr>
            <w:r>
              <w:rPr>
                <w:b/>
                <w:bCs/>
              </w:rPr>
              <w:t>SSNValid</w:t>
            </w:r>
          </w:p>
        </w:tc>
      </w:tr>
    </w:tbl>
    <w:tbl>
      <w:tblPr>
        <w:tblStyle w:val="Style1"/>
        <w:tblW w:w="9355" w:type="dxa"/>
        <w:tblLook w:val="04A0" w:firstRow="1" w:lastRow="0" w:firstColumn="1" w:lastColumn="0" w:noHBand="0" w:noVBand="1"/>
      </w:tblPr>
      <w:tblGrid>
        <w:gridCol w:w="9355"/>
      </w:tblGrid>
      <w:tr w:rsidR="00C1694A" w:rsidRPr="006B4F91" w14:paraId="6A3E405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2A90C00"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B577660" w14:textId="77777777" w:rsidTr="0030339F">
        <w:tc>
          <w:tcPr>
            <w:tcW w:w="9350" w:type="dxa"/>
          </w:tcPr>
          <w:p w14:paraId="7136B8AB" w14:textId="77777777" w:rsidR="00C1694A" w:rsidRPr="003A0FA0" w:rsidRDefault="00C1694A" w:rsidP="0030339F">
            <w:pPr>
              <w:pStyle w:val="NoSpacing"/>
            </w:pPr>
            <w:r>
              <w:rPr>
                <w:b/>
                <w:bCs/>
              </w:rPr>
              <w:t>SSNNotProvided</w:t>
            </w:r>
          </w:p>
        </w:tc>
      </w:tr>
      <w:tr w:rsidR="00C1694A" w:rsidRPr="003A0FA0" w14:paraId="53206BC1" w14:textId="77777777" w:rsidTr="0030339F">
        <w:tc>
          <w:tcPr>
            <w:tcW w:w="9350" w:type="dxa"/>
          </w:tcPr>
          <w:p w14:paraId="45651D43" w14:textId="77777777" w:rsidR="00C1694A" w:rsidRDefault="00C1694A" w:rsidP="0030339F">
            <w:pPr>
              <w:pStyle w:val="NoSpacing"/>
              <w:rPr>
                <w:b/>
                <w:bCs/>
              </w:rPr>
            </w:pPr>
            <w:r>
              <w:rPr>
                <w:b/>
                <w:bCs/>
              </w:rPr>
              <w:t>SSNMissingOrInvalid</w:t>
            </w:r>
          </w:p>
        </w:tc>
      </w:tr>
      <w:tr w:rsidR="00C1694A" w:rsidRPr="003A0FA0" w14:paraId="36FD6012" w14:textId="77777777" w:rsidTr="0030339F">
        <w:tc>
          <w:tcPr>
            <w:tcW w:w="9350" w:type="dxa"/>
          </w:tcPr>
          <w:p w14:paraId="1DD2B1D8" w14:textId="77777777" w:rsidR="00C1694A" w:rsidRDefault="00C1694A" w:rsidP="0030339F">
            <w:pPr>
              <w:pStyle w:val="NoSpacing"/>
              <w:rPr>
                <w:b/>
                <w:bCs/>
              </w:rPr>
            </w:pPr>
            <w:r>
              <w:rPr>
                <w:b/>
                <w:bCs/>
              </w:rPr>
              <w:t>ClientSSNNotUnique</w:t>
            </w:r>
          </w:p>
        </w:tc>
      </w:tr>
      <w:tr w:rsidR="00C1694A" w:rsidRPr="003A0FA0" w14:paraId="188AF73F" w14:textId="77777777" w:rsidTr="0030339F">
        <w:tc>
          <w:tcPr>
            <w:tcW w:w="9350" w:type="dxa"/>
          </w:tcPr>
          <w:p w14:paraId="315B59A6" w14:textId="77777777" w:rsidR="00C1694A" w:rsidRDefault="00C1694A" w:rsidP="0030339F">
            <w:pPr>
              <w:pStyle w:val="NoSpacing"/>
              <w:rPr>
                <w:b/>
                <w:bCs/>
              </w:rPr>
            </w:pPr>
            <w:r>
              <w:rPr>
                <w:b/>
                <w:bCs/>
              </w:rPr>
              <w:t>DistinctSSNValueNotUnique</w:t>
            </w:r>
          </w:p>
        </w:tc>
      </w:tr>
    </w:tbl>
    <w:p w14:paraId="263BD95F" w14:textId="77777777" w:rsidR="00C1694A" w:rsidRPr="006E0DA7" w:rsidRDefault="00C1694A" w:rsidP="00C1694A">
      <w:pPr>
        <w:pStyle w:val="Heading3"/>
        <w:ind w:left="0" w:firstLine="0"/>
      </w:pPr>
      <w:r>
        <w:t>Logic</w:t>
      </w:r>
    </w:p>
    <w:p w14:paraId="610ECECD" w14:textId="77777777" w:rsidR="00C1694A" w:rsidRDefault="00C1694A" w:rsidP="00C1694A">
      <w:pPr>
        <w:pStyle w:val="Heading4"/>
      </w:pPr>
      <w:r>
        <w:t>SSNValid</w:t>
      </w:r>
    </w:p>
    <w:p w14:paraId="10207EA5" w14:textId="77777777" w:rsidR="00C1694A" w:rsidRDefault="00C1694A" w:rsidP="00C1694A">
      <w:r>
        <w:rPr>
          <w:b/>
          <w:bCs/>
        </w:rPr>
        <w:t>SSNValid</w:t>
      </w:r>
      <w:r>
        <w:t xml:space="preserve"> in tlsa_Person should be set to the first value in the table below where the criteria are consistent with client records:</w:t>
      </w:r>
    </w:p>
    <w:tbl>
      <w:tblPr>
        <w:tblStyle w:val="Style11"/>
        <w:tblW w:w="9355" w:type="dxa"/>
        <w:tblLook w:val="04A0" w:firstRow="1" w:lastRow="0" w:firstColumn="1" w:lastColumn="0" w:noHBand="0" w:noVBand="1"/>
      </w:tblPr>
      <w:tblGrid>
        <w:gridCol w:w="835"/>
        <w:gridCol w:w="691"/>
        <w:gridCol w:w="7829"/>
      </w:tblGrid>
      <w:tr w:rsidR="00C1694A" w14:paraId="3DFC5BF9"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49A73032" w14:textId="77777777" w:rsidR="00C1694A" w:rsidRDefault="00C1694A" w:rsidP="0030339F">
            <w:r>
              <w:t>Priority</w:t>
            </w:r>
          </w:p>
        </w:tc>
        <w:tc>
          <w:tcPr>
            <w:tcW w:w="691" w:type="dxa"/>
            <w:hideMark/>
          </w:tcPr>
          <w:p w14:paraId="2DF0C71B"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Value</w:t>
            </w:r>
          </w:p>
        </w:tc>
        <w:tc>
          <w:tcPr>
            <w:tcW w:w="7829" w:type="dxa"/>
            <w:hideMark/>
          </w:tcPr>
          <w:p w14:paraId="09132197"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Criteria</w:t>
            </w:r>
          </w:p>
        </w:tc>
      </w:tr>
      <w:tr w:rsidR="00C1694A" w14:paraId="3A635E7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5612930" w14:textId="77777777" w:rsidR="00C1694A" w:rsidRDefault="00C1694A" w:rsidP="0030339F">
            <w:r>
              <w:t>1</w:t>
            </w:r>
          </w:p>
        </w:tc>
        <w:tc>
          <w:tcPr>
            <w:tcW w:w="691" w:type="dxa"/>
            <w:hideMark/>
          </w:tcPr>
          <w:p w14:paraId="4B75E616"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9</w:t>
            </w:r>
          </w:p>
        </w:tc>
        <w:tc>
          <w:tcPr>
            <w:tcW w:w="7829" w:type="dxa"/>
            <w:hideMark/>
          </w:tcPr>
          <w:p w14:paraId="0508B70F"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hmis_Client</w:t>
            </w:r>
            <w:r>
              <w:rPr>
                <w:b/>
              </w:rPr>
              <w:t>.</w:t>
            </w:r>
            <w:r>
              <w:rPr>
                <w:bCs/>
                <w:i/>
                <w:iCs/>
              </w:rPr>
              <w:t>SSNDataQuality</w:t>
            </w:r>
            <w:r>
              <w:rPr>
                <w:bCs/>
              </w:rPr>
              <w:t xml:space="preserve"> in (8,9)</w:t>
            </w:r>
          </w:p>
        </w:tc>
      </w:tr>
      <w:tr w:rsidR="00C1694A" w14:paraId="52C1E81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12CC96A" w14:textId="77777777" w:rsidR="00C1694A" w:rsidRDefault="00C1694A" w:rsidP="0030339F">
            <w:r>
              <w:t>2</w:t>
            </w:r>
          </w:p>
        </w:tc>
        <w:tc>
          <w:tcPr>
            <w:tcW w:w="691" w:type="dxa"/>
            <w:hideMark/>
          </w:tcPr>
          <w:p w14:paraId="7E379F7A"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pPr>
            <w:r>
              <w:t>0</w:t>
            </w:r>
          </w:p>
        </w:tc>
        <w:tc>
          <w:tcPr>
            <w:tcW w:w="7829" w:type="dxa"/>
            <w:hideMark/>
          </w:tcPr>
          <w:p w14:paraId="36EDFF76"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rPr>
                <w:bCs/>
              </w:rPr>
            </w:pPr>
            <w:r>
              <w:t>hmis_Client</w:t>
            </w:r>
            <w:r>
              <w:rPr>
                <w:b/>
              </w:rPr>
              <w:t>.</w:t>
            </w:r>
            <w:r>
              <w:rPr>
                <w:bCs/>
                <w:i/>
                <w:iCs/>
              </w:rPr>
              <w:t>SSNDataQuality</w:t>
            </w:r>
            <w:r>
              <w:rPr>
                <w:bCs/>
              </w:rPr>
              <w:t xml:space="preserve"> NOT in (8,9); and</w:t>
            </w:r>
          </w:p>
          <w:p w14:paraId="636E1A52"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t>Length(hmis_Client.</w:t>
            </w:r>
            <w:r w:rsidRPr="49FCFE86">
              <w:rPr>
                <w:i/>
                <w:iCs/>
              </w:rPr>
              <w:t>SSN</w:t>
            </w:r>
            <w:r>
              <w:t>) &lt;&gt; 9; or</w:t>
            </w:r>
          </w:p>
          <w:p w14:paraId="11F4AE6F"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is NULL or set to system default; or</w:t>
            </w:r>
          </w:p>
          <w:p w14:paraId="72D4885A"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begins with ‘000’, ‘666’, or ‘9’; or</w:t>
            </w:r>
          </w:p>
          <w:p w14:paraId="5E7FCF18"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middle 2 digits are ‘00’ (e.g. 999-00-9999); or</w:t>
            </w:r>
          </w:p>
          <w:p w14:paraId="6838A2DC"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last 4 digits are ‘0000’; or</w:t>
            </w:r>
          </w:p>
          <w:p w14:paraId="5FCCB546"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contains any character other than 0-9; or</w:t>
            </w:r>
          </w:p>
          <w:p w14:paraId="4B533916" w14:textId="59B4CD6F" w:rsidR="00110965" w:rsidRPr="00110965"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in ('111111111', '222222222', '333333333', '444444444', '555555555', '777777777', '888888888'</w:t>
            </w:r>
            <w:r w:rsidR="00DF06A4">
              <w:t xml:space="preserve">, </w:t>
            </w:r>
            <w:r w:rsidR="00981BDD">
              <w:t>‘</w:t>
            </w:r>
            <w:r w:rsidR="00DF06A4">
              <w:t>123456789</w:t>
            </w:r>
            <w:r w:rsidR="00981BDD">
              <w:t>’, ‘</w:t>
            </w:r>
            <w:r w:rsidR="00DF06A4">
              <w:t>234567890</w:t>
            </w:r>
            <w:r w:rsidR="00981BDD">
              <w:t>’, ‘</w:t>
            </w:r>
            <w:r w:rsidR="00DF06A4">
              <w:t>345678901</w:t>
            </w:r>
            <w:r w:rsidR="00981BDD">
              <w:t>’, ‘</w:t>
            </w:r>
            <w:r w:rsidR="00DF06A4">
              <w:t>456789012</w:t>
            </w:r>
            <w:r w:rsidR="00981BDD">
              <w:t>’, ‘</w:t>
            </w:r>
            <w:r w:rsidR="00DF06A4">
              <w:t>567890123</w:t>
            </w:r>
            <w:r w:rsidR="00981BDD">
              <w:t>’, ‘</w:t>
            </w:r>
            <w:r w:rsidR="00DF06A4">
              <w:t>678901234</w:t>
            </w:r>
            <w:r w:rsidR="00981BDD">
              <w:t>’, ‘</w:t>
            </w:r>
            <w:r w:rsidR="00DF06A4">
              <w:t>789012345</w:t>
            </w:r>
            <w:r w:rsidR="00981BDD">
              <w:t>’, ‘</w:t>
            </w:r>
            <w:r w:rsidR="00DF06A4">
              <w:t>890123456</w:t>
            </w:r>
            <w:r w:rsidR="00981BDD">
              <w:t>’, ‘</w:t>
            </w:r>
            <w:r w:rsidR="00DF06A4">
              <w:t>901234567</w:t>
            </w:r>
            <w:r w:rsidR="00981BDD">
              <w:t>’</w:t>
            </w:r>
            <w:r>
              <w:t>)</w:t>
            </w:r>
          </w:p>
        </w:tc>
      </w:tr>
      <w:tr w:rsidR="00C1694A" w14:paraId="01FE51A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73F1B828" w14:textId="77777777" w:rsidR="00C1694A" w:rsidRDefault="00C1694A" w:rsidP="0030339F">
            <w:r>
              <w:t>3</w:t>
            </w:r>
          </w:p>
        </w:tc>
        <w:tc>
          <w:tcPr>
            <w:tcW w:w="691" w:type="dxa"/>
            <w:hideMark/>
          </w:tcPr>
          <w:p w14:paraId="1B32D5C3"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1</w:t>
            </w:r>
          </w:p>
        </w:tc>
        <w:tc>
          <w:tcPr>
            <w:tcW w:w="7829" w:type="dxa"/>
            <w:hideMark/>
          </w:tcPr>
          <w:p w14:paraId="083F5DCE"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(All others)</w:t>
            </w:r>
          </w:p>
        </w:tc>
      </w:tr>
    </w:tbl>
    <w:p w14:paraId="037A5339" w14:textId="660FE785" w:rsidR="00110965" w:rsidRDefault="00110965" w:rsidP="00190224">
      <w:r>
        <w:lastRenderedPageBreak/>
        <w:t xml:space="preserve">These checks will not catch all invalid </w:t>
      </w:r>
      <w:r w:rsidR="00135A5A">
        <w:t>SSNs, but others will be assumed valid.</w:t>
      </w:r>
    </w:p>
    <w:p w14:paraId="148F0E6C" w14:textId="36CA21AA" w:rsidR="00C1694A" w:rsidRDefault="00C1694A" w:rsidP="00C1694A">
      <w:pPr>
        <w:pStyle w:val="Heading4"/>
      </w:pPr>
      <w:r>
        <w:t>SSNNotProvided</w:t>
      </w:r>
    </w:p>
    <w:p w14:paraId="4F28F2CB" w14:textId="77777777" w:rsidR="00C1694A" w:rsidRDefault="00C1694A" w:rsidP="00C1694A">
      <w:r>
        <w:t xml:space="preserve">A count of </w:t>
      </w:r>
      <w:r>
        <w:rPr>
          <w:b/>
          <w:bCs/>
        </w:rPr>
        <w:t>PersonalID</w:t>
      </w:r>
      <w:r>
        <w:t>s in tlsa_Person where SSNValid = 9</w:t>
      </w:r>
    </w:p>
    <w:p w14:paraId="70F73102" w14:textId="77777777" w:rsidR="00C1694A" w:rsidRDefault="00C1694A" w:rsidP="00C1694A">
      <w:pPr>
        <w:pStyle w:val="Heading4"/>
      </w:pPr>
      <w:r>
        <w:t>SSNMissingOrInvalid</w:t>
      </w:r>
    </w:p>
    <w:p w14:paraId="561FFCB5" w14:textId="77777777" w:rsidR="00C1694A" w:rsidRDefault="00C1694A" w:rsidP="00C1694A">
      <w:r>
        <w:t xml:space="preserve">A count of </w:t>
      </w:r>
      <w:r>
        <w:rPr>
          <w:b/>
          <w:bCs/>
        </w:rPr>
        <w:t>PersonalID</w:t>
      </w:r>
      <w:r>
        <w:t xml:space="preserve">s in tlsa_Person where </w:t>
      </w:r>
      <w:r w:rsidRPr="00190224">
        <w:rPr>
          <w:b/>
          <w:bCs/>
        </w:rPr>
        <w:t>SSNValid</w:t>
      </w:r>
      <w:r>
        <w:t xml:space="preserve"> = 0</w:t>
      </w:r>
    </w:p>
    <w:p w14:paraId="242E83A6" w14:textId="77777777" w:rsidR="00C1694A" w:rsidRDefault="00C1694A" w:rsidP="00C1694A">
      <w:pPr>
        <w:pStyle w:val="Heading4"/>
      </w:pPr>
      <w:r>
        <w:t>ClientSSNNotUnique</w:t>
      </w:r>
    </w:p>
    <w:p w14:paraId="277D2D41" w14:textId="2DE9564D" w:rsidR="00C1694A" w:rsidRDefault="00C1694A" w:rsidP="00C1694A">
      <w:r>
        <w:t xml:space="preserve">A count of distinct </w:t>
      </w:r>
      <w:r>
        <w:rPr>
          <w:b/>
          <w:bCs/>
        </w:rPr>
        <w:t>PersonalID</w:t>
      </w:r>
      <w:r>
        <w:t>s in tlsa_Person who have the same value in hmis_Client.</w:t>
      </w:r>
      <w:r>
        <w:rPr>
          <w:i/>
          <w:iCs/>
        </w:rPr>
        <w:t xml:space="preserve">SSN </w:t>
      </w:r>
      <w:r>
        <w:t xml:space="preserve">as one or more other </w:t>
      </w:r>
      <w:r>
        <w:rPr>
          <w:b/>
          <w:bCs/>
        </w:rPr>
        <w:t>PersonalID</w:t>
      </w:r>
      <w:r>
        <w:t xml:space="preserve">s in tlsa_Person where </w:t>
      </w:r>
      <w:r>
        <w:rPr>
          <w:b/>
          <w:bCs/>
        </w:rPr>
        <w:t>SSNValid</w:t>
      </w:r>
      <w:r>
        <w:t xml:space="preserve"> = 1</w:t>
      </w:r>
      <w:r w:rsidR="00B75317">
        <w:t xml:space="preserve"> for at least one of the records.</w:t>
      </w:r>
    </w:p>
    <w:p w14:paraId="083DE810" w14:textId="77777777" w:rsidR="00C1694A" w:rsidRDefault="00C1694A" w:rsidP="00C1694A">
      <w:pPr>
        <w:pStyle w:val="Heading4"/>
      </w:pPr>
      <w:r>
        <w:t>DistinctSSNValueNotUnique</w:t>
      </w:r>
    </w:p>
    <w:p w14:paraId="49FC724C" w14:textId="5146B491" w:rsidR="00C1694A" w:rsidRDefault="00C1694A" w:rsidP="00C1694A">
      <w:r>
        <w:t>A count of distinct hmis_Client.</w:t>
      </w:r>
      <w:r>
        <w:rPr>
          <w:i/>
          <w:iCs/>
        </w:rPr>
        <w:t>SSN</w:t>
      </w:r>
      <w:r>
        <w:t xml:space="preserve"> values associated with more than one </w:t>
      </w:r>
      <w:r>
        <w:rPr>
          <w:b/>
          <w:bCs/>
        </w:rPr>
        <w:t>PersonalID</w:t>
      </w:r>
      <w:r>
        <w:t xml:space="preserve"> tlsa_Person where </w:t>
      </w:r>
      <w:r>
        <w:rPr>
          <w:b/>
          <w:bCs/>
        </w:rPr>
        <w:t>SSNValid</w:t>
      </w:r>
      <w:r>
        <w:t xml:space="preserve"> = 1</w:t>
      </w:r>
      <w:r w:rsidR="00B75317">
        <w:t xml:space="preserve"> for at least one of the records.</w:t>
      </w:r>
    </w:p>
    <w:p w14:paraId="11767729" w14:textId="77777777" w:rsidR="00C1694A" w:rsidRDefault="00C1694A" w:rsidP="00C1694A">
      <w:pPr>
        <w:pStyle w:val="Heading2"/>
        <w:tabs>
          <w:tab w:val="left" w:pos="720"/>
        </w:tabs>
      </w:pPr>
      <w:bookmarkStart w:id="2227" w:name="_Toc175057168"/>
      <w:r>
        <w:t>Data Quality:  Enrollment Data</w:t>
      </w:r>
      <w:bookmarkEnd w:id="2227"/>
    </w:p>
    <w:p w14:paraId="08C61014" w14:textId="77777777" w:rsidR="00C1694A" w:rsidRDefault="00C1694A" w:rsidP="00C1694A">
      <w:pPr>
        <w:pStyle w:val="Heading3"/>
      </w:pPr>
      <w:r>
        <w:t>Relevant Data</w:t>
      </w:r>
    </w:p>
    <w:p w14:paraId="31637AE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1B5D0B89" w14:textId="77777777" w:rsidTr="0030339F">
        <w:trPr>
          <w:trHeight w:val="216"/>
        </w:trPr>
        <w:tc>
          <w:tcPr>
            <w:tcW w:w="9355" w:type="dxa"/>
            <w:shd w:val="clear" w:color="auto" w:fill="FDE9D9" w:themeFill="accent6" w:themeFillTint="33"/>
          </w:tcPr>
          <w:p w14:paraId="506DB246" w14:textId="77777777" w:rsidR="00C1694A" w:rsidRPr="005F4836" w:rsidRDefault="00C1694A" w:rsidP="0030339F">
            <w:pPr>
              <w:pStyle w:val="NoSpacing"/>
              <w:rPr>
                <w:b/>
                <w:bCs/>
              </w:rPr>
            </w:pPr>
            <w:r>
              <w:rPr>
                <w:b/>
                <w:bCs/>
              </w:rPr>
              <w:t>lsa_Project</w:t>
            </w:r>
          </w:p>
        </w:tc>
      </w:tr>
      <w:tr w:rsidR="00C1694A" w:rsidRPr="005F4836" w14:paraId="4AF42812" w14:textId="77777777" w:rsidTr="0030339F">
        <w:trPr>
          <w:trHeight w:val="216"/>
        </w:trPr>
        <w:tc>
          <w:tcPr>
            <w:tcW w:w="9355" w:type="dxa"/>
          </w:tcPr>
          <w:p w14:paraId="5B905405" w14:textId="5D5AD906" w:rsidR="00C1694A" w:rsidRPr="00246D5B" w:rsidRDefault="00A76DE2" w:rsidP="0030339F">
            <w:pPr>
              <w:pStyle w:val="NoSpacing"/>
            </w:pPr>
            <w:r>
              <w:t>ProjectType</w:t>
            </w:r>
          </w:p>
        </w:tc>
      </w:tr>
      <w:tr w:rsidR="00C1694A" w:rsidRPr="005F4836" w14:paraId="31F85C95" w14:textId="77777777" w:rsidTr="0030339F">
        <w:trPr>
          <w:trHeight w:val="216"/>
        </w:trPr>
        <w:tc>
          <w:tcPr>
            <w:tcW w:w="9355" w:type="dxa"/>
            <w:shd w:val="clear" w:color="auto" w:fill="FDE9D9" w:themeFill="accent6" w:themeFillTint="33"/>
          </w:tcPr>
          <w:p w14:paraId="13B215BB" w14:textId="77777777" w:rsidR="00C1694A" w:rsidRPr="005F4836" w:rsidRDefault="00C1694A" w:rsidP="0030339F">
            <w:pPr>
              <w:pStyle w:val="NoSpacing"/>
              <w:rPr>
                <w:b/>
                <w:bCs/>
              </w:rPr>
            </w:pPr>
            <w:r>
              <w:rPr>
                <w:b/>
                <w:bCs/>
              </w:rPr>
              <w:t>tlsa_Enrollment</w:t>
            </w:r>
          </w:p>
        </w:tc>
      </w:tr>
      <w:tr w:rsidR="00C1694A" w:rsidRPr="005F4836" w14:paraId="6BE40D24" w14:textId="77777777" w:rsidTr="0030339F">
        <w:trPr>
          <w:trHeight w:val="216"/>
        </w:trPr>
        <w:tc>
          <w:tcPr>
            <w:tcW w:w="9355" w:type="dxa"/>
          </w:tcPr>
          <w:p w14:paraId="20049C11" w14:textId="77777777" w:rsidR="00C1694A" w:rsidRPr="00246D5B" w:rsidRDefault="00C1694A" w:rsidP="0030339F">
            <w:pPr>
              <w:pStyle w:val="NoSpacing"/>
            </w:pPr>
            <w:r>
              <w:t>EnrollmentID</w:t>
            </w:r>
          </w:p>
        </w:tc>
      </w:tr>
      <w:tr w:rsidR="00C1694A" w:rsidRPr="005F4836" w14:paraId="724EC332" w14:textId="77777777" w:rsidTr="0030339F">
        <w:trPr>
          <w:trHeight w:val="216"/>
        </w:trPr>
        <w:tc>
          <w:tcPr>
            <w:tcW w:w="9355" w:type="dxa"/>
          </w:tcPr>
          <w:p w14:paraId="26D91D88" w14:textId="77777777" w:rsidR="00C1694A" w:rsidRDefault="00C1694A" w:rsidP="0030339F">
            <w:pPr>
              <w:pStyle w:val="NoSpacing"/>
            </w:pPr>
            <w:r>
              <w:t>Active</w:t>
            </w:r>
          </w:p>
        </w:tc>
      </w:tr>
      <w:tr w:rsidR="00C1694A" w:rsidRPr="005F4836" w14:paraId="5AB65ADE" w14:textId="77777777" w:rsidTr="0030339F">
        <w:trPr>
          <w:trHeight w:val="216"/>
        </w:trPr>
        <w:tc>
          <w:tcPr>
            <w:tcW w:w="9355" w:type="dxa"/>
          </w:tcPr>
          <w:p w14:paraId="52A3385E" w14:textId="77777777" w:rsidR="00C1694A" w:rsidRDefault="00C1694A" w:rsidP="0030339F">
            <w:pPr>
              <w:pStyle w:val="NoSpacing"/>
            </w:pPr>
            <w:r>
              <w:t>ActiveAge</w:t>
            </w:r>
          </w:p>
        </w:tc>
      </w:tr>
      <w:tr w:rsidR="00C1694A" w:rsidRPr="005F4836" w14:paraId="562C17F7" w14:textId="77777777" w:rsidTr="0030339F">
        <w:trPr>
          <w:trHeight w:val="216"/>
        </w:trPr>
        <w:tc>
          <w:tcPr>
            <w:tcW w:w="9355" w:type="dxa"/>
          </w:tcPr>
          <w:p w14:paraId="20C8E5FE" w14:textId="77777777" w:rsidR="00C1694A" w:rsidRDefault="00C1694A" w:rsidP="0030339F">
            <w:pPr>
              <w:pStyle w:val="NoSpacing"/>
            </w:pPr>
            <w:r>
              <w:t>RelationshipToHoH</w:t>
            </w:r>
          </w:p>
        </w:tc>
      </w:tr>
      <w:tr w:rsidR="00C1694A" w:rsidRPr="005F4836" w14:paraId="428FE03C" w14:textId="77777777" w:rsidTr="0030339F">
        <w:trPr>
          <w:trHeight w:val="216"/>
        </w:trPr>
        <w:tc>
          <w:tcPr>
            <w:tcW w:w="9355" w:type="dxa"/>
          </w:tcPr>
          <w:p w14:paraId="74A03EA3" w14:textId="46B71C08" w:rsidR="00C1694A" w:rsidRDefault="00C1694A" w:rsidP="0030339F">
            <w:pPr>
              <w:pStyle w:val="NoSpacing"/>
            </w:pPr>
            <w:r>
              <w:t>DisabilityStat</w:t>
            </w:r>
            <w:r w:rsidR="005C2B08">
              <w:t>us</w:t>
            </w:r>
          </w:p>
        </w:tc>
      </w:tr>
      <w:tr w:rsidR="00C1694A" w:rsidRPr="00845520" w14:paraId="4CFEA6BF" w14:textId="77777777" w:rsidTr="0030339F">
        <w:trPr>
          <w:trHeight w:val="216"/>
        </w:trPr>
        <w:tc>
          <w:tcPr>
            <w:tcW w:w="9355" w:type="dxa"/>
            <w:shd w:val="clear" w:color="auto" w:fill="DBE5F1" w:themeFill="accent1" w:themeFillTint="33"/>
          </w:tcPr>
          <w:p w14:paraId="249A42B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01F07CA" w14:textId="77777777" w:rsidTr="0030339F">
        <w:trPr>
          <w:trHeight w:val="216"/>
        </w:trPr>
        <w:tc>
          <w:tcPr>
            <w:tcW w:w="9355" w:type="dxa"/>
          </w:tcPr>
          <w:p w14:paraId="604FCAAC" w14:textId="77777777" w:rsidR="00C1694A" w:rsidRDefault="00C1694A" w:rsidP="0030339F">
            <w:pPr>
              <w:pStyle w:val="NoSpacing"/>
            </w:pPr>
            <w:r>
              <w:t>EnrollmentID</w:t>
            </w:r>
          </w:p>
        </w:tc>
      </w:tr>
      <w:tr w:rsidR="00C1694A" w:rsidRPr="005F4836" w14:paraId="0FE5D923" w14:textId="77777777" w:rsidTr="0030339F">
        <w:trPr>
          <w:trHeight w:val="216"/>
        </w:trPr>
        <w:tc>
          <w:tcPr>
            <w:tcW w:w="9355" w:type="dxa"/>
          </w:tcPr>
          <w:p w14:paraId="717AD261" w14:textId="77777777" w:rsidR="00C1694A" w:rsidRDefault="00C1694A" w:rsidP="0030339F">
            <w:pPr>
              <w:pStyle w:val="NoSpacing"/>
            </w:pPr>
            <w:r>
              <w:t>DisablingCondition</w:t>
            </w:r>
          </w:p>
        </w:tc>
      </w:tr>
      <w:tr w:rsidR="00C1694A" w:rsidRPr="005F4836" w14:paraId="319B4D29" w14:textId="77777777" w:rsidTr="0030339F">
        <w:trPr>
          <w:trHeight w:val="216"/>
        </w:trPr>
        <w:tc>
          <w:tcPr>
            <w:tcW w:w="9355" w:type="dxa"/>
          </w:tcPr>
          <w:p w14:paraId="7FC7DDF7" w14:textId="77777777" w:rsidR="00C1694A" w:rsidRDefault="00C1694A" w:rsidP="0030339F">
            <w:pPr>
              <w:pStyle w:val="NoSpacing"/>
            </w:pPr>
            <w:r>
              <w:t>LivingSituation</w:t>
            </w:r>
          </w:p>
        </w:tc>
      </w:tr>
      <w:tr w:rsidR="00C1694A" w:rsidRPr="005F4836" w14:paraId="4CBA64F0" w14:textId="77777777" w:rsidTr="0030339F">
        <w:trPr>
          <w:trHeight w:val="216"/>
        </w:trPr>
        <w:tc>
          <w:tcPr>
            <w:tcW w:w="9355" w:type="dxa"/>
          </w:tcPr>
          <w:p w14:paraId="2DEBDE42" w14:textId="77777777" w:rsidR="00C1694A" w:rsidRDefault="00C1694A" w:rsidP="0030339F">
            <w:pPr>
              <w:pStyle w:val="NoSpacing"/>
            </w:pPr>
            <w:r>
              <w:t>LengthOfStay</w:t>
            </w:r>
          </w:p>
        </w:tc>
      </w:tr>
      <w:tr w:rsidR="00C1694A" w:rsidRPr="005F4836" w14:paraId="33ED6D55" w14:textId="77777777" w:rsidTr="0030339F">
        <w:trPr>
          <w:trHeight w:val="216"/>
        </w:trPr>
        <w:tc>
          <w:tcPr>
            <w:tcW w:w="9355" w:type="dxa"/>
          </w:tcPr>
          <w:p w14:paraId="25BF38A9" w14:textId="77777777" w:rsidR="00C1694A" w:rsidRDefault="00C1694A" w:rsidP="0030339F">
            <w:pPr>
              <w:pStyle w:val="NoSpacing"/>
            </w:pPr>
            <w:r>
              <w:t>DateToStreetESSH</w:t>
            </w:r>
          </w:p>
        </w:tc>
      </w:tr>
      <w:tr w:rsidR="00C1694A" w:rsidRPr="005F4836" w14:paraId="20B581DD" w14:textId="77777777" w:rsidTr="0030339F">
        <w:trPr>
          <w:trHeight w:val="216"/>
        </w:trPr>
        <w:tc>
          <w:tcPr>
            <w:tcW w:w="9355" w:type="dxa"/>
          </w:tcPr>
          <w:p w14:paraId="368829B9" w14:textId="77777777" w:rsidR="00C1694A" w:rsidRDefault="00C1694A" w:rsidP="0030339F">
            <w:pPr>
              <w:pStyle w:val="NoSpacing"/>
            </w:pPr>
            <w:r w:rsidRPr="00027269">
              <w:t>PreviousStreetESSH</w:t>
            </w:r>
          </w:p>
        </w:tc>
      </w:tr>
      <w:tr w:rsidR="00C1694A" w:rsidRPr="005F4836" w14:paraId="38ECD9F9" w14:textId="77777777" w:rsidTr="0030339F">
        <w:trPr>
          <w:trHeight w:val="216"/>
        </w:trPr>
        <w:tc>
          <w:tcPr>
            <w:tcW w:w="9355" w:type="dxa"/>
          </w:tcPr>
          <w:p w14:paraId="6E43C516" w14:textId="77777777" w:rsidR="00C1694A" w:rsidRDefault="00C1694A" w:rsidP="0030339F">
            <w:pPr>
              <w:pStyle w:val="NoSpacing"/>
            </w:pPr>
            <w:r>
              <w:t>TimesHomelessPastThreeYears</w:t>
            </w:r>
          </w:p>
        </w:tc>
      </w:tr>
      <w:tr w:rsidR="00C1694A" w:rsidRPr="005F4836" w14:paraId="639659D5" w14:textId="77777777" w:rsidTr="0030339F">
        <w:trPr>
          <w:trHeight w:val="216"/>
        </w:trPr>
        <w:tc>
          <w:tcPr>
            <w:tcW w:w="9355" w:type="dxa"/>
          </w:tcPr>
          <w:p w14:paraId="7172FE65" w14:textId="77777777" w:rsidR="00C1694A" w:rsidRDefault="00C1694A" w:rsidP="0030339F">
            <w:pPr>
              <w:pStyle w:val="NoSpacing"/>
            </w:pPr>
            <w:r>
              <w:t>MonthsHomelessPastThreeYears</w:t>
            </w:r>
          </w:p>
        </w:tc>
      </w:tr>
      <w:tr w:rsidR="00C1694A" w:rsidRPr="005F4836" w14:paraId="38F59565" w14:textId="77777777" w:rsidTr="0030339F">
        <w:trPr>
          <w:trHeight w:val="216"/>
        </w:trPr>
        <w:tc>
          <w:tcPr>
            <w:tcW w:w="9355" w:type="dxa"/>
            <w:shd w:val="clear" w:color="auto" w:fill="DBE5F1" w:themeFill="accent1" w:themeFillTint="33"/>
          </w:tcPr>
          <w:p w14:paraId="1A012503" w14:textId="77777777" w:rsidR="00C1694A" w:rsidRDefault="00C1694A" w:rsidP="0030339F">
            <w:pPr>
              <w:pStyle w:val="NoSpacing"/>
            </w:pPr>
            <w:r>
              <w:rPr>
                <w:b/>
                <w:bCs/>
              </w:rPr>
              <w:t>hmis</w:t>
            </w:r>
            <w:r w:rsidRPr="00845520">
              <w:rPr>
                <w:b/>
                <w:bCs/>
              </w:rPr>
              <w:t>_</w:t>
            </w:r>
            <w:r>
              <w:rPr>
                <w:b/>
                <w:bCs/>
              </w:rPr>
              <w:t>Exit</w:t>
            </w:r>
          </w:p>
        </w:tc>
      </w:tr>
      <w:tr w:rsidR="00C1694A" w:rsidRPr="005F4836" w14:paraId="4BC39BE4" w14:textId="77777777" w:rsidTr="0030339F">
        <w:trPr>
          <w:trHeight w:val="216"/>
        </w:trPr>
        <w:tc>
          <w:tcPr>
            <w:tcW w:w="9355" w:type="dxa"/>
          </w:tcPr>
          <w:p w14:paraId="40710B19" w14:textId="77777777" w:rsidR="00C1694A" w:rsidRDefault="00C1694A" w:rsidP="0030339F">
            <w:pPr>
              <w:pStyle w:val="NoSpacing"/>
            </w:pPr>
            <w:r>
              <w:t>Destination</w:t>
            </w:r>
          </w:p>
        </w:tc>
      </w:tr>
    </w:tbl>
    <w:p w14:paraId="2A40638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16002D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337FD6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094DB88" w14:textId="77777777" w:rsidTr="0030339F">
        <w:tc>
          <w:tcPr>
            <w:tcW w:w="9350" w:type="dxa"/>
          </w:tcPr>
          <w:p w14:paraId="1FEFE0EE" w14:textId="77777777" w:rsidR="00C1694A" w:rsidRPr="003A0FA0" w:rsidRDefault="00C1694A" w:rsidP="0030339F">
            <w:pPr>
              <w:pStyle w:val="NoSpacing"/>
            </w:pPr>
            <w:r>
              <w:rPr>
                <w:b/>
                <w:bCs/>
              </w:rPr>
              <w:t>DisablingCond</w:t>
            </w:r>
          </w:p>
        </w:tc>
      </w:tr>
      <w:tr w:rsidR="00C1694A" w:rsidRPr="003A0FA0" w14:paraId="778D411F" w14:textId="77777777" w:rsidTr="0030339F">
        <w:tc>
          <w:tcPr>
            <w:tcW w:w="9350" w:type="dxa"/>
          </w:tcPr>
          <w:p w14:paraId="79B6DEC6" w14:textId="77777777" w:rsidR="00C1694A" w:rsidRDefault="00C1694A" w:rsidP="0030339F">
            <w:pPr>
              <w:pStyle w:val="NoSpacing"/>
              <w:rPr>
                <w:b/>
                <w:bCs/>
              </w:rPr>
            </w:pPr>
            <w:r>
              <w:rPr>
                <w:b/>
                <w:bCs/>
              </w:rPr>
              <w:t>LivingSituation</w:t>
            </w:r>
          </w:p>
        </w:tc>
      </w:tr>
      <w:tr w:rsidR="00C1694A" w:rsidRPr="003A0FA0" w14:paraId="325B3E77" w14:textId="77777777" w:rsidTr="0030339F">
        <w:tc>
          <w:tcPr>
            <w:tcW w:w="9350" w:type="dxa"/>
          </w:tcPr>
          <w:p w14:paraId="01083162" w14:textId="77777777" w:rsidR="00C1694A" w:rsidRDefault="00C1694A" w:rsidP="0030339F">
            <w:pPr>
              <w:pStyle w:val="NoSpacing"/>
              <w:rPr>
                <w:b/>
                <w:bCs/>
              </w:rPr>
            </w:pPr>
            <w:r>
              <w:rPr>
                <w:b/>
                <w:bCs/>
              </w:rPr>
              <w:t>LengthOfStay</w:t>
            </w:r>
          </w:p>
        </w:tc>
      </w:tr>
      <w:tr w:rsidR="00C1694A" w:rsidRPr="003A0FA0" w14:paraId="29A78716" w14:textId="77777777" w:rsidTr="0030339F">
        <w:tc>
          <w:tcPr>
            <w:tcW w:w="9350" w:type="dxa"/>
          </w:tcPr>
          <w:p w14:paraId="7178281B" w14:textId="77777777" w:rsidR="00C1694A" w:rsidRDefault="00C1694A" w:rsidP="0030339F">
            <w:pPr>
              <w:pStyle w:val="NoSpacing"/>
              <w:rPr>
                <w:b/>
                <w:bCs/>
              </w:rPr>
            </w:pPr>
            <w:r>
              <w:rPr>
                <w:b/>
                <w:bCs/>
              </w:rPr>
              <w:t>HomelessDate</w:t>
            </w:r>
          </w:p>
        </w:tc>
      </w:tr>
      <w:tr w:rsidR="00C1694A" w:rsidRPr="003A0FA0" w14:paraId="717CEFE5" w14:textId="77777777" w:rsidTr="0030339F">
        <w:tc>
          <w:tcPr>
            <w:tcW w:w="9350" w:type="dxa"/>
          </w:tcPr>
          <w:p w14:paraId="1AF62F2F" w14:textId="77777777" w:rsidR="00C1694A" w:rsidRDefault="00C1694A" w:rsidP="0030339F">
            <w:pPr>
              <w:pStyle w:val="NoSpacing"/>
              <w:rPr>
                <w:b/>
                <w:bCs/>
              </w:rPr>
            </w:pPr>
            <w:r>
              <w:rPr>
                <w:b/>
                <w:bCs/>
              </w:rPr>
              <w:t>TimesHomeless</w:t>
            </w:r>
          </w:p>
        </w:tc>
      </w:tr>
      <w:tr w:rsidR="00C1694A" w:rsidRPr="003A0FA0" w14:paraId="2622B360" w14:textId="77777777" w:rsidTr="0030339F">
        <w:tc>
          <w:tcPr>
            <w:tcW w:w="9350" w:type="dxa"/>
          </w:tcPr>
          <w:p w14:paraId="610C0B84" w14:textId="77777777" w:rsidR="00C1694A" w:rsidRDefault="00C1694A" w:rsidP="0030339F">
            <w:pPr>
              <w:pStyle w:val="NoSpacing"/>
              <w:rPr>
                <w:b/>
                <w:bCs/>
              </w:rPr>
            </w:pPr>
            <w:r>
              <w:rPr>
                <w:b/>
                <w:bCs/>
              </w:rPr>
              <w:lastRenderedPageBreak/>
              <w:t>MonthsHomeless</w:t>
            </w:r>
          </w:p>
        </w:tc>
      </w:tr>
      <w:tr w:rsidR="00C1694A" w:rsidRPr="003A0FA0" w14:paraId="1A664026" w14:textId="77777777" w:rsidTr="0030339F">
        <w:tc>
          <w:tcPr>
            <w:tcW w:w="9350" w:type="dxa"/>
          </w:tcPr>
          <w:p w14:paraId="1C483D59" w14:textId="77777777" w:rsidR="00C1694A" w:rsidRDefault="00C1694A" w:rsidP="0030339F">
            <w:pPr>
              <w:pStyle w:val="NoSpacing"/>
              <w:rPr>
                <w:b/>
                <w:bCs/>
              </w:rPr>
            </w:pPr>
            <w:r>
              <w:rPr>
                <w:b/>
                <w:bCs/>
              </w:rPr>
              <w:t>Destination</w:t>
            </w:r>
          </w:p>
        </w:tc>
      </w:tr>
    </w:tbl>
    <w:p w14:paraId="5FB7A9D9" w14:textId="77777777" w:rsidR="00C1694A" w:rsidRPr="006E0DA7" w:rsidRDefault="00C1694A" w:rsidP="00C1694A">
      <w:pPr>
        <w:pStyle w:val="Heading3"/>
        <w:ind w:left="0" w:firstLine="0"/>
      </w:pPr>
      <w:r>
        <w:t>Logic</w:t>
      </w:r>
    </w:p>
    <w:p w14:paraId="23FBE4F1" w14:textId="77777777" w:rsidR="00C1694A" w:rsidRDefault="00C1694A" w:rsidP="00C1694A">
      <w:pPr>
        <w:pStyle w:val="Heading4"/>
      </w:pPr>
      <w:r>
        <w:t>DisablingCond</w:t>
      </w:r>
    </w:p>
    <w:p w14:paraId="118AB5BD" w14:textId="77777777" w:rsidR="00C1694A" w:rsidRDefault="00C1694A" w:rsidP="00C1694A">
      <w:r>
        <w:t xml:space="preserve">This is a subset of </w:t>
      </w:r>
      <w:r>
        <w:rPr>
          <w:b/>
          <w:bCs/>
        </w:rPr>
        <w:t>ClientEntry</w:t>
      </w:r>
      <w:r>
        <w:t>.</w:t>
      </w:r>
    </w:p>
    <w:p w14:paraId="116AD261" w14:textId="77777777" w:rsidR="00C1694A" w:rsidRDefault="00C1694A" w:rsidP="00C1694A">
      <w:r>
        <w:t>A count of distinct</w:t>
      </w:r>
      <w:r>
        <w:rPr>
          <w:b/>
          <w:bCs/>
        </w:rPr>
        <w:t xml:space="preserve"> EnrollmentIDs </w:t>
      </w:r>
      <w:r>
        <w:t>in tlsa_Enrollment where</w:t>
      </w:r>
      <w:r>
        <w:rPr>
          <w:b/>
          <w:bCs/>
        </w:rPr>
        <w:t xml:space="preserve"> </w:t>
      </w:r>
      <w:r>
        <w:t xml:space="preserve">where </w:t>
      </w:r>
      <w:r>
        <w:rPr>
          <w:b/>
          <w:bCs/>
        </w:rPr>
        <w:t>Active</w:t>
      </w:r>
      <w:r>
        <w:t xml:space="preserve"> = 1 and:</w:t>
      </w:r>
    </w:p>
    <w:p w14:paraId="4A1587FD" w14:textId="3C1442CF" w:rsidR="00C1694A" w:rsidRDefault="00C1694A" w:rsidP="00777E3F">
      <w:pPr>
        <w:pStyle w:val="ListParagraph"/>
        <w:numPr>
          <w:ilvl w:val="0"/>
          <w:numId w:val="85"/>
        </w:numPr>
      </w:pPr>
      <w:r w:rsidRPr="49FCFE86">
        <w:rPr>
          <w:b/>
          <w:bCs/>
        </w:rPr>
        <w:t>DisabilityStat</w:t>
      </w:r>
      <w:r w:rsidR="00333D8A">
        <w:rPr>
          <w:b/>
          <w:bCs/>
        </w:rPr>
        <w:t>us</w:t>
      </w:r>
      <w:r>
        <w:t xml:space="preserve"> = 99.</w:t>
      </w:r>
    </w:p>
    <w:p w14:paraId="370EC9F4" w14:textId="77777777" w:rsidR="00C1694A" w:rsidRDefault="00C1694A" w:rsidP="00C1694A">
      <w:pPr>
        <w:pStyle w:val="Heading4"/>
      </w:pPr>
      <w:r>
        <w:t>LivingSituation</w:t>
      </w:r>
    </w:p>
    <w:p w14:paraId="4D6675B3" w14:textId="77777777" w:rsidR="00C1694A" w:rsidRDefault="00C1694A" w:rsidP="00C1694A">
      <w:r>
        <w:t xml:space="preserve">This is a subset of </w:t>
      </w:r>
      <w:r>
        <w:rPr>
          <w:b/>
          <w:bCs/>
        </w:rPr>
        <w:t>AdultHoHEntry</w:t>
      </w:r>
      <w:r>
        <w:t>.</w:t>
      </w:r>
    </w:p>
    <w:p w14:paraId="6EBE289E"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0293860"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LivingSituation</w:t>
      </w:r>
      <w:r w:rsidRPr="49FCFE86">
        <w:rPr>
          <w:b/>
          <w:bCs/>
        </w:rPr>
        <w:t xml:space="preserve"> </w:t>
      </w:r>
      <w:r>
        <w:t>in (8,9,99)</w:t>
      </w:r>
      <w:r w:rsidRPr="49FCFE86">
        <w:rPr>
          <w:b/>
          <w:bCs/>
        </w:rPr>
        <w:t xml:space="preserve"> </w:t>
      </w:r>
      <w:r>
        <w:t>or is NULL; and</w:t>
      </w:r>
    </w:p>
    <w:p w14:paraId="186481D6"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w:t>
      </w:r>
    </w:p>
    <w:p w14:paraId="62D5A2BE" w14:textId="77777777" w:rsidR="00C1694A" w:rsidRPr="00824443" w:rsidRDefault="00C1694A" w:rsidP="00C1694A">
      <w:pPr>
        <w:pStyle w:val="Heading4"/>
      </w:pPr>
      <w:r w:rsidRPr="00824443">
        <w:t>LengthOfStay</w:t>
      </w:r>
    </w:p>
    <w:p w14:paraId="38D12F1C" w14:textId="77777777" w:rsidR="00C1694A" w:rsidRDefault="00C1694A" w:rsidP="00C1694A">
      <w:r>
        <w:t xml:space="preserve">This is a subset of </w:t>
      </w:r>
      <w:r>
        <w:rPr>
          <w:b/>
          <w:bCs/>
        </w:rPr>
        <w:t>AdultHoHEntry</w:t>
      </w:r>
      <w:r>
        <w:t>.</w:t>
      </w:r>
    </w:p>
    <w:p w14:paraId="4C092814"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653581E"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LengthOfStay</w:t>
      </w:r>
      <w:r w:rsidRPr="49FCFE86">
        <w:rPr>
          <w:b/>
          <w:bCs/>
        </w:rPr>
        <w:t xml:space="preserve"> </w:t>
      </w:r>
      <w:r>
        <w:t>in (8,9,99)</w:t>
      </w:r>
      <w:r w:rsidRPr="49FCFE86">
        <w:rPr>
          <w:b/>
          <w:bCs/>
        </w:rPr>
        <w:t xml:space="preserve"> </w:t>
      </w:r>
      <w:r>
        <w:t>or is NULL.</w:t>
      </w:r>
    </w:p>
    <w:p w14:paraId="16682A01"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w:t>
      </w:r>
    </w:p>
    <w:p w14:paraId="35201732" w14:textId="77777777" w:rsidR="00C1694A" w:rsidRDefault="00C1694A" w:rsidP="00C1694A">
      <w:pPr>
        <w:pStyle w:val="Heading4"/>
      </w:pPr>
      <w:r>
        <w:t>HomelessDate</w:t>
      </w:r>
    </w:p>
    <w:p w14:paraId="2B26A0CC" w14:textId="77777777" w:rsidR="00C1694A" w:rsidRDefault="00C1694A" w:rsidP="00C1694A">
      <w:r>
        <w:t xml:space="preserve">This is a subset of </w:t>
      </w:r>
      <w:r>
        <w:rPr>
          <w:b/>
          <w:bCs/>
        </w:rPr>
        <w:t>AdultHoHEntry</w:t>
      </w:r>
      <w:r>
        <w:t>.</w:t>
      </w:r>
    </w:p>
    <w:p w14:paraId="03F37E77"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2F47523B"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5E2A6159" w14:textId="77777777" w:rsidR="00C1694A" w:rsidRDefault="00C1694A" w:rsidP="00777E3F">
      <w:pPr>
        <w:pStyle w:val="ListParagraph"/>
        <w:numPr>
          <w:ilvl w:val="1"/>
          <w:numId w:val="82"/>
        </w:numPr>
        <w:spacing w:before="0" w:after="160" w:line="256" w:lineRule="auto"/>
      </w:pPr>
      <w:r>
        <w:t>hmis_Enrollment</w:t>
      </w:r>
      <w:r w:rsidRPr="49FCFE86">
        <w:rPr>
          <w:b/>
          <w:bCs/>
        </w:rPr>
        <w:t>.</w:t>
      </w:r>
      <w:r w:rsidRPr="49FCFE86">
        <w:rPr>
          <w:i/>
          <w:iCs/>
        </w:rPr>
        <w:t xml:space="preserve">DateToStreetESSH </w:t>
      </w:r>
      <w:r>
        <w:t xml:space="preserve">&gt; </w:t>
      </w:r>
      <w:r w:rsidRPr="49FCFE86">
        <w:rPr>
          <w:i/>
          <w:iCs/>
        </w:rPr>
        <w:t>EntryDate</w:t>
      </w:r>
      <w:r>
        <w:t>; or</w:t>
      </w:r>
    </w:p>
    <w:p w14:paraId="1AE56ADA" w14:textId="77777777" w:rsidR="00C1694A" w:rsidRDefault="00C1694A" w:rsidP="00777E3F">
      <w:pPr>
        <w:pStyle w:val="ListParagraph"/>
        <w:numPr>
          <w:ilvl w:val="1"/>
          <w:numId w:val="82"/>
        </w:numPr>
        <w:spacing w:before="0" w:after="160" w:line="256" w:lineRule="auto"/>
      </w:pPr>
      <w:r>
        <w:t>hmis_Enrollment</w:t>
      </w:r>
      <w:r w:rsidRPr="49FCFE86">
        <w:rPr>
          <w:b/>
          <w:bCs/>
        </w:rPr>
        <w:t>.</w:t>
      </w:r>
      <w:r w:rsidRPr="49FCFE86">
        <w:rPr>
          <w:i/>
          <w:iCs/>
        </w:rPr>
        <w:t xml:space="preserve">DateToStreetESSH </w:t>
      </w:r>
      <w:r>
        <w:t>is NULL; and</w:t>
      </w:r>
    </w:p>
    <w:p w14:paraId="6E40E6AA" w14:textId="4D03C41C" w:rsidR="00C1694A" w:rsidRDefault="00C1694A" w:rsidP="00777E3F">
      <w:pPr>
        <w:pStyle w:val="ListParagraph"/>
        <w:numPr>
          <w:ilvl w:val="2"/>
          <w:numId w:val="82"/>
        </w:numPr>
        <w:spacing w:before="0" w:after="160" w:line="256" w:lineRule="auto"/>
      </w:pPr>
      <w:r>
        <w:t>tlsa_Enrollment.</w:t>
      </w:r>
      <w:r w:rsidRPr="49FCFE86">
        <w:rPr>
          <w:b/>
          <w:bCs/>
        </w:rPr>
        <w:t>LSAProjectType</w:t>
      </w:r>
      <w:r>
        <w:t xml:space="preserve"> in (0,1,8); or</w:t>
      </w:r>
    </w:p>
    <w:p w14:paraId="4ADDEDCF" w14:textId="38805B4E" w:rsidR="00C1694A" w:rsidRDefault="00C1694A" w:rsidP="00777E3F">
      <w:pPr>
        <w:pStyle w:val="ListParagraph"/>
        <w:numPr>
          <w:ilvl w:val="2"/>
          <w:numId w:val="82"/>
        </w:numPr>
        <w:spacing w:before="0" w:after="160" w:line="256" w:lineRule="auto"/>
      </w:pPr>
      <w:r w:rsidRPr="49FCFE86">
        <w:rPr>
          <w:i/>
          <w:iCs/>
        </w:rPr>
        <w:t>LivingSituation</w:t>
      </w:r>
      <w:r>
        <w:t xml:space="preserve"> in (</w:t>
      </w:r>
      <w:r w:rsidR="00C653C6">
        <w:t>10</w:t>
      </w:r>
      <w:r>
        <w:t>1,</w:t>
      </w:r>
      <w:r w:rsidR="00C653C6">
        <w:t>1</w:t>
      </w:r>
      <w:r>
        <w:t>16,</w:t>
      </w:r>
      <w:r w:rsidR="00C653C6">
        <w:t>1</w:t>
      </w:r>
      <w:r>
        <w:t>18);</w:t>
      </w:r>
      <w:r w:rsidRPr="49FCFE86">
        <w:rPr>
          <w:b/>
          <w:bCs/>
        </w:rPr>
        <w:t xml:space="preserve"> </w:t>
      </w:r>
      <w:r>
        <w:t xml:space="preserve">or </w:t>
      </w:r>
    </w:p>
    <w:p w14:paraId="3EF90753" w14:textId="77777777" w:rsidR="00C1694A" w:rsidRDefault="00C1694A" w:rsidP="00777E3F">
      <w:pPr>
        <w:pStyle w:val="ListParagraph"/>
        <w:numPr>
          <w:ilvl w:val="2"/>
          <w:numId w:val="82"/>
        </w:numPr>
        <w:spacing w:before="0" w:after="160" w:line="256" w:lineRule="auto"/>
      </w:pPr>
      <w:r w:rsidRPr="49FCFE86">
        <w:rPr>
          <w:i/>
          <w:iCs/>
        </w:rPr>
        <w:t xml:space="preserve">PreviousStreetESSH </w:t>
      </w:r>
      <w:r>
        <w:t>= 1.</w:t>
      </w:r>
    </w:p>
    <w:p w14:paraId="729ACEEB" w14:textId="77777777" w:rsidR="00C1694A" w:rsidRDefault="00C1694A" w:rsidP="00C1694A">
      <w:pPr>
        <w:pStyle w:val="Heading4"/>
      </w:pPr>
      <w:r>
        <w:t>TimesHomeless</w:t>
      </w:r>
    </w:p>
    <w:p w14:paraId="3801106C" w14:textId="77777777" w:rsidR="00C1694A" w:rsidRDefault="00C1694A" w:rsidP="00C1694A">
      <w:r>
        <w:t xml:space="preserve">This is a subset of </w:t>
      </w:r>
      <w:r>
        <w:rPr>
          <w:b/>
          <w:bCs/>
        </w:rPr>
        <w:t>AdultHoHEntry</w:t>
      </w:r>
      <w:r>
        <w:t>.</w:t>
      </w:r>
    </w:p>
    <w:p w14:paraId="1BDFCD3D"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3D15401"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4090A911"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TimesHomelessPastThreeYears</w:t>
      </w:r>
      <w:r>
        <w:t xml:space="preserve"> is NULL or not in (1,2,3,4); and</w:t>
      </w:r>
    </w:p>
    <w:p w14:paraId="08B2D103" w14:textId="30AC35E2" w:rsidR="00C1694A" w:rsidRDefault="00C1694A" w:rsidP="00777E3F">
      <w:pPr>
        <w:pStyle w:val="ListParagraph"/>
        <w:numPr>
          <w:ilvl w:val="1"/>
          <w:numId w:val="82"/>
        </w:numPr>
        <w:spacing w:before="0" w:after="160" w:line="256" w:lineRule="auto"/>
      </w:pPr>
      <w:r>
        <w:t>tlsa_Enrollment.</w:t>
      </w:r>
      <w:r w:rsidR="00C653C6" w:rsidRPr="00C653C6">
        <w:rPr>
          <w:b/>
          <w:bCs/>
        </w:rPr>
        <w:t xml:space="preserve"> </w:t>
      </w:r>
      <w:r>
        <w:rPr>
          <w:b/>
          <w:bCs/>
        </w:rPr>
        <w:t>LSAProjectType</w:t>
      </w:r>
      <w:r>
        <w:t xml:space="preserve"> in (0,1,8); or</w:t>
      </w:r>
    </w:p>
    <w:p w14:paraId="4F091FC7" w14:textId="3170EA16" w:rsidR="00C1694A" w:rsidRDefault="00C1694A" w:rsidP="00777E3F">
      <w:pPr>
        <w:pStyle w:val="ListParagraph"/>
        <w:numPr>
          <w:ilvl w:val="1"/>
          <w:numId w:val="82"/>
        </w:numPr>
        <w:spacing w:before="0" w:after="160" w:line="256" w:lineRule="auto"/>
      </w:pPr>
      <w:r>
        <w:rPr>
          <w:i/>
          <w:iCs/>
        </w:rPr>
        <w:t>LivingSituation</w:t>
      </w:r>
      <w:r>
        <w:t xml:space="preserve"> in (</w:t>
      </w:r>
      <w:r w:rsidR="00C653C6">
        <w:t>101,116,118</w:t>
      </w:r>
      <w:r>
        <w:t>);</w:t>
      </w:r>
      <w:r>
        <w:rPr>
          <w:b/>
          <w:bCs/>
        </w:rPr>
        <w:t xml:space="preserve"> </w:t>
      </w:r>
      <w:r>
        <w:t xml:space="preserve">or </w:t>
      </w:r>
    </w:p>
    <w:p w14:paraId="2C14FE45" w14:textId="77777777" w:rsidR="00C1694A" w:rsidRDefault="00C1694A" w:rsidP="00777E3F">
      <w:pPr>
        <w:pStyle w:val="ListParagraph"/>
        <w:numPr>
          <w:ilvl w:val="1"/>
          <w:numId w:val="82"/>
        </w:numPr>
        <w:spacing w:before="0" w:after="160" w:line="256" w:lineRule="auto"/>
      </w:pPr>
      <w:r>
        <w:rPr>
          <w:i/>
          <w:iCs/>
        </w:rPr>
        <w:t>PreviousStreetESSH</w:t>
      </w:r>
      <w:r>
        <w:t xml:space="preserve"> = 1.</w:t>
      </w:r>
    </w:p>
    <w:p w14:paraId="3C6B62E6" w14:textId="77777777" w:rsidR="00C1694A" w:rsidRDefault="00C1694A" w:rsidP="00C1694A">
      <w:pPr>
        <w:pStyle w:val="Heading4"/>
      </w:pPr>
      <w:r>
        <w:t>Months Homeless</w:t>
      </w:r>
    </w:p>
    <w:p w14:paraId="7EBDF67B" w14:textId="77777777" w:rsidR="00C1694A" w:rsidRDefault="00C1694A" w:rsidP="00C1694A">
      <w:r>
        <w:t xml:space="preserve">This is a subset of </w:t>
      </w:r>
      <w:r>
        <w:rPr>
          <w:b/>
          <w:bCs/>
        </w:rPr>
        <w:t>AdultHoHEntry</w:t>
      </w:r>
      <w:r>
        <w:t>.</w:t>
      </w:r>
    </w:p>
    <w:p w14:paraId="58A5C039" w14:textId="77777777" w:rsidR="00C1694A" w:rsidRDefault="00C1694A" w:rsidP="00C1694A">
      <w:r>
        <w:lastRenderedPageBreak/>
        <w:t>A count of distinct</w:t>
      </w:r>
      <w:r>
        <w:rPr>
          <w:b/>
          <w:bCs/>
        </w:rPr>
        <w:t xml:space="preserve"> EnrollmentIDs </w:t>
      </w:r>
      <w:r>
        <w:t xml:space="preserve">in tlsa_Enrollment where </w:t>
      </w:r>
      <w:r>
        <w:rPr>
          <w:b/>
          <w:bCs/>
        </w:rPr>
        <w:t>Active</w:t>
      </w:r>
      <w:r>
        <w:t xml:space="preserve"> = 1 and:</w:t>
      </w:r>
    </w:p>
    <w:p w14:paraId="69CC2824"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582CDA53"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MonthsHomelessPastThreeYears</w:t>
      </w:r>
      <w:r>
        <w:t xml:space="preserve"> is NULL or not between 101 and 113; and</w:t>
      </w:r>
    </w:p>
    <w:p w14:paraId="4BC0758C" w14:textId="2E97E7FB" w:rsidR="00C1694A" w:rsidRDefault="00C1694A" w:rsidP="00777E3F">
      <w:pPr>
        <w:pStyle w:val="ListParagraph"/>
        <w:numPr>
          <w:ilvl w:val="1"/>
          <w:numId w:val="82"/>
        </w:numPr>
        <w:spacing w:before="0" w:after="160" w:line="256" w:lineRule="auto"/>
      </w:pPr>
      <w:r>
        <w:t>tlsa_Enrollment.</w:t>
      </w:r>
      <w:r>
        <w:rPr>
          <w:b/>
          <w:bCs/>
        </w:rPr>
        <w:t>LSAProjectType</w:t>
      </w:r>
      <w:r>
        <w:t xml:space="preserve"> in (0,1,8); or</w:t>
      </w:r>
    </w:p>
    <w:p w14:paraId="316A5C12" w14:textId="53D12B21" w:rsidR="00C1694A" w:rsidRDefault="00C1694A" w:rsidP="00777E3F">
      <w:pPr>
        <w:pStyle w:val="ListParagraph"/>
        <w:numPr>
          <w:ilvl w:val="1"/>
          <w:numId w:val="82"/>
        </w:numPr>
        <w:spacing w:before="0" w:after="160" w:line="256" w:lineRule="auto"/>
      </w:pPr>
      <w:r>
        <w:rPr>
          <w:i/>
          <w:iCs/>
        </w:rPr>
        <w:t>LivingSituation</w:t>
      </w:r>
      <w:r>
        <w:t xml:space="preserve"> in (</w:t>
      </w:r>
      <w:r w:rsidR="00C653C6">
        <w:t>101,116,118</w:t>
      </w:r>
      <w:r>
        <w:t>);</w:t>
      </w:r>
      <w:r>
        <w:rPr>
          <w:b/>
          <w:bCs/>
        </w:rPr>
        <w:t xml:space="preserve"> </w:t>
      </w:r>
      <w:r>
        <w:t xml:space="preserve">or </w:t>
      </w:r>
    </w:p>
    <w:p w14:paraId="585ADAB5" w14:textId="77777777" w:rsidR="00C1694A" w:rsidRDefault="00C1694A" w:rsidP="00777E3F">
      <w:pPr>
        <w:pStyle w:val="ListParagraph"/>
        <w:numPr>
          <w:ilvl w:val="1"/>
          <w:numId w:val="82"/>
        </w:numPr>
        <w:spacing w:before="0" w:after="160" w:line="256" w:lineRule="auto"/>
      </w:pPr>
      <w:r>
        <w:rPr>
          <w:i/>
          <w:iCs/>
        </w:rPr>
        <w:t>PreviousStreetESSH</w:t>
      </w:r>
      <w:r>
        <w:t xml:space="preserve"> = 1.</w:t>
      </w:r>
    </w:p>
    <w:p w14:paraId="30852620" w14:textId="77777777" w:rsidR="00C1694A" w:rsidRDefault="00C1694A" w:rsidP="00C1694A">
      <w:pPr>
        <w:pStyle w:val="Heading4"/>
      </w:pPr>
      <w:r>
        <w:t>Destination</w:t>
      </w:r>
    </w:p>
    <w:p w14:paraId="7F146154" w14:textId="77777777" w:rsidR="00C1694A" w:rsidRDefault="00C1694A" w:rsidP="00C1694A">
      <w:r>
        <w:t xml:space="preserve">This is a subset of </w:t>
      </w:r>
      <w:r>
        <w:rPr>
          <w:b/>
          <w:bCs/>
        </w:rPr>
        <w:t>ClientExit</w:t>
      </w:r>
      <w:r>
        <w:t>.</w:t>
      </w:r>
    </w:p>
    <w:p w14:paraId="4BE6CD33"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05AF6C4" w14:textId="77777777" w:rsidR="00C1694A" w:rsidRDefault="00C1694A" w:rsidP="00777E3F">
      <w:pPr>
        <w:pStyle w:val="ListParagraph"/>
        <w:numPr>
          <w:ilvl w:val="0"/>
          <w:numId w:val="83"/>
        </w:numPr>
        <w:spacing w:before="0" w:after="160" w:line="256" w:lineRule="auto"/>
      </w:pPr>
      <w:r w:rsidRPr="49FCFE86">
        <w:rPr>
          <w:b/>
          <w:bCs/>
        </w:rPr>
        <w:t>ExitDate</w:t>
      </w:r>
      <w:r>
        <w:t xml:space="preserve"> is not NULL; and</w:t>
      </w:r>
    </w:p>
    <w:p w14:paraId="6CB9A3DA" w14:textId="731F1FE3" w:rsidR="00C1694A" w:rsidRDefault="00C1694A" w:rsidP="00777E3F">
      <w:pPr>
        <w:pStyle w:val="ListParagraph"/>
        <w:numPr>
          <w:ilvl w:val="1"/>
          <w:numId w:val="79"/>
        </w:numPr>
        <w:spacing w:before="0" w:after="160" w:line="256" w:lineRule="auto"/>
      </w:pPr>
      <w:r>
        <w:t>hmis_Exit.</w:t>
      </w:r>
      <w:r>
        <w:rPr>
          <w:i/>
          <w:iCs/>
        </w:rPr>
        <w:t>Destination</w:t>
      </w:r>
      <w:r>
        <w:t xml:space="preserve"> is NULL or in (8,9,17,30,99)</w:t>
      </w:r>
      <w:r w:rsidR="006C0D96">
        <w:t xml:space="preserve"> or</w:t>
      </w:r>
    </w:p>
    <w:p w14:paraId="57303FA4" w14:textId="648089C2" w:rsidR="001B3DFD" w:rsidRDefault="00C2035B" w:rsidP="00777E3F">
      <w:pPr>
        <w:pStyle w:val="ListParagraph"/>
        <w:numPr>
          <w:ilvl w:val="1"/>
          <w:numId w:val="79"/>
        </w:numPr>
        <w:spacing w:before="0" w:after="160" w:line="256" w:lineRule="auto"/>
      </w:pPr>
      <w:r>
        <w:t>hmis_Exit.</w:t>
      </w:r>
      <w:r w:rsidRPr="49FCFE86">
        <w:rPr>
          <w:i/>
          <w:iCs/>
        </w:rPr>
        <w:t>Destination</w:t>
      </w:r>
      <w:r>
        <w:t xml:space="preserve"> </w:t>
      </w:r>
      <w:r w:rsidR="00E84922">
        <w:t xml:space="preserve">= 435 and </w:t>
      </w:r>
      <w:r w:rsidR="006C0D96">
        <w:t>hmis_Exit.</w:t>
      </w:r>
      <w:r w:rsidR="006C0D96" w:rsidRPr="49FCFE86">
        <w:rPr>
          <w:i/>
          <w:iCs/>
        </w:rPr>
        <w:t>DestinationSubsidyType</w:t>
      </w:r>
      <w:r w:rsidR="006C0D96">
        <w:t xml:space="preserve"> is NULL</w:t>
      </w:r>
    </w:p>
    <w:p w14:paraId="28CFDCB4" w14:textId="77777777" w:rsidR="00C1694A" w:rsidRDefault="00C1694A" w:rsidP="00C1694A">
      <w:pPr>
        <w:pStyle w:val="Heading2"/>
        <w:tabs>
          <w:tab w:val="left" w:pos="720"/>
        </w:tabs>
      </w:pPr>
      <w:bookmarkStart w:id="2228" w:name="_Toc175057169"/>
      <w:r>
        <w:t>Set LSAReport ReportDate</w:t>
      </w:r>
      <w:bookmarkEnd w:id="2228"/>
    </w:p>
    <w:p w14:paraId="4952BEA1"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60CCF21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6680D25"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FAC6FEB" w14:textId="77777777" w:rsidTr="0030339F">
        <w:tc>
          <w:tcPr>
            <w:tcW w:w="9350" w:type="dxa"/>
          </w:tcPr>
          <w:p w14:paraId="316F8E22" w14:textId="77777777" w:rsidR="00C1694A" w:rsidRPr="003A0FA0" w:rsidRDefault="00C1694A" w:rsidP="0030339F">
            <w:pPr>
              <w:pStyle w:val="NoSpacing"/>
            </w:pPr>
            <w:r>
              <w:rPr>
                <w:b/>
                <w:bCs/>
              </w:rPr>
              <w:t>ReportDate</w:t>
            </w:r>
          </w:p>
        </w:tc>
      </w:tr>
    </w:tbl>
    <w:p w14:paraId="354E3B60" w14:textId="77777777" w:rsidR="00C1694A" w:rsidRDefault="00C1694A" w:rsidP="00C1694A">
      <w:r>
        <w:t>Set LSAReport.</w:t>
      </w:r>
      <w:r>
        <w:rPr>
          <w:b/>
        </w:rPr>
        <w:t xml:space="preserve">ReportDate </w:t>
      </w:r>
      <w:r>
        <w:t>= the system date/time when all other data required to produce the LSA CSV files has been generated.</w:t>
      </w:r>
    </w:p>
    <w:p w14:paraId="1548A3C6" w14:textId="77777777" w:rsidR="00C1694A" w:rsidRDefault="00C1694A" w:rsidP="00C1694A">
      <w:pPr>
        <w:pStyle w:val="Heading2"/>
        <w:tabs>
          <w:tab w:val="left" w:pos="720"/>
        </w:tabs>
      </w:pPr>
      <w:bookmarkStart w:id="2229" w:name="_Toc175057170"/>
      <w:r>
        <w:t>LSAReport</w:t>
      </w:r>
      <w:bookmarkEnd w:id="2229"/>
    </w:p>
    <w:p w14:paraId="1EBFAADD" w14:textId="77777777" w:rsidR="00C1694A" w:rsidRDefault="00C1694A" w:rsidP="00C1694A">
      <w:r>
        <w:t>LSAReport has 31 columns; none may be NULL. Data types are shown below.</w:t>
      </w:r>
    </w:p>
    <w:tbl>
      <w:tblPr>
        <w:tblStyle w:val="Style11"/>
        <w:tblW w:w="0" w:type="auto"/>
        <w:tblLook w:val="04A0" w:firstRow="1" w:lastRow="0" w:firstColumn="1" w:lastColumn="0" w:noHBand="0" w:noVBand="1"/>
      </w:tblPr>
      <w:tblGrid>
        <w:gridCol w:w="685"/>
        <w:gridCol w:w="4474"/>
        <w:gridCol w:w="4191"/>
      </w:tblGrid>
      <w:tr w:rsidR="00C1694A" w14:paraId="22C79D58" w14:textId="77777777" w:rsidTr="49FCFE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3A0AA226" w14:textId="77777777" w:rsidR="00C1694A" w:rsidRDefault="00C1694A" w:rsidP="0030339F">
            <w:pPr>
              <w:pStyle w:val="NoSpacing"/>
            </w:pPr>
            <w:r>
              <w:t>#</w:t>
            </w:r>
          </w:p>
        </w:tc>
        <w:tc>
          <w:tcPr>
            <w:tcW w:w="4474" w:type="dxa"/>
            <w:tcBorders>
              <w:top w:val="single" w:sz="4" w:space="0" w:color="595B79"/>
              <w:left w:val="single" w:sz="4" w:space="0" w:color="595B79"/>
              <w:bottom w:val="single" w:sz="4" w:space="0" w:color="595B79"/>
              <w:right w:val="single" w:sz="4" w:space="0" w:color="595B79"/>
            </w:tcBorders>
            <w:hideMark/>
          </w:tcPr>
          <w:p w14:paraId="44FB58AE"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Borders>
              <w:top w:val="single" w:sz="4" w:space="0" w:color="595B79"/>
              <w:left w:val="single" w:sz="4" w:space="0" w:color="595B79"/>
              <w:bottom w:val="single" w:sz="4" w:space="0" w:color="595B79"/>
              <w:right w:val="single" w:sz="4" w:space="0" w:color="595B79"/>
            </w:tcBorders>
            <w:hideMark/>
          </w:tcPr>
          <w:p w14:paraId="7985F2FC"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C1694A" w14:paraId="48A92AA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5EEBECBE" w14:textId="77777777" w:rsidR="00C1694A" w:rsidRDefault="00C1694A" w:rsidP="0030339F">
            <w:pPr>
              <w:pStyle w:val="NoSpacing"/>
            </w:pPr>
            <w:r>
              <w:t>1</w:t>
            </w:r>
          </w:p>
        </w:tc>
        <w:tc>
          <w:tcPr>
            <w:tcW w:w="4474" w:type="dxa"/>
            <w:tcBorders>
              <w:top w:val="single" w:sz="4" w:space="0" w:color="595B79"/>
              <w:left w:val="single" w:sz="4" w:space="0" w:color="595B79"/>
              <w:bottom w:val="single" w:sz="4" w:space="0" w:color="595B79"/>
              <w:right w:val="single" w:sz="4" w:space="0" w:color="595B79"/>
            </w:tcBorders>
            <w:hideMark/>
          </w:tcPr>
          <w:p w14:paraId="1BE62292"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c>
          <w:tcPr>
            <w:tcW w:w="4191" w:type="dxa"/>
            <w:tcBorders>
              <w:top w:val="single" w:sz="4" w:space="0" w:color="595B79"/>
              <w:left w:val="single" w:sz="4" w:space="0" w:color="595B79"/>
              <w:bottom w:val="single" w:sz="4" w:space="0" w:color="595B79"/>
              <w:right w:val="single" w:sz="4" w:space="0" w:color="595B79"/>
            </w:tcBorders>
            <w:hideMark/>
          </w:tcPr>
          <w:p w14:paraId="66C903F1"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8807474"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CD5933F" w14:textId="77777777" w:rsidR="00C1694A" w:rsidRDefault="00C1694A" w:rsidP="0030339F">
            <w:pPr>
              <w:pStyle w:val="NoSpacing"/>
            </w:pPr>
            <w:r>
              <w:t>2</w:t>
            </w:r>
          </w:p>
        </w:tc>
        <w:tc>
          <w:tcPr>
            <w:tcW w:w="4474" w:type="dxa"/>
            <w:tcBorders>
              <w:top w:val="single" w:sz="4" w:space="0" w:color="595B79"/>
              <w:left w:val="single" w:sz="4" w:space="0" w:color="595B79"/>
              <w:bottom w:val="single" w:sz="4" w:space="0" w:color="595B79"/>
              <w:right w:val="single" w:sz="4" w:space="0" w:color="595B79"/>
            </w:tcBorders>
            <w:hideMark/>
          </w:tcPr>
          <w:p w14:paraId="487E9E2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ReportDate</w:t>
            </w:r>
          </w:p>
        </w:tc>
        <w:tc>
          <w:tcPr>
            <w:tcW w:w="4191" w:type="dxa"/>
            <w:tcBorders>
              <w:top w:val="single" w:sz="4" w:space="0" w:color="595B79"/>
              <w:left w:val="single" w:sz="4" w:space="0" w:color="595B79"/>
              <w:bottom w:val="single" w:sz="4" w:space="0" w:color="595B79"/>
              <w:right w:val="single" w:sz="4" w:space="0" w:color="595B79"/>
            </w:tcBorders>
            <w:hideMark/>
          </w:tcPr>
          <w:p w14:paraId="3C86BF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C1694A" w14:paraId="42139B1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3003F50" w14:textId="77777777" w:rsidR="00C1694A" w:rsidRDefault="00C1694A" w:rsidP="0030339F">
            <w:pPr>
              <w:pStyle w:val="NoSpacing"/>
            </w:pPr>
            <w:r>
              <w:t>3</w:t>
            </w:r>
          </w:p>
        </w:tc>
        <w:tc>
          <w:tcPr>
            <w:tcW w:w="4474" w:type="dxa"/>
            <w:tcBorders>
              <w:top w:val="single" w:sz="4" w:space="0" w:color="595B79"/>
              <w:left w:val="single" w:sz="4" w:space="0" w:color="595B79"/>
              <w:bottom w:val="single" w:sz="4" w:space="0" w:color="595B79"/>
              <w:right w:val="single" w:sz="4" w:space="0" w:color="595B79"/>
            </w:tcBorders>
            <w:hideMark/>
          </w:tcPr>
          <w:p w14:paraId="0B89AA3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ReportStart</w:t>
            </w:r>
          </w:p>
        </w:tc>
        <w:tc>
          <w:tcPr>
            <w:tcW w:w="4191" w:type="dxa"/>
            <w:tcBorders>
              <w:top w:val="single" w:sz="4" w:space="0" w:color="595B79"/>
              <w:left w:val="single" w:sz="4" w:space="0" w:color="595B79"/>
              <w:bottom w:val="single" w:sz="4" w:space="0" w:color="595B79"/>
              <w:right w:val="single" w:sz="4" w:space="0" w:color="595B79"/>
            </w:tcBorders>
            <w:hideMark/>
          </w:tcPr>
          <w:p w14:paraId="3B54DF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6063FF8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0531DABD" w14:textId="77777777" w:rsidR="00C1694A" w:rsidRDefault="00C1694A" w:rsidP="0030339F">
            <w:pPr>
              <w:pStyle w:val="NoSpacing"/>
            </w:pPr>
            <w:r>
              <w:t>4</w:t>
            </w:r>
          </w:p>
        </w:tc>
        <w:tc>
          <w:tcPr>
            <w:tcW w:w="4474" w:type="dxa"/>
            <w:tcBorders>
              <w:top w:val="single" w:sz="4" w:space="0" w:color="595B79"/>
              <w:left w:val="single" w:sz="4" w:space="0" w:color="595B79"/>
              <w:bottom w:val="single" w:sz="4" w:space="0" w:color="595B79"/>
              <w:right w:val="single" w:sz="4" w:space="0" w:color="595B79"/>
            </w:tcBorders>
            <w:hideMark/>
          </w:tcPr>
          <w:p w14:paraId="64A1312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ReportEnd</w:t>
            </w:r>
          </w:p>
        </w:tc>
        <w:tc>
          <w:tcPr>
            <w:tcW w:w="4191" w:type="dxa"/>
            <w:tcBorders>
              <w:top w:val="single" w:sz="4" w:space="0" w:color="595B79"/>
              <w:left w:val="single" w:sz="4" w:space="0" w:color="595B79"/>
              <w:bottom w:val="single" w:sz="4" w:space="0" w:color="595B79"/>
              <w:right w:val="single" w:sz="4" w:space="0" w:color="595B79"/>
            </w:tcBorders>
            <w:hideMark/>
          </w:tcPr>
          <w:p w14:paraId="16E8146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w:t>
            </w:r>
          </w:p>
        </w:tc>
      </w:tr>
      <w:tr w:rsidR="00C1694A" w14:paraId="54D8E50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774E896C" w14:textId="77777777" w:rsidR="00C1694A" w:rsidRDefault="00C1694A" w:rsidP="0030339F">
            <w:pPr>
              <w:pStyle w:val="NoSpacing"/>
            </w:pPr>
            <w:r>
              <w:t>5</w:t>
            </w:r>
          </w:p>
        </w:tc>
        <w:tc>
          <w:tcPr>
            <w:tcW w:w="4474" w:type="dxa"/>
            <w:tcBorders>
              <w:top w:val="single" w:sz="4" w:space="0" w:color="595B79"/>
              <w:left w:val="single" w:sz="4" w:space="0" w:color="595B79"/>
              <w:bottom w:val="single" w:sz="4" w:space="0" w:color="595B79"/>
              <w:right w:val="single" w:sz="4" w:space="0" w:color="595B79"/>
            </w:tcBorders>
            <w:hideMark/>
          </w:tcPr>
          <w:p w14:paraId="1AFAFAF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ReportCoC</w:t>
            </w:r>
          </w:p>
        </w:tc>
        <w:tc>
          <w:tcPr>
            <w:tcW w:w="4191" w:type="dxa"/>
            <w:tcBorders>
              <w:top w:val="single" w:sz="4" w:space="0" w:color="595B79"/>
              <w:left w:val="single" w:sz="4" w:space="0" w:color="595B79"/>
              <w:bottom w:val="single" w:sz="4" w:space="0" w:color="595B79"/>
              <w:right w:val="single" w:sz="4" w:space="0" w:color="595B79"/>
            </w:tcBorders>
            <w:hideMark/>
          </w:tcPr>
          <w:p w14:paraId="297A5342" w14:textId="1A70625D"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6</w:t>
            </w:r>
            <w:r w:rsidR="0ACD2E5B">
              <w:t>-</w:t>
            </w:r>
            <w:r>
              <w:t>character string (XX-999)</w:t>
            </w:r>
          </w:p>
        </w:tc>
      </w:tr>
      <w:tr w:rsidR="00C1694A" w14:paraId="57F9BA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FD79736" w14:textId="77777777" w:rsidR="00C1694A" w:rsidRDefault="00C1694A" w:rsidP="0030339F">
            <w:pPr>
              <w:pStyle w:val="NoSpacing"/>
            </w:pPr>
            <w:r>
              <w:t>6</w:t>
            </w:r>
          </w:p>
        </w:tc>
        <w:tc>
          <w:tcPr>
            <w:tcW w:w="4474" w:type="dxa"/>
            <w:tcBorders>
              <w:top w:val="single" w:sz="4" w:space="0" w:color="595B79"/>
              <w:left w:val="single" w:sz="4" w:space="0" w:color="595B79"/>
              <w:bottom w:val="single" w:sz="4" w:space="0" w:color="595B79"/>
              <w:right w:val="single" w:sz="4" w:space="0" w:color="595B79"/>
            </w:tcBorders>
            <w:hideMark/>
          </w:tcPr>
          <w:p w14:paraId="2CD0BF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SoftwareVendor</w:t>
            </w:r>
          </w:p>
        </w:tc>
        <w:tc>
          <w:tcPr>
            <w:tcW w:w="4191" w:type="dxa"/>
            <w:tcBorders>
              <w:top w:val="single" w:sz="4" w:space="0" w:color="595B79"/>
              <w:left w:val="single" w:sz="4" w:space="0" w:color="595B79"/>
              <w:bottom w:val="single" w:sz="4" w:space="0" w:color="595B79"/>
              <w:right w:val="single" w:sz="4" w:space="0" w:color="595B79"/>
            </w:tcBorders>
            <w:hideMark/>
          </w:tcPr>
          <w:p w14:paraId="5F54EC4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042B542"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2720F37" w14:textId="77777777" w:rsidR="00C1694A" w:rsidRDefault="00C1694A" w:rsidP="0030339F">
            <w:pPr>
              <w:pStyle w:val="NoSpacing"/>
            </w:pPr>
            <w:r>
              <w:t>7</w:t>
            </w:r>
          </w:p>
        </w:tc>
        <w:tc>
          <w:tcPr>
            <w:tcW w:w="4474" w:type="dxa"/>
            <w:tcBorders>
              <w:top w:val="single" w:sz="4" w:space="0" w:color="595B79"/>
              <w:left w:val="single" w:sz="4" w:space="0" w:color="595B79"/>
              <w:bottom w:val="single" w:sz="4" w:space="0" w:color="595B79"/>
              <w:right w:val="single" w:sz="4" w:space="0" w:color="595B79"/>
            </w:tcBorders>
            <w:hideMark/>
          </w:tcPr>
          <w:p w14:paraId="0CBE711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SoftwareName</w:t>
            </w:r>
          </w:p>
        </w:tc>
        <w:tc>
          <w:tcPr>
            <w:tcW w:w="4191" w:type="dxa"/>
            <w:tcBorders>
              <w:top w:val="single" w:sz="4" w:space="0" w:color="595B79"/>
              <w:left w:val="single" w:sz="4" w:space="0" w:color="595B79"/>
              <w:bottom w:val="single" w:sz="4" w:space="0" w:color="595B79"/>
              <w:right w:val="single" w:sz="4" w:space="0" w:color="595B79"/>
            </w:tcBorders>
            <w:hideMark/>
          </w:tcPr>
          <w:p w14:paraId="0106785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E27DED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308C27" w14:textId="77777777" w:rsidR="00C1694A" w:rsidRDefault="00C1694A" w:rsidP="0030339F">
            <w:pPr>
              <w:pStyle w:val="NoSpacing"/>
            </w:pPr>
            <w:r>
              <w:t>8</w:t>
            </w:r>
          </w:p>
        </w:tc>
        <w:tc>
          <w:tcPr>
            <w:tcW w:w="4474" w:type="dxa"/>
            <w:tcBorders>
              <w:top w:val="single" w:sz="4" w:space="0" w:color="595B79"/>
              <w:left w:val="single" w:sz="4" w:space="0" w:color="595B79"/>
              <w:bottom w:val="single" w:sz="4" w:space="0" w:color="595B79"/>
              <w:right w:val="single" w:sz="4" w:space="0" w:color="595B79"/>
            </w:tcBorders>
            <w:hideMark/>
          </w:tcPr>
          <w:p w14:paraId="437D9E3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VendorContact</w:t>
            </w:r>
          </w:p>
        </w:tc>
        <w:tc>
          <w:tcPr>
            <w:tcW w:w="4191" w:type="dxa"/>
            <w:tcBorders>
              <w:top w:val="single" w:sz="4" w:space="0" w:color="595B79"/>
              <w:left w:val="single" w:sz="4" w:space="0" w:color="595B79"/>
              <w:bottom w:val="single" w:sz="4" w:space="0" w:color="595B79"/>
              <w:right w:val="single" w:sz="4" w:space="0" w:color="595B79"/>
            </w:tcBorders>
            <w:hideMark/>
          </w:tcPr>
          <w:p w14:paraId="452A987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F03A7CD"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A9C3D70" w14:textId="77777777" w:rsidR="00C1694A" w:rsidRDefault="00C1694A" w:rsidP="0030339F">
            <w:pPr>
              <w:pStyle w:val="NoSpacing"/>
            </w:pPr>
            <w:r>
              <w:t>9</w:t>
            </w:r>
          </w:p>
        </w:tc>
        <w:tc>
          <w:tcPr>
            <w:tcW w:w="4474" w:type="dxa"/>
            <w:tcBorders>
              <w:top w:val="single" w:sz="4" w:space="0" w:color="595B79"/>
              <w:left w:val="single" w:sz="4" w:space="0" w:color="595B79"/>
              <w:bottom w:val="single" w:sz="4" w:space="0" w:color="595B79"/>
              <w:right w:val="single" w:sz="4" w:space="0" w:color="595B79"/>
            </w:tcBorders>
            <w:hideMark/>
          </w:tcPr>
          <w:p w14:paraId="46EDC4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VendorEmail</w:t>
            </w:r>
          </w:p>
        </w:tc>
        <w:tc>
          <w:tcPr>
            <w:tcW w:w="4191" w:type="dxa"/>
            <w:tcBorders>
              <w:top w:val="single" w:sz="4" w:space="0" w:color="595B79"/>
              <w:left w:val="single" w:sz="4" w:space="0" w:color="595B79"/>
              <w:bottom w:val="single" w:sz="4" w:space="0" w:color="595B79"/>
              <w:right w:val="single" w:sz="4" w:space="0" w:color="595B79"/>
            </w:tcBorders>
            <w:hideMark/>
          </w:tcPr>
          <w:p w14:paraId="2A8658A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B718923"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4958F6" w14:textId="77777777" w:rsidR="00C1694A" w:rsidRDefault="00C1694A" w:rsidP="0030339F">
            <w:pPr>
              <w:pStyle w:val="NoSpacing"/>
            </w:pPr>
            <w:r>
              <w:t>10</w:t>
            </w:r>
          </w:p>
        </w:tc>
        <w:tc>
          <w:tcPr>
            <w:tcW w:w="4474" w:type="dxa"/>
            <w:tcBorders>
              <w:top w:val="single" w:sz="4" w:space="0" w:color="595B79"/>
              <w:left w:val="single" w:sz="4" w:space="0" w:color="595B79"/>
              <w:bottom w:val="single" w:sz="4" w:space="0" w:color="595B79"/>
              <w:right w:val="single" w:sz="4" w:space="0" w:color="595B79"/>
            </w:tcBorders>
            <w:hideMark/>
          </w:tcPr>
          <w:p w14:paraId="7AE6A803"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LSAScope</w:t>
            </w:r>
          </w:p>
        </w:tc>
        <w:tc>
          <w:tcPr>
            <w:tcW w:w="4191" w:type="dxa"/>
            <w:tcBorders>
              <w:top w:val="single" w:sz="4" w:space="0" w:color="595B79"/>
              <w:left w:val="single" w:sz="4" w:space="0" w:color="595B79"/>
              <w:bottom w:val="single" w:sz="4" w:space="0" w:color="595B79"/>
              <w:right w:val="single" w:sz="4" w:space="0" w:color="595B79"/>
            </w:tcBorders>
            <w:hideMark/>
          </w:tcPr>
          <w:p w14:paraId="7DC862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604248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tcPr>
          <w:p w14:paraId="1DA6BBFD" w14:textId="77777777" w:rsidR="00C1694A" w:rsidRDefault="00C1694A" w:rsidP="0030339F">
            <w:pPr>
              <w:pStyle w:val="NoSpacing"/>
            </w:pPr>
            <w:r>
              <w:t>11</w:t>
            </w:r>
          </w:p>
        </w:tc>
        <w:tc>
          <w:tcPr>
            <w:tcW w:w="4474" w:type="dxa"/>
            <w:tcBorders>
              <w:top w:val="single" w:sz="4" w:space="0" w:color="595B79"/>
              <w:left w:val="single" w:sz="4" w:space="0" w:color="595B79"/>
              <w:bottom w:val="single" w:sz="4" w:space="0" w:color="595B79"/>
              <w:right w:val="single" w:sz="4" w:space="0" w:color="595B79"/>
            </w:tcBorders>
          </w:tcPr>
          <w:p w14:paraId="20869C3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LookbackDate</w:t>
            </w:r>
          </w:p>
        </w:tc>
        <w:tc>
          <w:tcPr>
            <w:tcW w:w="4191" w:type="dxa"/>
            <w:tcBorders>
              <w:top w:val="single" w:sz="4" w:space="0" w:color="595B79"/>
              <w:left w:val="single" w:sz="4" w:space="0" w:color="595B79"/>
              <w:bottom w:val="single" w:sz="4" w:space="0" w:color="595B79"/>
              <w:right w:val="single" w:sz="4" w:space="0" w:color="595B79"/>
            </w:tcBorders>
          </w:tcPr>
          <w:p w14:paraId="6723085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70908E80"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27FA6C52" w14:textId="77777777" w:rsidR="00C1694A" w:rsidRDefault="00C1694A" w:rsidP="0030339F">
            <w:pPr>
              <w:pStyle w:val="NoSpacing"/>
            </w:pPr>
            <w:r>
              <w:t>12</w:t>
            </w:r>
          </w:p>
        </w:tc>
        <w:tc>
          <w:tcPr>
            <w:tcW w:w="0" w:type="dxa"/>
            <w:tcBorders>
              <w:top w:val="single" w:sz="4" w:space="0" w:color="595B79"/>
              <w:left w:val="single" w:sz="4" w:space="0" w:color="595B79"/>
              <w:bottom w:val="single" w:sz="4" w:space="0" w:color="595B79"/>
              <w:right w:val="single" w:sz="4" w:space="0" w:color="595B79"/>
            </w:tcBorders>
            <w:hideMark/>
          </w:tcPr>
          <w:p w14:paraId="4D1A436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NoCoC</w:t>
            </w:r>
          </w:p>
        </w:tc>
        <w:tc>
          <w:tcPr>
            <w:tcW w:w="0" w:type="dxa"/>
            <w:tcBorders>
              <w:top w:val="single" w:sz="4" w:space="0" w:color="595B79"/>
              <w:left w:val="single" w:sz="4" w:space="0" w:color="595B79"/>
              <w:bottom w:val="single" w:sz="4" w:space="0" w:color="595B79"/>
              <w:right w:val="single" w:sz="4" w:space="0" w:color="595B79"/>
            </w:tcBorders>
            <w:hideMark/>
          </w:tcPr>
          <w:p w14:paraId="0397C5E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8787E80"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B7C54D" w14:textId="77777777" w:rsidR="00C1694A" w:rsidRDefault="00C1694A" w:rsidP="0030339F">
            <w:pPr>
              <w:pStyle w:val="NoSpacing"/>
            </w:pPr>
            <w:r>
              <w:t>13</w:t>
            </w:r>
          </w:p>
        </w:tc>
        <w:tc>
          <w:tcPr>
            <w:tcW w:w="0" w:type="dxa"/>
            <w:tcBorders>
              <w:top w:val="single" w:sz="4" w:space="0" w:color="595B79"/>
              <w:left w:val="single" w:sz="4" w:space="0" w:color="595B79"/>
              <w:bottom w:val="single" w:sz="4" w:space="0" w:color="595B79"/>
              <w:right w:val="single" w:sz="4" w:space="0" w:color="595B79"/>
            </w:tcBorders>
            <w:hideMark/>
          </w:tcPr>
          <w:p w14:paraId="4918FE1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NotOneHoH</w:t>
            </w:r>
          </w:p>
        </w:tc>
        <w:tc>
          <w:tcPr>
            <w:tcW w:w="0" w:type="dxa"/>
            <w:tcBorders>
              <w:top w:val="single" w:sz="4" w:space="0" w:color="595B79"/>
              <w:left w:val="single" w:sz="4" w:space="0" w:color="595B79"/>
              <w:bottom w:val="single" w:sz="4" w:space="0" w:color="595B79"/>
              <w:right w:val="single" w:sz="4" w:space="0" w:color="595B79"/>
            </w:tcBorders>
            <w:hideMark/>
          </w:tcPr>
          <w:p w14:paraId="5ED9114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CAF469D"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199C6B2" w14:textId="77777777" w:rsidR="00C1694A" w:rsidRDefault="00C1694A" w:rsidP="0030339F">
            <w:pPr>
              <w:pStyle w:val="NoSpacing"/>
            </w:pPr>
            <w:r>
              <w:t>14</w:t>
            </w:r>
          </w:p>
        </w:tc>
        <w:tc>
          <w:tcPr>
            <w:tcW w:w="0" w:type="dxa"/>
            <w:tcBorders>
              <w:top w:val="single" w:sz="4" w:space="0" w:color="595B79"/>
              <w:left w:val="single" w:sz="4" w:space="0" w:color="595B79"/>
              <w:bottom w:val="single" w:sz="4" w:space="0" w:color="595B79"/>
              <w:right w:val="single" w:sz="4" w:space="0" w:color="595B79"/>
            </w:tcBorders>
            <w:hideMark/>
          </w:tcPr>
          <w:p w14:paraId="13687E7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RelationshipToHoH</w:t>
            </w:r>
          </w:p>
        </w:tc>
        <w:tc>
          <w:tcPr>
            <w:tcW w:w="0" w:type="dxa"/>
            <w:tcBorders>
              <w:top w:val="single" w:sz="4" w:space="0" w:color="595B79"/>
              <w:left w:val="single" w:sz="4" w:space="0" w:color="595B79"/>
              <w:bottom w:val="single" w:sz="4" w:space="0" w:color="595B79"/>
              <w:right w:val="single" w:sz="4" w:space="0" w:color="595B79"/>
            </w:tcBorders>
            <w:hideMark/>
          </w:tcPr>
          <w:p w14:paraId="2AC899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22C27747"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B34F517" w14:textId="77777777" w:rsidR="00C1694A" w:rsidRDefault="00C1694A" w:rsidP="0030339F">
            <w:pPr>
              <w:pStyle w:val="NoSpacing"/>
            </w:pPr>
            <w:r>
              <w:t>15</w:t>
            </w:r>
          </w:p>
        </w:tc>
        <w:tc>
          <w:tcPr>
            <w:tcW w:w="0" w:type="dxa"/>
            <w:tcBorders>
              <w:top w:val="single" w:sz="4" w:space="0" w:color="595B79"/>
              <w:left w:val="single" w:sz="4" w:space="0" w:color="595B79"/>
              <w:bottom w:val="single" w:sz="4" w:space="0" w:color="595B79"/>
              <w:right w:val="single" w:sz="4" w:space="0" w:color="595B79"/>
            </w:tcBorders>
            <w:hideMark/>
          </w:tcPr>
          <w:p w14:paraId="59AB372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MoveInDate</w:t>
            </w:r>
          </w:p>
        </w:tc>
        <w:tc>
          <w:tcPr>
            <w:tcW w:w="0" w:type="dxa"/>
            <w:tcBorders>
              <w:top w:val="single" w:sz="4" w:space="0" w:color="595B79"/>
              <w:left w:val="single" w:sz="4" w:space="0" w:color="595B79"/>
              <w:bottom w:val="single" w:sz="4" w:space="0" w:color="595B79"/>
              <w:right w:val="single" w:sz="4" w:space="0" w:color="595B79"/>
            </w:tcBorders>
            <w:hideMark/>
          </w:tcPr>
          <w:p w14:paraId="18702ED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56B84B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966B1F7" w14:textId="77777777" w:rsidR="00C1694A" w:rsidRDefault="00C1694A" w:rsidP="0030339F">
            <w:pPr>
              <w:pStyle w:val="NoSpacing"/>
            </w:pPr>
            <w:r>
              <w:t>16</w:t>
            </w:r>
          </w:p>
        </w:tc>
        <w:tc>
          <w:tcPr>
            <w:tcW w:w="0" w:type="dxa"/>
            <w:tcBorders>
              <w:top w:val="single" w:sz="4" w:space="0" w:color="595B79"/>
              <w:left w:val="single" w:sz="4" w:space="0" w:color="595B79"/>
              <w:bottom w:val="single" w:sz="4" w:space="0" w:color="595B79"/>
              <w:right w:val="single" w:sz="4" w:space="0" w:color="595B79"/>
            </w:tcBorders>
            <w:hideMark/>
          </w:tcPr>
          <w:p w14:paraId="13C61C0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UnduplicatedClient</w:t>
            </w:r>
          </w:p>
        </w:tc>
        <w:tc>
          <w:tcPr>
            <w:tcW w:w="0" w:type="dxa"/>
            <w:tcBorders>
              <w:top w:val="single" w:sz="4" w:space="0" w:color="595B79"/>
              <w:left w:val="single" w:sz="4" w:space="0" w:color="595B79"/>
              <w:bottom w:val="single" w:sz="4" w:space="0" w:color="595B79"/>
              <w:right w:val="single" w:sz="4" w:space="0" w:color="595B79"/>
            </w:tcBorders>
            <w:hideMark/>
          </w:tcPr>
          <w:p w14:paraId="322E4DCD"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CE7126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8CF591D" w14:textId="77777777" w:rsidR="00C1694A" w:rsidRDefault="00C1694A" w:rsidP="0030339F">
            <w:pPr>
              <w:pStyle w:val="NoSpacing"/>
            </w:pPr>
            <w:r>
              <w:t>17</w:t>
            </w:r>
          </w:p>
        </w:tc>
        <w:tc>
          <w:tcPr>
            <w:tcW w:w="0" w:type="dxa"/>
            <w:tcBorders>
              <w:top w:val="single" w:sz="4" w:space="0" w:color="595B79"/>
              <w:left w:val="single" w:sz="4" w:space="0" w:color="595B79"/>
              <w:bottom w:val="single" w:sz="4" w:space="0" w:color="595B79"/>
              <w:right w:val="single" w:sz="4" w:space="0" w:color="595B79"/>
            </w:tcBorders>
            <w:hideMark/>
          </w:tcPr>
          <w:p w14:paraId="459A984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HouseholdEntry</w:t>
            </w:r>
          </w:p>
        </w:tc>
        <w:tc>
          <w:tcPr>
            <w:tcW w:w="0" w:type="dxa"/>
            <w:tcBorders>
              <w:top w:val="single" w:sz="4" w:space="0" w:color="595B79"/>
              <w:left w:val="single" w:sz="4" w:space="0" w:color="595B79"/>
              <w:bottom w:val="single" w:sz="4" w:space="0" w:color="595B79"/>
              <w:right w:val="single" w:sz="4" w:space="0" w:color="595B79"/>
            </w:tcBorders>
            <w:hideMark/>
          </w:tcPr>
          <w:p w14:paraId="56D1E26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B8026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7BA1831" w14:textId="77777777" w:rsidR="00C1694A" w:rsidRDefault="00C1694A" w:rsidP="0030339F">
            <w:pPr>
              <w:pStyle w:val="NoSpacing"/>
            </w:pPr>
            <w:r>
              <w:t>18</w:t>
            </w:r>
          </w:p>
        </w:tc>
        <w:tc>
          <w:tcPr>
            <w:tcW w:w="0" w:type="dxa"/>
            <w:tcBorders>
              <w:top w:val="single" w:sz="4" w:space="0" w:color="595B79"/>
              <w:left w:val="single" w:sz="4" w:space="0" w:color="595B79"/>
              <w:bottom w:val="single" w:sz="4" w:space="0" w:color="595B79"/>
              <w:right w:val="single" w:sz="4" w:space="0" w:color="595B79"/>
            </w:tcBorders>
            <w:hideMark/>
          </w:tcPr>
          <w:p w14:paraId="193EE5A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ClientEntry</w:t>
            </w:r>
          </w:p>
        </w:tc>
        <w:tc>
          <w:tcPr>
            <w:tcW w:w="0" w:type="dxa"/>
            <w:tcBorders>
              <w:top w:val="single" w:sz="4" w:space="0" w:color="595B79"/>
              <w:left w:val="single" w:sz="4" w:space="0" w:color="595B79"/>
              <w:bottom w:val="single" w:sz="4" w:space="0" w:color="595B79"/>
              <w:right w:val="single" w:sz="4" w:space="0" w:color="595B79"/>
            </w:tcBorders>
            <w:hideMark/>
          </w:tcPr>
          <w:p w14:paraId="1CFDB11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57B5511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E4F510F" w14:textId="77777777" w:rsidR="00C1694A" w:rsidRDefault="00C1694A" w:rsidP="0030339F">
            <w:pPr>
              <w:pStyle w:val="NoSpacing"/>
            </w:pPr>
            <w:r>
              <w:t>19</w:t>
            </w:r>
          </w:p>
        </w:tc>
        <w:tc>
          <w:tcPr>
            <w:tcW w:w="0" w:type="dxa"/>
            <w:tcBorders>
              <w:top w:val="single" w:sz="4" w:space="0" w:color="595B79"/>
              <w:left w:val="single" w:sz="4" w:space="0" w:color="595B79"/>
              <w:bottom w:val="single" w:sz="4" w:space="0" w:color="595B79"/>
              <w:right w:val="single" w:sz="4" w:space="0" w:color="595B79"/>
            </w:tcBorders>
            <w:hideMark/>
          </w:tcPr>
          <w:p w14:paraId="13E573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AdultHoHEntry</w:t>
            </w:r>
          </w:p>
        </w:tc>
        <w:tc>
          <w:tcPr>
            <w:tcW w:w="0" w:type="dxa"/>
            <w:tcBorders>
              <w:top w:val="single" w:sz="4" w:space="0" w:color="595B79"/>
              <w:left w:val="single" w:sz="4" w:space="0" w:color="595B79"/>
              <w:bottom w:val="single" w:sz="4" w:space="0" w:color="595B79"/>
              <w:right w:val="single" w:sz="4" w:space="0" w:color="595B79"/>
            </w:tcBorders>
            <w:hideMark/>
          </w:tcPr>
          <w:p w14:paraId="647AD7C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6F65DDA"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1F426EF" w14:textId="77777777" w:rsidR="00C1694A" w:rsidRDefault="00C1694A" w:rsidP="0030339F">
            <w:pPr>
              <w:pStyle w:val="NoSpacing"/>
            </w:pPr>
            <w:r>
              <w:t>20</w:t>
            </w:r>
          </w:p>
        </w:tc>
        <w:tc>
          <w:tcPr>
            <w:tcW w:w="0" w:type="dxa"/>
            <w:tcBorders>
              <w:top w:val="single" w:sz="4" w:space="0" w:color="595B79"/>
              <w:left w:val="single" w:sz="4" w:space="0" w:color="595B79"/>
              <w:bottom w:val="single" w:sz="4" w:space="0" w:color="595B79"/>
              <w:right w:val="single" w:sz="4" w:space="0" w:color="595B79"/>
            </w:tcBorders>
            <w:hideMark/>
          </w:tcPr>
          <w:p w14:paraId="6E86814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ClientExit</w:t>
            </w:r>
          </w:p>
        </w:tc>
        <w:tc>
          <w:tcPr>
            <w:tcW w:w="0" w:type="dxa"/>
            <w:tcBorders>
              <w:top w:val="single" w:sz="4" w:space="0" w:color="595B79"/>
              <w:left w:val="single" w:sz="4" w:space="0" w:color="595B79"/>
              <w:bottom w:val="single" w:sz="4" w:space="0" w:color="595B79"/>
              <w:right w:val="single" w:sz="4" w:space="0" w:color="595B79"/>
            </w:tcBorders>
            <w:hideMark/>
          </w:tcPr>
          <w:p w14:paraId="391A748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3246F9D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7B4E1B" w14:textId="77777777" w:rsidR="00C1694A" w:rsidRDefault="00C1694A" w:rsidP="0030339F">
            <w:pPr>
              <w:pStyle w:val="NoSpacing"/>
            </w:pPr>
            <w:r>
              <w:lastRenderedPageBreak/>
              <w:t>21</w:t>
            </w:r>
          </w:p>
        </w:tc>
        <w:tc>
          <w:tcPr>
            <w:tcW w:w="0" w:type="dxa"/>
            <w:tcBorders>
              <w:top w:val="single" w:sz="4" w:space="0" w:color="595B79"/>
              <w:left w:val="single" w:sz="4" w:space="0" w:color="595B79"/>
              <w:bottom w:val="single" w:sz="4" w:space="0" w:color="595B79"/>
              <w:right w:val="single" w:sz="4" w:space="0" w:color="595B79"/>
            </w:tcBorders>
            <w:hideMark/>
          </w:tcPr>
          <w:p w14:paraId="397060D0"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SSNNotProvided</w:t>
            </w:r>
          </w:p>
        </w:tc>
        <w:tc>
          <w:tcPr>
            <w:tcW w:w="0" w:type="dxa"/>
            <w:tcBorders>
              <w:top w:val="single" w:sz="4" w:space="0" w:color="595B79"/>
              <w:left w:val="single" w:sz="4" w:space="0" w:color="595B79"/>
              <w:bottom w:val="single" w:sz="4" w:space="0" w:color="595B79"/>
              <w:right w:val="single" w:sz="4" w:space="0" w:color="595B79"/>
            </w:tcBorders>
            <w:hideMark/>
          </w:tcPr>
          <w:p w14:paraId="273EE0E8"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7E184AF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EBE44E" w14:textId="77777777" w:rsidR="00C1694A" w:rsidRDefault="00C1694A" w:rsidP="0030339F">
            <w:pPr>
              <w:pStyle w:val="NoSpacing"/>
            </w:pPr>
            <w:r>
              <w:t>22</w:t>
            </w:r>
          </w:p>
        </w:tc>
        <w:tc>
          <w:tcPr>
            <w:tcW w:w="0" w:type="dxa"/>
            <w:tcBorders>
              <w:top w:val="single" w:sz="4" w:space="0" w:color="595B79"/>
              <w:left w:val="single" w:sz="4" w:space="0" w:color="595B79"/>
              <w:bottom w:val="single" w:sz="4" w:space="0" w:color="595B79"/>
              <w:right w:val="single" w:sz="4" w:space="0" w:color="595B79"/>
            </w:tcBorders>
            <w:hideMark/>
          </w:tcPr>
          <w:p w14:paraId="5FA2627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SSNMissingOrInvalid</w:t>
            </w:r>
          </w:p>
        </w:tc>
        <w:tc>
          <w:tcPr>
            <w:tcW w:w="0" w:type="dxa"/>
            <w:tcBorders>
              <w:top w:val="single" w:sz="4" w:space="0" w:color="595B79"/>
              <w:left w:val="single" w:sz="4" w:space="0" w:color="595B79"/>
              <w:bottom w:val="single" w:sz="4" w:space="0" w:color="595B79"/>
              <w:right w:val="single" w:sz="4" w:space="0" w:color="595B79"/>
            </w:tcBorders>
            <w:hideMark/>
          </w:tcPr>
          <w:p w14:paraId="73A78E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5119DBE"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5011631" w14:textId="77777777" w:rsidR="00C1694A" w:rsidRDefault="00C1694A" w:rsidP="0030339F">
            <w:pPr>
              <w:pStyle w:val="NoSpacing"/>
            </w:pPr>
            <w:r>
              <w:t>23</w:t>
            </w:r>
          </w:p>
        </w:tc>
        <w:tc>
          <w:tcPr>
            <w:tcW w:w="0" w:type="dxa"/>
            <w:tcBorders>
              <w:top w:val="single" w:sz="4" w:space="0" w:color="595B79"/>
              <w:left w:val="single" w:sz="4" w:space="0" w:color="595B79"/>
              <w:bottom w:val="single" w:sz="4" w:space="0" w:color="595B79"/>
              <w:right w:val="single" w:sz="4" w:space="0" w:color="595B79"/>
            </w:tcBorders>
            <w:hideMark/>
          </w:tcPr>
          <w:p w14:paraId="15BD004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ClientSSNNotUnique</w:t>
            </w:r>
          </w:p>
        </w:tc>
        <w:tc>
          <w:tcPr>
            <w:tcW w:w="0" w:type="dxa"/>
            <w:tcBorders>
              <w:top w:val="single" w:sz="4" w:space="0" w:color="595B79"/>
              <w:left w:val="single" w:sz="4" w:space="0" w:color="595B79"/>
              <w:bottom w:val="single" w:sz="4" w:space="0" w:color="595B79"/>
              <w:right w:val="single" w:sz="4" w:space="0" w:color="595B79"/>
            </w:tcBorders>
            <w:hideMark/>
          </w:tcPr>
          <w:p w14:paraId="0EC0C9FD"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6FB8DA6"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FDD49A7" w14:textId="77777777" w:rsidR="00C1694A" w:rsidRDefault="00C1694A" w:rsidP="0030339F">
            <w:pPr>
              <w:pStyle w:val="NoSpacing"/>
            </w:pPr>
            <w:r>
              <w:t>24</w:t>
            </w:r>
          </w:p>
        </w:tc>
        <w:tc>
          <w:tcPr>
            <w:tcW w:w="0" w:type="dxa"/>
            <w:tcBorders>
              <w:top w:val="single" w:sz="4" w:space="0" w:color="595B79"/>
              <w:left w:val="single" w:sz="4" w:space="0" w:color="595B79"/>
              <w:bottom w:val="single" w:sz="4" w:space="0" w:color="595B79"/>
              <w:right w:val="single" w:sz="4" w:space="0" w:color="595B79"/>
            </w:tcBorders>
            <w:hideMark/>
          </w:tcPr>
          <w:p w14:paraId="475F7E6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DistinctSSNValueNotUnique</w:t>
            </w:r>
          </w:p>
        </w:tc>
        <w:tc>
          <w:tcPr>
            <w:tcW w:w="0" w:type="dxa"/>
            <w:tcBorders>
              <w:top w:val="single" w:sz="4" w:space="0" w:color="595B79"/>
              <w:left w:val="single" w:sz="4" w:space="0" w:color="595B79"/>
              <w:bottom w:val="single" w:sz="4" w:space="0" w:color="595B79"/>
              <w:right w:val="single" w:sz="4" w:space="0" w:color="595B79"/>
            </w:tcBorders>
            <w:hideMark/>
          </w:tcPr>
          <w:p w14:paraId="358052F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A10C53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B75CA75" w14:textId="77777777" w:rsidR="00C1694A" w:rsidRDefault="00C1694A" w:rsidP="0030339F">
            <w:pPr>
              <w:pStyle w:val="NoSpacing"/>
            </w:pPr>
            <w:r>
              <w:t>25</w:t>
            </w:r>
          </w:p>
        </w:tc>
        <w:tc>
          <w:tcPr>
            <w:tcW w:w="0" w:type="dxa"/>
            <w:tcBorders>
              <w:top w:val="single" w:sz="4" w:space="0" w:color="595B79"/>
              <w:left w:val="single" w:sz="4" w:space="0" w:color="595B79"/>
              <w:bottom w:val="single" w:sz="4" w:space="0" w:color="595B79"/>
              <w:right w:val="single" w:sz="4" w:space="0" w:color="595B79"/>
            </w:tcBorders>
            <w:hideMark/>
          </w:tcPr>
          <w:p w14:paraId="00E4CA57"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DisablingCond</w:t>
            </w:r>
          </w:p>
        </w:tc>
        <w:tc>
          <w:tcPr>
            <w:tcW w:w="0" w:type="dxa"/>
            <w:tcBorders>
              <w:top w:val="single" w:sz="4" w:space="0" w:color="595B79"/>
              <w:left w:val="single" w:sz="4" w:space="0" w:color="595B79"/>
              <w:bottom w:val="single" w:sz="4" w:space="0" w:color="595B79"/>
              <w:right w:val="single" w:sz="4" w:space="0" w:color="595B79"/>
            </w:tcBorders>
            <w:hideMark/>
          </w:tcPr>
          <w:p w14:paraId="64332B4B"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281B04C"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06AED02" w14:textId="77777777" w:rsidR="00C1694A" w:rsidRDefault="00C1694A" w:rsidP="0030339F">
            <w:pPr>
              <w:pStyle w:val="NoSpacing"/>
            </w:pPr>
            <w:r>
              <w:t>26</w:t>
            </w:r>
          </w:p>
        </w:tc>
        <w:tc>
          <w:tcPr>
            <w:tcW w:w="0" w:type="dxa"/>
            <w:tcBorders>
              <w:top w:val="single" w:sz="4" w:space="0" w:color="595B79"/>
              <w:left w:val="single" w:sz="4" w:space="0" w:color="595B79"/>
              <w:bottom w:val="single" w:sz="4" w:space="0" w:color="595B79"/>
              <w:right w:val="single" w:sz="4" w:space="0" w:color="595B79"/>
            </w:tcBorders>
            <w:hideMark/>
          </w:tcPr>
          <w:p w14:paraId="71131C4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LivingSituation</w:t>
            </w:r>
          </w:p>
        </w:tc>
        <w:tc>
          <w:tcPr>
            <w:tcW w:w="0" w:type="dxa"/>
            <w:tcBorders>
              <w:top w:val="single" w:sz="4" w:space="0" w:color="595B79"/>
              <w:left w:val="single" w:sz="4" w:space="0" w:color="595B79"/>
              <w:bottom w:val="single" w:sz="4" w:space="0" w:color="595B79"/>
              <w:right w:val="single" w:sz="4" w:space="0" w:color="595B79"/>
            </w:tcBorders>
            <w:hideMark/>
          </w:tcPr>
          <w:p w14:paraId="05308C44"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0225C08"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345511CD" w14:textId="77777777" w:rsidR="00C1694A" w:rsidRDefault="00C1694A" w:rsidP="0030339F">
            <w:pPr>
              <w:pStyle w:val="NoSpacing"/>
            </w:pPr>
            <w:r>
              <w:t>27</w:t>
            </w:r>
          </w:p>
        </w:tc>
        <w:tc>
          <w:tcPr>
            <w:tcW w:w="0" w:type="dxa"/>
            <w:tcBorders>
              <w:top w:val="single" w:sz="4" w:space="0" w:color="595B79"/>
              <w:left w:val="single" w:sz="4" w:space="0" w:color="595B79"/>
              <w:bottom w:val="single" w:sz="4" w:space="0" w:color="595B79"/>
              <w:right w:val="single" w:sz="4" w:space="0" w:color="595B79"/>
            </w:tcBorders>
            <w:hideMark/>
          </w:tcPr>
          <w:p w14:paraId="3E98B62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LengthOfStay</w:t>
            </w:r>
          </w:p>
        </w:tc>
        <w:tc>
          <w:tcPr>
            <w:tcW w:w="0" w:type="dxa"/>
            <w:tcBorders>
              <w:top w:val="single" w:sz="4" w:space="0" w:color="595B79"/>
              <w:left w:val="single" w:sz="4" w:space="0" w:color="595B79"/>
              <w:bottom w:val="single" w:sz="4" w:space="0" w:color="595B79"/>
              <w:right w:val="single" w:sz="4" w:space="0" w:color="595B79"/>
            </w:tcBorders>
            <w:hideMark/>
          </w:tcPr>
          <w:p w14:paraId="03918184"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3030B62"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1313F6D" w14:textId="77777777" w:rsidR="00C1694A" w:rsidRDefault="00C1694A" w:rsidP="0030339F">
            <w:pPr>
              <w:pStyle w:val="NoSpacing"/>
            </w:pPr>
            <w:r>
              <w:t>28</w:t>
            </w:r>
          </w:p>
        </w:tc>
        <w:tc>
          <w:tcPr>
            <w:tcW w:w="0" w:type="dxa"/>
            <w:tcBorders>
              <w:top w:val="single" w:sz="4" w:space="0" w:color="595B79"/>
              <w:left w:val="single" w:sz="4" w:space="0" w:color="595B79"/>
              <w:bottom w:val="single" w:sz="4" w:space="0" w:color="595B79"/>
              <w:right w:val="single" w:sz="4" w:space="0" w:color="595B79"/>
            </w:tcBorders>
            <w:hideMark/>
          </w:tcPr>
          <w:p w14:paraId="195B0B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HomelessDate</w:t>
            </w:r>
          </w:p>
        </w:tc>
        <w:tc>
          <w:tcPr>
            <w:tcW w:w="0" w:type="dxa"/>
            <w:tcBorders>
              <w:top w:val="single" w:sz="4" w:space="0" w:color="595B79"/>
              <w:left w:val="single" w:sz="4" w:space="0" w:color="595B79"/>
              <w:bottom w:val="single" w:sz="4" w:space="0" w:color="595B79"/>
              <w:right w:val="single" w:sz="4" w:space="0" w:color="595B79"/>
            </w:tcBorders>
            <w:hideMark/>
          </w:tcPr>
          <w:p w14:paraId="54E7FDDE"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6C9C75EF"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6D8915C" w14:textId="77777777" w:rsidR="00C1694A" w:rsidRDefault="00C1694A" w:rsidP="0030339F">
            <w:pPr>
              <w:pStyle w:val="NoSpacing"/>
            </w:pPr>
            <w:r>
              <w:t>29</w:t>
            </w:r>
          </w:p>
        </w:tc>
        <w:tc>
          <w:tcPr>
            <w:tcW w:w="0" w:type="dxa"/>
            <w:tcBorders>
              <w:top w:val="single" w:sz="4" w:space="0" w:color="595B79"/>
              <w:left w:val="single" w:sz="4" w:space="0" w:color="595B79"/>
              <w:bottom w:val="single" w:sz="4" w:space="0" w:color="595B79"/>
              <w:right w:val="single" w:sz="4" w:space="0" w:color="595B79"/>
            </w:tcBorders>
            <w:hideMark/>
          </w:tcPr>
          <w:p w14:paraId="3D4D395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TimesHomeless</w:t>
            </w:r>
          </w:p>
        </w:tc>
        <w:tc>
          <w:tcPr>
            <w:tcW w:w="0" w:type="dxa"/>
            <w:tcBorders>
              <w:top w:val="single" w:sz="4" w:space="0" w:color="595B79"/>
              <w:left w:val="single" w:sz="4" w:space="0" w:color="595B79"/>
              <w:bottom w:val="single" w:sz="4" w:space="0" w:color="595B79"/>
              <w:right w:val="single" w:sz="4" w:space="0" w:color="595B79"/>
            </w:tcBorders>
            <w:hideMark/>
          </w:tcPr>
          <w:p w14:paraId="569D539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E24734E"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96546DD" w14:textId="77777777" w:rsidR="00C1694A" w:rsidRDefault="00C1694A" w:rsidP="0030339F">
            <w:pPr>
              <w:pStyle w:val="NoSpacing"/>
            </w:pPr>
            <w:r>
              <w:t>30</w:t>
            </w:r>
          </w:p>
        </w:tc>
        <w:tc>
          <w:tcPr>
            <w:tcW w:w="0" w:type="dxa"/>
            <w:tcBorders>
              <w:top w:val="single" w:sz="4" w:space="0" w:color="595B79"/>
              <w:left w:val="single" w:sz="4" w:space="0" w:color="595B79"/>
              <w:bottom w:val="single" w:sz="4" w:space="0" w:color="595B79"/>
              <w:right w:val="single" w:sz="4" w:space="0" w:color="595B79"/>
            </w:tcBorders>
            <w:hideMark/>
          </w:tcPr>
          <w:p w14:paraId="4D5C5BA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MonthsHomeless</w:t>
            </w:r>
          </w:p>
        </w:tc>
        <w:tc>
          <w:tcPr>
            <w:tcW w:w="0" w:type="dxa"/>
            <w:tcBorders>
              <w:top w:val="single" w:sz="4" w:space="0" w:color="595B79"/>
              <w:left w:val="single" w:sz="4" w:space="0" w:color="595B79"/>
              <w:bottom w:val="single" w:sz="4" w:space="0" w:color="595B79"/>
              <w:right w:val="single" w:sz="4" w:space="0" w:color="595B79"/>
            </w:tcBorders>
            <w:hideMark/>
          </w:tcPr>
          <w:p w14:paraId="6B343D6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F663BF4"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685DE9" w14:textId="77777777" w:rsidR="00C1694A" w:rsidRDefault="00C1694A" w:rsidP="0030339F">
            <w:pPr>
              <w:pStyle w:val="NoSpacing"/>
            </w:pPr>
            <w:r>
              <w:t>31</w:t>
            </w:r>
          </w:p>
        </w:tc>
        <w:tc>
          <w:tcPr>
            <w:tcW w:w="0" w:type="dxa"/>
            <w:tcBorders>
              <w:top w:val="single" w:sz="4" w:space="0" w:color="595B79"/>
              <w:left w:val="single" w:sz="4" w:space="0" w:color="595B79"/>
              <w:bottom w:val="single" w:sz="4" w:space="0" w:color="595B79"/>
              <w:right w:val="single" w:sz="4" w:space="0" w:color="595B79"/>
            </w:tcBorders>
            <w:hideMark/>
          </w:tcPr>
          <w:p w14:paraId="29E7A7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Destination</w:t>
            </w:r>
          </w:p>
        </w:tc>
        <w:tc>
          <w:tcPr>
            <w:tcW w:w="0" w:type="dxa"/>
            <w:tcBorders>
              <w:top w:val="single" w:sz="4" w:space="0" w:color="595B79"/>
              <w:left w:val="single" w:sz="4" w:space="0" w:color="595B79"/>
              <w:bottom w:val="single" w:sz="4" w:space="0" w:color="595B79"/>
              <w:right w:val="single" w:sz="4" w:space="0" w:color="595B79"/>
            </w:tcBorders>
            <w:hideMark/>
          </w:tcPr>
          <w:p w14:paraId="36FFD3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bl>
    <w:p w14:paraId="566E5F1F" w14:textId="77777777" w:rsidR="00C1694A" w:rsidRPr="00C1694A" w:rsidRDefault="00C1694A" w:rsidP="00190224"/>
    <w:p w14:paraId="7BB89AE6" w14:textId="7548E336" w:rsidR="00DF14DB" w:rsidRPr="00016C19" w:rsidRDefault="00DF14DB" w:rsidP="00824443">
      <w:bookmarkStart w:id="2230" w:name="_NoCoC"/>
      <w:bookmarkStart w:id="2231" w:name="_Toc109988255"/>
      <w:bookmarkStart w:id="2232" w:name="_Toc109993219"/>
      <w:bookmarkStart w:id="2233" w:name="_Toc109988383"/>
      <w:bookmarkStart w:id="2234" w:name="_Toc109993347"/>
      <w:bookmarkStart w:id="2235" w:name="_Toc109988385"/>
      <w:bookmarkStart w:id="2236" w:name="_Toc109993349"/>
      <w:bookmarkStart w:id="2237" w:name="_Toc109988387"/>
      <w:bookmarkStart w:id="2238" w:name="_Toc109993351"/>
      <w:bookmarkStart w:id="2239" w:name="_Toc109988389"/>
      <w:bookmarkStart w:id="2240" w:name="_Toc109993353"/>
      <w:bookmarkStart w:id="2241" w:name="_Toc109988400"/>
      <w:bookmarkStart w:id="2242" w:name="_Toc109993364"/>
      <w:bookmarkStart w:id="2243" w:name="_Toc109988402"/>
      <w:bookmarkStart w:id="2244" w:name="_Toc109993366"/>
      <w:bookmarkStart w:id="2245" w:name="_Toc109988404"/>
      <w:bookmarkStart w:id="2246" w:name="_Toc109993368"/>
      <w:bookmarkStart w:id="2247" w:name="_Toc109988406"/>
      <w:bookmarkStart w:id="2248" w:name="_Toc109993370"/>
      <w:bookmarkStart w:id="2249" w:name="_Toc37973636"/>
      <w:bookmarkStart w:id="2250" w:name="_Toc37974189"/>
      <w:bookmarkStart w:id="2251" w:name="_Toc37974740"/>
      <w:bookmarkStart w:id="2252" w:name="_Toc37975228"/>
      <w:bookmarkStart w:id="2253" w:name="_Set_LSAReport_ReportDate"/>
      <w:bookmarkStart w:id="2254" w:name="_Toc34145731"/>
      <w:bookmarkStart w:id="2255" w:name="_LSAHousehold"/>
      <w:bookmarkStart w:id="2256" w:name="_System_Engagement_Status"/>
      <w:bookmarkStart w:id="2257" w:name="_Length_of_Time_1"/>
      <w:bookmarkStart w:id="2258" w:name="_Length_of_Time"/>
      <w:bookmarkStart w:id="2259" w:name="_Cumulative_Length_of"/>
      <w:bookmarkStart w:id="2260" w:name="_Length_of_Time_2"/>
      <w:bookmarkStart w:id="2261" w:name="_Returns"/>
      <w:bookmarkStart w:id="2262" w:name="_Days_to_Return/Re-engage_3"/>
      <w:bookmarkStart w:id="2263" w:name="_Days_to_Return/Re-engage"/>
      <w:bookmarkStart w:id="2264" w:name="_Days_to_Return/Re-engage_2"/>
      <w:bookmarkStart w:id="2265" w:name="_Days_to_Return/Re-engage_1"/>
      <w:bookmarkStart w:id="2266" w:name="_Data_Quality_:"/>
      <w:bookmarkEnd w:id="3"/>
      <w:bookmarkEnd w:id="1908"/>
      <w:bookmarkEnd w:id="1911"/>
      <w:bookmarkEnd w:id="1912"/>
      <w:bookmarkEnd w:id="1913"/>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87" w:author="Molly McEvilley" w:date="2024-09-12T10:51:00Z" w:initials="MM">
    <w:p w14:paraId="49A95A8B" w14:textId="77777777" w:rsidR="006F5B64" w:rsidRDefault="006F5B64" w:rsidP="006F5B64">
      <w:pPr>
        <w:pStyle w:val="CommentText"/>
      </w:pPr>
      <w:r>
        <w:rPr>
          <w:rStyle w:val="CommentReference"/>
        </w:rPr>
        <w:annotationRef/>
      </w:r>
      <w:r>
        <w:t>GitHub #1230 and 1231</w:t>
      </w:r>
    </w:p>
  </w:comment>
  <w:comment w:id="106" w:author="Molly McEvilley" w:date="2024-09-12T11:17:00Z" w:initials="MM">
    <w:p w14:paraId="73FE6CFC" w14:textId="77777777" w:rsidR="00390CF8" w:rsidRDefault="00390CF8" w:rsidP="00390CF8">
      <w:pPr>
        <w:pStyle w:val="CommentText"/>
      </w:pPr>
      <w:r>
        <w:rPr>
          <w:rStyle w:val="CommentReference"/>
        </w:rPr>
        <w:annotationRef/>
      </w:r>
      <w:r>
        <w:t>Not a change – just removing a redundant phrase because GitHub #1232.</w:t>
      </w:r>
    </w:p>
  </w:comment>
  <w:comment w:id="192" w:author="Jules Brown" w:date="2024-08-20T10:59:00Z" w:initials="JB">
    <w:p w14:paraId="721B6655" w14:textId="202C0D6B" w:rsidR="001E6263" w:rsidRDefault="001E6263" w:rsidP="001E6263">
      <w:pPr>
        <w:pStyle w:val="CommentText"/>
      </w:pPr>
      <w:r>
        <w:rPr>
          <w:rStyle w:val="CommentReference"/>
        </w:rPr>
        <w:annotationRef/>
      </w:r>
      <w:r>
        <w:t>This was an issue last year - need to check with HDX team - may be preferable to insert a file with only headers...</w:t>
      </w:r>
    </w:p>
  </w:comment>
  <w:comment w:id="228" w:author="Jules Brown" w:date="2024-08-20T11:01:00Z" w:initials="JB">
    <w:p w14:paraId="16543A90" w14:textId="77777777" w:rsidR="001E6263" w:rsidRDefault="001E6263" w:rsidP="001E6263">
      <w:pPr>
        <w:pStyle w:val="CommentText"/>
      </w:pPr>
      <w:r>
        <w:rPr>
          <w:rStyle w:val="CommentReference"/>
        </w:rPr>
        <w:annotationRef/>
      </w:r>
      <w:r>
        <w:t>Check</w:t>
      </w:r>
    </w:p>
  </w:comment>
  <w:comment w:id="292" w:author="Molly McEvilley" w:date="2024-09-12T11:24:00Z" w:initials="MM">
    <w:p w14:paraId="4913D8D3" w14:textId="77777777" w:rsidR="00374F6D" w:rsidRDefault="00374F6D" w:rsidP="00374F6D">
      <w:pPr>
        <w:pStyle w:val="CommentText"/>
      </w:pPr>
      <w:r>
        <w:rPr>
          <w:rStyle w:val="CommentReference"/>
        </w:rPr>
        <w:annotationRef/>
      </w:r>
      <w:r>
        <w:t>Clarifying that PIT cohorts are not required for the HIC even if the HIC date falls on one of the PIT dates (because the active cohort count will be equal to the PIT count).</w:t>
      </w:r>
    </w:p>
  </w:comment>
  <w:comment w:id="339" w:author="Molly McEvilley" w:date="2024-09-25T15:58:00Z" w:initials="MM">
    <w:p w14:paraId="30BD043A" w14:textId="77777777" w:rsidR="00E63A06" w:rsidRDefault="00E63A06" w:rsidP="00E63A06">
      <w:pPr>
        <w:pStyle w:val="CommentText"/>
      </w:pPr>
      <w:r>
        <w:rPr>
          <w:rStyle w:val="CommentReference"/>
        </w:rPr>
        <w:annotationRef/>
      </w:r>
      <w:r>
        <w:t>GitHub #1272</w:t>
      </w:r>
    </w:p>
  </w:comment>
  <w:comment w:id="391" w:author="Molly McEvilley" w:date="2024-09-24T14:40:00Z" w:initials="MM">
    <w:p w14:paraId="48C62941" w14:textId="137736D9" w:rsidR="00644974" w:rsidRDefault="00644974" w:rsidP="00644974">
      <w:pPr>
        <w:pStyle w:val="CommentText"/>
      </w:pPr>
      <w:r>
        <w:rPr>
          <w:rStyle w:val="CommentReference"/>
        </w:rPr>
        <w:annotationRef/>
      </w:r>
      <w:r>
        <w:t>GitHub #1272</w:t>
      </w:r>
    </w:p>
  </w:comment>
  <w:comment w:id="807" w:author="Molly McEvilley" w:date="2024-08-20T09:45:00Z" w:initials="MM">
    <w:p w14:paraId="1D1BF226" w14:textId="23C3CE3C" w:rsidR="002D48DE" w:rsidRDefault="002D48DE" w:rsidP="002D48DE">
      <w:pPr>
        <w:pStyle w:val="CommentText"/>
      </w:pPr>
      <w:r>
        <w:rPr>
          <w:rStyle w:val="CommentReference"/>
        </w:rPr>
        <w:annotationRef/>
      </w:r>
      <w:r>
        <w:t>GitHub #1221</w:t>
      </w:r>
    </w:p>
  </w:comment>
  <w:comment w:id="886" w:author="Molly McEvilley" w:date="2024-09-25T15:48:00Z" w:initials="MM">
    <w:p w14:paraId="165A868E" w14:textId="77777777" w:rsidR="00451787" w:rsidRDefault="00451787" w:rsidP="00451787">
      <w:pPr>
        <w:pStyle w:val="CommentText"/>
      </w:pPr>
      <w:r>
        <w:rPr>
          <w:rStyle w:val="CommentReference"/>
        </w:rPr>
        <w:annotationRef/>
      </w:r>
      <w:r>
        <w:t>GitHub #1272</w:t>
      </w:r>
    </w:p>
  </w:comment>
  <w:comment w:id="891" w:author="Molly McEvilley" w:date="2024-10-03T10:08:00Z" w:initials="MM">
    <w:p w14:paraId="1A4DF706" w14:textId="77777777" w:rsidR="008E2D42" w:rsidRDefault="008E2D42" w:rsidP="008E2D42">
      <w:pPr>
        <w:pStyle w:val="CommentText"/>
      </w:pPr>
      <w:r>
        <w:rPr>
          <w:rStyle w:val="CommentReference"/>
        </w:rPr>
        <w:annotationRef/>
      </w:r>
      <w:r>
        <w:t xml:space="preserve">GitHub #1301 </w:t>
      </w:r>
    </w:p>
    <w:p w14:paraId="3E54F563" w14:textId="77777777" w:rsidR="008E2D42" w:rsidRDefault="008E2D42" w:rsidP="008E2D42">
      <w:pPr>
        <w:pStyle w:val="CommentText"/>
      </w:pPr>
      <w:r>
        <w:t>This is a clarification and not a change – the HIC (LSAScope = 3) is defined as a systemwide report in section 3.1.</w:t>
      </w:r>
    </w:p>
  </w:comment>
  <w:comment w:id="894" w:author="Molly McEvilley" w:date="2024-09-25T15:48:00Z" w:initials="MM">
    <w:p w14:paraId="2A99F913" w14:textId="7674FF23" w:rsidR="004E3E6B" w:rsidRDefault="004E3E6B" w:rsidP="004E3E6B">
      <w:pPr>
        <w:pStyle w:val="CommentText"/>
      </w:pPr>
      <w:r>
        <w:rPr>
          <w:rStyle w:val="CommentReference"/>
        </w:rPr>
        <w:annotationRef/>
      </w:r>
      <w:r>
        <w:t>GitHub #1272</w:t>
      </w:r>
    </w:p>
  </w:comment>
  <w:comment w:id="903" w:author="Molly McEvilley" w:date="2024-09-25T15:51:00Z" w:initials="MM">
    <w:p w14:paraId="1216F462" w14:textId="77777777" w:rsidR="000E59A2" w:rsidRDefault="000E59A2" w:rsidP="000E59A2">
      <w:pPr>
        <w:pStyle w:val="CommentText"/>
      </w:pPr>
      <w:r>
        <w:rPr>
          <w:rStyle w:val="CommentReference"/>
        </w:rPr>
        <w:annotationRef/>
      </w:r>
      <w:r>
        <w:t>GitHub #1272</w:t>
      </w:r>
    </w:p>
  </w:comment>
  <w:comment w:id="905" w:author="Molly McEvilley" w:date="2024-09-01T08:42:00Z" w:initials="MM">
    <w:p w14:paraId="141A3813" w14:textId="6BFD65AF" w:rsidR="00991476" w:rsidRDefault="00991476" w:rsidP="00991476">
      <w:pPr>
        <w:pStyle w:val="CommentText"/>
      </w:pPr>
      <w:r>
        <w:rPr>
          <w:rStyle w:val="CommentReference"/>
        </w:rPr>
        <w:annotationRef/>
      </w:r>
      <w:r>
        <w:t>GitHub #1225</w:t>
      </w:r>
    </w:p>
  </w:comment>
  <w:comment w:id="953" w:author="Molly McEvilley" w:date="2024-09-25T15:46:00Z" w:initials="MM">
    <w:p w14:paraId="373DD8CB" w14:textId="77777777" w:rsidR="001E0C69" w:rsidRDefault="001E0C69" w:rsidP="001E0C69">
      <w:pPr>
        <w:pStyle w:val="CommentText"/>
      </w:pPr>
      <w:r>
        <w:rPr>
          <w:rStyle w:val="CommentReference"/>
        </w:rPr>
        <w:annotationRef/>
      </w:r>
      <w:r>
        <w:t>GitHub #1272</w:t>
      </w:r>
    </w:p>
  </w:comment>
  <w:comment w:id="963" w:author="Molly McEvilley" w:date="2024-09-25T15:53:00Z" w:initials="MM">
    <w:p w14:paraId="11117B8D" w14:textId="4FB34C98" w:rsidR="00817898" w:rsidRDefault="00817898" w:rsidP="00817898">
      <w:pPr>
        <w:pStyle w:val="CommentText"/>
      </w:pPr>
      <w:r>
        <w:rPr>
          <w:rStyle w:val="CommentReference"/>
        </w:rPr>
        <w:annotationRef/>
      </w:r>
      <w:r>
        <w:t>GitHub #1272</w:t>
      </w:r>
    </w:p>
  </w:comment>
  <w:comment w:id="977" w:author="Molly McEvilley" w:date="2024-09-25T15:54:00Z" w:initials="MM">
    <w:p w14:paraId="51408129" w14:textId="77777777" w:rsidR="00FD3FA5" w:rsidRDefault="00FD3FA5" w:rsidP="00FD3FA5">
      <w:pPr>
        <w:pStyle w:val="CommentText"/>
      </w:pPr>
      <w:r>
        <w:rPr>
          <w:rStyle w:val="CommentReference"/>
        </w:rPr>
        <w:annotationRef/>
      </w:r>
      <w:r>
        <w:t>GitHub #1272</w:t>
      </w:r>
    </w:p>
  </w:comment>
  <w:comment w:id="981" w:author="Molly McEvilley" w:date="2024-09-25T15:55:00Z" w:initials="MM">
    <w:p w14:paraId="5325A46C" w14:textId="77777777" w:rsidR="005725CA" w:rsidRDefault="005725CA" w:rsidP="005725CA">
      <w:pPr>
        <w:pStyle w:val="CommentText"/>
      </w:pPr>
      <w:r>
        <w:rPr>
          <w:rStyle w:val="CommentReference"/>
        </w:rPr>
        <w:annotationRef/>
      </w:r>
      <w:r>
        <w:t>GitHub #1272</w:t>
      </w:r>
    </w:p>
  </w:comment>
  <w:comment w:id="1631" w:author="Molly McEvilley" w:date="2024-08-20T09:47:00Z" w:initials="MM">
    <w:p w14:paraId="096C03A1" w14:textId="1C8EB940" w:rsidR="002A403C" w:rsidRDefault="002A403C" w:rsidP="002A403C">
      <w:pPr>
        <w:pStyle w:val="CommentText"/>
      </w:pPr>
      <w:r>
        <w:rPr>
          <w:rStyle w:val="CommentReference"/>
        </w:rPr>
        <w:annotationRef/>
      </w:r>
      <w:r>
        <w:t>New intermediate tables specific to LSAExit ch_Include_exit, ch_Exclude_exit, ch_Episodes_exit, sys_TimePadded_exit with NO CHANGE TO LOGIC.  GitHub #1223</w:t>
      </w:r>
    </w:p>
  </w:comment>
  <w:comment w:id="1684" w:author="Molly McEvilley" w:date="2024-08-21T11:34:00Z" w:initials="MM">
    <w:p w14:paraId="6565BD27" w14:textId="77777777" w:rsidR="006708C3" w:rsidRDefault="006708C3" w:rsidP="006708C3">
      <w:pPr>
        <w:pStyle w:val="CommentText"/>
      </w:pPr>
      <w:r>
        <w:rPr>
          <w:rStyle w:val="CommentReference"/>
        </w:rPr>
        <w:annotationRef/>
      </w:r>
      <w:r>
        <w:t>GitHub #1223</w:t>
      </w:r>
    </w:p>
  </w:comment>
  <w:comment w:id="1735" w:author="Molly McEvilley" w:date="2024-09-25T20:25:00Z" w:initials="MM">
    <w:p w14:paraId="31C65371" w14:textId="77777777" w:rsidR="00075291" w:rsidRDefault="00075291" w:rsidP="00075291">
      <w:pPr>
        <w:pStyle w:val="CommentText"/>
      </w:pPr>
      <w:r>
        <w:rPr>
          <w:rStyle w:val="CommentReference"/>
        </w:rPr>
        <w:annotationRef/>
      </w:r>
      <w:r>
        <w:t>GitHub #1256</w:t>
      </w:r>
    </w:p>
  </w:comment>
  <w:comment w:id="1744" w:author="Molly McEvilley" w:date="2024-09-01T08:31:00Z" w:initials="MM">
    <w:p w14:paraId="229237B8" w14:textId="69400133" w:rsidR="00EA2D6F" w:rsidRDefault="00EA2D6F" w:rsidP="00EA2D6F">
      <w:pPr>
        <w:pStyle w:val="CommentText"/>
      </w:pPr>
      <w:r>
        <w:rPr>
          <w:rStyle w:val="CommentReference"/>
        </w:rPr>
        <w:annotationRef/>
      </w:r>
      <w:r>
        <w:t>GitHub #1210</w:t>
      </w:r>
    </w:p>
  </w:comment>
  <w:comment w:id="1756" w:author="Molly McEvilley" w:date="2024-09-19T10:51:00Z" w:initials="MM">
    <w:p w14:paraId="0B210EF9" w14:textId="77777777" w:rsidR="00366EC0" w:rsidRDefault="00366EC0" w:rsidP="00366EC0">
      <w:pPr>
        <w:pStyle w:val="CommentText"/>
      </w:pPr>
      <w:r>
        <w:rPr>
          <w:rStyle w:val="CommentReference"/>
        </w:rPr>
        <w:annotationRef/>
      </w:r>
      <w:r>
        <w:t>GitHub #1250 (case isn’t necessary to specify since we are already setting the value to -1 if HHType = 3 (child only household)</w:t>
      </w:r>
    </w:p>
  </w:comment>
  <w:comment w:id="2090" w:author="Molly McEvilley" w:date="2024-09-19T10:25:00Z" w:initials="MM">
    <w:p w14:paraId="19C9C521" w14:textId="4083A890" w:rsidR="00772ABF" w:rsidRDefault="00772ABF" w:rsidP="00772ABF">
      <w:pPr>
        <w:pStyle w:val="CommentText"/>
      </w:pPr>
      <w:r>
        <w:rPr>
          <w:rStyle w:val="CommentReference"/>
        </w:rPr>
        <w:annotationRef/>
      </w:r>
      <w:r>
        <w:t>GitHub #1248</w:t>
      </w:r>
    </w:p>
  </w:comment>
  <w:comment w:id="2116" w:author="Molly McEvilley" w:date="2024-09-19T09:58:00Z" w:initials="MM">
    <w:p w14:paraId="1A1ED8BA" w14:textId="5A4FD8EC" w:rsidR="004220E5" w:rsidRDefault="004220E5" w:rsidP="004220E5">
      <w:pPr>
        <w:pStyle w:val="CommentText"/>
      </w:pPr>
      <w:r>
        <w:rPr>
          <w:rStyle w:val="CommentReference"/>
        </w:rPr>
        <w:annotationRef/>
      </w:r>
      <w:r>
        <w:t>GitHub #1241</w:t>
      </w:r>
    </w:p>
  </w:comment>
  <w:comment w:id="2139" w:author="Molly McEvilley" w:date="2024-09-25T15:58:00Z" w:initials="MM">
    <w:p w14:paraId="76E53823" w14:textId="77777777" w:rsidR="003E23A9" w:rsidRDefault="003E23A9" w:rsidP="003E23A9">
      <w:pPr>
        <w:pStyle w:val="CommentText"/>
      </w:pPr>
      <w:r>
        <w:rPr>
          <w:rStyle w:val="CommentReference"/>
        </w:rPr>
        <w:annotationRef/>
      </w:r>
      <w:r>
        <w:t>GitHub #1272</w:t>
      </w:r>
    </w:p>
  </w:comment>
  <w:comment w:id="2169" w:author="Molly McEvilley" w:date="2024-09-25T16:27:00Z" w:initials="MM">
    <w:p w14:paraId="602C311E" w14:textId="77777777" w:rsidR="00A90C1E" w:rsidRDefault="00A90C1E" w:rsidP="00A90C1E">
      <w:pPr>
        <w:pStyle w:val="CommentText"/>
      </w:pPr>
      <w:r>
        <w:rPr>
          <w:rStyle w:val="CommentReference"/>
        </w:rPr>
        <w:annotationRef/>
      </w:r>
      <w:r>
        <w:t>GitHub #1254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9A95A8B" w15:done="0"/>
  <w15:commentEx w15:paraId="73FE6CFC" w15:done="0"/>
  <w15:commentEx w15:paraId="721B6655" w15:done="0"/>
  <w15:commentEx w15:paraId="16543A90" w15:done="0"/>
  <w15:commentEx w15:paraId="4913D8D3" w15:done="0"/>
  <w15:commentEx w15:paraId="30BD043A" w15:done="0"/>
  <w15:commentEx w15:paraId="48C62941" w15:done="0"/>
  <w15:commentEx w15:paraId="1D1BF226" w15:done="0"/>
  <w15:commentEx w15:paraId="165A868E" w15:done="0"/>
  <w15:commentEx w15:paraId="3E54F563" w15:done="0"/>
  <w15:commentEx w15:paraId="2A99F913" w15:done="0"/>
  <w15:commentEx w15:paraId="1216F462" w15:done="0"/>
  <w15:commentEx w15:paraId="141A3813" w15:done="0"/>
  <w15:commentEx w15:paraId="373DD8CB" w15:done="0"/>
  <w15:commentEx w15:paraId="11117B8D" w15:done="0"/>
  <w15:commentEx w15:paraId="51408129" w15:done="0"/>
  <w15:commentEx w15:paraId="5325A46C" w15:done="0"/>
  <w15:commentEx w15:paraId="096C03A1" w15:done="0"/>
  <w15:commentEx w15:paraId="6565BD27" w15:done="0"/>
  <w15:commentEx w15:paraId="31C65371" w15:done="0"/>
  <w15:commentEx w15:paraId="229237B8" w15:done="0"/>
  <w15:commentEx w15:paraId="0B210EF9" w15:done="0"/>
  <w15:commentEx w15:paraId="19C9C521" w15:done="0"/>
  <w15:commentEx w15:paraId="1A1ED8BA" w15:done="0"/>
  <w15:commentEx w15:paraId="76E53823" w15:done="0"/>
  <w15:commentEx w15:paraId="602C311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E2BB677" w16cex:dateUtc="2024-09-12T14:51:00Z"/>
  <w16cex:commentExtensible w16cex:durableId="59C401EC" w16cex:dateUtc="2024-09-12T15:17:00Z"/>
  <w16cex:commentExtensible w16cex:durableId="71FC061F" w16cex:dateUtc="2024-08-20T15:59:00Z"/>
  <w16cex:commentExtensible w16cex:durableId="4F44C5B2" w16cex:dateUtc="2024-08-20T16:01:00Z"/>
  <w16cex:commentExtensible w16cex:durableId="195700B6" w16cex:dateUtc="2024-09-12T15:24:00Z"/>
  <w16cex:commentExtensible w16cex:durableId="430ED084" w16cex:dateUtc="2024-09-25T19:58:00Z"/>
  <w16cex:commentExtensible w16cex:durableId="0C6A7005" w16cex:dateUtc="2024-09-24T18:40:00Z"/>
  <w16cex:commentExtensible w16cex:durableId="05F6D7F2" w16cex:dateUtc="2024-08-20T13:45:00Z"/>
  <w16cex:commentExtensible w16cex:durableId="45DB4EC2" w16cex:dateUtc="2024-09-25T19:48:00Z"/>
  <w16cex:commentExtensible w16cex:durableId="68484D4D" w16cex:dateUtc="2024-10-03T14:08:00Z"/>
  <w16cex:commentExtensible w16cex:durableId="66249802" w16cex:dateUtc="2024-09-25T19:48:00Z"/>
  <w16cex:commentExtensible w16cex:durableId="68AAFF55" w16cex:dateUtc="2024-09-25T19:51:00Z"/>
  <w16cex:commentExtensible w16cex:durableId="48497928" w16cex:dateUtc="2024-09-01T12:42:00Z"/>
  <w16cex:commentExtensible w16cex:durableId="44F227F9" w16cex:dateUtc="2024-09-25T19:46:00Z"/>
  <w16cex:commentExtensible w16cex:durableId="5365F3A1" w16cex:dateUtc="2024-09-25T19:53:00Z"/>
  <w16cex:commentExtensible w16cex:durableId="2FB6D22A" w16cex:dateUtc="2024-09-25T19:54:00Z"/>
  <w16cex:commentExtensible w16cex:durableId="3509AC30" w16cex:dateUtc="2024-09-25T19:55:00Z"/>
  <w16cex:commentExtensible w16cex:durableId="26572952" w16cex:dateUtc="2024-08-20T13:47:00Z"/>
  <w16cex:commentExtensible w16cex:durableId="03002BAC" w16cex:dateUtc="2024-08-21T15:34:00Z"/>
  <w16cex:commentExtensible w16cex:durableId="024629F3" w16cex:dateUtc="2024-09-26T00:25:00Z"/>
  <w16cex:commentExtensible w16cex:durableId="719AB3D3" w16cex:dateUtc="2024-09-01T12:31:00Z"/>
  <w16cex:commentExtensible w16cex:durableId="3787E966" w16cex:dateUtc="2024-09-19T14:51:00Z"/>
  <w16cex:commentExtensible w16cex:durableId="2D15C3CB" w16cex:dateUtc="2024-09-19T14:25:00Z"/>
  <w16cex:commentExtensible w16cex:durableId="058C20B4" w16cex:dateUtc="2024-09-19T13:58:00Z"/>
  <w16cex:commentExtensible w16cex:durableId="61D58847" w16cex:dateUtc="2024-09-25T19:58:00Z"/>
  <w16cex:commentExtensible w16cex:durableId="2C973AF3" w16cex:dateUtc="2024-09-25T20: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9A95A8B" w16cid:durableId="7E2BB677"/>
  <w16cid:commentId w16cid:paraId="73FE6CFC" w16cid:durableId="59C401EC"/>
  <w16cid:commentId w16cid:paraId="721B6655" w16cid:durableId="71FC061F"/>
  <w16cid:commentId w16cid:paraId="16543A90" w16cid:durableId="4F44C5B2"/>
  <w16cid:commentId w16cid:paraId="4913D8D3" w16cid:durableId="195700B6"/>
  <w16cid:commentId w16cid:paraId="30BD043A" w16cid:durableId="430ED084"/>
  <w16cid:commentId w16cid:paraId="48C62941" w16cid:durableId="0C6A7005"/>
  <w16cid:commentId w16cid:paraId="1D1BF226" w16cid:durableId="05F6D7F2"/>
  <w16cid:commentId w16cid:paraId="165A868E" w16cid:durableId="45DB4EC2"/>
  <w16cid:commentId w16cid:paraId="3E54F563" w16cid:durableId="68484D4D"/>
  <w16cid:commentId w16cid:paraId="2A99F913" w16cid:durableId="66249802"/>
  <w16cid:commentId w16cid:paraId="1216F462" w16cid:durableId="68AAFF55"/>
  <w16cid:commentId w16cid:paraId="141A3813" w16cid:durableId="48497928"/>
  <w16cid:commentId w16cid:paraId="373DD8CB" w16cid:durableId="44F227F9"/>
  <w16cid:commentId w16cid:paraId="11117B8D" w16cid:durableId="5365F3A1"/>
  <w16cid:commentId w16cid:paraId="51408129" w16cid:durableId="2FB6D22A"/>
  <w16cid:commentId w16cid:paraId="5325A46C" w16cid:durableId="3509AC30"/>
  <w16cid:commentId w16cid:paraId="096C03A1" w16cid:durableId="26572952"/>
  <w16cid:commentId w16cid:paraId="6565BD27" w16cid:durableId="03002BAC"/>
  <w16cid:commentId w16cid:paraId="31C65371" w16cid:durableId="024629F3"/>
  <w16cid:commentId w16cid:paraId="229237B8" w16cid:durableId="719AB3D3"/>
  <w16cid:commentId w16cid:paraId="0B210EF9" w16cid:durableId="3787E966"/>
  <w16cid:commentId w16cid:paraId="19C9C521" w16cid:durableId="2D15C3CB"/>
  <w16cid:commentId w16cid:paraId="1A1ED8BA" w16cid:durableId="058C20B4"/>
  <w16cid:commentId w16cid:paraId="76E53823" w16cid:durableId="61D58847"/>
  <w16cid:commentId w16cid:paraId="602C311E" w16cid:durableId="2C973AF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B802E9" w14:textId="77777777" w:rsidR="00924484" w:rsidRDefault="00924484" w:rsidP="008E455B">
      <w:pPr>
        <w:spacing w:after="0" w:line="240" w:lineRule="auto"/>
      </w:pPr>
      <w:r>
        <w:separator/>
      </w:r>
    </w:p>
  </w:endnote>
  <w:endnote w:type="continuationSeparator" w:id="0">
    <w:p w14:paraId="391A7A7C" w14:textId="77777777" w:rsidR="00924484" w:rsidRDefault="00924484" w:rsidP="008E455B">
      <w:pPr>
        <w:spacing w:after="0" w:line="240" w:lineRule="auto"/>
      </w:pPr>
      <w:r>
        <w:continuationSeparator/>
      </w:r>
    </w:p>
  </w:endnote>
  <w:endnote w:type="continuationNotice" w:id="1">
    <w:p w14:paraId="06E0C09E" w14:textId="77777777" w:rsidR="00924484" w:rsidRDefault="0092448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8D4214" w14:textId="77777777" w:rsidR="00924484" w:rsidRDefault="00924484" w:rsidP="008E455B">
      <w:pPr>
        <w:spacing w:after="0" w:line="240" w:lineRule="auto"/>
      </w:pPr>
      <w:r>
        <w:separator/>
      </w:r>
    </w:p>
  </w:footnote>
  <w:footnote w:type="continuationSeparator" w:id="0">
    <w:p w14:paraId="02FF0C3E" w14:textId="77777777" w:rsidR="00924484" w:rsidRDefault="00924484" w:rsidP="008E455B">
      <w:pPr>
        <w:spacing w:after="0" w:line="240" w:lineRule="auto"/>
      </w:pPr>
      <w:r>
        <w:continuationSeparator/>
      </w:r>
    </w:p>
  </w:footnote>
  <w:footnote w:type="continuationNotice" w:id="1">
    <w:p w14:paraId="5258A6F7" w14:textId="77777777" w:rsidR="00924484" w:rsidRDefault="00924484">
      <w:pPr>
        <w:spacing w:before="0" w:after="0" w:line="240" w:lineRule="auto"/>
      </w:pPr>
    </w:p>
  </w:footnote>
  <w:footnote w:id="2">
    <w:p w14:paraId="4BCD6F47" w14:textId="3883CC17" w:rsidR="005A14C7" w:rsidRDefault="005A14C7">
      <w:pPr>
        <w:pStyle w:val="FootnoteText"/>
      </w:pPr>
      <w:ins w:id="309" w:author="Molly McEvilley" w:date="2024-09-24T14:30:00Z" w16du:dateUtc="2024-09-24T18:30:00Z">
        <w:r>
          <w:rPr>
            <w:rStyle w:val="FootnoteReference"/>
          </w:rPr>
          <w:footnoteRef/>
        </w:r>
        <w:r>
          <w:t xml:space="preserve"> </w:t>
        </w:r>
      </w:ins>
      <w:ins w:id="310" w:author="Molly McEvilley" w:date="2024-09-24T14:31:00Z" w16du:dateUtc="2024-09-24T18:31:00Z">
        <w:r>
          <w:t xml:space="preserve">The only exceptions to this are </w:t>
        </w:r>
        <w:r w:rsidR="00FB5B29">
          <w:t xml:space="preserve">OPH counts (section 9.6) and data quality reporting (sections </w:t>
        </w:r>
        <w:r w:rsidR="00C123FB">
          <w:t>10 and 11).</w:t>
        </w:r>
      </w:ins>
    </w:p>
  </w:footnote>
  <w:footnote w:id="3">
    <w:p w14:paraId="5E0E6EDB" w14:textId="54E37741" w:rsidR="0046731D" w:rsidRDefault="0046731D">
      <w:pPr>
        <w:pStyle w:val="FootnoteText"/>
      </w:pPr>
      <w:r>
        <w:rPr>
          <w:rStyle w:val="FootnoteReference"/>
        </w:rPr>
        <w:footnoteRef/>
      </w:r>
      <w:r w:rsidR="0748C06F">
        <w:t xml:space="preserve"> Note that this will exclude night-by-night enrollments without a record of a bed night on the entry date.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D49041" w14:textId="4C76C535"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9CFED1" w14:textId="77777777" w:rsidR="00BA730E" w:rsidRDefault="00BA730E">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7r26Jd9D" int2:invalidationBookmarkName="" int2:hashCode="lk1E5YINkjsR05" int2:id="hzYov4o4">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2A0268"/>
    <w:multiLevelType w:val="hybridMultilevel"/>
    <w:tmpl w:val="1E66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0780988"/>
    <w:multiLevelType w:val="hybridMultilevel"/>
    <w:tmpl w:val="D5549342"/>
    <w:lvl w:ilvl="0" w:tplc="04090003">
      <w:start w:val="1"/>
      <w:numFmt w:val="bullet"/>
      <w:lvlText w:val="o"/>
      <w:lvlJc w:val="left"/>
      <w:pPr>
        <w:ind w:left="720" w:hanging="360"/>
      </w:pPr>
      <w:rPr>
        <w:rFonts w:ascii="Courier New" w:hAnsi="Courier New" w:cs="Courier New" w:hint="default"/>
      </w:rPr>
    </w:lvl>
    <w:lvl w:ilvl="1" w:tplc="F5729CC2">
      <w:start w:val="11"/>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3E15000"/>
    <w:multiLevelType w:val="hybridMultilevel"/>
    <w:tmpl w:val="9C526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425748C"/>
    <w:multiLevelType w:val="hybridMultilevel"/>
    <w:tmpl w:val="E5D4B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52D25C1"/>
    <w:multiLevelType w:val="hybridMultilevel"/>
    <w:tmpl w:val="29F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19D12927"/>
    <w:multiLevelType w:val="hybridMultilevel"/>
    <w:tmpl w:val="11E4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A71E58"/>
    <w:multiLevelType w:val="hybridMultilevel"/>
    <w:tmpl w:val="D366716C"/>
    <w:lvl w:ilvl="0" w:tplc="D2E0561C">
      <w:start w:val="1"/>
      <w:numFmt w:val="decimal"/>
      <w:pStyle w:val="H3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B6B2035"/>
    <w:multiLevelType w:val="hybridMultilevel"/>
    <w:tmpl w:val="EB40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C407236"/>
    <w:multiLevelType w:val="hybridMultilevel"/>
    <w:tmpl w:val="DD1E83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E6D4FE94">
      <w:start w:val="6"/>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9"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FDD1726"/>
    <w:multiLevelType w:val="hybridMultilevel"/>
    <w:tmpl w:val="881C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2595C13"/>
    <w:multiLevelType w:val="hybridMultilevel"/>
    <w:tmpl w:val="3CB4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32215CD"/>
    <w:multiLevelType w:val="hybridMultilevel"/>
    <w:tmpl w:val="2D267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46853C9"/>
    <w:multiLevelType w:val="hybridMultilevel"/>
    <w:tmpl w:val="3FCCC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AE30AD0"/>
    <w:multiLevelType w:val="hybridMultilevel"/>
    <w:tmpl w:val="D7D6CB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5" w15:restartNumberingAfterBreak="0">
    <w:nsid w:val="30973C39"/>
    <w:multiLevelType w:val="hybridMultilevel"/>
    <w:tmpl w:val="19F2C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8" w15:restartNumberingAfterBreak="0">
    <w:nsid w:val="349A233C"/>
    <w:multiLevelType w:val="hybridMultilevel"/>
    <w:tmpl w:val="E95E5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5275EE5"/>
    <w:multiLevelType w:val="hybridMultilevel"/>
    <w:tmpl w:val="BB148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DD8577F"/>
    <w:multiLevelType w:val="hybridMultilevel"/>
    <w:tmpl w:val="1944B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EF90B39"/>
    <w:multiLevelType w:val="hybridMultilevel"/>
    <w:tmpl w:val="566A8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0467C05"/>
    <w:multiLevelType w:val="hybridMultilevel"/>
    <w:tmpl w:val="9D6C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08D24E3"/>
    <w:multiLevelType w:val="hybridMultilevel"/>
    <w:tmpl w:val="C0B0C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42C30834"/>
    <w:multiLevelType w:val="hybridMultilevel"/>
    <w:tmpl w:val="A91E6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621306B"/>
    <w:multiLevelType w:val="hybridMultilevel"/>
    <w:tmpl w:val="72768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7" w15:restartNumberingAfterBreak="0">
    <w:nsid w:val="4886007B"/>
    <w:multiLevelType w:val="hybridMultilevel"/>
    <w:tmpl w:val="20605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C2B5A7A"/>
    <w:multiLevelType w:val="hybridMultilevel"/>
    <w:tmpl w:val="A0149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1"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16B3762"/>
    <w:multiLevelType w:val="hybridMultilevel"/>
    <w:tmpl w:val="BC78D2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534370E6"/>
    <w:multiLevelType w:val="hybridMultilevel"/>
    <w:tmpl w:val="D68AE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6FA7083"/>
    <w:multiLevelType w:val="hybridMultilevel"/>
    <w:tmpl w:val="31ACE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BF47158"/>
    <w:multiLevelType w:val="hybridMultilevel"/>
    <w:tmpl w:val="21EC9C62"/>
    <w:lvl w:ilvl="0" w:tplc="C32C168A">
      <w:start w:val="1"/>
      <w:numFmt w:val="bullet"/>
      <w:lvlText w:val=""/>
      <w:lvlJc w:val="left"/>
      <w:pPr>
        <w:ind w:left="720" w:hanging="360"/>
      </w:pPr>
      <w:rPr>
        <w:rFonts w:ascii="Symbol" w:hAnsi="Symbol"/>
      </w:rPr>
    </w:lvl>
    <w:lvl w:ilvl="1" w:tplc="16A87694">
      <w:start w:val="1"/>
      <w:numFmt w:val="bullet"/>
      <w:lvlText w:val=""/>
      <w:lvlJc w:val="left"/>
      <w:pPr>
        <w:ind w:left="720" w:hanging="360"/>
      </w:pPr>
      <w:rPr>
        <w:rFonts w:ascii="Symbol" w:hAnsi="Symbol"/>
      </w:rPr>
    </w:lvl>
    <w:lvl w:ilvl="2" w:tplc="947860E6">
      <w:start w:val="1"/>
      <w:numFmt w:val="bullet"/>
      <w:lvlText w:val=""/>
      <w:lvlJc w:val="left"/>
      <w:pPr>
        <w:ind w:left="720" w:hanging="360"/>
      </w:pPr>
      <w:rPr>
        <w:rFonts w:ascii="Symbol" w:hAnsi="Symbol"/>
      </w:rPr>
    </w:lvl>
    <w:lvl w:ilvl="3" w:tplc="F7588AC0">
      <w:start w:val="1"/>
      <w:numFmt w:val="bullet"/>
      <w:lvlText w:val=""/>
      <w:lvlJc w:val="left"/>
      <w:pPr>
        <w:ind w:left="720" w:hanging="360"/>
      </w:pPr>
      <w:rPr>
        <w:rFonts w:ascii="Symbol" w:hAnsi="Symbol"/>
      </w:rPr>
    </w:lvl>
    <w:lvl w:ilvl="4" w:tplc="5EBE0448">
      <w:start w:val="1"/>
      <w:numFmt w:val="bullet"/>
      <w:lvlText w:val=""/>
      <w:lvlJc w:val="left"/>
      <w:pPr>
        <w:ind w:left="720" w:hanging="360"/>
      </w:pPr>
      <w:rPr>
        <w:rFonts w:ascii="Symbol" w:hAnsi="Symbol"/>
      </w:rPr>
    </w:lvl>
    <w:lvl w:ilvl="5" w:tplc="BBFAE9EA">
      <w:start w:val="1"/>
      <w:numFmt w:val="bullet"/>
      <w:lvlText w:val=""/>
      <w:lvlJc w:val="left"/>
      <w:pPr>
        <w:ind w:left="720" w:hanging="360"/>
      </w:pPr>
      <w:rPr>
        <w:rFonts w:ascii="Symbol" w:hAnsi="Symbol"/>
      </w:rPr>
    </w:lvl>
    <w:lvl w:ilvl="6" w:tplc="5CFC866C">
      <w:start w:val="1"/>
      <w:numFmt w:val="bullet"/>
      <w:lvlText w:val=""/>
      <w:lvlJc w:val="left"/>
      <w:pPr>
        <w:ind w:left="720" w:hanging="360"/>
      </w:pPr>
      <w:rPr>
        <w:rFonts w:ascii="Symbol" w:hAnsi="Symbol"/>
      </w:rPr>
    </w:lvl>
    <w:lvl w:ilvl="7" w:tplc="78A85D92">
      <w:start w:val="1"/>
      <w:numFmt w:val="bullet"/>
      <w:lvlText w:val=""/>
      <w:lvlJc w:val="left"/>
      <w:pPr>
        <w:ind w:left="720" w:hanging="360"/>
      </w:pPr>
      <w:rPr>
        <w:rFonts w:ascii="Symbol" w:hAnsi="Symbol"/>
      </w:rPr>
    </w:lvl>
    <w:lvl w:ilvl="8" w:tplc="33C68AD2">
      <w:start w:val="1"/>
      <w:numFmt w:val="bullet"/>
      <w:lvlText w:val=""/>
      <w:lvlJc w:val="left"/>
      <w:pPr>
        <w:ind w:left="720" w:hanging="360"/>
      </w:pPr>
      <w:rPr>
        <w:rFonts w:ascii="Symbol" w:hAnsi="Symbol"/>
      </w:rPr>
    </w:lvl>
  </w:abstractNum>
  <w:abstractNum w:abstractNumId="87"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4C06018"/>
    <w:multiLevelType w:val="hybridMultilevel"/>
    <w:tmpl w:val="1D5A8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94A7C00"/>
    <w:multiLevelType w:val="hybridMultilevel"/>
    <w:tmpl w:val="D44CE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7" w15:restartNumberingAfterBreak="0">
    <w:nsid w:val="6A4E79CE"/>
    <w:multiLevelType w:val="hybridMultilevel"/>
    <w:tmpl w:val="5076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CAC5D4E"/>
    <w:multiLevelType w:val="hybridMultilevel"/>
    <w:tmpl w:val="51A8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9"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0"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591016C"/>
    <w:multiLevelType w:val="hybridMultilevel"/>
    <w:tmpl w:val="6EBE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7DD3420"/>
    <w:multiLevelType w:val="hybridMultilevel"/>
    <w:tmpl w:val="F0A0E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5" w15:restartNumberingAfterBreak="0">
    <w:nsid w:val="78C61D46"/>
    <w:multiLevelType w:val="hybridMultilevel"/>
    <w:tmpl w:val="8356FA9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6"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08"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BA7056A"/>
    <w:multiLevelType w:val="hybridMultilevel"/>
    <w:tmpl w:val="AD2A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11"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num w:numId="1" w16cid:durableId="431364360">
    <w:abstractNumId w:val="15"/>
  </w:num>
  <w:num w:numId="2" w16cid:durableId="1511406238">
    <w:abstractNumId w:val="71"/>
  </w:num>
  <w:num w:numId="3" w16cid:durableId="483398084">
    <w:abstractNumId w:val="107"/>
  </w:num>
  <w:num w:numId="4" w16cid:durableId="1127625607">
    <w:abstractNumId w:val="53"/>
  </w:num>
  <w:num w:numId="5" w16cid:durableId="14581417">
    <w:abstractNumId w:val="72"/>
  </w:num>
  <w:num w:numId="6" w16cid:durableId="300043491">
    <w:abstractNumId w:val="88"/>
  </w:num>
  <w:num w:numId="7" w16cid:durableId="1851330398">
    <w:abstractNumId w:val="8"/>
  </w:num>
  <w:num w:numId="8" w16cid:durableId="247734797">
    <w:abstractNumId w:val="7"/>
  </w:num>
  <w:num w:numId="9" w16cid:durableId="127206468">
    <w:abstractNumId w:val="63"/>
  </w:num>
  <w:num w:numId="10" w16cid:durableId="782723994">
    <w:abstractNumId w:val="94"/>
  </w:num>
  <w:num w:numId="11" w16cid:durableId="1738825110">
    <w:abstractNumId w:val="33"/>
  </w:num>
  <w:num w:numId="12" w16cid:durableId="125587676">
    <w:abstractNumId w:val="1"/>
  </w:num>
  <w:num w:numId="13" w16cid:durableId="494875928">
    <w:abstractNumId w:val="82"/>
  </w:num>
  <w:num w:numId="14" w16cid:durableId="1047989320">
    <w:abstractNumId w:val="92"/>
  </w:num>
  <w:num w:numId="15" w16cid:durableId="448931954">
    <w:abstractNumId w:val="101"/>
  </w:num>
  <w:num w:numId="16" w16cid:durableId="1097797384">
    <w:abstractNumId w:val="25"/>
  </w:num>
  <w:num w:numId="17" w16cid:durableId="218633861">
    <w:abstractNumId w:val="3"/>
  </w:num>
  <w:num w:numId="18" w16cid:durableId="1605528667">
    <w:abstractNumId w:val="10"/>
  </w:num>
  <w:num w:numId="19" w16cid:durableId="2124037639">
    <w:abstractNumId w:val="89"/>
  </w:num>
  <w:num w:numId="20" w16cid:durableId="1547524355">
    <w:abstractNumId w:val="27"/>
  </w:num>
  <w:num w:numId="21" w16cid:durableId="1748721499">
    <w:abstractNumId w:val="87"/>
  </w:num>
  <w:num w:numId="22" w16cid:durableId="677196759">
    <w:abstractNumId w:val="65"/>
  </w:num>
  <w:num w:numId="23" w16cid:durableId="1879858862">
    <w:abstractNumId w:val="0"/>
  </w:num>
  <w:num w:numId="24" w16cid:durableId="1172068241">
    <w:abstractNumId w:val="68"/>
  </w:num>
  <w:num w:numId="25" w16cid:durableId="1257901482">
    <w:abstractNumId w:val="40"/>
  </w:num>
  <w:num w:numId="26" w16cid:durableId="211311088">
    <w:abstractNumId w:val="6"/>
  </w:num>
  <w:num w:numId="27" w16cid:durableId="970021186">
    <w:abstractNumId w:val="81"/>
  </w:num>
  <w:num w:numId="28" w16cid:durableId="775835317">
    <w:abstractNumId w:val="85"/>
  </w:num>
  <w:num w:numId="29" w16cid:durableId="894506214">
    <w:abstractNumId w:val="39"/>
  </w:num>
  <w:num w:numId="30" w16cid:durableId="1945965678">
    <w:abstractNumId w:val="84"/>
  </w:num>
  <w:num w:numId="31" w16cid:durableId="162211105">
    <w:abstractNumId w:val="26"/>
  </w:num>
  <w:num w:numId="32" w16cid:durableId="445470572">
    <w:abstractNumId w:val="41"/>
  </w:num>
  <w:num w:numId="33" w16cid:durableId="1395857803">
    <w:abstractNumId w:val="90"/>
  </w:num>
  <w:num w:numId="34" w16cid:durableId="1581866287">
    <w:abstractNumId w:val="51"/>
  </w:num>
  <w:num w:numId="35" w16cid:durableId="1243612397">
    <w:abstractNumId w:val="93"/>
  </w:num>
  <w:num w:numId="36" w16cid:durableId="410274204">
    <w:abstractNumId w:val="79"/>
  </w:num>
  <w:num w:numId="37" w16cid:durableId="760029215">
    <w:abstractNumId w:val="83"/>
  </w:num>
  <w:num w:numId="38" w16cid:durableId="1745565734">
    <w:abstractNumId w:val="12"/>
  </w:num>
  <w:num w:numId="39" w16cid:durableId="1789855291">
    <w:abstractNumId w:val="16"/>
  </w:num>
  <w:num w:numId="40" w16cid:durableId="440955717">
    <w:abstractNumId w:val="80"/>
  </w:num>
  <w:num w:numId="41" w16cid:durableId="737364626">
    <w:abstractNumId w:val="44"/>
  </w:num>
  <w:num w:numId="42" w16cid:durableId="1294748967">
    <w:abstractNumId w:val="4"/>
  </w:num>
  <w:num w:numId="43" w16cid:durableId="1689060328">
    <w:abstractNumId w:val="99"/>
  </w:num>
  <w:num w:numId="44" w16cid:durableId="1327318549">
    <w:abstractNumId w:val="66"/>
  </w:num>
  <w:num w:numId="45" w16cid:durableId="1925801880">
    <w:abstractNumId w:val="50"/>
  </w:num>
  <w:num w:numId="46" w16cid:durableId="897518093">
    <w:abstractNumId w:val="21"/>
  </w:num>
  <w:num w:numId="47" w16cid:durableId="2143961901">
    <w:abstractNumId w:val="108"/>
  </w:num>
  <w:num w:numId="48" w16cid:durableId="1800293139">
    <w:abstractNumId w:val="100"/>
  </w:num>
  <w:num w:numId="49" w16cid:durableId="1503352532">
    <w:abstractNumId w:val="106"/>
  </w:num>
  <w:num w:numId="50" w16cid:durableId="1878883323">
    <w:abstractNumId w:val="13"/>
  </w:num>
  <w:num w:numId="51" w16cid:durableId="36900066">
    <w:abstractNumId w:val="17"/>
  </w:num>
  <w:num w:numId="52" w16cid:durableId="2006128856">
    <w:abstractNumId w:val="28"/>
  </w:num>
  <w:num w:numId="53" w16cid:durableId="1390231720">
    <w:abstractNumId w:val="110"/>
  </w:num>
  <w:num w:numId="54" w16cid:durableId="1839227909">
    <w:abstractNumId w:val="59"/>
  </w:num>
  <w:num w:numId="55" w16cid:durableId="127671122">
    <w:abstractNumId w:val="112"/>
  </w:num>
  <w:num w:numId="56" w16cid:durableId="2034916505">
    <w:abstractNumId w:val="70"/>
  </w:num>
  <w:num w:numId="57" w16cid:durableId="718163010">
    <w:abstractNumId w:val="52"/>
  </w:num>
  <w:num w:numId="58" w16cid:durableId="2026902341">
    <w:abstractNumId w:val="104"/>
  </w:num>
  <w:num w:numId="59" w16cid:durableId="1386489680">
    <w:abstractNumId w:val="73"/>
  </w:num>
  <w:num w:numId="60" w16cid:durableId="892889596">
    <w:abstractNumId w:val="64"/>
  </w:num>
  <w:num w:numId="61" w16cid:durableId="1435708129">
    <w:abstractNumId w:val="75"/>
  </w:num>
  <w:num w:numId="62" w16cid:durableId="436369993">
    <w:abstractNumId w:val="54"/>
  </w:num>
  <w:num w:numId="63" w16cid:durableId="1596936749">
    <w:abstractNumId w:val="30"/>
  </w:num>
  <w:num w:numId="64" w16cid:durableId="1112670927">
    <w:abstractNumId w:val="29"/>
  </w:num>
  <w:num w:numId="65" w16cid:durableId="982468157">
    <w:abstractNumId w:val="11"/>
  </w:num>
  <w:num w:numId="66" w16cid:durableId="958494432">
    <w:abstractNumId w:val="5"/>
  </w:num>
  <w:num w:numId="67" w16cid:durableId="1745491171">
    <w:abstractNumId w:val="34"/>
  </w:num>
  <w:num w:numId="68" w16cid:durableId="986741331">
    <w:abstractNumId w:val="111"/>
  </w:num>
  <w:num w:numId="69" w16cid:durableId="1879662668">
    <w:abstractNumId w:val="2"/>
  </w:num>
  <w:num w:numId="70" w16cid:durableId="1263220098">
    <w:abstractNumId w:val="38"/>
  </w:num>
  <w:num w:numId="71" w16cid:durableId="1375233888">
    <w:abstractNumId w:val="42"/>
  </w:num>
  <w:num w:numId="72" w16cid:durableId="1247767296">
    <w:abstractNumId w:val="61"/>
  </w:num>
  <w:num w:numId="73" w16cid:durableId="2114549191">
    <w:abstractNumId w:val="46"/>
  </w:num>
  <w:num w:numId="74" w16cid:durableId="1291983736">
    <w:abstractNumId w:val="77"/>
  </w:num>
  <w:num w:numId="75" w16cid:durableId="179896542">
    <w:abstractNumId w:val="23"/>
  </w:num>
  <w:num w:numId="76" w16cid:durableId="1852795118">
    <w:abstractNumId w:val="67"/>
  </w:num>
  <w:num w:numId="77" w16cid:durableId="1498958782">
    <w:abstractNumId w:val="19"/>
  </w:num>
  <w:num w:numId="78" w16cid:durableId="959654592">
    <w:abstractNumId w:val="45"/>
  </w:num>
  <w:num w:numId="79" w16cid:durableId="466975038">
    <w:abstractNumId w:val="24"/>
  </w:num>
  <w:num w:numId="80" w16cid:durableId="1037386607">
    <w:abstractNumId w:val="18"/>
  </w:num>
  <w:num w:numId="81" w16cid:durableId="956058043">
    <w:abstractNumId w:val="32"/>
  </w:num>
  <w:num w:numId="82" w16cid:durableId="1886988541">
    <w:abstractNumId w:val="98"/>
  </w:num>
  <w:num w:numId="83" w16cid:durableId="1807820044">
    <w:abstractNumId w:val="31"/>
  </w:num>
  <w:num w:numId="84" w16cid:durableId="1750686843">
    <w:abstractNumId w:val="20"/>
  </w:num>
  <w:num w:numId="85" w16cid:durableId="512231577">
    <w:abstractNumId w:val="109"/>
  </w:num>
  <w:num w:numId="86" w16cid:durableId="1357660945">
    <w:abstractNumId w:val="22"/>
  </w:num>
  <w:num w:numId="87" w16cid:durableId="127630224">
    <w:abstractNumId w:val="9"/>
  </w:num>
  <w:num w:numId="88" w16cid:durableId="1317612661">
    <w:abstractNumId w:val="69"/>
  </w:num>
  <w:num w:numId="89" w16cid:durableId="684596903">
    <w:abstractNumId w:val="35"/>
  </w:num>
  <w:num w:numId="90" w16cid:durableId="501941185">
    <w:abstractNumId w:val="57"/>
  </w:num>
  <w:num w:numId="91" w16cid:durableId="1273172197">
    <w:abstractNumId w:val="91"/>
  </w:num>
  <w:num w:numId="92" w16cid:durableId="292827335">
    <w:abstractNumId w:val="14"/>
  </w:num>
  <w:num w:numId="93" w16cid:durableId="1822622111">
    <w:abstractNumId w:val="97"/>
  </w:num>
  <w:num w:numId="94" w16cid:durableId="1071660320">
    <w:abstractNumId w:val="60"/>
  </w:num>
  <w:num w:numId="95" w16cid:durableId="848063608">
    <w:abstractNumId w:val="102"/>
  </w:num>
  <w:num w:numId="96" w16cid:durableId="1629773608">
    <w:abstractNumId w:val="56"/>
  </w:num>
  <w:num w:numId="97" w16cid:durableId="210583667">
    <w:abstractNumId w:val="86"/>
  </w:num>
  <w:num w:numId="98" w16cid:durableId="35931534">
    <w:abstractNumId w:val="81"/>
  </w:num>
  <w:num w:numId="99" w16cid:durableId="1082485925">
    <w:abstractNumId w:val="55"/>
  </w:num>
  <w:num w:numId="100" w16cid:durableId="63066712">
    <w:abstractNumId w:val="58"/>
  </w:num>
  <w:num w:numId="101" w16cid:durableId="403723254">
    <w:abstractNumId w:val="62"/>
  </w:num>
  <w:num w:numId="102" w16cid:durableId="1178811867">
    <w:abstractNumId w:val="48"/>
  </w:num>
  <w:num w:numId="103" w16cid:durableId="690451060">
    <w:abstractNumId w:val="36"/>
  </w:num>
  <w:num w:numId="104" w16cid:durableId="796803999">
    <w:abstractNumId w:val="103"/>
  </w:num>
  <w:num w:numId="105" w16cid:durableId="945190522">
    <w:abstractNumId w:val="95"/>
  </w:num>
  <w:num w:numId="106" w16cid:durableId="999504073">
    <w:abstractNumId w:val="49"/>
  </w:num>
  <w:num w:numId="107" w16cid:durableId="874542176">
    <w:abstractNumId w:val="78"/>
  </w:num>
  <w:num w:numId="108" w16cid:durableId="860053216">
    <w:abstractNumId w:val="105"/>
  </w:num>
  <w:num w:numId="109" w16cid:durableId="1740977367">
    <w:abstractNumId w:val="74"/>
  </w:num>
  <w:num w:numId="110" w16cid:durableId="883637230">
    <w:abstractNumId w:val="76"/>
  </w:num>
  <w:num w:numId="111" w16cid:durableId="2053068869">
    <w:abstractNumId w:val="37"/>
  </w:num>
  <w:num w:numId="112" w16cid:durableId="1960335393">
    <w:abstractNumId w:val="43"/>
  </w:num>
  <w:num w:numId="113" w16cid:durableId="377364193">
    <w:abstractNumId w:val="107"/>
  </w:num>
  <w:numIdMacAtCleanup w:val="9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olly McEvilley">
    <w15:presenceInfo w15:providerId="AD" w15:userId="S::molly@squarepegdata.com::036cc02f-373c-46cf-a955-4c54c3000d5b"/>
  </w15:person>
  <w15:person w15:author="Jules Brown">
    <w15:presenceInfo w15:providerId="AD" w15:userId="S::Jules_Brown@abtassoc.com::e01cfbd7-bf0b-42b8-a58e-239983bd0d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55B"/>
    <w:rsid w:val="000000B2"/>
    <w:rsid w:val="00000131"/>
    <w:rsid w:val="000001BA"/>
    <w:rsid w:val="000001F4"/>
    <w:rsid w:val="00000612"/>
    <w:rsid w:val="00000822"/>
    <w:rsid w:val="000008CD"/>
    <w:rsid w:val="000009B9"/>
    <w:rsid w:val="00000B08"/>
    <w:rsid w:val="00000B20"/>
    <w:rsid w:val="00000BCF"/>
    <w:rsid w:val="000010F9"/>
    <w:rsid w:val="00001117"/>
    <w:rsid w:val="0000127A"/>
    <w:rsid w:val="00001325"/>
    <w:rsid w:val="0000174C"/>
    <w:rsid w:val="0000185C"/>
    <w:rsid w:val="00001CB8"/>
    <w:rsid w:val="00001E51"/>
    <w:rsid w:val="000022A3"/>
    <w:rsid w:val="000026FE"/>
    <w:rsid w:val="00002AE7"/>
    <w:rsid w:val="00002C60"/>
    <w:rsid w:val="00002FB8"/>
    <w:rsid w:val="00002FF6"/>
    <w:rsid w:val="000030BA"/>
    <w:rsid w:val="00003602"/>
    <w:rsid w:val="000038AB"/>
    <w:rsid w:val="00003D2B"/>
    <w:rsid w:val="00003EE7"/>
    <w:rsid w:val="0000408E"/>
    <w:rsid w:val="00004824"/>
    <w:rsid w:val="000049B7"/>
    <w:rsid w:val="00004E56"/>
    <w:rsid w:val="0000553F"/>
    <w:rsid w:val="0000567C"/>
    <w:rsid w:val="000057C1"/>
    <w:rsid w:val="00005B43"/>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1F80"/>
    <w:rsid w:val="00012410"/>
    <w:rsid w:val="00012492"/>
    <w:rsid w:val="00012BC5"/>
    <w:rsid w:val="00012BFA"/>
    <w:rsid w:val="00012D36"/>
    <w:rsid w:val="00012E0F"/>
    <w:rsid w:val="00013348"/>
    <w:rsid w:val="000138DF"/>
    <w:rsid w:val="000139B3"/>
    <w:rsid w:val="00013BC5"/>
    <w:rsid w:val="00013DBA"/>
    <w:rsid w:val="00013F5A"/>
    <w:rsid w:val="0001415C"/>
    <w:rsid w:val="000146AE"/>
    <w:rsid w:val="00014A64"/>
    <w:rsid w:val="00014E85"/>
    <w:rsid w:val="00014EE4"/>
    <w:rsid w:val="00015015"/>
    <w:rsid w:val="00015090"/>
    <w:rsid w:val="000150AA"/>
    <w:rsid w:val="00015687"/>
    <w:rsid w:val="000159E5"/>
    <w:rsid w:val="00015CF2"/>
    <w:rsid w:val="00015D7B"/>
    <w:rsid w:val="00015DBD"/>
    <w:rsid w:val="00015FAD"/>
    <w:rsid w:val="00016192"/>
    <w:rsid w:val="000164DA"/>
    <w:rsid w:val="00016742"/>
    <w:rsid w:val="0001676D"/>
    <w:rsid w:val="00016803"/>
    <w:rsid w:val="000168E1"/>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09D"/>
    <w:rsid w:val="00021130"/>
    <w:rsid w:val="00021131"/>
    <w:rsid w:val="00021280"/>
    <w:rsid w:val="00021382"/>
    <w:rsid w:val="000213D0"/>
    <w:rsid w:val="0002156C"/>
    <w:rsid w:val="00021718"/>
    <w:rsid w:val="00021E1D"/>
    <w:rsid w:val="0002225D"/>
    <w:rsid w:val="0002252C"/>
    <w:rsid w:val="00022606"/>
    <w:rsid w:val="00022B2E"/>
    <w:rsid w:val="00022B68"/>
    <w:rsid w:val="00022C55"/>
    <w:rsid w:val="00022EA7"/>
    <w:rsid w:val="00022F89"/>
    <w:rsid w:val="0002318C"/>
    <w:rsid w:val="00023238"/>
    <w:rsid w:val="00023574"/>
    <w:rsid w:val="00023793"/>
    <w:rsid w:val="00023B11"/>
    <w:rsid w:val="000240DC"/>
    <w:rsid w:val="000246C2"/>
    <w:rsid w:val="00024726"/>
    <w:rsid w:val="000248A5"/>
    <w:rsid w:val="00024BFB"/>
    <w:rsid w:val="00024FBE"/>
    <w:rsid w:val="00025A68"/>
    <w:rsid w:val="00025EB0"/>
    <w:rsid w:val="0002610B"/>
    <w:rsid w:val="00026385"/>
    <w:rsid w:val="0002645B"/>
    <w:rsid w:val="000264E0"/>
    <w:rsid w:val="00026591"/>
    <w:rsid w:val="00026899"/>
    <w:rsid w:val="000268EC"/>
    <w:rsid w:val="0002698D"/>
    <w:rsid w:val="00026BE4"/>
    <w:rsid w:val="00026C30"/>
    <w:rsid w:val="00026E34"/>
    <w:rsid w:val="00026F02"/>
    <w:rsid w:val="00026F8B"/>
    <w:rsid w:val="00027040"/>
    <w:rsid w:val="00027269"/>
    <w:rsid w:val="000272AC"/>
    <w:rsid w:val="0002752B"/>
    <w:rsid w:val="00027BA8"/>
    <w:rsid w:val="00027DB7"/>
    <w:rsid w:val="00027FC1"/>
    <w:rsid w:val="00027FC5"/>
    <w:rsid w:val="000301A0"/>
    <w:rsid w:val="00030250"/>
    <w:rsid w:val="000308E2"/>
    <w:rsid w:val="0003095C"/>
    <w:rsid w:val="00030C67"/>
    <w:rsid w:val="00030D38"/>
    <w:rsid w:val="000312E8"/>
    <w:rsid w:val="000312F0"/>
    <w:rsid w:val="0003147B"/>
    <w:rsid w:val="0003180E"/>
    <w:rsid w:val="00031A65"/>
    <w:rsid w:val="00031CDA"/>
    <w:rsid w:val="00031CF0"/>
    <w:rsid w:val="00031EFD"/>
    <w:rsid w:val="000320C2"/>
    <w:rsid w:val="000322A6"/>
    <w:rsid w:val="000328CE"/>
    <w:rsid w:val="00032A01"/>
    <w:rsid w:val="00032CF6"/>
    <w:rsid w:val="00032DC6"/>
    <w:rsid w:val="00032ED4"/>
    <w:rsid w:val="00032FBA"/>
    <w:rsid w:val="0003300C"/>
    <w:rsid w:val="00033331"/>
    <w:rsid w:val="000334FC"/>
    <w:rsid w:val="00033714"/>
    <w:rsid w:val="00033750"/>
    <w:rsid w:val="000337B8"/>
    <w:rsid w:val="00033824"/>
    <w:rsid w:val="00033825"/>
    <w:rsid w:val="00033CFE"/>
    <w:rsid w:val="00033D1B"/>
    <w:rsid w:val="00033F92"/>
    <w:rsid w:val="00034019"/>
    <w:rsid w:val="000342DF"/>
    <w:rsid w:val="000344F8"/>
    <w:rsid w:val="0003462B"/>
    <w:rsid w:val="00034774"/>
    <w:rsid w:val="0003480C"/>
    <w:rsid w:val="00034BE8"/>
    <w:rsid w:val="00034DEF"/>
    <w:rsid w:val="00034E3C"/>
    <w:rsid w:val="000352A3"/>
    <w:rsid w:val="000354DE"/>
    <w:rsid w:val="000355C0"/>
    <w:rsid w:val="00035C27"/>
    <w:rsid w:val="00035EB2"/>
    <w:rsid w:val="0003610D"/>
    <w:rsid w:val="00036191"/>
    <w:rsid w:val="000365D7"/>
    <w:rsid w:val="00036635"/>
    <w:rsid w:val="00036B91"/>
    <w:rsid w:val="00036CFF"/>
    <w:rsid w:val="00036FA9"/>
    <w:rsid w:val="0003700B"/>
    <w:rsid w:val="00037097"/>
    <w:rsid w:val="00037123"/>
    <w:rsid w:val="00037381"/>
    <w:rsid w:val="000373F6"/>
    <w:rsid w:val="00037520"/>
    <w:rsid w:val="00037529"/>
    <w:rsid w:val="00037555"/>
    <w:rsid w:val="00037595"/>
    <w:rsid w:val="000375FC"/>
    <w:rsid w:val="000378AE"/>
    <w:rsid w:val="000378FC"/>
    <w:rsid w:val="0003792E"/>
    <w:rsid w:val="000379E8"/>
    <w:rsid w:val="00037B48"/>
    <w:rsid w:val="00037CD5"/>
    <w:rsid w:val="00037DEA"/>
    <w:rsid w:val="0004004D"/>
    <w:rsid w:val="000400BE"/>
    <w:rsid w:val="0004028A"/>
    <w:rsid w:val="000406C9"/>
    <w:rsid w:val="000406E9"/>
    <w:rsid w:val="00040757"/>
    <w:rsid w:val="00040969"/>
    <w:rsid w:val="00040B64"/>
    <w:rsid w:val="00040C29"/>
    <w:rsid w:val="00040FAC"/>
    <w:rsid w:val="00041044"/>
    <w:rsid w:val="00041183"/>
    <w:rsid w:val="000413AF"/>
    <w:rsid w:val="0004171A"/>
    <w:rsid w:val="000417CA"/>
    <w:rsid w:val="00041A32"/>
    <w:rsid w:val="00041ED9"/>
    <w:rsid w:val="00042024"/>
    <w:rsid w:val="000425CA"/>
    <w:rsid w:val="0004261C"/>
    <w:rsid w:val="000426C9"/>
    <w:rsid w:val="000426CF"/>
    <w:rsid w:val="00042732"/>
    <w:rsid w:val="00042930"/>
    <w:rsid w:val="000430BD"/>
    <w:rsid w:val="000435E3"/>
    <w:rsid w:val="00043709"/>
    <w:rsid w:val="000437F0"/>
    <w:rsid w:val="00043808"/>
    <w:rsid w:val="00043873"/>
    <w:rsid w:val="00043B1C"/>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0A07"/>
    <w:rsid w:val="0005119D"/>
    <w:rsid w:val="000512E6"/>
    <w:rsid w:val="00051327"/>
    <w:rsid w:val="00051684"/>
    <w:rsid w:val="000518D3"/>
    <w:rsid w:val="00051A95"/>
    <w:rsid w:val="00051C18"/>
    <w:rsid w:val="0005203D"/>
    <w:rsid w:val="0005209B"/>
    <w:rsid w:val="00052793"/>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25A"/>
    <w:rsid w:val="000554D9"/>
    <w:rsid w:val="0005569F"/>
    <w:rsid w:val="0005578E"/>
    <w:rsid w:val="00055888"/>
    <w:rsid w:val="00055BAB"/>
    <w:rsid w:val="00056177"/>
    <w:rsid w:val="0005626C"/>
    <w:rsid w:val="0005633A"/>
    <w:rsid w:val="000564C5"/>
    <w:rsid w:val="00056D05"/>
    <w:rsid w:val="00056D15"/>
    <w:rsid w:val="00056E97"/>
    <w:rsid w:val="0005707D"/>
    <w:rsid w:val="0005713D"/>
    <w:rsid w:val="00057316"/>
    <w:rsid w:val="00057573"/>
    <w:rsid w:val="00057659"/>
    <w:rsid w:val="00057995"/>
    <w:rsid w:val="00057CA7"/>
    <w:rsid w:val="00057F4D"/>
    <w:rsid w:val="0006004C"/>
    <w:rsid w:val="0006007D"/>
    <w:rsid w:val="000602F0"/>
    <w:rsid w:val="0006075A"/>
    <w:rsid w:val="000607AF"/>
    <w:rsid w:val="00060962"/>
    <w:rsid w:val="00060A80"/>
    <w:rsid w:val="0006101A"/>
    <w:rsid w:val="00061024"/>
    <w:rsid w:val="00061089"/>
    <w:rsid w:val="00061AF5"/>
    <w:rsid w:val="0006219F"/>
    <w:rsid w:val="0006221D"/>
    <w:rsid w:val="0006263B"/>
    <w:rsid w:val="000626D9"/>
    <w:rsid w:val="000627A6"/>
    <w:rsid w:val="000628B1"/>
    <w:rsid w:val="00062909"/>
    <w:rsid w:val="00063280"/>
    <w:rsid w:val="0006347D"/>
    <w:rsid w:val="000634FF"/>
    <w:rsid w:val="00063751"/>
    <w:rsid w:val="0006396A"/>
    <w:rsid w:val="00063980"/>
    <w:rsid w:val="00063A0B"/>
    <w:rsid w:val="00063F17"/>
    <w:rsid w:val="00064109"/>
    <w:rsid w:val="0006437A"/>
    <w:rsid w:val="00064646"/>
    <w:rsid w:val="000649D1"/>
    <w:rsid w:val="00064BEF"/>
    <w:rsid w:val="00064E45"/>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E7B"/>
    <w:rsid w:val="00066F79"/>
    <w:rsid w:val="0006703C"/>
    <w:rsid w:val="00067446"/>
    <w:rsid w:val="0006752F"/>
    <w:rsid w:val="00067632"/>
    <w:rsid w:val="0006773B"/>
    <w:rsid w:val="00067912"/>
    <w:rsid w:val="00067922"/>
    <w:rsid w:val="0007009B"/>
    <w:rsid w:val="0007049E"/>
    <w:rsid w:val="0007057D"/>
    <w:rsid w:val="000705E1"/>
    <w:rsid w:val="00070625"/>
    <w:rsid w:val="00070639"/>
    <w:rsid w:val="00070817"/>
    <w:rsid w:val="00070944"/>
    <w:rsid w:val="00070A92"/>
    <w:rsid w:val="00070BAE"/>
    <w:rsid w:val="00070D55"/>
    <w:rsid w:val="0007139E"/>
    <w:rsid w:val="0007170F"/>
    <w:rsid w:val="000719A0"/>
    <w:rsid w:val="00071D6A"/>
    <w:rsid w:val="00072258"/>
    <w:rsid w:val="00072386"/>
    <w:rsid w:val="0007248E"/>
    <w:rsid w:val="000724DB"/>
    <w:rsid w:val="00072A66"/>
    <w:rsid w:val="00072E29"/>
    <w:rsid w:val="000731B6"/>
    <w:rsid w:val="0007346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291"/>
    <w:rsid w:val="000756AF"/>
    <w:rsid w:val="00075A58"/>
    <w:rsid w:val="00075B18"/>
    <w:rsid w:val="00076181"/>
    <w:rsid w:val="000767A2"/>
    <w:rsid w:val="00076BCE"/>
    <w:rsid w:val="000775EE"/>
    <w:rsid w:val="00077DF6"/>
    <w:rsid w:val="00077F25"/>
    <w:rsid w:val="00077F51"/>
    <w:rsid w:val="00077FCD"/>
    <w:rsid w:val="0008027C"/>
    <w:rsid w:val="000802D0"/>
    <w:rsid w:val="00080605"/>
    <w:rsid w:val="000807B7"/>
    <w:rsid w:val="00080B5F"/>
    <w:rsid w:val="00080BC7"/>
    <w:rsid w:val="00080F06"/>
    <w:rsid w:val="000810D7"/>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89"/>
    <w:rsid w:val="00084C9A"/>
    <w:rsid w:val="00084D18"/>
    <w:rsid w:val="00084E3F"/>
    <w:rsid w:val="00085170"/>
    <w:rsid w:val="0008595E"/>
    <w:rsid w:val="00085A81"/>
    <w:rsid w:val="00085C56"/>
    <w:rsid w:val="00085D4C"/>
    <w:rsid w:val="00085ED8"/>
    <w:rsid w:val="000862EC"/>
    <w:rsid w:val="00086554"/>
    <w:rsid w:val="000867CB"/>
    <w:rsid w:val="00086A52"/>
    <w:rsid w:val="00086CE8"/>
    <w:rsid w:val="00087642"/>
    <w:rsid w:val="00087705"/>
    <w:rsid w:val="00087AD6"/>
    <w:rsid w:val="00087AF8"/>
    <w:rsid w:val="000902B1"/>
    <w:rsid w:val="0009044E"/>
    <w:rsid w:val="000904C5"/>
    <w:rsid w:val="000905AA"/>
    <w:rsid w:val="000905E4"/>
    <w:rsid w:val="00090770"/>
    <w:rsid w:val="00090A25"/>
    <w:rsid w:val="00090B12"/>
    <w:rsid w:val="00090C64"/>
    <w:rsid w:val="00090DF3"/>
    <w:rsid w:val="00091271"/>
    <w:rsid w:val="0009146C"/>
    <w:rsid w:val="000914CE"/>
    <w:rsid w:val="00091873"/>
    <w:rsid w:val="00091ADF"/>
    <w:rsid w:val="00091E7E"/>
    <w:rsid w:val="00091EA4"/>
    <w:rsid w:val="00091F0E"/>
    <w:rsid w:val="00092090"/>
    <w:rsid w:val="000920C8"/>
    <w:rsid w:val="000922C9"/>
    <w:rsid w:val="000922FA"/>
    <w:rsid w:val="00092355"/>
    <w:rsid w:val="000926E0"/>
    <w:rsid w:val="00092A90"/>
    <w:rsid w:val="00092B24"/>
    <w:rsid w:val="00092C8D"/>
    <w:rsid w:val="00092CFC"/>
    <w:rsid w:val="00092EF4"/>
    <w:rsid w:val="00092F7C"/>
    <w:rsid w:val="00092FA0"/>
    <w:rsid w:val="0009356C"/>
    <w:rsid w:val="00093B0A"/>
    <w:rsid w:val="00093D9C"/>
    <w:rsid w:val="0009441A"/>
    <w:rsid w:val="0009481B"/>
    <w:rsid w:val="000949F0"/>
    <w:rsid w:val="00094BE2"/>
    <w:rsid w:val="00094F0A"/>
    <w:rsid w:val="00094FBB"/>
    <w:rsid w:val="00095013"/>
    <w:rsid w:val="000950E7"/>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2E3"/>
    <w:rsid w:val="0009756B"/>
    <w:rsid w:val="0009759C"/>
    <w:rsid w:val="000977FC"/>
    <w:rsid w:val="00097AF1"/>
    <w:rsid w:val="000A00B1"/>
    <w:rsid w:val="000A0637"/>
    <w:rsid w:val="000A0D50"/>
    <w:rsid w:val="000A0ED4"/>
    <w:rsid w:val="000A10B5"/>
    <w:rsid w:val="000A10DE"/>
    <w:rsid w:val="000A14D9"/>
    <w:rsid w:val="000A14DA"/>
    <w:rsid w:val="000A1AEE"/>
    <w:rsid w:val="000A1C32"/>
    <w:rsid w:val="000A21FF"/>
    <w:rsid w:val="000A23D4"/>
    <w:rsid w:val="000A2488"/>
    <w:rsid w:val="000A2619"/>
    <w:rsid w:val="000A294C"/>
    <w:rsid w:val="000A2D1C"/>
    <w:rsid w:val="000A2E79"/>
    <w:rsid w:val="000A2EBF"/>
    <w:rsid w:val="000A2F49"/>
    <w:rsid w:val="000A2F74"/>
    <w:rsid w:val="000A30CF"/>
    <w:rsid w:val="000A3A70"/>
    <w:rsid w:val="000A3A98"/>
    <w:rsid w:val="000A3C7A"/>
    <w:rsid w:val="000A3C9B"/>
    <w:rsid w:val="000A425E"/>
    <w:rsid w:val="000A465F"/>
    <w:rsid w:val="000A4970"/>
    <w:rsid w:val="000A4AAB"/>
    <w:rsid w:val="000A4E05"/>
    <w:rsid w:val="000A4E4D"/>
    <w:rsid w:val="000A52A1"/>
    <w:rsid w:val="000A53D1"/>
    <w:rsid w:val="000A5584"/>
    <w:rsid w:val="000A5797"/>
    <w:rsid w:val="000A5B2F"/>
    <w:rsid w:val="000A5C53"/>
    <w:rsid w:val="000A5D17"/>
    <w:rsid w:val="000A5DE0"/>
    <w:rsid w:val="000A625C"/>
    <w:rsid w:val="000A64C3"/>
    <w:rsid w:val="000A68B7"/>
    <w:rsid w:val="000A6CE3"/>
    <w:rsid w:val="000A6DD9"/>
    <w:rsid w:val="000A6E90"/>
    <w:rsid w:val="000A6F12"/>
    <w:rsid w:val="000A7047"/>
    <w:rsid w:val="000A76A8"/>
    <w:rsid w:val="000A799C"/>
    <w:rsid w:val="000A79A3"/>
    <w:rsid w:val="000A7DC8"/>
    <w:rsid w:val="000B0010"/>
    <w:rsid w:val="000B00D3"/>
    <w:rsid w:val="000B0205"/>
    <w:rsid w:val="000B047B"/>
    <w:rsid w:val="000B06DE"/>
    <w:rsid w:val="000B08ED"/>
    <w:rsid w:val="000B0953"/>
    <w:rsid w:val="000B0ABC"/>
    <w:rsid w:val="000B0B5C"/>
    <w:rsid w:val="000B0DAA"/>
    <w:rsid w:val="000B12DB"/>
    <w:rsid w:val="000B1560"/>
    <w:rsid w:val="000B157C"/>
    <w:rsid w:val="000B1737"/>
    <w:rsid w:val="000B17D5"/>
    <w:rsid w:val="000B1BD3"/>
    <w:rsid w:val="000B1C40"/>
    <w:rsid w:val="000B2011"/>
    <w:rsid w:val="000B2256"/>
    <w:rsid w:val="000B27EC"/>
    <w:rsid w:val="000B2863"/>
    <w:rsid w:val="000B28B8"/>
    <w:rsid w:val="000B2956"/>
    <w:rsid w:val="000B2C40"/>
    <w:rsid w:val="000B2D29"/>
    <w:rsid w:val="000B2D62"/>
    <w:rsid w:val="000B2DD0"/>
    <w:rsid w:val="000B2F00"/>
    <w:rsid w:val="000B2F87"/>
    <w:rsid w:val="000B3326"/>
    <w:rsid w:val="000B3A4A"/>
    <w:rsid w:val="000B3A9E"/>
    <w:rsid w:val="000B3C82"/>
    <w:rsid w:val="000B3CDB"/>
    <w:rsid w:val="000B4277"/>
    <w:rsid w:val="000B4284"/>
    <w:rsid w:val="000B46A7"/>
    <w:rsid w:val="000B4B72"/>
    <w:rsid w:val="000B5002"/>
    <w:rsid w:val="000B505B"/>
    <w:rsid w:val="000B52A4"/>
    <w:rsid w:val="000B5A28"/>
    <w:rsid w:val="000B5FBC"/>
    <w:rsid w:val="000B649C"/>
    <w:rsid w:val="000B65AF"/>
    <w:rsid w:val="000B66C2"/>
    <w:rsid w:val="000B66E1"/>
    <w:rsid w:val="000B67AD"/>
    <w:rsid w:val="000B686B"/>
    <w:rsid w:val="000B69BE"/>
    <w:rsid w:val="000B6A31"/>
    <w:rsid w:val="000B6A59"/>
    <w:rsid w:val="000B7441"/>
    <w:rsid w:val="000B7B9C"/>
    <w:rsid w:val="000B7DCA"/>
    <w:rsid w:val="000B7DEB"/>
    <w:rsid w:val="000C0201"/>
    <w:rsid w:val="000C026A"/>
    <w:rsid w:val="000C02DE"/>
    <w:rsid w:val="000C03E8"/>
    <w:rsid w:val="000C04DA"/>
    <w:rsid w:val="000C05F4"/>
    <w:rsid w:val="000C07A0"/>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4A9"/>
    <w:rsid w:val="000C38C1"/>
    <w:rsid w:val="000C3914"/>
    <w:rsid w:val="000C3E47"/>
    <w:rsid w:val="000C3F1B"/>
    <w:rsid w:val="000C40D8"/>
    <w:rsid w:val="000C40F4"/>
    <w:rsid w:val="000C428E"/>
    <w:rsid w:val="000C4510"/>
    <w:rsid w:val="000C45F3"/>
    <w:rsid w:val="000C483F"/>
    <w:rsid w:val="000C48F9"/>
    <w:rsid w:val="000C48FC"/>
    <w:rsid w:val="000C4993"/>
    <w:rsid w:val="000C50A4"/>
    <w:rsid w:val="000C53CF"/>
    <w:rsid w:val="000C55F6"/>
    <w:rsid w:val="000C56E6"/>
    <w:rsid w:val="000C5919"/>
    <w:rsid w:val="000C5EED"/>
    <w:rsid w:val="000C5F4C"/>
    <w:rsid w:val="000C6337"/>
    <w:rsid w:val="000C636F"/>
    <w:rsid w:val="000C6615"/>
    <w:rsid w:val="000C66E4"/>
    <w:rsid w:val="000C67E4"/>
    <w:rsid w:val="000C6B2B"/>
    <w:rsid w:val="000C6C12"/>
    <w:rsid w:val="000C706D"/>
    <w:rsid w:val="000C70EE"/>
    <w:rsid w:val="000C7380"/>
    <w:rsid w:val="000C7538"/>
    <w:rsid w:val="000C7594"/>
    <w:rsid w:val="000C7663"/>
    <w:rsid w:val="000C7A4E"/>
    <w:rsid w:val="000C7DE2"/>
    <w:rsid w:val="000C7F6E"/>
    <w:rsid w:val="000D06E1"/>
    <w:rsid w:val="000D074A"/>
    <w:rsid w:val="000D0B14"/>
    <w:rsid w:val="000D0B78"/>
    <w:rsid w:val="000D0DAF"/>
    <w:rsid w:val="000D0E98"/>
    <w:rsid w:val="000D10B7"/>
    <w:rsid w:val="000D1295"/>
    <w:rsid w:val="000D1366"/>
    <w:rsid w:val="000D1432"/>
    <w:rsid w:val="000D1A44"/>
    <w:rsid w:val="000D1ECD"/>
    <w:rsid w:val="000D221E"/>
    <w:rsid w:val="000D23B2"/>
    <w:rsid w:val="000D23DD"/>
    <w:rsid w:val="000D24D0"/>
    <w:rsid w:val="000D259E"/>
    <w:rsid w:val="000D271E"/>
    <w:rsid w:val="000D289E"/>
    <w:rsid w:val="000D2964"/>
    <w:rsid w:val="000D2A87"/>
    <w:rsid w:val="000D2AA2"/>
    <w:rsid w:val="000D2D87"/>
    <w:rsid w:val="000D2E31"/>
    <w:rsid w:val="000D2FAD"/>
    <w:rsid w:val="000D3130"/>
    <w:rsid w:val="000D3567"/>
    <w:rsid w:val="000D35F9"/>
    <w:rsid w:val="000D37C8"/>
    <w:rsid w:val="000D37F0"/>
    <w:rsid w:val="000D39C6"/>
    <w:rsid w:val="000D3B00"/>
    <w:rsid w:val="000D3CAE"/>
    <w:rsid w:val="000D3D33"/>
    <w:rsid w:val="000D3D47"/>
    <w:rsid w:val="000D3DC1"/>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871"/>
    <w:rsid w:val="000D5A2E"/>
    <w:rsid w:val="000D5C7D"/>
    <w:rsid w:val="000D6117"/>
    <w:rsid w:val="000D6891"/>
    <w:rsid w:val="000D6B27"/>
    <w:rsid w:val="000D6B7A"/>
    <w:rsid w:val="000D6E3B"/>
    <w:rsid w:val="000D6F66"/>
    <w:rsid w:val="000D70B4"/>
    <w:rsid w:val="000D7267"/>
    <w:rsid w:val="000D748D"/>
    <w:rsid w:val="000D74FF"/>
    <w:rsid w:val="000D7A60"/>
    <w:rsid w:val="000D7A72"/>
    <w:rsid w:val="000E07F9"/>
    <w:rsid w:val="000E08F3"/>
    <w:rsid w:val="000E0C52"/>
    <w:rsid w:val="000E11E6"/>
    <w:rsid w:val="000E11E7"/>
    <w:rsid w:val="000E125B"/>
    <w:rsid w:val="000E12D5"/>
    <w:rsid w:val="000E1375"/>
    <w:rsid w:val="000E13CF"/>
    <w:rsid w:val="000E16CD"/>
    <w:rsid w:val="000E1AFB"/>
    <w:rsid w:val="000E2224"/>
    <w:rsid w:val="000E22C1"/>
    <w:rsid w:val="000E25B6"/>
    <w:rsid w:val="000E2A9F"/>
    <w:rsid w:val="000E2E7D"/>
    <w:rsid w:val="000E32D5"/>
    <w:rsid w:val="000E34B2"/>
    <w:rsid w:val="000E34D3"/>
    <w:rsid w:val="000E36BD"/>
    <w:rsid w:val="000E39CB"/>
    <w:rsid w:val="000E3B12"/>
    <w:rsid w:val="000E3BFB"/>
    <w:rsid w:val="000E3DD0"/>
    <w:rsid w:val="000E3E4B"/>
    <w:rsid w:val="000E3F09"/>
    <w:rsid w:val="000E3F59"/>
    <w:rsid w:val="000E3FD8"/>
    <w:rsid w:val="000E411E"/>
    <w:rsid w:val="000E455E"/>
    <w:rsid w:val="000E4875"/>
    <w:rsid w:val="000E4A36"/>
    <w:rsid w:val="000E4B11"/>
    <w:rsid w:val="000E4D0B"/>
    <w:rsid w:val="000E4D19"/>
    <w:rsid w:val="000E4E91"/>
    <w:rsid w:val="000E5019"/>
    <w:rsid w:val="000E503C"/>
    <w:rsid w:val="000E50EF"/>
    <w:rsid w:val="000E5378"/>
    <w:rsid w:val="000E5389"/>
    <w:rsid w:val="000E53F5"/>
    <w:rsid w:val="000E5435"/>
    <w:rsid w:val="000E55E6"/>
    <w:rsid w:val="000E56F0"/>
    <w:rsid w:val="000E5715"/>
    <w:rsid w:val="000E59A2"/>
    <w:rsid w:val="000E5E56"/>
    <w:rsid w:val="000E6063"/>
    <w:rsid w:val="000E61CB"/>
    <w:rsid w:val="000E62A4"/>
    <w:rsid w:val="000E6585"/>
    <w:rsid w:val="000E682F"/>
    <w:rsid w:val="000E6887"/>
    <w:rsid w:val="000E6A90"/>
    <w:rsid w:val="000E6CA8"/>
    <w:rsid w:val="000E6E25"/>
    <w:rsid w:val="000E6E47"/>
    <w:rsid w:val="000E73C0"/>
    <w:rsid w:val="000E7493"/>
    <w:rsid w:val="000E774D"/>
    <w:rsid w:val="000E786D"/>
    <w:rsid w:val="000E7900"/>
    <w:rsid w:val="000E79D1"/>
    <w:rsid w:val="000E7BB6"/>
    <w:rsid w:val="000F0843"/>
    <w:rsid w:val="000F0C01"/>
    <w:rsid w:val="000F10D4"/>
    <w:rsid w:val="000F1196"/>
    <w:rsid w:val="000F1281"/>
    <w:rsid w:val="000F1498"/>
    <w:rsid w:val="000F1576"/>
    <w:rsid w:val="000F19D6"/>
    <w:rsid w:val="000F1FD7"/>
    <w:rsid w:val="000F224A"/>
    <w:rsid w:val="000F22F5"/>
    <w:rsid w:val="000F25D3"/>
    <w:rsid w:val="000F2FF3"/>
    <w:rsid w:val="000F323E"/>
    <w:rsid w:val="000F33AB"/>
    <w:rsid w:val="000F3D03"/>
    <w:rsid w:val="000F3D34"/>
    <w:rsid w:val="000F3E90"/>
    <w:rsid w:val="000F3EF2"/>
    <w:rsid w:val="000F4148"/>
    <w:rsid w:val="000F4257"/>
    <w:rsid w:val="000F4500"/>
    <w:rsid w:val="000F471E"/>
    <w:rsid w:val="000F4CEE"/>
    <w:rsid w:val="000F5000"/>
    <w:rsid w:val="000F505D"/>
    <w:rsid w:val="000F5724"/>
    <w:rsid w:val="000F5876"/>
    <w:rsid w:val="000F5C06"/>
    <w:rsid w:val="000F6476"/>
    <w:rsid w:val="000F69F9"/>
    <w:rsid w:val="000F6F93"/>
    <w:rsid w:val="000F735E"/>
    <w:rsid w:val="001000A0"/>
    <w:rsid w:val="00100272"/>
    <w:rsid w:val="0010036B"/>
    <w:rsid w:val="001005C2"/>
    <w:rsid w:val="00100779"/>
    <w:rsid w:val="001009AE"/>
    <w:rsid w:val="00100CEB"/>
    <w:rsid w:val="00100D72"/>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2FF3"/>
    <w:rsid w:val="001030F1"/>
    <w:rsid w:val="00103673"/>
    <w:rsid w:val="001036B8"/>
    <w:rsid w:val="0010370E"/>
    <w:rsid w:val="0010395C"/>
    <w:rsid w:val="00103D92"/>
    <w:rsid w:val="00104044"/>
    <w:rsid w:val="00104046"/>
    <w:rsid w:val="0010410A"/>
    <w:rsid w:val="00104752"/>
    <w:rsid w:val="001049F7"/>
    <w:rsid w:val="00104D49"/>
    <w:rsid w:val="00104DDD"/>
    <w:rsid w:val="00104F0F"/>
    <w:rsid w:val="00105055"/>
    <w:rsid w:val="0010509C"/>
    <w:rsid w:val="001051A3"/>
    <w:rsid w:val="0010523D"/>
    <w:rsid w:val="00105316"/>
    <w:rsid w:val="00105422"/>
    <w:rsid w:val="00105B53"/>
    <w:rsid w:val="00105B6E"/>
    <w:rsid w:val="00105DA2"/>
    <w:rsid w:val="00105E66"/>
    <w:rsid w:val="00105F6D"/>
    <w:rsid w:val="001063F0"/>
    <w:rsid w:val="00106551"/>
    <w:rsid w:val="00106EFD"/>
    <w:rsid w:val="00106F7E"/>
    <w:rsid w:val="00107218"/>
    <w:rsid w:val="0010730E"/>
    <w:rsid w:val="001077A9"/>
    <w:rsid w:val="00107996"/>
    <w:rsid w:val="00107D01"/>
    <w:rsid w:val="00110235"/>
    <w:rsid w:val="00110558"/>
    <w:rsid w:val="00110580"/>
    <w:rsid w:val="001105C1"/>
    <w:rsid w:val="00110965"/>
    <w:rsid w:val="001109FB"/>
    <w:rsid w:val="00110E34"/>
    <w:rsid w:val="00110E37"/>
    <w:rsid w:val="0011109C"/>
    <w:rsid w:val="00111622"/>
    <w:rsid w:val="00111951"/>
    <w:rsid w:val="00111995"/>
    <w:rsid w:val="00111AAF"/>
    <w:rsid w:val="00111B1C"/>
    <w:rsid w:val="00111E48"/>
    <w:rsid w:val="00112444"/>
    <w:rsid w:val="00112B9B"/>
    <w:rsid w:val="00112C68"/>
    <w:rsid w:val="00112DC2"/>
    <w:rsid w:val="00113053"/>
    <w:rsid w:val="00113C51"/>
    <w:rsid w:val="00113DF2"/>
    <w:rsid w:val="00114321"/>
    <w:rsid w:val="00114D26"/>
    <w:rsid w:val="00114E78"/>
    <w:rsid w:val="00114EBB"/>
    <w:rsid w:val="00115070"/>
    <w:rsid w:val="00115098"/>
    <w:rsid w:val="00115102"/>
    <w:rsid w:val="00115285"/>
    <w:rsid w:val="001152C3"/>
    <w:rsid w:val="001153FA"/>
    <w:rsid w:val="0011560E"/>
    <w:rsid w:val="001157EE"/>
    <w:rsid w:val="00115857"/>
    <w:rsid w:val="00115911"/>
    <w:rsid w:val="00115C86"/>
    <w:rsid w:val="00116233"/>
    <w:rsid w:val="00116426"/>
    <w:rsid w:val="00116805"/>
    <w:rsid w:val="00116A1A"/>
    <w:rsid w:val="00116A22"/>
    <w:rsid w:val="00116AAB"/>
    <w:rsid w:val="00116AED"/>
    <w:rsid w:val="00116C23"/>
    <w:rsid w:val="00116FAC"/>
    <w:rsid w:val="00117196"/>
    <w:rsid w:val="00117872"/>
    <w:rsid w:val="00117BE1"/>
    <w:rsid w:val="00117F6F"/>
    <w:rsid w:val="001203E2"/>
    <w:rsid w:val="0012053D"/>
    <w:rsid w:val="001205B9"/>
    <w:rsid w:val="00120601"/>
    <w:rsid w:val="001206AA"/>
    <w:rsid w:val="0012074E"/>
    <w:rsid w:val="001209B8"/>
    <w:rsid w:val="0012107E"/>
    <w:rsid w:val="001210A8"/>
    <w:rsid w:val="001210C6"/>
    <w:rsid w:val="001210E3"/>
    <w:rsid w:val="00121247"/>
    <w:rsid w:val="0012154F"/>
    <w:rsid w:val="0012171A"/>
    <w:rsid w:val="00121A7B"/>
    <w:rsid w:val="00121C97"/>
    <w:rsid w:val="0012232F"/>
    <w:rsid w:val="00122346"/>
    <w:rsid w:val="00122768"/>
    <w:rsid w:val="00122BF4"/>
    <w:rsid w:val="0012308F"/>
    <w:rsid w:val="00123618"/>
    <w:rsid w:val="0012363C"/>
    <w:rsid w:val="0012396B"/>
    <w:rsid w:val="00123F2F"/>
    <w:rsid w:val="00123F71"/>
    <w:rsid w:val="0012409F"/>
    <w:rsid w:val="0012410A"/>
    <w:rsid w:val="001242E1"/>
    <w:rsid w:val="00124464"/>
    <w:rsid w:val="001244DC"/>
    <w:rsid w:val="001245FA"/>
    <w:rsid w:val="0012492B"/>
    <w:rsid w:val="00124941"/>
    <w:rsid w:val="00124EF4"/>
    <w:rsid w:val="001250D3"/>
    <w:rsid w:val="00125121"/>
    <w:rsid w:val="00125291"/>
    <w:rsid w:val="001252CC"/>
    <w:rsid w:val="001253B6"/>
    <w:rsid w:val="00125583"/>
    <w:rsid w:val="0012569B"/>
    <w:rsid w:val="001256E5"/>
    <w:rsid w:val="00126848"/>
    <w:rsid w:val="001268F8"/>
    <w:rsid w:val="00126960"/>
    <w:rsid w:val="00126966"/>
    <w:rsid w:val="00126B29"/>
    <w:rsid w:val="00126B39"/>
    <w:rsid w:val="00126BA7"/>
    <w:rsid w:val="00126EAD"/>
    <w:rsid w:val="00126FCD"/>
    <w:rsid w:val="00127196"/>
    <w:rsid w:val="00127424"/>
    <w:rsid w:val="0012758A"/>
    <w:rsid w:val="001275F8"/>
    <w:rsid w:val="00127B46"/>
    <w:rsid w:val="00127B81"/>
    <w:rsid w:val="00127EC8"/>
    <w:rsid w:val="0013007D"/>
    <w:rsid w:val="00130330"/>
    <w:rsid w:val="001303C5"/>
    <w:rsid w:val="0013060E"/>
    <w:rsid w:val="00130736"/>
    <w:rsid w:val="00130B57"/>
    <w:rsid w:val="00130F0E"/>
    <w:rsid w:val="00131155"/>
    <w:rsid w:val="001312F0"/>
    <w:rsid w:val="00131389"/>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08B"/>
    <w:rsid w:val="0013387A"/>
    <w:rsid w:val="00133BEB"/>
    <w:rsid w:val="00133D75"/>
    <w:rsid w:val="00134467"/>
    <w:rsid w:val="0013481D"/>
    <w:rsid w:val="00134B89"/>
    <w:rsid w:val="00134E70"/>
    <w:rsid w:val="00135A03"/>
    <w:rsid w:val="00135A5A"/>
    <w:rsid w:val="00135A68"/>
    <w:rsid w:val="00135BBD"/>
    <w:rsid w:val="00135CA2"/>
    <w:rsid w:val="001366E8"/>
    <w:rsid w:val="0013682E"/>
    <w:rsid w:val="0013696F"/>
    <w:rsid w:val="00136EA1"/>
    <w:rsid w:val="00136EED"/>
    <w:rsid w:val="0013705F"/>
    <w:rsid w:val="00137435"/>
    <w:rsid w:val="00137AA8"/>
    <w:rsid w:val="00137BED"/>
    <w:rsid w:val="00137CBF"/>
    <w:rsid w:val="00140182"/>
    <w:rsid w:val="00140482"/>
    <w:rsid w:val="00140736"/>
    <w:rsid w:val="0014091F"/>
    <w:rsid w:val="00141048"/>
    <w:rsid w:val="00141100"/>
    <w:rsid w:val="00141341"/>
    <w:rsid w:val="00141670"/>
    <w:rsid w:val="00141939"/>
    <w:rsid w:val="00141DFB"/>
    <w:rsid w:val="00141EC5"/>
    <w:rsid w:val="00141F07"/>
    <w:rsid w:val="001424B0"/>
    <w:rsid w:val="0014281E"/>
    <w:rsid w:val="00142B62"/>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33C"/>
    <w:rsid w:val="00145527"/>
    <w:rsid w:val="0014585C"/>
    <w:rsid w:val="00145C89"/>
    <w:rsid w:val="00145FD1"/>
    <w:rsid w:val="001460D4"/>
    <w:rsid w:val="00146160"/>
    <w:rsid w:val="001466F7"/>
    <w:rsid w:val="0014684B"/>
    <w:rsid w:val="001469A3"/>
    <w:rsid w:val="00146AF5"/>
    <w:rsid w:val="00147047"/>
    <w:rsid w:val="0014721F"/>
    <w:rsid w:val="00147B14"/>
    <w:rsid w:val="00147F22"/>
    <w:rsid w:val="001506FD"/>
    <w:rsid w:val="00150905"/>
    <w:rsid w:val="0015092F"/>
    <w:rsid w:val="00150AA2"/>
    <w:rsid w:val="00150BE5"/>
    <w:rsid w:val="00150F8A"/>
    <w:rsid w:val="0015166D"/>
    <w:rsid w:val="00151989"/>
    <w:rsid w:val="001519DC"/>
    <w:rsid w:val="00151BE8"/>
    <w:rsid w:val="0015202B"/>
    <w:rsid w:val="0015213A"/>
    <w:rsid w:val="001523C5"/>
    <w:rsid w:val="00152437"/>
    <w:rsid w:val="001526DA"/>
    <w:rsid w:val="001527C1"/>
    <w:rsid w:val="00152843"/>
    <w:rsid w:val="00152E38"/>
    <w:rsid w:val="00152F52"/>
    <w:rsid w:val="001530C8"/>
    <w:rsid w:val="00153611"/>
    <w:rsid w:val="00153617"/>
    <w:rsid w:val="00153B9A"/>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A1"/>
    <w:rsid w:val="00155AF9"/>
    <w:rsid w:val="00155B85"/>
    <w:rsid w:val="001565E4"/>
    <w:rsid w:val="0015681B"/>
    <w:rsid w:val="0015692C"/>
    <w:rsid w:val="001569D1"/>
    <w:rsid w:val="00156C63"/>
    <w:rsid w:val="00156E05"/>
    <w:rsid w:val="00156E35"/>
    <w:rsid w:val="00156F91"/>
    <w:rsid w:val="00157043"/>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C0C"/>
    <w:rsid w:val="00161D57"/>
    <w:rsid w:val="00161F0B"/>
    <w:rsid w:val="0016215C"/>
    <w:rsid w:val="0016235A"/>
    <w:rsid w:val="00162373"/>
    <w:rsid w:val="00162A33"/>
    <w:rsid w:val="00162A82"/>
    <w:rsid w:val="00162B36"/>
    <w:rsid w:val="00162B8C"/>
    <w:rsid w:val="00163007"/>
    <w:rsid w:val="001630F4"/>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58"/>
    <w:rsid w:val="001657D1"/>
    <w:rsid w:val="00165810"/>
    <w:rsid w:val="0016593C"/>
    <w:rsid w:val="00165AC7"/>
    <w:rsid w:val="00165B1A"/>
    <w:rsid w:val="00165CA0"/>
    <w:rsid w:val="00165EAD"/>
    <w:rsid w:val="001662F2"/>
    <w:rsid w:val="00166369"/>
    <w:rsid w:val="0016639B"/>
    <w:rsid w:val="00166869"/>
    <w:rsid w:val="00166C7E"/>
    <w:rsid w:val="00167038"/>
    <w:rsid w:val="00167D18"/>
    <w:rsid w:val="00167D4A"/>
    <w:rsid w:val="00167F7F"/>
    <w:rsid w:val="00167FDC"/>
    <w:rsid w:val="00170471"/>
    <w:rsid w:val="00170494"/>
    <w:rsid w:val="001707E6"/>
    <w:rsid w:val="001708A7"/>
    <w:rsid w:val="001708B1"/>
    <w:rsid w:val="00170B91"/>
    <w:rsid w:val="00170D45"/>
    <w:rsid w:val="00170F1F"/>
    <w:rsid w:val="00170F37"/>
    <w:rsid w:val="001710C2"/>
    <w:rsid w:val="00171147"/>
    <w:rsid w:val="00171172"/>
    <w:rsid w:val="00171370"/>
    <w:rsid w:val="0017148C"/>
    <w:rsid w:val="001714CF"/>
    <w:rsid w:val="0017154B"/>
    <w:rsid w:val="00171C0B"/>
    <w:rsid w:val="00171CF3"/>
    <w:rsid w:val="00171D37"/>
    <w:rsid w:val="001723C2"/>
    <w:rsid w:val="00172665"/>
    <w:rsid w:val="00172748"/>
    <w:rsid w:val="00172989"/>
    <w:rsid w:val="00172B58"/>
    <w:rsid w:val="00172C91"/>
    <w:rsid w:val="00172D2D"/>
    <w:rsid w:val="00172D43"/>
    <w:rsid w:val="00173145"/>
    <w:rsid w:val="00173761"/>
    <w:rsid w:val="00173820"/>
    <w:rsid w:val="00173859"/>
    <w:rsid w:val="0017448B"/>
    <w:rsid w:val="00174C96"/>
    <w:rsid w:val="00174D6B"/>
    <w:rsid w:val="00175668"/>
    <w:rsid w:val="00175898"/>
    <w:rsid w:val="001763E9"/>
    <w:rsid w:val="001764BA"/>
    <w:rsid w:val="0017666D"/>
    <w:rsid w:val="001768B4"/>
    <w:rsid w:val="00176C56"/>
    <w:rsid w:val="00176C7D"/>
    <w:rsid w:val="00176C7F"/>
    <w:rsid w:val="00176C8D"/>
    <w:rsid w:val="00176DB4"/>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776"/>
    <w:rsid w:val="00181942"/>
    <w:rsid w:val="00181D4B"/>
    <w:rsid w:val="00181E4E"/>
    <w:rsid w:val="0018221C"/>
    <w:rsid w:val="00182461"/>
    <w:rsid w:val="00182C37"/>
    <w:rsid w:val="00182FE2"/>
    <w:rsid w:val="001831B8"/>
    <w:rsid w:val="00183840"/>
    <w:rsid w:val="00183A49"/>
    <w:rsid w:val="00184061"/>
    <w:rsid w:val="00184324"/>
    <w:rsid w:val="001843C2"/>
    <w:rsid w:val="00184B4C"/>
    <w:rsid w:val="001850E4"/>
    <w:rsid w:val="001852FA"/>
    <w:rsid w:val="001853D7"/>
    <w:rsid w:val="001853FF"/>
    <w:rsid w:val="00185466"/>
    <w:rsid w:val="001855BF"/>
    <w:rsid w:val="001856C5"/>
    <w:rsid w:val="0018575F"/>
    <w:rsid w:val="0018576F"/>
    <w:rsid w:val="001857CC"/>
    <w:rsid w:val="00185EA9"/>
    <w:rsid w:val="00186A72"/>
    <w:rsid w:val="00186B80"/>
    <w:rsid w:val="00186B8F"/>
    <w:rsid w:val="00186BCC"/>
    <w:rsid w:val="00186C88"/>
    <w:rsid w:val="00186CF9"/>
    <w:rsid w:val="001870D1"/>
    <w:rsid w:val="001874BE"/>
    <w:rsid w:val="0018768D"/>
    <w:rsid w:val="0018791A"/>
    <w:rsid w:val="00187A91"/>
    <w:rsid w:val="00187AB3"/>
    <w:rsid w:val="00187CB2"/>
    <w:rsid w:val="00187D8A"/>
    <w:rsid w:val="00187F45"/>
    <w:rsid w:val="00190224"/>
    <w:rsid w:val="001902F5"/>
    <w:rsid w:val="00190383"/>
    <w:rsid w:val="0019068E"/>
    <w:rsid w:val="0019166A"/>
    <w:rsid w:val="00191886"/>
    <w:rsid w:val="0019231B"/>
    <w:rsid w:val="001929B1"/>
    <w:rsid w:val="001929B2"/>
    <w:rsid w:val="00192E82"/>
    <w:rsid w:val="00193393"/>
    <w:rsid w:val="001933DA"/>
    <w:rsid w:val="00193696"/>
    <w:rsid w:val="00193903"/>
    <w:rsid w:val="0019392B"/>
    <w:rsid w:val="001939F4"/>
    <w:rsid w:val="00193A10"/>
    <w:rsid w:val="00194129"/>
    <w:rsid w:val="00194192"/>
    <w:rsid w:val="00194467"/>
    <w:rsid w:val="001945A6"/>
    <w:rsid w:val="00194749"/>
    <w:rsid w:val="00194849"/>
    <w:rsid w:val="00194900"/>
    <w:rsid w:val="00194B04"/>
    <w:rsid w:val="00194D5A"/>
    <w:rsid w:val="00195674"/>
    <w:rsid w:val="001956F7"/>
    <w:rsid w:val="00195701"/>
    <w:rsid w:val="00195766"/>
    <w:rsid w:val="0019594E"/>
    <w:rsid w:val="00195970"/>
    <w:rsid w:val="00195C83"/>
    <w:rsid w:val="00196325"/>
    <w:rsid w:val="0019638E"/>
    <w:rsid w:val="0019671B"/>
    <w:rsid w:val="001967C9"/>
    <w:rsid w:val="001968D7"/>
    <w:rsid w:val="0019693B"/>
    <w:rsid w:val="00196A49"/>
    <w:rsid w:val="00196B36"/>
    <w:rsid w:val="00196C3D"/>
    <w:rsid w:val="00196C52"/>
    <w:rsid w:val="00196C6D"/>
    <w:rsid w:val="00196C9C"/>
    <w:rsid w:val="00196CF5"/>
    <w:rsid w:val="00196E2A"/>
    <w:rsid w:val="00196E74"/>
    <w:rsid w:val="001970CA"/>
    <w:rsid w:val="0019746D"/>
    <w:rsid w:val="0019768F"/>
    <w:rsid w:val="00197D7E"/>
    <w:rsid w:val="00197F0F"/>
    <w:rsid w:val="001A007C"/>
    <w:rsid w:val="001A0327"/>
    <w:rsid w:val="001A0746"/>
    <w:rsid w:val="001A087B"/>
    <w:rsid w:val="001A08AE"/>
    <w:rsid w:val="001A09A6"/>
    <w:rsid w:val="001A112A"/>
    <w:rsid w:val="001A112C"/>
    <w:rsid w:val="001A1298"/>
    <w:rsid w:val="001A130C"/>
    <w:rsid w:val="001A1B69"/>
    <w:rsid w:val="001A1BAE"/>
    <w:rsid w:val="001A1C83"/>
    <w:rsid w:val="001A1CAA"/>
    <w:rsid w:val="001A1D16"/>
    <w:rsid w:val="001A1ED0"/>
    <w:rsid w:val="001A20AE"/>
    <w:rsid w:val="001A2228"/>
    <w:rsid w:val="001A2638"/>
    <w:rsid w:val="001A2729"/>
    <w:rsid w:val="001A282F"/>
    <w:rsid w:val="001A2B50"/>
    <w:rsid w:val="001A2C28"/>
    <w:rsid w:val="001A2CC8"/>
    <w:rsid w:val="001A31BF"/>
    <w:rsid w:val="001A3940"/>
    <w:rsid w:val="001A3A4D"/>
    <w:rsid w:val="001A4163"/>
    <w:rsid w:val="001A4922"/>
    <w:rsid w:val="001A49AD"/>
    <w:rsid w:val="001A4B0E"/>
    <w:rsid w:val="001A4D9B"/>
    <w:rsid w:val="001A5186"/>
    <w:rsid w:val="001A51F8"/>
    <w:rsid w:val="001A56F5"/>
    <w:rsid w:val="001A5AB0"/>
    <w:rsid w:val="001A5AD8"/>
    <w:rsid w:val="001A5B08"/>
    <w:rsid w:val="001A5F16"/>
    <w:rsid w:val="001A60FB"/>
    <w:rsid w:val="001A622B"/>
    <w:rsid w:val="001A6392"/>
    <w:rsid w:val="001A6559"/>
    <w:rsid w:val="001A65FE"/>
    <w:rsid w:val="001A683E"/>
    <w:rsid w:val="001A6A5D"/>
    <w:rsid w:val="001A6AC8"/>
    <w:rsid w:val="001A6BFB"/>
    <w:rsid w:val="001A6C36"/>
    <w:rsid w:val="001A6EEC"/>
    <w:rsid w:val="001A6F92"/>
    <w:rsid w:val="001A7167"/>
    <w:rsid w:val="001A7222"/>
    <w:rsid w:val="001A76AC"/>
    <w:rsid w:val="001A7721"/>
    <w:rsid w:val="001A79A3"/>
    <w:rsid w:val="001A79C2"/>
    <w:rsid w:val="001A7BD3"/>
    <w:rsid w:val="001A7E38"/>
    <w:rsid w:val="001A7E5A"/>
    <w:rsid w:val="001B02FA"/>
    <w:rsid w:val="001B0540"/>
    <w:rsid w:val="001B05AF"/>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8FF"/>
    <w:rsid w:val="001B3A15"/>
    <w:rsid w:val="001B3DFD"/>
    <w:rsid w:val="001B4678"/>
    <w:rsid w:val="001B48B5"/>
    <w:rsid w:val="001B494A"/>
    <w:rsid w:val="001B4BEF"/>
    <w:rsid w:val="001B4E9B"/>
    <w:rsid w:val="001B4ED1"/>
    <w:rsid w:val="001B5266"/>
    <w:rsid w:val="001B5391"/>
    <w:rsid w:val="001B5A2E"/>
    <w:rsid w:val="001B5D77"/>
    <w:rsid w:val="001B5F8C"/>
    <w:rsid w:val="001B6093"/>
    <w:rsid w:val="001B6221"/>
    <w:rsid w:val="001B678B"/>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B7FEC"/>
    <w:rsid w:val="001C000D"/>
    <w:rsid w:val="001C065F"/>
    <w:rsid w:val="001C0AC2"/>
    <w:rsid w:val="001C0D9C"/>
    <w:rsid w:val="001C0F98"/>
    <w:rsid w:val="001C163E"/>
    <w:rsid w:val="001C1749"/>
    <w:rsid w:val="001C186E"/>
    <w:rsid w:val="001C1AD7"/>
    <w:rsid w:val="001C1D40"/>
    <w:rsid w:val="001C1D63"/>
    <w:rsid w:val="001C200B"/>
    <w:rsid w:val="001C219B"/>
    <w:rsid w:val="001C22FC"/>
    <w:rsid w:val="001C3123"/>
    <w:rsid w:val="001C3136"/>
    <w:rsid w:val="001C3220"/>
    <w:rsid w:val="001C3229"/>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89D"/>
    <w:rsid w:val="001C5966"/>
    <w:rsid w:val="001C5A05"/>
    <w:rsid w:val="001C608C"/>
    <w:rsid w:val="001C6187"/>
    <w:rsid w:val="001C6307"/>
    <w:rsid w:val="001C657A"/>
    <w:rsid w:val="001C678A"/>
    <w:rsid w:val="001C68F4"/>
    <w:rsid w:val="001C6AB4"/>
    <w:rsid w:val="001C6C5D"/>
    <w:rsid w:val="001C73D8"/>
    <w:rsid w:val="001C7628"/>
    <w:rsid w:val="001C794C"/>
    <w:rsid w:val="001C798F"/>
    <w:rsid w:val="001C7C7A"/>
    <w:rsid w:val="001D023B"/>
    <w:rsid w:val="001D0290"/>
    <w:rsid w:val="001D053F"/>
    <w:rsid w:val="001D05C1"/>
    <w:rsid w:val="001D07B2"/>
    <w:rsid w:val="001D0C4B"/>
    <w:rsid w:val="001D0CC3"/>
    <w:rsid w:val="001D16F3"/>
    <w:rsid w:val="001D1A03"/>
    <w:rsid w:val="001D1E70"/>
    <w:rsid w:val="001D20DE"/>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55B5"/>
    <w:rsid w:val="001D5F2B"/>
    <w:rsid w:val="001D6417"/>
    <w:rsid w:val="001D65A8"/>
    <w:rsid w:val="001D66DB"/>
    <w:rsid w:val="001D6BE1"/>
    <w:rsid w:val="001D6C89"/>
    <w:rsid w:val="001D6D77"/>
    <w:rsid w:val="001D7233"/>
    <w:rsid w:val="001D77DC"/>
    <w:rsid w:val="001D7ADE"/>
    <w:rsid w:val="001D7F97"/>
    <w:rsid w:val="001E003D"/>
    <w:rsid w:val="001E028C"/>
    <w:rsid w:val="001E03FF"/>
    <w:rsid w:val="001E057D"/>
    <w:rsid w:val="001E0837"/>
    <w:rsid w:val="001E08CC"/>
    <w:rsid w:val="001E0C69"/>
    <w:rsid w:val="001E0FBC"/>
    <w:rsid w:val="001E126E"/>
    <w:rsid w:val="001E1276"/>
    <w:rsid w:val="001E168E"/>
    <w:rsid w:val="001E16F9"/>
    <w:rsid w:val="001E1ABE"/>
    <w:rsid w:val="001E1C1F"/>
    <w:rsid w:val="001E1E22"/>
    <w:rsid w:val="001E1ECB"/>
    <w:rsid w:val="001E1FD9"/>
    <w:rsid w:val="001E2139"/>
    <w:rsid w:val="001E21CA"/>
    <w:rsid w:val="001E2215"/>
    <w:rsid w:val="001E279E"/>
    <w:rsid w:val="001E29EC"/>
    <w:rsid w:val="001E2B06"/>
    <w:rsid w:val="001E2B83"/>
    <w:rsid w:val="001E2CA6"/>
    <w:rsid w:val="001E3462"/>
    <w:rsid w:val="001E36B8"/>
    <w:rsid w:val="001E3704"/>
    <w:rsid w:val="001E3A66"/>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263"/>
    <w:rsid w:val="001E646E"/>
    <w:rsid w:val="001E68D7"/>
    <w:rsid w:val="001E6A63"/>
    <w:rsid w:val="001E6D3B"/>
    <w:rsid w:val="001E6D75"/>
    <w:rsid w:val="001E6E52"/>
    <w:rsid w:val="001E724B"/>
    <w:rsid w:val="001E7582"/>
    <w:rsid w:val="001E7704"/>
    <w:rsid w:val="001E795E"/>
    <w:rsid w:val="001E7B84"/>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14E"/>
    <w:rsid w:val="001F3551"/>
    <w:rsid w:val="001F3849"/>
    <w:rsid w:val="001F3A52"/>
    <w:rsid w:val="001F40E2"/>
    <w:rsid w:val="001F416E"/>
    <w:rsid w:val="001F446A"/>
    <w:rsid w:val="001F4530"/>
    <w:rsid w:val="001F46B8"/>
    <w:rsid w:val="001F47A9"/>
    <w:rsid w:val="001F4B22"/>
    <w:rsid w:val="001F4B38"/>
    <w:rsid w:val="001F4F8F"/>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1F7EFE"/>
    <w:rsid w:val="0020011A"/>
    <w:rsid w:val="00200285"/>
    <w:rsid w:val="00200534"/>
    <w:rsid w:val="002006E5"/>
    <w:rsid w:val="00200BA5"/>
    <w:rsid w:val="00200D86"/>
    <w:rsid w:val="00200EA1"/>
    <w:rsid w:val="002010B1"/>
    <w:rsid w:val="00201399"/>
    <w:rsid w:val="002013FC"/>
    <w:rsid w:val="002016CE"/>
    <w:rsid w:val="002018BC"/>
    <w:rsid w:val="00201AE3"/>
    <w:rsid w:val="00201CC1"/>
    <w:rsid w:val="00201DE8"/>
    <w:rsid w:val="00202577"/>
    <w:rsid w:val="0020274A"/>
    <w:rsid w:val="0020325C"/>
    <w:rsid w:val="0020359A"/>
    <w:rsid w:val="00203AE8"/>
    <w:rsid w:val="00203C6F"/>
    <w:rsid w:val="00203D0D"/>
    <w:rsid w:val="00203E75"/>
    <w:rsid w:val="00203EBB"/>
    <w:rsid w:val="00203F6C"/>
    <w:rsid w:val="00204127"/>
    <w:rsid w:val="00204737"/>
    <w:rsid w:val="00204771"/>
    <w:rsid w:val="002049D3"/>
    <w:rsid w:val="00204A1F"/>
    <w:rsid w:val="00204F42"/>
    <w:rsid w:val="00204FC9"/>
    <w:rsid w:val="00205126"/>
    <w:rsid w:val="00205222"/>
    <w:rsid w:val="0020557E"/>
    <w:rsid w:val="00205622"/>
    <w:rsid w:val="002057CA"/>
    <w:rsid w:val="00205CB6"/>
    <w:rsid w:val="00205F52"/>
    <w:rsid w:val="00206475"/>
    <w:rsid w:val="002064B6"/>
    <w:rsid w:val="00206918"/>
    <w:rsid w:val="00206A67"/>
    <w:rsid w:val="00206C7F"/>
    <w:rsid w:val="00206CE4"/>
    <w:rsid w:val="0020712A"/>
    <w:rsid w:val="00207213"/>
    <w:rsid w:val="0020747F"/>
    <w:rsid w:val="0020751D"/>
    <w:rsid w:val="00207A3D"/>
    <w:rsid w:val="00207C14"/>
    <w:rsid w:val="00207CE8"/>
    <w:rsid w:val="00207FC7"/>
    <w:rsid w:val="0021011E"/>
    <w:rsid w:val="00210388"/>
    <w:rsid w:val="00210481"/>
    <w:rsid w:val="00210580"/>
    <w:rsid w:val="00210640"/>
    <w:rsid w:val="00210793"/>
    <w:rsid w:val="002109AF"/>
    <w:rsid w:val="002109E9"/>
    <w:rsid w:val="00210D17"/>
    <w:rsid w:val="00210E49"/>
    <w:rsid w:val="00210F16"/>
    <w:rsid w:val="0021137A"/>
    <w:rsid w:val="0021148C"/>
    <w:rsid w:val="00211886"/>
    <w:rsid w:val="002118E0"/>
    <w:rsid w:val="0021198B"/>
    <w:rsid w:val="00211B09"/>
    <w:rsid w:val="00211D91"/>
    <w:rsid w:val="00211F49"/>
    <w:rsid w:val="00211F90"/>
    <w:rsid w:val="00212115"/>
    <w:rsid w:val="0021216C"/>
    <w:rsid w:val="0021216F"/>
    <w:rsid w:val="00212473"/>
    <w:rsid w:val="00212B75"/>
    <w:rsid w:val="00212BDF"/>
    <w:rsid w:val="002130C7"/>
    <w:rsid w:val="00213A69"/>
    <w:rsid w:val="00213BD5"/>
    <w:rsid w:val="00213DCD"/>
    <w:rsid w:val="0021409B"/>
    <w:rsid w:val="0021432C"/>
    <w:rsid w:val="00214457"/>
    <w:rsid w:val="0021447B"/>
    <w:rsid w:val="00214717"/>
    <w:rsid w:val="00214820"/>
    <w:rsid w:val="002148AD"/>
    <w:rsid w:val="00214EEB"/>
    <w:rsid w:val="00214FD5"/>
    <w:rsid w:val="00215263"/>
    <w:rsid w:val="002157CA"/>
    <w:rsid w:val="00215946"/>
    <w:rsid w:val="00215D1F"/>
    <w:rsid w:val="00215E50"/>
    <w:rsid w:val="00216371"/>
    <w:rsid w:val="002165A6"/>
    <w:rsid w:val="0021678F"/>
    <w:rsid w:val="00216960"/>
    <w:rsid w:val="00216A9D"/>
    <w:rsid w:val="00216D72"/>
    <w:rsid w:val="00216E1F"/>
    <w:rsid w:val="00216F1A"/>
    <w:rsid w:val="002171A1"/>
    <w:rsid w:val="002172AA"/>
    <w:rsid w:val="00217451"/>
    <w:rsid w:val="00217A04"/>
    <w:rsid w:val="00217D83"/>
    <w:rsid w:val="002206A1"/>
    <w:rsid w:val="002208C2"/>
    <w:rsid w:val="00220BF7"/>
    <w:rsid w:val="002210EE"/>
    <w:rsid w:val="0022116E"/>
    <w:rsid w:val="002212DA"/>
    <w:rsid w:val="00221852"/>
    <w:rsid w:val="002218B1"/>
    <w:rsid w:val="00221966"/>
    <w:rsid w:val="00221967"/>
    <w:rsid w:val="00221A33"/>
    <w:rsid w:val="00222054"/>
    <w:rsid w:val="0022206D"/>
    <w:rsid w:val="00222299"/>
    <w:rsid w:val="00222E17"/>
    <w:rsid w:val="00222F09"/>
    <w:rsid w:val="0022308B"/>
    <w:rsid w:val="00223591"/>
    <w:rsid w:val="002237F4"/>
    <w:rsid w:val="002239CE"/>
    <w:rsid w:val="00223CF2"/>
    <w:rsid w:val="00223E1A"/>
    <w:rsid w:val="0022404F"/>
    <w:rsid w:val="00224170"/>
    <w:rsid w:val="00224684"/>
    <w:rsid w:val="00224E9A"/>
    <w:rsid w:val="002252F2"/>
    <w:rsid w:val="002254C6"/>
    <w:rsid w:val="002255A2"/>
    <w:rsid w:val="002256C7"/>
    <w:rsid w:val="002258A4"/>
    <w:rsid w:val="00225D43"/>
    <w:rsid w:val="00225E30"/>
    <w:rsid w:val="00225EF7"/>
    <w:rsid w:val="00226539"/>
    <w:rsid w:val="00226A49"/>
    <w:rsid w:val="00226B60"/>
    <w:rsid w:val="00226D77"/>
    <w:rsid w:val="00226E6B"/>
    <w:rsid w:val="00227260"/>
    <w:rsid w:val="0022734E"/>
    <w:rsid w:val="002274DB"/>
    <w:rsid w:val="002277A4"/>
    <w:rsid w:val="0022786B"/>
    <w:rsid w:val="00227A8D"/>
    <w:rsid w:val="00227BD8"/>
    <w:rsid w:val="002301A0"/>
    <w:rsid w:val="00230853"/>
    <w:rsid w:val="0023092C"/>
    <w:rsid w:val="00230955"/>
    <w:rsid w:val="00230B5B"/>
    <w:rsid w:val="00230FB8"/>
    <w:rsid w:val="00230FD7"/>
    <w:rsid w:val="002315B3"/>
    <w:rsid w:val="002319A3"/>
    <w:rsid w:val="00231A2D"/>
    <w:rsid w:val="00231B53"/>
    <w:rsid w:val="00231C2D"/>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5393"/>
    <w:rsid w:val="00235450"/>
    <w:rsid w:val="002360A6"/>
    <w:rsid w:val="00236194"/>
    <w:rsid w:val="002362E5"/>
    <w:rsid w:val="002363EF"/>
    <w:rsid w:val="002363F0"/>
    <w:rsid w:val="0023646E"/>
    <w:rsid w:val="002368BA"/>
    <w:rsid w:val="00236AC0"/>
    <w:rsid w:val="00236AD7"/>
    <w:rsid w:val="002370C2"/>
    <w:rsid w:val="0023741C"/>
    <w:rsid w:val="00237664"/>
    <w:rsid w:val="0023772A"/>
    <w:rsid w:val="002377CB"/>
    <w:rsid w:val="002379A3"/>
    <w:rsid w:val="00237B85"/>
    <w:rsid w:val="00237BF2"/>
    <w:rsid w:val="00237C96"/>
    <w:rsid w:val="00237C9B"/>
    <w:rsid w:val="00237E23"/>
    <w:rsid w:val="00237FF5"/>
    <w:rsid w:val="0024012A"/>
    <w:rsid w:val="0024030F"/>
    <w:rsid w:val="00240555"/>
    <w:rsid w:val="0024095A"/>
    <w:rsid w:val="00240B8E"/>
    <w:rsid w:val="00240C37"/>
    <w:rsid w:val="00240C41"/>
    <w:rsid w:val="00240E68"/>
    <w:rsid w:val="00240F73"/>
    <w:rsid w:val="00241278"/>
    <w:rsid w:val="0024165C"/>
    <w:rsid w:val="002419CB"/>
    <w:rsid w:val="00241FC7"/>
    <w:rsid w:val="002420D4"/>
    <w:rsid w:val="0024218D"/>
    <w:rsid w:val="002421EC"/>
    <w:rsid w:val="00242506"/>
    <w:rsid w:val="002429E5"/>
    <w:rsid w:val="00242C98"/>
    <w:rsid w:val="00242CDE"/>
    <w:rsid w:val="002431CC"/>
    <w:rsid w:val="00243415"/>
    <w:rsid w:val="00243558"/>
    <w:rsid w:val="00243638"/>
    <w:rsid w:val="00243A1D"/>
    <w:rsid w:val="00243B41"/>
    <w:rsid w:val="00243CE5"/>
    <w:rsid w:val="00243E48"/>
    <w:rsid w:val="0024418E"/>
    <w:rsid w:val="002441AA"/>
    <w:rsid w:val="00244379"/>
    <w:rsid w:val="00244488"/>
    <w:rsid w:val="00244518"/>
    <w:rsid w:val="0024498F"/>
    <w:rsid w:val="00244A57"/>
    <w:rsid w:val="00244B1B"/>
    <w:rsid w:val="00244B39"/>
    <w:rsid w:val="00244D6B"/>
    <w:rsid w:val="00244D70"/>
    <w:rsid w:val="0024509D"/>
    <w:rsid w:val="002450A1"/>
    <w:rsid w:val="002451CA"/>
    <w:rsid w:val="002452E6"/>
    <w:rsid w:val="002453DF"/>
    <w:rsid w:val="0024545C"/>
    <w:rsid w:val="00245493"/>
    <w:rsid w:val="002455FE"/>
    <w:rsid w:val="0024585E"/>
    <w:rsid w:val="00245F80"/>
    <w:rsid w:val="0024619F"/>
    <w:rsid w:val="00246317"/>
    <w:rsid w:val="00246537"/>
    <w:rsid w:val="0024678B"/>
    <w:rsid w:val="00246793"/>
    <w:rsid w:val="002467E4"/>
    <w:rsid w:val="0024710E"/>
    <w:rsid w:val="00247473"/>
    <w:rsid w:val="002475F3"/>
    <w:rsid w:val="00247641"/>
    <w:rsid w:val="00247D66"/>
    <w:rsid w:val="00247EFE"/>
    <w:rsid w:val="002504D2"/>
    <w:rsid w:val="00250624"/>
    <w:rsid w:val="00250719"/>
    <w:rsid w:val="00250F79"/>
    <w:rsid w:val="00251212"/>
    <w:rsid w:val="00251286"/>
    <w:rsid w:val="002512EE"/>
    <w:rsid w:val="00251680"/>
    <w:rsid w:val="00251BF5"/>
    <w:rsid w:val="00251C66"/>
    <w:rsid w:val="00252430"/>
    <w:rsid w:val="002525C5"/>
    <w:rsid w:val="00252638"/>
    <w:rsid w:val="002526DD"/>
    <w:rsid w:val="002527CF"/>
    <w:rsid w:val="00252935"/>
    <w:rsid w:val="00252B50"/>
    <w:rsid w:val="00252C43"/>
    <w:rsid w:val="00252C6D"/>
    <w:rsid w:val="002531A3"/>
    <w:rsid w:val="00253414"/>
    <w:rsid w:val="0025353F"/>
    <w:rsid w:val="00253799"/>
    <w:rsid w:val="00253803"/>
    <w:rsid w:val="002538AD"/>
    <w:rsid w:val="00253984"/>
    <w:rsid w:val="00253B91"/>
    <w:rsid w:val="00253C45"/>
    <w:rsid w:val="00254059"/>
    <w:rsid w:val="00254068"/>
    <w:rsid w:val="00254101"/>
    <w:rsid w:val="0025423F"/>
    <w:rsid w:val="002544A8"/>
    <w:rsid w:val="002545EB"/>
    <w:rsid w:val="0025467F"/>
    <w:rsid w:val="00254B0E"/>
    <w:rsid w:val="00254C61"/>
    <w:rsid w:val="00254C7B"/>
    <w:rsid w:val="00254EC0"/>
    <w:rsid w:val="00255122"/>
    <w:rsid w:val="0025562C"/>
    <w:rsid w:val="00255B0F"/>
    <w:rsid w:val="00255B60"/>
    <w:rsid w:val="00255CA6"/>
    <w:rsid w:val="00256109"/>
    <w:rsid w:val="002563CF"/>
    <w:rsid w:val="00256405"/>
    <w:rsid w:val="00256411"/>
    <w:rsid w:val="00256B45"/>
    <w:rsid w:val="00256CC9"/>
    <w:rsid w:val="00256E27"/>
    <w:rsid w:val="00256E58"/>
    <w:rsid w:val="002571AE"/>
    <w:rsid w:val="002571C2"/>
    <w:rsid w:val="0025735A"/>
    <w:rsid w:val="002574D6"/>
    <w:rsid w:val="00257525"/>
    <w:rsid w:val="002575B1"/>
    <w:rsid w:val="00257728"/>
    <w:rsid w:val="002578C4"/>
    <w:rsid w:val="00257ABD"/>
    <w:rsid w:val="00257E98"/>
    <w:rsid w:val="00257EC2"/>
    <w:rsid w:val="00260872"/>
    <w:rsid w:val="00260B45"/>
    <w:rsid w:val="00260C32"/>
    <w:rsid w:val="00260CC3"/>
    <w:rsid w:val="00260D48"/>
    <w:rsid w:val="00260D97"/>
    <w:rsid w:val="00260E5A"/>
    <w:rsid w:val="00260F28"/>
    <w:rsid w:val="0026121E"/>
    <w:rsid w:val="00261226"/>
    <w:rsid w:val="00261531"/>
    <w:rsid w:val="002615CA"/>
    <w:rsid w:val="0026189A"/>
    <w:rsid w:val="0026191E"/>
    <w:rsid w:val="00261D3E"/>
    <w:rsid w:val="00261D64"/>
    <w:rsid w:val="00261F1B"/>
    <w:rsid w:val="002622C7"/>
    <w:rsid w:val="002622F1"/>
    <w:rsid w:val="00262615"/>
    <w:rsid w:val="00262825"/>
    <w:rsid w:val="00262886"/>
    <w:rsid w:val="00262A7F"/>
    <w:rsid w:val="00262D8E"/>
    <w:rsid w:val="00262FCA"/>
    <w:rsid w:val="00263196"/>
    <w:rsid w:val="00263328"/>
    <w:rsid w:val="00263455"/>
    <w:rsid w:val="00263635"/>
    <w:rsid w:val="0026365B"/>
    <w:rsid w:val="002638E5"/>
    <w:rsid w:val="00263AB8"/>
    <w:rsid w:val="00263F8E"/>
    <w:rsid w:val="00264021"/>
    <w:rsid w:val="002640DE"/>
    <w:rsid w:val="002645A6"/>
    <w:rsid w:val="002648F9"/>
    <w:rsid w:val="0026519F"/>
    <w:rsid w:val="0026549F"/>
    <w:rsid w:val="002656E9"/>
    <w:rsid w:val="00265F64"/>
    <w:rsid w:val="00265F79"/>
    <w:rsid w:val="00266126"/>
    <w:rsid w:val="002664C7"/>
    <w:rsid w:val="00266526"/>
    <w:rsid w:val="002666D1"/>
    <w:rsid w:val="0026695C"/>
    <w:rsid w:val="00266C81"/>
    <w:rsid w:val="00267033"/>
    <w:rsid w:val="002670A4"/>
    <w:rsid w:val="0026750D"/>
    <w:rsid w:val="00267838"/>
    <w:rsid w:val="00267F24"/>
    <w:rsid w:val="00267FE4"/>
    <w:rsid w:val="002702EF"/>
    <w:rsid w:val="0027051F"/>
    <w:rsid w:val="00270560"/>
    <w:rsid w:val="0027084D"/>
    <w:rsid w:val="002709C6"/>
    <w:rsid w:val="00270A3A"/>
    <w:rsid w:val="00270EAA"/>
    <w:rsid w:val="00270ED4"/>
    <w:rsid w:val="00270F09"/>
    <w:rsid w:val="0027105F"/>
    <w:rsid w:val="00271874"/>
    <w:rsid w:val="00271EB6"/>
    <w:rsid w:val="002720F5"/>
    <w:rsid w:val="0027210A"/>
    <w:rsid w:val="002722FC"/>
    <w:rsid w:val="0027258E"/>
    <w:rsid w:val="00272B4C"/>
    <w:rsid w:val="00272BAC"/>
    <w:rsid w:val="00272C1C"/>
    <w:rsid w:val="002730CB"/>
    <w:rsid w:val="002730F1"/>
    <w:rsid w:val="002730F6"/>
    <w:rsid w:val="002731AA"/>
    <w:rsid w:val="002731BA"/>
    <w:rsid w:val="00273284"/>
    <w:rsid w:val="00273657"/>
    <w:rsid w:val="00273796"/>
    <w:rsid w:val="002738E6"/>
    <w:rsid w:val="002743FC"/>
    <w:rsid w:val="0027467E"/>
    <w:rsid w:val="002746A2"/>
    <w:rsid w:val="0027499A"/>
    <w:rsid w:val="00274D0F"/>
    <w:rsid w:val="00274FDB"/>
    <w:rsid w:val="002752E5"/>
    <w:rsid w:val="002753BC"/>
    <w:rsid w:val="002757F2"/>
    <w:rsid w:val="00275915"/>
    <w:rsid w:val="00275B99"/>
    <w:rsid w:val="00275BE9"/>
    <w:rsid w:val="00275C3C"/>
    <w:rsid w:val="00275E0C"/>
    <w:rsid w:val="00275FE0"/>
    <w:rsid w:val="00276354"/>
    <w:rsid w:val="002763B7"/>
    <w:rsid w:val="002763C5"/>
    <w:rsid w:val="00276584"/>
    <w:rsid w:val="002769D6"/>
    <w:rsid w:val="00276BAA"/>
    <w:rsid w:val="00276BF5"/>
    <w:rsid w:val="00276C2A"/>
    <w:rsid w:val="00276C92"/>
    <w:rsid w:val="00276D65"/>
    <w:rsid w:val="00276E2D"/>
    <w:rsid w:val="002772D6"/>
    <w:rsid w:val="0027730C"/>
    <w:rsid w:val="0027764D"/>
    <w:rsid w:val="002777B0"/>
    <w:rsid w:val="00277AFD"/>
    <w:rsid w:val="00277B84"/>
    <w:rsid w:val="00277DA8"/>
    <w:rsid w:val="00277F30"/>
    <w:rsid w:val="0028040D"/>
    <w:rsid w:val="002804E8"/>
    <w:rsid w:val="002805D2"/>
    <w:rsid w:val="002805D3"/>
    <w:rsid w:val="00280780"/>
    <w:rsid w:val="00280B11"/>
    <w:rsid w:val="00280BC1"/>
    <w:rsid w:val="00280BE4"/>
    <w:rsid w:val="00280F66"/>
    <w:rsid w:val="00281044"/>
    <w:rsid w:val="00281274"/>
    <w:rsid w:val="00281338"/>
    <w:rsid w:val="00281444"/>
    <w:rsid w:val="00281586"/>
    <w:rsid w:val="00281693"/>
    <w:rsid w:val="00282613"/>
    <w:rsid w:val="002826B9"/>
    <w:rsid w:val="00282ABE"/>
    <w:rsid w:val="00282AC8"/>
    <w:rsid w:val="00282FAE"/>
    <w:rsid w:val="002830B8"/>
    <w:rsid w:val="002833A1"/>
    <w:rsid w:val="00283CC5"/>
    <w:rsid w:val="002841E3"/>
    <w:rsid w:val="00284299"/>
    <w:rsid w:val="00284621"/>
    <w:rsid w:val="002846F4"/>
    <w:rsid w:val="0028470A"/>
    <w:rsid w:val="00284B76"/>
    <w:rsid w:val="00284E61"/>
    <w:rsid w:val="00284E65"/>
    <w:rsid w:val="00285052"/>
    <w:rsid w:val="002853CD"/>
    <w:rsid w:val="0028549C"/>
    <w:rsid w:val="00285694"/>
    <w:rsid w:val="00285875"/>
    <w:rsid w:val="00285F32"/>
    <w:rsid w:val="002861B8"/>
    <w:rsid w:val="0028657A"/>
    <w:rsid w:val="00286607"/>
    <w:rsid w:val="002867E3"/>
    <w:rsid w:val="00286805"/>
    <w:rsid w:val="00286809"/>
    <w:rsid w:val="00286952"/>
    <w:rsid w:val="002869D2"/>
    <w:rsid w:val="00286E05"/>
    <w:rsid w:val="00286FBC"/>
    <w:rsid w:val="0028729E"/>
    <w:rsid w:val="00287383"/>
    <w:rsid w:val="00287A48"/>
    <w:rsid w:val="00287C2A"/>
    <w:rsid w:val="002901BE"/>
    <w:rsid w:val="00290555"/>
    <w:rsid w:val="00290D00"/>
    <w:rsid w:val="00290D5F"/>
    <w:rsid w:val="002910F4"/>
    <w:rsid w:val="002913E2"/>
    <w:rsid w:val="00291456"/>
    <w:rsid w:val="00291815"/>
    <w:rsid w:val="0029192A"/>
    <w:rsid w:val="00291AB4"/>
    <w:rsid w:val="00291BFB"/>
    <w:rsid w:val="00291CD4"/>
    <w:rsid w:val="00291EE4"/>
    <w:rsid w:val="002921A3"/>
    <w:rsid w:val="002921C3"/>
    <w:rsid w:val="00292430"/>
    <w:rsid w:val="002924FA"/>
    <w:rsid w:val="00292B4F"/>
    <w:rsid w:val="00292B7F"/>
    <w:rsid w:val="00292BF4"/>
    <w:rsid w:val="00292D34"/>
    <w:rsid w:val="002931A1"/>
    <w:rsid w:val="00293283"/>
    <w:rsid w:val="0029362C"/>
    <w:rsid w:val="00293C81"/>
    <w:rsid w:val="00293CDF"/>
    <w:rsid w:val="00293CE4"/>
    <w:rsid w:val="00293D98"/>
    <w:rsid w:val="00294686"/>
    <w:rsid w:val="00294696"/>
    <w:rsid w:val="002946DB"/>
    <w:rsid w:val="002949D6"/>
    <w:rsid w:val="002949ED"/>
    <w:rsid w:val="00294A2C"/>
    <w:rsid w:val="00294A2E"/>
    <w:rsid w:val="00294BA9"/>
    <w:rsid w:val="00294D5B"/>
    <w:rsid w:val="00294FD3"/>
    <w:rsid w:val="00295244"/>
    <w:rsid w:val="00295547"/>
    <w:rsid w:val="002957DE"/>
    <w:rsid w:val="00295869"/>
    <w:rsid w:val="00295DAB"/>
    <w:rsid w:val="00295E43"/>
    <w:rsid w:val="00295EC5"/>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64F"/>
    <w:rsid w:val="002A16FF"/>
    <w:rsid w:val="002A173D"/>
    <w:rsid w:val="002A18C1"/>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03C"/>
    <w:rsid w:val="002A42DD"/>
    <w:rsid w:val="002A438E"/>
    <w:rsid w:val="002A465C"/>
    <w:rsid w:val="002A4897"/>
    <w:rsid w:val="002A4CCC"/>
    <w:rsid w:val="002A4E2A"/>
    <w:rsid w:val="002A4FA0"/>
    <w:rsid w:val="002A5584"/>
    <w:rsid w:val="002A561B"/>
    <w:rsid w:val="002A5652"/>
    <w:rsid w:val="002A5A47"/>
    <w:rsid w:val="002A5B95"/>
    <w:rsid w:val="002A5C63"/>
    <w:rsid w:val="002A5C97"/>
    <w:rsid w:val="002A5DFC"/>
    <w:rsid w:val="002A5E01"/>
    <w:rsid w:val="002A6236"/>
    <w:rsid w:val="002A636A"/>
    <w:rsid w:val="002A6543"/>
    <w:rsid w:val="002A6B3B"/>
    <w:rsid w:val="002A6C74"/>
    <w:rsid w:val="002A6ECC"/>
    <w:rsid w:val="002A6FB6"/>
    <w:rsid w:val="002A71C5"/>
    <w:rsid w:val="002A7491"/>
    <w:rsid w:val="002A757B"/>
    <w:rsid w:val="002A7CB3"/>
    <w:rsid w:val="002B010C"/>
    <w:rsid w:val="002B04FF"/>
    <w:rsid w:val="002B067F"/>
    <w:rsid w:val="002B07B4"/>
    <w:rsid w:val="002B0DBC"/>
    <w:rsid w:val="002B0EDB"/>
    <w:rsid w:val="002B110B"/>
    <w:rsid w:val="002B117F"/>
    <w:rsid w:val="002B12D8"/>
    <w:rsid w:val="002B12FD"/>
    <w:rsid w:val="002B133A"/>
    <w:rsid w:val="002B1559"/>
    <w:rsid w:val="002B1B8B"/>
    <w:rsid w:val="002B1D60"/>
    <w:rsid w:val="002B21F6"/>
    <w:rsid w:val="002B2220"/>
    <w:rsid w:val="002B23D5"/>
    <w:rsid w:val="002B2561"/>
    <w:rsid w:val="002B2624"/>
    <w:rsid w:val="002B33A0"/>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03"/>
    <w:rsid w:val="002B6991"/>
    <w:rsid w:val="002B6B63"/>
    <w:rsid w:val="002B6D11"/>
    <w:rsid w:val="002B6DF6"/>
    <w:rsid w:val="002B6E92"/>
    <w:rsid w:val="002B6FFB"/>
    <w:rsid w:val="002B7228"/>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DC9"/>
    <w:rsid w:val="002C3EC6"/>
    <w:rsid w:val="002C402B"/>
    <w:rsid w:val="002C40AE"/>
    <w:rsid w:val="002C443B"/>
    <w:rsid w:val="002C4465"/>
    <w:rsid w:val="002C4592"/>
    <w:rsid w:val="002C4AEB"/>
    <w:rsid w:val="002C4BFB"/>
    <w:rsid w:val="002C52C6"/>
    <w:rsid w:val="002C543B"/>
    <w:rsid w:val="002C56FB"/>
    <w:rsid w:val="002C5DC5"/>
    <w:rsid w:val="002C5DCB"/>
    <w:rsid w:val="002C5E4B"/>
    <w:rsid w:val="002C605D"/>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2F60"/>
    <w:rsid w:val="002D3656"/>
    <w:rsid w:val="002D39FF"/>
    <w:rsid w:val="002D3AF1"/>
    <w:rsid w:val="002D3BFF"/>
    <w:rsid w:val="002D3DAA"/>
    <w:rsid w:val="002D4267"/>
    <w:rsid w:val="002D433D"/>
    <w:rsid w:val="002D4599"/>
    <w:rsid w:val="002D45F1"/>
    <w:rsid w:val="002D46EF"/>
    <w:rsid w:val="002D48DE"/>
    <w:rsid w:val="002D49AC"/>
    <w:rsid w:val="002D4A62"/>
    <w:rsid w:val="002D4DC1"/>
    <w:rsid w:val="002D58C7"/>
    <w:rsid w:val="002D5B5B"/>
    <w:rsid w:val="002D5FDD"/>
    <w:rsid w:val="002D61ED"/>
    <w:rsid w:val="002D61EE"/>
    <w:rsid w:val="002D64A5"/>
    <w:rsid w:val="002D6519"/>
    <w:rsid w:val="002D65E4"/>
    <w:rsid w:val="002D666C"/>
    <w:rsid w:val="002D6D35"/>
    <w:rsid w:val="002D6DC5"/>
    <w:rsid w:val="002D6EC7"/>
    <w:rsid w:val="002D72EC"/>
    <w:rsid w:val="002D7B4B"/>
    <w:rsid w:val="002E00D2"/>
    <w:rsid w:val="002E0156"/>
    <w:rsid w:val="002E04E2"/>
    <w:rsid w:val="002E061E"/>
    <w:rsid w:val="002E06E0"/>
    <w:rsid w:val="002E0D78"/>
    <w:rsid w:val="002E1348"/>
    <w:rsid w:val="002E14B9"/>
    <w:rsid w:val="002E161A"/>
    <w:rsid w:val="002E1905"/>
    <w:rsid w:val="002E19BB"/>
    <w:rsid w:val="002E1D1F"/>
    <w:rsid w:val="002E1F9E"/>
    <w:rsid w:val="002E1FE7"/>
    <w:rsid w:val="002E20F1"/>
    <w:rsid w:val="002E21E1"/>
    <w:rsid w:val="002E26B6"/>
    <w:rsid w:val="002E273A"/>
    <w:rsid w:val="002E2769"/>
    <w:rsid w:val="002E2B85"/>
    <w:rsid w:val="002E318E"/>
    <w:rsid w:val="002E319A"/>
    <w:rsid w:val="002E3329"/>
    <w:rsid w:val="002E3755"/>
    <w:rsid w:val="002E3828"/>
    <w:rsid w:val="002E3FF0"/>
    <w:rsid w:val="002E4002"/>
    <w:rsid w:val="002E40E7"/>
    <w:rsid w:val="002E46AB"/>
    <w:rsid w:val="002E4C74"/>
    <w:rsid w:val="002E4E6B"/>
    <w:rsid w:val="002E4F27"/>
    <w:rsid w:val="002E54BF"/>
    <w:rsid w:val="002E5A57"/>
    <w:rsid w:val="002E5F14"/>
    <w:rsid w:val="002E657C"/>
    <w:rsid w:val="002E6649"/>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12"/>
    <w:rsid w:val="002F1B79"/>
    <w:rsid w:val="002F1D6E"/>
    <w:rsid w:val="002F2486"/>
    <w:rsid w:val="002F24EE"/>
    <w:rsid w:val="002F2BF7"/>
    <w:rsid w:val="002F2FF8"/>
    <w:rsid w:val="002F33ED"/>
    <w:rsid w:val="002F3A6E"/>
    <w:rsid w:val="002F3DE1"/>
    <w:rsid w:val="002F405A"/>
    <w:rsid w:val="002F4123"/>
    <w:rsid w:val="002F4215"/>
    <w:rsid w:val="002F44EC"/>
    <w:rsid w:val="002F46B6"/>
    <w:rsid w:val="002F46ED"/>
    <w:rsid w:val="002F4960"/>
    <w:rsid w:val="002F49C1"/>
    <w:rsid w:val="002F4B8D"/>
    <w:rsid w:val="002F4BD4"/>
    <w:rsid w:val="002F5109"/>
    <w:rsid w:val="002F552D"/>
    <w:rsid w:val="002F557E"/>
    <w:rsid w:val="002F58D7"/>
    <w:rsid w:val="002F5B82"/>
    <w:rsid w:val="002F5B87"/>
    <w:rsid w:val="002F5BE6"/>
    <w:rsid w:val="002F5C54"/>
    <w:rsid w:val="002F61A7"/>
    <w:rsid w:val="002F6600"/>
    <w:rsid w:val="002F68BE"/>
    <w:rsid w:val="002F68D6"/>
    <w:rsid w:val="002F6A9D"/>
    <w:rsid w:val="002F6E49"/>
    <w:rsid w:val="002F7339"/>
    <w:rsid w:val="002F73A4"/>
    <w:rsid w:val="002F73DC"/>
    <w:rsid w:val="002F73FB"/>
    <w:rsid w:val="002F743F"/>
    <w:rsid w:val="002F7C60"/>
    <w:rsid w:val="002F7E96"/>
    <w:rsid w:val="002F7EC3"/>
    <w:rsid w:val="002F7F65"/>
    <w:rsid w:val="0030014B"/>
    <w:rsid w:val="003002EF"/>
    <w:rsid w:val="00300425"/>
    <w:rsid w:val="00300498"/>
    <w:rsid w:val="00300A0D"/>
    <w:rsid w:val="00300FF0"/>
    <w:rsid w:val="0030111C"/>
    <w:rsid w:val="003011EF"/>
    <w:rsid w:val="003018D8"/>
    <w:rsid w:val="00301C90"/>
    <w:rsid w:val="00301F77"/>
    <w:rsid w:val="00302044"/>
    <w:rsid w:val="00302370"/>
    <w:rsid w:val="00302935"/>
    <w:rsid w:val="00302A39"/>
    <w:rsid w:val="00302A6F"/>
    <w:rsid w:val="00302BFA"/>
    <w:rsid w:val="00302CE4"/>
    <w:rsid w:val="00302DF1"/>
    <w:rsid w:val="00302EDA"/>
    <w:rsid w:val="00302F72"/>
    <w:rsid w:val="0030311B"/>
    <w:rsid w:val="00303193"/>
    <w:rsid w:val="00303242"/>
    <w:rsid w:val="00303295"/>
    <w:rsid w:val="0030339F"/>
    <w:rsid w:val="00303444"/>
    <w:rsid w:val="003039DC"/>
    <w:rsid w:val="00303A7A"/>
    <w:rsid w:val="00303D05"/>
    <w:rsid w:val="003042F1"/>
    <w:rsid w:val="003044ED"/>
    <w:rsid w:val="00304B69"/>
    <w:rsid w:val="00304F39"/>
    <w:rsid w:val="00304F99"/>
    <w:rsid w:val="0030511A"/>
    <w:rsid w:val="003056EE"/>
    <w:rsid w:val="00305773"/>
    <w:rsid w:val="00305854"/>
    <w:rsid w:val="00305B9F"/>
    <w:rsid w:val="00305EA3"/>
    <w:rsid w:val="00305EBA"/>
    <w:rsid w:val="00305FF3"/>
    <w:rsid w:val="0030608E"/>
    <w:rsid w:val="003063DA"/>
    <w:rsid w:val="0030670C"/>
    <w:rsid w:val="00306906"/>
    <w:rsid w:val="00306A07"/>
    <w:rsid w:val="00306C2F"/>
    <w:rsid w:val="00306C6B"/>
    <w:rsid w:val="00307057"/>
    <w:rsid w:val="00307143"/>
    <w:rsid w:val="003074DE"/>
    <w:rsid w:val="00307598"/>
    <w:rsid w:val="00307C74"/>
    <w:rsid w:val="00310594"/>
    <w:rsid w:val="0031059A"/>
    <w:rsid w:val="003107EA"/>
    <w:rsid w:val="0031080F"/>
    <w:rsid w:val="00310911"/>
    <w:rsid w:val="00310B39"/>
    <w:rsid w:val="00310D9E"/>
    <w:rsid w:val="00311071"/>
    <w:rsid w:val="003112BE"/>
    <w:rsid w:val="00311316"/>
    <w:rsid w:val="0031162C"/>
    <w:rsid w:val="003116A8"/>
    <w:rsid w:val="003118B0"/>
    <w:rsid w:val="00311BB3"/>
    <w:rsid w:val="00311BC3"/>
    <w:rsid w:val="00311D01"/>
    <w:rsid w:val="0031206F"/>
    <w:rsid w:val="00312445"/>
    <w:rsid w:val="0031252E"/>
    <w:rsid w:val="003126E8"/>
    <w:rsid w:val="00312D88"/>
    <w:rsid w:val="00312DC2"/>
    <w:rsid w:val="0031326D"/>
    <w:rsid w:val="00313658"/>
    <w:rsid w:val="00313715"/>
    <w:rsid w:val="00313809"/>
    <w:rsid w:val="00313867"/>
    <w:rsid w:val="003138F9"/>
    <w:rsid w:val="00313B40"/>
    <w:rsid w:val="00313CFE"/>
    <w:rsid w:val="00313D53"/>
    <w:rsid w:val="00313F5B"/>
    <w:rsid w:val="003140EA"/>
    <w:rsid w:val="00314284"/>
    <w:rsid w:val="003143F4"/>
    <w:rsid w:val="00314487"/>
    <w:rsid w:val="003144D5"/>
    <w:rsid w:val="0031561C"/>
    <w:rsid w:val="0031564E"/>
    <w:rsid w:val="003156CE"/>
    <w:rsid w:val="00315A39"/>
    <w:rsid w:val="00315CB5"/>
    <w:rsid w:val="003160AE"/>
    <w:rsid w:val="003165FB"/>
    <w:rsid w:val="0031664E"/>
    <w:rsid w:val="00316954"/>
    <w:rsid w:val="00316AAC"/>
    <w:rsid w:val="00316C09"/>
    <w:rsid w:val="00316C3C"/>
    <w:rsid w:val="00316D0B"/>
    <w:rsid w:val="003170F4"/>
    <w:rsid w:val="00317286"/>
    <w:rsid w:val="003178C7"/>
    <w:rsid w:val="0031790E"/>
    <w:rsid w:val="00317F5A"/>
    <w:rsid w:val="00317F6A"/>
    <w:rsid w:val="0032027F"/>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DBB"/>
    <w:rsid w:val="00322E2C"/>
    <w:rsid w:val="00323395"/>
    <w:rsid w:val="0032362A"/>
    <w:rsid w:val="00323B22"/>
    <w:rsid w:val="00323CAF"/>
    <w:rsid w:val="00323DA4"/>
    <w:rsid w:val="00323E2D"/>
    <w:rsid w:val="00323F4A"/>
    <w:rsid w:val="003246A9"/>
    <w:rsid w:val="003248DD"/>
    <w:rsid w:val="00324923"/>
    <w:rsid w:val="00324945"/>
    <w:rsid w:val="00324A2A"/>
    <w:rsid w:val="00324B9C"/>
    <w:rsid w:val="00324BD6"/>
    <w:rsid w:val="00324BE4"/>
    <w:rsid w:val="00325398"/>
    <w:rsid w:val="003253B2"/>
    <w:rsid w:val="0032553E"/>
    <w:rsid w:val="0032561F"/>
    <w:rsid w:val="00325821"/>
    <w:rsid w:val="00325BAA"/>
    <w:rsid w:val="00326275"/>
    <w:rsid w:val="003262B2"/>
    <w:rsid w:val="003265E9"/>
    <w:rsid w:val="0032670A"/>
    <w:rsid w:val="00326799"/>
    <w:rsid w:val="00326809"/>
    <w:rsid w:val="00326E0C"/>
    <w:rsid w:val="00326E83"/>
    <w:rsid w:val="0032711C"/>
    <w:rsid w:val="00327FDB"/>
    <w:rsid w:val="00330111"/>
    <w:rsid w:val="003302BC"/>
    <w:rsid w:val="00330382"/>
    <w:rsid w:val="003306E2"/>
    <w:rsid w:val="00330A57"/>
    <w:rsid w:val="00330ADD"/>
    <w:rsid w:val="00331262"/>
    <w:rsid w:val="003312BC"/>
    <w:rsid w:val="0033174C"/>
    <w:rsid w:val="003318E1"/>
    <w:rsid w:val="00331ADE"/>
    <w:rsid w:val="00331CDD"/>
    <w:rsid w:val="00331DF9"/>
    <w:rsid w:val="003322F3"/>
    <w:rsid w:val="0033279C"/>
    <w:rsid w:val="00332A66"/>
    <w:rsid w:val="00332AF6"/>
    <w:rsid w:val="00332CAC"/>
    <w:rsid w:val="00332CE1"/>
    <w:rsid w:val="00332E02"/>
    <w:rsid w:val="0033383D"/>
    <w:rsid w:val="00333A77"/>
    <w:rsid w:val="00333BFD"/>
    <w:rsid w:val="00333D30"/>
    <w:rsid w:val="00333D8A"/>
    <w:rsid w:val="00333E10"/>
    <w:rsid w:val="00333E62"/>
    <w:rsid w:val="0033421F"/>
    <w:rsid w:val="003343DF"/>
    <w:rsid w:val="003343E2"/>
    <w:rsid w:val="003344FB"/>
    <w:rsid w:val="0033477C"/>
    <w:rsid w:val="003347C5"/>
    <w:rsid w:val="003348A4"/>
    <w:rsid w:val="003349A5"/>
    <w:rsid w:val="00334B20"/>
    <w:rsid w:val="00334C7C"/>
    <w:rsid w:val="00334E5B"/>
    <w:rsid w:val="00334FBF"/>
    <w:rsid w:val="003350DB"/>
    <w:rsid w:val="003351C7"/>
    <w:rsid w:val="003353DD"/>
    <w:rsid w:val="0033542F"/>
    <w:rsid w:val="00335485"/>
    <w:rsid w:val="003354B9"/>
    <w:rsid w:val="00335790"/>
    <w:rsid w:val="003359B6"/>
    <w:rsid w:val="0033632D"/>
    <w:rsid w:val="003363DC"/>
    <w:rsid w:val="00336669"/>
    <w:rsid w:val="0033690F"/>
    <w:rsid w:val="00336A57"/>
    <w:rsid w:val="00336BA3"/>
    <w:rsid w:val="00336CD0"/>
    <w:rsid w:val="00336DC4"/>
    <w:rsid w:val="003370B7"/>
    <w:rsid w:val="0033714E"/>
    <w:rsid w:val="003374B6"/>
    <w:rsid w:val="003375B4"/>
    <w:rsid w:val="00337830"/>
    <w:rsid w:val="0033788B"/>
    <w:rsid w:val="00337C95"/>
    <w:rsid w:val="00337D29"/>
    <w:rsid w:val="00337E12"/>
    <w:rsid w:val="00337E68"/>
    <w:rsid w:val="00337EE3"/>
    <w:rsid w:val="00337FBD"/>
    <w:rsid w:val="0034001D"/>
    <w:rsid w:val="00340046"/>
    <w:rsid w:val="00340322"/>
    <w:rsid w:val="00340928"/>
    <w:rsid w:val="00340E11"/>
    <w:rsid w:val="0034109B"/>
    <w:rsid w:val="00341177"/>
    <w:rsid w:val="003412EA"/>
    <w:rsid w:val="003413E6"/>
    <w:rsid w:val="00341520"/>
    <w:rsid w:val="0034194F"/>
    <w:rsid w:val="00341EE9"/>
    <w:rsid w:val="00342172"/>
    <w:rsid w:val="003421FA"/>
    <w:rsid w:val="00342390"/>
    <w:rsid w:val="0034252A"/>
    <w:rsid w:val="00342685"/>
    <w:rsid w:val="00342784"/>
    <w:rsid w:val="00342A29"/>
    <w:rsid w:val="00342AEB"/>
    <w:rsid w:val="00342B3A"/>
    <w:rsid w:val="0034314F"/>
    <w:rsid w:val="003432D7"/>
    <w:rsid w:val="003432FF"/>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6F"/>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5B8"/>
    <w:rsid w:val="00350698"/>
    <w:rsid w:val="00350780"/>
    <w:rsid w:val="00350941"/>
    <w:rsid w:val="00350E9D"/>
    <w:rsid w:val="00351113"/>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3EC0"/>
    <w:rsid w:val="00354188"/>
    <w:rsid w:val="00354722"/>
    <w:rsid w:val="00354793"/>
    <w:rsid w:val="00354940"/>
    <w:rsid w:val="0035549B"/>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DD5"/>
    <w:rsid w:val="00357F6F"/>
    <w:rsid w:val="0036024E"/>
    <w:rsid w:val="0036072B"/>
    <w:rsid w:val="00360FA1"/>
    <w:rsid w:val="0036181C"/>
    <w:rsid w:val="003621A3"/>
    <w:rsid w:val="003621E7"/>
    <w:rsid w:val="0036248B"/>
    <w:rsid w:val="00362716"/>
    <w:rsid w:val="00362ECE"/>
    <w:rsid w:val="0036300A"/>
    <w:rsid w:val="00363433"/>
    <w:rsid w:val="003635F6"/>
    <w:rsid w:val="00363BC8"/>
    <w:rsid w:val="00363C55"/>
    <w:rsid w:val="00363F53"/>
    <w:rsid w:val="00363F6A"/>
    <w:rsid w:val="00363FC3"/>
    <w:rsid w:val="003642C9"/>
    <w:rsid w:val="0036468B"/>
    <w:rsid w:val="00364778"/>
    <w:rsid w:val="00364789"/>
    <w:rsid w:val="00364922"/>
    <w:rsid w:val="00364A61"/>
    <w:rsid w:val="00364D0A"/>
    <w:rsid w:val="00364F45"/>
    <w:rsid w:val="00365391"/>
    <w:rsid w:val="00365473"/>
    <w:rsid w:val="00365709"/>
    <w:rsid w:val="00365D82"/>
    <w:rsid w:val="003667D4"/>
    <w:rsid w:val="00366927"/>
    <w:rsid w:val="00366B6D"/>
    <w:rsid w:val="00366EC0"/>
    <w:rsid w:val="00366FF9"/>
    <w:rsid w:val="00367197"/>
    <w:rsid w:val="003671D2"/>
    <w:rsid w:val="003676E5"/>
    <w:rsid w:val="00367781"/>
    <w:rsid w:val="00367A3F"/>
    <w:rsid w:val="003705E0"/>
    <w:rsid w:val="003707C0"/>
    <w:rsid w:val="00370840"/>
    <w:rsid w:val="00370A9C"/>
    <w:rsid w:val="00370C39"/>
    <w:rsid w:val="00370D5E"/>
    <w:rsid w:val="00370E41"/>
    <w:rsid w:val="00370F68"/>
    <w:rsid w:val="00370F6D"/>
    <w:rsid w:val="003710DD"/>
    <w:rsid w:val="00371267"/>
    <w:rsid w:val="0037132E"/>
    <w:rsid w:val="003715C3"/>
    <w:rsid w:val="00371960"/>
    <w:rsid w:val="003719A6"/>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3FD5"/>
    <w:rsid w:val="00374088"/>
    <w:rsid w:val="00374442"/>
    <w:rsid w:val="0037458A"/>
    <w:rsid w:val="003747BD"/>
    <w:rsid w:val="00374855"/>
    <w:rsid w:val="00374C96"/>
    <w:rsid w:val="00374CB6"/>
    <w:rsid w:val="00374E2A"/>
    <w:rsid w:val="00374F6D"/>
    <w:rsid w:val="0037563A"/>
    <w:rsid w:val="0037565B"/>
    <w:rsid w:val="0037585B"/>
    <w:rsid w:val="00375BC5"/>
    <w:rsid w:val="0037651D"/>
    <w:rsid w:val="003766B1"/>
    <w:rsid w:val="003766BC"/>
    <w:rsid w:val="00376864"/>
    <w:rsid w:val="00376D47"/>
    <w:rsid w:val="00376ED5"/>
    <w:rsid w:val="0037745B"/>
    <w:rsid w:val="003774BA"/>
    <w:rsid w:val="003774D0"/>
    <w:rsid w:val="0037760E"/>
    <w:rsid w:val="003777DE"/>
    <w:rsid w:val="00377C91"/>
    <w:rsid w:val="00377D1D"/>
    <w:rsid w:val="00377E08"/>
    <w:rsid w:val="00377E8B"/>
    <w:rsid w:val="003800A7"/>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2E4"/>
    <w:rsid w:val="00382511"/>
    <w:rsid w:val="0038259F"/>
    <w:rsid w:val="003826FD"/>
    <w:rsid w:val="0038276F"/>
    <w:rsid w:val="0038298E"/>
    <w:rsid w:val="00382DC7"/>
    <w:rsid w:val="003831E7"/>
    <w:rsid w:val="0038374B"/>
    <w:rsid w:val="003838A4"/>
    <w:rsid w:val="003838D9"/>
    <w:rsid w:val="00383A0E"/>
    <w:rsid w:val="00383AD0"/>
    <w:rsid w:val="00383C1F"/>
    <w:rsid w:val="00384038"/>
    <w:rsid w:val="003842DF"/>
    <w:rsid w:val="00384467"/>
    <w:rsid w:val="0038481A"/>
    <w:rsid w:val="003848A7"/>
    <w:rsid w:val="00384A27"/>
    <w:rsid w:val="00384CA0"/>
    <w:rsid w:val="00384EF4"/>
    <w:rsid w:val="00384EF9"/>
    <w:rsid w:val="00384FB7"/>
    <w:rsid w:val="00385063"/>
    <w:rsid w:val="0038523B"/>
    <w:rsid w:val="003854B5"/>
    <w:rsid w:val="0038565F"/>
    <w:rsid w:val="00385BF2"/>
    <w:rsid w:val="00385C20"/>
    <w:rsid w:val="00385C87"/>
    <w:rsid w:val="00386368"/>
    <w:rsid w:val="0038649C"/>
    <w:rsid w:val="00386890"/>
    <w:rsid w:val="00386E02"/>
    <w:rsid w:val="00386F01"/>
    <w:rsid w:val="00386F52"/>
    <w:rsid w:val="003871C2"/>
    <w:rsid w:val="00387562"/>
    <w:rsid w:val="003877C1"/>
    <w:rsid w:val="0038797D"/>
    <w:rsid w:val="00387AD2"/>
    <w:rsid w:val="00387B55"/>
    <w:rsid w:val="003900BB"/>
    <w:rsid w:val="00390292"/>
    <w:rsid w:val="00390321"/>
    <w:rsid w:val="0039058C"/>
    <w:rsid w:val="00390CF8"/>
    <w:rsid w:val="00390E2C"/>
    <w:rsid w:val="00391033"/>
    <w:rsid w:val="00391295"/>
    <w:rsid w:val="00391F21"/>
    <w:rsid w:val="00391F2D"/>
    <w:rsid w:val="00391FEB"/>
    <w:rsid w:val="0039216D"/>
    <w:rsid w:val="00392279"/>
    <w:rsid w:val="003923C0"/>
    <w:rsid w:val="003928D7"/>
    <w:rsid w:val="00392A83"/>
    <w:rsid w:val="00392EAB"/>
    <w:rsid w:val="00392FBB"/>
    <w:rsid w:val="00393035"/>
    <w:rsid w:val="00393474"/>
    <w:rsid w:val="0039347B"/>
    <w:rsid w:val="00393669"/>
    <w:rsid w:val="00394229"/>
    <w:rsid w:val="003943A1"/>
    <w:rsid w:val="003944F4"/>
    <w:rsid w:val="003947C7"/>
    <w:rsid w:val="00395AE0"/>
    <w:rsid w:val="00395DB4"/>
    <w:rsid w:val="0039677C"/>
    <w:rsid w:val="00396781"/>
    <w:rsid w:val="0039684D"/>
    <w:rsid w:val="00397363"/>
    <w:rsid w:val="003973E0"/>
    <w:rsid w:val="0039776A"/>
    <w:rsid w:val="00397A4D"/>
    <w:rsid w:val="00397A4F"/>
    <w:rsid w:val="00397ADD"/>
    <w:rsid w:val="00397AFD"/>
    <w:rsid w:val="00397BDA"/>
    <w:rsid w:val="00397C50"/>
    <w:rsid w:val="00397C90"/>
    <w:rsid w:val="003A002D"/>
    <w:rsid w:val="003A0139"/>
    <w:rsid w:val="003A0140"/>
    <w:rsid w:val="003A01F2"/>
    <w:rsid w:val="003A0324"/>
    <w:rsid w:val="003A0396"/>
    <w:rsid w:val="003A0C03"/>
    <w:rsid w:val="003A0D91"/>
    <w:rsid w:val="003A0E17"/>
    <w:rsid w:val="003A1338"/>
    <w:rsid w:val="003A1368"/>
    <w:rsid w:val="003A1376"/>
    <w:rsid w:val="003A18BB"/>
    <w:rsid w:val="003A1A72"/>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3A3A"/>
    <w:rsid w:val="003A44C9"/>
    <w:rsid w:val="003A45BB"/>
    <w:rsid w:val="003A45E3"/>
    <w:rsid w:val="003A46F7"/>
    <w:rsid w:val="003A4BB2"/>
    <w:rsid w:val="003A4DF2"/>
    <w:rsid w:val="003A4E32"/>
    <w:rsid w:val="003A4F59"/>
    <w:rsid w:val="003A51B1"/>
    <w:rsid w:val="003A5454"/>
    <w:rsid w:val="003A576D"/>
    <w:rsid w:val="003A582C"/>
    <w:rsid w:val="003A5A0B"/>
    <w:rsid w:val="003A5A1D"/>
    <w:rsid w:val="003A5B49"/>
    <w:rsid w:val="003A5EE6"/>
    <w:rsid w:val="003A5F14"/>
    <w:rsid w:val="003A609A"/>
    <w:rsid w:val="003A6228"/>
    <w:rsid w:val="003A6305"/>
    <w:rsid w:val="003A6948"/>
    <w:rsid w:val="003A6A3F"/>
    <w:rsid w:val="003A746C"/>
    <w:rsid w:val="003A7761"/>
    <w:rsid w:val="003A7C57"/>
    <w:rsid w:val="003A7EF2"/>
    <w:rsid w:val="003B0291"/>
    <w:rsid w:val="003B0DD0"/>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987"/>
    <w:rsid w:val="003B3C3B"/>
    <w:rsid w:val="003B3DDC"/>
    <w:rsid w:val="003B42B8"/>
    <w:rsid w:val="003B4667"/>
    <w:rsid w:val="003B480E"/>
    <w:rsid w:val="003B4CD0"/>
    <w:rsid w:val="003B4D50"/>
    <w:rsid w:val="003B4E05"/>
    <w:rsid w:val="003B4EA6"/>
    <w:rsid w:val="003B4ECE"/>
    <w:rsid w:val="003B4F43"/>
    <w:rsid w:val="003B53E2"/>
    <w:rsid w:val="003B5502"/>
    <w:rsid w:val="003B59C1"/>
    <w:rsid w:val="003B6240"/>
    <w:rsid w:val="003B6360"/>
    <w:rsid w:val="003B67A7"/>
    <w:rsid w:val="003B6BFE"/>
    <w:rsid w:val="003B6D6D"/>
    <w:rsid w:val="003B6D8A"/>
    <w:rsid w:val="003B6D8B"/>
    <w:rsid w:val="003B6F84"/>
    <w:rsid w:val="003B73B7"/>
    <w:rsid w:val="003B74F2"/>
    <w:rsid w:val="003B7552"/>
    <w:rsid w:val="003B7A1E"/>
    <w:rsid w:val="003B7D59"/>
    <w:rsid w:val="003C00F6"/>
    <w:rsid w:val="003C02CC"/>
    <w:rsid w:val="003C02FB"/>
    <w:rsid w:val="003C033A"/>
    <w:rsid w:val="003C0391"/>
    <w:rsid w:val="003C053B"/>
    <w:rsid w:val="003C05C1"/>
    <w:rsid w:val="003C062B"/>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18"/>
    <w:rsid w:val="003C3430"/>
    <w:rsid w:val="003C344A"/>
    <w:rsid w:val="003C3461"/>
    <w:rsid w:val="003C3479"/>
    <w:rsid w:val="003C34C9"/>
    <w:rsid w:val="003C3636"/>
    <w:rsid w:val="003C3667"/>
    <w:rsid w:val="003C36F5"/>
    <w:rsid w:val="003C380D"/>
    <w:rsid w:val="003C3C69"/>
    <w:rsid w:val="003C3F33"/>
    <w:rsid w:val="003C4035"/>
    <w:rsid w:val="003C4044"/>
    <w:rsid w:val="003C4161"/>
    <w:rsid w:val="003C45A5"/>
    <w:rsid w:val="003C4830"/>
    <w:rsid w:val="003C4B55"/>
    <w:rsid w:val="003C4BCC"/>
    <w:rsid w:val="003C4DC7"/>
    <w:rsid w:val="003C4F8B"/>
    <w:rsid w:val="003C502E"/>
    <w:rsid w:val="003C50B7"/>
    <w:rsid w:val="003C50F8"/>
    <w:rsid w:val="003C525D"/>
    <w:rsid w:val="003C5351"/>
    <w:rsid w:val="003C548C"/>
    <w:rsid w:val="003C54C6"/>
    <w:rsid w:val="003C5ED3"/>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7C"/>
    <w:rsid w:val="003C7F96"/>
    <w:rsid w:val="003C7FA6"/>
    <w:rsid w:val="003D00E0"/>
    <w:rsid w:val="003D018E"/>
    <w:rsid w:val="003D026F"/>
    <w:rsid w:val="003D0598"/>
    <w:rsid w:val="003D0648"/>
    <w:rsid w:val="003D0830"/>
    <w:rsid w:val="003D0916"/>
    <w:rsid w:val="003D0932"/>
    <w:rsid w:val="003D0B52"/>
    <w:rsid w:val="003D10AE"/>
    <w:rsid w:val="003D10DE"/>
    <w:rsid w:val="003D1168"/>
    <w:rsid w:val="003D15B3"/>
    <w:rsid w:val="003D177C"/>
    <w:rsid w:val="003D17F6"/>
    <w:rsid w:val="003D196F"/>
    <w:rsid w:val="003D1A57"/>
    <w:rsid w:val="003D1CF6"/>
    <w:rsid w:val="003D1E9F"/>
    <w:rsid w:val="003D2103"/>
    <w:rsid w:val="003D224D"/>
    <w:rsid w:val="003D26D6"/>
    <w:rsid w:val="003D270C"/>
    <w:rsid w:val="003D2B55"/>
    <w:rsid w:val="003D2C31"/>
    <w:rsid w:val="003D2E6A"/>
    <w:rsid w:val="003D2FB2"/>
    <w:rsid w:val="003D32E4"/>
    <w:rsid w:val="003D3757"/>
    <w:rsid w:val="003D3940"/>
    <w:rsid w:val="003D3AAF"/>
    <w:rsid w:val="003D3EEC"/>
    <w:rsid w:val="003D3FCD"/>
    <w:rsid w:val="003D419D"/>
    <w:rsid w:val="003D4396"/>
    <w:rsid w:val="003D45F8"/>
    <w:rsid w:val="003D4632"/>
    <w:rsid w:val="003D467A"/>
    <w:rsid w:val="003D4C4D"/>
    <w:rsid w:val="003D4CA1"/>
    <w:rsid w:val="003D4D47"/>
    <w:rsid w:val="003D520A"/>
    <w:rsid w:val="003D53BE"/>
    <w:rsid w:val="003D574E"/>
    <w:rsid w:val="003D5815"/>
    <w:rsid w:val="003D5AFB"/>
    <w:rsid w:val="003D5C4D"/>
    <w:rsid w:val="003D5C96"/>
    <w:rsid w:val="003D5EE7"/>
    <w:rsid w:val="003D5F83"/>
    <w:rsid w:val="003D6235"/>
    <w:rsid w:val="003D65BE"/>
    <w:rsid w:val="003D6670"/>
    <w:rsid w:val="003D6740"/>
    <w:rsid w:val="003D6860"/>
    <w:rsid w:val="003D6C13"/>
    <w:rsid w:val="003D7186"/>
    <w:rsid w:val="003D7706"/>
    <w:rsid w:val="003D7957"/>
    <w:rsid w:val="003D7A09"/>
    <w:rsid w:val="003D7AB5"/>
    <w:rsid w:val="003D7CE9"/>
    <w:rsid w:val="003D7D86"/>
    <w:rsid w:val="003D7DCC"/>
    <w:rsid w:val="003D7F5B"/>
    <w:rsid w:val="003E0262"/>
    <w:rsid w:val="003E08B4"/>
    <w:rsid w:val="003E09C1"/>
    <w:rsid w:val="003E0E3B"/>
    <w:rsid w:val="003E0F07"/>
    <w:rsid w:val="003E1586"/>
    <w:rsid w:val="003E1E93"/>
    <w:rsid w:val="003E1F70"/>
    <w:rsid w:val="003E2321"/>
    <w:rsid w:val="003E23A9"/>
    <w:rsid w:val="003E245D"/>
    <w:rsid w:val="003E2C6F"/>
    <w:rsid w:val="003E2CA5"/>
    <w:rsid w:val="003E2D7F"/>
    <w:rsid w:val="003E2D95"/>
    <w:rsid w:val="003E2D97"/>
    <w:rsid w:val="003E2E78"/>
    <w:rsid w:val="003E2F37"/>
    <w:rsid w:val="003E3132"/>
    <w:rsid w:val="003E3252"/>
    <w:rsid w:val="003E3382"/>
    <w:rsid w:val="003E33AD"/>
    <w:rsid w:val="003E34CA"/>
    <w:rsid w:val="003E3A41"/>
    <w:rsid w:val="003E3C9B"/>
    <w:rsid w:val="003E3CAC"/>
    <w:rsid w:val="003E4049"/>
    <w:rsid w:val="003E41A6"/>
    <w:rsid w:val="003E4278"/>
    <w:rsid w:val="003E442E"/>
    <w:rsid w:val="003E4839"/>
    <w:rsid w:val="003E52A0"/>
    <w:rsid w:val="003E5729"/>
    <w:rsid w:val="003E5B48"/>
    <w:rsid w:val="003E5DD0"/>
    <w:rsid w:val="003E60DC"/>
    <w:rsid w:val="003E6258"/>
    <w:rsid w:val="003E65CC"/>
    <w:rsid w:val="003E6600"/>
    <w:rsid w:val="003E68CE"/>
    <w:rsid w:val="003E693A"/>
    <w:rsid w:val="003E6C23"/>
    <w:rsid w:val="003E6D5C"/>
    <w:rsid w:val="003E748D"/>
    <w:rsid w:val="003E754C"/>
    <w:rsid w:val="003E77A6"/>
    <w:rsid w:val="003E7912"/>
    <w:rsid w:val="003F03CA"/>
    <w:rsid w:val="003F050C"/>
    <w:rsid w:val="003F057A"/>
    <w:rsid w:val="003F08AF"/>
    <w:rsid w:val="003F0A25"/>
    <w:rsid w:val="003F148F"/>
    <w:rsid w:val="003F195B"/>
    <w:rsid w:val="003F1CB4"/>
    <w:rsid w:val="003F1E70"/>
    <w:rsid w:val="003F1F29"/>
    <w:rsid w:val="003F2061"/>
    <w:rsid w:val="003F20B7"/>
    <w:rsid w:val="003F259F"/>
    <w:rsid w:val="003F25D5"/>
    <w:rsid w:val="003F288F"/>
    <w:rsid w:val="003F3008"/>
    <w:rsid w:val="003F303A"/>
    <w:rsid w:val="003F32B6"/>
    <w:rsid w:val="003F351E"/>
    <w:rsid w:val="003F3890"/>
    <w:rsid w:val="003F3B77"/>
    <w:rsid w:val="003F3FF9"/>
    <w:rsid w:val="003F43A2"/>
    <w:rsid w:val="003F458B"/>
    <w:rsid w:val="003F468A"/>
    <w:rsid w:val="003F4DC5"/>
    <w:rsid w:val="003F4EA8"/>
    <w:rsid w:val="003F544B"/>
    <w:rsid w:val="003F548B"/>
    <w:rsid w:val="003F55A5"/>
    <w:rsid w:val="003F567E"/>
    <w:rsid w:val="003F5A3C"/>
    <w:rsid w:val="003F5C5C"/>
    <w:rsid w:val="003F5CAD"/>
    <w:rsid w:val="003F5D08"/>
    <w:rsid w:val="003F5E01"/>
    <w:rsid w:val="003F622F"/>
    <w:rsid w:val="003F66D8"/>
    <w:rsid w:val="003F680C"/>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47F"/>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51D"/>
    <w:rsid w:val="004056E5"/>
    <w:rsid w:val="00405C8C"/>
    <w:rsid w:val="00405E1A"/>
    <w:rsid w:val="00406889"/>
    <w:rsid w:val="004068BF"/>
    <w:rsid w:val="0040696D"/>
    <w:rsid w:val="00406C1E"/>
    <w:rsid w:val="00406CF7"/>
    <w:rsid w:val="0040721C"/>
    <w:rsid w:val="00407228"/>
    <w:rsid w:val="00407274"/>
    <w:rsid w:val="004072A0"/>
    <w:rsid w:val="004077C5"/>
    <w:rsid w:val="00407C04"/>
    <w:rsid w:val="00407CCE"/>
    <w:rsid w:val="0041001D"/>
    <w:rsid w:val="004101EB"/>
    <w:rsid w:val="00410470"/>
    <w:rsid w:val="00410837"/>
    <w:rsid w:val="0041099C"/>
    <w:rsid w:val="00410B73"/>
    <w:rsid w:val="004111A0"/>
    <w:rsid w:val="00411937"/>
    <w:rsid w:val="00411D67"/>
    <w:rsid w:val="00411DC9"/>
    <w:rsid w:val="00412004"/>
    <w:rsid w:val="004120BA"/>
    <w:rsid w:val="0041219C"/>
    <w:rsid w:val="00412335"/>
    <w:rsid w:val="004124BE"/>
    <w:rsid w:val="004124F6"/>
    <w:rsid w:val="00412D2E"/>
    <w:rsid w:val="00412D79"/>
    <w:rsid w:val="00412F79"/>
    <w:rsid w:val="00413661"/>
    <w:rsid w:val="004137A7"/>
    <w:rsid w:val="004139D7"/>
    <w:rsid w:val="00413D7F"/>
    <w:rsid w:val="00413E35"/>
    <w:rsid w:val="00413EE9"/>
    <w:rsid w:val="00414793"/>
    <w:rsid w:val="00414868"/>
    <w:rsid w:val="00414B48"/>
    <w:rsid w:val="00414EE3"/>
    <w:rsid w:val="0041512A"/>
    <w:rsid w:val="00415900"/>
    <w:rsid w:val="00415A70"/>
    <w:rsid w:val="00415A8C"/>
    <w:rsid w:val="00415B51"/>
    <w:rsid w:val="00415C1F"/>
    <w:rsid w:val="00415C86"/>
    <w:rsid w:val="00415CE4"/>
    <w:rsid w:val="00415E20"/>
    <w:rsid w:val="00415E61"/>
    <w:rsid w:val="00416080"/>
    <w:rsid w:val="00416791"/>
    <w:rsid w:val="00416A32"/>
    <w:rsid w:val="00416D60"/>
    <w:rsid w:val="00416ED2"/>
    <w:rsid w:val="00416F79"/>
    <w:rsid w:val="004171F1"/>
    <w:rsid w:val="004177D8"/>
    <w:rsid w:val="00417A07"/>
    <w:rsid w:val="00417B34"/>
    <w:rsid w:val="00417D3B"/>
    <w:rsid w:val="00417D56"/>
    <w:rsid w:val="00417E0B"/>
    <w:rsid w:val="004203A6"/>
    <w:rsid w:val="004205D5"/>
    <w:rsid w:val="004206BD"/>
    <w:rsid w:val="0042084A"/>
    <w:rsid w:val="00420A46"/>
    <w:rsid w:val="00420B77"/>
    <w:rsid w:val="00420FAB"/>
    <w:rsid w:val="0042103A"/>
    <w:rsid w:val="0042109F"/>
    <w:rsid w:val="004211BC"/>
    <w:rsid w:val="004211EE"/>
    <w:rsid w:val="00421352"/>
    <w:rsid w:val="004213D8"/>
    <w:rsid w:val="0042170A"/>
    <w:rsid w:val="00421728"/>
    <w:rsid w:val="00421941"/>
    <w:rsid w:val="00421A09"/>
    <w:rsid w:val="00421B71"/>
    <w:rsid w:val="00421DB8"/>
    <w:rsid w:val="004220E5"/>
    <w:rsid w:val="0042315F"/>
    <w:rsid w:val="004231FC"/>
    <w:rsid w:val="004234E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247"/>
    <w:rsid w:val="00426351"/>
    <w:rsid w:val="004265BF"/>
    <w:rsid w:val="00426B2B"/>
    <w:rsid w:val="00426C3F"/>
    <w:rsid w:val="00426CE6"/>
    <w:rsid w:val="00426F0C"/>
    <w:rsid w:val="0042708E"/>
    <w:rsid w:val="00427376"/>
    <w:rsid w:val="004275FF"/>
    <w:rsid w:val="00427619"/>
    <w:rsid w:val="004277B6"/>
    <w:rsid w:val="00427812"/>
    <w:rsid w:val="00427BFE"/>
    <w:rsid w:val="00427E0B"/>
    <w:rsid w:val="00427E29"/>
    <w:rsid w:val="00430374"/>
    <w:rsid w:val="004303E1"/>
    <w:rsid w:val="004303EC"/>
    <w:rsid w:val="00430763"/>
    <w:rsid w:val="00430843"/>
    <w:rsid w:val="00430853"/>
    <w:rsid w:val="00430F68"/>
    <w:rsid w:val="0043103B"/>
    <w:rsid w:val="0043162B"/>
    <w:rsid w:val="00431786"/>
    <w:rsid w:val="004317E5"/>
    <w:rsid w:val="00431C9B"/>
    <w:rsid w:val="004322C0"/>
    <w:rsid w:val="0043236E"/>
    <w:rsid w:val="004324CA"/>
    <w:rsid w:val="00432814"/>
    <w:rsid w:val="0043282B"/>
    <w:rsid w:val="00432AC6"/>
    <w:rsid w:val="00432C4E"/>
    <w:rsid w:val="00433019"/>
    <w:rsid w:val="0043319F"/>
    <w:rsid w:val="00433870"/>
    <w:rsid w:val="00433C23"/>
    <w:rsid w:val="00433C5B"/>
    <w:rsid w:val="00433DC1"/>
    <w:rsid w:val="00434260"/>
    <w:rsid w:val="0043457A"/>
    <w:rsid w:val="00434729"/>
    <w:rsid w:val="004349F6"/>
    <w:rsid w:val="00434A04"/>
    <w:rsid w:val="00434C38"/>
    <w:rsid w:val="00434E07"/>
    <w:rsid w:val="00435052"/>
    <w:rsid w:val="00435089"/>
    <w:rsid w:val="004352C2"/>
    <w:rsid w:val="004353E6"/>
    <w:rsid w:val="00435641"/>
    <w:rsid w:val="00435ECB"/>
    <w:rsid w:val="004362DE"/>
    <w:rsid w:val="004362F6"/>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DD6"/>
    <w:rsid w:val="00437FCE"/>
    <w:rsid w:val="00440163"/>
    <w:rsid w:val="00440248"/>
    <w:rsid w:val="004402C9"/>
    <w:rsid w:val="00440377"/>
    <w:rsid w:val="00440460"/>
    <w:rsid w:val="004404AA"/>
    <w:rsid w:val="00440DCE"/>
    <w:rsid w:val="00440ED1"/>
    <w:rsid w:val="004410CE"/>
    <w:rsid w:val="00441226"/>
    <w:rsid w:val="00441291"/>
    <w:rsid w:val="004414AB"/>
    <w:rsid w:val="0044168E"/>
    <w:rsid w:val="004418F1"/>
    <w:rsid w:val="00441A5A"/>
    <w:rsid w:val="00441FF7"/>
    <w:rsid w:val="00442046"/>
    <w:rsid w:val="004420B9"/>
    <w:rsid w:val="00442105"/>
    <w:rsid w:val="004421F2"/>
    <w:rsid w:val="004425FB"/>
    <w:rsid w:val="004429BF"/>
    <w:rsid w:val="00442A05"/>
    <w:rsid w:val="00442C85"/>
    <w:rsid w:val="00442D4F"/>
    <w:rsid w:val="0044319B"/>
    <w:rsid w:val="004438AB"/>
    <w:rsid w:val="00443AC0"/>
    <w:rsid w:val="00443FDE"/>
    <w:rsid w:val="00444062"/>
    <w:rsid w:val="0044442D"/>
    <w:rsid w:val="00444616"/>
    <w:rsid w:val="00444709"/>
    <w:rsid w:val="004447F5"/>
    <w:rsid w:val="00444831"/>
    <w:rsid w:val="0044485E"/>
    <w:rsid w:val="00444B20"/>
    <w:rsid w:val="00444D39"/>
    <w:rsid w:val="00444F5B"/>
    <w:rsid w:val="00445007"/>
    <w:rsid w:val="004450D2"/>
    <w:rsid w:val="00445256"/>
    <w:rsid w:val="004452DD"/>
    <w:rsid w:val="0044554E"/>
    <w:rsid w:val="004456F7"/>
    <w:rsid w:val="004460CF"/>
    <w:rsid w:val="004461EB"/>
    <w:rsid w:val="004465F4"/>
    <w:rsid w:val="00446837"/>
    <w:rsid w:val="00446C0F"/>
    <w:rsid w:val="004471B7"/>
    <w:rsid w:val="0044731C"/>
    <w:rsid w:val="0044757A"/>
    <w:rsid w:val="004478AD"/>
    <w:rsid w:val="00447C0D"/>
    <w:rsid w:val="0045000A"/>
    <w:rsid w:val="00450025"/>
    <w:rsid w:val="00450143"/>
    <w:rsid w:val="0045061E"/>
    <w:rsid w:val="00450711"/>
    <w:rsid w:val="00450D4D"/>
    <w:rsid w:val="00450E94"/>
    <w:rsid w:val="00450F28"/>
    <w:rsid w:val="00451161"/>
    <w:rsid w:val="004511AB"/>
    <w:rsid w:val="00451787"/>
    <w:rsid w:val="004517E7"/>
    <w:rsid w:val="00451823"/>
    <w:rsid w:val="004522F6"/>
    <w:rsid w:val="0045239B"/>
    <w:rsid w:val="004523C0"/>
    <w:rsid w:val="00452445"/>
    <w:rsid w:val="00452953"/>
    <w:rsid w:val="004529FA"/>
    <w:rsid w:val="00452AA4"/>
    <w:rsid w:val="00452AAB"/>
    <w:rsid w:val="00452E4B"/>
    <w:rsid w:val="0045311B"/>
    <w:rsid w:val="004531D4"/>
    <w:rsid w:val="00453250"/>
    <w:rsid w:val="004532EA"/>
    <w:rsid w:val="004533E0"/>
    <w:rsid w:val="0045385E"/>
    <w:rsid w:val="00453B08"/>
    <w:rsid w:val="00453CDD"/>
    <w:rsid w:val="00453FAA"/>
    <w:rsid w:val="00454230"/>
    <w:rsid w:val="004543A7"/>
    <w:rsid w:val="004544B5"/>
    <w:rsid w:val="0045475A"/>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88"/>
    <w:rsid w:val="00456FB9"/>
    <w:rsid w:val="0045712B"/>
    <w:rsid w:val="0045737C"/>
    <w:rsid w:val="00457704"/>
    <w:rsid w:val="00457814"/>
    <w:rsid w:val="004578E9"/>
    <w:rsid w:val="004605D0"/>
    <w:rsid w:val="00460836"/>
    <w:rsid w:val="0046086B"/>
    <w:rsid w:val="0046086D"/>
    <w:rsid w:val="00460C1D"/>
    <w:rsid w:val="00460DE5"/>
    <w:rsid w:val="00460F76"/>
    <w:rsid w:val="004610D2"/>
    <w:rsid w:val="0046130E"/>
    <w:rsid w:val="0046134D"/>
    <w:rsid w:val="0046195D"/>
    <w:rsid w:val="00461A87"/>
    <w:rsid w:val="00461AED"/>
    <w:rsid w:val="00461AEF"/>
    <w:rsid w:val="00461AFB"/>
    <w:rsid w:val="00461B2C"/>
    <w:rsid w:val="00461B7A"/>
    <w:rsid w:val="00461DD7"/>
    <w:rsid w:val="004624A0"/>
    <w:rsid w:val="004625BA"/>
    <w:rsid w:val="0046289C"/>
    <w:rsid w:val="00462E31"/>
    <w:rsid w:val="00462EE9"/>
    <w:rsid w:val="004631C7"/>
    <w:rsid w:val="0046372E"/>
    <w:rsid w:val="00463748"/>
    <w:rsid w:val="00463865"/>
    <w:rsid w:val="00463902"/>
    <w:rsid w:val="00464350"/>
    <w:rsid w:val="004644CC"/>
    <w:rsid w:val="004646A6"/>
    <w:rsid w:val="00464748"/>
    <w:rsid w:val="004648D4"/>
    <w:rsid w:val="00464E4A"/>
    <w:rsid w:val="00464F23"/>
    <w:rsid w:val="004656DA"/>
    <w:rsid w:val="00465885"/>
    <w:rsid w:val="00465A0D"/>
    <w:rsid w:val="00465E7A"/>
    <w:rsid w:val="0046667A"/>
    <w:rsid w:val="0046696E"/>
    <w:rsid w:val="00466A69"/>
    <w:rsid w:val="00466BBC"/>
    <w:rsid w:val="00466C3D"/>
    <w:rsid w:val="00466CA3"/>
    <w:rsid w:val="00466EE5"/>
    <w:rsid w:val="004670DD"/>
    <w:rsid w:val="0046711A"/>
    <w:rsid w:val="0046731D"/>
    <w:rsid w:val="004674DD"/>
    <w:rsid w:val="00467A20"/>
    <w:rsid w:val="00467D2B"/>
    <w:rsid w:val="00467F68"/>
    <w:rsid w:val="004702EF"/>
    <w:rsid w:val="00470384"/>
    <w:rsid w:val="004703AE"/>
    <w:rsid w:val="00470512"/>
    <w:rsid w:val="004705C5"/>
    <w:rsid w:val="00470B2D"/>
    <w:rsid w:val="00470CA0"/>
    <w:rsid w:val="00470DB1"/>
    <w:rsid w:val="00470DB5"/>
    <w:rsid w:val="00471043"/>
    <w:rsid w:val="0047128C"/>
    <w:rsid w:val="0047144C"/>
    <w:rsid w:val="0047153E"/>
    <w:rsid w:val="00471733"/>
    <w:rsid w:val="00471A89"/>
    <w:rsid w:val="00471DE0"/>
    <w:rsid w:val="00471E31"/>
    <w:rsid w:val="00471F0E"/>
    <w:rsid w:val="00471FA1"/>
    <w:rsid w:val="00471FEE"/>
    <w:rsid w:val="00472133"/>
    <w:rsid w:val="004722F2"/>
    <w:rsid w:val="00472541"/>
    <w:rsid w:val="004726CD"/>
    <w:rsid w:val="00472C65"/>
    <w:rsid w:val="00473152"/>
    <w:rsid w:val="00473220"/>
    <w:rsid w:val="00473389"/>
    <w:rsid w:val="004737CC"/>
    <w:rsid w:val="00473E49"/>
    <w:rsid w:val="00473EB2"/>
    <w:rsid w:val="004741B7"/>
    <w:rsid w:val="00474462"/>
    <w:rsid w:val="00474642"/>
    <w:rsid w:val="00474DFA"/>
    <w:rsid w:val="0047505A"/>
    <w:rsid w:val="00475283"/>
    <w:rsid w:val="00475348"/>
    <w:rsid w:val="00475659"/>
    <w:rsid w:val="00475769"/>
    <w:rsid w:val="0047583A"/>
    <w:rsid w:val="00475D64"/>
    <w:rsid w:val="00475DD6"/>
    <w:rsid w:val="00475E20"/>
    <w:rsid w:val="00475F52"/>
    <w:rsid w:val="004760CC"/>
    <w:rsid w:val="0047665C"/>
    <w:rsid w:val="00476BF8"/>
    <w:rsid w:val="00476D05"/>
    <w:rsid w:val="00476D64"/>
    <w:rsid w:val="004770BA"/>
    <w:rsid w:val="004771BB"/>
    <w:rsid w:val="00477494"/>
    <w:rsid w:val="00477F17"/>
    <w:rsid w:val="0048048E"/>
    <w:rsid w:val="0048054B"/>
    <w:rsid w:val="00480700"/>
    <w:rsid w:val="004807CE"/>
    <w:rsid w:val="00480F0A"/>
    <w:rsid w:val="00480F40"/>
    <w:rsid w:val="004811BA"/>
    <w:rsid w:val="00481311"/>
    <w:rsid w:val="0048140E"/>
    <w:rsid w:val="004814D5"/>
    <w:rsid w:val="00481602"/>
    <w:rsid w:val="004819CF"/>
    <w:rsid w:val="00481CE2"/>
    <w:rsid w:val="00481D62"/>
    <w:rsid w:val="00481FC3"/>
    <w:rsid w:val="004822C2"/>
    <w:rsid w:val="00482327"/>
    <w:rsid w:val="00482414"/>
    <w:rsid w:val="00482A9A"/>
    <w:rsid w:val="00482C4E"/>
    <w:rsid w:val="00482FFC"/>
    <w:rsid w:val="00483178"/>
    <w:rsid w:val="004831E4"/>
    <w:rsid w:val="004836BF"/>
    <w:rsid w:val="004837F7"/>
    <w:rsid w:val="004838FC"/>
    <w:rsid w:val="0048393A"/>
    <w:rsid w:val="00483E99"/>
    <w:rsid w:val="0048403D"/>
    <w:rsid w:val="0048409F"/>
    <w:rsid w:val="004840AD"/>
    <w:rsid w:val="004841CA"/>
    <w:rsid w:val="0048421A"/>
    <w:rsid w:val="0048445E"/>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3E3"/>
    <w:rsid w:val="00487413"/>
    <w:rsid w:val="004875BA"/>
    <w:rsid w:val="0048773E"/>
    <w:rsid w:val="0048788C"/>
    <w:rsid w:val="00487905"/>
    <w:rsid w:val="00487EE6"/>
    <w:rsid w:val="00490006"/>
    <w:rsid w:val="00490661"/>
    <w:rsid w:val="004908D9"/>
    <w:rsid w:val="00490BB5"/>
    <w:rsid w:val="00491237"/>
    <w:rsid w:val="00491422"/>
    <w:rsid w:val="00491441"/>
    <w:rsid w:val="00491474"/>
    <w:rsid w:val="004916BC"/>
    <w:rsid w:val="0049179E"/>
    <w:rsid w:val="00491D5A"/>
    <w:rsid w:val="00491DA2"/>
    <w:rsid w:val="00491F48"/>
    <w:rsid w:val="0049252B"/>
    <w:rsid w:val="0049269E"/>
    <w:rsid w:val="00492748"/>
    <w:rsid w:val="004927E5"/>
    <w:rsid w:val="00492819"/>
    <w:rsid w:val="0049288A"/>
    <w:rsid w:val="00492C33"/>
    <w:rsid w:val="00492C3D"/>
    <w:rsid w:val="00492C6E"/>
    <w:rsid w:val="00492C9B"/>
    <w:rsid w:val="00492D8E"/>
    <w:rsid w:val="004930A9"/>
    <w:rsid w:val="00493B9C"/>
    <w:rsid w:val="00493BA9"/>
    <w:rsid w:val="00493BDF"/>
    <w:rsid w:val="00493CC2"/>
    <w:rsid w:val="00493E4B"/>
    <w:rsid w:val="0049448C"/>
    <w:rsid w:val="00494547"/>
    <w:rsid w:val="004946E9"/>
    <w:rsid w:val="004949B3"/>
    <w:rsid w:val="00494AD9"/>
    <w:rsid w:val="00494BF2"/>
    <w:rsid w:val="00494DEE"/>
    <w:rsid w:val="00494F8C"/>
    <w:rsid w:val="004950BA"/>
    <w:rsid w:val="00495196"/>
    <w:rsid w:val="00495310"/>
    <w:rsid w:val="004955F1"/>
    <w:rsid w:val="00495704"/>
    <w:rsid w:val="00495B63"/>
    <w:rsid w:val="00496233"/>
    <w:rsid w:val="004966BD"/>
    <w:rsid w:val="00496B65"/>
    <w:rsid w:val="00496F14"/>
    <w:rsid w:val="004970B9"/>
    <w:rsid w:val="0049740F"/>
    <w:rsid w:val="00497442"/>
    <w:rsid w:val="0049773C"/>
    <w:rsid w:val="004979EB"/>
    <w:rsid w:val="00497B4E"/>
    <w:rsid w:val="00497E4D"/>
    <w:rsid w:val="004A0135"/>
    <w:rsid w:val="004A01FB"/>
    <w:rsid w:val="004A087A"/>
    <w:rsid w:val="004A0ACE"/>
    <w:rsid w:val="004A0E3F"/>
    <w:rsid w:val="004A12BD"/>
    <w:rsid w:val="004A13A2"/>
    <w:rsid w:val="004A14A7"/>
    <w:rsid w:val="004A1536"/>
    <w:rsid w:val="004A168F"/>
    <w:rsid w:val="004A16A7"/>
    <w:rsid w:val="004A1E02"/>
    <w:rsid w:val="004A201A"/>
    <w:rsid w:val="004A2152"/>
    <w:rsid w:val="004A269A"/>
    <w:rsid w:val="004A2812"/>
    <w:rsid w:val="004A28C8"/>
    <w:rsid w:val="004A29BC"/>
    <w:rsid w:val="004A2C9B"/>
    <w:rsid w:val="004A2F1D"/>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3E7"/>
    <w:rsid w:val="004A5750"/>
    <w:rsid w:val="004A5A93"/>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225"/>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4F20"/>
    <w:rsid w:val="004B52CA"/>
    <w:rsid w:val="004B56D7"/>
    <w:rsid w:val="004B593F"/>
    <w:rsid w:val="004B5987"/>
    <w:rsid w:val="004B5D54"/>
    <w:rsid w:val="004B5F91"/>
    <w:rsid w:val="004B6968"/>
    <w:rsid w:val="004B69F2"/>
    <w:rsid w:val="004B6AED"/>
    <w:rsid w:val="004B6B20"/>
    <w:rsid w:val="004B6BB6"/>
    <w:rsid w:val="004B6D6A"/>
    <w:rsid w:val="004B728F"/>
    <w:rsid w:val="004B7334"/>
    <w:rsid w:val="004B7468"/>
    <w:rsid w:val="004B76DE"/>
    <w:rsid w:val="004B7B3E"/>
    <w:rsid w:val="004B7BEB"/>
    <w:rsid w:val="004C018F"/>
    <w:rsid w:val="004C01A1"/>
    <w:rsid w:val="004C0390"/>
    <w:rsid w:val="004C04B4"/>
    <w:rsid w:val="004C06C9"/>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57"/>
    <w:rsid w:val="004C32D9"/>
    <w:rsid w:val="004C34E1"/>
    <w:rsid w:val="004C382D"/>
    <w:rsid w:val="004C3D41"/>
    <w:rsid w:val="004C3E23"/>
    <w:rsid w:val="004C3F71"/>
    <w:rsid w:val="004C3F78"/>
    <w:rsid w:val="004C43CA"/>
    <w:rsid w:val="004C4B40"/>
    <w:rsid w:val="004C4CAD"/>
    <w:rsid w:val="004C4FD6"/>
    <w:rsid w:val="004C5115"/>
    <w:rsid w:val="004C5168"/>
    <w:rsid w:val="004C54E1"/>
    <w:rsid w:val="004C5543"/>
    <w:rsid w:val="004C5640"/>
    <w:rsid w:val="004C565C"/>
    <w:rsid w:val="004C5745"/>
    <w:rsid w:val="004C592E"/>
    <w:rsid w:val="004C5AEF"/>
    <w:rsid w:val="004C5B28"/>
    <w:rsid w:val="004C5D33"/>
    <w:rsid w:val="004C5D95"/>
    <w:rsid w:val="004C60F0"/>
    <w:rsid w:val="004C6257"/>
    <w:rsid w:val="004C6457"/>
    <w:rsid w:val="004C6BE9"/>
    <w:rsid w:val="004C6C8C"/>
    <w:rsid w:val="004C700D"/>
    <w:rsid w:val="004C72BF"/>
    <w:rsid w:val="004C744B"/>
    <w:rsid w:val="004C7646"/>
    <w:rsid w:val="004C7730"/>
    <w:rsid w:val="004C7904"/>
    <w:rsid w:val="004C7924"/>
    <w:rsid w:val="004D024A"/>
    <w:rsid w:val="004D11C8"/>
    <w:rsid w:val="004D1B95"/>
    <w:rsid w:val="004D1D0B"/>
    <w:rsid w:val="004D1D67"/>
    <w:rsid w:val="004D1F41"/>
    <w:rsid w:val="004D330B"/>
    <w:rsid w:val="004D36A4"/>
    <w:rsid w:val="004D389E"/>
    <w:rsid w:val="004D3966"/>
    <w:rsid w:val="004D3B21"/>
    <w:rsid w:val="004D3B8A"/>
    <w:rsid w:val="004D3BF9"/>
    <w:rsid w:val="004D3DA7"/>
    <w:rsid w:val="004D3E22"/>
    <w:rsid w:val="004D3EA5"/>
    <w:rsid w:val="004D4308"/>
    <w:rsid w:val="004D4553"/>
    <w:rsid w:val="004D459F"/>
    <w:rsid w:val="004D48B6"/>
    <w:rsid w:val="004D4C66"/>
    <w:rsid w:val="004D4E7E"/>
    <w:rsid w:val="004D50DE"/>
    <w:rsid w:val="004D559D"/>
    <w:rsid w:val="004D57F8"/>
    <w:rsid w:val="004D5810"/>
    <w:rsid w:val="004D58B0"/>
    <w:rsid w:val="004D5CD9"/>
    <w:rsid w:val="004D604A"/>
    <w:rsid w:val="004D6180"/>
    <w:rsid w:val="004D6251"/>
    <w:rsid w:val="004D63C7"/>
    <w:rsid w:val="004D68AE"/>
    <w:rsid w:val="004D6B2A"/>
    <w:rsid w:val="004D6B2D"/>
    <w:rsid w:val="004D6E81"/>
    <w:rsid w:val="004D722D"/>
    <w:rsid w:val="004D7350"/>
    <w:rsid w:val="004D7793"/>
    <w:rsid w:val="004D7B48"/>
    <w:rsid w:val="004D7B61"/>
    <w:rsid w:val="004D7D90"/>
    <w:rsid w:val="004D7F22"/>
    <w:rsid w:val="004E0A96"/>
    <w:rsid w:val="004E0BDF"/>
    <w:rsid w:val="004E0C24"/>
    <w:rsid w:val="004E1215"/>
    <w:rsid w:val="004E16BF"/>
    <w:rsid w:val="004E1838"/>
    <w:rsid w:val="004E1C45"/>
    <w:rsid w:val="004E209F"/>
    <w:rsid w:val="004E219E"/>
    <w:rsid w:val="004E22EF"/>
    <w:rsid w:val="004E25E2"/>
    <w:rsid w:val="004E2A06"/>
    <w:rsid w:val="004E2BDC"/>
    <w:rsid w:val="004E2CD6"/>
    <w:rsid w:val="004E2E0A"/>
    <w:rsid w:val="004E2FBC"/>
    <w:rsid w:val="004E37E2"/>
    <w:rsid w:val="004E3A03"/>
    <w:rsid w:val="004E3B2A"/>
    <w:rsid w:val="004E3E6B"/>
    <w:rsid w:val="004E4046"/>
    <w:rsid w:val="004E42CF"/>
    <w:rsid w:val="004E440A"/>
    <w:rsid w:val="004E445C"/>
    <w:rsid w:val="004E4BAE"/>
    <w:rsid w:val="004E4D02"/>
    <w:rsid w:val="004E50C5"/>
    <w:rsid w:val="004E50D7"/>
    <w:rsid w:val="004E5108"/>
    <w:rsid w:val="004E5116"/>
    <w:rsid w:val="004E52F6"/>
    <w:rsid w:val="004E54DD"/>
    <w:rsid w:val="004E54EF"/>
    <w:rsid w:val="004E59B2"/>
    <w:rsid w:val="004E5BF2"/>
    <w:rsid w:val="004E60C2"/>
    <w:rsid w:val="004E6157"/>
    <w:rsid w:val="004E640D"/>
    <w:rsid w:val="004E6B4E"/>
    <w:rsid w:val="004E6FB6"/>
    <w:rsid w:val="004E7061"/>
    <w:rsid w:val="004E720C"/>
    <w:rsid w:val="004E747C"/>
    <w:rsid w:val="004E77A8"/>
    <w:rsid w:val="004F00B9"/>
    <w:rsid w:val="004F0A10"/>
    <w:rsid w:val="004F0B17"/>
    <w:rsid w:val="004F0CFA"/>
    <w:rsid w:val="004F109C"/>
    <w:rsid w:val="004F12A5"/>
    <w:rsid w:val="004F12CC"/>
    <w:rsid w:val="004F1350"/>
    <w:rsid w:val="004F135A"/>
    <w:rsid w:val="004F156C"/>
    <w:rsid w:val="004F15C7"/>
    <w:rsid w:val="004F15F8"/>
    <w:rsid w:val="004F17D1"/>
    <w:rsid w:val="004F1983"/>
    <w:rsid w:val="004F1A18"/>
    <w:rsid w:val="004F1F68"/>
    <w:rsid w:val="004F24B5"/>
    <w:rsid w:val="004F254E"/>
    <w:rsid w:val="004F254F"/>
    <w:rsid w:val="004F2603"/>
    <w:rsid w:val="004F29BC"/>
    <w:rsid w:val="004F29F1"/>
    <w:rsid w:val="004F2B4E"/>
    <w:rsid w:val="004F304E"/>
    <w:rsid w:val="004F309A"/>
    <w:rsid w:val="004F31D1"/>
    <w:rsid w:val="004F3225"/>
    <w:rsid w:val="004F3273"/>
    <w:rsid w:val="004F327B"/>
    <w:rsid w:val="004F349A"/>
    <w:rsid w:val="004F386A"/>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6B8"/>
    <w:rsid w:val="004F67DF"/>
    <w:rsid w:val="004F69E5"/>
    <w:rsid w:val="004F6BD8"/>
    <w:rsid w:val="004F6CA6"/>
    <w:rsid w:val="004F6E18"/>
    <w:rsid w:val="004F6F9F"/>
    <w:rsid w:val="004F737F"/>
    <w:rsid w:val="004F7651"/>
    <w:rsid w:val="004F76E4"/>
    <w:rsid w:val="004F7702"/>
    <w:rsid w:val="004F77F7"/>
    <w:rsid w:val="004F78C7"/>
    <w:rsid w:val="004F7926"/>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373"/>
    <w:rsid w:val="0050245D"/>
    <w:rsid w:val="005025BA"/>
    <w:rsid w:val="005027CD"/>
    <w:rsid w:val="005028A8"/>
    <w:rsid w:val="00502996"/>
    <w:rsid w:val="00502D3D"/>
    <w:rsid w:val="00502E5E"/>
    <w:rsid w:val="005033B8"/>
    <w:rsid w:val="005038B9"/>
    <w:rsid w:val="00503E06"/>
    <w:rsid w:val="00503FAF"/>
    <w:rsid w:val="0050407F"/>
    <w:rsid w:val="005041F8"/>
    <w:rsid w:val="00504307"/>
    <w:rsid w:val="0050466D"/>
    <w:rsid w:val="00504770"/>
    <w:rsid w:val="0050480C"/>
    <w:rsid w:val="0050483E"/>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99A"/>
    <w:rsid w:val="00506C76"/>
    <w:rsid w:val="00506FE7"/>
    <w:rsid w:val="00507056"/>
    <w:rsid w:val="0050708F"/>
    <w:rsid w:val="0050712E"/>
    <w:rsid w:val="005079FC"/>
    <w:rsid w:val="00507B3C"/>
    <w:rsid w:val="00507BCB"/>
    <w:rsid w:val="00507CD7"/>
    <w:rsid w:val="00507D11"/>
    <w:rsid w:val="00507DE1"/>
    <w:rsid w:val="00507F83"/>
    <w:rsid w:val="00507FAC"/>
    <w:rsid w:val="00510065"/>
    <w:rsid w:val="00510380"/>
    <w:rsid w:val="005103C2"/>
    <w:rsid w:val="005104B7"/>
    <w:rsid w:val="00510530"/>
    <w:rsid w:val="00510820"/>
    <w:rsid w:val="00510A92"/>
    <w:rsid w:val="005113AE"/>
    <w:rsid w:val="00511770"/>
    <w:rsid w:val="005117D0"/>
    <w:rsid w:val="00511990"/>
    <w:rsid w:val="00511E9A"/>
    <w:rsid w:val="005120CD"/>
    <w:rsid w:val="005121B3"/>
    <w:rsid w:val="005121F4"/>
    <w:rsid w:val="005122E5"/>
    <w:rsid w:val="00512552"/>
    <w:rsid w:val="00512612"/>
    <w:rsid w:val="0051274D"/>
    <w:rsid w:val="00512BB4"/>
    <w:rsid w:val="005131A5"/>
    <w:rsid w:val="005133DC"/>
    <w:rsid w:val="0051341F"/>
    <w:rsid w:val="005144D2"/>
    <w:rsid w:val="00514510"/>
    <w:rsid w:val="00514AF1"/>
    <w:rsid w:val="00514DD9"/>
    <w:rsid w:val="0051512D"/>
    <w:rsid w:val="00515702"/>
    <w:rsid w:val="00515732"/>
    <w:rsid w:val="005160F9"/>
    <w:rsid w:val="005162DA"/>
    <w:rsid w:val="00516805"/>
    <w:rsid w:val="00516CBE"/>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C28"/>
    <w:rsid w:val="00522E64"/>
    <w:rsid w:val="005230C5"/>
    <w:rsid w:val="005231AA"/>
    <w:rsid w:val="0052329D"/>
    <w:rsid w:val="00523478"/>
    <w:rsid w:val="00523639"/>
    <w:rsid w:val="00523ADE"/>
    <w:rsid w:val="00524055"/>
    <w:rsid w:val="0052427C"/>
    <w:rsid w:val="005248CD"/>
    <w:rsid w:val="00524A69"/>
    <w:rsid w:val="00524B7E"/>
    <w:rsid w:val="00524BE2"/>
    <w:rsid w:val="00524CFD"/>
    <w:rsid w:val="00525205"/>
    <w:rsid w:val="005258B9"/>
    <w:rsid w:val="00525B5F"/>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C64"/>
    <w:rsid w:val="00527D2B"/>
    <w:rsid w:val="00527EE6"/>
    <w:rsid w:val="0053018C"/>
    <w:rsid w:val="00530291"/>
    <w:rsid w:val="005302D2"/>
    <w:rsid w:val="0053083E"/>
    <w:rsid w:val="005308E1"/>
    <w:rsid w:val="00530C1A"/>
    <w:rsid w:val="00530E25"/>
    <w:rsid w:val="005311DF"/>
    <w:rsid w:val="0053145D"/>
    <w:rsid w:val="005315E8"/>
    <w:rsid w:val="00531B4F"/>
    <w:rsid w:val="00531B5E"/>
    <w:rsid w:val="00531BC0"/>
    <w:rsid w:val="00531BF5"/>
    <w:rsid w:val="00531CCD"/>
    <w:rsid w:val="0053268D"/>
    <w:rsid w:val="00532856"/>
    <w:rsid w:val="00532EBC"/>
    <w:rsid w:val="00532FF7"/>
    <w:rsid w:val="00533220"/>
    <w:rsid w:val="005333A8"/>
    <w:rsid w:val="0053360D"/>
    <w:rsid w:val="0053399E"/>
    <w:rsid w:val="00533EEF"/>
    <w:rsid w:val="0053401C"/>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B8"/>
    <w:rsid w:val="005356F6"/>
    <w:rsid w:val="005357C6"/>
    <w:rsid w:val="005357DE"/>
    <w:rsid w:val="00535ED2"/>
    <w:rsid w:val="00536128"/>
    <w:rsid w:val="005361D2"/>
    <w:rsid w:val="0053689C"/>
    <w:rsid w:val="00536910"/>
    <w:rsid w:val="00536A76"/>
    <w:rsid w:val="00536A81"/>
    <w:rsid w:val="00536B8E"/>
    <w:rsid w:val="0053709C"/>
    <w:rsid w:val="00537503"/>
    <w:rsid w:val="005375BD"/>
    <w:rsid w:val="00537744"/>
    <w:rsid w:val="0053778B"/>
    <w:rsid w:val="00537AC0"/>
    <w:rsid w:val="00537B8E"/>
    <w:rsid w:val="00537BCD"/>
    <w:rsid w:val="00537EAD"/>
    <w:rsid w:val="00540600"/>
    <w:rsid w:val="00540819"/>
    <w:rsid w:val="00540822"/>
    <w:rsid w:val="00540E64"/>
    <w:rsid w:val="00540F52"/>
    <w:rsid w:val="00541FC1"/>
    <w:rsid w:val="00542121"/>
    <w:rsid w:val="00542141"/>
    <w:rsid w:val="00542339"/>
    <w:rsid w:val="00542402"/>
    <w:rsid w:val="0054247C"/>
    <w:rsid w:val="00542536"/>
    <w:rsid w:val="00542B3B"/>
    <w:rsid w:val="00542B67"/>
    <w:rsid w:val="00542D61"/>
    <w:rsid w:val="00542F01"/>
    <w:rsid w:val="005433FD"/>
    <w:rsid w:val="005434AD"/>
    <w:rsid w:val="00543682"/>
    <w:rsid w:val="005439F5"/>
    <w:rsid w:val="00543C9A"/>
    <w:rsid w:val="00543D1A"/>
    <w:rsid w:val="00543EC7"/>
    <w:rsid w:val="0054426C"/>
    <w:rsid w:val="0054449F"/>
    <w:rsid w:val="00544647"/>
    <w:rsid w:val="005449E2"/>
    <w:rsid w:val="00544D26"/>
    <w:rsid w:val="00544D47"/>
    <w:rsid w:val="005452A3"/>
    <w:rsid w:val="005456C2"/>
    <w:rsid w:val="005458D0"/>
    <w:rsid w:val="0054595F"/>
    <w:rsid w:val="00545964"/>
    <w:rsid w:val="0054644E"/>
    <w:rsid w:val="00546500"/>
    <w:rsid w:val="005468D9"/>
    <w:rsid w:val="00546E0C"/>
    <w:rsid w:val="00546E6C"/>
    <w:rsid w:val="00546F3E"/>
    <w:rsid w:val="005470B4"/>
    <w:rsid w:val="0054716C"/>
    <w:rsid w:val="00547376"/>
    <w:rsid w:val="00547448"/>
    <w:rsid w:val="0054753D"/>
    <w:rsid w:val="005478BE"/>
    <w:rsid w:val="00547988"/>
    <w:rsid w:val="00547CBF"/>
    <w:rsid w:val="00547FD5"/>
    <w:rsid w:val="00550012"/>
    <w:rsid w:val="0055014F"/>
    <w:rsid w:val="00550235"/>
    <w:rsid w:val="0055071C"/>
    <w:rsid w:val="005508FD"/>
    <w:rsid w:val="0055090F"/>
    <w:rsid w:val="00550B3D"/>
    <w:rsid w:val="00550D5F"/>
    <w:rsid w:val="0055143C"/>
    <w:rsid w:val="00551974"/>
    <w:rsid w:val="00551A09"/>
    <w:rsid w:val="00551B10"/>
    <w:rsid w:val="00551CC7"/>
    <w:rsid w:val="00551FB5"/>
    <w:rsid w:val="00551FD1"/>
    <w:rsid w:val="00551FD8"/>
    <w:rsid w:val="0055221F"/>
    <w:rsid w:val="0055242C"/>
    <w:rsid w:val="00552640"/>
    <w:rsid w:val="005526F5"/>
    <w:rsid w:val="00552A2D"/>
    <w:rsid w:val="00552A52"/>
    <w:rsid w:val="0055321F"/>
    <w:rsid w:val="0055336B"/>
    <w:rsid w:val="00553502"/>
    <w:rsid w:val="00553793"/>
    <w:rsid w:val="0055396D"/>
    <w:rsid w:val="00553B6B"/>
    <w:rsid w:val="00553EDF"/>
    <w:rsid w:val="00553FEB"/>
    <w:rsid w:val="00553FF9"/>
    <w:rsid w:val="0055404C"/>
    <w:rsid w:val="00554329"/>
    <w:rsid w:val="00554551"/>
    <w:rsid w:val="005546F7"/>
    <w:rsid w:val="00554988"/>
    <w:rsid w:val="00554B46"/>
    <w:rsid w:val="00554CFF"/>
    <w:rsid w:val="00554EEC"/>
    <w:rsid w:val="00555188"/>
    <w:rsid w:val="0055524D"/>
    <w:rsid w:val="0055542F"/>
    <w:rsid w:val="00555652"/>
    <w:rsid w:val="0055577A"/>
    <w:rsid w:val="0055593B"/>
    <w:rsid w:val="00555CBB"/>
    <w:rsid w:val="00555D08"/>
    <w:rsid w:val="00555FE5"/>
    <w:rsid w:val="005569D6"/>
    <w:rsid w:val="00556CB7"/>
    <w:rsid w:val="005573AE"/>
    <w:rsid w:val="0055740E"/>
    <w:rsid w:val="00557650"/>
    <w:rsid w:val="0055787A"/>
    <w:rsid w:val="0055787C"/>
    <w:rsid w:val="00557F7E"/>
    <w:rsid w:val="00557FDB"/>
    <w:rsid w:val="00560A54"/>
    <w:rsid w:val="00560A55"/>
    <w:rsid w:val="00560E2D"/>
    <w:rsid w:val="005616AB"/>
    <w:rsid w:val="00561B75"/>
    <w:rsid w:val="00561F3F"/>
    <w:rsid w:val="00561F73"/>
    <w:rsid w:val="00562468"/>
    <w:rsid w:val="005629DA"/>
    <w:rsid w:val="00562B4E"/>
    <w:rsid w:val="00562D83"/>
    <w:rsid w:val="00563225"/>
    <w:rsid w:val="005632EE"/>
    <w:rsid w:val="0056332A"/>
    <w:rsid w:val="005636F6"/>
    <w:rsid w:val="005637B5"/>
    <w:rsid w:val="00563803"/>
    <w:rsid w:val="00563AC9"/>
    <w:rsid w:val="00563AD0"/>
    <w:rsid w:val="00563F0A"/>
    <w:rsid w:val="0056418D"/>
    <w:rsid w:val="005642DF"/>
    <w:rsid w:val="00564499"/>
    <w:rsid w:val="00564541"/>
    <w:rsid w:val="0056485A"/>
    <w:rsid w:val="00564CB4"/>
    <w:rsid w:val="00564D3F"/>
    <w:rsid w:val="00564DC8"/>
    <w:rsid w:val="00565080"/>
    <w:rsid w:val="00565227"/>
    <w:rsid w:val="00565348"/>
    <w:rsid w:val="005655CC"/>
    <w:rsid w:val="00565A83"/>
    <w:rsid w:val="00565C30"/>
    <w:rsid w:val="00565E23"/>
    <w:rsid w:val="005660D0"/>
    <w:rsid w:val="0056611A"/>
    <w:rsid w:val="0056667F"/>
    <w:rsid w:val="00566AFB"/>
    <w:rsid w:val="00566C1E"/>
    <w:rsid w:val="00566D5D"/>
    <w:rsid w:val="00566DCF"/>
    <w:rsid w:val="00567239"/>
    <w:rsid w:val="0056744B"/>
    <w:rsid w:val="0056745C"/>
    <w:rsid w:val="0056788A"/>
    <w:rsid w:val="00567CCF"/>
    <w:rsid w:val="00567D1D"/>
    <w:rsid w:val="00567E0C"/>
    <w:rsid w:val="00570067"/>
    <w:rsid w:val="00570496"/>
    <w:rsid w:val="00570629"/>
    <w:rsid w:val="0057095E"/>
    <w:rsid w:val="00570A75"/>
    <w:rsid w:val="00571805"/>
    <w:rsid w:val="00571C86"/>
    <w:rsid w:val="00571E85"/>
    <w:rsid w:val="00571E88"/>
    <w:rsid w:val="00571FC3"/>
    <w:rsid w:val="00572144"/>
    <w:rsid w:val="00572174"/>
    <w:rsid w:val="00572228"/>
    <w:rsid w:val="00572274"/>
    <w:rsid w:val="005723E2"/>
    <w:rsid w:val="00572423"/>
    <w:rsid w:val="005724AA"/>
    <w:rsid w:val="005725CA"/>
    <w:rsid w:val="00572829"/>
    <w:rsid w:val="00572A7A"/>
    <w:rsid w:val="00572BCF"/>
    <w:rsid w:val="00572FD2"/>
    <w:rsid w:val="00573228"/>
    <w:rsid w:val="00573347"/>
    <w:rsid w:val="005733F7"/>
    <w:rsid w:val="005735A6"/>
    <w:rsid w:val="00573711"/>
    <w:rsid w:val="00573A4A"/>
    <w:rsid w:val="00573BC0"/>
    <w:rsid w:val="00573BD4"/>
    <w:rsid w:val="00573D4E"/>
    <w:rsid w:val="005740C1"/>
    <w:rsid w:val="00574120"/>
    <w:rsid w:val="005742E6"/>
    <w:rsid w:val="005748CE"/>
    <w:rsid w:val="005749BC"/>
    <w:rsid w:val="00574D3C"/>
    <w:rsid w:val="00574DAE"/>
    <w:rsid w:val="00574F11"/>
    <w:rsid w:val="00574F8E"/>
    <w:rsid w:val="005756BF"/>
    <w:rsid w:val="00575A8F"/>
    <w:rsid w:val="00575C34"/>
    <w:rsid w:val="0057641D"/>
    <w:rsid w:val="005764F2"/>
    <w:rsid w:val="00576516"/>
    <w:rsid w:val="00576773"/>
    <w:rsid w:val="005767CB"/>
    <w:rsid w:val="0057720B"/>
    <w:rsid w:val="0057753C"/>
    <w:rsid w:val="005775B9"/>
    <w:rsid w:val="005777E2"/>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83B"/>
    <w:rsid w:val="00582CB0"/>
    <w:rsid w:val="00582DFE"/>
    <w:rsid w:val="00582F7C"/>
    <w:rsid w:val="005832E2"/>
    <w:rsid w:val="0058334C"/>
    <w:rsid w:val="005834F8"/>
    <w:rsid w:val="0058365D"/>
    <w:rsid w:val="005836B0"/>
    <w:rsid w:val="005836C4"/>
    <w:rsid w:val="005838CE"/>
    <w:rsid w:val="00583A4F"/>
    <w:rsid w:val="00583B49"/>
    <w:rsid w:val="00583E74"/>
    <w:rsid w:val="00583FE7"/>
    <w:rsid w:val="00584131"/>
    <w:rsid w:val="00584292"/>
    <w:rsid w:val="005844B6"/>
    <w:rsid w:val="0058460A"/>
    <w:rsid w:val="005846C0"/>
    <w:rsid w:val="00584749"/>
    <w:rsid w:val="0058490B"/>
    <w:rsid w:val="00584C8B"/>
    <w:rsid w:val="00584DB0"/>
    <w:rsid w:val="00585537"/>
    <w:rsid w:val="005857CB"/>
    <w:rsid w:val="005858AF"/>
    <w:rsid w:val="00585C4A"/>
    <w:rsid w:val="00585D3D"/>
    <w:rsid w:val="00585DE3"/>
    <w:rsid w:val="00586525"/>
    <w:rsid w:val="005868CF"/>
    <w:rsid w:val="0058692B"/>
    <w:rsid w:val="00586B8B"/>
    <w:rsid w:val="00586BBE"/>
    <w:rsid w:val="00586BF7"/>
    <w:rsid w:val="00586D72"/>
    <w:rsid w:val="00586E98"/>
    <w:rsid w:val="00587207"/>
    <w:rsid w:val="0058730C"/>
    <w:rsid w:val="00587489"/>
    <w:rsid w:val="005875AA"/>
    <w:rsid w:val="005877E4"/>
    <w:rsid w:val="00587C19"/>
    <w:rsid w:val="0059023C"/>
    <w:rsid w:val="005903C3"/>
    <w:rsid w:val="005904C6"/>
    <w:rsid w:val="00590559"/>
    <w:rsid w:val="00590609"/>
    <w:rsid w:val="00590656"/>
    <w:rsid w:val="00590762"/>
    <w:rsid w:val="00590B97"/>
    <w:rsid w:val="00590D1E"/>
    <w:rsid w:val="00590D9E"/>
    <w:rsid w:val="00590F3A"/>
    <w:rsid w:val="00590F74"/>
    <w:rsid w:val="005911A6"/>
    <w:rsid w:val="005911AE"/>
    <w:rsid w:val="00591200"/>
    <w:rsid w:val="005913A7"/>
    <w:rsid w:val="00591485"/>
    <w:rsid w:val="0059154B"/>
    <w:rsid w:val="0059172A"/>
    <w:rsid w:val="00591E66"/>
    <w:rsid w:val="00592582"/>
    <w:rsid w:val="0059258C"/>
    <w:rsid w:val="005925E5"/>
    <w:rsid w:val="005927A4"/>
    <w:rsid w:val="00592F0C"/>
    <w:rsid w:val="00592FE3"/>
    <w:rsid w:val="00593082"/>
    <w:rsid w:val="0059311F"/>
    <w:rsid w:val="005931FB"/>
    <w:rsid w:val="00593321"/>
    <w:rsid w:val="005935BE"/>
    <w:rsid w:val="00593883"/>
    <w:rsid w:val="005938CD"/>
    <w:rsid w:val="00593B2B"/>
    <w:rsid w:val="00593C69"/>
    <w:rsid w:val="0059423E"/>
    <w:rsid w:val="005944BC"/>
    <w:rsid w:val="0059463D"/>
    <w:rsid w:val="005946AF"/>
    <w:rsid w:val="00594AA2"/>
    <w:rsid w:val="00594B74"/>
    <w:rsid w:val="00594E6A"/>
    <w:rsid w:val="00594EEA"/>
    <w:rsid w:val="00595108"/>
    <w:rsid w:val="0059536E"/>
    <w:rsid w:val="005953BA"/>
    <w:rsid w:val="00595435"/>
    <w:rsid w:val="00595600"/>
    <w:rsid w:val="00595B28"/>
    <w:rsid w:val="00596293"/>
    <w:rsid w:val="0059659B"/>
    <w:rsid w:val="00596B0F"/>
    <w:rsid w:val="00596BA6"/>
    <w:rsid w:val="00596C03"/>
    <w:rsid w:val="00596D67"/>
    <w:rsid w:val="00597299"/>
    <w:rsid w:val="00597463"/>
    <w:rsid w:val="005975B2"/>
    <w:rsid w:val="00597D1B"/>
    <w:rsid w:val="005A0165"/>
    <w:rsid w:val="005A04BB"/>
    <w:rsid w:val="005A0D5F"/>
    <w:rsid w:val="005A1140"/>
    <w:rsid w:val="005A137F"/>
    <w:rsid w:val="005A14C7"/>
    <w:rsid w:val="005A167D"/>
    <w:rsid w:val="005A1919"/>
    <w:rsid w:val="005A1A81"/>
    <w:rsid w:val="005A1B48"/>
    <w:rsid w:val="005A1C06"/>
    <w:rsid w:val="005A1CC1"/>
    <w:rsid w:val="005A1E31"/>
    <w:rsid w:val="005A219E"/>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3D99"/>
    <w:rsid w:val="005A3FCB"/>
    <w:rsid w:val="005A4560"/>
    <w:rsid w:val="005A4667"/>
    <w:rsid w:val="005A4A59"/>
    <w:rsid w:val="005A4D79"/>
    <w:rsid w:val="005A4D7B"/>
    <w:rsid w:val="005A4ECD"/>
    <w:rsid w:val="005A50D3"/>
    <w:rsid w:val="005A516E"/>
    <w:rsid w:val="005A53EB"/>
    <w:rsid w:val="005A5687"/>
    <w:rsid w:val="005A5B56"/>
    <w:rsid w:val="005A5B72"/>
    <w:rsid w:val="005A5F26"/>
    <w:rsid w:val="005A642F"/>
    <w:rsid w:val="005A66BC"/>
    <w:rsid w:val="005A6BF7"/>
    <w:rsid w:val="005A6D00"/>
    <w:rsid w:val="005A6F21"/>
    <w:rsid w:val="005A7406"/>
    <w:rsid w:val="005A76EB"/>
    <w:rsid w:val="005A7A29"/>
    <w:rsid w:val="005A7A6C"/>
    <w:rsid w:val="005A7C14"/>
    <w:rsid w:val="005A7D1A"/>
    <w:rsid w:val="005B00BA"/>
    <w:rsid w:val="005B016B"/>
    <w:rsid w:val="005B0431"/>
    <w:rsid w:val="005B0C2C"/>
    <w:rsid w:val="005B0CF1"/>
    <w:rsid w:val="005B0E03"/>
    <w:rsid w:val="005B109A"/>
    <w:rsid w:val="005B12D3"/>
    <w:rsid w:val="005B13C6"/>
    <w:rsid w:val="005B156D"/>
    <w:rsid w:val="005B17B9"/>
    <w:rsid w:val="005B198B"/>
    <w:rsid w:val="005B2018"/>
    <w:rsid w:val="005B2059"/>
    <w:rsid w:val="005B286D"/>
    <w:rsid w:val="005B2BAC"/>
    <w:rsid w:val="005B2C63"/>
    <w:rsid w:val="005B2CAD"/>
    <w:rsid w:val="005B2EB9"/>
    <w:rsid w:val="005B3145"/>
    <w:rsid w:val="005B32C3"/>
    <w:rsid w:val="005B33A0"/>
    <w:rsid w:val="005B33B2"/>
    <w:rsid w:val="005B368F"/>
    <w:rsid w:val="005B3878"/>
    <w:rsid w:val="005B38A2"/>
    <w:rsid w:val="005B3C09"/>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08"/>
    <w:rsid w:val="005C2B3C"/>
    <w:rsid w:val="005C34C5"/>
    <w:rsid w:val="005C36B8"/>
    <w:rsid w:val="005C3948"/>
    <w:rsid w:val="005C3BDD"/>
    <w:rsid w:val="005C3C51"/>
    <w:rsid w:val="005C3FEA"/>
    <w:rsid w:val="005C436B"/>
    <w:rsid w:val="005C4382"/>
    <w:rsid w:val="005C4431"/>
    <w:rsid w:val="005C44CF"/>
    <w:rsid w:val="005C45B7"/>
    <w:rsid w:val="005C4626"/>
    <w:rsid w:val="005C4845"/>
    <w:rsid w:val="005C49D2"/>
    <w:rsid w:val="005C4CEB"/>
    <w:rsid w:val="005C4EB3"/>
    <w:rsid w:val="005C50AB"/>
    <w:rsid w:val="005C528B"/>
    <w:rsid w:val="005C54A4"/>
    <w:rsid w:val="005C5604"/>
    <w:rsid w:val="005C5C1A"/>
    <w:rsid w:val="005C5E62"/>
    <w:rsid w:val="005C5FB3"/>
    <w:rsid w:val="005C661A"/>
    <w:rsid w:val="005C663B"/>
    <w:rsid w:val="005C6744"/>
    <w:rsid w:val="005C680D"/>
    <w:rsid w:val="005C6A07"/>
    <w:rsid w:val="005C6F37"/>
    <w:rsid w:val="005C7023"/>
    <w:rsid w:val="005C71FC"/>
    <w:rsid w:val="005C72A9"/>
    <w:rsid w:val="005C7401"/>
    <w:rsid w:val="005C773D"/>
    <w:rsid w:val="005C7A1A"/>
    <w:rsid w:val="005C7CDD"/>
    <w:rsid w:val="005D0B27"/>
    <w:rsid w:val="005D0B89"/>
    <w:rsid w:val="005D0EA1"/>
    <w:rsid w:val="005D0EA3"/>
    <w:rsid w:val="005D12FE"/>
    <w:rsid w:val="005D1E58"/>
    <w:rsid w:val="005D21B0"/>
    <w:rsid w:val="005D21DF"/>
    <w:rsid w:val="005D2353"/>
    <w:rsid w:val="005D2380"/>
    <w:rsid w:val="005D2405"/>
    <w:rsid w:val="005D2500"/>
    <w:rsid w:val="005D2565"/>
    <w:rsid w:val="005D2806"/>
    <w:rsid w:val="005D28E5"/>
    <w:rsid w:val="005D2EA6"/>
    <w:rsid w:val="005D300F"/>
    <w:rsid w:val="005D3903"/>
    <w:rsid w:val="005D3E4F"/>
    <w:rsid w:val="005D3ECB"/>
    <w:rsid w:val="005D3F9F"/>
    <w:rsid w:val="005D423A"/>
    <w:rsid w:val="005D46BC"/>
    <w:rsid w:val="005D4709"/>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01D"/>
    <w:rsid w:val="005D614D"/>
    <w:rsid w:val="005D6447"/>
    <w:rsid w:val="005D6511"/>
    <w:rsid w:val="005D65A8"/>
    <w:rsid w:val="005D6881"/>
    <w:rsid w:val="005D6EEA"/>
    <w:rsid w:val="005D6F5F"/>
    <w:rsid w:val="005D7EF2"/>
    <w:rsid w:val="005D7F00"/>
    <w:rsid w:val="005D7F30"/>
    <w:rsid w:val="005D7F64"/>
    <w:rsid w:val="005E0188"/>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BD2"/>
    <w:rsid w:val="005E3D50"/>
    <w:rsid w:val="005E4434"/>
    <w:rsid w:val="005E4516"/>
    <w:rsid w:val="005E4629"/>
    <w:rsid w:val="005E466E"/>
    <w:rsid w:val="005E49BB"/>
    <w:rsid w:val="005E49D3"/>
    <w:rsid w:val="005E4A14"/>
    <w:rsid w:val="005E4A77"/>
    <w:rsid w:val="005E4CD1"/>
    <w:rsid w:val="005E4F3C"/>
    <w:rsid w:val="005E4F87"/>
    <w:rsid w:val="005E538B"/>
    <w:rsid w:val="005E53ED"/>
    <w:rsid w:val="005E5618"/>
    <w:rsid w:val="005E5621"/>
    <w:rsid w:val="005E6159"/>
    <w:rsid w:val="005E6420"/>
    <w:rsid w:val="005E693A"/>
    <w:rsid w:val="005E696B"/>
    <w:rsid w:val="005E6AF0"/>
    <w:rsid w:val="005E6B64"/>
    <w:rsid w:val="005E6E04"/>
    <w:rsid w:val="005E6E77"/>
    <w:rsid w:val="005E7035"/>
    <w:rsid w:val="005E73D1"/>
    <w:rsid w:val="005E77F6"/>
    <w:rsid w:val="005E797B"/>
    <w:rsid w:val="005E7A2F"/>
    <w:rsid w:val="005E7AE7"/>
    <w:rsid w:val="005E7D9C"/>
    <w:rsid w:val="005E7DDA"/>
    <w:rsid w:val="005F01C8"/>
    <w:rsid w:val="005F050C"/>
    <w:rsid w:val="005F0EFF"/>
    <w:rsid w:val="005F0FB3"/>
    <w:rsid w:val="005F11A8"/>
    <w:rsid w:val="005F138C"/>
    <w:rsid w:val="005F141A"/>
    <w:rsid w:val="005F1522"/>
    <w:rsid w:val="005F1AFF"/>
    <w:rsid w:val="005F1BC3"/>
    <w:rsid w:val="005F1BE0"/>
    <w:rsid w:val="005F21BF"/>
    <w:rsid w:val="005F23E8"/>
    <w:rsid w:val="005F2BE3"/>
    <w:rsid w:val="005F335E"/>
    <w:rsid w:val="005F353E"/>
    <w:rsid w:val="005F3D6B"/>
    <w:rsid w:val="005F3FD8"/>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261"/>
    <w:rsid w:val="0060035B"/>
    <w:rsid w:val="00600471"/>
    <w:rsid w:val="00600BF8"/>
    <w:rsid w:val="00600CA2"/>
    <w:rsid w:val="00600F9F"/>
    <w:rsid w:val="00601178"/>
    <w:rsid w:val="006018B9"/>
    <w:rsid w:val="0060195A"/>
    <w:rsid w:val="00601CB8"/>
    <w:rsid w:val="00601EDE"/>
    <w:rsid w:val="00602060"/>
    <w:rsid w:val="0060237C"/>
    <w:rsid w:val="006023F4"/>
    <w:rsid w:val="0060245A"/>
    <w:rsid w:val="006024D3"/>
    <w:rsid w:val="006024EA"/>
    <w:rsid w:val="0060281A"/>
    <w:rsid w:val="0060282C"/>
    <w:rsid w:val="00602EC2"/>
    <w:rsid w:val="00602FFC"/>
    <w:rsid w:val="0060310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424"/>
    <w:rsid w:val="0060759E"/>
    <w:rsid w:val="00607A5F"/>
    <w:rsid w:val="00607A9D"/>
    <w:rsid w:val="00607BE0"/>
    <w:rsid w:val="00607CFC"/>
    <w:rsid w:val="00607D08"/>
    <w:rsid w:val="006102B6"/>
    <w:rsid w:val="00610318"/>
    <w:rsid w:val="00610676"/>
    <w:rsid w:val="0061089B"/>
    <w:rsid w:val="00610B46"/>
    <w:rsid w:val="00610FE1"/>
    <w:rsid w:val="0061102F"/>
    <w:rsid w:val="00611207"/>
    <w:rsid w:val="00611385"/>
    <w:rsid w:val="00611950"/>
    <w:rsid w:val="006119B2"/>
    <w:rsid w:val="00611A76"/>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5CC5"/>
    <w:rsid w:val="00616714"/>
    <w:rsid w:val="00616A13"/>
    <w:rsid w:val="00616B3C"/>
    <w:rsid w:val="00616C88"/>
    <w:rsid w:val="00617AB7"/>
    <w:rsid w:val="00617D0F"/>
    <w:rsid w:val="00617D83"/>
    <w:rsid w:val="006206B0"/>
    <w:rsid w:val="00620796"/>
    <w:rsid w:val="00620A11"/>
    <w:rsid w:val="00620A94"/>
    <w:rsid w:val="00620C44"/>
    <w:rsid w:val="00620C84"/>
    <w:rsid w:val="006211A7"/>
    <w:rsid w:val="006212A4"/>
    <w:rsid w:val="00621461"/>
    <w:rsid w:val="00621555"/>
    <w:rsid w:val="006217FE"/>
    <w:rsid w:val="00621B1B"/>
    <w:rsid w:val="00621B9D"/>
    <w:rsid w:val="00621D1D"/>
    <w:rsid w:val="0062228C"/>
    <w:rsid w:val="006224D9"/>
    <w:rsid w:val="0062260C"/>
    <w:rsid w:val="00622958"/>
    <w:rsid w:val="00622B2A"/>
    <w:rsid w:val="00622FD5"/>
    <w:rsid w:val="00623074"/>
    <w:rsid w:val="006231E2"/>
    <w:rsid w:val="0062343A"/>
    <w:rsid w:val="00623819"/>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928"/>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A3C"/>
    <w:rsid w:val="00631B29"/>
    <w:rsid w:val="00631F1B"/>
    <w:rsid w:val="006324F1"/>
    <w:rsid w:val="0063265E"/>
    <w:rsid w:val="00632702"/>
    <w:rsid w:val="006329A1"/>
    <w:rsid w:val="00632D49"/>
    <w:rsid w:val="00632D89"/>
    <w:rsid w:val="00632F59"/>
    <w:rsid w:val="0063307E"/>
    <w:rsid w:val="0063308A"/>
    <w:rsid w:val="006334BC"/>
    <w:rsid w:val="0063370C"/>
    <w:rsid w:val="00633A36"/>
    <w:rsid w:val="00633AA3"/>
    <w:rsid w:val="00633AAA"/>
    <w:rsid w:val="00633B33"/>
    <w:rsid w:val="00634018"/>
    <w:rsid w:val="006343C6"/>
    <w:rsid w:val="006344C0"/>
    <w:rsid w:val="00634522"/>
    <w:rsid w:val="00634733"/>
    <w:rsid w:val="0063474B"/>
    <w:rsid w:val="00634998"/>
    <w:rsid w:val="006349A1"/>
    <w:rsid w:val="00634F89"/>
    <w:rsid w:val="006350D1"/>
    <w:rsid w:val="00635293"/>
    <w:rsid w:val="006354C0"/>
    <w:rsid w:val="006359D8"/>
    <w:rsid w:val="00636877"/>
    <w:rsid w:val="00636C09"/>
    <w:rsid w:val="00636CB9"/>
    <w:rsid w:val="006373BD"/>
    <w:rsid w:val="00637429"/>
    <w:rsid w:val="006374F6"/>
    <w:rsid w:val="006374FC"/>
    <w:rsid w:val="006375CD"/>
    <w:rsid w:val="00637629"/>
    <w:rsid w:val="006376C3"/>
    <w:rsid w:val="00637ED1"/>
    <w:rsid w:val="00640056"/>
    <w:rsid w:val="00640299"/>
    <w:rsid w:val="00640786"/>
    <w:rsid w:val="00641396"/>
    <w:rsid w:val="00641458"/>
    <w:rsid w:val="00641815"/>
    <w:rsid w:val="00641AFD"/>
    <w:rsid w:val="00641B0F"/>
    <w:rsid w:val="00641C7B"/>
    <w:rsid w:val="00642352"/>
    <w:rsid w:val="00642645"/>
    <w:rsid w:val="00642800"/>
    <w:rsid w:val="00642BCB"/>
    <w:rsid w:val="00642D1C"/>
    <w:rsid w:val="0064305E"/>
    <w:rsid w:val="006432AB"/>
    <w:rsid w:val="00643651"/>
    <w:rsid w:val="006436F3"/>
    <w:rsid w:val="0064371D"/>
    <w:rsid w:val="006437E2"/>
    <w:rsid w:val="0064408D"/>
    <w:rsid w:val="00644553"/>
    <w:rsid w:val="006447AB"/>
    <w:rsid w:val="00644973"/>
    <w:rsid w:val="00644974"/>
    <w:rsid w:val="00644D68"/>
    <w:rsid w:val="00645339"/>
    <w:rsid w:val="006458A2"/>
    <w:rsid w:val="00645CAE"/>
    <w:rsid w:val="0064623F"/>
    <w:rsid w:val="006462AC"/>
    <w:rsid w:val="006462D8"/>
    <w:rsid w:val="00646320"/>
    <w:rsid w:val="0064646A"/>
    <w:rsid w:val="0064674D"/>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2B3"/>
    <w:rsid w:val="00650324"/>
    <w:rsid w:val="006503AC"/>
    <w:rsid w:val="0065045E"/>
    <w:rsid w:val="006507DE"/>
    <w:rsid w:val="006508D9"/>
    <w:rsid w:val="006508E7"/>
    <w:rsid w:val="00650A47"/>
    <w:rsid w:val="00650FCF"/>
    <w:rsid w:val="006511AC"/>
    <w:rsid w:val="006513E7"/>
    <w:rsid w:val="006514F6"/>
    <w:rsid w:val="006518F7"/>
    <w:rsid w:val="006520D9"/>
    <w:rsid w:val="0065225F"/>
    <w:rsid w:val="0065238C"/>
    <w:rsid w:val="0065265F"/>
    <w:rsid w:val="0065275E"/>
    <w:rsid w:val="00652A05"/>
    <w:rsid w:val="00652B07"/>
    <w:rsid w:val="00652ED4"/>
    <w:rsid w:val="00652F21"/>
    <w:rsid w:val="00653B05"/>
    <w:rsid w:val="00653C3F"/>
    <w:rsid w:val="00653DEC"/>
    <w:rsid w:val="00653F44"/>
    <w:rsid w:val="00653FB1"/>
    <w:rsid w:val="0065420C"/>
    <w:rsid w:val="00654255"/>
    <w:rsid w:val="006546B5"/>
    <w:rsid w:val="006546EC"/>
    <w:rsid w:val="00654768"/>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0BFF"/>
    <w:rsid w:val="00661C0E"/>
    <w:rsid w:val="00661C23"/>
    <w:rsid w:val="00661C96"/>
    <w:rsid w:val="00661D2A"/>
    <w:rsid w:val="00661E59"/>
    <w:rsid w:val="00661FC2"/>
    <w:rsid w:val="00661FC4"/>
    <w:rsid w:val="006623E2"/>
    <w:rsid w:val="0066276B"/>
    <w:rsid w:val="00662903"/>
    <w:rsid w:val="00662A00"/>
    <w:rsid w:val="00662F13"/>
    <w:rsid w:val="006631A2"/>
    <w:rsid w:val="006633DD"/>
    <w:rsid w:val="00663672"/>
    <w:rsid w:val="006636E5"/>
    <w:rsid w:val="00663702"/>
    <w:rsid w:val="006637F2"/>
    <w:rsid w:val="0066381B"/>
    <w:rsid w:val="00663AE0"/>
    <w:rsid w:val="00663B28"/>
    <w:rsid w:val="00663BB0"/>
    <w:rsid w:val="006640C7"/>
    <w:rsid w:val="006640D6"/>
    <w:rsid w:val="006641A0"/>
    <w:rsid w:val="006645FA"/>
    <w:rsid w:val="0066460F"/>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19"/>
    <w:rsid w:val="00667C3B"/>
    <w:rsid w:val="0067025D"/>
    <w:rsid w:val="006708C3"/>
    <w:rsid w:val="00670B65"/>
    <w:rsid w:val="00670D01"/>
    <w:rsid w:val="006713BA"/>
    <w:rsid w:val="0067154B"/>
    <w:rsid w:val="006718D5"/>
    <w:rsid w:val="00671A8F"/>
    <w:rsid w:val="00671D43"/>
    <w:rsid w:val="00671F29"/>
    <w:rsid w:val="00672114"/>
    <w:rsid w:val="00672670"/>
    <w:rsid w:val="00672757"/>
    <w:rsid w:val="00672805"/>
    <w:rsid w:val="0067281C"/>
    <w:rsid w:val="00672A6C"/>
    <w:rsid w:val="00672D8B"/>
    <w:rsid w:val="00673426"/>
    <w:rsid w:val="0067345B"/>
    <w:rsid w:val="00673663"/>
    <w:rsid w:val="006739B5"/>
    <w:rsid w:val="00673B0F"/>
    <w:rsid w:val="00673C38"/>
    <w:rsid w:val="00673C82"/>
    <w:rsid w:val="00673CF7"/>
    <w:rsid w:val="00673F55"/>
    <w:rsid w:val="00674399"/>
    <w:rsid w:val="006743EB"/>
    <w:rsid w:val="006747EF"/>
    <w:rsid w:val="00674813"/>
    <w:rsid w:val="006749FD"/>
    <w:rsid w:val="00674FC7"/>
    <w:rsid w:val="0067535B"/>
    <w:rsid w:val="0067563A"/>
    <w:rsid w:val="00675886"/>
    <w:rsid w:val="006758F1"/>
    <w:rsid w:val="00675A35"/>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5B0"/>
    <w:rsid w:val="006805FE"/>
    <w:rsid w:val="00680983"/>
    <w:rsid w:val="006809F0"/>
    <w:rsid w:val="00680BE3"/>
    <w:rsid w:val="00680D88"/>
    <w:rsid w:val="00680E72"/>
    <w:rsid w:val="00680FA4"/>
    <w:rsid w:val="00680FBD"/>
    <w:rsid w:val="006810FC"/>
    <w:rsid w:val="00681158"/>
    <w:rsid w:val="0068140E"/>
    <w:rsid w:val="00681460"/>
    <w:rsid w:val="006815A0"/>
    <w:rsid w:val="006818FD"/>
    <w:rsid w:val="00681D87"/>
    <w:rsid w:val="0068205D"/>
    <w:rsid w:val="00682379"/>
    <w:rsid w:val="006823DD"/>
    <w:rsid w:val="006825E9"/>
    <w:rsid w:val="0068266C"/>
    <w:rsid w:val="00682862"/>
    <w:rsid w:val="0068289A"/>
    <w:rsid w:val="006828DE"/>
    <w:rsid w:val="00682BC3"/>
    <w:rsid w:val="00682FF8"/>
    <w:rsid w:val="00683142"/>
    <w:rsid w:val="0068378C"/>
    <w:rsid w:val="00683847"/>
    <w:rsid w:val="00683863"/>
    <w:rsid w:val="006838EA"/>
    <w:rsid w:val="00683B83"/>
    <w:rsid w:val="00683D2B"/>
    <w:rsid w:val="00684046"/>
    <w:rsid w:val="00684076"/>
    <w:rsid w:val="00684101"/>
    <w:rsid w:val="0068413D"/>
    <w:rsid w:val="006843AB"/>
    <w:rsid w:val="00684528"/>
    <w:rsid w:val="00684668"/>
    <w:rsid w:val="00684A6B"/>
    <w:rsid w:val="006853C9"/>
    <w:rsid w:val="00685807"/>
    <w:rsid w:val="0068588E"/>
    <w:rsid w:val="00685976"/>
    <w:rsid w:val="006859A1"/>
    <w:rsid w:val="00685B11"/>
    <w:rsid w:val="00685D27"/>
    <w:rsid w:val="00685DDF"/>
    <w:rsid w:val="0068628D"/>
    <w:rsid w:val="006865DE"/>
    <w:rsid w:val="00686A5E"/>
    <w:rsid w:val="00686AF1"/>
    <w:rsid w:val="00686D95"/>
    <w:rsid w:val="00687139"/>
    <w:rsid w:val="006872D7"/>
    <w:rsid w:val="00687505"/>
    <w:rsid w:val="00687523"/>
    <w:rsid w:val="00687640"/>
    <w:rsid w:val="006876ED"/>
    <w:rsid w:val="006879C9"/>
    <w:rsid w:val="00687FDF"/>
    <w:rsid w:val="006907E9"/>
    <w:rsid w:val="0069086C"/>
    <w:rsid w:val="006909E5"/>
    <w:rsid w:val="00690A0C"/>
    <w:rsid w:val="00690E85"/>
    <w:rsid w:val="006910FE"/>
    <w:rsid w:val="006911C9"/>
    <w:rsid w:val="006915E7"/>
    <w:rsid w:val="0069184D"/>
    <w:rsid w:val="0069184F"/>
    <w:rsid w:val="00691A1A"/>
    <w:rsid w:val="00691A1F"/>
    <w:rsid w:val="00691BB0"/>
    <w:rsid w:val="0069270E"/>
    <w:rsid w:val="0069278B"/>
    <w:rsid w:val="006927D3"/>
    <w:rsid w:val="00692ABA"/>
    <w:rsid w:val="00692CDA"/>
    <w:rsid w:val="00692D23"/>
    <w:rsid w:val="00692E70"/>
    <w:rsid w:val="0069318D"/>
    <w:rsid w:val="006931FE"/>
    <w:rsid w:val="00693427"/>
    <w:rsid w:val="006934A7"/>
    <w:rsid w:val="00693BA5"/>
    <w:rsid w:val="00693CDC"/>
    <w:rsid w:val="00693EC6"/>
    <w:rsid w:val="00693F3B"/>
    <w:rsid w:val="00693FD1"/>
    <w:rsid w:val="00694008"/>
    <w:rsid w:val="00694793"/>
    <w:rsid w:val="0069493D"/>
    <w:rsid w:val="006949B2"/>
    <w:rsid w:val="00694A17"/>
    <w:rsid w:val="00694A41"/>
    <w:rsid w:val="0069520A"/>
    <w:rsid w:val="00695310"/>
    <w:rsid w:val="006954B9"/>
    <w:rsid w:val="006955A2"/>
    <w:rsid w:val="00695719"/>
    <w:rsid w:val="00695723"/>
    <w:rsid w:val="00695797"/>
    <w:rsid w:val="00695ED2"/>
    <w:rsid w:val="00695FC9"/>
    <w:rsid w:val="00696060"/>
    <w:rsid w:val="00696442"/>
    <w:rsid w:val="00696465"/>
    <w:rsid w:val="00696477"/>
    <w:rsid w:val="006967FE"/>
    <w:rsid w:val="00696840"/>
    <w:rsid w:val="00696CD3"/>
    <w:rsid w:val="00696D14"/>
    <w:rsid w:val="006970C5"/>
    <w:rsid w:val="00697558"/>
    <w:rsid w:val="0069779A"/>
    <w:rsid w:val="006977BB"/>
    <w:rsid w:val="00697CC2"/>
    <w:rsid w:val="00697D71"/>
    <w:rsid w:val="00697DB9"/>
    <w:rsid w:val="00697E26"/>
    <w:rsid w:val="006A02BE"/>
    <w:rsid w:val="006A0AC1"/>
    <w:rsid w:val="006A0E51"/>
    <w:rsid w:val="006A102D"/>
    <w:rsid w:val="006A122A"/>
    <w:rsid w:val="006A1232"/>
    <w:rsid w:val="006A153D"/>
    <w:rsid w:val="006A1610"/>
    <w:rsid w:val="006A184C"/>
    <w:rsid w:val="006A1D99"/>
    <w:rsid w:val="006A1DBD"/>
    <w:rsid w:val="006A2299"/>
    <w:rsid w:val="006A2692"/>
    <w:rsid w:val="006A2D2A"/>
    <w:rsid w:val="006A3016"/>
    <w:rsid w:val="006A393A"/>
    <w:rsid w:val="006A3BA5"/>
    <w:rsid w:val="006A3D65"/>
    <w:rsid w:val="006A3DB5"/>
    <w:rsid w:val="006A3F23"/>
    <w:rsid w:val="006A4659"/>
    <w:rsid w:val="006A46D6"/>
    <w:rsid w:val="006A4719"/>
    <w:rsid w:val="006A4DD4"/>
    <w:rsid w:val="006A4F9B"/>
    <w:rsid w:val="006A5233"/>
    <w:rsid w:val="006A55B1"/>
    <w:rsid w:val="006A5780"/>
    <w:rsid w:val="006A59D5"/>
    <w:rsid w:val="006A5B3F"/>
    <w:rsid w:val="006A5E09"/>
    <w:rsid w:val="006A6271"/>
    <w:rsid w:val="006A6609"/>
    <w:rsid w:val="006A675C"/>
    <w:rsid w:val="006A6777"/>
    <w:rsid w:val="006A682A"/>
    <w:rsid w:val="006A69D6"/>
    <w:rsid w:val="006A6FDF"/>
    <w:rsid w:val="006A729E"/>
    <w:rsid w:val="006A78CE"/>
    <w:rsid w:val="006A7E15"/>
    <w:rsid w:val="006B00F2"/>
    <w:rsid w:val="006B01FF"/>
    <w:rsid w:val="006B026B"/>
    <w:rsid w:val="006B0692"/>
    <w:rsid w:val="006B0DC2"/>
    <w:rsid w:val="006B0F7C"/>
    <w:rsid w:val="006B1191"/>
    <w:rsid w:val="006B12BB"/>
    <w:rsid w:val="006B145D"/>
    <w:rsid w:val="006B14D5"/>
    <w:rsid w:val="006B17E8"/>
    <w:rsid w:val="006B1A59"/>
    <w:rsid w:val="006B1C44"/>
    <w:rsid w:val="006B1D5B"/>
    <w:rsid w:val="006B1E00"/>
    <w:rsid w:val="006B1F96"/>
    <w:rsid w:val="006B251B"/>
    <w:rsid w:val="006B28F8"/>
    <w:rsid w:val="006B2956"/>
    <w:rsid w:val="006B374C"/>
    <w:rsid w:val="006B3B12"/>
    <w:rsid w:val="006B3D8D"/>
    <w:rsid w:val="006B40A1"/>
    <w:rsid w:val="006B40E2"/>
    <w:rsid w:val="006B43B2"/>
    <w:rsid w:val="006B43EF"/>
    <w:rsid w:val="006B4475"/>
    <w:rsid w:val="006B47F2"/>
    <w:rsid w:val="006B4C4D"/>
    <w:rsid w:val="006B4E09"/>
    <w:rsid w:val="006B51EF"/>
    <w:rsid w:val="006B5723"/>
    <w:rsid w:val="006B5796"/>
    <w:rsid w:val="006B592C"/>
    <w:rsid w:val="006B5ECC"/>
    <w:rsid w:val="006B5EDD"/>
    <w:rsid w:val="006B6177"/>
    <w:rsid w:val="006B6600"/>
    <w:rsid w:val="006B6FF8"/>
    <w:rsid w:val="006B6FFD"/>
    <w:rsid w:val="006B706C"/>
    <w:rsid w:val="006B71E5"/>
    <w:rsid w:val="006B73DE"/>
    <w:rsid w:val="006B7506"/>
    <w:rsid w:val="006B76B3"/>
    <w:rsid w:val="006B774D"/>
    <w:rsid w:val="006B7B8F"/>
    <w:rsid w:val="006B7DED"/>
    <w:rsid w:val="006B7E76"/>
    <w:rsid w:val="006C001B"/>
    <w:rsid w:val="006C002F"/>
    <w:rsid w:val="006C0145"/>
    <w:rsid w:val="006C092D"/>
    <w:rsid w:val="006C0951"/>
    <w:rsid w:val="006C0B09"/>
    <w:rsid w:val="006C0D96"/>
    <w:rsid w:val="006C0E75"/>
    <w:rsid w:val="006C1104"/>
    <w:rsid w:val="006C1453"/>
    <w:rsid w:val="006C1588"/>
    <w:rsid w:val="006C1837"/>
    <w:rsid w:val="006C1922"/>
    <w:rsid w:val="006C1BDC"/>
    <w:rsid w:val="006C1D26"/>
    <w:rsid w:val="006C1DC2"/>
    <w:rsid w:val="006C1EF4"/>
    <w:rsid w:val="006C22C3"/>
    <w:rsid w:val="006C2385"/>
    <w:rsid w:val="006C2C73"/>
    <w:rsid w:val="006C2D43"/>
    <w:rsid w:val="006C2E51"/>
    <w:rsid w:val="006C31D1"/>
    <w:rsid w:val="006C336B"/>
    <w:rsid w:val="006C365D"/>
    <w:rsid w:val="006C37A5"/>
    <w:rsid w:val="006C3B44"/>
    <w:rsid w:val="006C3F42"/>
    <w:rsid w:val="006C40C4"/>
    <w:rsid w:val="006C4100"/>
    <w:rsid w:val="006C4206"/>
    <w:rsid w:val="006C4258"/>
    <w:rsid w:val="006C42F0"/>
    <w:rsid w:val="006C4459"/>
    <w:rsid w:val="006C493D"/>
    <w:rsid w:val="006C499E"/>
    <w:rsid w:val="006C4A89"/>
    <w:rsid w:val="006C4F3D"/>
    <w:rsid w:val="006C4FF1"/>
    <w:rsid w:val="006C501E"/>
    <w:rsid w:val="006C529D"/>
    <w:rsid w:val="006C5479"/>
    <w:rsid w:val="006C5731"/>
    <w:rsid w:val="006C5B61"/>
    <w:rsid w:val="006C5C0E"/>
    <w:rsid w:val="006C5F6C"/>
    <w:rsid w:val="006C6050"/>
    <w:rsid w:val="006C61E9"/>
    <w:rsid w:val="006C64EF"/>
    <w:rsid w:val="006C6663"/>
    <w:rsid w:val="006C6770"/>
    <w:rsid w:val="006C68D2"/>
    <w:rsid w:val="006C6947"/>
    <w:rsid w:val="006C69D8"/>
    <w:rsid w:val="006C69FB"/>
    <w:rsid w:val="006C6F69"/>
    <w:rsid w:val="006C6FEB"/>
    <w:rsid w:val="006C6FFA"/>
    <w:rsid w:val="006C7311"/>
    <w:rsid w:val="006C7555"/>
    <w:rsid w:val="006C7976"/>
    <w:rsid w:val="006C7A47"/>
    <w:rsid w:val="006C7AF2"/>
    <w:rsid w:val="006C7C94"/>
    <w:rsid w:val="006C7F8A"/>
    <w:rsid w:val="006D01A7"/>
    <w:rsid w:val="006D01CC"/>
    <w:rsid w:val="006D0359"/>
    <w:rsid w:val="006D0600"/>
    <w:rsid w:val="006D0608"/>
    <w:rsid w:val="006D0968"/>
    <w:rsid w:val="006D0DD7"/>
    <w:rsid w:val="006D0F6E"/>
    <w:rsid w:val="006D1285"/>
    <w:rsid w:val="006D1454"/>
    <w:rsid w:val="006D159D"/>
    <w:rsid w:val="006D16CD"/>
    <w:rsid w:val="006D1740"/>
    <w:rsid w:val="006D203B"/>
    <w:rsid w:val="006D22B2"/>
    <w:rsid w:val="006D22D6"/>
    <w:rsid w:val="006D2458"/>
    <w:rsid w:val="006D2B72"/>
    <w:rsid w:val="006D2BD0"/>
    <w:rsid w:val="006D3314"/>
    <w:rsid w:val="006D391B"/>
    <w:rsid w:val="006D3C21"/>
    <w:rsid w:val="006D3C89"/>
    <w:rsid w:val="006D3D4A"/>
    <w:rsid w:val="006D3E99"/>
    <w:rsid w:val="006D40FE"/>
    <w:rsid w:val="006D48B9"/>
    <w:rsid w:val="006D4941"/>
    <w:rsid w:val="006D4AC1"/>
    <w:rsid w:val="006D4C50"/>
    <w:rsid w:val="006D4EE6"/>
    <w:rsid w:val="006D5AC3"/>
    <w:rsid w:val="006D5B0B"/>
    <w:rsid w:val="006D5C32"/>
    <w:rsid w:val="006D5C9B"/>
    <w:rsid w:val="006D5CE9"/>
    <w:rsid w:val="006D5DD0"/>
    <w:rsid w:val="006D6479"/>
    <w:rsid w:val="006D64AA"/>
    <w:rsid w:val="006D6677"/>
    <w:rsid w:val="006D66C2"/>
    <w:rsid w:val="006D690D"/>
    <w:rsid w:val="006D6A36"/>
    <w:rsid w:val="006D6BBC"/>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0DA7"/>
    <w:rsid w:val="006E0E54"/>
    <w:rsid w:val="006E10CB"/>
    <w:rsid w:val="006E16D6"/>
    <w:rsid w:val="006E180C"/>
    <w:rsid w:val="006E192F"/>
    <w:rsid w:val="006E1BAE"/>
    <w:rsid w:val="006E2211"/>
    <w:rsid w:val="006E2336"/>
    <w:rsid w:val="006E27CF"/>
    <w:rsid w:val="006E27E3"/>
    <w:rsid w:val="006E2826"/>
    <w:rsid w:val="006E2A41"/>
    <w:rsid w:val="006E2CAA"/>
    <w:rsid w:val="006E2D41"/>
    <w:rsid w:val="006E2D91"/>
    <w:rsid w:val="006E2DAD"/>
    <w:rsid w:val="006E3426"/>
    <w:rsid w:val="006E367E"/>
    <w:rsid w:val="006E3729"/>
    <w:rsid w:val="006E3792"/>
    <w:rsid w:val="006E3B8C"/>
    <w:rsid w:val="006E3B97"/>
    <w:rsid w:val="006E3C95"/>
    <w:rsid w:val="006E3E60"/>
    <w:rsid w:val="006E40E5"/>
    <w:rsid w:val="006E41AE"/>
    <w:rsid w:val="006E4226"/>
    <w:rsid w:val="006E4458"/>
    <w:rsid w:val="006E488C"/>
    <w:rsid w:val="006E4A5A"/>
    <w:rsid w:val="006E4D26"/>
    <w:rsid w:val="006E5671"/>
    <w:rsid w:val="006E5747"/>
    <w:rsid w:val="006E57F2"/>
    <w:rsid w:val="006E57FF"/>
    <w:rsid w:val="006E5A44"/>
    <w:rsid w:val="006E5BB9"/>
    <w:rsid w:val="006E602D"/>
    <w:rsid w:val="006E68D5"/>
    <w:rsid w:val="006E69DC"/>
    <w:rsid w:val="006E7342"/>
    <w:rsid w:val="006E7A55"/>
    <w:rsid w:val="006F04F6"/>
    <w:rsid w:val="006F0577"/>
    <w:rsid w:val="006F0587"/>
    <w:rsid w:val="006F075F"/>
    <w:rsid w:val="006F0772"/>
    <w:rsid w:val="006F07B1"/>
    <w:rsid w:val="006F09FD"/>
    <w:rsid w:val="006F0A24"/>
    <w:rsid w:val="006F0C43"/>
    <w:rsid w:val="006F0CD5"/>
    <w:rsid w:val="006F0FFA"/>
    <w:rsid w:val="006F166C"/>
    <w:rsid w:val="006F1751"/>
    <w:rsid w:val="006F179C"/>
    <w:rsid w:val="006F1D08"/>
    <w:rsid w:val="006F206E"/>
    <w:rsid w:val="006F22A8"/>
    <w:rsid w:val="006F24DA"/>
    <w:rsid w:val="006F26A4"/>
    <w:rsid w:val="006F27EE"/>
    <w:rsid w:val="006F2840"/>
    <w:rsid w:val="006F2CB7"/>
    <w:rsid w:val="006F2DFB"/>
    <w:rsid w:val="006F336B"/>
    <w:rsid w:val="006F366B"/>
    <w:rsid w:val="006F37FD"/>
    <w:rsid w:val="006F3D4B"/>
    <w:rsid w:val="006F3FCA"/>
    <w:rsid w:val="006F406C"/>
    <w:rsid w:val="006F4141"/>
    <w:rsid w:val="006F42D9"/>
    <w:rsid w:val="006F451D"/>
    <w:rsid w:val="006F463A"/>
    <w:rsid w:val="006F4C2B"/>
    <w:rsid w:val="006F4D2A"/>
    <w:rsid w:val="006F4ED3"/>
    <w:rsid w:val="006F4F2E"/>
    <w:rsid w:val="006F5076"/>
    <w:rsid w:val="006F51AA"/>
    <w:rsid w:val="006F5444"/>
    <w:rsid w:val="006F599F"/>
    <w:rsid w:val="006F59B9"/>
    <w:rsid w:val="006F5A6F"/>
    <w:rsid w:val="006F5B64"/>
    <w:rsid w:val="006F5C5D"/>
    <w:rsid w:val="006F5CAD"/>
    <w:rsid w:val="006F5FB1"/>
    <w:rsid w:val="006F62E2"/>
    <w:rsid w:val="006F6865"/>
    <w:rsid w:val="006F68AD"/>
    <w:rsid w:val="006F6B4B"/>
    <w:rsid w:val="006F6FEF"/>
    <w:rsid w:val="006F7122"/>
    <w:rsid w:val="006F72D8"/>
    <w:rsid w:val="006F7356"/>
    <w:rsid w:val="006F7572"/>
    <w:rsid w:val="006F75AA"/>
    <w:rsid w:val="006F7A89"/>
    <w:rsid w:val="006F7BD7"/>
    <w:rsid w:val="00700031"/>
    <w:rsid w:val="007002AF"/>
    <w:rsid w:val="0070074E"/>
    <w:rsid w:val="0070092B"/>
    <w:rsid w:val="00700A8B"/>
    <w:rsid w:val="00701274"/>
    <w:rsid w:val="00701865"/>
    <w:rsid w:val="00701A8A"/>
    <w:rsid w:val="007020A6"/>
    <w:rsid w:val="007022BA"/>
    <w:rsid w:val="007023B9"/>
    <w:rsid w:val="00702792"/>
    <w:rsid w:val="00702A73"/>
    <w:rsid w:val="00702DC1"/>
    <w:rsid w:val="00703076"/>
    <w:rsid w:val="0070337A"/>
    <w:rsid w:val="00703384"/>
    <w:rsid w:val="00703A87"/>
    <w:rsid w:val="00703B91"/>
    <w:rsid w:val="007041B1"/>
    <w:rsid w:val="0070440B"/>
    <w:rsid w:val="00704590"/>
    <w:rsid w:val="007045E3"/>
    <w:rsid w:val="00704752"/>
    <w:rsid w:val="007048B5"/>
    <w:rsid w:val="007048CF"/>
    <w:rsid w:val="00704919"/>
    <w:rsid w:val="00704CCF"/>
    <w:rsid w:val="00704CD5"/>
    <w:rsid w:val="00704EA3"/>
    <w:rsid w:val="00704F41"/>
    <w:rsid w:val="00704F9A"/>
    <w:rsid w:val="00705367"/>
    <w:rsid w:val="007056BA"/>
    <w:rsid w:val="0070593E"/>
    <w:rsid w:val="00705B9E"/>
    <w:rsid w:val="00705FCB"/>
    <w:rsid w:val="00706432"/>
    <w:rsid w:val="007066A4"/>
    <w:rsid w:val="0070691B"/>
    <w:rsid w:val="007069B5"/>
    <w:rsid w:val="00707A31"/>
    <w:rsid w:val="00707A4D"/>
    <w:rsid w:val="00707BD2"/>
    <w:rsid w:val="00707F24"/>
    <w:rsid w:val="00707F3B"/>
    <w:rsid w:val="00707FC9"/>
    <w:rsid w:val="00710026"/>
    <w:rsid w:val="007101BB"/>
    <w:rsid w:val="007101BF"/>
    <w:rsid w:val="0071020F"/>
    <w:rsid w:val="007106D0"/>
    <w:rsid w:val="00710979"/>
    <w:rsid w:val="00710A77"/>
    <w:rsid w:val="00710CE0"/>
    <w:rsid w:val="00710E5C"/>
    <w:rsid w:val="00710FE9"/>
    <w:rsid w:val="007112FB"/>
    <w:rsid w:val="00711643"/>
    <w:rsid w:val="007116A5"/>
    <w:rsid w:val="00711F2A"/>
    <w:rsid w:val="00712301"/>
    <w:rsid w:val="00712362"/>
    <w:rsid w:val="00712A30"/>
    <w:rsid w:val="00712F2C"/>
    <w:rsid w:val="00713398"/>
    <w:rsid w:val="007133F2"/>
    <w:rsid w:val="00713472"/>
    <w:rsid w:val="007134AF"/>
    <w:rsid w:val="00713544"/>
    <w:rsid w:val="0071359A"/>
    <w:rsid w:val="007136F5"/>
    <w:rsid w:val="00713950"/>
    <w:rsid w:val="007140C5"/>
    <w:rsid w:val="0071432B"/>
    <w:rsid w:val="00714415"/>
    <w:rsid w:val="00714467"/>
    <w:rsid w:val="0071462F"/>
    <w:rsid w:val="007146FD"/>
    <w:rsid w:val="0071480A"/>
    <w:rsid w:val="0071489B"/>
    <w:rsid w:val="00714BD7"/>
    <w:rsid w:val="007153EE"/>
    <w:rsid w:val="00715412"/>
    <w:rsid w:val="007158B1"/>
    <w:rsid w:val="007159A7"/>
    <w:rsid w:val="007159B3"/>
    <w:rsid w:val="00715CF5"/>
    <w:rsid w:val="00715D9D"/>
    <w:rsid w:val="00715FB9"/>
    <w:rsid w:val="007165DC"/>
    <w:rsid w:val="00716654"/>
    <w:rsid w:val="00716736"/>
    <w:rsid w:val="00716A1D"/>
    <w:rsid w:val="00716B43"/>
    <w:rsid w:val="00716B4A"/>
    <w:rsid w:val="00716D69"/>
    <w:rsid w:val="00716D6F"/>
    <w:rsid w:val="00716D90"/>
    <w:rsid w:val="00716E7C"/>
    <w:rsid w:val="00716ED0"/>
    <w:rsid w:val="00716F06"/>
    <w:rsid w:val="00717500"/>
    <w:rsid w:val="00717887"/>
    <w:rsid w:val="00717E45"/>
    <w:rsid w:val="00717F03"/>
    <w:rsid w:val="00717F57"/>
    <w:rsid w:val="00717F74"/>
    <w:rsid w:val="00720006"/>
    <w:rsid w:val="00720476"/>
    <w:rsid w:val="00720483"/>
    <w:rsid w:val="007205E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863"/>
    <w:rsid w:val="00723A18"/>
    <w:rsid w:val="00723A8C"/>
    <w:rsid w:val="00723AE7"/>
    <w:rsid w:val="00723C9B"/>
    <w:rsid w:val="00723E5E"/>
    <w:rsid w:val="00723F70"/>
    <w:rsid w:val="00724045"/>
    <w:rsid w:val="0072410E"/>
    <w:rsid w:val="007242D3"/>
    <w:rsid w:val="0072437E"/>
    <w:rsid w:val="007245B6"/>
    <w:rsid w:val="0072473C"/>
    <w:rsid w:val="00724823"/>
    <w:rsid w:val="00724885"/>
    <w:rsid w:val="00724E7D"/>
    <w:rsid w:val="0072508D"/>
    <w:rsid w:val="0072508E"/>
    <w:rsid w:val="00725272"/>
    <w:rsid w:val="007253C1"/>
    <w:rsid w:val="00725429"/>
    <w:rsid w:val="00725475"/>
    <w:rsid w:val="00725561"/>
    <w:rsid w:val="00725633"/>
    <w:rsid w:val="007256A1"/>
    <w:rsid w:val="00725C4C"/>
    <w:rsid w:val="00725D03"/>
    <w:rsid w:val="00725EA5"/>
    <w:rsid w:val="00725F2A"/>
    <w:rsid w:val="00726043"/>
    <w:rsid w:val="007264C8"/>
    <w:rsid w:val="007265CA"/>
    <w:rsid w:val="00726774"/>
    <w:rsid w:val="00726DC3"/>
    <w:rsid w:val="007275AD"/>
    <w:rsid w:val="007275C5"/>
    <w:rsid w:val="007279CF"/>
    <w:rsid w:val="00727A38"/>
    <w:rsid w:val="00727D2A"/>
    <w:rsid w:val="00727FB8"/>
    <w:rsid w:val="00730432"/>
    <w:rsid w:val="00730652"/>
    <w:rsid w:val="00730985"/>
    <w:rsid w:val="00730B8D"/>
    <w:rsid w:val="00730C31"/>
    <w:rsid w:val="00730F3D"/>
    <w:rsid w:val="0073118C"/>
    <w:rsid w:val="00731248"/>
    <w:rsid w:val="007313F0"/>
    <w:rsid w:val="00731452"/>
    <w:rsid w:val="007319D2"/>
    <w:rsid w:val="00731DE4"/>
    <w:rsid w:val="00731E54"/>
    <w:rsid w:val="00732093"/>
    <w:rsid w:val="00732326"/>
    <w:rsid w:val="007327FC"/>
    <w:rsid w:val="00732CFD"/>
    <w:rsid w:val="007337AF"/>
    <w:rsid w:val="00733CD8"/>
    <w:rsid w:val="00733ED1"/>
    <w:rsid w:val="007342C3"/>
    <w:rsid w:val="007343B9"/>
    <w:rsid w:val="0073445F"/>
    <w:rsid w:val="0073460B"/>
    <w:rsid w:val="00734B0A"/>
    <w:rsid w:val="00734BAE"/>
    <w:rsid w:val="007354A2"/>
    <w:rsid w:val="00735958"/>
    <w:rsid w:val="00735B04"/>
    <w:rsid w:val="00735B6A"/>
    <w:rsid w:val="00735CAE"/>
    <w:rsid w:val="00735DA9"/>
    <w:rsid w:val="00735DD7"/>
    <w:rsid w:val="00735E97"/>
    <w:rsid w:val="00736255"/>
    <w:rsid w:val="00736284"/>
    <w:rsid w:val="0073635D"/>
    <w:rsid w:val="00736436"/>
    <w:rsid w:val="00736AD7"/>
    <w:rsid w:val="00736B2E"/>
    <w:rsid w:val="00736D90"/>
    <w:rsid w:val="00736FFA"/>
    <w:rsid w:val="00737201"/>
    <w:rsid w:val="00737286"/>
    <w:rsid w:val="007372E2"/>
    <w:rsid w:val="00737550"/>
    <w:rsid w:val="00737937"/>
    <w:rsid w:val="007379BA"/>
    <w:rsid w:val="00737A31"/>
    <w:rsid w:val="00740041"/>
    <w:rsid w:val="00740526"/>
    <w:rsid w:val="0074086D"/>
    <w:rsid w:val="00740875"/>
    <w:rsid w:val="00740A1E"/>
    <w:rsid w:val="00740A97"/>
    <w:rsid w:val="00740E63"/>
    <w:rsid w:val="00740EBB"/>
    <w:rsid w:val="00740EC7"/>
    <w:rsid w:val="007411D3"/>
    <w:rsid w:val="00741212"/>
    <w:rsid w:val="00741942"/>
    <w:rsid w:val="00741BFD"/>
    <w:rsid w:val="007423B8"/>
    <w:rsid w:val="00742568"/>
    <w:rsid w:val="0074281B"/>
    <w:rsid w:val="0074287F"/>
    <w:rsid w:val="00742A94"/>
    <w:rsid w:val="00743155"/>
    <w:rsid w:val="0074321B"/>
    <w:rsid w:val="0074333A"/>
    <w:rsid w:val="00743564"/>
    <w:rsid w:val="007436FF"/>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10"/>
    <w:rsid w:val="0075022D"/>
    <w:rsid w:val="00750406"/>
    <w:rsid w:val="00750901"/>
    <w:rsid w:val="00750B8A"/>
    <w:rsid w:val="00750C19"/>
    <w:rsid w:val="00750E79"/>
    <w:rsid w:val="00751175"/>
    <w:rsid w:val="00751249"/>
    <w:rsid w:val="007519D6"/>
    <w:rsid w:val="00751AC8"/>
    <w:rsid w:val="00751B37"/>
    <w:rsid w:val="00752058"/>
    <w:rsid w:val="007521C9"/>
    <w:rsid w:val="00752721"/>
    <w:rsid w:val="00752B08"/>
    <w:rsid w:val="00753035"/>
    <w:rsid w:val="00753708"/>
    <w:rsid w:val="00753894"/>
    <w:rsid w:val="00753C14"/>
    <w:rsid w:val="00753C26"/>
    <w:rsid w:val="00753D30"/>
    <w:rsid w:val="00754135"/>
    <w:rsid w:val="00754278"/>
    <w:rsid w:val="0075437B"/>
    <w:rsid w:val="00754564"/>
    <w:rsid w:val="00754604"/>
    <w:rsid w:val="007546C8"/>
    <w:rsid w:val="00754991"/>
    <w:rsid w:val="00755128"/>
    <w:rsid w:val="007552CB"/>
    <w:rsid w:val="0075562A"/>
    <w:rsid w:val="00755C09"/>
    <w:rsid w:val="00755C5B"/>
    <w:rsid w:val="00755DE3"/>
    <w:rsid w:val="00755E50"/>
    <w:rsid w:val="00755E60"/>
    <w:rsid w:val="007560F7"/>
    <w:rsid w:val="00756110"/>
    <w:rsid w:val="00756496"/>
    <w:rsid w:val="007564C0"/>
    <w:rsid w:val="00756ECA"/>
    <w:rsid w:val="00757112"/>
    <w:rsid w:val="00757406"/>
    <w:rsid w:val="007574E0"/>
    <w:rsid w:val="007575D7"/>
    <w:rsid w:val="0075775A"/>
    <w:rsid w:val="00757E64"/>
    <w:rsid w:val="0076013D"/>
    <w:rsid w:val="007605AD"/>
    <w:rsid w:val="007606A3"/>
    <w:rsid w:val="00760864"/>
    <w:rsid w:val="007608E2"/>
    <w:rsid w:val="00760BD3"/>
    <w:rsid w:val="00760F62"/>
    <w:rsid w:val="007611EF"/>
    <w:rsid w:val="00761913"/>
    <w:rsid w:val="00761A10"/>
    <w:rsid w:val="00761A2F"/>
    <w:rsid w:val="00761A75"/>
    <w:rsid w:val="00761C0A"/>
    <w:rsid w:val="00761F7F"/>
    <w:rsid w:val="00761F88"/>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5A26"/>
    <w:rsid w:val="00765E09"/>
    <w:rsid w:val="00765F3A"/>
    <w:rsid w:val="007661FF"/>
    <w:rsid w:val="007663CF"/>
    <w:rsid w:val="007664AF"/>
    <w:rsid w:val="0076658C"/>
    <w:rsid w:val="00766999"/>
    <w:rsid w:val="007670CB"/>
    <w:rsid w:val="007675EE"/>
    <w:rsid w:val="00767B25"/>
    <w:rsid w:val="00767F0A"/>
    <w:rsid w:val="00767F90"/>
    <w:rsid w:val="007704C7"/>
    <w:rsid w:val="007707CD"/>
    <w:rsid w:val="007709CD"/>
    <w:rsid w:val="00770B6B"/>
    <w:rsid w:val="00770BBD"/>
    <w:rsid w:val="00770C38"/>
    <w:rsid w:val="00770CD2"/>
    <w:rsid w:val="007713A7"/>
    <w:rsid w:val="00771415"/>
    <w:rsid w:val="0077142A"/>
    <w:rsid w:val="007718CE"/>
    <w:rsid w:val="00771BE6"/>
    <w:rsid w:val="00772095"/>
    <w:rsid w:val="00772636"/>
    <w:rsid w:val="00772909"/>
    <w:rsid w:val="00772ABF"/>
    <w:rsid w:val="00772C35"/>
    <w:rsid w:val="00772CF4"/>
    <w:rsid w:val="0077317F"/>
    <w:rsid w:val="00773291"/>
    <w:rsid w:val="007732BA"/>
    <w:rsid w:val="00773445"/>
    <w:rsid w:val="00773480"/>
    <w:rsid w:val="007734E7"/>
    <w:rsid w:val="00773542"/>
    <w:rsid w:val="007735ED"/>
    <w:rsid w:val="00773AA6"/>
    <w:rsid w:val="00773CCA"/>
    <w:rsid w:val="00773DF4"/>
    <w:rsid w:val="00774277"/>
    <w:rsid w:val="00774481"/>
    <w:rsid w:val="00774A2B"/>
    <w:rsid w:val="00774AA7"/>
    <w:rsid w:val="00774B22"/>
    <w:rsid w:val="00774BEB"/>
    <w:rsid w:val="00774ECC"/>
    <w:rsid w:val="00775126"/>
    <w:rsid w:val="0077577D"/>
    <w:rsid w:val="007757A5"/>
    <w:rsid w:val="0077584C"/>
    <w:rsid w:val="007759F0"/>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38"/>
    <w:rsid w:val="00777870"/>
    <w:rsid w:val="00777C6D"/>
    <w:rsid w:val="00777C87"/>
    <w:rsid w:val="00777E3F"/>
    <w:rsid w:val="007800CC"/>
    <w:rsid w:val="00780380"/>
    <w:rsid w:val="00780453"/>
    <w:rsid w:val="00780501"/>
    <w:rsid w:val="007805E6"/>
    <w:rsid w:val="0078061B"/>
    <w:rsid w:val="00780814"/>
    <w:rsid w:val="00780866"/>
    <w:rsid w:val="00780C31"/>
    <w:rsid w:val="00780DDC"/>
    <w:rsid w:val="00780F40"/>
    <w:rsid w:val="00781552"/>
    <w:rsid w:val="007816C0"/>
    <w:rsid w:val="00781A2B"/>
    <w:rsid w:val="00781F31"/>
    <w:rsid w:val="00781F6A"/>
    <w:rsid w:val="007820F4"/>
    <w:rsid w:val="00782630"/>
    <w:rsid w:val="007826EC"/>
    <w:rsid w:val="007826F6"/>
    <w:rsid w:val="007829DC"/>
    <w:rsid w:val="00782D21"/>
    <w:rsid w:val="00782E87"/>
    <w:rsid w:val="00783193"/>
    <w:rsid w:val="00783311"/>
    <w:rsid w:val="007833FA"/>
    <w:rsid w:val="00783715"/>
    <w:rsid w:val="00783723"/>
    <w:rsid w:val="00783A46"/>
    <w:rsid w:val="00783AB3"/>
    <w:rsid w:val="00783B3E"/>
    <w:rsid w:val="00783C6D"/>
    <w:rsid w:val="00783E08"/>
    <w:rsid w:val="00783E45"/>
    <w:rsid w:val="00783F17"/>
    <w:rsid w:val="00783FA2"/>
    <w:rsid w:val="00784060"/>
    <w:rsid w:val="0078414B"/>
    <w:rsid w:val="0078416F"/>
    <w:rsid w:val="00784573"/>
    <w:rsid w:val="00784708"/>
    <w:rsid w:val="007847EF"/>
    <w:rsid w:val="00784AC4"/>
    <w:rsid w:val="00784C6A"/>
    <w:rsid w:val="00784D83"/>
    <w:rsid w:val="00784FA3"/>
    <w:rsid w:val="007852CA"/>
    <w:rsid w:val="00785478"/>
    <w:rsid w:val="0078547A"/>
    <w:rsid w:val="0078573C"/>
    <w:rsid w:val="007858A8"/>
    <w:rsid w:val="00785FFB"/>
    <w:rsid w:val="0078617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251"/>
    <w:rsid w:val="00791286"/>
    <w:rsid w:val="007914F7"/>
    <w:rsid w:val="007915BB"/>
    <w:rsid w:val="007917CC"/>
    <w:rsid w:val="007918BF"/>
    <w:rsid w:val="00791A02"/>
    <w:rsid w:val="00791F06"/>
    <w:rsid w:val="0079210B"/>
    <w:rsid w:val="00792143"/>
    <w:rsid w:val="0079220A"/>
    <w:rsid w:val="0079225B"/>
    <w:rsid w:val="007925B6"/>
    <w:rsid w:val="00792A4C"/>
    <w:rsid w:val="00792B86"/>
    <w:rsid w:val="00792F56"/>
    <w:rsid w:val="0079344C"/>
    <w:rsid w:val="00793578"/>
    <w:rsid w:val="007935D8"/>
    <w:rsid w:val="007936EB"/>
    <w:rsid w:val="00793815"/>
    <w:rsid w:val="007938A9"/>
    <w:rsid w:val="007938F1"/>
    <w:rsid w:val="00793A81"/>
    <w:rsid w:val="00793BA6"/>
    <w:rsid w:val="00793C45"/>
    <w:rsid w:val="0079400C"/>
    <w:rsid w:val="00794174"/>
    <w:rsid w:val="0079442D"/>
    <w:rsid w:val="007945B2"/>
    <w:rsid w:val="0079478A"/>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58E"/>
    <w:rsid w:val="00797A5F"/>
    <w:rsid w:val="00797A76"/>
    <w:rsid w:val="00797AFA"/>
    <w:rsid w:val="00797E27"/>
    <w:rsid w:val="007A0352"/>
    <w:rsid w:val="007A04C4"/>
    <w:rsid w:val="007A0847"/>
    <w:rsid w:val="007A0B0C"/>
    <w:rsid w:val="007A0BCB"/>
    <w:rsid w:val="007A0C8A"/>
    <w:rsid w:val="007A0DD2"/>
    <w:rsid w:val="007A0F00"/>
    <w:rsid w:val="007A0F4B"/>
    <w:rsid w:val="007A112B"/>
    <w:rsid w:val="007A13AC"/>
    <w:rsid w:val="007A14FA"/>
    <w:rsid w:val="007A157D"/>
    <w:rsid w:val="007A1769"/>
    <w:rsid w:val="007A18C5"/>
    <w:rsid w:val="007A1B59"/>
    <w:rsid w:val="007A1B74"/>
    <w:rsid w:val="007A1B7E"/>
    <w:rsid w:val="007A1C6E"/>
    <w:rsid w:val="007A2409"/>
    <w:rsid w:val="007A2412"/>
    <w:rsid w:val="007A265B"/>
    <w:rsid w:val="007A288D"/>
    <w:rsid w:val="007A2BCC"/>
    <w:rsid w:val="007A2C99"/>
    <w:rsid w:val="007A2E42"/>
    <w:rsid w:val="007A3169"/>
    <w:rsid w:val="007A3356"/>
    <w:rsid w:val="007A3895"/>
    <w:rsid w:val="007A38A9"/>
    <w:rsid w:val="007A3CBB"/>
    <w:rsid w:val="007A3D1C"/>
    <w:rsid w:val="007A419B"/>
    <w:rsid w:val="007A44BD"/>
    <w:rsid w:val="007A47FC"/>
    <w:rsid w:val="007A536B"/>
    <w:rsid w:val="007A5470"/>
    <w:rsid w:val="007A5525"/>
    <w:rsid w:val="007A55FB"/>
    <w:rsid w:val="007A57CF"/>
    <w:rsid w:val="007A5A25"/>
    <w:rsid w:val="007A5C73"/>
    <w:rsid w:val="007A64C1"/>
    <w:rsid w:val="007A65FE"/>
    <w:rsid w:val="007A6E1C"/>
    <w:rsid w:val="007A6FB8"/>
    <w:rsid w:val="007A7103"/>
    <w:rsid w:val="007A7758"/>
    <w:rsid w:val="007A7910"/>
    <w:rsid w:val="007A7931"/>
    <w:rsid w:val="007A796E"/>
    <w:rsid w:val="007A7DE5"/>
    <w:rsid w:val="007A7E2F"/>
    <w:rsid w:val="007A7EC8"/>
    <w:rsid w:val="007B02BE"/>
    <w:rsid w:val="007B0BEA"/>
    <w:rsid w:val="007B0D9A"/>
    <w:rsid w:val="007B0DA8"/>
    <w:rsid w:val="007B0E6B"/>
    <w:rsid w:val="007B111B"/>
    <w:rsid w:val="007B1840"/>
    <w:rsid w:val="007B188F"/>
    <w:rsid w:val="007B2325"/>
    <w:rsid w:val="007B2568"/>
    <w:rsid w:val="007B2A17"/>
    <w:rsid w:val="007B2F65"/>
    <w:rsid w:val="007B3631"/>
    <w:rsid w:val="007B36AE"/>
    <w:rsid w:val="007B399E"/>
    <w:rsid w:val="007B3C4C"/>
    <w:rsid w:val="007B3F9E"/>
    <w:rsid w:val="007B41BA"/>
    <w:rsid w:val="007B447A"/>
    <w:rsid w:val="007B4E3E"/>
    <w:rsid w:val="007B5144"/>
    <w:rsid w:val="007B5290"/>
    <w:rsid w:val="007B5577"/>
    <w:rsid w:val="007B561E"/>
    <w:rsid w:val="007B57B6"/>
    <w:rsid w:val="007B5908"/>
    <w:rsid w:val="007B59C5"/>
    <w:rsid w:val="007B5A5A"/>
    <w:rsid w:val="007B5DAE"/>
    <w:rsid w:val="007B5DFE"/>
    <w:rsid w:val="007B5E35"/>
    <w:rsid w:val="007B5E64"/>
    <w:rsid w:val="007B6160"/>
    <w:rsid w:val="007B632B"/>
    <w:rsid w:val="007B64E9"/>
    <w:rsid w:val="007B6790"/>
    <w:rsid w:val="007B696C"/>
    <w:rsid w:val="007B6D00"/>
    <w:rsid w:val="007B705B"/>
    <w:rsid w:val="007B722C"/>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1E0E"/>
    <w:rsid w:val="007C1E67"/>
    <w:rsid w:val="007C227B"/>
    <w:rsid w:val="007C22AF"/>
    <w:rsid w:val="007C22DE"/>
    <w:rsid w:val="007C249B"/>
    <w:rsid w:val="007C282F"/>
    <w:rsid w:val="007C29EF"/>
    <w:rsid w:val="007C2A1C"/>
    <w:rsid w:val="007C2E04"/>
    <w:rsid w:val="007C3021"/>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15F"/>
    <w:rsid w:val="007C5995"/>
    <w:rsid w:val="007C5A23"/>
    <w:rsid w:val="007C5B01"/>
    <w:rsid w:val="007C5DBD"/>
    <w:rsid w:val="007C5EA9"/>
    <w:rsid w:val="007C61BE"/>
    <w:rsid w:val="007C665D"/>
    <w:rsid w:val="007C6AFE"/>
    <w:rsid w:val="007C6D76"/>
    <w:rsid w:val="007C6E58"/>
    <w:rsid w:val="007C707B"/>
    <w:rsid w:val="007C7494"/>
    <w:rsid w:val="007C7550"/>
    <w:rsid w:val="007C7D6A"/>
    <w:rsid w:val="007C7E02"/>
    <w:rsid w:val="007D050B"/>
    <w:rsid w:val="007D120F"/>
    <w:rsid w:val="007D1291"/>
    <w:rsid w:val="007D1402"/>
    <w:rsid w:val="007D186D"/>
    <w:rsid w:val="007D1A61"/>
    <w:rsid w:val="007D1D81"/>
    <w:rsid w:val="007D204B"/>
    <w:rsid w:val="007D2093"/>
    <w:rsid w:val="007D20FD"/>
    <w:rsid w:val="007D21BF"/>
    <w:rsid w:val="007D22CF"/>
    <w:rsid w:val="007D238B"/>
    <w:rsid w:val="007D23D5"/>
    <w:rsid w:val="007D26C7"/>
    <w:rsid w:val="007D2AC5"/>
    <w:rsid w:val="007D2B3F"/>
    <w:rsid w:val="007D34D2"/>
    <w:rsid w:val="007D3688"/>
    <w:rsid w:val="007D3A1F"/>
    <w:rsid w:val="007D3C3B"/>
    <w:rsid w:val="007D3CEF"/>
    <w:rsid w:val="007D3F7F"/>
    <w:rsid w:val="007D3FC2"/>
    <w:rsid w:val="007D4083"/>
    <w:rsid w:val="007D444B"/>
    <w:rsid w:val="007D494D"/>
    <w:rsid w:val="007D5029"/>
    <w:rsid w:val="007D53C2"/>
    <w:rsid w:val="007D5691"/>
    <w:rsid w:val="007D5785"/>
    <w:rsid w:val="007D579B"/>
    <w:rsid w:val="007D58CE"/>
    <w:rsid w:val="007D5D8A"/>
    <w:rsid w:val="007D609E"/>
    <w:rsid w:val="007D6647"/>
    <w:rsid w:val="007D68B5"/>
    <w:rsid w:val="007D6D4E"/>
    <w:rsid w:val="007D6E7D"/>
    <w:rsid w:val="007D6FE7"/>
    <w:rsid w:val="007D7817"/>
    <w:rsid w:val="007D795E"/>
    <w:rsid w:val="007D79CD"/>
    <w:rsid w:val="007E020A"/>
    <w:rsid w:val="007E035C"/>
    <w:rsid w:val="007E0373"/>
    <w:rsid w:val="007E04D3"/>
    <w:rsid w:val="007E085A"/>
    <w:rsid w:val="007E0905"/>
    <w:rsid w:val="007E09C0"/>
    <w:rsid w:val="007E0B3C"/>
    <w:rsid w:val="007E10E5"/>
    <w:rsid w:val="007E15D6"/>
    <w:rsid w:val="007E17B1"/>
    <w:rsid w:val="007E183E"/>
    <w:rsid w:val="007E1953"/>
    <w:rsid w:val="007E19CF"/>
    <w:rsid w:val="007E1B71"/>
    <w:rsid w:val="007E1C37"/>
    <w:rsid w:val="007E1DE6"/>
    <w:rsid w:val="007E1F9C"/>
    <w:rsid w:val="007E2037"/>
    <w:rsid w:val="007E260A"/>
    <w:rsid w:val="007E27C6"/>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3A2"/>
    <w:rsid w:val="007E6427"/>
    <w:rsid w:val="007E644E"/>
    <w:rsid w:val="007E65C2"/>
    <w:rsid w:val="007E6713"/>
    <w:rsid w:val="007E6849"/>
    <w:rsid w:val="007E7133"/>
    <w:rsid w:val="007E7417"/>
    <w:rsid w:val="007E7451"/>
    <w:rsid w:val="007E7AFB"/>
    <w:rsid w:val="007E7D23"/>
    <w:rsid w:val="007E7DCE"/>
    <w:rsid w:val="007E7ECD"/>
    <w:rsid w:val="007F000D"/>
    <w:rsid w:val="007F0371"/>
    <w:rsid w:val="007F03A8"/>
    <w:rsid w:val="007F0473"/>
    <w:rsid w:val="007F08D5"/>
    <w:rsid w:val="007F0B76"/>
    <w:rsid w:val="007F0D09"/>
    <w:rsid w:val="007F0EF5"/>
    <w:rsid w:val="007F0EF9"/>
    <w:rsid w:val="007F10DD"/>
    <w:rsid w:val="007F1267"/>
    <w:rsid w:val="007F17BC"/>
    <w:rsid w:val="007F19E8"/>
    <w:rsid w:val="007F1C10"/>
    <w:rsid w:val="007F25BD"/>
    <w:rsid w:val="007F2654"/>
    <w:rsid w:val="007F29DC"/>
    <w:rsid w:val="007F2AD6"/>
    <w:rsid w:val="007F2D40"/>
    <w:rsid w:val="007F31AE"/>
    <w:rsid w:val="007F31EC"/>
    <w:rsid w:val="007F32D3"/>
    <w:rsid w:val="007F3537"/>
    <w:rsid w:val="007F35B6"/>
    <w:rsid w:val="007F365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BC5"/>
    <w:rsid w:val="007F5DD7"/>
    <w:rsid w:val="007F5EBC"/>
    <w:rsid w:val="007F5F18"/>
    <w:rsid w:val="007F631D"/>
    <w:rsid w:val="007F6420"/>
    <w:rsid w:val="007F69B1"/>
    <w:rsid w:val="007F69F6"/>
    <w:rsid w:val="007F6A48"/>
    <w:rsid w:val="007F6B46"/>
    <w:rsid w:val="007F6CD2"/>
    <w:rsid w:val="007F6E3E"/>
    <w:rsid w:val="007F6E9B"/>
    <w:rsid w:val="007F7009"/>
    <w:rsid w:val="007F714B"/>
    <w:rsid w:val="007F71EB"/>
    <w:rsid w:val="007F7215"/>
    <w:rsid w:val="007F74F4"/>
    <w:rsid w:val="007F77F2"/>
    <w:rsid w:val="007F7A6C"/>
    <w:rsid w:val="007F7C61"/>
    <w:rsid w:val="007F7DC5"/>
    <w:rsid w:val="007F7ED1"/>
    <w:rsid w:val="00800210"/>
    <w:rsid w:val="0080058D"/>
    <w:rsid w:val="008005B0"/>
    <w:rsid w:val="008005D4"/>
    <w:rsid w:val="00800672"/>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64"/>
    <w:rsid w:val="0080367D"/>
    <w:rsid w:val="008037FA"/>
    <w:rsid w:val="00803B6C"/>
    <w:rsid w:val="00803CD5"/>
    <w:rsid w:val="00803DDA"/>
    <w:rsid w:val="00803EA7"/>
    <w:rsid w:val="00803EE4"/>
    <w:rsid w:val="0080403E"/>
    <w:rsid w:val="008042C6"/>
    <w:rsid w:val="008042D0"/>
    <w:rsid w:val="00804454"/>
    <w:rsid w:val="008044AC"/>
    <w:rsid w:val="00804D1D"/>
    <w:rsid w:val="00804D86"/>
    <w:rsid w:val="00804EE8"/>
    <w:rsid w:val="00805BC2"/>
    <w:rsid w:val="00805D27"/>
    <w:rsid w:val="00805DD5"/>
    <w:rsid w:val="00805DDF"/>
    <w:rsid w:val="00805F69"/>
    <w:rsid w:val="0080632D"/>
    <w:rsid w:val="00806558"/>
    <w:rsid w:val="008068F3"/>
    <w:rsid w:val="00806C64"/>
    <w:rsid w:val="00806C8D"/>
    <w:rsid w:val="00807107"/>
    <w:rsid w:val="00807303"/>
    <w:rsid w:val="0080769D"/>
    <w:rsid w:val="00807852"/>
    <w:rsid w:val="008079FE"/>
    <w:rsid w:val="00807C0C"/>
    <w:rsid w:val="00807E7E"/>
    <w:rsid w:val="00807F6A"/>
    <w:rsid w:val="00810111"/>
    <w:rsid w:val="00810402"/>
    <w:rsid w:val="008106E8"/>
    <w:rsid w:val="008108CC"/>
    <w:rsid w:val="008109ED"/>
    <w:rsid w:val="00810A02"/>
    <w:rsid w:val="00810A93"/>
    <w:rsid w:val="00810BBC"/>
    <w:rsid w:val="00811406"/>
    <w:rsid w:val="00811493"/>
    <w:rsid w:val="008116DD"/>
    <w:rsid w:val="00811A1C"/>
    <w:rsid w:val="00811F86"/>
    <w:rsid w:val="0081307B"/>
    <w:rsid w:val="008130A2"/>
    <w:rsid w:val="00813261"/>
    <w:rsid w:val="00813D93"/>
    <w:rsid w:val="00813F1B"/>
    <w:rsid w:val="00813F6D"/>
    <w:rsid w:val="0081411E"/>
    <w:rsid w:val="00814408"/>
    <w:rsid w:val="0081458F"/>
    <w:rsid w:val="00814A33"/>
    <w:rsid w:val="00814A90"/>
    <w:rsid w:val="00814A9C"/>
    <w:rsid w:val="00814EEF"/>
    <w:rsid w:val="00814F72"/>
    <w:rsid w:val="00815064"/>
    <w:rsid w:val="0081529B"/>
    <w:rsid w:val="00815352"/>
    <w:rsid w:val="00815456"/>
    <w:rsid w:val="008156FC"/>
    <w:rsid w:val="0081599C"/>
    <w:rsid w:val="00815AF8"/>
    <w:rsid w:val="00815F04"/>
    <w:rsid w:val="00815F4F"/>
    <w:rsid w:val="008161CA"/>
    <w:rsid w:val="00816277"/>
    <w:rsid w:val="008162B6"/>
    <w:rsid w:val="008168FF"/>
    <w:rsid w:val="00816A2B"/>
    <w:rsid w:val="00816BB5"/>
    <w:rsid w:val="00816D9B"/>
    <w:rsid w:val="00816E1E"/>
    <w:rsid w:val="008173F4"/>
    <w:rsid w:val="00817449"/>
    <w:rsid w:val="00817450"/>
    <w:rsid w:val="008174CF"/>
    <w:rsid w:val="00817898"/>
    <w:rsid w:val="00817B93"/>
    <w:rsid w:val="00817D20"/>
    <w:rsid w:val="00817F82"/>
    <w:rsid w:val="00817F95"/>
    <w:rsid w:val="00820042"/>
    <w:rsid w:val="00820187"/>
    <w:rsid w:val="008206A5"/>
    <w:rsid w:val="00820A1D"/>
    <w:rsid w:val="00820A76"/>
    <w:rsid w:val="00820B11"/>
    <w:rsid w:val="00820CC1"/>
    <w:rsid w:val="00820E6A"/>
    <w:rsid w:val="00821211"/>
    <w:rsid w:val="00821459"/>
    <w:rsid w:val="00821976"/>
    <w:rsid w:val="00821FC9"/>
    <w:rsid w:val="0082216A"/>
    <w:rsid w:val="0082242F"/>
    <w:rsid w:val="00822463"/>
    <w:rsid w:val="00822905"/>
    <w:rsid w:val="00822DBE"/>
    <w:rsid w:val="008234A3"/>
    <w:rsid w:val="00823758"/>
    <w:rsid w:val="008238FF"/>
    <w:rsid w:val="00823D40"/>
    <w:rsid w:val="0082438C"/>
    <w:rsid w:val="00824443"/>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B8C"/>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5C0"/>
    <w:rsid w:val="008336FF"/>
    <w:rsid w:val="008339E9"/>
    <w:rsid w:val="00833A27"/>
    <w:rsid w:val="00833F4E"/>
    <w:rsid w:val="00834095"/>
    <w:rsid w:val="008341A2"/>
    <w:rsid w:val="00834397"/>
    <w:rsid w:val="0083452A"/>
    <w:rsid w:val="00834988"/>
    <w:rsid w:val="00834C55"/>
    <w:rsid w:val="00834F98"/>
    <w:rsid w:val="00834FAC"/>
    <w:rsid w:val="008350FC"/>
    <w:rsid w:val="0083541C"/>
    <w:rsid w:val="0083555C"/>
    <w:rsid w:val="008355C0"/>
    <w:rsid w:val="008357E8"/>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80B"/>
    <w:rsid w:val="00841A84"/>
    <w:rsid w:val="00841F03"/>
    <w:rsid w:val="00842010"/>
    <w:rsid w:val="008421E0"/>
    <w:rsid w:val="00842303"/>
    <w:rsid w:val="0084266C"/>
    <w:rsid w:val="0084284C"/>
    <w:rsid w:val="00842E81"/>
    <w:rsid w:val="0084308B"/>
    <w:rsid w:val="0084349D"/>
    <w:rsid w:val="008436B9"/>
    <w:rsid w:val="008437BA"/>
    <w:rsid w:val="00843AF4"/>
    <w:rsid w:val="00843EAB"/>
    <w:rsid w:val="00843F68"/>
    <w:rsid w:val="008446C0"/>
    <w:rsid w:val="008449A6"/>
    <w:rsid w:val="00844E39"/>
    <w:rsid w:val="00844EC9"/>
    <w:rsid w:val="008456D8"/>
    <w:rsid w:val="008457CF"/>
    <w:rsid w:val="00845AC6"/>
    <w:rsid w:val="00845DD0"/>
    <w:rsid w:val="00845EDA"/>
    <w:rsid w:val="00845F31"/>
    <w:rsid w:val="00845F81"/>
    <w:rsid w:val="00846281"/>
    <w:rsid w:val="0084630C"/>
    <w:rsid w:val="008466CE"/>
    <w:rsid w:val="008467F8"/>
    <w:rsid w:val="0084699E"/>
    <w:rsid w:val="00846B73"/>
    <w:rsid w:val="00846E60"/>
    <w:rsid w:val="00846E94"/>
    <w:rsid w:val="00846F16"/>
    <w:rsid w:val="008471FC"/>
    <w:rsid w:val="00847483"/>
    <w:rsid w:val="008474BF"/>
    <w:rsid w:val="008479B3"/>
    <w:rsid w:val="00847AD7"/>
    <w:rsid w:val="00847D3B"/>
    <w:rsid w:val="00847EC8"/>
    <w:rsid w:val="00850B79"/>
    <w:rsid w:val="00851538"/>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C1"/>
    <w:rsid w:val="008557FC"/>
    <w:rsid w:val="0085606E"/>
    <w:rsid w:val="0085618A"/>
    <w:rsid w:val="008562A8"/>
    <w:rsid w:val="008563F5"/>
    <w:rsid w:val="0085658D"/>
    <w:rsid w:val="00856A6B"/>
    <w:rsid w:val="00856FB9"/>
    <w:rsid w:val="00857565"/>
    <w:rsid w:val="00857EA2"/>
    <w:rsid w:val="0085D324"/>
    <w:rsid w:val="00860039"/>
    <w:rsid w:val="008600FA"/>
    <w:rsid w:val="008601C8"/>
    <w:rsid w:val="0086021A"/>
    <w:rsid w:val="00860B43"/>
    <w:rsid w:val="00860B84"/>
    <w:rsid w:val="00860C35"/>
    <w:rsid w:val="00861118"/>
    <w:rsid w:val="00861366"/>
    <w:rsid w:val="00861BBB"/>
    <w:rsid w:val="008621A4"/>
    <w:rsid w:val="00862619"/>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BB1"/>
    <w:rsid w:val="00866D60"/>
    <w:rsid w:val="00866E6D"/>
    <w:rsid w:val="008670BD"/>
    <w:rsid w:val="008671FA"/>
    <w:rsid w:val="0086751D"/>
    <w:rsid w:val="008678EC"/>
    <w:rsid w:val="00867DF2"/>
    <w:rsid w:val="008701C6"/>
    <w:rsid w:val="0087058C"/>
    <w:rsid w:val="00870694"/>
    <w:rsid w:val="008706BF"/>
    <w:rsid w:val="008707E4"/>
    <w:rsid w:val="00870BE9"/>
    <w:rsid w:val="00870C8E"/>
    <w:rsid w:val="00870CC1"/>
    <w:rsid w:val="00870F58"/>
    <w:rsid w:val="0087120C"/>
    <w:rsid w:val="0087129B"/>
    <w:rsid w:val="008712C4"/>
    <w:rsid w:val="008712CA"/>
    <w:rsid w:val="0087136E"/>
    <w:rsid w:val="008713A7"/>
    <w:rsid w:val="008714F0"/>
    <w:rsid w:val="0087152E"/>
    <w:rsid w:val="00871599"/>
    <w:rsid w:val="008715E5"/>
    <w:rsid w:val="0087162D"/>
    <w:rsid w:val="008717F2"/>
    <w:rsid w:val="00871DDA"/>
    <w:rsid w:val="00871EE7"/>
    <w:rsid w:val="00871FFC"/>
    <w:rsid w:val="008720AB"/>
    <w:rsid w:val="0087217F"/>
    <w:rsid w:val="0087219B"/>
    <w:rsid w:val="0087259B"/>
    <w:rsid w:val="00872D6F"/>
    <w:rsid w:val="0087327A"/>
    <w:rsid w:val="008737CF"/>
    <w:rsid w:val="008738BC"/>
    <w:rsid w:val="00873AA8"/>
    <w:rsid w:val="00873E3C"/>
    <w:rsid w:val="008740CC"/>
    <w:rsid w:val="008740FE"/>
    <w:rsid w:val="008743AE"/>
    <w:rsid w:val="008744B6"/>
    <w:rsid w:val="008746A4"/>
    <w:rsid w:val="008746A6"/>
    <w:rsid w:val="008746B8"/>
    <w:rsid w:val="00874A73"/>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8C7"/>
    <w:rsid w:val="0087699F"/>
    <w:rsid w:val="00876A46"/>
    <w:rsid w:val="00876AFA"/>
    <w:rsid w:val="00876CA4"/>
    <w:rsid w:val="00876CD5"/>
    <w:rsid w:val="00877415"/>
    <w:rsid w:val="00877540"/>
    <w:rsid w:val="008776A2"/>
    <w:rsid w:val="0087773A"/>
    <w:rsid w:val="00877767"/>
    <w:rsid w:val="00877834"/>
    <w:rsid w:val="00877D18"/>
    <w:rsid w:val="00880265"/>
    <w:rsid w:val="008803E5"/>
    <w:rsid w:val="008803F4"/>
    <w:rsid w:val="00880BD8"/>
    <w:rsid w:val="00880DB2"/>
    <w:rsid w:val="00880E46"/>
    <w:rsid w:val="00880EF4"/>
    <w:rsid w:val="00880F32"/>
    <w:rsid w:val="00880FA5"/>
    <w:rsid w:val="0088109F"/>
    <w:rsid w:val="00881324"/>
    <w:rsid w:val="008814C8"/>
    <w:rsid w:val="00881673"/>
    <w:rsid w:val="00881839"/>
    <w:rsid w:val="0088191A"/>
    <w:rsid w:val="00881D58"/>
    <w:rsid w:val="00881E32"/>
    <w:rsid w:val="00882101"/>
    <w:rsid w:val="00882D74"/>
    <w:rsid w:val="00883191"/>
    <w:rsid w:val="00883660"/>
    <w:rsid w:val="00883825"/>
    <w:rsid w:val="00883901"/>
    <w:rsid w:val="00883FA7"/>
    <w:rsid w:val="00884191"/>
    <w:rsid w:val="00884AE6"/>
    <w:rsid w:val="00884B44"/>
    <w:rsid w:val="00885143"/>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DD2"/>
    <w:rsid w:val="00890F77"/>
    <w:rsid w:val="008910F0"/>
    <w:rsid w:val="00891330"/>
    <w:rsid w:val="008913A7"/>
    <w:rsid w:val="0089158A"/>
    <w:rsid w:val="00891B12"/>
    <w:rsid w:val="00891BFF"/>
    <w:rsid w:val="00891C36"/>
    <w:rsid w:val="00891D4B"/>
    <w:rsid w:val="00891DA5"/>
    <w:rsid w:val="00892114"/>
    <w:rsid w:val="00892180"/>
    <w:rsid w:val="008922E3"/>
    <w:rsid w:val="0089233C"/>
    <w:rsid w:val="0089255D"/>
    <w:rsid w:val="0089285C"/>
    <w:rsid w:val="00892E69"/>
    <w:rsid w:val="0089307A"/>
    <w:rsid w:val="008934E7"/>
    <w:rsid w:val="008937E3"/>
    <w:rsid w:val="00893909"/>
    <w:rsid w:val="00893A38"/>
    <w:rsid w:val="00893CAA"/>
    <w:rsid w:val="00893D8A"/>
    <w:rsid w:val="00893E80"/>
    <w:rsid w:val="0089423C"/>
    <w:rsid w:val="00894288"/>
    <w:rsid w:val="008942E2"/>
    <w:rsid w:val="0089474A"/>
    <w:rsid w:val="008948C7"/>
    <w:rsid w:val="00894A9B"/>
    <w:rsid w:val="00894C0A"/>
    <w:rsid w:val="00894C85"/>
    <w:rsid w:val="00894D07"/>
    <w:rsid w:val="0089578A"/>
    <w:rsid w:val="00895A63"/>
    <w:rsid w:val="00895CA9"/>
    <w:rsid w:val="00895CB4"/>
    <w:rsid w:val="00895FC1"/>
    <w:rsid w:val="0089606B"/>
    <w:rsid w:val="0089608C"/>
    <w:rsid w:val="00896309"/>
    <w:rsid w:val="008964B0"/>
    <w:rsid w:val="00896A4A"/>
    <w:rsid w:val="00896BD3"/>
    <w:rsid w:val="00896BFD"/>
    <w:rsid w:val="00896F86"/>
    <w:rsid w:val="008972AB"/>
    <w:rsid w:val="00897910"/>
    <w:rsid w:val="00897B74"/>
    <w:rsid w:val="008A0186"/>
    <w:rsid w:val="008A03CC"/>
    <w:rsid w:val="008A068A"/>
    <w:rsid w:val="008A0866"/>
    <w:rsid w:val="008A0C9A"/>
    <w:rsid w:val="008A0CA2"/>
    <w:rsid w:val="008A0E3F"/>
    <w:rsid w:val="008A0F95"/>
    <w:rsid w:val="008A1317"/>
    <w:rsid w:val="008A1421"/>
    <w:rsid w:val="008A15FA"/>
    <w:rsid w:val="008A178E"/>
    <w:rsid w:val="008A178F"/>
    <w:rsid w:val="008A1CA3"/>
    <w:rsid w:val="008A2054"/>
    <w:rsid w:val="008A2972"/>
    <w:rsid w:val="008A2A71"/>
    <w:rsid w:val="008A2E07"/>
    <w:rsid w:val="008A314A"/>
    <w:rsid w:val="008A3188"/>
    <w:rsid w:val="008A331A"/>
    <w:rsid w:val="008A34BF"/>
    <w:rsid w:val="008A354A"/>
    <w:rsid w:val="008A364E"/>
    <w:rsid w:val="008A393E"/>
    <w:rsid w:val="008A3B18"/>
    <w:rsid w:val="008A4378"/>
    <w:rsid w:val="008A44EB"/>
    <w:rsid w:val="008A4A59"/>
    <w:rsid w:val="008A4F0A"/>
    <w:rsid w:val="008A4F31"/>
    <w:rsid w:val="008A5070"/>
    <w:rsid w:val="008A53E9"/>
    <w:rsid w:val="008A54B4"/>
    <w:rsid w:val="008A56FF"/>
    <w:rsid w:val="008A60B5"/>
    <w:rsid w:val="008A6199"/>
    <w:rsid w:val="008A63C3"/>
    <w:rsid w:val="008A6641"/>
    <w:rsid w:val="008A6DBF"/>
    <w:rsid w:val="008A6EAE"/>
    <w:rsid w:val="008A6EED"/>
    <w:rsid w:val="008A71CE"/>
    <w:rsid w:val="008A71D3"/>
    <w:rsid w:val="008A72C7"/>
    <w:rsid w:val="008A7566"/>
    <w:rsid w:val="008A776F"/>
    <w:rsid w:val="008A785B"/>
    <w:rsid w:val="008A78FD"/>
    <w:rsid w:val="008A79F7"/>
    <w:rsid w:val="008A7AFC"/>
    <w:rsid w:val="008A7B5C"/>
    <w:rsid w:val="008A7F66"/>
    <w:rsid w:val="008B0104"/>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8A5"/>
    <w:rsid w:val="008B2953"/>
    <w:rsid w:val="008B29F3"/>
    <w:rsid w:val="008B2A6A"/>
    <w:rsid w:val="008B2C41"/>
    <w:rsid w:val="008B2F9C"/>
    <w:rsid w:val="008B3143"/>
    <w:rsid w:val="008B374E"/>
    <w:rsid w:val="008B3AAE"/>
    <w:rsid w:val="008B3E86"/>
    <w:rsid w:val="008B433A"/>
    <w:rsid w:val="008B4D21"/>
    <w:rsid w:val="008B4D3E"/>
    <w:rsid w:val="008B4EB3"/>
    <w:rsid w:val="008B4F66"/>
    <w:rsid w:val="008B59F8"/>
    <w:rsid w:val="008B5BE2"/>
    <w:rsid w:val="008B65C3"/>
    <w:rsid w:val="008B6845"/>
    <w:rsid w:val="008B6872"/>
    <w:rsid w:val="008B68D5"/>
    <w:rsid w:val="008B6997"/>
    <w:rsid w:val="008B69F1"/>
    <w:rsid w:val="008B6CE0"/>
    <w:rsid w:val="008B6E15"/>
    <w:rsid w:val="008B6E70"/>
    <w:rsid w:val="008B6EFB"/>
    <w:rsid w:val="008B7265"/>
    <w:rsid w:val="008B7517"/>
    <w:rsid w:val="008B767E"/>
    <w:rsid w:val="008B786F"/>
    <w:rsid w:val="008B7ABB"/>
    <w:rsid w:val="008B7BDF"/>
    <w:rsid w:val="008B7D6C"/>
    <w:rsid w:val="008B7F2A"/>
    <w:rsid w:val="008C0352"/>
    <w:rsid w:val="008C047C"/>
    <w:rsid w:val="008C0486"/>
    <w:rsid w:val="008C04AB"/>
    <w:rsid w:val="008C072B"/>
    <w:rsid w:val="008C07B0"/>
    <w:rsid w:val="008C0812"/>
    <w:rsid w:val="008C0998"/>
    <w:rsid w:val="008C0B2C"/>
    <w:rsid w:val="008C0BF5"/>
    <w:rsid w:val="008C0BFA"/>
    <w:rsid w:val="008C17D4"/>
    <w:rsid w:val="008C17F2"/>
    <w:rsid w:val="008C19A9"/>
    <w:rsid w:val="008C1A2B"/>
    <w:rsid w:val="008C2583"/>
    <w:rsid w:val="008C2E5B"/>
    <w:rsid w:val="008C2F79"/>
    <w:rsid w:val="008C3248"/>
    <w:rsid w:val="008C32B2"/>
    <w:rsid w:val="008C33C7"/>
    <w:rsid w:val="008C3B6D"/>
    <w:rsid w:val="008C419F"/>
    <w:rsid w:val="008C4431"/>
    <w:rsid w:val="008C45A3"/>
    <w:rsid w:val="008C463F"/>
    <w:rsid w:val="008C4A7B"/>
    <w:rsid w:val="008C4BBA"/>
    <w:rsid w:val="008C573B"/>
    <w:rsid w:val="008C5A3D"/>
    <w:rsid w:val="008C5EF3"/>
    <w:rsid w:val="008C6215"/>
    <w:rsid w:val="008C64B6"/>
    <w:rsid w:val="008C68BA"/>
    <w:rsid w:val="008C6CDD"/>
    <w:rsid w:val="008C70B6"/>
    <w:rsid w:val="008C7124"/>
    <w:rsid w:val="008C7649"/>
    <w:rsid w:val="008C78FF"/>
    <w:rsid w:val="008C7BAE"/>
    <w:rsid w:val="008C7D56"/>
    <w:rsid w:val="008C7D5F"/>
    <w:rsid w:val="008D0578"/>
    <w:rsid w:val="008D07E6"/>
    <w:rsid w:val="008D0D34"/>
    <w:rsid w:val="008D0F99"/>
    <w:rsid w:val="008D1160"/>
    <w:rsid w:val="008D14F9"/>
    <w:rsid w:val="008D165E"/>
    <w:rsid w:val="008D17C8"/>
    <w:rsid w:val="008D1954"/>
    <w:rsid w:val="008D2635"/>
    <w:rsid w:val="008D271D"/>
    <w:rsid w:val="008D2AF8"/>
    <w:rsid w:val="008D3005"/>
    <w:rsid w:val="008D320A"/>
    <w:rsid w:val="008D320E"/>
    <w:rsid w:val="008D35BC"/>
    <w:rsid w:val="008D36FC"/>
    <w:rsid w:val="008D3A54"/>
    <w:rsid w:val="008D3C17"/>
    <w:rsid w:val="008D417A"/>
    <w:rsid w:val="008D41BA"/>
    <w:rsid w:val="008D4260"/>
    <w:rsid w:val="008D467B"/>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6"/>
    <w:rsid w:val="008D742D"/>
    <w:rsid w:val="008D7468"/>
    <w:rsid w:val="008D74BA"/>
    <w:rsid w:val="008D784E"/>
    <w:rsid w:val="008D79C7"/>
    <w:rsid w:val="008D7DF8"/>
    <w:rsid w:val="008D7FA8"/>
    <w:rsid w:val="008E00C1"/>
    <w:rsid w:val="008E0132"/>
    <w:rsid w:val="008E03BD"/>
    <w:rsid w:val="008E05FF"/>
    <w:rsid w:val="008E0691"/>
    <w:rsid w:val="008E0C52"/>
    <w:rsid w:val="008E0D5C"/>
    <w:rsid w:val="008E0E38"/>
    <w:rsid w:val="008E10CD"/>
    <w:rsid w:val="008E1314"/>
    <w:rsid w:val="008E19C4"/>
    <w:rsid w:val="008E1F2F"/>
    <w:rsid w:val="008E2053"/>
    <w:rsid w:val="008E2395"/>
    <w:rsid w:val="008E24C5"/>
    <w:rsid w:val="008E2746"/>
    <w:rsid w:val="008E28AD"/>
    <w:rsid w:val="008E2D42"/>
    <w:rsid w:val="008E2FCF"/>
    <w:rsid w:val="008E319F"/>
    <w:rsid w:val="008E31DD"/>
    <w:rsid w:val="008E3490"/>
    <w:rsid w:val="008E3552"/>
    <w:rsid w:val="008E389A"/>
    <w:rsid w:val="008E3A9E"/>
    <w:rsid w:val="008E3D1E"/>
    <w:rsid w:val="008E3E1D"/>
    <w:rsid w:val="008E3E79"/>
    <w:rsid w:val="008E3F5C"/>
    <w:rsid w:val="008E4133"/>
    <w:rsid w:val="008E418C"/>
    <w:rsid w:val="008E455B"/>
    <w:rsid w:val="008E483B"/>
    <w:rsid w:val="008E48A8"/>
    <w:rsid w:val="008E4AC6"/>
    <w:rsid w:val="008E4ACF"/>
    <w:rsid w:val="008E4B65"/>
    <w:rsid w:val="008E4C47"/>
    <w:rsid w:val="008E4E35"/>
    <w:rsid w:val="008E4E55"/>
    <w:rsid w:val="008E4EF9"/>
    <w:rsid w:val="008E51AC"/>
    <w:rsid w:val="008E522E"/>
    <w:rsid w:val="008E52C6"/>
    <w:rsid w:val="008E533B"/>
    <w:rsid w:val="008E568B"/>
    <w:rsid w:val="008E5937"/>
    <w:rsid w:val="008E5A6D"/>
    <w:rsid w:val="008E5B53"/>
    <w:rsid w:val="008E5EB1"/>
    <w:rsid w:val="008E62AC"/>
    <w:rsid w:val="008E6312"/>
    <w:rsid w:val="008E63EA"/>
    <w:rsid w:val="008E676E"/>
    <w:rsid w:val="008E68F6"/>
    <w:rsid w:val="008E68F9"/>
    <w:rsid w:val="008E70F9"/>
    <w:rsid w:val="008E72C7"/>
    <w:rsid w:val="008E73D6"/>
    <w:rsid w:val="008E7604"/>
    <w:rsid w:val="008E7B3F"/>
    <w:rsid w:val="008E7D2C"/>
    <w:rsid w:val="008E7D47"/>
    <w:rsid w:val="008F0060"/>
    <w:rsid w:val="008F06B5"/>
    <w:rsid w:val="008F06FD"/>
    <w:rsid w:val="008F0823"/>
    <w:rsid w:val="008F0D35"/>
    <w:rsid w:val="008F0D48"/>
    <w:rsid w:val="008F0DC7"/>
    <w:rsid w:val="008F0E26"/>
    <w:rsid w:val="008F1170"/>
    <w:rsid w:val="008F144A"/>
    <w:rsid w:val="008F1624"/>
    <w:rsid w:val="008F16F0"/>
    <w:rsid w:val="008F18DB"/>
    <w:rsid w:val="008F1952"/>
    <w:rsid w:val="008F1D63"/>
    <w:rsid w:val="008F1DDB"/>
    <w:rsid w:val="008F2020"/>
    <w:rsid w:val="008F2260"/>
    <w:rsid w:val="008F23BF"/>
    <w:rsid w:val="008F25FC"/>
    <w:rsid w:val="008F2C7B"/>
    <w:rsid w:val="008F2E5F"/>
    <w:rsid w:val="008F3471"/>
    <w:rsid w:val="008F3CDD"/>
    <w:rsid w:val="008F3F5D"/>
    <w:rsid w:val="008F406B"/>
    <w:rsid w:val="008F4192"/>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6E"/>
    <w:rsid w:val="008F72CE"/>
    <w:rsid w:val="008F77C0"/>
    <w:rsid w:val="008F791F"/>
    <w:rsid w:val="008F7CE8"/>
    <w:rsid w:val="00900309"/>
    <w:rsid w:val="0090039F"/>
    <w:rsid w:val="00900A7B"/>
    <w:rsid w:val="00900B9B"/>
    <w:rsid w:val="00900D54"/>
    <w:rsid w:val="00900DDA"/>
    <w:rsid w:val="00900DFD"/>
    <w:rsid w:val="00901221"/>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07A"/>
    <w:rsid w:val="00904208"/>
    <w:rsid w:val="00904215"/>
    <w:rsid w:val="0090452B"/>
    <w:rsid w:val="00904533"/>
    <w:rsid w:val="009045F4"/>
    <w:rsid w:val="0090478D"/>
    <w:rsid w:val="00904A09"/>
    <w:rsid w:val="00904A0C"/>
    <w:rsid w:val="00904CBB"/>
    <w:rsid w:val="00904D65"/>
    <w:rsid w:val="00904D72"/>
    <w:rsid w:val="0090517D"/>
    <w:rsid w:val="009058D0"/>
    <w:rsid w:val="00905B6D"/>
    <w:rsid w:val="00905E13"/>
    <w:rsid w:val="00906245"/>
    <w:rsid w:val="0090628C"/>
    <w:rsid w:val="009064B7"/>
    <w:rsid w:val="009064C3"/>
    <w:rsid w:val="00906512"/>
    <w:rsid w:val="00906711"/>
    <w:rsid w:val="00907D35"/>
    <w:rsid w:val="00907D46"/>
    <w:rsid w:val="009100BF"/>
    <w:rsid w:val="00910810"/>
    <w:rsid w:val="009108E3"/>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6C"/>
    <w:rsid w:val="00913DE7"/>
    <w:rsid w:val="00914087"/>
    <w:rsid w:val="00914420"/>
    <w:rsid w:val="0091463F"/>
    <w:rsid w:val="0091464A"/>
    <w:rsid w:val="0091480D"/>
    <w:rsid w:val="0091483E"/>
    <w:rsid w:val="009148C1"/>
    <w:rsid w:val="00914DDA"/>
    <w:rsid w:val="00915320"/>
    <w:rsid w:val="009156D5"/>
    <w:rsid w:val="0091576A"/>
    <w:rsid w:val="00915AC5"/>
    <w:rsid w:val="00915BC4"/>
    <w:rsid w:val="00915ECE"/>
    <w:rsid w:val="00916106"/>
    <w:rsid w:val="009161BE"/>
    <w:rsid w:val="00916245"/>
    <w:rsid w:val="00916396"/>
    <w:rsid w:val="009163EB"/>
    <w:rsid w:val="00916403"/>
    <w:rsid w:val="0091659E"/>
    <w:rsid w:val="00916928"/>
    <w:rsid w:val="009169C6"/>
    <w:rsid w:val="00916A5C"/>
    <w:rsid w:val="00916FC9"/>
    <w:rsid w:val="00917053"/>
    <w:rsid w:val="009170E1"/>
    <w:rsid w:val="00917274"/>
    <w:rsid w:val="00917423"/>
    <w:rsid w:val="009178BC"/>
    <w:rsid w:val="00920027"/>
    <w:rsid w:val="0092006D"/>
    <w:rsid w:val="0092027D"/>
    <w:rsid w:val="009202E6"/>
    <w:rsid w:val="0092070A"/>
    <w:rsid w:val="0092074B"/>
    <w:rsid w:val="00920CC1"/>
    <w:rsid w:val="00920D91"/>
    <w:rsid w:val="0092123F"/>
    <w:rsid w:val="0092147D"/>
    <w:rsid w:val="00921846"/>
    <w:rsid w:val="00921A06"/>
    <w:rsid w:val="00921A26"/>
    <w:rsid w:val="00921B50"/>
    <w:rsid w:val="00921E13"/>
    <w:rsid w:val="00921E36"/>
    <w:rsid w:val="009225D6"/>
    <w:rsid w:val="0092266B"/>
    <w:rsid w:val="009227CE"/>
    <w:rsid w:val="009229E1"/>
    <w:rsid w:val="009229F8"/>
    <w:rsid w:val="00922B5C"/>
    <w:rsid w:val="00923034"/>
    <w:rsid w:val="00923289"/>
    <w:rsid w:val="00923851"/>
    <w:rsid w:val="00923C65"/>
    <w:rsid w:val="00923CB0"/>
    <w:rsid w:val="00923F46"/>
    <w:rsid w:val="00924484"/>
    <w:rsid w:val="00924951"/>
    <w:rsid w:val="00924ADF"/>
    <w:rsid w:val="00924BF8"/>
    <w:rsid w:val="00924E21"/>
    <w:rsid w:val="0092505D"/>
    <w:rsid w:val="00925281"/>
    <w:rsid w:val="0092545D"/>
    <w:rsid w:val="00925AEF"/>
    <w:rsid w:val="00925BE2"/>
    <w:rsid w:val="00925CEB"/>
    <w:rsid w:val="00925DB8"/>
    <w:rsid w:val="00925EF8"/>
    <w:rsid w:val="0092603B"/>
    <w:rsid w:val="009260BE"/>
    <w:rsid w:val="0092659B"/>
    <w:rsid w:val="0092664D"/>
    <w:rsid w:val="0092680A"/>
    <w:rsid w:val="00926C76"/>
    <w:rsid w:val="00926FEB"/>
    <w:rsid w:val="009271CA"/>
    <w:rsid w:val="0092733A"/>
    <w:rsid w:val="00927737"/>
    <w:rsid w:val="0092779A"/>
    <w:rsid w:val="0092779E"/>
    <w:rsid w:val="009277CB"/>
    <w:rsid w:val="009277FA"/>
    <w:rsid w:val="00927A43"/>
    <w:rsid w:val="00927B5B"/>
    <w:rsid w:val="0093017C"/>
    <w:rsid w:val="0093046B"/>
    <w:rsid w:val="0093091E"/>
    <w:rsid w:val="00930A57"/>
    <w:rsid w:val="00930C42"/>
    <w:rsid w:val="00930DC2"/>
    <w:rsid w:val="00930DE5"/>
    <w:rsid w:val="00930EB7"/>
    <w:rsid w:val="00930ED5"/>
    <w:rsid w:val="00931395"/>
    <w:rsid w:val="00931872"/>
    <w:rsid w:val="009319EC"/>
    <w:rsid w:val="00931A38"/>
    <w:rsid w:val="00931B3D"/>
    <w:rsid w:val="00931DA7"/>
    <w:rsid w:val="00931DB7"/>
    <w:rsid w:val="00931ECA"/>
    <w:rsid w:val="0093229E"/>
    <w:rsid w:val="0093263F"/>
    <w:rsid w:val="009327EE"/>
    <w:rsid w:val="009328F2"/>
    <w:rsid w:val="00932A1A"/>
    <w:rsid w:val="00932BD4"/>
    <w:rsid w:val="00932C22"/>
    <w:rsid w:val="00932CFA"/>
    <w:rsid w:val="00932E16"/>
    <w:rsid w:val="00932EB5"/>
    <w:rsid w:val="00933154"/>
    <w:rsid w:val="0093339C"/>
    <w:rsid w:val="009333C8"/>
    <w:rsid w:val="0093359E"/>
    <w:rsid w:val="009336C4"/>
    <w:rsid w:val="00933847"/>
    <w:rsid w:val="00933C27"/>
    <w:rsid w:val="00933F67"/>
    <w:rsid w:val="00934081"/>
    <w:rsid w:val="009340FC"/>
    <w:rsid w:val="00934323"/>
    <w:rsid w:val="00934ADE"/>
    <w:rsid w:val="009351BE"/>
    <w:rsid w:val="00935246"/>
    <w:rsid w:val="0093533F"/>
    <w:rsid w:val="00935404"/>
    <w:rsid w:val="0093545C"/>
    <w:rsid w:val="00935553"/>
    <w:rsid w:val="00935587"/>
    <w:rsid w:val="0093580E"/>
    <w:rsid w:val="0093590A"/>
    <w:rsid w:val="00935AA6"/>
    <w:rsid w:val="00935AF3"/>
    <w:rsid w:val="009364F7"/>
    <w:rsid w:val="0093654E"/>
    <w:rsid w:val="0093668E"/>
    <w:rsid w:val="009366AD"/>
    <w:rsid w:val="009366DD"/>
    <w:rsid w:val="00936B4D"/>
    <w:rsid w:val="00936D69"/>
    <w:rsid w:val="00937518"/>
    <w:rsid w:val="009375A3"/>
    <w:rsid w:val="009375CB"/>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321"/>
    <w:rsid w:val="009416A0"/>
    <w:rsid w:val="009418D3"/>
    <w:rsid w:val="009418FC"/>
    <w:rsid w:val="009419BC"/>
    <w:rsid w:val="009419C0"/>
    <w:rsid w:val="00941BC2"/>
    <w:rsid w:val="00941BC3"/>
    <w:rsid w:val="00941BDB"/>
    <w:rsid w:val="00941F01"/>
    <w:rsid w:val="00941F08"/>
    <w:rsid w:val="00941F75"/>
    <w:rsid w:val="0094201A"/>
    <w:rsid w:val="0094223D"/>
    <w:rsid w:val="00942615"/>
    <w:rsid w:val="0094264B"/>
    <w:rsid w:val="00942690"/>
    <w:rsid w:val="00942772"/>
    <w:rsid w:val="00942E5B"/>
    <w:rsid w:val="00942FAA"/>
    <w:rsid w:val="00942FBD"/>
    <w:rsid w:val="00943236"/>
    <w:rsid w:val="00943335"/>
    <w:rsid w:val="009434CC"/>
    <w:rsid w:val="00943658"/>
    <w:rsid w:val="009436DE"/>
    <w:rsid w:val="00943897"/>
    <w:rsid w:val="009439AC"/>
    <w:rsid w:val="00943E07"/>
    <w:rsid w:val="00943E7B"/>
    <w:rsid w:val="009441D3"/>
    <w:rsid w:val="009441DA"/>
    <w:rsid w:val="009444A0"/>
    <w:rsid w:val="009445C2"/>
    <w:rsid w:val="009446A1"/>
    <w:rsid w:val="00944883"/>
    <w:rsid w:val="00944C88"/>
    <w:rsid w:val="00944D97"/>
    <w:rsid w:val="00944E55"/>
    <w:rsid w:val="00944EBE"/>
    <w:rsid w:val="0094530A"/>
    <w:rsid w:val="00945689"/>
    <w:rsid w:val="009458B9"/>
    <w:rsid w:val="00945C9D"/>
    <w:rsid w:val="0094670D"/>
    <w:rsid w:val="009467E5"/>
    <w:rsid w:val="009469A5"/>
    <w:rsid w:val="00946FA6"/>
    <w:rsid w:val="00947019"/>
    <w:rsid w:val="0094710D"/>
    <w:rsid w:val="009471ED"/>
    <w:rsid w:val="0094729D"/>
    <w:rsid w:val="009473D2"/>
    <w:rsid w:val="009479CF"/>
    <w:rsid w:val="00947C0F"/>
    <w:rsid w:val="00947DC1"/>
    <w:rsid w:val="00950574"/>
    <w:rsid w:val="009505FC"/>
    <w:rsid w:val="00950780"/>
    <w:rsid w:val="00950784"/>
    <w:rsid w:val="009507E5"/>
    <w:rsid w:val="009509EA"/>
    <w:rsid w:val="00950A31"/>
    <w:rsid w:val="00950EFB"/>
    <w:rsid w:val="0095145C"/>
    <w:rsid w:val="0095152A"/>
    <w:rsid w:val="0095170D"/>
    <w:rsid w:val="00951801"/>
    <w:rsid w:val="00951857"/>
    <w:rsid w:val="009519C9"/>
    <w:rsid w:val="00951A85"/>
    <w:rsid w:val="00951C95"/>
    <w:rsid w:val="00952318"/>
    <w:rsid w:val="00952476"/>
    <w:rsid w:val="009524D5"/>
    <w:rsid w:val="009526E0"/>
    <w:rsid w:val="00952835"/>
    <w:rsid w:val="00952A1F"/>
    <w:rsid w:val="00952F8B"/>
    <w:rsid w:val="00953042"/>
    <w:rsid w:val="009534CF"/>
    <w:rsid w:val="00953A77"/>
    <w:rsid w:val="00953B45"/>
    <w:rsid w:val="00953F1C"/>
    <w:rsid w:val="009543B4"/>
    <w:rsid w:val="00954503"/>
    <w:rsid w:val="009546BD"/>
    <w:rsid w:val="0095486C"/>
    <w:rsid w:val="009548E9"/>
    <w:rsid w:val="00954B23"/>
    <w:rsid w:val="00954D6A"/>
    <w:rsid w:val="00954D76"/>
    <w:rsid w:val="0095547D"/>
    <w:rsid w:val="00955620"/>
    <w:rsid w:val="00955883"/>
    <w:rsid w:val="00955890"/>
    <w:rsid w:val="00955B24"/>
    <w:rsid w:val="00955B96"/>
    <w:rsid w:val="00956DFE"/>
    <w:rsid w:val="00956E23"/>
    <w:rsid w:val="00956EB9"/>
    <w:rsid w:val="00956F04"/>
    <w:rsid w:val="009574E6"/>
    <w:rsid w:val="009575FB"/>
    <w:rsid w:val="00957650"/>
    <w:rsid w:val="00960012"/>
    <w:rsid w:val="0096022B"/>
    <w:rsid w:val="00960243"/>
    <w:rsid w:val="009602ED"/>
    <w:rsid w:val="0096085E"/>
    <w:rsid w:val="009609AA"/>
    <w:rsid w:val="0096105A"/>
    <w:rsid w:val="0096112B"/>
    <w:rsid w:val="009614D8"/>
    <w:rsid w:val="009617E4"/>
    <w:rsid w:val="00961DC3"/>
    <w:rsid w:val="00961E56"/>
    <w:rsid w:val="00961EA4"/>
    <w:rsid w:val="00961F11"/>
    <w:rsid w:val="00962F92"/>
    <w:rsid w:val="009631F9"/>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180"/>
    <w:rsid w:val="0096519F"/>
    <w:rsid w:val="00965C6F"/>
    <w:rsid w:val="00965E20"/>
    <w:rsid w:val="00965ED0"/>
    <w:rsid w:val="0096614A"/>
    <w:rsid w:val="0096674F"/>
    <w:rsid w:val="00966989"/>
    <w:rsid w:val="00966A44"/>
    <w:rsid w:val="00967175"/>
    <w:rsid w:val="00967412"/>
    <w:rsid w:val="009676EF"/>
    <w:rsid w:val="00967801"/>
    <w:rsid w:val="00967811"/>
    <w:rsid w:val="00967B7C"/>
    <w:rsid w:val="00967C35"/>
    <w:rsid w:val="00967E10"/>
    <w:rsid w:val="00967EF8"/>
    <w:rsid w:val="00970021"/>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39"/>
    <w:rsid w:val="00972A6A"/>
    <w:rsid w:val="0097325F"/>
    <w:rsid w:val="009732E0"/>
    <w:rsid w:val="00973656"/>
    <w:rsid w:val="00973B46"/>
    <w:rsid w:val="00973BA1"/>
    <w:rsid w:val="00973BA3"/>
    <w:rsid w:val="00973BA9"/>
    <w:rsid w:val="00973DE8"/>
    <w:rsid w:val="00973E64"/>
    <w:rsid w:val="00973FE0"/>
    <w:rsid w:val="00974180"/>
    <w:rsid w:val="00974782"/>
    <w:rsid w:val="00974799"/>
    <w:rsid w:val="00974A82"/>
    <w:rsid w:val="00974A8C"/>
    <w:rsid w:val="00974D43"/>
    <w:rsid w:val="00975129"/>
    <w:rsid w:val="0097547E"/>
    <w:rsid w:val="0097587D"/>
    <w:rsid w:val="009759EE"/>
    <w:rsid w:val="00975B34"/>
    <w:rsid w:val="00975B99"/>
    <w:rsid w:val="00975D6F"/>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D0B"/>
    <w:rsid w:val="00977E47"/>
    <w:rsid w:val="00977F8E"/>
    <w:rsid w:val="00980149"/>
    <w:rsid w:val="00980206"/>
    <w:rsid w:val="009804D5"/>
    <w:rsid w:val="009805B3"/>
    <w:rsid w:val="00980758"/>
    <w:rsid w:val="00980C0F"/>
    <w:rsid w:val="009813EA"/>
    <w:rsid w:val="0098153B"/>
    <w:rsid w:val="00981603"/>
    <w:rsid w:val="00981A17"/>
    <w:rsid w:val="00981AAF"/>
    <w:rsid w:val="00981BDD"/>
    <w:rsid w:val="00981C6B"/>
    <w:rsid w:val="00981FD5"/>
    <w:rsid w:val="00982618"/>
    <w:rsid w:val="009828EB"/>
    <w:rsid w:val="00982EF9"/>
    <w:rsid w:val="00982F4E"/>
    <w:rsid w:val="00983002"/>
    <w:rsid w:val="0098304B"/>
    <w:rsid w:val="00983068"/>
    <w:rsid w:val="0098314F"/>
    <w:rsid w:val="00983179"/>
    <w:rsid w:val="009831A6"/>
    <w:rsid w:val="0098322C"/>
    <w:rsid w:val="009833F1"/>
    <w:rsid w:val="009835CC"/>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07F"/>
    <w:rsid w:val="00986211"/>
    <w:rsid w:val="0098622D"/>
    <w:rsid w:val="00986320"/>
    <w:rsid w:val="0098647E"/>
    <w:rsid w:val="00986790"/>
    <w:rsid w:val="0098697E"/>
    <w:rsid w:val="009869C2"/>
    <w:rsid w:val="00986A0E"/>
    <w:rsid w:val="00986E32"/>
    <w:rsid w:val="00986EA3"/>
    <w:rsid w:val="0098701D"/>
    <w:rsid w:val="00987407"/>
    <w:rsid w:val="009875A4"/>
    <w:rsid w:val="00987685"/>
    <w:rsid w:val="0098774E"/>
    <w:rsid w:val="00987958"/>
    <w:rsid w:val="0099089A"/>
    <w:rsid w:val="00990D7E"/>
    <w:rsid w:val="00990D99"/>
    <w:rsid w:val="00990F71"/>
    <w:rsid w:val="00991463"/>
    <w:rsid w:val="00991476"/>
    <w:rsid w:val="009914AE"/>
    <w:rsid w:val="009914BE"/>
    <w:rsid w:val="009919DF"/>
    <w:rsid w:val="00991BE4"/>
    <w:rsid w:val="00991C4F"/>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6B4"/>
    <w:rsid w:val="009949BD"/>
    <w:rsid w:val="00994B7B"/>
    <w:rsid w:val="00994BBA"/>
    <w:rsid w:val="00994BE5"/>
    <w:rsid w:val="00994F46"/>
    <w:rsid w:val="009951E6"/>
    <w:rsid w:val="009952CA"/>
    <w:rsid w:val="00995652"/>
    <w:rsid w:val="009956BD"/>
    <w:rsid w:val="0099570D"/>
    <w:rsid w:val="00995A2A"/>
    <w:rsid w:val="00995EE6"/>
    <w:rsid w:val="00995FB2"/>
    <w:rsid w:val="00996078"/>
    <w:rsid w:val="009965DF"/>
    <w:rsid w:val="00996640"/>
    <w:rsid w:val="00996DA4"/>
    <w:rsid w:val="00996E5E"/>
    <w:rsid w:val="00996F9E"/>
    <w:rsid w:val="00997426"/>
    <w:rsid w:val="00997787"/>
    <w:rsid w:val="00997894"/>
    <w:rsid w:val="0099797B"/>
    <w:rsid w:val="00997A5C"/>
    <w:rsid w:val="00997DFA"/>
    <w:rsid w:val="00997F20"/>
    <w:rsid w:val="009A0273"/>
    <w:rsid w:val="009A0434"/>
    <w:rsid w:val="009A0523"/>
    <w:rsid w:val="009A0555"/>
    <w:rsid w:val="009A0994"/>
    <w:rsid w:val="009A0BB0"/>
    <w:rsid w:val="009A0C86"/>
    <w:rsid w:val="009A0DF7"/>
    <w:rsid w:val="009A100D"/>
    <w:rsid w:val="009A11C0"/>
    <w:rsid w:val="009A160F"/>
    <w:rsid w:val="009A17AD"/>
    <w:rsid w:val="009A1B3C"/>
    <w:rsid w:val="009A1E47"/>
    <w:rsid w:val="009A252F"/>
    <w:rsid w:val="009A25A9"/>
    <w:rsid w:val="009A25EA"/>
    <w:rsid w:val="009A2AB1"/>
    <w:rsid w:val="009A2EE0"/>
    <w:rsid w:val="009A301C"/>
    <w:rsid w:val="009A3405"/>
    <w:rsid w:val="009A3705"/>
    <w:rsid w:val="009A3C87"/>
    <w:rsid w:val="009A3EA7"/>
    <w:rsid w:val="009A418A"/>
    <w:rsid w:val="009A4235"/>
    <w:rsid w:val="009A4262"/>
    <w:rsid w:val="009A432B"/>
    <w:rsid w:val="009A4590"/>
    <w:rsid w:val="009A4652"/>
    <w:rsid w:val="009A4837"/>
    <w:rsid w:val="009A49A4"/>
    <w:rsid w:val="009A544A"/>
    <w:rsid w:val="009A55E2"/>
    <w:rsid w:val="009A5C55"/>
    <w:rsid w:val="009A5E85"/>
    <w:rsid w:val="009A64F7"/>
    <w:rsid w:val="009A65DF"/>
    <w:rsid w:val="009A66CB"/>
    <w:rsid w:val="009A68BC"/>
    <w:rsid w:val="009A6FC7"/>
    <w:rsid w:val="009A6FF8"/>
    <w:rsid w:val="009A701E"/>
    <w:rsid w:val="009A70F0"/>
    <w:rsid w:val="009A71C2"/>
    <w:rsid w:val="009A71DB"/>
    <w:rsid w:val="009A7309"/>
    <w:rsid w:val="009A7547"/>
    <w:rsid w:val="009A79FF"/>
    <w:rsid w:val="009A7D9E"/>
    <w:rsid w:val="009A7EC0"/>
    <w:rsid w:val="009A7EFC"/>
    <w:rsid w:val="009B0565"/>
    <w:rsid w:val="009B06E9"/>
    <w:rsid w:val="009B0F20"/>
    <w:rsid w:val="009B1242"/>
    <w:rsid w:val="009B137E"/>
    <w:rsid w:val="009B1905"/>
    <w:rsid w:val="009B1ACF"/>
    <w:rsid w:val="009B1BDC"/>
    <w:rsid w:val="009B1D18"/>
    <w:rsid w:val="009B2072"/>
    <w:rsid w:val="009B20E5"/>
    <w:rsid w:val="009B210E"/>
    <w:rsid w:val="009B218B"/>
    <w:rsid w:val="009B238D"/>
    <w:rsid w:val="009B23F3"/>
    <w:rsid w:val="009B2463"/>
    <w:rsid w:val="009B286A"/>
    <w:rsid w:val="009B29A0"/>
    <w:rsid w:val="009B2C2C"/>
    <w:rsid w:val="009B30F7"/>
    <w:rsid w:val="009B3642"/>
    <w:rsid w:val="009B397A"/>
    <w:rsid w:val="009B3CC4"/>
    <w:rsid w:val="009B3E8A"/>
    <w:rsid w:val="009B3EE3"/>
    <w:rsid w:val="009B4138"/>
    <w:rsid w:val="009B439E"/>
    <w:rsid w:val="009B4418"/>
    <w:rsid w:val="009B4A5F"/>
    <w:rsid w:val="009B4AB9"/>
    <w:rsid w:val="009B4F51"/>
    <w:rsid w:val="009B50AF"/>
    <w:rsid w:val="009B540E"/>
    <w:rsid w:val="009B55D2"/>
    <w:rsid w:val="009B5A19"/>
    <w:rsid w:val="009B5BD7"/>
    <w:rsid w:val="009B5D79"/>
    <w:rsid w:val="009B614F"/>
    <w:rsid w:val="009B6369"/>
    <w:rsid w:val="009B666B"/>
    <w:rsid w:val="009B6771"/>
    <w:rsid w:val="009B6892"/>
    <w:rsid w:val="009B68CE"/>
    <w:rsid w:val="009B6C6F"/>
    <w:rsid w:val="009B6EC6"/>
    <w:rsid w:val="009B6F99"/>
    <w:rsid w:val="009B7551"/>
    <w:rsid w:val="009B75FE"/>
    <w:rsid w:val="009B76A5"/>
    <w:rsid w:val="009B7764"/>
    <w:rsid w:val="009B7948"/>
    <w:rsid w:val="009B7ACD"/>
    <w:rsid w:val="009B7E75"/>
    <w:rsid w:val="009C008E"/>
    <w:rsid w:val="009C04F2"/>
    <w:rsid w:val="009C05EE"/>
    <w:rsid w:val="009C0675"/>
    <w:rsid w:val="009C0747"/>
    <w:rsid w:val="009C0E65"/>
    <w:rsid w:val="009C117A"/>
    <w:rsid w:val="009C149E"/>
    <w:rsid w:val="009C18AD"/>
    <w:rsid w:val="009C1A49"/>
    <w:rsid w:val="009C1ECA"/>
    <w:rsid w:val="009C1FC6"/>
    <w:rsid w:val="009C2667"/>
    <w:rsid w:val="009C28A7"/>
    <w:rsid w:val="009C2E27"/>
    <w:rsid w:val="009C2F42"/>
    <w:rsid w:val="009C3175"/>
    <w:rsid w:val="009C39E1"/>
    <w:rsid w:val="009C441A"/>
    <w:rsid w:val="009C493F"/>
    <w:rsid w:val="009C4993"/>
    <w:rsid w:val="009C4B55"/>
    <w:rsid w:val="009C4B93"/>
    <w:rsid w:val="009C4B95"/>
    <w:rsid w:val="009C5751"/>
    <w:rsid w:val="009C58BA"/>
    <w:rsid w:val="009C5B30"/>
    <w:rsid w:val="009C5E50"/>
    <w:rsid w:val="009C62F0"/>
    <w:rsid w:val="009C6454"/>
    <w:rsid w:val="009C6956"/>
    <w:rsid w:val="009C69AD"/>
    <w:rsid w:val="009C69CE"/>
    <w:rsid w:val="009C6F26"/>
    <w:rsid w:val="009C741E"/>
    <w:rsid w:val="009C7618"/>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EB8"/>
    <w:rsid w:val="009D1FDF"/>
    <w:rsid w:val="009D2051"/>
    <w:rsid w:val="009D23FA"/>
    <w:rsid w:val="009D25E9"/>
    <w:rsid w:val="009D26DF"/>
    <w:rsid w:val="009D2CB6"/>
    <w:rsid w:val="009D2F27"/>
    <w:rsid w:val="009D2F5E"/>
    <w:rsid w:val="009D3027"/>
    <w:rsid w:val="009D3142"/>
    <w:rsid w:val="009D33AB"/>
    <w:rsid w:val="009D3702"/>
    <w:rsid w:val="009D3822"/>
    <w:rsid w:val="009D3CDE"/>
    <w:rsid w:val="009D3EED"/>
    <w:rsid w:val="009D45EA"/>
    <w:rsid w:val="009D4829"/>
    <w:rsid w:val="009D492A"/>
    <w:rsid w:val="009D499E"/>
    <w:rsid w:val="009D4F09"/>
    <w:rsid w:val="009D4FA8"/>
    <w:rsid w:val="009D5097"/>
    <w:rsid w:val="009D50E8"/>
    <w:rsid w:val="009D535D"/>
    <w:rsid w:val="009D59D4"/>
    <w:rsid w:val="009D5AD6"/>
    <w:rsid w:val="009D5B7E"/>
    <w:rsid w:val="009D5FF0"/>
    <w:rsid w:val="009D61D5"/>
    <w:rsid w:val="009D6842"/>
    <w:rsid w:val="009D6C28"/>
    <w:rsid w:val="009D6DF9"/>
    <w:rsid w:val="009D6E48"/>
    <w:rsid w:val="009D6FE3"/>
    <w:rsid w:val="009D7482"/>
    <w:rsid w:val="009D77E7"/>
    <w:rsid w:val="009D7908"/>
    <w:rsid w:val="009E02BF"/>
    <w:rsid w:val="009E06DF"/>
    <w:rsid w:val="009E07E8"/>
    <w:rsid w:val="009E084F"/>
    <w:rsid w:val="009E0988"/>
    <w:rsid w:val="009E0AAB"/>
    <w:rsid w:val="009E0E82"/>
    <w:rsid w:val="009E0ED4"/>
    <w:rsid w:val="009E0F56"/>
    <w:rsid w:val="009E14F7"/>
    <w:rsid w:val="009E1A72"/>
    <w:rsid w:val="009E1D4F"/>
    <w:rsid w:val="009E2078"/>
    <w:rsid w:val="009E21AC"/>
    <w:rsid w:val="009E23F8"/>
    <w:rsid w:val="009E2694"/>
    <w:rsid w:val="009E2CA5"/>
    <w:rsid w:val="009E2E5A"/>
    <w:rsid w:val="009E2F0E"/>
    <w:rsid w:val="009E3318"/>
    <w:rsid w:val="009E37EF"/>
    <w:rsid w:val="009E3918"/>
    <w:rsid w:val="009E3B65"/>
    <w:rsid w:val="009E3DCD"/>
    <w:rsid w:val="009E4212"/>
    <w:rsid w:val="009E453F"/>
    <w:rsid w:val="009E491E"/>
    <w:rsid w:val="009E4A64"/>
    <w:rsid w:val="009E4C0A"/>
    <w:rsid w:val="009E4DE5"/>
    <w:rsid w:val="009E4F24"/>
    <w:rsid w:val="009E5409"/>
    <w:rsid w:val="009E57D4"/>
    <w:rsid w:val="009E5B16"/>
    <w:rsid w:val="009E5B61"/>
    <w:rsid w:val="009E5FC9"/>
    <w:rsid w:val="009E60D6"/>
    <w:rsid w:val="009E627D"/>
    <w:rsid w:val="009E6991"/>
    <w:rsid w:val="009E69DD"/>
    <w:rsid w:val="009E6C82"/>
    <w:rsid w:val="009E742A"/>
    <w:rsid w:val="009E75BA"/>
    <w:rsid w:val="009E760E"/>
    <w:rsid w:val="009E76BD"/>
    <w:rsid w:val="009E7800"/>
    <w:rsid w:val="009E7859"/>
    <w:rsid w:val="009E7AE3"/>
    <w:rsid w:val="009E7D18"/>
    <w:rsid w:val="009F0006"/>
    <w:rsid w:val="009F00AE"/>
    <w:rsid w:val="009F00BA"/>
    <w:rsid w:val="009F00E9"/>
    <w:rsid w:val="009F0501"/>
    <w:rsid w:val="009F0877"/>
    <w:rsid w:val="009F0BBF"/>
    <w:rsid w:val="009F0D9E"/>
    <w:rsid w:val="009F0E06"/>
    <w:rsid w:val="009F0F5C"/>
    <w:rsid w:val="009F1201"/>
    <w:rsid w:val="009F1290"/>
    <w:rsid w:val="009F1705"/>
    <w:rsid w:val="009F17D8"/>
    <w:rsid w:val="009F1A5E"/>
    <w:rsid w:val="009F1B44"/>
    <w:rsid w:val="009F1DC6"/>
    <w:rsid w:val="009F1DFA"/>
    <w:rsid w:val="009F1F7C"/>
    <w:rsid w:val="009F20B7"/>
    <w:rsid w:val="009F231A"/>
    <w:rsid w:val="009F2A34"/>
    <w:rsid w:val="009F2C56"/>
    <w:rsid w:val="009F3832"/>
    <w:rsid w:val="009F3902"/>
    <w:rsid w:val="009F3911"/>
    <w:rsid w:val="009F3AE3"/>
    <w:rsid w:val="009F3CEF"/>
    <w:rsid w:val="009F3F37"/>
    <w:rsid w:val="009F41FC"/>
    <w:rsid w:val="009F42D6"/>
    <w:rsid w:val="009F4551"/>
    <w:rsid w:val="009F4F85"/>
    <w:rsid w:val="009F4FAB"/>
    <w:rsid w:val="009F51C7"/>
    <w:rsid w:val="009F52B8"/>
    <w:rsid w:val="009F558D"/>
    <w:rsid w:val="009F559B"/>
    <w:rsid w:val="009F5B0C"/>
    <w:rsid w:val="009F5C05"/>
    <w:rsid w:val="009F5CAA"/>
    <w:rsid w:val="009F5E1F"/>
    <w:rsid w:val="009F614B"/>
    <w:rsid w:val="009F65CB"/>
    <w:rsid w:val="009F6650"/>
    <w:rsid w:val="009F6858"/>
    <w:rsid w:val="009F6D15"/>
    <w:rsid w:val="009F6D37"/>
    <w:rsid w:val="009F6E21"/>
    <w:rsid w:val="009F6EDA"/>
    <w:rsid w:val="009F6F6C"/>
    <w:rsid w:val="009F7068"/>
    <w:rsid w:val="009F7293"/>
    <w:rsid w:val="009F7787"/>
    <w:rsid w:val="009F7AF6"/>
    <w:rsid w:val="009F7C9F"/>
    <w:rsid w:val="009F7DA8"/>
    <w:rsid w:val="00A002A8"/>
    <w:rsid w:val="00A002D9"/>
    <w:rsid w:val="00A00308"/>
    <w:rsid w:val="00A0040B"/>
    <w:rsid w:val="00A005D8"/>
    <w:rsid w:val="00A008E7"/>
    <w:rsid w:val="00A00B52"/>
    <w:rsid w:val="00A00C8C"/>
    <w:rsid w:val="00A00D85"/>
    <w:rsid w:val="00A00DC1"/>
    <w:rsid w:val="00A01685"/>
    <w:rsid w:val="00A017E8"/>
    <w:rsid w:val="00A018BE"/>
    <w:rsid w:val="00A01B6F"/>
    <w:rsid w:val="00A0271D"/>
    <w:rsid w:val="00A027B9"/>
    <w:rsid w:val="00A02887"/>
    <w:rsid w:val="00A0288E"/>
    <w:rsid w:val="00A02942"/>
    <w:rsid w:val="00A033B5"/>
    <w:rsid w:val="00A033D3"/>
    <w:rsid w:val="00A0344F"/>
    <w:rsid w:val="00A035E2"/>
    <w:rsid w:val="00A037AC"/>
    <w:rsid w:val="00A039D2"/>
    <w:rsid w:val="00A03ED6"/>
    <w:rsid w:val="00A044B1"/>
    <w:rsid w:val="00A0486B"/>
    <w:rsid w:val="00A04A1F"/>
    <w:rsid w:val="00A04CCA"/>
    <w:rsid w:val="00A04F66"/>
    <w:rsid w:val="00A04FA0"/>
    <w:rsid w:val="00A0519D"/>
    <w:rsid w:val="00A05205"/>
    <w:rsid w:val="00A05354"/>
    <w:rsid w:val="00A053C3"/>
    <w:rsid w:val="00A0548B"/>
    <w:rsid w:val="00A055A4"/>
    <w:rsid w:val="00A05B84"/>
    <w:rsid w:val="00A05BA6"/>
    <w:rsid w:val="00A05CB0"/>
    <w:rsid w:val="00A06115"/>
    <w:rsid w:val="00A0623F"/>
    <w:rsid w:val="00A06562"/>
    <w:rsid w:val="00A07453"/>
    <w:rsid w:val="00A074F3"/>
    <w:rsid w:val="00A0753F"/>
    <w:rsid w:val="00A0774B"/>
    <w:rsid w:val="00A07CE5"/>
    <w:rsid w:val="00A102AB"/>
    <w:rsid w:val="00A104A7"/>
    <w:rsid w:val="00A1060A"/>
    <w:rsid w:val="00A106CB"/>
    <w:rsid w:val="00A107F7"/>
    <w:rsid w:val="00A10A2D"/>
    <w:rsid w:val="00A10B2E"/>
    <w:rsid w:val="00A10E91"/>
    <w:rsid w:val="00A11081"/>
    <w:rsid w:val="00A115B7"/>
    <w:rsid w:val="00A116C0"/>
    <w:rsid w:val="00A118B4"/>
    <w:rsid w:val="00A11B82"/>
    <w:rsid w:val="00A11D9D"/>
    <w:rsid w:val="00A12342"/>
    <w:rsid w:val="00A126C4"/>
    <w:rsid w:val="00A12730"/>
    <w:rsid w:val="00A12DC5"/>
    <w:rsid w:val="00A131DF"/>
    <w:rsid w:val="00A133A0"/>
    <w:rsid w:val="00A13501"/>
    <w:rsid w:val="00A13CCE"/>
    <w:rsid w:val="00A13D25"/>
    <w:rsid w:val="00A141DA"/>
    <w:rsid w:val="00A143D0"/>
    <w:rsid w:val="00A1455E"/>
    <w:rsid w:val="00A149D4"/>
    <w:rsid w:val="00A14A63"/>
    <w:rsid w:val="00A14A96"/>
    <w:rsid w:val="00A152C5"/>
    <w:rsid w:val="00A1558F"/>
    <w:rsid w:val="00A155FE"/>
    <w:rsid w:val="00A15600"/>
    <w:rsid w:val="00A156C6"/>
    <w:rsid w:val="00A15F7A"/>
    <w:rsid w:val="00A160FF"/>
    <w:rsid w:val="00A16272"/>
    <w:rsid w:val="00A162F8"/>
    <w:rsid w:val="00A1644F"/>
    <w:rsid w:val="00A16544"/>
    <w:rsid w:val="00A178B7"/>
    <w:rsid w:val="00A17ACD"/>
    <w:rsid w:val="00A17DF6"/>
    <w:rsid w:val="00A17F1A"/>
    <w:rsid w:val="00A201AD"/>
    <w:rsid w:val="00A20682"/>
    <w:rsid w:val="00A207A8"/>
    <w:rsid w:val="00A20AD3"/>
    <w:rsid w:val="00A20F83"/>
    <w:rsid w:val="00A21249"/>
    <w:rsid w:val="00A21487"/>
    <w:rsid w:val="00A217D9"/>
    <w:rsid w:val="00A21C5D"/>
    <w:rsid w:val="00A21E2B"/>
    <w:rsid w:val="00A21FA3"/>
    <w:rsid w:val="00A22030"/>
    <w:rsid w:val="00A221FF"/>
    <w:rsid w:val="00A22207"/>
    <w:rsid w:val="00A222BF"/>
    <w:rsid w:val="00A22589"/>
    <w:rsid w:val="00A22E3C"/>
    <w:rsid w:val="00A22E4D"/>
    <w:rsid w:val="00A22EAE"/>
    <w:rsid w:val="00A22F5A"/>
    <w:rsid w:val="00A22F6F"/>
    <w:rsid w:val="00A230A4"/>
    <w:rsid w:val="00A23487"/>
    <w:rsid w:val="00A236CB"/>
    <w:rsid w:val="00A236E5"/>
    <w:rsid w:val="00A23B1D"/>
    <w:rsid w:val="00A23CA0"/>
    <w:rsid w:val="00A244ED"/>
    <w:rsid w:val="00A24916"/>
    <w:rsid w:val="00A24C30"/>
    <w:rsid w:val="00A24D36"/>
    <w:rsid w:val="00A25066"/>
    <w:rsid w:val="00A25396"/>
    <w:rsid w:val="00A253C0"/>
    <w:rsid w:val="00A25565"/>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39C"/>
    <w:rsid w:val="00A30645"/>
    <w:rsid w:val="00A306E3"/>
    <w:rsid w:val="00A30ABE"/>
    <w:rsid w:val="00A30C61"/>
    <w:rsid w:val="00A30D5B"/>
    <w:rsid w:val="00A30E0B"/>
    <w:rsid w:val="00A30E47"/>
    <w:rsid w:val="00A311AA"/>
    <w:rsid w:val="00A31299"/>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334"/>
    <w:rsid w:val="00A3469A"/>
    <w:rsid w:val="00A34829"/>
    <w:rsid w:val="00A34E26"/>
    <w:rsid w:val="00A3522C"/>
    <w:rsid w:val="00A355EA"/>
    <w:rsid w:val="00A35757"/>
    <w:rsid w:val="00A358E0"/>
    <w:rsid w:val="00A35AA5"/>
    <w:rsid w:val="00A35C99"/>
    <w:rsid w:val="00A35CB6"/>
    <w:rsid w:val="00A35E4A"/>
    <w:rsid w:val="00A36586"/>
    <w:rsid w:val="00A366CA"/>
    <w:rsid w:val="00A366EB"/>
    <w:rsid w:val="00A369CE"/>
    <w:rsid w:val="00A36BDA"/>
    <w:rsid w:val="00A36C20"/>
    <w:rsid w:val="00A36ED5"/>
    <w:rsid w:val="00A37447"/>
    <w:rsid w:val="00A37547"/>
    <w:rsid w:val="00A37717"/>
    <w:rsid w:val="00A37926"/>
    <w:rsid w:val="00A37A01"/>
    <w:rsid w:val="00A37A61"/>
    <w:rsid w:val="00A37E19"/>
    <w:rsid w:val="00A37F31"/>
    <w:rsid w:val="00A40095"/>
    <w:rsid w:val="00A401BE"/>
    <w:rsid w:val="00A40939"/>
    <w:rsid w:val="00A40AC1"/>
    <w:rsid w:val="00A40BC6"/>
    <w:rsid w:val="00A40D06"/>
    <w:rsid w:val="00A40DBF"/>
    <w:rsid w:val="00A41207"/>
    <w:rsid w:val="00A414A7"/>
    <w:rsid w:val="00A41587"/>
    <w:rsid w:val="00A415F5"/>
    <w:rsid w:val="00A4175B"/>
    <w:rsid w:val="00A41ADE"/>
    <w:rsid w:val="00A41EBE"/>
    <w:rsid w:val="00A420FE"/>
    <w:rsid w:val="00A42470"/>
    <w:rsid w:val="00A424FF"/>
    <w:rsid w:val="00A42F15"/>
    <w:rsid w:val="00A43099"/>
    <w:rsid w:val="00A43120"/>
    <w:rsid w:val="00A431CC"/>
    <w:rsid w:val="00A431DA"/>
    <w:rsid w:val="00A432BD"/>
    <w:rsid w:val="00A433B5"/>
    <w:rsid w:val="00A435E8"/>
    <w:rsid w:val="00A436A7"/>
    <w:rsid w:val="00A43FB2"/>
    <w:rsid w:val="00A4403A"/>
    <w:rsid w:val="00A441A7"/>
    <w:rsid w:val="00A44423"/>
    <w:rsid w:val="00A444CC"/>
    <w:rsid w:val="00A44564"/>
    <w:rsid w:val="00A44690"/>
    <w:rsid w:val="00A446A9"/>
    <w:rsid w:val="00A44AC6"/>
    <w:rsid w:val="00A44CC6"/>
    <w:rsid w:val="00A44F54"/>
    <w:rsid w:val="00A4501B"/>
    <w:rsid w:val="00A4544D"/>
    <w:rsid w:val="00A455AF"/>
    <w:rsid w:val="00A4564A"/>
    <w:rsid w:val="00A4586D"/>
    <w:rsid w:val="00A45D61"/>
    <w:rsid w:val="00A45D6D"/>
    <w:rsid w:val="00A462A1"/>
    <w:rsid w:val="00A4653C"/>
    <w:rsid w:val="00A46A7F"/>
    <w:rsid w:val="00A46F7C"/>
    <w:rsid w:val="00A4707E"/>
    <w:rsid w:val="00A47181"/>
    <w:rsid w:val="00A47285"/>
    <w:rsid w:val="00A47288"/>
    <w:rsid w:val="00A477F0"/>
    <w:rsid w:val="00A47A09"/>
    <w:rsid w:val="00A47AEE"/>
    <w:rsid w:val="00A47B5D"/>
    <w:rsid w:val="00A47F8D"/>
    <w:rsid w:val="00A5085E"/>
    <w:rsid w:val="00A5110F"/>
    <w:rsid w:val="00A5121C"/>
    <w:rsid w:val="00A515C6"/>
    <w:rsid w:val="00A5168C"/>
    <w:rsid w:val="00A51835"/>
    <w:rsid w:val="00A51988"/>
    <w:rsid w:val="00A51A8B"/>
    <w:rsid w:val="00A51C68"/>
    <w:rsid w:val="00A522A1"/>
    <w:rsid w:val="00A52D5B"/>
    <w:rsid w:val="00A52F9B"/>
    <w:rsid w:val="00A53022"/>
    <w:rsid w:val="00A53190"/>
    <w:rsid w:val="00A53446"/>
    <w:rsid w:val="00A53670"/>
    <w:rsid w:val="00A53775"/>
    <w:rsid w:val="00A5399A"/>
    <w:rsid w:val="00A53A73"/>
    <w:rsid w:val="00A53D8A"/>
    <w:rsid w:val="00A53EDE"/>
    <w:rsid w:val="00A53F4E"/>
    <w:rsid w:val="00A5491D"/>
    <w:rsid w:val="00A54A76"/>
    <w:rsid w:val="00A55047"/>
    <w:rsid w:val="00A554BC"/>
    <w:rsid w:val="00A555F8"/>
    <w:rsid w:val="00A556EC"/>
    <w:rsid w:val="00A55892"/>
    <w:rsid w:val="00A55989"/>
    <w:rsid w:val="00A55BA2"/>
    <w:rsid w:val="00A56018"/>
    <w:rsid w:val="00A564D8"/>
    <w:rsid w:val="00A56591"/>
    <w:rsid w:val="00A565B6"/>
    <w:rsid w:val="00A5673F"/>
    <w:rsid w:val="00A569B2"/>
    <w:rsid w:val="00A57099"/>
    <w:rsid w:val="00A574E1"/>
    <w:rsid w:val="00A57739"/>
    <w:rsid w:val="00A5792B"/>
    <w:rsid w:val="00A57F38"/>
    <w:rsid w:val="00A60199"/>
    <w:rsid w:val="00A60291"/>
    <w:rsid w:val="00A60435"/>
    <w:rsid w:val="00A604B6"/>
    <w:rsid w:val="00A60640"/>
    <w:rsid w:val="00A6067F"/>
    <w:rsid w:val="00A606FA"/>
    <w:rsid w:val="00A60970"/>
    <w:rsid w:val="00A609A3"/>
    <w:rsid w:val="00A60A15"/>
    <w:rsid w:val="00A61027"/>
    <w:rsid w:val="00A61234"/>
    <w:rsid w:val="00A61570"/>
    <w:rsid w:val="00A62388"/>
    <w:rsid w:val="00A62755"/>
    <w:rsid w:val="00A62CCB"/>
    <w:rsid w:val="00A6301F"/>
    <w:rsid w:val="00A631F9"/>
    <w:rsid w:val="00A63884"/>
    <w:rsid w:val="00A63AE6"/>
    <w:rsid w:val="00A63CA1"/>
    <w:rsid w:val="00A63D40"/>
    <w:rsid w:val="00A6400B"/>
    <w:rsid w:val="00A64BA1"/>
    <w:rsid w:val="00A64E5B"/>
    <w:rsid w:val="00A64E77"/>
    <w:rsid w:val="00A65303"/>
    <w:rsid w:val="00A6541D"/>
    <w:rsid w:val="00A65AA5"/>
    <w:rsid w:val="00A6611E"/>
    <w:rsid w:val="00A6618F"/>
    <w:rsid w:val="00A664FD"/>
    <w:rsid w:val="00A66513"/>
    <w:rsid w:val="00A66B8A"/>
    <w:rsid w:val="00A66C54"/>
    <w:rsid w:val="00A66E44"/>
    <w:rsid w:val="00A66FF4"/>
    <w:rsid w:val="00A67253"/>
    <w:rsid w:val="00A67329"/>
    <w:rsid w:val="00A67733"/>
    <w:rsid w:val="00A67B3C"/>
    <w:rsid w:val="00A7040F"/>
    <w:rsid w:val="00A70C43"/>
    <w:rsid w:val="00A715AE"/>
    <w:rsid w:val="00A71740"/>
    <w:rsid w:val="00A71787"/>
    <w:rsid w:val="00A7217E"/>
    <w:rsid w:val="00A72207"/>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310"/>
    <w:rsid w:val="00A744E9"/>
    <w:rsid w:val="00A74551"/>
    <w:rsid w:val="00A74930"/>
    <w:rsid w:val="00A7544C"/>
    <w:rsid w:val="00A754F7"/>
    <w:rsid w:val="00A757A6"/>
    <w:rsid w:val="00A75BB1"/>
    <w:rsid w:val="00A75D3F"/>
    <w:rsid w:val="00A76144"/>
    <w:rsid w:val="00A7639A"/>
    <w:rsid w:val="00A765DF"/>
    <w:rsid w:val="00A766AF"/>
    <w:rsid w:val="00A766C7"/>
    <w:rsid w:val="00A766CE"/>
    <w:rsid w:val="00A76720"/>
    <w:rsid w:val="00A7688A"/>
    <w:rsid w:val="00A768D9"/>
    <w:rsid w:val="00A769B0"/>
    <w:rsid w:val="00A76A0F"/>
    <w:rsid w:val="00A76DE2"/>
    <w:rsid w:val="00A76E9F"/>
    <w:rsid w:val="00A770AD"/>
    <w:rsid w:val="00A772CB"/>
    <w:rsid w:val="00A77603"/>
    <w:rsid w:val="00A777FA"/>
    <w:rsid w:val="00A778F6"/>
    <w:rsid w:val="00A77C31"/>
    <w:rsid w:val="00A77C38"/>
    <w:rsid w:val="00A77E7A"/>
    <w:rsid w:val="00A77FC3"/>
    <w:rsid w:val="00A803C4"/>
    <w:rsid w:val="00A8088F"/>
    <w:rsid w:val="00A80DC5"/>
    <w:rsid w:val="00A812DB"/>
    <w:rsid w:val="00A81B67"/>
    <w:rsid w:val="00A82278"/>
    <w:rsid w:val="00A82530"/>
    <w:rsid w:val="00A827BF"/>
    <w:rsid w:val="00A829CB"/>
    <w:rsid w:val="00A829D9"/>
    <w:rsid w:val="00A82BC2"/>
    <w:rsid w:val="00A82F19"/>
    <w:rsid w:val="00A82FE0"/>
    <w:rsid w:val="00A833E9"/>
    <w:rsid w:val="00A8356C"/>
    <w:rsid w:val="00A8358A"/>
    <w:rsid w:val="00A837B6"/>
    <w:rsid w:val="00A837CB"/>
    <w:rsid w:val="00A83934"/>
    <w:rsid w:val="00A84015"/>
    <w:rsid w:val="00A846E6"/>
    <w:rsid w:val="00A846F5"/>
    <w:rsid w:val="00A84833"/>
    <w:rsid w:val="00A84B1B"/>
    <w:rsid w:val="00A84F70"/>
    <w:rsid w:val="00A853AC"/>
    <w:rsid w:val="00A853B8"/>
    <w:rsid w:val="00A854AF"/>
    <w:rsid w:val="00A855B7"/>
    <w:rsid w:val="00A85914"/>
    <w:rsid w:val="00A859DC"/>
    <w:rsid w:val="00A85CFC"/>
    <w:rsid w:val="00A85F69"/>
    <w:rsid w:val="00A85FA1"/>
    <w:rsid w:val="00A86025"/>
    <w:rsid w:val="00A86312"/>
    <w:rsid w:val="00A86558"/>
    <w:rsid w:val="00A86DC1"/>
    <w:rsid w:val="00A87037"/>
    <w:rsid w:val="00A875C7"/>
    <w:rsid w:val="00A87837"/>
    <w:rsid w:val="00A8784E"/>
    <w:rsid w:val="00A87E08"/>
    <w:rsid w:val="00A87FA0"/>
    <w:rsid w:val="00A901B1"/>
    <w:rsid w:val="00A90539"/>
    <w:rsid w:val="00A90BA6"/>
    <w:rsid w:val="00A90C1E"/>
    <w:rsid w:val="00A90F92"/>
    <w:rsid w:val="00A91653"/>
    <w:rsid w:val="00A91705"/>
    <w:rsid w:val="00A91CD3"/>
    <w:rsid w:val="00A91CF7"/>
    <w:rsid w:val="00A92122"/>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7"/>
    <w:rsid w:val="00A94C59"/>
    <w:rsid w:val="00A9503A"/>
    <w:rsid w:val="00A955A0"/>
    <w:rsid w:val="00A95820"/>
    <w:rsid w:val="00A95F63"/>
    <w:rsid w:val="00A9626E"/>
    <w:rsid w:val="00A96620"/>
    <w:rsid w:val="00A966B9"/>
    <w:rsid w:val="00A968CB"/>
    <w:rsid w:val="00A968FA"/>
    <w:rsid w:val="00A969B4"/>
    <w:rsid w:val="00A96C7E"/>
    <w:rsid w:val="00A96D77"/>
    <w:rsid w:val="00A96E2A"/>
    <w:rsid w:val="00A96E5F"/>
    <w:rsid w:val="00A96E7D"/>
    <w:rsid w:val="00A973D4"/>
    <w:rsid w:val="00A97440"/>
    <w:rsid w:val="00A9768C"/>
    <w:rsid w:val="00A97B27"/>
    <w:rsid w:val="00A97BD9"/>
    <w:rsid w:val="00A97C0D"/>
    <w:rsid w:val="00A97C36"/>
    <w:rsid w:val="00AA0417"/>
    <w:rsid w:val="00AA057E"/>
    <w:rsid w:val="00AA07DA"/>
    <w:rsid w:val="00AA0AFA"/>
    <w:rsid w:val="00AA0D25"/>
    <w:rsid w:val="00AA0D3E"/>
    <w:rsid w:val="00AA0D92"/>
    <w:rsid w:val="00AA11B7"/>
    <w:rsid w:val="00AA151A"/>
    <w:rsid w:val="00AA1654"/>
    <w:rsid w:val="00AA1BA3"/>
    <w:rsid w:val="00AA1CAE"/>
    <w:rsid w:val="00AA1CEC"/>
    <w:rsid w:val="00AA1FC3"/>
    <w:rsid w:val="00AA20F8"/>
    <w:rsid w:val="00AA23DC"/>
    <w:rsid w:val="00AA2924"/>
    <w:rsid w:val="00AA29B6"/>
    <w:rsid w:val="00AA2CC4"/>
    <w:rsid w:val="00AA2D30"/>
    <w:rsid w:val="00AA2E0B"/>
    <w:rsid w:val="00AA3032"/>
    <w:rsid w:val="00AA3178"/>
    <w:rsid w:val="00AA31EA"/>
    <w:rsid w:val="00AA381F"/>
    <w:rsid w:val="00AA38AD"/>
    <w:rsid w:val="00AA3ED4"/>
    <w:rsid w:val="00AA3EF4"/>
    <w:rsid w:val="00AA40D2"/>
    <w:rsid w:val="00AA41F9"/>
    <w:rsid w:val="00AA44EF"/>
    <w:rsid w:val="00AA4513"/>
    <w:rsid w:val="00AA454E"/>
    <w:rsid w:val="00AA4675"/>
    <w:rsid w:val="00AA46E1"/>
    <w:rsid w:val="00AA486F"/>
    <w:rsid w:val="00AA4D5F"/>
    <w:rsid w:val="00AA4DAE"/>
    <w:rsid w:val="00AA5002"/>
    <w:rsid w:val="00AA51FD"/>
    <w:rsid w:val="00AA5674"/>
    <w:rsid w:val="00AA5680"/>
    <w:rsid w:val="00AA5A63"/>
    <w:rsid w:val="00AA5A86"/>
    <w:rsid w:val="00AA5AD5"/>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D55"/>
    <w:rsid w:val="00AB1FA3"/>
    <w:rsid w:val="00AB2544"/>
    <w:rsid w:val="00AB27A7"/>
    <w:rsid w:val="00AB2871"/>
    <w:rsid w:val="00AB2970"/>
    <w:rsid w:val="00AB29C6"/>
    <w:rsid w:val="00AB2BBE"/>
    <w:rsid w:val="00AB2BCD"/>
    <w:rsid w:val="00AB3126"/>
    <w:rsid w:val="00AB3164"/>
    <w:rsid w:val="00AB3347"/>
    <w:rsid w:val="00AB34C0"/>
    <w:rsid w:val="00AB373C"/>
    <w:rsid w:val="00AB37D5"/>
    <w:rsid w:val="00AB385F"/>
    <w:rsid w:val="00AB3AC4"/>
    <w:rsid w:val="00AB3F18"/>
    <w:rsid w:val="00AB45D7"/>
    <w:rsid w:val="00AB48B8"/>
    <w:rsid w:val="00AB4DA6"/>
    <w:rsid w:val="00AB4E7A"/>
    <w:rsid w:val="00AB55D2"/>
    <w:rsid w:val="00AB566A"/>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6D30"/>
    <w:rsid w:val="00AB72DF"/>
    <w:rsid w:val="00AB7741"/>
    <w:rsid w:val="00AB7761"/>
    <w:rsid w:val="00AB77B3"/>
    <w:rsid w:val="00AB781E"/>
    <w:rsid w:val="00AB7858"/>
    <w:rsid w:val="00AB7891"/>
    <w:rsid w:val="00AB7F0F"/>
    <w:rsid w:val="00AC0A90"/>
    <w:rsid w:val="00AC13B2"/>
    <w:rsid w:val="00AC13C4"/>
    <w:rsid w:val="00AC153F"/>
    <w:rsid w:val="00AC162E"/>
    <w:rsid w:val="00AC189A"/>
    <w:rsid w:val="00AC1D94"/>
    <w:rsid w:val="00AC25EE"/>
    <w:rsid w:val="00AC260C"/>
    <w:rsid w:val="00AC2928"/>
    <w:rsid w:val="00AC2942"/>
    <w:rsid w:val="00AC2999"/>
    <w:rsid w:val="00AC2ACF"/>
    <w:rsid w:val="00AC2D3A"/>
    <w:rsid w:val="00AC315B"/>
    <w:rsid w:val="00AC32EE"/>
    <w:rsid w:val="00AC3547"/>
    <w:rsid w:val="00AC391F"/>
    <w:rsid w:val="00AC394A"/>
    <w:rsid w:val="00AC3C68"/>
    <w:rsid w:val="00AC415B"/>
    <w:rsid w:val="00AC4772"/>
    <w:rsid w:val="00AC49D0"/>
    <w:rsid w:val="00AC4B8C"/>
    <w:rsid w:val="00AC4C94"/>
    <w:rsid w:val="00AC4D6F"/>
    <w:rsid w:val="00AC4FEF"/>
    <w:rsid w:val="00AC5023"/>
    <w:rsid w:val="00AC5141"/>
    <w:rsid w:val="00AC51FE"/>
    <w:rsid w:val="00AC528D"/>
    <w:rsid w:val="00AC52FB"/>
    <w:rsid w:val="00AC54E8"/>
    <w:rsid w:val="00AC55F7"/>
    <w:rsid w:val="00AC5974"/>
    <w:rsid w:val="00AC5C3C"/>
    <w:rsid w:val="00AC5CB9"/>
    <w:rsid w:val="00AC5F27"/>
    <w:rsid w:val="00AC5FF4"/>
    <w:rsid w:val="00AC6028"/>
    <w:rsid w:val="00AC6043"/>
    <w:rsid w:val="00AC6445"/>
    <w:rsid w:val="00AC67F7"/>
    <w:rsid w:val="00AC6E4F"/>
    <w:rsid w:val="00AC7191"/>
    <w:rsid w:val="00AC72F2"/>
    <w:rsid w:val="00AC7306"/>
    <w:rsid w:val="00AC751D"/>
    <w:rsid w:val="00AC7589"/>
    <w:rsid w:val="00AC79AD"/>
    <w:rsid w:val="00AC7ACE"/>
    <w:rsid w:val="00AC7C64"/>
    <w:rsid w:val="00AD01EC"/>
    <w:rsid w:val="00AD0263"/>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691"/>
    <w:rsid w:val="00AD473E"/>
    <w:rsid w:val="00AD4BAA"/>
    <w:rsid w:val="00AD4BE6"/>
    <w:rsid w:val="00AD511A"/>
    <w:rsid w:val="00AD5169"/>
    <w:rsid w:val="00AD5200"/>
    <w:rsid w:val="00AD5440"/>
    <w:rsid w:val="00AD57C4"/>
    <w:rsid w:val="00AD5A18"/>
    <w:rsid w:val="00AD5A7C"/>
    <w:rsid w:val="00AD5ACE"/>
    <w:rsid w:val="00AD5BE5"/>
    <w:rsid w:val="00AD609B"/>
    <w:rsid w:val="00AD6139"/>
    <w:rsid w:val="00AD615E"/>
    <w:rsid w:val="00AD6186"/>
    <w:rsid w:val="00AD6503"/>
    <w:rsid w:val="00AD65BC"/>
    <w:rsid w:val="00AD6805"/>
    <w:rsid w:val="00AD6995"/>
    <w:rsid w:val="00AD6D1F"/>
    <w:rsid w:val="00AD721D"/>
    <w:rsid w:val="00AD74C4"/>
    <w:rsid w:val="00AD7504"/>
    <w:rsid w:val="00AD7548"/>
    <w:rsid w:val="00AD7560"/>
    <w:rsid w:val="00AD75F7"/>
    <w:rsid w:val="00AD7766"/>
    <w:rsid w:val="00AD7EA9"/>
    <w:rsid w:val="00AE0046"/>
    <w:rsid w:val="00AE04D4"/>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224"/>
    <w:rsid w:val="00AE342C"/>
    <w:rsid w:val="00AE37EC"/>
    <w:rsid w:val="00AE397E"/>
    <w:rsid w:val="00AE3A7F"/>
    <w:rsid w:val="00AE424A"/>
    <w:rsid w:val="00AE4887"/>
    <w:rsid w:val="00AE48A7"/>
    <w:rsid w:val="00AE4B93"/>
    <w:rsid w:val="00AE4CA3"/>
    <w:rsid w:val="00AE5133"/>
    <w:rsid w:val="00AE5204"/>
    <w:rsid w:val="00AE5206"/>
    <w:rsid w:val="00AE58D7"/>
    <w:rsid w:val="00AE5907"/>
    <w:rsid w:val="00AE59BB"/>
    <w:rsid w:val="00AE5C6B"/>
    <w:rsid w:val="00AE5D8E"/>
    <w:rsid w:val="00AE6031"/>
    <w:rsid w:val="00AE64C3"/>
    <w:rsid w:val="00AE659A"/>
    <w:rsid w:val="00AE6753"/>
    <w:rsid w:val="00AE6892"/>
    <w:rsid w:val="00AE6D6A"/>
    <w:rsid w:val="00AE7166"/>
    <w:rsid w:val="00AE7282"/>
    <w:rsid w:val="00AE761C"/>
    <w:rsid w:val="00AE7922"/>
    <w:rsid w:val="00AE7938"/>
    <w:rsid w:val="00AE7BC0"/>
    <w:rsid w:val="00AE7DD5"/>
    <w:rsid w:val="00AF0344"/>
    <w:rsid w:val="00AF0808"/>
    <w:rsid w:val="00AF08E5"/>
    <w:rsid w:val="00AF0BA4"/>
    <w:rsid w:val="00AF0DE8"/>
    <w:rsid w:val="00AF0EA7"/>
    <w:rsid w:val="00AF1277"/>
    <w:rsid w:val="00AF141D"/>
    <w:rsid w:val="00AF162E"/>
    <w:rsid w:val="00AF16BC"/>
    <w:rsid w:val="00AF1781"/>
    <w:rsid w:val="00AF1805"/>
    <w:rsid w:val="00AF1DB6"/>
    <w:rsid w:val="00AF1DC6"/>
    <w:rsid w:val="00AF227E"/>
    <w:rsid w:val="00AF2347"/>
    <w:rsid w:val="00AF2490"/>
    <w:rsid w:val="00AF2999"/>
    <w:rsid w:val="00AF2BDB"/>
    <w:rsid w:val="00AF2CCA"/>
    <w:rsid w:val="00AF2FC9"/>
    <w:rsid w:val="00AF324D"/>
    <w:rsid w:val="00AF370B"/>
    <w:rsid w:val="00AF387C"/>
    <w:rsid w:val="00AF3935"/>
    <w:rsid w:val="00AF3EAB"/>
    <w:rsid w:val="00AF4197"/>
    <w:rsid w:val="00AF4381"/>
    <w:rsid w:val="00AF4425"/>
    <w:rsid w:val="00AF48A5"/>
    <w:rsid w:val="00AF4D3D"/>
    <w:rsid w:val="00AF51D8"/>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05BB"/>
    <w:rsid w:val="00B011F0"/>
    <w:rsid w:val="00B013F3"/>
    <w:rsid w:val="00B01427"/>
    <w:rsid w:val="00B014FA"/>
    <w:rsid w:val="00B01819"/>
    <w:rsid w:val="00B01BE0"/>
    <w:rsid w:val="00B01C7B"/>
    <w:rsid w:val="00B0203C"/>
    <w:rsid w:val="00B02074"/>
    <w:rsid w:val="00B0276B"/>
    <w:rsid w:val="00B0284E"/>
    <w:rsid w:val="00B02993"/>
    <w:rsid w:val="00B02A68"/>
    <w:rsid w:val="00B02C0D"/>
    <w:rsid w:val="00B02E15"/>
    <w:rsid w:val="00B03467"/>
    <w:rsid w:val="00B03540"/>
    <w:rsid w:val="00B035CF"/>
    <w:rsid w:val="00B035FB"/>
    <w:rsid w:val="00B03866"/>
    <w:rsid w:val="00B03966"/>
    <w:rsid w:val="00B03BE5"/>
    <w:rsid w:val="00B03E18"/>
    <w:rsid w:val="00B04031"/>
    <w:rsid w:val="00B04089"/>
    <w:rsid w:val="00B040E7"/>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9C"/>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9DA"/>
    <w:rsid w:val="00B13B08"/>
    <w:rsid w:val="00B13C71"/>
    <w:rsid w:val="00B1405C"/>
    <w:rsid w:val="00B14853"/>
    <w:rsid w:val="00B14D78"/>
    <w:rsid w:val="00B14F54"/>
    <w:rsid w:val="00B1501E"/>
    <w:rsid w:val="00B150F6"/>
    <w:rsid w:val="00B152B4"/>
    <w:rsid w:val="00B154F7"/>
    <w:rsid w:val="00B15630"/>
    <w:rsid w:val="00B1583F"/>
    <w:rsid w:val="00B158E1"/>
    <w:rsid w:val="00B15BAE"/>
    <w:rsid w:val="00B15EA4"/>
    <w:rsid w:val="00B1605E"/>
    <w:rsid w:val="00B165D5"/>
    <w:rsid w:val="00B165DB"/>
    <w:rsid w:val="00B16746"/>
    <w:rsid w:val="00B16CB8"/>
    <w:rsid w:val="00B1738E"/>
    <w:rsid w:val="00B17BC0"/>
    <w:rsid w:val="00B17EA0"/>
    <w:rsid w:val="00B20183"/>
    <w:rsid w:val="00B202DC"/>
    <w:rsid w:val="00B20804"/>
    <w:rsid w:val="00B20BB1"/>
    <w:rsid w:val="00B2119F"/>
    <w:rsid w:val="00B21225"/>
    <w:rsid w:val="00B214A9"/>
    <w:rsid w:val="00B2165C"/>
    <w:rsid w:val="00B21758"/>
    <w:rsid w:val="00B2188A"/>
    <w:rsid w:val="00B21A3D"/>
    <w:rsid w:val="00B222B8"/>
    <w:rsid w:val="00B224E0"/>
    <w:rsid w:val="00B2258A"/>
    <w:rsid w:val="00B225F0"/>
    <w:rsid w:val="00B229C2"/>
    <w:rsid w:val="00B22A4B"/>
    <w:rsid w:val="00B22ADE"/>
    <w:rsid w:val="00B22FC0"/>
    <w:rsid w:val="00B23200"/>
    <w:rsid w:val="00B23455"/>
    <w:rsid w:val="00B2345C"/>
    <w:rsid w:val="00B2399D"/>
    <w:rsid w:val="00B23A42"/>
    <w:rsid w:val="00B23AB8"/>
    <w:rsid w:val="00B23C61"/>
    <w:rsid w:val="00B23E28"/>
    <w:rsid w:val="00B24057"/>
    <w:rsid w:val="00B2405B"/>
    <w:rsid w:val="00B2423E"/>
    <w:rsid w:val="00B242C4"/>
    <w:rsid w:val="00B242FB"/>
    <w:rsid w:val="00B24366"/>
    <w:rsid w:val="00B24598"/>
    <w:rsid w:val="00B24759"/>
    <w:rsid w:val="00B2499F"/>
    <w:rsid w:val="00B24B3E"/>
    <w:rsid w:val="00B24E7D"/>
    <w:rsid w:val="00B2513A"/>
    <w:rsid w:val="00B25242"/>
    <w:rsid w:val="00B25C01"/>
    <w:rsid w:val="00B2613C"/>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2FC"/>
    <w:rsid w:val="00B30326"/>
    <w:rsid w:val="00B30683"/>
    <w:rsid w:val="00B306E1"/>
    <w:rsid w:val="00B30A44"/>
    <w:rsid w:val="00B30B2D"/>
    <w:rsid w:val="00B30C9A"/>
    <w:rsid w:val="00B30D1D"/>
    <w:rsid w:val="00B30ED5"/>
    <w:rsid w:val="00B31202"/>
    <w:rsid w:val="00B3134F"/>
    <w:rsid w:val="00B31626"/>
    <w:rsid w:val="00B319D1"/>
    <w:rsid w:val="00B31C66"/>
    <w:rsid w:val="00B32052"/>
    <w:rsid w:val="00B32288"/>
    <w:rsid w:val="00B322DA"/>
    <w:rsid w:val="00B322F1"/>
    <w:rsid w:val="00B32BB6"/>
    <w:rsid w:val="00B32D3F"/>
    <w:rsid w:val="00B32E6A"/>
    <w:rsid w:val="00B33F55"/>
    <w:rsid w:val="00B3418E"/>
    <w:rsid w:val="00B34282"/>
    <w:rsid w:val="00B348CC"/>
    <w:rsid w:val="00B348DD"/>
    <w:rsid w:val="00B3505D"/>
    <w:rsid w:val="00B3552C"/>
    <w:rsid w:val="00B35565"/>
    <w:rsid w:val="00B358EC"/>
    <w:rsid w:val="00B35D6E"/>
    <w:rsid w:val="00B35EDF"/>
    <w:rsid w:val="00B3606F"/>
    <w:rsid w:val="00B36169"/>
    <w:rsid w:val="00B36636"/>
    <w:rsid w:val="00B36AAF"/>
    <w:rsid w:val="00B36AD6"/>
    <w:rsid w:val="00B36FEF"/>
    <w:rsid w:val="00B373BE"/>
    <w:rsid w:val="00B37934"/>
    <w:rsid w:val="00B37942"/>
    <w:rsid w:val="00B379D2"/>
    <w:rsid w:val="00B37A7E"/>
    <w:rsid w:val="00B37EF9"/>
    <w:rsid w:val="00B37FF1"/>
    <w:rsid w:val="00B40184"/>
    <w:rsid w:val="00B40190"/>
    <w:rsid w:val="00B40280"/>
    <w:rsid w:val="00B4047D"/>
    <w:rsid w:val="00B408F0"/>
    <w:rsid w:val="00B40927"/>
    <w:rsid w:val="00B40AB2"/>
    <w:rsid w:val="00B40B54"/>
    <w:rsid w:val="00B40B94"/>
    <w:rsid w:val="00B40EA2"/>
    <w:rsid w:val="00B422F1"/>
    <w:rsid w:val="00B4230A"/>
    <w:rsid w:val="00B427CC"/>
    <w:rsid w:val="00B42893"/>
    <w:rsid w:val="00B429C1"/>
    <w:rsid w:val="00B42CF2"/>
    <w:rsid w:val="00B42E1D"/>
    <w:rsid w:val="00B43155"/>
    <w:rsid w:val="00B432AB"/>
    <w:rsid w:val="00B43504"/>
    <w:rsid w:val="00B436CC"/>
    <w:rsid w:val="00B43A94"/>
    <w:rsid w:val="00B44183"/>
    <w:rsid w:val="00B4428B"/>
    <w:rsid w:val="00B44447"/>
    <w:rsid w:val="00B44581"/>
    <w:rsid w:val="00B44B80"/>
    <w:rsid w:val="00B44BF6"/>
    <w:rsid w:val="00B454FC"/>
    <w:rsid w:val="00B455B4"/>
    <w:rsid w:val="00B458E6"/>
    <w:rsid w:val="00B45C2C"/>
    <w:rsid w:val="00B46011"/>
    <w:rsid w:val="00B4633F"/>
    <w:rsid w:val="00B46441"/>
    <w:rsid w:val="00B46568"/>
    <w:rsid w:val="00B46663"/>
    <w:rsid w:val="00B46A2B"/>
    <w:rsid w:val="00B46B34"/>
    <w:rsid w:val="00B46C9A"/>
    <w:rsid w:val="00B46F40"/>
    <w:rsid w:val="00B470A5"/>
    <w:rsid w:val="00B47391"/>
    <w:rsid w:val="00B47603"/>
    <w:rsid w:val="00B476C5"/>
    <w:rsid w:val="00B47EEB"/>
    <w:rsid w:val="00B47F29"/>
    <w:rsid w:val="00B5026B"/>
    <w:rsid w:val="00B5035B"/>
    <w:rsid w:val="00B50CA2"/>
    <w:rsid w:val="00B50CB1"/>
    <w:rsid w:val="00B50D01"/>
    <w:rsid w:val="00B50D25"/>
    <w:rsid w:val="00B512F3"/>
    <w:rsid w:val="00B5169D"/>
    <w:rsid w:val="00B518CD"/>
    <w:rsid w:val="00B51A18"/>
    <w:rsid w:val="00B51AB6"/>
    <w:rsid w:val="00B51BF7"/>
    <w:rsid w:val="00B52148"/>
    <w:rsid w:val="00B52351"/>
    <w:rsid w:val="00B52684"/>
    <w:rsid w:val="00B526AF"/>
    <w:rsid w:val="00B526B7"/>
    <w:rsid w:val="00B5297E"/>
    <w:rsid w:val="00B52AD8"/>
    <w:rsid w:val="00B52E29"/>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88"/>
    <w:rsid w:val="00B55392"/>
    <w:rsid w:val="00B55804"/>
    <w:rsid w:val="00B558EE"/>
    <w:rsid w:val="00B5597A"/>
    <w:rsid w:val="00B55B58"/>
    <w:rsid w:val="00B55D3E"/>
    <w:rsid w:val="00B55E94"/>
    <w:rsid w:val="00B55E95"/>
    <w:rsid w:val="00B55FC4"/>
    <w:rsid w:val="00B56855"/>
    <w:rsid w:val="00B568B8"/>
    <w:rsid w:val="00B56A2C"/>
    <w:rsid w:val="00B571F0"/>
    <w:rsid w:val="00B57963"/>
    <w:rsid w:val="00B57A2F"/>
    <w:rsid w:val="00B57AA9"/>
    <w:rsid w:val="00B601F9"/>
    <w:rsid w:val="00B60266"/>
    <w:rsid w:val="00B603D6"/>
    <w:rsid w:val="00B60404"/>
    <w:rsid w:val="00B6077C"/>
    <w:rsid w:val="00B6083D"/>
    <w:rsid w:val="00B609D2"/>
    <w:rsid w:val="00B60CA6"/>
    <w:rsid w:val="00B60F89"/>
    <w:rsid w:val="00B61567"/>
    <w:rsid w:val="00B61D8B"/>
    <w:rsid w:val="00B6200F"/>
    <w:rsid w:val="00B620BB"/>
    <w:rsid w:val="00B62136"/>
    <w:rsid w:val="00B622BF"/>
    <w:rsid w:val="00B62932"/>
    <w:rsid w:val="00B629D1"/>
    <w:rsid w:val="00B62EB3"/>
    <w:rsid w:val="00B62F50"/>
    <w:rsid w:val="00B6325C"/>
    <w:rsid w:val="00B6325F"/>
    <w:rsid w:val="00B632B8"/>
    <w:rsid w:val="00B63726"/>
    <w:rsid w:val="00B638A6"/>
    <w:rsid w:val="00B63964"/>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5811"/>
    <w:rsid w:val="00B6589C"/>
    <w:rsid w:val="00B660B9"/>
    <w:rsid w:val="00B660D3"/>
    <w:rsid w:val="00B661F1"/>
    <w:rsid w:val="00B663A2"/>
    <w:rsid w:val="00B663EE"/>
    <w:rsid w:val="00B668EF"/>
    <w:rsid w:val="00B66BBA"/>
    <w:rsid w:val="00B671D1"/>
    <w:rsid w:val="00B674C4"/>
    <w:rsid w:val="00B676F4"/>
    <w:rsid w:val="00B6773B"/>
    <w:rsid w:val="00B6797F"/>
    <w:rsid w:val="00B679B4"/>
    <w:rsid w:val="00B67A79"/>
    <w:rsid w:val="00B67C7D"/>
    <w:rsid w:val="00B705B9"/>
    <w:rsid w:val="00B70638"/>
    <w:rsid w:val="00B707BC"/>
    <w:rsid w:val="00B7082F"/>
    <w:rsid w:val="00B7086F"/>
    <w:rsid w:val="00B70EDE"/>
    <w:rsid w:val="00B71115"/>
    <w:rsid w:val="00B71526"/>
    <w:rsid w:val="00B71733"/>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5B9"/>
    <w:rsid w:val="00B74707"/>
    <w:rsid w:val="00B74950"/>
    <w:rsid w:val="00B7499E"/>
    <w:rsid w:val="00B74B03"/>
    <w:rsid w:val="00B74ECB"/>
    <w:rsid w:val="00B74FBC"/>
    <w:rsid w:val="00B750EC"/>
    <w:rsid w:val="00B751DA"/>
    <w:rsid w:val="00B75317"/>
    <w:rsid w:val="00B75570"/>
    <w:rsid w:val="00B75822"/>
    <w:rsid w:val="00B759CF"/>
    <w:rsid w:val="00B75DB2"/>
    <w:rsid w:val="00B76015"/>
    <w:rsid w:val="00B761E4"/>
    <w:rsid w:val="00B76398"/>
    <w:rsid w:val="00B76891"/>
    <w:rsid w:val="00B76A33"/>
    <w:rsid w:val="00B76AC7"/>
    <w:rsid w:val="00B76DD5"/>
    <w:rsid w:val="00B76EC5"/>
    <w:rsid w:val="00B7717C"/>
    <w:rsid w:val="00B7732E"/>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B30"/>
    <w:rsid w:val="00B82D2B"/>
    <w:rsid w:val="00B82E4C"/>
    <w:rsid w:val="00B82EB1"/>
    <w:rsid w:val="00B836C5"/>
    <w:rsid w:val="00B83AB9"/>
    <w:rsid w:val="00B83F69"/>
    <w:rsid w:val="00B84144"/>
    <w:rsid w:val="00B8415A"/>
    <w:rsid w:val="00B84396"/>
    <w:rsid w:val="00B8493A"/>
    <w:rsid w:val="00B849E6"/>
    <w:rsid w:val="00B84A03"/>
    <w:rsid w:val="00B84B30"/>
    <w:rsid w:val="00B84B6E"/>
    <w:rsid w:val="00B84B9B"/>
    <w:rsid w:val="00B85176"/>
    <w:rsid w:val="00B85A51"/>
    <w:rsid w:val="00B85EE2"/>
    <w:rsid w:val="00B85F78"/>
    <w:rsid w:val="00B864C1"/>
    <w:rsid w:val="00B8680F"/>
    <w:rsid w:val="00B86977"/>
    <w:rsid w:val="00B86B64"/>
    <w:rsid w:val="00B86B76"/>
    <w:rsid w:val="00B86D68"/>
    <w:rsid w:val="00B87275"/>
    <w:rsid w:val="00B87306"/>
    <w:rsid w:val="00B873F6"/>
    <w:rsid w:val="00B87539"/>
    <w:rsid w:val="00B87706"/>
    <w:rsid w:val="00B87DA6"/>
    <w:rsid w:val="00B87E1C"/>
    <w:rsid w:val="00B900D1"/>
    <w:rsid w:val="00B90289"/>
    <w:rsid w:val="00B903E0"/>
    <w:rsid w:val="00B903EE"/>
    <w:rsid w:val="00B90C93"/>
    <w:rsid w:val="00B90D33"/>
    <w:rsid w:val="00B90F72"/>
    <w:rsid w:val="00B9103D"/>
    <w:rsid w:val="00B91405"/>
    <w:rsid w:val="00B914A3"/>
    <w:rsid w:val="00B91616"/>
    <w:rsid w:val="00B91A18"/>
    <w:rsid w:val="00B91E10"/>
    <w:rsid w:val="00B91EA9"/>
    <w:rsid w:val="00B9235B"/>
    <w:rsid w:val="00B92560"/>
    <w:rsid w:val="00B926CC"/>
    <w:rsid w:val="00B9294E"/>
    <w:rsid w:val="00B92AA8"/>
    <w:rsid w:val="00B92C82"/>
    <w:rsid w:val="00B92E62"/>
    <w:rsid w:val="00B93233"/>
    <w:rsid w:val="00B934DA"/>
    <w:rsid w:val="00B934DC"/>
    <w:rsid w:val="00B9359B"/>
    <w:rsid w:val="00B93B0E"/>
    <w:rsid w:val="00B93B86"/>
    <w:rsid w:val="00B93BF9"/>
    <w:rsid w:val="00B93EC9"/>
    <w:rsid w:val="00B941C1"/>
    <w:rsid w:val="00B9457D"/>
    <w:rsid w:val="00B9483F"/>
    <w:rsid w:val="00B948F4"/>
    <w:rsid w:val="00B94A4E"/>
    <w:rsid w:val="00B94B36"/>
    <w:rsid w:val="00B94B8D"/>
    <w:rsid w:val="00B94CC6"/>
    <w:rsid w:val="00B94FCE"/>
    <w:rsid w:val="00B9555E"/>
    <w:rsid w:val="00B95883"/>
    <w:rsid w:val="00B958EB"/>
    <w:rsid w:val="00B95F4E"/>
    <w:rsid w:val="00B96211"/>
    <w:rsid w:val="00B96425"/>
    <w:rsid w:val="00B969ED"/>
    <w:rsid w:val="00B96B3D"/>
    <w:rsid w:val="00B96C98"/>
    <w:rsid w:val="00B96D76"/>
    <w:rsid w:val="00B96E64"/>
    <w:rsid w:val="00B9726D"/>
    <w:rsid w:val="00B97286"/>
    <w:rsid w:val="00B97696"/>
    <w:rsid w:val="00B97C29"/>
    <w:rsid w:val="00B97C4E"/>
    <w:rsid w:val="00B97D72"/>
    <w:rsid w:val="00BA003D"/>
    <w:rsid w:val="00BA01E8"/>
    <w:rsid w:val="00BA081A"/>
    <w:rsid w:val="00BA0849"/>
    <w:rsid w:val="00BA0883"/>
    <w:rsid w:val="00BA08EB"/>
    <w:rsid w:val="00BA0B85"/>
    <w:rsid w:val="00BA0D93"/>
    <w:rsid w:val="00BA1012"/>
    <w:rsid w:val="00BA17B3"/>
    <w:rsid w:val="00BA18CE"/>
    <w:rsid w:val="00BA1950"/>
    <w:rsid w:val="00BA1B63"/>
    <w:rsid w:val="00BA1B79"/>
    <w:rsid w:val="00BA1EDA"/>
    <w:rsid w:val="00BA1EFF"/>
    <w:rsid w:val="00BA1F4D"/>
    <w:rsid w:val="00BA1FB4"/>
    <w:rsid w:val="00BA20F6"/>
    <w:rsid w:val="00BA2105"/>
    <w:rsid w:val="00BA26FC"/>
    <w:rsid w:val="00BA2767"/>
    <w:rsid w:val="00BA2971"/>
    <w:rsid w:val="00BA2D5D"/>
    <w:rsid w:val="00BA2DDC"/>
    <w:rsid w:val="00BA2EC5"/>
    <w:rsid w:val="00BA32BA"/>
    <w:rsid w:val="00BA340D"/>
    <w:rsid w:val="00BA3491"/>
    <w:rsid w:val="00BA38F9"/>
    <w:rsid w:val="00BA3918"/>
    <w:rsid w:val="00BA3A8A"/>
    <w:rsid w:val="00BA3BA7"/>
    <w:rsid w:val="00BA4215"/>
    <w:rsid w:val="00BA4355"/>
    <w:rsid w:val="00BA4406"/>
    <w:rsid w:val="00BA4417"/>
    <w:rsid w:val="00BA477F"/>
    <w:rsid w:val="00BA4AC3"/>
    <w:rsid w:val="00BA4E25"/>
    <w:rsid w:val="00BA4E69"/>
    <w:rsid w:val="00BA5143"/>
    <w:rsid w:val="00BA51C6"/>
    <w:rsid w:val="00BA522F"/>
    <w:rsid w:val="00BA547E"/>
    <w:rsid w:val="00BA5703"/>
    <w:rsid w:val="00BA5A68"/>
    <w:rsid w:val="00BA5FD6"/>
    <w:rsid w:val="00BA626D"/>
    <w:rsid w:val="00BA64D7"/>
    <w:rsid w:val="00BA668E"/>
    <w:rsid w:val="00BA66F8"/>
    <w:rsid w:val="00BA6D69"/>
    <w:rsid w:val="00BA6FD0"/>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4EE"/>
    <w:rsid w:val="00BB0522"/>
    <w:rsid w:val="00BB062D"/>
    <w:rsid w:val="00BB0643"/>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A9"/>
    <w:rsid w:val="00BB24F6"/>
    <w:rsid w:val="00BB2FE1"/>
    <w:rsid w:val="00BB31CE"/>
    <w:rsid w:val="00BB320E"/>
    <w:rsid w:val="00BB32D5"/>
    <w:rsid w:val="00BB33B1"/>
    <w:rsid w:val="00BB341B"/>
    <w:rsid w:val="00BB3604"/>
    <w:rsid w:val="00BB38B4"/>
    <w:rsid w:val="00BB3B39"/>
    <w:rsid w:val="00BB3CC0"/>
    <w:rsid w:val="00BB3DCA"/>
    <w:rsid w:val="00BB3EF6"/>
    <w:rsid w:val="00BB40F1"/>
    <w:rsid w:val="00BB466C"/>
    <w:rsid w:val="00BB4696"/>
    <w:rsid w:val="00BB479C"/>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6FFD"/>
    <w:rsid w:val="00BB7654"/>
    <w:rsid w:val="00BB76BF"/>
    <w:rsid w:val="00BB76EE"/>
    <w:rsid w:val="00BB785F"/>
    <w:rsid w:val="00BB7ACB"/>
    <w:rsid w:val="00BC0126"/>
    <w:rsid w:val="00BC0469"/>
    <w:rsid w:val="00BC0686"/>
    <w:rsid w:val="00BC081A"/>
    <w:rsid w:val="00BC0B6C"/>
    <w:rsid w:val="00BC0E27"/>
    <w:rsid w:val="00BC0F64"/>
    <w:rsid w:val="00BC1104"/>
    <w:rsid w:val="00BC1256"/>
    <w:rsid w:val="00BC1463"/>
    <w:rsid w:val="00BC1829"/>
    <w:rsid w:val="00BC189A"/>
    <w:rsid w:val="00BC1F7F"/>
    <w:rsid w:val="00BC2135"/>
    <w:rsid w:val="00BC21DA"/>
    <w:rsid w:val="00BC24A6"/>
    <w:rsid w:val="00BC25C1"/>
    <w:rsid w:val="00BC2A87"/>
    <w:rsid w:val="00BC2BE9"/>
    <w:rsid w:val="00BC2CC8"/>
    <w:rsid w:val="00BC2F4D"/>
    <w:rsid w:val="00BC2F9E"/>
    <w:rsid w:val="00BC2FF7"/>
    <w:rsid w:val="00BC3753"/>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6DAB"/>
    <w:rsid w:val="00BC6E5B"/>
    <w:rsid w:val="00BC6F5F"/>
    <w:rsid w:val="00BC7170"/>
    <w:rsid w:val="00BC740F"/>
    <w:rsid w:val="00BC76EE"/>
    <w:rsid w:val="00BC76FC"/>
    <w:rsid w:val="00BC796C"/>
    <w:rsid w:val="00BC79D0"/>
    <w:rsid w:val="00BD007C"/>
    <w:rsid w:val="00BD018F"/>
    <w:rsid w:val="00BD0428"/>
    <w:rsid w:val="00BD046A"/>
    <w:rsid w:val="00BD04A9"/>
    <w:rsid w:val="00BD106B"/>
    <w:rsid w:val="00BD1169"/>
    <w:rsid w:val="00BD13A5"/>
    <w:rsid w:val="00BD14F2"/>
    <w:rsid w:val="00BD17E4"/>
    <w:rsid w:val="00BD1922"/>
    <w:rsid w:val="00BD1947"/>
    <w:rsid w:val="00BD1A43"/>
    <w:rsid w:val="00BD1F9A"/>
    <w:rsid w:val="00BD21A3"/>
    <w:rsid w:val="00BD22C9"/>
    <w:rsid w:val="00BD2437"/>
    <w:rsid w:val="00BD2557"/>
    <w:rsid w:val="00BD25C1"/>
    <w:rsid w:val="00BD2916"/>
    <w:rsid w:val="00BD2A30"/>
    <w:rsid w:val="00BD2C34"/>
    <w:rsid w:val="00BD2E81"/>
    <w:rsid w:val="00BD2F54"/>
    <w:rsid w:val="00BD3151"/>
    <w:rsid w:val="00BD31C4"/>
    <w:rsid w:val="00BD31D7"/>
    <w:rsid w:val="00BD3216"/>
    <w:rsid w:val="00BD3607"/>
    <w:rsid w:val="00BD3702"/>
    <w:rsid w:val="00BD3B6A"/>
    <w:rsid w:val="00BD3C72"/>
    <w:rsid w:val="00BD3D8E"/>
    <w:rsid w:val="00BD3DCD"/>
    <w:rsid w:val="00BD3EE3"/>
    <w:rsid w:val="00BD3FAA"/>
    <w:rsid w:val="00BD3FE7"/>
    <w:rsid w:val="00BD4046"/>
    <w:rsid w:val="00BD434E"/>
    <w:rsid w:val="00BD43B4"/>
    <w:rsid w:val="00BD4509"/>
    <w:rsid w:val="00BD4573"/>
    <w:rsid w:val="00BD48AA"/>
    <w:rsid w:val="00BD4956"/>
    <w:rsid w:val="00BD4BFC"/>
    <w:rsid w:val="00BD4E70"/>
    <w:rsid w:val="00BD527B"/>
    <w:rsid w:val="00BD53AA"/>
    <w:rsid w:val="00BD55DD"/>
    <w:rsid w:val="00BD5A57"/>
    <w:rsid w:val="00BD5E59"/>
    <w:rsid w:val="00BD5E7F"/>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D7CE4"/>
    <w:rsid w:val="00BD7FAC"/>
    <w:rsid w:val="00BE0089"/>
    <w:rsid w:val="00BE0F89"/>
    <w:rsid w:val="00BE0FFB"/>
    <w:rsid w:val="00BE112F"/>
    <w:rsid w:val="00BE11A9"/>
    <w:rsid w:val="00BE1770"/>
    <w:rsid w:val="00BE1A67"/>
    <w:rsid w:val="00BE1D22"/>
    <w:rsid w:val="00BE1ED1"/>
    <w:rsid w:val="00BE1EE9"/>
    <w:rsid w:val="00BE1F9C"/>
    <w:rsid w:val="00BE2319"/>
    <w:rsid w:val="00BE29A2"/>
    <w:rsid w:val="00BE2F77"/>
    <w:rsid w:val="00BE347C"/>
    <w:rsid w:val="00BE3628"/>
    <w:rsid w:val="00BE36F1"/>
    <w:rsid w:val="00BE3764"/>
    <w:rsid w:val="00BE38B8"/>
    <w:rsid w:val="00BE38D2"/>
    <w:rsid w:val="00BE3A84"/>
    <w:rsid w:val="00BE3FBE"/>
    <w:rsid w:val="00BE4030"/>
    <w:rsid w:val="00BE416C"/>
    <w:rsid w:val="00BE4193"/>
    <w:rsid w:val="00BE4241"/>
    <w:rsid w:val="00BE45E5"/>
    <w:rsid w:val="00BE468C"/>
    <w:rsid w:val="00BE4834"/>
    <w:rsid w:val="00BE4A55"/>
    <w:rsid w:val="00BE4D2B"/>
    <w:rsid w:val="00BE4D34"/>
    <w:rsid w:val="00BE4E6C"/>
    <w:rsid w:val="00BE5282"/>
    <w:rsid w:val="00BE52B1"/>
    <w:rsid w:val="00BE5312"/>
    <w:rsid w:val="00BE5415"/>
    <w:rsid w:val="00BE599B"/>
    <w:rsid w:val="00BE5E42"/>
    <w:rsid w:val="00BE5F4E"/>
    <w:rsid w:val="00BE60AC"/>
    <w:rsid w:val="00BE6471"/>
    <w:rsid w:val="00BE6BAA"/>
    <w:rsid w:val="00BE6C52"/>
    <w:rsid w:val="00BE7020"/>
    <w:rsid w:val="00BE75E4"/>
    <w:rsid w:val="00BE76D4"/>
    <w:rsid w:val="00BE7872"/>
    <w:rsid w:val="00BE7B45"/>
    <w:rsid w:val="00BE7CCC"/>
    <w:rsid w:val="00BE7DCE"/>
    <w:rsid w:val="00BE7F14"/>
    <w:rsid w:val="00BF026C"/>
    <w:rsid w:val="00BF03C7"/>
    <w:rsid w:val="00BF03FF"/>
    <w:rsid w:val="00BF0431"/>
    <w:rsid w:val="00BF0A37"/>
    <w:rsid w:val="00BF0B85"/>
    <w:rsid w:val="00BF0D9E"/>
    <w:rsid w:val="00BF1464"/>
    <w:rsid w:val="00BF1B5F"/>
    <w:rsid w:val="00BF1FC1"/>
    <w:rsid w:val="00BF22CF"/>
    <w:rsid w:val="00BF2384"/>
    <w:rsid w:val="00BF244B"/>
    <w:rsid w:val="00BF25C8"/>
    <w:rsid w:val="00BF264A"/>
    <w:rsid w:val="00BF2A29"/>
    <w:rsid w:val="00BF3357"/>
    <w:rsid w:val="00BF3CF5"/>
    <w:rsid w:val="00BF3DFD"/>
    <w:rsid w:val="00BF3F05"/>
    <w:rsid w:val="00BF3F6B"/>
    <w:rsid w:val="00BF3F9E"/>
    <w:rsid w:val="00BF4025"/>
    <w:rsid w:val="00BF40ED"/>
    <w:rsid w:val="00BF417A"/>
    <w:rsid w:val="00BF432B"/>
    <w:rsid w:val="00BF4341"/>
    <w:rsid w:val="00BF435A"/>
    <w:rsid w:val="00BF43B7"/>
    <w:rsid w:val="00BF4877"/>
    <w:rsid w:val="00BF487A"/>
    <w:rsid w:val="00BF497D"/>
    <w:rsid w:val="00BF507F"/>
    <w:rsid w:val="00BF5210"/>
    <w:rsid w:val="00BF54A1"/>
    <w:rsid w:val="00BF5535"/>
    <w:rsid w:val="00BF558E"/>
    <w:rsid w:val="00BF5711"/>
    <w:rsid w:val="00BF586D"/>
    <w:rsid w:val="00BF5B83"/>
    <w:rsid w:val="00BF5C65"/>
    <w:rsid w:val="00BF5D88"/>
    <w:rsid w:val="00BF608D"/>
    <w:rsid w:val="00BF60CC"/>
    <w:rsid w:val="00BF614E"/>
    <w:rsid w:val="00BF6522"/>
    <w:rsid w:val="00BF6584"/>
    <w:rsid w:val="00BF6660"/>
    <w:rsid w:val="00BF6680"/>
    <w:rsid w:val="00BF67E2"/>
    <w:rsid w:val="00BF6C22"/>
    <w:rsid w:val="00BF6E41"/>
    <w:rsid w:val="00BF70D0"/>
    <w:rsid w:val="00BF726E"/>
    <w:rsid w:val="00BF780E"/>
    <w:rsid w:val="00BF784A"/>
    <w:rsid w:val="00BF7AC4"/>
    <w:rsid w:val="00BF7CC8"/>
    <w:rsid w:val="00BF7DED"/>
    <w:rsid w:val="00C001A8"/>
    <w:rsid w:val="00C00293"/>
    <w:rsid w:val="00C004FD"/>
    <w:rsid w:val="00C00583"/>
    <w:rsid w:val="00C0091F"/>
    <w:rsid w:val="00C00AA8"/>
    <w:rsid w:val="00C00F88"/>
    <w:rsid w:val="00C010A0"/>
    <w:rsid w:val="00C01474"/>
    <w:rsid w:val="00C014B8"/>
    <w:rsid w:val="00C015AA"/>
    <w:rsid w:val="00C01C1B"/>
    <w:rsid w:val="00C01C6D"/>
    <w:rsid w:val="00C01DEE"/>
    <w:rsid w:val="00C01EB1"/>
    <w:rsid w:val="00C0251C"/>
    <w:rsid w:val="00C026AF"/>
    <w:rsid w:val="00C028FD"/>
    <w:rsid w:val="00C032EF"/>
    <w:rsid w:val="00C032F4"/>
    <w:rsid w:val="00C03372"/>
    <w:rsid w:val="00C0393B"/>
    <w:rsid w:val="00C03B45"/>
    <w:rsid w:val="00C03C03"/>
    <w:rsid w:val="00C03D49"/>
    <w:rsid w:val="00C03DBF"/>
    <w:rsid w:val="00C03DF6"/>
    <w:rsid w:val="00C04057"/>
    <w:rsid w:val="00C041AF"/>
    <w:rsid w:val="00C043C6"/>
    <w:rsid w:val="00C049D7"/>
    <w:rsid w:val="00C04A9F"/>
    <w:rsid w:val="00C04C3E"/>
    <w:rsid w:val="00C04D53"/>
    <w:rsid w:val="00C04E05"/>
    <w:rsid w:val="00C05054"/>
    <w:rsid w:val="00C05093"/>
    <w:rsid w:val="00C054C1"/>
    <w:rsid w:val="00C05678"/>
    <w:rsid w:val="00C05945"/>
    <w:rsid w:val="00C05D6F"/>
    <w:rsid w:val="00C0748D"/>
    <w:rsid w:val="00C0750D"/>
    <w:rsid w:val="00C07538"/>
    <w:rsid w:val="00C07753"/>
    <w:rsid w:val="00C0793A"/>
    <w:rsid w:val="00C07B0B"/>
    <w:rsid w:val="00C07EA4"/>
    <w:rsid w:val="00C07EFF"/>
    <w:rsid w:val="00C10A19"/>
    <w:rsid w:val="00C10B1C"/>
    <w:rsid w:val="00C10ECD"/>
    <w:rsid w:val="00C11070"/>
    <w:rsid w:val="00C113BD"/>
    <w:rsid w:val="00C115BF"/>
    <w:rsid w:val="00C115FF"/>
    <w:rsid w:val="00C11603"/>
    <w:rsid w:val="00C116A6"/>
    <w:rsid w:val="00C11868"/>
    <w:rsid w:val="00C11C06"/>
    <w:rsid w:val="00C11E6F"/>
    <w:rsid w:val="00C11F5D"/>
    <w:rsid w:val="00C123FB"/>
    <w:rsid w:val="00C12494"/>
    <w:rsid w:val="00C12607"/>
    <w:rsid w:val="00C12666"/>
    <w:rsid w:val="00C129E1"/>
    <w:rsid w:val="00C12FB8"/>
    <w:rsid w:val="00C130A2"/>
    <w:rsid w:val="00C13257"/>
    <w:rsid w:val="00C1325F"/>
    <w:rsid w:val="00C13385"/>
    <w:rsid w:val="00C13A45"/>
    <w:rsid w:val="00C13B5A"/>
    <w:rsid w:val="00C13B71"/>
    <w:rsid w:val="00C13C9C"/>
    <w:rsid w:val="00C140B5"/>
    <w:rsid w:val="00C143FA"/>
    <w:rsid w:val="00C1464A"/>
    <w:rsid w:val="00C14AB3"/>
    <w:rsid w:val="00C14EE5"/>
    <w:rsid w:val="00C156D4"/>
    <w:rsid w:val="00C156EB"/>
    <w:rsid w:val="00C15A62"/>
    <w:rsid w:val="00C15BE0"/>
    <w:rsid w:val="00C15E72"/>
    <w:rsid w:val="00C160FE"/>
    <w:rsid w:val="00C1612B"/>
    <w:rsid w:val="00C162AA"/>
    <w:rsid w:val="00C16370"/>
    <w:rsid w:val="00C1657E"/>
    <w:rsid w:val="00C1660D"/>
    <w:rsid w:val="00C1694A"/>
    <w:rsid w:val="00C16B4A"/>
    <w:rsid w:val="00C16B84"/>
    <w:rsid w:val="00C16FEC"/>
    <w:rsid w:val="00C17235"/>
    <w:rsid w:val="00C174A1"/>
    <w:rsid w:val="00C17979"/>
    <w:rsid w:val="00C179E8"/>
    <w:rsid w:val="00C17A80"/>
    <w:rsid w:val="00C17E65"/>
    <w:rsid w:val="00C201EB"/>
    <w:rsid w:val="00C2035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2FCB"/>
    <w:rsid w:val="00C2307F"/>
    <w:rsid w:val="00C235E9"/>
    <w:rsid w:val="00C23995"/>
    <w:rsid w:val="00C23C4D"/>
    <w:rsid w:val="00C23D66"/>
    <w:rsid w:val="00C23DF9"/>
    <w:rsid w:val="00C23FF2"/>
    <w:rsid w:val="00C2408E"/>
    <w:rsid w:val="00C240F9"/>
    <w:rsid w:val="00C24357"/>
    <w:rsid w:val="00C245F9"/>
    <w:rsid w:val="00C24787"/>
    <w:rsid w:val="00C249EB"/>
    <w:rsid w:val="00C24AE0"/>
    <w:rsid w:val="00C24E58"/>
    <w:rsid w:val="00C24F02"/>
    <w:rsid w:val="00C251FF"/>
    <w:rsid w:val="00C25593"/>
    <w:rsid w:val="00C255A8"/>
    <w:rsid w:val="00C255B3"/>
    <w:rsid w:val="00C25ABA"/>
    <w:rsid w:val="00C25CD4"/>
    <w:rsid w:val="00C25D13"/>
    <w:rsid w:val="00C25E59"/>
    <w:rsid w:val="00C260E1"/>
    <w:rsid w:val="00C260F4"/>
    <w:rsid w:val="00C26204"/>
    <w:rsid w:val="00C263CB"/>
    <w:rsid w:val="00C2648D"/>
    <w:rsid w:val="00C26491"/>
    <w:rsid w:val="00C265F3"/>
    <w:rsid w:val="00C26627"/>
    <w:rsid w:val="00C269B2"/>
    <w:rsid w:val="00C269FB"/>
    <w:rsid w:val="00C26C1B"/>
    <w:rsid w:val="00C26EED"/>
    <w:rsid w:val="00C272BF"/>
    <w:rsid w:val="00C27496"/>
    <w:rsid w:val="00C274E9"/>
    <w:rsid w:val="00C278CB"/>
    <w:rsid w:val="00C27F97"/>
    <w:rsid w:val="00C30211"/>
    <w:rsid w:val="00C3045C"/>
    <w:rsid w:val="00C304B5"/>
    <w:rsid w:val="00C30B07"/>
    <w:rsid w:val="00C30C6F"/>
    <w:rsid w:val="00C30EFA"/>
    <w:rsid w:val="00C312E5"/>
    <w:rsid w:val="00C314BC"/>
    <w:rsid w:val="00C31748"/>
    <w:rsid w:val="00C32145"/>
    <w:rsid w:val="00C32475"/>
    <w:rsid w:val="00C32525"/>
    <w:rsid w:val="00C325FB"/>
    <w:rsid w:val="00C32876"/>
    <w:rsid w:val="00C328B1"/>
    <w:rsid w:val="00C32ACD"/>
    <w:rsid w:val="00C32BF5"/>
    <w:rsid w:val="00C32D98"/>
    <w:rsid w:val="00C332F9"/>
    <w:rsid w:val="00C33423"/>
    <w:rsid w:val="00C33C20"/>
    <w:rsid w:val="00C33D39"/>
    <w:rsid w:val="00C33D5E"/>
    <w:rsid w:val="00C33E7B"/>
    <w:rsid w:val="00C33F14"/>
    <w:rsid w:val="00C33F66"/>
    <w:rsid w:val="00C340AC"/>
    <w:rsid w:val="00C341D3"/>
    <w:rsid w:val="00C34509"/>
    <w:rsid w:val="00C3461C"/>
    <w:rsid w:val="00C346A5"/>
    <w:rsid w:val="00C34788"/>
    <w:rsid w:val="00C347EB"/>
    <w:rsid w:val="00C34E77"/>
    <w:rsid w:val="00C34F4A"/>
    <w:rsid w:val="00C34F8A"/>
    <w:rsid w:val="00C3527B"/>
    <w:rsid w:val="00C35570"/>
    <w:rsid w:val="00C3612F"/>
    <w:rsid w:val="00C364CE"/>
    <w:rsid w:val="00C371AF"/>
    <w:rsid w:val="00C376C7"/>
    <w:rsid w:val="00C376D9"/>
    <w:rsid w:val="00C378D0"/>
    <w:rsid w:val="00C4030D"/>
    <w:rsid w:val="00C4033B"/>
    <w:rsid w:val="00C408B6"/>
    <w:rsid w:val="00C40A5A"/>
    <w:rsid w:val="00C40B59"/>
    <w:rsid w:val="00C40BA1"/>
    <w:rsid w:val="00C40CB7"/>
    <w:rsid w:val="00C40FA7"/>
    <w:rsid w:val="00C412A0"/>
    <w:rsid w:val="00C41695"/>
    <w:rsid w:val="00C419F1"/>
    <w:rsid w:val="00C41B58"/>
    <w:rsid w:val="00C41BC1"/>
    <w:rsid w:val="00C41DB6"/>
    <w:rsid w:val="00C41FCE"/>
    <w:rsid w:val="00C422A7"/>
    <w:rsid w:val="00C422E6"/>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6"/>
    <w:rsid w:val="00C43E7B"/>
    <w:rsid w:val="00C4482A"/>
    <w:rsid w:val="00C44DB7"/>
    <w:rsid w:val="00C4517D"/>
    <w:rsid w:val="00C45183"/>
    <w:rsid w:val="00C454A2"/>
    <w:rsid w:val="00C45651"/>
    <w:rsid w:val="00C4585C"/>
    <w:rsid w:val="00C45A92"/>
    <w:rsid w:val="00C45C68"/>
    <w:rsid w:val="00C4657C"/>
    <w:rsid w:val="00C46CA4"/>
    <w:rsid w:val="00C46CF9"/>
    <w:rsid w:val="00C47588"/>
    <w:rsid w:val="00C475C0"/>
    <w:rsid w:val="00C47A1C"/>
    <w:rsid w:val="00C47A6D"/>
    <w:rsid w:val="00C47B8A"/>
    <w:rsid w:val="00C50089"/>
    <w:rsid w:val="00C506BB"/>
    <w:rsid w:val="00C50A65"/>
    <w:rsid w:val="00C50B24"/>
    <w:rsid w:val="00C50BD8"/>
    <w:rsid w:val="00C50F54"/>
    <w:rsid w:val="00C5105A"/>
    <w:rsid w:val="00C514A1"/>
    <w:rsid w:val="00C51523"/>
    <w:rsid w:val="00C51549"/>
    <w:rsid w:val="00C51696"/>
    <w:rsid w:val="00C51866"/>
    <w:rsid w:val="00C51FE1"/>
    <w:rsid w:val="00C52062"/>
    <w:rsid w:val="00C5217E"/>
    <w:rsid w:val="00C524B5"/>
    <w:rsid w:val="00C52536"/>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BDA"/>
    <w:rsid w:val="00C54C01"/>
    <w:rsid w:val="00C54D77"/>
    <w:rsid w:val="00C54F3C"/>
    <w:rsid w:val="00C5504C"/>
    <w:rsid w:val="00C555BA"/>
    <w:rsid w:val="00C559D1"/>
    <w:rsid w:val="00C55CD1"/>
    <w:rsid w:val="00C55EB3"/>
    <w:rsid w:val="00C56589"/>
    <w:rsid w:val="00C5687B"/>
    <w:rsid w:val="00C56C59"/>
    <w:rsid w:val="00C56ED1"/>
    <w:rsid w:val="00C574C9"/>
    <w:rsid w:val="00C5768B"/>
    <w:rsid w:val="00C57901"/>
    <w:rsid w:val="00C57D44"/>
    <w:rsid w:val="00C602F8"/>
    <w:rsid w:val="00C60589"/>
    <w:rsid w:val="00C60636"/>
    <w:rsid w:val="00C60BF6"/>
    <w:rsid w:val="00C60F30"/>
    <w:rsid w:val="00C6117C"/>
    <w:rsid w:val="00C61243"/>
    <w:rsid w:val="00C615D6"/>
    <w:rsid w:val="00C61729"/>
    <w:rsid w:val="00C61A4E"/>
    <w:rsid w:val="00C61C30"/>
    <w:rsid w:val="00C61C61"/>
    <w:rsid w:val="00C61CD4"/>
    <w:rsid w:val="00C61FAA"/>
    <w:rsid w:val="00C61FF8"/>
    <w:rsid w:val="00C61FFB"/>
    <w:rsid w:val="00C6236E"/>
    <w:rsid w:val="00C623B8"/>
    <w:rsid w:val="00C62DC2"/>
    <w:rsid w:val="00C62F64"/>
    <w:rsid w:val="00C6316D"/>
    <w:rsid w:val="00C636D8"/>
    <w:rsid w:val="00C636EB"/>
    <w:rsid w:val="00C638F3"/>
    <w:rsid w:val="00C63A7E"/>
    <w:rsid w:val="00C63B28"/>
    <w:rsid w:val="00C63BF3"/>
    <w:rsid w:val="00C63D8A"/>
    <w:rsid w:val="00C63E61"/>
    <w:rsid w:val="00C640A3"/>
    <w:rsid w:val="00C64655"/>
    <w:rsid w:val="00C648ED"/>
    <w:rsid w:val="00C64AD1"/>
    <w:rsid w:val="00C6509A"/>
    <w:rsid w:val="00C651B9"/>
    <w:rsid w:val="00C653C6"/>
    <w:rsid w:val="00C6545F"/>
    <w:rsid w:val="00C6598B"/>
    <w:rsid w:val="00C65A05"/>
    <w:rsid w:val="00C65A32"/>
    <w:rsid w:val="00C66239"/>
    <w:rsid w:val="00C666D3"/>
    <w:rsid w:val="00C666E3"/>
    <w:rsid w:val="00C6683A"/>
    <w:rsid w:val="00C66840"/>
    <w:rsid w:val="00C669C4"/>
    <w:rsid w:val="00C66B06"/>
    <w:rsid w:val="00C66CAE"/>
    <w:rsid w:val="00C66FD9"/>
    <w:rsid w:val="00C6739D"/>
    <w:rsid w:val="00C67693"/>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5BA"/>
    <w:rsid w:val="00C73896"/>
    <w:rsid w:val="00C73AA9"/>
    <w:rsid w:val="00C73B15"/>
    <w:rsid w:val="00C73C9E"/>
    <w:rsid w:val="00C74096"/>
    <w:rsid w:val="00C74204"/>
    <w:rsid w:val="00C743A1"/>
    <w:rsid w:val="00C74A6E"/>
    <w:rsid w:val="00C74AE2"/>
    <w:rsid w:val="00C75073"/>
    <w:rsid w:val="00C756D3"/>
    <w:rsid w:val="00C75AF2"/>
    <w:rsid w:val="00C75C84"/>
    <w:rsid w:val="00C76449"/>
    <w:rsid w:val="00C764F1"/>
    <w:rsid w:val="00C7680D"/>
    <w:rsid w:val="00C76838"/>
    <w:rsid w:val="00C7687A"/>
    <w:rsid w:val="00C768C3"/>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D5C"/>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04"/>
    <w:rsid w:val="00C849EC"/>
    <w:rsid w:val="00C84ACF"/>
    <w:rsid w:val="00C84BE2"/>
    <w:rsid w:val="00C84C9B"/>
    <w:rsid w:val="00C84CC2"/>
    <w:rsid w:val="00C84DF5"/>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310"/>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02C"/>
    <w:rsid w:val="00C911C0"/>
    <w:rsid w:val="00C912C9"/>
    <w:rsid w:val="00C918E0"/>
    <w:rsid w:val="00C91919"/>
    <w:rsid w:val="00C91AB6"/>
    <w:rsid w:val="00C91E8D"/>
    <w:rsid w:val="00C91E97"/>
    <w:rsid w:val="00C921C6"/>
    <w:rsid w:val="00C925BC"/>
    <w:rsid w:val="00C92AC8"/>
    <w:rsid w:val="00C92BC8"/>
    <w:rsid w:val="00C92C53"/>
    <w:rsid w:val="00C93117"/>
    <w:rsid w:val="00C93140"/>
    <w:rsid w:val="00C93375"/>
    <w:rsid w:val="00C93662"/>
    <w:rsid w:val="00C93690"/>
    <w:rsid w:val="00C93BE6"/>
    <w:rsid w:val="00C93D3F"/>
    <w:rsid w:val="00C93E26"/>
    <w:rsid w:val="00C93FA6"/>
    <w:rsid w:val="00C94217"/>
    <w:rsid w:val="00C943B5"/>
    <w:rsid w:val="00C944F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AAE"/>
    <w:rsid w:val="00C96B18"/>
    <w:rsid w:val="00C96B7D"/>
    <w:rsid w:val="00C96CC0"/>
    <w:rsid w:val="00C96E08"/>
    <w:rsid w:val="00C96FAC"/>
    <w:rsid w:val="00C973DB"/>
    <w:rsid w:val="00C97407"/>
    <w:rsid w:val="00C976FB"/>
    <w:rsid w:val="00C97A44"/>
    <w:rsid w:val="00C97BFE"/>
    <w:rsid w:val="00C97DED"/>
    <w:rsid w:val="00C97E37"/>
    <w:rsid w:val="00C97FE4"/>
    <w:rsid w:val="00CA03F4"/>
    <w:rsid w:val="00CA06BD"/>
    <w:rsid w:val="00CA073C"/>
    <w:rsid w:val="00CA07B8"/>
    <w:rsid w:val="00CA0862"/>
    <w:rsid w:val="00CA09A2"/>
    <w:rsid w:val="00CA0D1B"/>
    <w:rsid w:val="00CA0D20"/>
    <w:rsid w:val="00CA0D37"/>
    <w:rsid w:val="00CA10CE"/>
    <w:rsid w:val="00CA1551"/>
    <w:rsid w:val="00CA1993"/>
    <w:rsid w:val="00CA1ACA"/>
    <w:rsid w:val="00CA1B1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804"/>
    <w:rsid w:val="00CA5AB4"/>
    <w:rsid w:val="00CA5CF9"/>
    <w:rsid w:val="00CA5F89"/>
    <w:rsid w:val="00CA6078"/>
    <w:rsid w:val="00CA6138"/>
    <w:rsid w:val="00CA613F"/>
    <w:rsid w:val="00CA627B"/>
    <w:rsid w:val="00CA654A"/>
    <w:rsid w:val="00CA70DC"/>
    <w:rsid w:val="00CA7665"/>
    <w:rsid w:val="00CA77B4"/>
    <w:rsid w:val="00CA7932"/>
    <w:rsid w:val="00CA7934"/>
    <w:rsid w:val="00CA79FA"/>
    <w:rsid w:val="00CA7B8A"/>
    <w:rsid w:val="00CA7EC6"/>
    <w:rsid w:val="00CA7EE1"/>
    <w:rsid w:val="00CA7F5C"/>
    <w:rsid w:val="00CB0379"/>
    <w:rsid w:val="00CB0976"/>
    <w:rsid w:val="00CB0ABF"/>
    <w:rsid w:val="00CB0B4E"/>
    <w:rsid w:val="00CB0E56"/>
    <w:rsid w:val="00CB0E71"/>
    <w:rsid w:val="00CB0ECD"/>
    <w:rsid w:val="00CB154B"/>
    <w:rsid w:val="00CB161D"/>
    <w:rsid w:val="00CB1654"/>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7B"/>
    <w:rsid w:val="00CB2DA1"/>
    <w:rsid w:val="00CB2DE5"/>
    <w:rsid w:val="00CB3457"/>
    <w:rsid w:val="00CB34B6"/>
    <w:rsid w:val="00CB3505"/>
    <w:rsid w:val="00CB3651"/>
    <w:rsid w:val="00CB3795"/>
    <w:rsid w:val="00CB3910"/>
    <w:rsid w:val="00CB3A58"/>
    <w:rsid w:val="00CB3C5A"/>
    <w:rsid w:val="00CB3E8D"/>
    <w:rsid w:val="00CB42AB"/>
    <w:rsid w:val="00CB433F"/>
    <w:rsid w:val="00CB44FD"/>
    <w:rsid w:val="00CB46F4"/>
    <w:rsid w:val="00CB4ADD"/>
    <w:rsid w:val="00CB4B51"/>
    <w:rsid w:val="00CB501F"/>
    <w:rsid w:val="00CB505E"/>
    <w:rsid w:val="00CB5256"/>
    <w:rsid w:val="00CB56C9"/>
    <w:rsid w:val="00CB5725"/>
    <w:rsid w:val="00CB58CF"/>
    <w:rsid w:val="00CB5A5C"/>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0D96"/>
    <w:rsid w:val="00CC11E4"/>
    <w:rsid w:val="00CC12C6"/>
    <w:rsid w:val="00CC15A6"/>
    <w:rsid w:val="00CC1B25"/>
    <w:rsid w:val="00CC1C30"/>
    <w:rsid w:val="00CC2137"/>
    <w:rsid w:val="00CC22EA"/>
    <w:rsid w:val="00CC2484"/>
    <w:rsid w:val="00CC258C"/>
    <w:rsid w:val="00CC2691"/>
    <w:rsid w:val="00CC2840"/>
    <w:rsid w:val="00CC287B"/>
    <w:rsid w:val="00CC299F"/>
    <w:rsid w:val="00CC2E05"/>
    <w:rsid w:val="00CC333C"/>
    <w:rsid w:val="00CC3359"/>
    <w:rsid w:val="00CC3438"/>
    <w:rsid w:val="00CC36F8"/>
    <w:rsid w:val="00CC388D"/>
    <w:rsid w:val="00CC3CBF"/>
    <w:rsid w:val="00CC4050"/>
    <w:rsid w:val="00CC408B"/>
    <w:rsid w:val="00CC4264"/>
    <w:rsid w:val="00CC43C8"/>
    <w:rsid w:val="00CC43FD"/>
    <w:rsid w:val="00CC4786"/>
    <w:rsid w:val="00CC4C2F"/>
    <w:rsid w:val="00CC4F19"/>
    <w:rsid w:val="00CC504C"/>
    <w:rsid w:val="00CC52DC"/>
    <w:rsid w:val="00CC5436"/>
    <w:rsid w:val="00CC5775"/>
    <w:rsid w:val="00CC5782"/>
    <w:rsid w:val="00CC5842"/>
    <w:rsid w:val="00CC5A3C"/>
    <w:rsid w:val="00CC5C3A"/>
    <w:rsid w:val="00CC5F79"/>
    <w:rsid w:val="00CC5FF2"/>
    <w:rsid w:val="00CC661D"/>
    <w:rsid w:val="00CC6681"/>
    <w:rsid w:val="00CC6914"/>
    <w:rsid w:val="00CC6B23"/>
    <w:rsid w:val="00CC6D96"/>
    <w:rsid w:val="00CC6F5E"/>
    <w:rsid w:val="00CC7016"/>
    <w:rsid w:val="00CC705F"/>
    <w:rsid w:val="00CC7416"/>
    <w:rsid w:val="00CC7557"/>
    <w:rsid w:val="00CC75C8"/>
    <w:rsid w:val="00CC768F"/>
    <w:rsid w:val="00CC78F0"/>
    <w:rsid w:val="00CC7975"/>
    <w:rsid w:val="00CC7C7C"/>
    <w:rsid w:val="00CD004D"/>
    <w:rsid w:val="00CD00B1"/>
    <w:rsid w:val="00CD0115"/>
    <w:rsid w:val="00CD028D"/>
    <w:rsid w:val="00CD03ED"/>
    <w:rsid w:val="00CD0C3C"/>
    <w:rsid w:val="00CD0FBA"/>
    <w:rsid w:val="00CD1126"/>
    <w:rsid w:val="00CD120F"/>
    <w:rsid w:val="00CD157F"/>
    <w:rsid w:val="00CD1BD9"/>
    <w:rsid w:val="00CD1F22"/>
    <w:rsid w:val="00CD1FB0"/>
    <w:rsid w:val="00CD215E"/>
    <w:rsid w:val="00CD2252"/>
    <w:rsid w:val="00CD2775"/>
    <w:rsid w:val="00CD281C"/>
    <w:rsid w:val="00CD2E56"/>
    <w:rsid w:val="00CD2F31"/>
    <w:rsid w:val="00CD30B3"/>
    <w:rsid w:val="00CD32A8"/>
    <w:rsid w:val="00CD3316"/>
    <w:rsid w:val="00CD343E"/>
    <w:rsid w:val="00CD36A8"/>
    <w:rsid w:val="00CD3CB6"/>
    <w:rsid w:val="00CD441D"/>
    <w:rsid w:val="00CD44E5"/>
    <w:rsid w:val="00CD458F"/>
    <w:rsid w:val="00CD459B"/>
    <w:rsid w:val="00CD4788"/>
    <w:rsid w:val="00CD4BCF"/>
    <w:rsid w:val="00CD5105"/>
    <w:rsid w:val="00CD53F2"/>
    <w:rsid w:val="00CD5633"/>
    <w:rsid w:val="00CD565F"/>
    <w:rsid w:val="00CD58FA"/>
    <w:rsid w:val="00CD5C9B"/>
    <w:rsid w:val="00CD6035"/>
    <w:rsid w:val="00CD67BD"/>
    <w:rsid w:val="00CD6807"/>
    <w:rsid w:val="00CD6954"/>
    <w:rsid w:val="00CD6AED"/>
    <w:rsid w:val="00CD6E54"/>
    <w:rsid w:val="00CD72B8"/>
    <w:rsid w:val="00CD74D8"/>
    <w:rsid w:val="00CD766E"/>
    <w:rsid w:val="00CE022F"/>
    <w:rsid w:val="00CE0467"/>
    <w:rsid w:val="00CE0493"/>
    <w:rsid w:val="00CE05E9"/>
    <w:rsid w:val="00CE06F7"/>
    <w:rsid w:val="00CE109D"/>
    <w:rsid w:val="00CE10B2"/>
    <w:rsid w:val="00CE119E"/>
    <w:rsid w:val="00CE11C3"/>
    <w:rsid w:val="00CE1324"/>
    <w:rsid w:val="00CE157C"/>
    <w:rsid w:val="00CE1F07"/>
    <w:rsid w:val="00CE2242"/>
    <w:rsid w:val="00CE2690"/>
    <w:rsid w:val="00CE2AEC"/>
    <w:rsid w:val="00CE2B53"/>
    <w:rsid w:val="00CE2C61"/>
    <w:rsid w:val="00CE339B"/>
    <w:rsid w:val="00CE3419"/>
    <w:rsid w:val="00CE345C"/>
    <w:rsid w:val="00CE35E0"/>
    <w:rsid w:val="00CE392F"/>
    <w:rsid w:val="00CE397D"/>
    <w:rsid w:val="00CE3A08"/>
    <w:rsid w:val="00CE3F2C"/>
    <w:rsid w:val="00CE4021"/>
    <w:rsid w:val="00CE4294"/>
    <w:rsid w:val="00CE45A9"/>
    <w:rsid w:val="00CE47AC"/>
    <w:rsid w:val="00CE496B"/>
    <w:rsid w:val="00CE49F3"/>
    <w:rsid w:val="00CE4C16"/>
    <w:rsid w:val="00CE4C61"/>
    <w:rsid w:val="00CE4DC6"/>
    <w:rsid w:val="00CE50B2"/>
    <w:rsid w:val="00CE5392"/>
    <w:rsid w:val="00CE561A"/>
    <w:rsid w:val="00CE572A"/>
    <w:rsid w:val="00CE5AED"/>
    <w:rsid w:val="00CE5BF7"/>
    <w:rsid w:val="00CE5E61"/>
    <w:rsid w:val="00CE5E66"/>
    <w:rsid w:val="00CE6167"/>
    <w:rsid w:val="00CE6318"/>
    <w:rsid w:val="00CE6383"/>
    <w:rsid w:val="00CE6598"/>
    <w:rsid w:val="00CE67BF"/>
    <w:rsid w:val="00CE6A5A"/>
    <w:rsid w:val="00CE6D49"/>
    <w:rsid w:val="00CE6E61"/>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A78"/>
    <w:rsid w:val="00CF1DC3"/>
    <w:rsid w:val="00CF1EE4"/>
    <w:rsid w:val="00CF1F0A"/>
    <w:rsid w:val="00CF1F39"/>
    <w:rsid w:val="00CF1FB8"/>
    <w:rsid w:val="00CF217E"/>
    <w:rsid w:val="00CF221A"/>
    <w:rsid w:val="00CF22D8"/>
    <w:rsid w:val="00CF23C7"/>
    <w:rsid w:val="00CF2541"/>
    <w:rsid w:val="00CF29CC"/>
    <w:rsid w:val="00CF2A4B"/>
    <w:rsid w:val="00CF2E24"/>
    <w:rsid w:val="00CF2E42"/>
    <w:rsid w:val="00CF2EA7"/>
    <w:rsid w:val="00CF31CD"/>
    <w:rsid w:val="00CF36B0"/>
    <w:rsid w:val="00CF36DE"/>
    <w:rsid w:val="00CF3845"/>
    <w:rsid w:val="00CF3847"/>
    <w:rsid w:val="00CF435A"/>
    <w:rsid w:val="00CF43CA"/>
    <w:rsid w:val="00CF46FA"/>
    <w:rsid w:val="00CF4D89"/>
    <w:rsid w:val="00CF5282"/>
    <w:rsid w:val="00CF5676"/>
    <w:rsid w:val="00CF5772"/>
    <w:rsid w:val="00CF5813"/>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3B"/>
    <w:rsid w:val="00CF7A8F"/>
    <w:rsid w:val="00CF7BAE"/>
    <w:rsid w:val="00CF7C71"/>
    <w:rsid w:val="00CF7E11"/>
    <w:rsid w:val="00D00352"/>
    <w:rsid w:val="00D0049A"/>
    <w:rsid w:val="00D00531"/>
    <w:rsid w:val="00D00609"/>
    <w:rsid w:val="00D006DE"/>
    <w:rsid w:val="00D007B4"/>
    <w:rsid w:val="00D00C40"/>
    <w:rsid w:val="00D010FF"/>
    <w:rsid w:val="00D0129C"/>
    <w:rsid w:val="00D01410"/>
    <w:rsid w:val="00D0170B"/>
    <w:rsid w:val="00D01752"/>
    <w:rsid w:val="00D0177C"/>
    <w:rsid w:val="00D01AB6"/>
    <w:rsid w:val="00D01D06"/>
    <w:rsid w:val="00D01E12"/>
    <w:rsid w:val="00D01FF4"/>
    <w:rsid w:val="00D023FD"/>
    <w:rsid w:val="00D02920"/>
    <w:rsid w:val="00D02B3F"/>
    <w:rsid w:val="00D02F88"/>
    <w:rsid w:val="00D03404"/>
    <w:rsid w:val="00D037DA"/>
    <w:rsid w:val="00D037EC"/>
    <w:rsid w:val="00D038A5"/>
    <w:rsid w:val="00D03FD0"/>
    <w:rsid w:val="00D04337"/>
    <w:rsid w:val="00D043C8"/>
    <w:rsid w:val="00D045AC"/>
    <w:rsid w:val="00D04620"/>
    <w:rsid w:val="00D048A3"/>
    <w:rsid w:val="00D04924"/>
    <w:rsid w:val="00D049E6"/>
    <w:rsid w:val="00D04A9F"/>
    <w:rsid w:val="00D04B0D"/>
    <w:rsid w:val="00D04D2E"/>
    <w:rsid w:val="00D04F1C"/>
    <w:rsid w:val="00D0503F"/>
    <w:rsid w:val="00D0507B"/>
    <w:rsid w:val="00D050DD"/>
    <w:rsid w:val="00D05131"/>
    <w:rsid w:val="00D05675"/>
    <w:rsid w:val="00D05894"/>
    <w:rsid w:val="00D05AFB"/>
    <w:rsid w:val="00D05E7F"/>
    <w:rsid w:val="00D05ED9"/>
    <w:rsid w:val="00D0609E"/>
    <w:rsid w:val="00D0664C"/>
    <w:rsid w:val="00D069DB"/>
    <w:rsid w:val="00D06A0D"/>
    <w:rsid w:val="00D06FEF"/>
    <w:rsid w:val="00D07047"/>
    <w:rsid w:val="00D076C1"/>
    <w:rsid w:val="00D079B5"/>
    <w:rsid w:val="00D07D37"/>
    <w:rsid w:val="00D07E43"/>
    <w:rsid w:val="00D10210"/>
    <w:rsid w:val="00D102AC"/>
    <w:rsid w:val="00D10778"/>
    <w:rsid w:val="00D10964"/>
    <w:rsid w:val="00D10CBE"/>
    <w:rsid w:val="00D10E06"/>
    <w:rsid w:val="00D10E81"/>
    <w:rsid w:val="00D10F37"/>
    <w:rsid w:val="00D10F93"/>
    <w:rsid w:val="00D11084"/>
    <w:rsid w:val="00D11282"/>
    <w:rsid w:val="00D112EC"/>
    <w:rsid w:val="00D1167E"/>
    <w:rsid w:val="00D11812"/>
    <w:rsid w:val="00D11996"/>
    <w:rsid w:val="00D11BAE"/>
    <w:rsid w:val="00D11CF0"/>
    <w:rsid w:val="00D11E15"/>
    <w:rsid w:val="00D11F25"/>
    <w:rsid w:val="00D123D4"/>
    <w:rsid w:val="00D12AF5"/>
    <w:rsid w:val="00D12B49"/>
    <w:rsid w:val="00D12D1A"/>
    <w:rsid w:val="00D12D4E"/>
    <w:rsid w:val="00D12EA4"/>
    <w:rsid w:val="00D12F4D"/>
    <w:rsid w:val="00D1301C"/>
    <w:rsid w:val="00D1304A"/>
    <w:rsid w:val="00D13903"/>
    <w:rsid w:val="00D1392C"/>
    <w:rsid w:val="00D13A16"/>
    <w:rsid w:val="00D13AA1"/>
    <w:rsid w:val="00D13B3E"/>
    <w:rsid w:val="00D13C15"/>
    <w:rsid w:val="00D13FAC"/>
    <w:rsid w:val="00D1475F"/>
    <w:rsid w:val="00D147A0"/>
    <w:rsid w:val="00D14812"/>
    <w:rsid w:val="00D14A3F"/>
    <w:rsid w:val="00D14C19"/>
    <w:rsid w:val="00D14C67"/>
    <w:rsid w:val="00D14E4F"/>
    <w:rsid w:val="00D1526E"/>
    <w:rsid w:val="00D15680"/>
    <w:rsid w:val="00D156B0"/>
    <w:rsid w:val="00D15B5E"/>
    <w:rsid w:val="00D15D87"/>
    <w:rsid w:val="00D15EA6"/>
    <w:rsid w:val="00D15F0D"/>
    <w:rsid w:val="00D1662F"/>
    <w:rsid w:val="00D166DD"/>
    <w:rsid w:val="00D166FE"/>
    <w:rsid w:val="00D16981"/>
    <w:rsid w:val="00D16FDB"/>
    <w:rsid w:val="00D1704F"/>
    <w:rsid w:val="00D1733A"/>
    <w:rsid w:val="00D17847"/>
    <w:rsid w:val="00D17884"/>
    <w:rsid w:val="00D17AB6"/>
    <w:rsid w:val="00D17B99"/>
    <w:rsid w:val="00D17E3C"/>
    <w:rsid w:val="00D17FEE"/>
    <w:rsid w:val="00D203B8"/>
    <w:rsid w:val="00D2055C"/>
    <w:rsid w:val="00D2058E"/>
    <w:rsid w:val="00D20702"/>
    <w:rsid w:val="00D2096E"/>
    <w:rsid w:val="00D20A0B"/>
    <w:rsid w:val="00D20A50"/>
    <w:rsid w:val="00D20AA8"/>
    <w:rsid w:val="00D20ACC"/>
    <w:rsid w:val="00D20C9F"/>
    <w:rsid w:val="00D20DF8"/>
    <w:rsid w:val="00D2105F"/>
    <w:rsid w:val="00D21195"/>
    <w:rsid w:val="00D214B3"/>
    <w:rsid w:val="00D21714"/>
    <w:rsid w:val="00D218D8"/>
    <w:rsid w:val="00D21F82"/>
    <w:rsid w:val="00D22035"/>
    <w:rsid w:val="00D2213F"/>
    <w:rsid w:val="00D223C4"/>
    <w:rsid w:val="00D22E44"/>
    <w:rsid w:val="00D236CD"/>
    <w:rsid w:val="00D236F4"/>
    <w:rsid w:val="00D2370B"/>
    <w:rsid w:val="00D23788"/>
    <w:rsid w:val="00D238EC"/>
    <w:rsid w:val="00D23CF2"/>
    <w:rsid w:val="00D24014"/>
    <w:rsid w:val="00D241CD"/>
    <w:rsid w:val="00D247A9"/>
    <w:rsid w:val="00D24B26"/>
    <w:rsid w:val="00D24E7B"/>
    <w:rsid w:val="00D251C6"/>
    <w:rsid w:val="00D252EA"/>
    <w:rsid w:val="00D2537B"/>
    <w:rsid w:val="00D2540B"/>
    <w:rsid w:val="00D25A25"/>
    <w:rsid w:val="00D25F51"/>
    <w:rsid w:val="00D26058"/>
    <w:rsid w:val="00D2643C"/>
    <w:rsid w:val="00D2649F"/>
    <w:rsid w:val="00D266A8"/>
    <w:rsid w:val="00D2684D"/>
    <w:rsid w:val="00D26884"/>
    <w:rsid w:val="00D26B73"/>
    <w:rsid w:val="00D26D68"/>
    <w:rsid w:val="00D272CE"/>
    <w:rsid w:val="00D2744B"/>
    <w:rsid w:val="00D27C7B"/>
    <w:rsid w:val="00D27CF7"/>
    <w:rsid w:val="00D27F37"/>
    <w:rsid w:val="00D303D4"/>
    <w:rsid w:val="00D30450"/>
    <w:rsid w:val="00D3069A"/>
    <w:rsid w:val="00D307F1"/>
    <w:rsid w:val="00D309B5"/>
    <w:rsid w:val="00D30A52"/>
    <w:rsid w:val="00D30A9D"/>
    <w:rsid w:val="00D30B33"/>
    <w:rsid w:val="00D30FFF"/>
    <w:rsid w:val="00D311DE"/>
    <w:rsid w:val="00D311E1"/>
    <w:rsid w:val="00D314DA"/>
    <w:rsid w:val="00D31737"/>
    <w:rsid w:val="00D31AB6"/>
    <w:rsid w:val="00D31B7D"/>
    <w:rsid w:val="00D31BD0"/>
    <w:rsid w:val="00D31BE3"/>
    <w:rsid w:val="00D31DBE"/>
    <w:rsid w:val="00D31E21"/>
    <w:rsid w:val="00D31FA6"/>
    <w:rsid w:val="00D32572"/>
    <w:rsid w:val="00D326D8"/>
    <w:rsid w:val="00D329B4"/>
    <w:rsid w:val="00D32AC2"/>
    <w:rsid w:val="00D32DDB"/>
    <w:rsid w:val="00D33998"/>
    <w:rsid w:val="00D33D88"/>
    <w:rsid w:val="00D3417C"/>
    <w:rsid w:val="00D34B0A"/>
    <w:rsid w:val="00D34F03"/>
    <w:rsid w:val="00D35141"/>
    <w:rsid w:val="00D351EC"/>
    <w:rsid w:val="00D35513"/>
    <w:rsid w:val="00D3562E"/>
    <w:rsid w:val="00D3565D"/>
    <w:rsid w:val="00D35791"/>
    <w:rsid w:val="00D357FA"/>
    <w:rsid w:val="00D35C3A"/>
    <w:rsid w:val="00D35E95"/>
    <w:rsid w:val="00D35FAB"/>
    <w:rsid w:val="00D3635B"/>
    <w:rsid w:val="00D3688B"/>
    <w:rsid w:val="00D36948"/>
    <w:rsid w:val="00D36E50"/>
    <w:rsid w:val="00D3743B"/>
    <w:rsid w:val="00D37547"/>
    <w:rsid w:val="00D3766F"/>
    <w:rsid w:val="00D376E8"/>
    <w:rsid w:val="00D37F29"/>
    <w:rsid w:val="00D40177"/>
    <w:rsid w:val="00D40429"/>
    <w:rsid w:val="00D407E1"/>
    <w:rsid w:val="00D40A94"/>
    <w:rsid w:val="00D40B82"/>
    <w:rsid w:val="00D40CED"/>
    <w:rsid w:val="00D40F9E"/>
    <w:rsid w:val="00D413A3"/>
    <w:rsid w:val="00D4152F"/>
    <w:rsid w:val="00D417DC"/>
    <w:rsid w:val="00D41A4E"/>
    <w:rsid w:val="00D41AED"/>
    <w:rsid w:val="00D41CFB"/>
    <w:rsid w:val="00D42030"/>
    <w:rsid w:val="00D4215B"/>
    <w:rsid w:val="00D424E2"/>
    <w:rsid w:val="00D42F3E"/>
    <w:rsid w:val="00D43285"/>
    <w:rsid w:val="00D438FF"/>
    <w:rsid w:val="00D43A5F"/>
    <w:rsid w:val="00D43AE6"/>
    <w:rsid w:val="00D43E94"/>
    <w:rsid w:val="00D44073"/>
    <w:rsid w:val="00D44343"/>
    <w:rsid w:val="00D443AB"/>
    <w:rsid w:val="00D44525"/>
    <w:rsid w:val="00D4476A"/>
    <w:rsid w:val="00D44BDE"/>
    <w:rsid w:val="00D44DD5"/>
    <w:rsid w:val="00D44F75"/>
    <w:rsid w:val="00D450D7"/>
    <w:rsid w:val="00D451D5"/>
    <w:rsid w:val="00D4547F"/>
    <w:rsid w:val="00D45727"/>
    <w:rsid w:val="00D463E7"/>
    <w:rsid w:val="00D463F8"/>
    <w:rsid w:val="00D46A94"/>
    <w:rsid w:val="00D46B20"/>
    <w:rsid w:val="00D47245"/>
    <w:rsid w:val="00D47296"/>
    <w:rsid w:val="00D472CC"/>
    <w:rsid w:val="00D474D4"/>
    <w:rsid w:val="00D47604"/>
    <w:rsid w:val="00D477B5"/>
    <w:rsid w:val="00D47A9B"/>
    <w:rsid w:val="00D47AC2"/>
    <w:rsid w:val="00D47C5C"/>
    <w:rsid w:val="00D5003A"/>
    <w:rsid w:val="00D503D3"/>
    <w:rsid w:val="00D50604"/>
    <w:rsid w:val="00D50639"/>
    <w:rsid w:val="00D50A02"/>
    <w:rsid w:val="00D50B48"/>
    <w:rsid w:val="00D50CBD"/>
    <w:rsid w:val="00D50F2A"/>
    <w:rsid w:val="00D50FA1"/>
    <w:rsid w:val="00D51297"/>
    <w:rsid w:val="00D51611"/>
    <w:rsid w:val="00D519B6"/>
    <w:rsid w:val="00D51E3D"/>
    <w:rsid w:val="00D51E7B"/>
    <w:rsid w:val="00D520CC"/>
    <w:rsid w:val="00D52282"/>
    <w:rsid w:val="00D5277E"/>
    <w:rsid w:val="00D52841"/>
    <w:rsid w:val="00D5291B"/>
    <w:rsid w:val="00D53107"/>
    <w:rsid w:val="00D53647"/>
    <w:rsid w:val="00D536DA"/>
    <w:rsid w:val="00D53B34"/>
    <w:rsid w:val="00D53C92"/>
    <w:rsid w:val="00D53F59"/>
    <w:rsid w:val="00D53FEE"/>
    <w:rsid w:val="00D543DB"/>
    <w:rsid w:val="00D5482A"/>
    <w:rsid w:val="00D549A9"/>
    <w:rsid w:val="00D550B3"/>
    <w:rsid w:val="00D553F9"/>
    <w:rsid w:val="00D5563D"/>
    <w:rsid w:val="00D55721"/>
    <w:rsid w:val="00D55C1B"/>
    <w:rsid w:val="00D55C4A"/>
    <w:rsid w:val="00D55D39"/>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4F"/>
    <w:rsid w:val="00D604A6"/>
    <w:rsid w:val="00D60743"/>
    <w:rsid w:val="00D6096C"/>
    <w:rsid w:val="00D60E5D"/>
    <w:rsid w:val="00D60EAF"/>
    <w:rsid w:val="00D61227"/>
    <w:rsid w:val="00D61391"/>
    <w:rsid w:val="00D614CF"/>
    <w:rsid w:val="00D61BAF"/>
    <w:rsid w:val="00D622F9"/>
    <w:rsid w:val="00D62300"/>
    <w:rsid w:val="00D62347"/>
    <w:rsid w:val="00D62A84"/>
    <w:rsid w:val="00D62C7B"/>
    <w:rsid w:val="00D62E29"/>
    <w:rsid w:val="00D62EE9"/>
    <w:rsid w:val="00D63116"/>
    <w:rsid w:val="00D6363A"/>
    <w:rsid w:val="00D63951"/>
    <w:rsid w:val="00D63C14"/>
    <w:rsid w:val="00D63CA7"/>
    <w:rsid w:val="00D64663"/>
    <w:rsid w:val="00D64872"/>
    <w:rsid w:val="00D64C51"/>
    <w:rsid w:val="00D652A7"/>
    <w:rsid w:val="00D653F6"/>
    <w:rsid w:val="00D65591"/>
    <w:rsid w:val="00D65655"/>
    <w:rsid w:val="00D658F0"/>
    <w:rsid w:val="00D65928"/>
    <w:rsid w:val="00D65D4B"/>
    <w:rsid w:val="00D65FD4"/>
    <w:rsid w:val="00D6602B"/>
    <w:rsid w:val="00D66141"/>
    <w:rsid w:val="00D66170"/>
    <w:rsid w:val="00D66265"/>
    <w:rsid w:val="00D66317"/>
    <w:rsid w:val="00D664D2"/>
    <w:rsid w:val="00D66594"/>
    <w:rsid w:val="00D6661E"/>
    <w:rsid w:val="00D66642"/>
    <w:rsid w:val="00D668D5"/>
    <w:rsid w:val="00D66B75"/>
    <w:rsid w:val="00D66DE4"/>
    <w:rsid w:val="00D66E84"/>
    <w:rsid w:val="00D670EF"/>
    <w:rsid w:val="00D670F5"/>
    <w:rsid w:val="00D67246"/>
    <w:rsid w:val="00D6752F"/>
    <w:rsid w:val="00D675BF"/>
    <w:rsid w:val="00D67AEC"/>
    <w:rsid w:val="00D67BEC"/>
    <w:rsid w:val="00D67D5D"/>
    <w:rsid w:val="00D70061"/>
    <w:rsid w:val="00D7016E"/>
    <w:rsid w:val="00D7017D"/>
    <w:rsid w:val="00D703C0"/>
    <w:rsid w:val="00D70513"/>
    <w:rsid w:val="00D705D2"/>
    <w:rsid w:val="00D7082D"/>
    <w:rsid w:val="00D70E4D"/>
    <w:rsid w:val="00D718C0"/>
    <w:rsid w:val="00D71B09"/>
    <w:rsid w:val="00D71D65"/>
    <w:rsid w:val="00D723BE"/>
    <w:rsid w:val="00D728F8"/>
    <w:rsid w:val="00D72D0F"/>
    <w:rsid w:val="00D72FBE"/>
    <w:rsid w:val="00D732B3"/>
    <w:rsid w:val="00D739E0"/>
    <w:rsid w:val="00D73CC8"/>
    <w:rsid w:val="00D73EDA"/>
    <w:rsid w:val="00D73F02"/>
    <w:rsid w:val="00D73F14"/>
    <w:rsid w:val="00D7401B"/>
    <w:rsid w:val="00D7422E"/>
    <w:rsid w:val="00D742A2"/>
    <w:rsid w:val="00D7432D"/>
    <w:rsid w:val="00D749B1"/>
    <w:rsid w:val="00D74B0A"/>
    <w:rsid w:val="00D74B43"/>
    <w:rsid w:val="00D74D35"/>
    <w:rsid w:val="00D74F7A"/>
    <w:rsid w:val="00D75258"/>
    <w:rsid w:val="00D75311"/>
    <w:rsid w:val="00D75781"/>
    <w:rsid w:val="00D75C24"/>
    <w:rsid w:val="00D75F76"/>
    <w:rsid w:val="00D75FD7"/>
    <w:rsid w:val="00D75FEC"/>
    <w:rsid w:val="00D76176"/>
    <w:rsid w:val="00D7662D"/>
    <w:rsid w:val="00D76C86"/>
    <w:rsid w:val="00D76EA4"/>
    <w:rsid w:val="00D7726C"/>
    <w:rsid w:val="00D7728F"/>
    <w:rsid w:val="00D77298"/>
    <w:rsid w:val="00D77679"/>
    <w:rsid w:val="00D776E8"/>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7D"/>
    <w:rsid w:val="00D81F80"/>
    <w:rsid w:val="00D82014"/>
    <w:rsid w:val="00D826C9"/>
    <w:rsid w:val="00D82B42"/>
    <w:rsid w:val="00D82B54"/>
    <w:rsid w:val="00D82DCA"/>
    <w:rsid w:val="00D82F09"/>
    <w:rsid w:val="00D83328"/>
    <w:rsid w:val="00D836EC"/>
    <w:rsid w:val="00D838A8"/>
    <w:rsid w:val="00D838CD"/>
    <w:rsid w:val="00D83A24"/>
    <w:rsid w:val="00D83D32"/>
    <w:rsid w:val="00D83EC4"/>
    <w:rsid w:val="00D83EFC"/>
    <w:rsid w:val="00D83FA9"/>
    <w:rsid w:val="00D8455B"/>
    <w:rsid w:val="00D845BA"/>
    <w:rsid w:val="00D847B2"/>
    <w:rsid w:val="00D84A36"/>
    <w:rsid w:val="00D84AD7"/>
    <w:rsid w:val="00D84BBC"/>
    <w:rsid w:val="00D84C54"/>
    <w:rsid w:val="00D8510E"/>
    <w:rsid w:val="00D85204"/>
    <w:rsid w:val="00D85340"/>
    <w:rsid w:val="00D854C4"/>
    <w:rsid w:val="00D8558F"/>
    <w:rsid w:val="00D85694"/>
    <w:rsid w:val="00D857F9"/>
    <w:rsid w:val="00D859FA"/>
    <w:rsid w:val="00D85B2E"/>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52"/>
    <w:rsid w:val="00D91EF8"/>
    <w:rsid w:val="00D92224"/>
    <w:rsid w:val="00D924C1"/>
    <w:rsid w:val="00D925D5"/>
    <w:rsid w:val="00D927A9"/>
    <w:rsid w:val="00D92819"/>
    <w:rsid w:val="00D92A67"/>
    <w:rsid w:val="00D92CB2"/>
    <w:rsid w:val="00D92CD1"/>
    <w:rsid w:val="00D93058"/>
    <w:rsid w:val="00D9355B"/>
    <w:rsid w:val="00D9357E"/>
    <w:rsid w:val="00D93623"/>
    <w:rsid w:val="00D93E69"/>
    <w:rsid w:val="00D93F6E"/>
    <w:rsid w:val="00D9409D"/>
    <w:rsid w:val="00D94644"/>
    <w:rsid w:val="00D94A49"/>
    <w:rsid w:val="00D95179"/>
    <w:rsid w:val="00D95273"/>
    <w:rsid w:val="00D955AC"/>
    <w:rsid w:val="00D95648"/>
    <w:rsid w:val="00D9573B"/>
    <w:rsid w:val="00D958B4"/>
    <w:rsid w:val="00D959D3"/>
    <w:rsid w:val="00D96057"/>
    <w:rsid w:val="00D965FE"/>
    <w:rsid w:val="00D967E3"/>
    <w:rsid w:val="00D96836"/>
    <w:rsid w:val="00D969F4"/>
    <w:rsid w:val="00D96A22"/>
    <w:rsid w:val="00D96AB2"/>
    <w:rsid w:val="00D96AB5"/>
    <w:rsid w:val="00D970A3"/>
    <w:rsid w:val="00D9710C"/>
    <w:rsid w:val="00D971E8"/>
    <w:rsid w:val="00D97368"/>
    <w:rsid w:val="00D977BC"/>
    <w:rsid w:val="00D978F2"/>
    <w:rsid w:val="00D979B0"/>
    <w:rsid w:val="00D97AE9"/>
    <w:rsid w:val="00D97DE2"/>
    <w:rsid w:val="00D97EFD"/>
    <w:rsid w:val="00DA0033"/>
    <w:rsid w:val="00DA00C7"/>
    <w:rsid w:val="00DA02A5"/>
    <w:rsid w:val="00DA033D"/>
    <w:rsid w:val="00DA05BD"/>
    <w:rsid w:val="00DA0600"/>
    <w:rsid w:val="00DA08F5"/>
    <w:rsid w:val="00DA093F"/>
    <w:rsid w:val="00DA0B37"/>
    <w:rsid w:val="00DA0FF7"/>
    <w:rsid w:val="00DA1261"/>
    <w:rsid w:val="00DA13DF"/>
    <w:rsid w:val="00DA146D"/>
    <w:rsid w:val="00DA1DD0"/>
    <w:rsid w:val="00DA20E4"/>
    <w:rsid w:val="00DA20FA"/>
    <w:rsid w:val="00DA21AF"/>
    <w:rsid w:val="00DA24EE"/>
    <w:rsid w:val="00DA2D74"/>
    <w:rsid w:val="00DA3210"/>
    <w:rsid w:val="00DA33DD"/>
    <w:rsid w:val="00DA3405"/>
    <w:rsid w:val="00DA35AB"/>
    <w:rsid w:val="00DA3773"/>
    <w:rsid w:val="00DA380B"/>
    <w:rsid w:val="00DA39C2"/>
    <w:rsid w:val="00DA3BAA"/>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378"/>
    <w:rsid w:val="00DA5530"/>
    <w:rsid w:val="00DA5815"/>
    <w:rsid w:val="00DA58F1"/>
    <w:rsid w:val="00DA635A"/>
    <w:rsid w:val="00DA6856"/>
    <w:rsid w:val="00DA6F0D"/>
    <w:rsid w:val="00DA7297"/>
    <w:rsid w:val="00DA7444"/>
    <w:rsid w:val="00DA74F6"/>
    <w:rsid w:val="00DA7673"/>
    <w:rsid w:val="00DA7C77"/>
    <w:rsid w:val="00DA7CDD"/>
    <w:rsid w:val="00DB0104"/>
    <w:rsid w:val="00DB0231"/>
    <w:rsid w:val="00DB03E7"/>
    <w:rsid w:val="00DB0476"/>
    <w:rsid w:val="00DB07B5"/>
    <w:rsid w:val="00DB07E4"/>
    <w:rsid w:val="00DB0D03"/>
    <w:rsid w:val="00DB0D22"/>
    <w:rsid w:val="00DB0ED4"/>
    <w:rsid w:val="00DB1013"/>
    <w:rsid w:val="00DB1352"/>
    <w:rsid w:val="00DB1606"/>
    <w:rsid w:val="00DB1863"/>
    <w:rsid w:val="00DB1913"/>
    <w:rsid w:val="00DB1F8F"/>
    <w:rsid w:val="00DB24FE"/>
    <w:rsid w:val="00DB2BA0"/>
    <w:rsid w:val="00DB2D1D"/>
    <w:rsid w:val="00DB2F34"/>
    <w:rsid w:val="00DB2F74"/>
    <w:rsid w:val="00DB34AE"/>
    <w:rsid w:val="00DB35F0"/>
    <w:rsid w:val="00DB366E"/>
    <w:rsid w:val="00DB379D"/>
    <w:rsid w:val="00DB3A6B"/>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7F0"/>
    <w:rsid w:val="00DB5DC4"/>
    <w:rsid w:val="00DB5F6C"/>
    <w:rsid w:val="00DB5FCB"/>
    <w:rsid w:val="00DB6218"/>
    <w:rsid w:val="00DB6418"/>
    <w:rsid w:val="00DB6A50"/>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3D5"/>
    <w:rsid w:val="00DC14C3"/>
    <w:rsid w:val="00DC18AF"/>
    <w:rsid w:val="00DC18D5"/>
    <w:rsid w:val="00DC1BCE"/>
    <w:rsid w:val="00DC1CA4"/>
    <w:rsid w:val="00DC1F8F"/>
    <w:rsid w:val="00DC20C4"/>
    <w:rsid w:val="00DC2182"/>
    <w:rsid w:val="00DC256D"/>
    <w:rsid w:val="00DC27E5"/>
    <w:rsid w:val="00DC2902"/>
    <w:rsid w:val="00DC2B17"/>
    <w:rsid w:val="00DC2C5E"/>
    <w:rsid w:val="00DC31CB"/>
    <w:rsid w:val="00DC3219"/>
    <w:rsid w:val="00DC3405"/>
    <w:rsid w:val="00DC3818"/>
    <w:rsid w:val="00DC39E2"/>
    <w:rsid w:val="00DC3C00"/>
    <w:rsid w:val="00DC3C45"/>
    <w:rsid w:val="00DC3FF1"/>
    <w:rsid w:val="00DC4518"/>
    <w:rsid w:val="00DC46F2"/>
    <w:rsid w:val="00DC4791"/>
    <w:rsid w:val="00DC4F6D"/>
    <w:rsid w:val="00DC4FC2"/>
    <w:rsid w:val="00DC50A2"/>
    <w:rsid w:val="00DC5214"/>
    <w:rsid w:val="00DC550F"/>
    <w:rsid w:val="00DC5607"/>
    <w:rsid w:val="00DC587E"/>
    <w:rsid w:val="00DC5A3D"/>
    <w:rsid w:val="00DC5A68"/>
    <w:rsid w:val="00DC5A7B"/>
    <w:rsid w:val="00DC5AB9"/>
    <w:rsid w:val="00DC5C0F"/>
    <w:rsid w:val="00DC5DD8"/>
    <w:rsid w:val="00DC6577"/>
    <w:rsid w:val="00DC68F5"/>
    <w:rsid w:val="00DC6A25"/>
    <w:rsid w:val="00DC6F11"/>
    <w:rsid w:val="00DC6F91"/>
    <w:rsid w:val="00DC70C5"/>
    <w:rsid w:val="00DC715B"/>
    <w:rsid w:val="00DC79B3"/>
    <w:rsid w:val="00DC7C48"/>
    <w:rsid w:val="00DD01D1"/>
    <w:rsid w:val="00DD02EC"/>
    <w:rsid w:val="00DD04A2"/>
    <w:rsid w:val="00DD0616"/>
    <w:rsid w:val="00DD074A"/>
    <w:rsid w:val="00DD0A4C"/>
    <w:rsid w:val="00DD0A74"/>
    <w:rsid w:val="00DD138B"/>
    <w:rsid w:val="00DD1639"/>
    <w:rsid w:val="00DD1827"/>
    <w:rsid w:val="00DD1A22"/>
    <w:rsid w:val="00DD1A78"/>
    <w:rsid w:val="00DD1B2D"/>
    <w:rsid w:val="00DD1D22"/>
    <w:rsid w:val="00DD25A9"/>
    <w:rsid w:val="00DD264B"/>
    <w:rsid w:val="00DD28B5"/>
    <w:rsid w:val="00DD2932"/>
    <w:rsid w:val="00DD305D"/>
    <w:rsid w:val="00DD3730"/>
    <w:rsid w:val="00DD39FC"/>
    <w:rsid w:val="00DD3C59"/>
    <w:rsid w:val="00DD4308"/>
    <w:rsid w:val="00DD43DE"/>
    <w:rsid w:val="00DD4494"/>
    <w:rsid w:val="00DD4560"/>
    <w:rsid w:val="00DD458A"/>
    <w:rsid w:val="00DD48F5"/>
    <w:rsid w:val="00DD4A8C"/>
    <w:rsid w:val="00DD4A98"/>
    <w:rsid w:val="00DD4B6C"/>
    <w:rsid w:val="00DD4BAA"/>
    <w:rsid w:val="00DD4C66"/>
    <w:rsid w:val="00DD4D75"/>
    <w:rsid w:val="00DD4D98"/>
    <w:rsid w:val="00DD4DE9"/>
    <w:rsid w:val="00DD4E78"/>
    <w:rsid w:val="00DD5159"/>
    <w:rsid w:val="00DD5554"/>
    <w:rsid w:val="00DD55C1"/>
    <w:rsid w:val="00DD56EC"/>
    <w:rsid w:val="00DD587E"/>
    <w:rsid w:val="00DD58A2"/>
    <w:rsid w:val="00DD59B5"/>
    <w:rsid w:val="00DD5C4F"/>
    <w:rsid w:val="00DD5CA9"/>
    <w:rsid w:val="00DD5CE0"/>
    <w:rsid w:val="00DD5D84"/>
    <w:rsid w:val="00DD5F28"/>
    <w:rsid w:val="00DD611A"/>
    <w:rsid w:val="00DD6203"/>
    <w:rsid w:val="00DD62C1"/>
    <w:rsid w:val="00DD6531"/>
    <w:rsid w:val="00DD6543"/>
    <w:rsid w:val="00DD6647"/>
    <w:rsid w:val="00DD67A8"/>
    <w:rsid w:val="00DD6A2D"/>
    <w:rsid w:val="00DD6BAB"/>
    <w:rsid w:val="00DD6FD0"/>
    <w:rsid w:val="00DD75ED"/>
    <w:rsid w:val="00DD77B5"/>
    <w:rsid w:val="00DD7E0D"/>
    <w:rsid w:val="00DE05BA"/>
    <w:rsid w:val="00DE0685"/>
    <w:rsid w:val="00DE0914"/>
    <w:rsid w:val="00DE0982"/>
    <w:rsid w:val="00DE0B5E"/>
    <w:rsid w:val="00DE0D37"/>
    <w:rsid w:val="00DE0E77"/>
    <w:rsid w:val="00DE1049"/>
    <w:rsid w:val="00DE1791"/>
    <w:rsid w:val="00DE17C4"/>
    <w:rsid w:val="00DE1977"/>
    <w:rsid w:val="00DE1E51"/>
    <w:rsid w:val="00DE1F0E"/>
    <w:rsid w:val="00DE20E2"/>
    <w:rsid w:val="00DE21E6"/>
    <w:rsid w:val="00DE23EE"/>
    <w:rsid w:val="00DE276A"/>
    <w:rsid w:val="00DE27AB"/>
    <w:rsid w:val="00DE2AC2"/>
    <w:rsid w:val="00DE2B47"/>
    <w:rsid w:val="00DE2E5E"/>
    <w:rsid w:val="00DE3025"/>
    <w:rsid w:val="00DE315C"/>
    <w:rsid w:val="00DE32C3"/>
    <w:rsid w:val="00DE34F2"/>
    <w:rsid w:val="00DE3703"/>
    <w:rsid w:val="00DE3828"/>
    <w:rsid w:val="00DE3B64"/>
    <w:rsid w:val="00DE3C32"/>
    <w:rsid w:val="00DE3CE8"/>
    <w:rsid w:val="00DE3F80"/>
    <w:rsid w:val="00DE40EA"/>
    <w:rsid w:val="00DE4138"/>
    <w:rsid w:val="00DE4203"/>
    <w:rsid w:val="00DE4218"/>
    <w:rsid w:val="00DE4441"/>
    <w:rsid w:val="00DE46AB"/>
    <w:rsid w:val="00DE4739"/>
    <w:rsid w:val="00DE4871"/>
    <w:rsid w:val="00DE4A2E"/>
    <w:rsid w:val="00DE4BDE"/>
    <w:rsid w:val="00DE4C6B"/>
    <w:rsid w:val="00DE5402"/>
    <w:rsid w:val="00DE568E"/>
    <w:rsid w:val="00DE583C"/>
    <w:rsid w:val="00DE5961"/>
    <w:rsid w:val="00DE5986"/>
    <w:rsid w:val="00DE5A63"/>
    <w:rsid w:val="00DE5AC7"/>
    <w:rsid w:val="00DE5E76"/>
    <w:rsid w:val="00DE671F"/>
    <w:rsid w:val="00DE692F"/>
    <w:rsid w:val="00DE6936"/>
    <w:rsid w:val="00DE6937"/>
    <w:rsid w:val="00DE6985"/>
    <w:rsid w:val="00DE6B92"/>
    <w:rsid w:val="00DE6C5F"/>
    <w:rsid w:val="00DE6DA7"/>
    <w:rsid w:val="00DE6DFA"/>
    <w:rsid w:val="00DE709F"/>
    <w:rsid w:val="00DE76B6"/>
    <w:rsid w:val="00DE77FE"/>
    <w:rsid w:val="00DE782E"/>
    <w:rsid w:val="00DE7C7F"/>
    <w:rsid w:val="00DF0459"/>
    <w:rsid w:val="00DF04D4"/>
    <w:rsid w:val="00DF0557"/>
    <w:rsid w:val="00DF05F9"/>
    <w:rsid w:val="00DF06A4"/>
    <w:rsid w:val="00DF092E"/>
    <w:rsid w:val="00DF0C5A"/>
    <w:rsid w:val="00DF11E2"/>
    <w:rsid w:val="00DF14DB"/>
    <w:rsid w:val="00DF162A"/>
    <w:rsid w:val="00DF16DF"/>
    <w:rsid w:val="00DF19AB"/>
    <w:rsid w:val="00DF1D36"/>
    <w:rsid w:val="00DF1E01"/>
    <w:rsid w:val="00DF1FFE"/>
    <w:rsid w:val="00DF212A"/>
    <w:rsid w:val="00DF21AE"/>
    <w:rsid w:val="00DF258D"/>
    <w:rsid w:val="00DF2786"/>
    <w:rsid w:val="00DF2818"/>
    <w:rsid w:val="00DF2930"/>
    <w:rsid w:val="00DF2973"/>
    <w:rsid w:val="00DF29DA"/>
    <w:rsid w:val="00DF2D35"/>
    <w:rsid w:val="00DF2E9C"/>
    <w:rsid w:val="00DF3793"/>
    <w:rsid w:val="00DF37FF"/>
    <w:rsid w:val="00DF382E"/>
    <w:rsid w:val="00DF3862"/>
    <w:rsid w:val="00DF3D34"/>
    <w:rsid w:val="00DF410A"/>
    <w:rsid w:val="00DF47EB"/>
    <w:rsid w:val="00DF48A5"/>
    <w:rsid w:val="00DF48C7"/>
    <w:rsid w:val="00DF4A3B"/>
    <w:rsid w:val="00DF4AEE"/>
    <w:rsid w:val="00DF4BAC"/>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0FA"/>
    <w:rsid w:val="00DF7369"/>
    <w:rsid w:val="00DF78B4"/>
    <w:rsid w:val="00DF7A63"/>
    <w:rsid w:val="00DF7C7E"/>
    <w:rsid w:val="00DF7E91"/>
    <w:rsid w:val="00DF7FC2"/>
    <w:rsid w:val="00E00526"/>
    <w:rsid w:val="00E00930"/>
    <w:rsid w:val="00E00C69"/>
    <w:rsid w:val="00E01149"/>
    <w:rsid w:val="00E0126A"/>
    <w:rsid w:val="00E014B9"/>
    <w:rsid w:val="00E0165D"/>
    <w:rsid w:val="00E016E8"/>
    <w:rsid w:val="00E01910"/>
    <w:rsid w:val="00E02838"/>
    <w:rsid w:val="00E028AF"/>
    <w:rsid w:val="00E02978"/>
    <w:rsid w:val="00E029C6"/>
    <w:rsid w:val="00E02A9D"/>
    <w:rsid w:val="00E02AF1"/>
    <w:rsid w:val="00E02F62"/>
    <w:rsid w:val="00E02FE8"/>
    <w:rsid w:val="00E03527"/>
    <w:rsid w:val="00E0357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9B4"/>
    <w:rsid w:val="00E06B1A"/>
    <w:rsid w:val="00E07203"/>
    <w:rsid w:val="00E073B6"/>
    <w:rsid w:val="00E0767A"/>
    <w:rsid w:val="00E079EB"/>
    <w:rsid w:val="00E07A88"/>
    <w:rsid w:val="00E07BEE"/>
    <w:rsid w:val="00E07D58"/>
    <w:rsid w:val="00E07E5E"/>
    <w:rsid w:val="00E1017F"/>
    <w:rsid w:val="00E104F8"/>
    <w:rsid w:val="00E105F6"/>
    <w:rsid w:val="00E106C5"/>
    <w:rsid w:val="00E10C44"/>
    <w:rsid w:val="00E10D09"/>
    <w:rsid w:val="00E10E42"/>
    <w:rsid w:val="00E110B5"/>
    <w:rsid w:val="00E1121D"/>
    <w:rsid w:val="00E11392"/>
    <w:rsid w:val="00E113B0"/>
    <w:rsid w:val="00E115B6"/>
    <w:rsid w:val="00E117F6"/>
    <w:rsid w:val="00E11851"/>
    <w:rsid w:val="00E119D9"/>
    <w:rsid w:val="00E11A22"/>
    <w:rsid w:val="00E11B68"/>
    <w:rsid w:val="00E11D04"/>
    <w:rsid w:val="00E11E79"/>
    <w:rsid w:val="00E11F72"/>
    <w:rsid w:val="00E124C1"/>
    <w:rsid w:val="00E12524"/>
    <w:rsid w:val="00E125CF"/>
    <w:rsid w:val="00E1294A"/>
    <w:rsid w:val="00E12B57"/>
    <w:rsid w:val="00E132D8"/>
    <w:rsid w:val="00E135DC"/>
    <w:rsid w:val="00E13824"/>
    <w:rsid w:val="00E13A2A"/>
    <w:rsid w:val="00E13BA9"/>
    <w:rsid w:val="00E13DA2"/>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26F"/>
    <w:rsid w:val="00E1653F"/>
    <w:rsid w:val="00E16818"/>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2D3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160"/>
    <w:rsid w:val="00E25500"/>
    <w:rsid w:val="00E25650"/>
    <w:rsid w:val="00E256D4"/>
    <w:rsid w:val="00E25A76"/>
    <w:rsid w:val="00E25B2E"/>
    <w:rsid w:val="00E25E81"/>
    <w:rsid w:val="00E26071"/>
    <w:rsid w:val="00E2612D"/>
    <w:rsid w:val="00E264A6"/>
    <w:rsid w:val="00E265B3"/>
    <w:rsid w:val="00E2693B"/>
    <w:rsid w:val="00E26E9F"/>
    <w:rsid w:val="00E2708A"/>
    <w:rsid w:val="00E271EE"/>
    <w:rsid w:val="00E27371"/>
    <w:rsid w:val="00E27D02"/>
    <w:rsid w:val="00E27D44"/>
    <w:rsid w:val="00E3013A"/>
    <w:rsid w:val="00E3027D"/>
    <w:rsid w:val="00E30541"/>
    <w:rsid w:val="00E305D9"/>
    <w:rsid w:val="00E30711"/>
    <w:rsid w:val="00E30B4A"/>
    <w:rsid w:val="00E30EF4"/>
    <w:rsid w:val="00E31018"/>
    <w:rsid w:val="00E310EA"/>
    <w:rsid w:val="00E3114F"/>
    <w:rsid w:val="00E31967"/>
    <w:rsid w:val="00E31E78"/>
    <w:rsid w:val="00E31E7E"/>
    <w:rsid w:val="00E31F77"/>
    <w:rsid w:val="00E3212E"/>
    <w:rsid w:val="00E322EB"/>
    <w:rsid w:val="00E3233B"/>
    <w:rsid w:val="00E32439"/>
    <w:rsid w:val="00E32895"/>
    <w:rsid w:val="00E32AED"/>
    <w:rsid w:val="00E32BD3"/>
    <w:rsid w:val="00E32D1D"/>
    <w:rsid w:val="00E32D42"/>
    <w:rsid w:val="00E32EC2"/>
    <w:rsid w:val="00E3313B"/>
    <w:rsid w:val="00E3345F"/>
    <w:rsid w:val="00E338E3"/>
    <w:rsid w:val="00E33C1F"/>
    <w:rsid w:val="00E33D12"/>
    <w:rsid w:val="00E33D99"/>
    <w:rsid w:val="00E34057"/>
    <w:rsid w:val="00E34068"/>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D1C"/>
    <w:rsid w:val="00E35E68"/>
    <w:rsid w:val="00E35EA8"/>
    <w:rsid w:val="00E35EEE"/>
    <w:rsid w:val="00E363B8"/>
    <w:rsid w:val="00E364F3"/>
    <w:rsid w:val="00E36A7F"/>
    <w:rsid w:val="00E36C4B"/>
    <w:rsid w:val="00E370D3"/>
    <w:rsid w:val="00E3730A"/>
    <w:rsid w:val="00E37372"/>
    <w:rsid w:val="00E37398"/>
    <w:rsid w:val="00E3759A"/>
    <w:rsid w:val="00E3777C"/>
    <w:rsid w:val="00E377B1"/>
    <w:rsid w:val="00E3788C"/>
    <w:rsid w:val="00E37929"/>
    <w:rsid w:val="00E3797B"/>
    <w:rsid w:val="00E37BAA"/>
    <w:rsid w:val="00E401C2"/>
    <w:rsid w:val="00E40592"/>
    <w:rsid w:val="00E406D7"/>
    <w:rsid w:val="00E407E1"/>
    <w:rsid w:val="00E408E0"/>
    <w:rsid w:val="00E40CCB"/>
    <w:rsid w:val="00E40D0C"/>
    <w:rsid w:val="00E411A3"/>
    <w:rsid w:val="00E411D1"/>
    <w:rsid w:val="00E41571"/>
    <w:rsid w:val="00E4192A"/>
    <w:rsid w:val="00E419F3"/>
    <w:rsid w:val="00E41E61"/>
    <w:rsid w:val="00E420F5"/>
    <w:rsid w:val="00E42118"/>
    <w:rsid w:val="00E42300"/>
    <w:rsid w:val="00E426EB"/>
    <w:rsid w:val="00E42B1B"/>
    <w:rsid w:val="00E42E4B"/>
    <w:rsid w:val="00E42FE2"/>
    <w:rsid w:val="00E43129"/>
    <w:rsid w:val="00E4323B"/>
    <w:rsid w:val="00E43695"/>
    <w:rsid w:val="00E43863"/>
    <w:rsid w:val="00E43CE0"/>
    <w:rsid w:val="00E4423C"/>
    <w:rsid w:val="00E44618"/>
    <w:rsid w:val="00E44628"/>
    <w:rsid w:val="00E447DA"/>
    <w:rsid w:val="00E44B00"/>
    <w:rsid w:val="00E44C3E"/>
    <w:rsid w:val="00E452B4"/>
    <w:rsid w:val="00E454DC"/>
    <w:rsid w:val="00E45543"/>
    <w:rsid w:val="00E45931"/>
    <w:rsid w:val="00E45997"/>
    <w:rsid w:val="00E45E86"/>
    <w:rsid w:val="00E45F98"/>
    <w:rsid w:val="00E46148"/>
    <w:rsid w:val="00E4640E"/>
    <w:rsid w:val="00E46675"/>
    <w:rsid w:val="00E467AF"/>
    <w:rsid w:val="00E46A61"/>
    <w:rsid w:val="00E46CD9"/>
    <w:rsid w:val="00E46DCB"/>
    <w:rsid w:val="00E46DEB"/>
    <w:rsid w:val="00E46E50"/>
    <w:rsid w:val="00E4707F"/>
    <w:rsid w:val="00E4715F"/>
    <w:rsid w:val="00E4732C"/>
    <w:rsid w:val="00E47CB3"/>
    <w:rsid w:val="00E5008A"/>
    <w:rsid w:val="00E50128"/>
    <w:rsid w:val="00E5055B"/>
    <w:rsid w:val="00E50898"/>
    <w:rsid w:val="00E50D77"/>
    <w:rsid w:val="00E50FDC"/>
    <w:rsid w:val="00E50FE6"/>
    <w:rsid w:val="00E51216"/>
    <w:rsid w:val="00E51265"/>
    <w:rsid w:val="00E515D6"/>
    <w:rsid w:val="00E517BA"/>
    <w:rsid w:val="00E51E55"/>
    <w:rsid w:val="00E526D7"/>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CF7"/>
    <w:rsid w:val="00E55FA0"/>
    <w:rsid w:val="00E56113"/>
    <w:rsid w:val="00E56137"/>
    <w:rsid w:val="00E5627A"/>
    <w:rsid w:val="00E5659D"/>
    <w:rsid w:val="00E5663E"/>
    <w:rsid w:val="00E56663"/>
    <w:rsid w:val="00E566AB"/>
    <w:rsid w:val="00E566EB"/>
    <w:rsid w:val="00E56788"/>
    <w:rsid w:val="00E56B5E"/>
    <w:rsid w:val="00E56C10"/>
    <w:rsid w:val="00E56FDD"/>
    <w:rsid w:val="00E57328"/>
    <w:rsid w:val="00E575E9"/>
    <w:rsid w:val="00E576FD"/>
    <w:rsid w:val="00E57783"/>
    <w:rsid w:val="00E57A9A"/>
    <w:rsid w:val="00E57C25"/>
    <w:rsid w:val="00E57C35"/>
    <w:rsid w:val="00E60024"/>
    <w:rsid w:val="00E600C1"/>
    <w:rsid w:val="00E60142"/>
    <w:rsid w:val="00E601F5"/>
    <w:rsid w:val="00E60516"/>
    <w:rsid w:val="00E605C8"/>
    <w:rsid w:val="00E6075E"/>
    <w:rsid w:val="00E607E5"/>
    <w:rsid w:val="00E60A3D"/>
    <w:rsid w:val="00E61A23"/>
    <w:rsid w:val="00E61FE9"/>
    <w:rsid w:val="00E61FF0"/>
    <w:rsid w:val="00E62066"/>
    <w:rsid w:val="00E6211C"/>
    <w:rsid w:val="00E621E3"/>
    <w:rsid w:val="00E62294"/>
    <w:rsid w:val="00E62535"/>
    <w:rsid w:val="00E62D46"/>
    <w:rsid w:val="00E62F0A"/>
    <w:rsid w:val="00E63175"/>
    <w:rsid w:val="00E6379E"/>
    <w:rsid w:val="00E63809"/>
    <w:rsid w:val="00E63A06"/>
    <w:rsid w:val="00E63C9B"/>
    <w:rsid w:val="00E641CF"/>
    <w:rsid w:val="00E64224"/>
    <w:rsid w:val="00E646C1"/>
    <w:rsid w:val="00E64CC0"/>
    <w:rsid w:val="00E64FC8"/>
    <w:rsid w:val="00E650AA"/>
    <w:rsid w:val="00E6519A"/>
    <w:rsid w:val="00E653ED"/>
    <w:rsid w:val="00E65500"/>
    <w:rsid w:val="00E6552B"/>
    <w:rsid w:val="00E65728"/>
    <w:rsid w:val="00E65947"/>
    <w:rsid w:val="00E65B24"/>
    <w:rsid w:val="00E6606B"/>
    <w:rsid w:val="00E6618B"/>
    <w:rsid w:val="00E662AF"/>
    <w:rsid w:val="00E66966"/>
    <w:rsid w:val="00E66D22"/>
    <w:rsid w:val="00E672AA"/>
    <w:rsid w:val="00E67397"/>
    <w:rsid w:val="00E67869"/>
    <w:rsid w:val="00E679F2"/>
    <w:rsid w:val="00E67A0A"/>
    <w:rsid w:val="00E67C3B"/>
    <w:rsid w:val="00E67DA1"/>
    <w:rsid w:val="00E70092"/>
    <w:rsid w:val="00E70186"/>
    <w:rsid w:val="00E701C8"/>
    <w:rsid w:val="00E70837"/>
    <w:rsid w:val="00E70908"/>
    <w:rsid w:val="00E709D6"/>
    <w:rsid w:val="00E70A75"/>
    <w:rsid w:val="00E70CB3"/>
    <w:rsid w:val="00E70D23"/>
    <w:rsid w:val="00E711F9"/>
    <w:rsid w:val="00E7121E"/>
    <w:rsid w:val="00E71277"/>
    <w:rsid w:val="00E71379"/>
    <w:rsid w:val="00E7149B"/>
    <w:rsid w:val="00E71976"/>
    <w:rsid w:val="00E71A2C"/>
    <w:rsid w:val="00E71AF4"/>
    <w:rsid w:val="00E72621"/>
    <w:rsid w:val="00E72C28"/>
    <w:rsid w:val="00E72D71"/>
    <w:rsid w:val="00E72DEC"/>
    <w:rsid w:val="00E72DEE"/>
    <w:rsid w:val="00E73159"/>
    <w:rsid w:val="00E73329"/>
    <w:rsid w:val="00E73476"/>
    <w:rsid w:val="00E735A7"/>
    <w:rsid w:val="00E73765"/>
    <w:rsid w:val="00E73F98"/>
    <w:rsid w:val="00E74064"/>
    <w:rsid w:val="00E7419E"/>
    <w:rsid w:val="00E743ED"/>
    <w:rsid w:val="00E7487E"/>
    <w:rsid w:val="00E7499B"/>
    <w:rsid w:val="00E74CA3"/>
    <w:rsid w:val="00E74F08"/>
    <w:rsid w:val="00E74FBF"/>
    <w:rsid w:val="00E74FE8"/>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221"/>
    <w:rsid w:val="00E77503"/>
    <w:rsid w:val="00E77648"/>
    <w:rsid w:val="00E77895"/>
    <w:rsid w:val="00E77BA9"/>
    <w:rsid w:val="00E77BFC"/>
    <w:rsid w:val="00E77D3A"/>
    <w:rsid w:val="00E77EAC"/>
    <w:rsid w:val="00E77F93"/>
    <w:rsid w:val="00E77F9D"/>
    <w:rsid w:val="00E80126"/>
    <w:rsid w:val="00E8061A"/>
    <w:rsid w:val="00E80848"/>
    <w:rsid w:val="00E81011"/>
    <w:rsid w:val="00E810BD"/>
    <w:rsid w:val="00E811A8"/>
    <w:rsid w:val="00E815DD"/>
    <w:rsid w:val="00E81D47"/>
    <w:rsid w:val="00E82149"/>
    <w:rsid w:val="00E8234C"/>
    <w:rsid w:val="00E8278B"/>
    <w:rsid w:val="00E827B6"/>
    <w:rsid w:val="00E82EA8"/>
    <w:rsid w:val="00E82EDF"/>
    <w:rsid w:val="00E82FFE"/>
    <w:rsid w:val="00E83410"/>
    <w:rsid w:val="00E834DA"/>
    <w:rsid w:val="00E837AA"/>
    <w:rsid w:val="00E83E0C"/>
    <w:rsid w:val="00E8429F"/>
    <w:rsid w:val="00E8438B"/>
    <w:rsid w:val="00E84422"/>
    <w:rsid w:val="00E84922"/>
    <w:rsid w:val="00E84BDD"/>
    <w:rsid w:val="00E851A0"/>
    <w:rsid w:val="00E85794"/>
    <w:rsid w:val="00E85F32"/>
    <w:rsid w:val="00E85F54"/>
    <w:rsid w:val="00E8615D"/>
    <w:rsid w:val="00E8615F"/>
    <w:rsid w:val="00E86581"/>
    <w:rsid w:val="00E86730"/>
    <w:rsid w:val="00E86BE8"/>
    <w:rsid w:val="00E86F6C"/>
    <w:rsid w:val="00E872B3"/>
    <w:rsid w:val="00E873BB"/>
    <w:rsid w:val="00E87503"/>
    <w:rsid w:val="00E87AFA"/>
    <w:rsid w:val="00E87BD5"/>
    <w:rsid w:val="00E87CA3"/>
    <w:rsid w:val="00E87D73"/>
    <w:rsid w:val="00E87EB0"/>
    <w:rsid w:val="00E90151"/>
    <w:rsid w:val="00E90700"/>
    <w:rsid w:val="00E90839"/>
    <w:rsid w:val="00E9089B"/>
    <w:rsid w:val="00E91395"/>
    <w:rsid w:val="00E913A6"/>
    <w:rsid w:val="00E9147F"/>
    <w:rsid w:val="00E91A63"/>
    <w:rsid w:val="00E91AC6"/>
    <w:rsid w:val="00E91AC7"/>
    <w:rsid w:val="00E91B1E"/>
    <w:rsid w:val="00E91B42"/>
    <w:rsid w:val="00E91CBD"/>
    <w:rsid w:val="00E91D3B"/>
    <w:rsid w:val="00E91EF7"/>
    <w:rsid w:val="00E92249"/>
    <w:rsid w:val="00E922D2"/>
    <w:rsid w:val="00E9253F"/>
    <w:rsid w:val="00E92549"/>
    <w:rsid w:val="00E925A9"/>
    <w:rsid w:val="00E9293C"/>
    <w:rsid w:val="00E92A33"/>
    <w:rsid w:val="00E92A51"/>
    <w:rsid w:val="00E92CC7"/>
    <w:rsid w:val="00E92E7E"/>
    <w:rsid w:val="00E933E1"/>
    <w:rsid w:val="00E9342B"/>
    <w:rsid w:val="00E936BB"/>
    <w:rsid w:val="00E93AC3"/>
    <w:rsid w:val="00E93E21"/>
    <w:rsid w:val="00E940DA"/>
    <w:rsid w:val="00E9443C"/>
    <w:rsid w:val="00E949CB"/>
    <w:rsid w:val="00E94A4C"/>
    <w:rsid w:val="00E94CDE"/>
    <w:rsid w:val="00E94F00"/>
    <w:rsid w:val="00E95108"/>
    <w:rsid w:val="00E952A7"/>
    <w:rsid w:val="00E9551E"/>
    <w:rsid w:val="00E95692"/>
    <w:rsid w:val="00E957DF"/>
    <w:rsid w:val="00E95969"/>
    <w:rsid w:val="00E95A2B"/>
    <w:rsid w:val="00E95F1B"/>
    <w:rsid w:val="00E95FAB"/>
    <w:rsid w:val="00E9604D"/>
    <w:rsid w:val="00E96056"/>
    <w:rsid w:val="00E96164"/>
    <w:rsid w:val="00E9626C"/>
    <w:rsid w:val="00E96634"/>
    <w:rsid w:val="00E96663"/>
    <w:rsid w:val="00E966D9"/>
    <w:rsid w:val="00E968AF"/>
    <w:rsid w:val="00E969C2"/>
    <w:rsid w:val="00E969D0"/>
    <w:rsid w:val="00E96E4C"/>
    <w:rsid w:val="00E96EF1"/>
    <w:rsid w:val="00E96FE1"/>
    <w:rsid w:val="00E970BA"/>
    <w:rsid w:val="00E97166"/>
    <w:rsid w:val="00E972B2"/>
    <w:rsid w:val="00E974E3"/>
    <w:rsid w:val="00E975A3"/>
    <w:rsid w:val="00E976D9"/>
    <w:rsid w:val="00E9796C"/>
    <w:rsid w:val="00E97A21"/>
    <w:rsid w:val="00E97A38"/>
    <w:rsid w:val="00E97B56"/>
    <w:rsid w:val="00E97BAC"/>
    <w:rsid w:val="00E97DFB"/>
    <w:rsid w:val="00EA01FE"/>
    <w:rsid w:val="00EA02DC"/>
    <w:rsid w:val="00EA03C8"/>
    <w:rsid w:val="00EA03C9"/>
    <w:rsid w:val="00EA052D"/>
    <w:rsid w:val="00EA06D8"/>
    <w:rsid w:val="00EA09B7"/>
    <w:rsid w:val="00EA0B01"/>
    <w:rsid w:val="00EA115F"/>
    <w:rsid w:val="00EA13FA"/>
    <w:rsid w:val="00EA146B"/>
    <w:rsid w:val="00EA147A"/>
    <w:rsid w:val="00EA1492"/>
    <w:rsid w:val="00EA1769"/>
    <w:rsid w:val="00EA1801"/>
    <w:rsid w:val="00EA1A74"/>
    <w:rsid w:val="00EA233C"/>
    <w:rsid w:val="00EA27C5"/>
    <w:rsid w:val="00EA2A27"/>
    <w:rsid w:val="00EA2AB0"/>
    <w:rsid w:val="00EA2D67"/>
    <w:rsid w:val="00EA2D6F"/>
    <w:rsid w:val="00EA3108"/>
    <w:rsid w:val="00EA321A"/>
    <w:rsid w:val="00EA3305"/>
    <w:rsid w:val="00EA375B"/>
    <w:rsid w:val="00EA398C"/>
    <w:rsid w:val="00EA3CE6"/>
    <w:rsid w:val="00EA3EBE"/>
    <w:rsid w:val="00EA40C8"/>
    <w:rsid w:val="00EA43DD"/>
    <w:rsid w:val="00EA498B"/>
    <w:rsid w:val="00EA4BAD"/>
    <w:rsid w:val="00EA4C7A"/>
    <w:rsid w:val="00EA5478"/>
    <w:rsid w:val="00EA54E4"/>
    <w:rsid w:val="00EA55A3"/>
    <w:rsid w:val="00EA57D9"/>
    <w:rsid w:val="00EA5825"/>
    <w:rsid w:val="00EA5E52"/>
    <w:rsid w:val="00EA5F56"/>
    <w:rsid w:val="00EA65A1"/>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097E"/>
    <w:rsid w:val="00EB0A1F"/>
    <w:rsid w:val="00EB0A35"/>
    <w:rsid w:val="00EB0B0D"/>
    <w:rsid w:val="00EB1293"/>
    <w:rsid w:val="00EB15C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5E1E"/>
    <w:rsid w:val="00EB6053"/>
    <w:rsid w:val="00EB6127"/>
    <w:rsid w:val="00EB6157"/>
    <w:rsid w:val="00EB6332"/>
    <w:rsid w:val="00EB6790"/>
    <w:rsid w:val="00EB67C5"/>
    <w:rsid w:val="00EB67DC"/>
    <w:rsid w:val="00EB67E9"/>
    <w:rsid w:val="00EB68F4"/>
    <w:rsid w:val="00EB6B27"/>
    <w:rsid w:val="00EB711B"/>
    <w:rsid w:val="00EB7186"/>
    <w:rsid w:val="00EB7329"/>
    <w:rsid w:val="00EB76E8"/>
    <w:rsid w:val="00EB78CE"/>
    <w:rsid w:val="00EB7925"/>
    <w:rsid w:val="00EB7972"/>
    <w:rsid w:val="00EB7A69"/>
    <w:rsid w:val="00EB7AB2"/>
    <w:rsid w:val="00EB7BC9"/>
    <w:rsid w:val="00EB7F3D"/>
    <w:rsid w:val="00EC01A6"/>
    <w:rsid w:val="00EC0379"/>
    <w:rsid w:val="00EC040A"/>
    <w:rsid w:val="00EC095B"/>
    <w:rsid w:val="00EC0CC7"/>
    <w:rsid w:val="00EC0FB1"/>
    <w:rsid w:val="00EC1190"/>
    <w:rsid w:val="00EC13E0"/>
    <w:rsid w:val="00EC151E"/>
    <w:rsid w:val="00EC1550"/>
    <w:rsid w:val="00EC218C"/>
    <w:rsid w:val="00EC2273"/>
    <w:rsid w:val="00EC27F6"/>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CBE"/>
    <w:rsid w:val="00EC4D80"/>
    <w:rsid w:val="00EC4F3B"/>
    <w:rsid w:val="00EC5104"/>
    <w:rsid w:val="00EC513C"/>
    <w:rsid w:val="00EC52CD"/>
    <w:rsid w:val="00EC58F9"/>
    <w:rsid w:val="00EC5972"/>
    <w:rsid w:val="00EC5B46"/>
    <w:rsid w:val="00EC5D32"/>
    <w:rsid w:val="00EC67F0"/>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0F11"/>
    <w:rsid w:val="00ED1087"/>
    <w:rsid w:val="00ED1093"/>
    <w:rsid w:val="00ED1490"/>
    <w:rsid w:val="00ED18B8"/>
    <w:rsid w:val="00ED1A66"/>
    <w:rsid w:val="00ED1D7A"/>
    <w:rsid w:val="00ED1ED3"/>
    <w:rsid w:val="00ED22D3"/>
    <w:rsid w:val="00ED24FF"/>
    <w:rsid w:val="00ED284A"/>
    <w:rsid w:val="00ED2A3D"/>
    <w:rsid w:val="00ED2A8D"/>
    <w:rsid w:val="00ED2F92"/>
    <w:rsid w:val="00ED2FE6"/>
    <w:rsid w:val="00ED369E"/>
    <w:rsid w:val="00ED3BB3"/>
    <w:rsid w:val="00ED3F15"/>
    <w:rsid w:val="00ED4037"/>
    <w:rsid w:val="00ED4A40"/>
    <w:rsid w:val="00ED5078"/>
    <w:rsid w:val="00ED51E6"/>
    <w:rsid w:val="00ED59DD"/>
    <w:rsid w:val="00ED5A8B"/>
    <w:rsid w:val="00ED5D10"/>
    <w:rsid w:val="00ED5F02"/>
    <w:rsid w:val="00ED5FB8"/>
    <w:rsid w:val="00ED62AD"/>
    <w:rsid w:val="00ED62C9"/>
    <w:rsid w:val="00ED65E6"/>
    <w:rsid w:val="00ED6802"/>
    <w:rsid w:val="00ED6863"/>
    <w:rsid w:val="00ED6947"/>
    <w:rsid w:val="00ED69A0"/>
    <w:rsid w:val="00ED70C7"/>
    <w:rsid w:val="00ED73A4"/>
    <w:rsid w:val="00ED76D9"/>
    <w:rsid w:val="00ED79C5"/>
    <w:rsid w:val="00EE0324"/>
    <w:rsid w:val="00EE05BE"/>
    <w:rsid w:val="00EE0852"/>
    <w:rsid w:val="00EE0A57"/>
    <w:rsid w:val="00EE0F9E"/>
    <w:rsid w:val="00EE0FA5"/>
    <w:rsid w:val="00EE1016"/>
    <w:rsid w:val="00EE1073"/>
    <w:rsid w:val="00EE1280"/>
    <w:rsid w:val="00EE1A6C"/>
    <w:rsid w:val="00EE1ADC"/>
    <w:rsid w:val="00EE1B26"/>
    <w:rsid w:val="00EE1B3B"/>
    <w:rsid w:val="00EE1EB7"/>
    <w:rsid w:val="00EE234A"/>
    <w:rsid w:val="00EE265F"/>
    <w:rsid w:val="00EE27D8"/>
    <w:rsid w:val="00EE295A"/>
    <w:rsid w:val="00EE29D1"/>
    <w:rsid w:val="00EE2B15"/>
    <w:rsid w:val="00EE2BD3"/>
    <w:rsid w:val="00EE2C3D"/>
    <w:rsid w:val="00EE2F61"/>
    <w:rsid w:val="00EE3888"/>
    <w:rsid w:val="00EE39D0"/>
    <w:rsid w:val="00EE3A80"/>
    <w:rsid w:val="00EE3C18"/>
    <w:rsid w:val="00EE3DCC"/>
    <w:rsid w:val="00EE3E81"/>
    <w:rsid w:val="00EE47A7"/>
    <w:rsid w:val="00EE49F2"/>
    <w:rsid w:val="00EE4D51"/>
    <w:rsid w:val="00EE4F16"/>
    <w:rsid w:val="00EE55AC"/>
    <w:rsid w:val="00EE5BD1"/>
    <w:rsid w:val="00EE5ED1"/>
    <w:rsid w:val="00EE5EF2"/>
    <w:rsid w:val="00EE5FC9"/>
    <w:rsid w:val="00EE64E7"/>
    <w:rsid w:val="00EE676D"/>
    <w:rsid w:val="00EE6A8B"/>
    <w:rsid w:val="00EE6F06"/>
    <w:rsid w:val="00EE6F96"/>
    <w:rsid w:val="00EE7208"/>
    <w:rsid w:val="00EE72C8"/>
    <w:rsid w:val="00EE7337"/>
    <w:rsid w:val="00EF0388"/>
    <w:rsid w:val="00EF03D8"/>
    <w:rsid w:val="00EF0843"/>
    <w:rsid w:val="00EF0903"/>
    <w:rsid w:val="00EF09A7"/>
    <w:rsid w:val="00EF09B9"/>
    <w:rsid w:val="00EF0D23"/>
    <w:rsid w:val="00EF0D44"/>
    <w:rsid w:val="00EF0FC7"/>
    <w:rsid w:val="00EF10E4"/>
    <w:rsid w:val="00EF14F4"/>
    <w:rsid w:val="00EF1714"/>
    <w:rsid w:val="00EF18AE"/>
    <w:rsid w:val="00EF19D5"/>
    <w:rsid w:val="00EF1AAD"/>
    <w:rsid w:val="00EF1B7B"/>
    <w:rsid w:val="00EF1D71"/>
    <w:rsid w:val="00EF1DA1"/>
    <w:rsid w:val="00EF1E4D"/>
    <w:rsid w:val="00EF1E97"/>
    <w:rsid w:val="00EF216D"/>
    <w:rsid w:val="00EF219D"/>
    <w:rsid w:val="00EF22D6"/>
    <w:rsid w:val="00EF23E8"/>
    <w:rsid w:val="00EF2424"/>
    <w:rsid w:val="00EF2777"/>
    <w:rsid w:val="00EF2808"/>
    <w:rsid w:val="00EF2901"/>
    <w:rsid w:val="00EF311A"/>
    <w:rsid w:val="00EF316A"/>
    <w:rsid w:val="00EF33E7"/>
    <w:rsid w:val="00EF34C4"/>
    <w:rsid w:val="00EF377A"/>
    <w:rsid w:val="00EF37C4"/>
    <w:rsid w:val="00EF381E"/>
    <w:rsid w:val="00EF39FD"/>
    <w:rsid w:val="00EF3AE8"/>
    <w:rsid w:val="00EF3C0B"/>
    <w:rsid w:val="00EF3C8B"/>
    <w:rsid w:val="00EF3D19"/>
    <w:rsid w:val="00EF3D1C"/>
    <w:rsid w:val="00EF419D"/>
    <w:rsid w:val="00EF494F"/>
    <w:rsid w:val="00EF4BA7"/>
    <w:rsid w:val="00EF4BB4"/>
    <w:rsid w:val="00EF4DE8"/>
    <w:rsid w:val="00EF4EAD"/>
    <w:rsid w:val="00EF509F"/>
    <w:rsid w:val="00EF50F2"/>
    <w:rsid w:val="00EF525A"/>
    <w:rsid w:val="00EF5340"/>
    <w:rsid w:val="00EF5379"/>
    <w:rsid w:val="00EF54A6"/>
    <w:rsid w:val="00EF54DD"/>
    <w:rsid w:val="00EF57A5"/>
    <w:rsid w:val="00EF57CB"/>
    <w:rsid w:val="00EF5934"/>
    <w:rsid w:val="00EF5C30"/>
    <w:rsid w:val="00EF5D37"/>
    <w:rsid w:val="00EF6072"/>
    <w:rsid w:val="00EF60A0"/>
    <w:rsid w:val="00EF6287"/>
    <w:rsid w:val="00EF6366"/>
    <w:rsid w:val="00EF653C"/>
    <w:rsid w:val="00EF6F89"/>
    <w:rsid w:val="00EF7012"/>
    <w:rsid w:val="00EF7071"/>
    <w:rsid w:val="00EF70C8"/>
    <w:rsid w:val="00EF70F0"/>
    <w:rsid w:val="00EF7155"/>
    <w:rsid w:val="00EF71CE"/>
    <w:rsid w:val="00EF74E6"/>
    <w:rsid w:val="00EF7554"/>
    <w:rsid w:val="00EF7709"/>
    <w:rsid w:val="00EF774C"/>
    <w:rsid w:val="00EF775D"/>
    <w:rsid w:val="00EF7ABF"/>
    <w:rsid w:val="00EF7F6F"/>
    <w:rsid w:val="00F00002"/>
    <w:rsid w:val="00F0020A"/>
    <w:rsid w:val="00F0055E"/>
    <w:rsid w:val="00F008E6"/>
    <w:rsid w:val="00F009DD"/>
    <w:rsid w:val="00F00B8B"/>
    <w:rsid w:val="00F00E9B"/>
    <w:rsid w:val="00F00EC4"/>
    <w:rsid w:val="00F00EE9"/>
    <w:rsid w:val="00F01017"/>
    <w:rsid w:val="00F018D3"/>
    <w:rsid w:val="00F01C5A"/>
    <w:rsid w:val="00F01E00"/>
    <w:rsid w:val="00F025CF"/>
    <w:rsid w:val="00F029A7"/>
    <w:rsid w:val="00F02DD5"/>
    <w:rsid w:val="00F03053"/>
    <w:rsid w:val="00F030FC"/>
    <w:rsid w:val="00F033F5"/>
    <w:rsid w:val="00F034A2"/>
    <w:rsid w:val="00F034D1"/>
    <w:rsid w:val="00F03627"/>
    <w:rsid w:val="00F0366F"/>
    <w:rsid w:val="00F03947"/>
    <w:rsid w:val="00F03B8B"/>
    <w:rsid w:val="00F03C97"/>
    <w:rsid w:val="00F045D9"/>
    <w:rsid w:val="00F04704"/>
    <w:rsid w:val="00F04B46"/>
    <w:rsid w:val="00F04E67"/>
    <w:rsid w:val="00F05000"/>
    <w:rsid w:val="00F05154"/>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56A"/>
    <w:rsid w:val="00F15E3B"/>
    <w:rsid w:val="00F15F55"/>
    <w:rsid w:val="00F16034"/>
    <w:rsid w:val="00F163AB"/>
    <w:rsid w:val="00F16498"/>
    <w:rsid w:val="00F165CF"/>
    <w:rsid w:val="00F16722"/>
    <w:rsid w:val="00F16873"/>
    <w:rsid w:val="00F16B3B"/>
    <w:rsid w:val="00F1717A"/>
    <w:rsid w:val="00F1736A"/>
    <w:rsid w:val="00F17728"/>
    <w:rsid w:val="00F177AD"/>
    <w:rsid w:val="00F17B46"/>
    <w:rsid w:val="00F17E98"/>
    <w:rsid w:val="00F17EEC"/>
    <w:rsid w:val="00F17FCE"/>
    <w:rsid w:val="00F2015A"/>
    <w:rsid w:val="00F2019C"/>
    <w:rsid w:val="00F20340"/>
    <w:rsid w:val="00F2045D"/>
    <w:rsid w:val="00F20576"/>
    <w:rsid w:val="00F207F5"/>
    <w:rsid w:val="00F209B2"/>
    <w:rsid w:val="00F20BF3"/>
    <w:rsid w:val="00F20C37"/>
    <w:rsid w:val="00F20C8A"/>
    <w:rsid w:val="00F21053"/>
    <w:rsid w:val="00F2107B"/>
    <w:rsid w:val="00F211A9"/>
    <w:rsid w:val="00F2146D"/>
    <w:rsid w:val="00F21892"/>
    <w:rsid w:val="00F219FE"/>
    <w:rsid w:val="00F21DB8"/>
    <w:rsid w:val="00F222AE"/>
    <w:rsid w:val="00F223E7"/>
    <w:rsid w:val="00F224DD"/>
    <w:rsid w:val="00F225C1"/>
    <w:rsid w:val="00F22600"/>
    <w:rsid w:val="00F2284A"/>
    <w:rsid w:val="00F2295C"/>
    <w:rsid w:val="00F22E5D"/>
    <w:rsid w:val="00F23192"/>
    <w:rsid w:val="00F23505"/>
    <w:rsid w:val="00F236C7"/>
    <w:rsid w:val="00F23AAD"/>
    <w:rsid w:val="00F23EBD"/>
    <w:rsid w:val="00F24095"/>
    <w:rsid w:val="00F2422B"/>
    <w:rsid w:val="00F24497"/>
    <w:rsid w:val="00F24ACD"/>
    <w:rsid w:val="00F24C53"/>
    <w:rsid w:val="00F24F3B"/>
    <w:rsid w:val="00F24F89"/>
    <w:rsid w:val="00F255AD"/>
    <w:rsid w:val="00F25AF9"/>
    <w:rsid w:val="00F25B0D"/>
    <w:rsid w:val="00F25CD0"/>
    <w:rsid w:val="00F2609C"/>
    <w:rsid w:val="00F263B3"/>
    <w:rsid w:val="00F263D7"/>
    <w:rsid w:val="00F26551"/>
    <w:rsid w:val="00F265E3"/>
    <w:rsid w:val="00F269EE"/>
    <w:rsid w:val="00F26EBA"/>
    <w:rsid w:val="00F2702F"/>
    <w:rsid w:val="00F270CC"/>
    <w:rsid w:val="00F2751E"/>
    <w:rsid w:val="00F27567"/>
    <w:rsid w:val="00F27A18"/>
    <w:rsid w:val="00F27CA4"/>
    <w:rsid w:val="00F27D81"/>
    <w:rsid w:val="00F305F3"/>
    <w:rsid w:val="00F30E6B"/>
    <w:rsid w:val="00F30F53"/>
    <w:rsid w:val="00F30F6F"/>
    <w:rsid w:val="00F30FDA"/>
    <w:rsid w:val="00F31118"/>
    <w:rsid w:val="00F31374"/>
    <w:rsid w:val="00F31398"/>
    <w:rsid w:val="00F31857"/>
    <w:rsid w:val="00F3188B"/>
    <w:rsid w:val="00F318EF"/>
    <w:rsid w:val="00F31906"/>
    <w:rsid w:val="00F3196F"/>
    <w:rsid w:val="00F319F4"/>
    <w:rsid w:val="00F31A8C"/>
    <w:rsid w:val="00F31AFD"/>
    <w:rsid w:val="00F31B84"/>
    <w:rsid w:val="00F31BF2"/>
    <w:rsid w:val="00F31DA2"/>
    <w:rsid w:val="00F32212"/>
    <w:rsid w:val="00F3253B"/>
    <w:rsid w:val="00F326D5"/>
    <w:rsid w:val="00F326FD"/>
    <w:rsid w:val="00F32CE5"/>
    <w:rsid w:val="00F32FA8"/>
    <w:rsid w:val="00F3320D"/>
    <w:rsid w:val="00F33301"/>
    <w:rsid w:val="00F334CF"/>
    <w:rsid w:val="00F3364E"/>
    <w:rsid w:val="00F33774"/>
    <w:rsid w:val="00F33843"/>
    <w:rsid w:val="00F33B2E"/>
    <w:rsid w:val="00F33D74"/>
    <w:rsid w:val="00F341CB"/>
    <w:rsid w:val="00F34264"/>
    <w:rsid w:val="00F34A0C"/>
    <w:rsid w:val="00F34BB0"/>
    <w:rsid w:val="00F34C44"/>
    <w:rsid w:val="00F35261"/>
    <w:rsid w:val="00F353E0"/>
    <w:rsid w:val="00F35B9A"/>
    <w:rsid w:val="00F361AE"/>
    <w:rsid w:val="00F3640F"/>
    <w:rsid w:val="00F3672D"/>
    <w:rsid w:val="00F36762"/>
    <w:rsid w:val="00F368B8"/>
    <w:rsid w:val="00F36BA3"/>
    <w:rsid w:val="00F36C00"/>
    <w:rsid w:val="00F37152"/>
    <w:rsid w:val="00F3725B"/>
    <w:rsid w:val="00F377F1"/>
    <w:rsid w:val="00F37A42"/>
    <w:rsid w:val="00F40617"/>
    <w:rsid w:val="00F4094B"/>
    <w:rsid w:val="00F40C2F"/>
    <w:rsid w:val="00F411C3"/>
    <w:rsid w:val="00F413B8"/>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CFB"/>
    <w:rsid w:val="00F43D07"/>
    <w:rsid w:val="00F43D31"/>
    <w:rsid w:val="00F4400B"/>
    <w:rsid w:val="00F441A5"/>
    <w:rsid w:val="00F44381"/>
    <w:rsid w:val="00F443F8"/>
    <w:rsid w:val="00F445F6"/>
    <w:rsid w:val="00F4471D"/>
    <w:rsid w:val="00F44A4A"/>
    <w:rsid w:val="00F44C27"/>
    <w:rsid w:val="00F45193"/>
    <w:rsid w:val="00F45196"/>
    <w:rsid w:val="00F451DD"/>
    <w:rsid w:val="00F4529B"/>
    <w:rsid w:val="00F452A1"/>
    <w:rsid w:val="00F459A4"/>
    <w:rsid w:val="00F45A1F"/>
    <w:rsid w:val="00F45E1C"/>
    <w:rsid w:val="00F4621A"/>
    <w:rsid w:val="00F46258"/>
    <w:rsid w:val="00F46493"/>
    <w:rsid w:val="00F46617"/>
    <w:rsid w:val="00F46790"/>
    <w:rsid w:val="00F467B6"/>
    <w:rsid w:val="00F468EB"/>
    <w:rsid w:val="00F46EE4"/>
    <w:rsid w:val="00F46FCB"/>
    <w:rsid w:val="00F47237"/>
    <w:rsid w:val="00F478A9"/>
    <w:rsid w:val="00F47902"/>
    <w:rsid w:val="00F47B6C"/>
    <w:rsid w:val="00F47B8E"/>
    <w:rsid w:val="00F47FCF"/>
    <w:rsid w:val="00F47FFC"/>
    <w:rsid w:val="00F50257"/>
    <w:rsid w:val="00F50A91"/>
    <w:rsid w:val="00F50DD8"/>
    <w:rsid w:val="00F50FAD"/>
    <w:rsid w:val="00F514E1"/>
    <w:rsid w:val="00F51578"/>
    <w:rsid w:val="00F51699"/>
    <w:rsid w:val="00F51B9E"/>
    <w:rsid w:val="00F51C2E"/>
    <w:rsid w:val="00F51D01"/>
    <w:rsid w:val="00F522D4"/>
    <w:rsid w:val="00F52352"/>
    <w:rsid w:val="00F524FD"/>
    <w:rsid w:val="00F528F7"/>
    <w:rsid w:val="00F52A07"/>
    <w:rsid w:val="00F52B80"/>
    <w:rsid w:val="00F52D8C"/>
    <w:rsid w:val="00F52E9B"/>
    <w:rsid w:val="00F52F44"/>
    <w:rsid w:val="00F53908"/>
    <w:rsid w:val="00F53D1B"/>
    <w:rsid w:val="00F53EA4"/>
    <w:rsid w:val="00F5453E"/>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7BF"/>
    <w:rsid w:val="00F56C6E"/>
    <w:rsid w:val="00F56E84"/>
    <w:rsid w:val="00F5723A"/>
    <w:rsid w:val="00F572AD"/>
    <w:rsid w:val="00F574B8"/>
    <w:rsid w:val="00F57893"/>
    <w:rsid w:val="00F579F2"/>
    <w:rsid w:val="00F57B10"/>
    <w:rsid w:val="00F6009B"/>
    <w:rsid w:val="00F6016E"/>
    <w:rsid w:val="00F601BE"/>
    <w:rsid w:val="00F6026E"/>
    <w:rsid w:val="00F6042F"/>
    <w:rsid w:val="00F607FD"/>
    <w:rsid w:val="00F60AD9"/>
    <w:rsid w:val="00F60BB3"/>
    <w:rsid w:val="00F60F8D"/>
    <w:rsid w:val="00F6114A"/>
    <w:rsid w:val="00F61813"/>
    <w:rsid w:val="00F61AC8"/>
    <w:rsid w:val="00F61C28"/>
    <w:rsid w:val="00F6209C"/>
    <w:rsid w:val="00F622C5"/>
    <w:rsid w:val="00F62642"/>
    <w:rsid w:val="00F63356"/>
    <w:rsid w:val="00F63C4D"/>
    <w:rsid w:val="00F64007"/>
    <w:rsid w:val="00F64070"/>
    <w:rsid w:val="00F64261"/>
    <w:rsid w:val="00F64583"/>
    <w:rsid w:val="00F64621"/>
    <w:rsid w:val="00F6467D"/>
    <w:rsid w:val="00F64883"/>
    <w:rsid w:val="00F64D82"/>
    <w:rsid w:val="00F653FB"/>
    <w:rsid w:val="00F654C3"/>
    <w:rsid w:val="00F65986"/>
    <w:rsid w:val="00F65C8A"/>
    <w:rsid w:val="00F66142"/>
    <w:rsid w:val="00F6615E"/>
    <w:rsid w:val="00F66687"/>
    <w:rsid w:val="00F667EA"/>
    <w:rsid w:val="00F668C4"/>
    <w:rsid w:val="00F66932"/>
    <w:rsid w:val="00F66BB5"/>
    <w:rsid w:val="00F66CEE"/>
    <w:rsid w:val="00F66E2A"/>
    <w:rsid w:val="00F66EA1"/>
    <w:rsid w:val="00F670D9"/>
    <w:rsid w:val="00F672E8"/>
    <w:rsid w:val="00F6733C"/>
    <w:rsid w:val="00F678D4"/>
    <w:rsid w:val="00F70142"/>
    <w:rsid w:val="00F70193"/>
    <w:rsid w:val="00F702FE"/>
    <w:rsid w:val="00F70388"/>
    <w:rsid w:val="00F7046A"/>
    <w:rsid w:val="00F7049B"/>
    <w:rsid w:val="00F704AD"/>
    <w:rsid w:val="00F706F7"/>
    <w:rsid w:val="00F7087B"/>
    <w:rsid w:val="00F709EC"/>
    <w:rsid w:val="00F70C75"/>
    <w:rsid w:val="00F70D4B"/>
    <w:rsid w:val="00F71549"/>
    <w:rsid w:val="00F71669"/>
    <w:rsid w:val="00F719B2"/>
    <w:rsid w:val="00F71CA4"/>
    <w:rsid w:val="00F71D2B"/>
    <w:rsid w:val="00F71F36"/>
    <w:rsid w:val="00F71FD3"/>
    <w:rsid w:val="00F720B3"/>
    <w:rsid w:val="00F721EC"/>
    <w:rsid w:val="00F724ED"/>
    <w:rsid w:val="00F727B3"/>
    <w:rsid w:val="00F727BB"/>
    <w:rsid w:val="00F727DD"/>
    <w:rsid w:val="00F72837"/>
    <w:rsid w:val="00F728BB"/>
    <w:rsid w:val="00F729CF"/>
    <w:rsid w:val="00F73049"/>
    <w:rsid w:val="00F735B2"/>
    <w:rsid w:val="00F73732"/>
    <w:rsid w:val="00F73B09"/>
    <w:rsid w:val="00F73B32"/>
    <w:rsid w:val="00F73CB9"/>
    <w:rsid w:val="00F73DD1"/>
    <w:rsid w:val="00F74159"/>
    <w:rsid w:val="00F74354"/>
    <w:rsid w:val="00F7439A"/>
    <w:rsid w:val="00F7442B"/>
    <w:rsid w:val="00F74486"/>
    <w:rsid w:val="00F7448C"/>
    <w:rsid w:val="00F749E3"/>
    <w:rsid w:val="00F74EF4"/>
    <w:rsid w:val="00F754B6"/>
    <w:rsid w:val="00F75870"/>
    <w:rsid w:val="00F75AAF"/>
    <w:rsid w:val="00F75BE5"/>
    <w:rsid w:val="00F75EB0"/>
    <w:rsid w:val="00F7635E"/>
    <w:rsid w:val="00F7643C"/>
    <w:rsid w:val="00F76617"/>
    <w:rsid w:val="00F76892"/>
    <w:rsid w:val="00F76A68"/>
    <w:rsid w:val="00F76C63"/>
    <w:rsid w:val="00F76FA5"/>
    <w:rsid w:val="00F7711F"/>
    <w:rsid w:val="00F77129"/>
    <w:rsid w:val="00F771A9"/>
    <w:rsid w:val="00F77218"/>
    <w:rsid w:val="00F773CF"/>
    <w:rsid w:val="00F773EF"/>
    <w:rsid w:val="00F779FE"/>
    <w:rsid w:val="00F77B0D"/>
    <w:rsid w:val="00F77B15"/>
    <w:rsid w:val="00F77D5E"/>
    <w:rsid w:val="00F8052E"/>
    <w:rsid w:val="00F80A8E"/>
    <w:rsid w:val="00F80B6C"/>
    <w:rsid w:val="00F80BB4"/>
    <w:rsid w:val="00F80EBB"/>
    <w:rsid w:val="00F81105"/>
    <w:rsid w:val="00F81110"/>
    <w:rsid w:val="00F8112B"/>
    <w:rsid w:val="00F81169"/>
    <w:rsid w:val="00F8183E"/>
    <w:rsid w:val="00F818A6"/>
    <w:rsid w:val="00F819DE"/>
    <w:rsid w:val="00F81DF5"/>
    <w:rsid w:val="00F824D6"/>
    <w:rsid w:val="00F824F8"/>
    <w:rsid w:val="00F8255F"/>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4F9"/>
    <w:rsid w:val="00F85660"/>
    <w:rsid w:val="00F856E7"/>
    <w:rsid w:val="00F8571F"/>
    <w:rsid w:val="00F85A59"/>
    <w:rsid w:val="00F8620B"/>
    <w:rsid w:val="00F865CF"/>
    <w:rsid w:val="00F867F8"/>
    <w:rsid w:val="00F86886"/>
    <w:rsid w:val="00F86C8F"/>
    <w:rsid w:val="00F86ED0"/>
    <w:rsid w:val="00F871FB"/>
    <w:rsid w:val="00F8743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327"/>
    <w:rsid w:val="00F93993"/>
    <w:rsid w:val="00F93B02"/>
    <w:rsid w:val="00F93C8F"/>
    <w:rsid w:val="00F93CFC"/>
    <w:rsid w:val="00F93FD5"/>
    <w:rsid w:val="00F940B6"/>
    <w:rsid w:val="00F94209"/>
    <w:rsid w:val="00F94409"/>
    <w:rsid w:val="00F94482"/>
    <w:rsid w:val="00F94485"/>
    <w:rsid w:val="00F94C0C"/>
    <w:rsid w:val="00F94CA8"/>
    <w:rsid w:val="00F94EF2"/>
    <w:rsid w:val="00F94F69"/>
    <w:rsid w:val="00F950FA"/>
    <w:rsid w:val="00F954FF"/>
    <w:rsid w:val="00F9559C"/>
    <w:rsid w:val="00F95827"/>
    <w:rsid w:val="00F95EF2"/>
    <w:rsid w:val="00F95EF5"/>
    <w:rsid w:val="00F9600C"/>
    <w:rsid w:val="00F96277"/>
    <w:rsid w:val="00F969BE"/>
    <w:rsid w:val="00F96A3C"/>
    <w:rsid w:val="00F96D63"/>
    <w:rsid w:val="00F96F3E"/>
    <w:rsid w:val="00F97009"/>
    <w:rsid w:val="00F97067"/>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0E1A"/>
    <w:rsid w:val="00FA1564"/>
    <w:rsid w:val="00FA1896"/>
    <w:rsid w:val="00FA18E1"/>
    <w:rsid w:val="00FA1B32"/>
    <w:rsid w:val="00FA1BA2"/>
    <w:rsid w:val="00FA1CFE"/>
    <w:rsid w:val="00FA1D98"/>
    <w:rsid w:val="00FA1DE4"/>
    <w:rsid w:val="00FA1E4C"/>
    <w:rsid w:val="00FA1E9A"/>
    <w:rsid w:val="00FA207A"/>
    <w:rsid w:val="00FA23D0"/>
    <w:rsid w:val="00FA255D"/>
    <w:rsid w:val="00FA2896"/>
    <w:rsid w:val="00FA2BC7"/>
    <w:rsid w:val="00FA2BE3"/>
    <w:rsid w:val="00FA2D63"/>
    <w:rsid w:val="00FA2D83"/>
    <w:rsid w:val="00FA2F52"/>
    <w:rsid w:val="00FA3396"/>
    <w:rsid w:val="00FA3408"/>
    <w:rsid w:val="00FA34AE"/>
    <w:rsid w:val="00FA3813"/>
    <w:rsid w:val="00FA38C6"/>
    <w:rsid w:val="00FA3959"/>
    <w:rsid w:val="00FA3C6D"/>
    <w:rsid w:val="00FA3CC3"/>
    <w:rsid w:val="00FA3DB8"/>
    <w:rsid w:val="00FA46D4"/>
    <w:rsid w:val="00FA477D"/>
    <w:rsid w:val="00FA47E9"/>
    <w:rsid w:val="00FA5028"/>
    <w:rsid w:val="00FA5374"/>
    <w:rsid w:val="00FA5512"/>
    <w:rsid w:val="00FA5711"/>
    <w:rsid w:val="00FA5BF3"/>
    <w:rsid w:val="00FA6035"/>
    <w:rsid w:val="00FA6250"/>
    <w:rsid w:val="00FA6423"/>
    <w:rsid w:val="00FA64CC"/>
    <w:rsid w:val="00FA69F3"/>
    <w:rsid w:val="00FA6BEB"/>
    <w:rsid w:val="00FA6ECB"/>
    <w:rsid w:val="00FA7201"/>
    <w:rsid w:val="00FA7308"/>
    <w:rsid w:val="00FA73AC"/>
    <w:rsid w:val="00FA7B27"/>
    <w:rsid w:val="00FA7B4A"/>
    <w:rsid w:val="00FA7E2D"/>
    <w:rsid w:val="00FB008F"/>
    <w:rsid w:val="00FB07B9"/>
    <w:rsid w:val="00FB0812"/>
    <w:rsid w:val="00FB0BE7"/>
    <w:rsid w:val="00FB0D17"/>
    <w:rsid w:val="00FB0DCD"/>
    <w:rsid w:val="00FB0E29"/>
    <w:rsid w:val="00FB100B"/>
    <w:rsid w:val="00FB1096"/>
    <w:rsid w:val="00FB129B"/>
    <w:rsid w:val="00FB13B1"/>
    <w:rsid w:val="00FB13C4"/>
    <w:rsid w:val="00FB1485"/>
    <w:rsid w:val="00FB1539"/>
    <w:rsid w:val="00FB189A"/>
    <w:rsid w:val="00FB1934"/>
    <w:rsid w:val="00FB1E64"/>
    <w:rsid w:val="00FB1F12"/>
    <w:rsid w:val="00FB1F91"/>
    <w:rsid w:val="00FB214C"/>
    <w:rsid w:val="00FB2201"/>
    <w:rsid w:val="00FB224F"/>
    <w:rsid w:val="00FB2350"/>
    <w:rsid w:val="00FB24B8"/>
    <w:rsid w:val="00FB276C"/>
    <w:rsid w:val="00FB27B6"/>
    <w:rsid w:val="00FB299F"/>
    <w:rsid w:val="00FB2AB5"/>
    <w:rsid w:val="00FB2DDC"/>
    <w:rsid w:val="00FB2E1C"/>
    <w:rsid w:val="00FB356F"/>
    <w:rsid w:val="00FB36E4"/>
    <w:rsid w:val="00FB3797"/>
    <w:rsid w:val="00FB38BD"/>
    <w:rsid w:val="00FB3DD4"/>
    <w:rsid w:val="00FB3EE3"/>
    <w:rsid w:val="00FB47CE"/>
    <w:rsid w:val="00FB484D"/>
    <w:rsid w:val="00FB4BC5"/>
    <w:rsid w:val="00FB4DC6"/>
    <w:rsid w:val="00FB4F08"/>
    <w:rsid w:val="00FB5116"/>
    <w:rsid w:val="00FB55E6"/>
    <w:rsid w:val="00FB58F7"/>
    <w:rsid w:val="00FB5B29"/>
    <w:rsid w:val="00FB5C25"/>
    <w:rsid w:val="00FB5DC8"/>
    <w:rsid w:val="00FB603F"/>
    <w:rsid w:val="00FB6177"/>
    <w:rsid w:val="00FB6755"/>
    <w:rsid w:val="00FB686E"/>
    <w:rsid w:val="00FB6899"/>
    <w:rsid w:val="00FB6964"/>
    <w:rsid w:val="00FB7074"/>
    <w:rsid w:val="00FB7201"/>
    <w:rsid w:val="00FB7315"/>
    <w:rsid w:val="00FB7344"/>
    <w:rsid w:val="00FB74E8"/>
    <w:rsid w:val="00FB74F6"/>
    <w:rsid w:val="00FB7617"/>
    <w:rsid w:val="00FB77B8"/>
    <w:rsid w:val="00FB7BCD"/>
    <w:rsid w:val="00FB7C48"/>
    <w:rsid w:val="00FB7D9D"/>
    <w:rsid w:val="00FB7DA8"/>
    <w:rsid w:val="00FB7FF4"/>
    <w:rsid w:val="00FC006F"/>
    <w:rsid w:val="00FC078E"/>
    <w:rsid w:val="00FC094D"/>
    <w:rsid w:val="00FC0BFB"/>
    <w:rsid w:val="00FC0D29"/>
    <w:rsid w:val="00FC0D9E"/>
    <w:rsid w:val="00FC0E02"/>
    <w:rsid w:val="00FC0EFD"/>
    <w:rsid w:val="00FC12AA"/>
    <w:rsid w:val="00FC146F"/>
    <w:rsid w:val="00FC1A75"/>
    <w:rsid w:val="00FC1D54"/>
    <w:rsid w:val="00FC1D6E"/>
    <w:rsid w:val="00FC259F"/>
    <w:rsid w:val="00FC2722"/>
    <w:rsid w:val="00FC29CD"/>
    <w:rsid w:val="00FC29E8"/>
    <w:rsid w:val="00FC2B45"/>
    <w:rsid w:val="00FC2D23"/>
    <w:rsid w:val="00FC3682"/>
    <w:rsid w:val="00FC36FD"/>
    <w:rsid w:val="00FC373B"/>
    <w:rsid w:val="00FC3998"/>
    <w:rsid w:val="00FC3E01"/>
    <w:rsid w:val="00FC413D"/>
    <w:rsid w:val="00FC4396"/>
    <w:rsid w:val="00FC461D"/>
    <w:rsid w:val="00FC4CE3"/>
    <w:rsid w:val="00FC4D89"/>
    <w:rsid w:val="00FC4EC3"/>
    <w:rsid w:val="00FC5039"/>
    <w:rsid w:val="00FC527D"/>
    <w:rsid w:val="00FC564E"/>
    <w:rsid w:val="00FC5816"/>
    <w:rsid w:val="00FC6012"/>
    <w:rsid w:val="00FC60A7"/>
    <w:rsid w:val="00FC60BE"/>
    <w:rsid w:val="00FC6156"/>
    <w:rsid w:val="00FC615A"/>
    <w:rsid w:val="00FC63A0"/>
    <w:rsid w:val="00FC63DB"/>
    <w:rsid w:val="00FC65B7"/>
    <w:rsid w:val="00FC65E4"/>
    <w:rsid w:val="00FC67D5"/>
    <w:rsid w:val="00FC68C2"/>
    <w:rsid w:val="00FC6D5E"/>
    <w:rsid w:val="00FC6E45"/>
    <w:rsid w:val="00FC70B0"/>
    <w:rsid w:val="00FC72A9"/>
    <w:rsid w:val="00FC775B"/>
    <w:rsid w:val="00FC78AA"/>
    <w:rsid w:val="00FC7A81"/>
    <w:rsid w:val="00FC7C4D"/>
    <w:rsid w:val="00FC7D89"/>
    <w:rsid w:val="00FD057D"/>
    <w:rsid w:val="00FD05E6"/>
    <w:rsid w:val="00FD0A88"/>
    <w:rsid w:val="00FD0B3D"/>
    <w:rsid w:val="00FD0DF2"/>
    <w:rsid w:val="00FD11C0"/>
    <w:rsid w:val="00FD11F6"/>
    <w:rsid w:val="00FD19A2"/>
    <w:rsid w:val="00FD1AE1"/>
    <w:rsid w:val="00FD1B6F"/>
    <w:rsid w:val="00FD1F07"/>
    <w:rsid w:val="00FD2071"/>
    <w:rsid w:val="00FD2106"/>
    <w:rsid w:val="00FD2384"/>
    <w:rsid w:val="00FD2502"/>
    <w:rsid w:val="00FD2FFE"/>
    <w:rsid w:val="00FD329A"/>
    <w:rsid w:val="00FD33C9"/>
    <w:rsid w:val="00FD350F"/>
    <w:rsid w:val="00FD35AC"/>
    <w:rsid w:val="00FD3631"/>
    <w:rsid w:val="00FD368F"/>
    <w:rsid w:val="00FD3810"/>
    <w:rsid w:val="00FD39F1"/>
    <w:rsid w:val="00FD39F7"/>
    <w:rsid w:val="00FD3BB2"/>
    <w:rsid w:val="00FD3D65"/>
    <w:rsid w:val="00FD3E53"/>
    <w:rsid w:val="00FD3FA5"/>
    <w:rsid w:val="00FD40BD"/>
    <w:rsid w:val="00FD4226"/>
    <w:rsid w:val="00FD437D"/>
    <w:rsid w:val="00FD441C"/>
    <w:rsid w:val="00FD4501"/>
    <w:rsid w:val="00FD4C15"/>
    <w:rsid w:val="00FD4F20"/>
    <w:rsid w:val="00FD50AD"/>
    <w:rsid w:val="00FD568F"/>
    <w:rsid w:val="00FD599F"/>
    <w:rsid w:val="00FD59AA"/>
    <w:rsid w:val="00FD5D3B"/>
    <w:rsid w:val="00FD6206"/>
    <w:rsid w:val="00FD63FE"/>
    <w:rsid w:val="00FD677D"/>
    <w:rsid w:val="00FD6AD4"/>
    <w:rsid w:val="00FD7777"/>
    <w:rsid w:val="00FD798A"/>
    <w:rsid w:val="00FD7A46"/>
    <w:rsid w:val="00FD7A5D"/>
    <w:rsid w:val="00FD7BBA"/>
    <w:rsid w:val="00FD7FB2"/>
    <w:rsid w:val="00FD7FDA"/>
    <w:rsid w:val="00FE00BC"/>
    <w:rsid w:val="00FE0174"/>
    <w:rsid w:val="00FE03EA"/>
    <w:rsid w:val="00FE08B7"/>
    <w:rsid w:val="00FE126C"/>
    <w:rsid w:val="00FE16F4"/>
    <w:rsid w:val="00FE1B9E"/>
    <w:rsid w:val="00FE2337"/>
    <w:rsid w:val="00FE2511"/>
    <w:rsid w:val="00FE2648"/>
    <w:rsid w:val="00FE2773"/>
    <w:rsid w:val="00FE2868"/>
    <w:rsid w:val="00FE2C45"/>
    <w:rsid w:val="00FE31F5"/>
    <w:rsid w:val="00FE36BD"/>
    <w:rsid w:val="00FE3B3B"/>
    <w:rsid w:val="00FE3EAC"/>
    <w:rsid w:val="00FE4052"/>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AC7"/>
    <w:rsid w:val="00FE5C05"/>
    <w:rsid w:val="00FE6430"/>
    <w:rsid w:val="00FE65EF"/>
    <w:rsid w:val="00FE689C"/>
    <w:rsid w:val="00FE68C8"/>
    <w:rsid w:val="00FE6B62"/>
    <w:rsid w:val="00FE6FAF"/>
    <w:rsid w:val="00FE6FFE"/>
    <w:rsid w:val="00FE711C"/>
    <w:rsid w:val="00FE729E"/>
    <w:rsid w:val="00FE76BF"/>
    <w:rsid w:val="00FE7797"/>
    <w:rsid w:val="00FE7B16"/>
    <w:rsid w:val="00FE7D9A"/>
    <w:rsid w:val="00FF0276"/>
    <w:rsid w:val="00FF02B5"/>
    <w:rsid w:val="00FF0877"/>
    <w:rsid w:val="00FF08DC"/>
    <w:rsid w:val="00FF0BEE"/>
    <w:rsid w:val="00FF0C7C"/>
    <w:rsid w:val="00FF0EC5"/>
    <w:rsid w:val="00FF0F8F"/>
    <w:rsid w:val="00FF1215"/>
    <w:rsid w:val="00FF1532"/>
    <w:rsid w:val="00FF1D1F"/>
    <w:rsid w:val="00FF1E06"/>
    <w:rsid w:val="00FF1E58"/>
    <w:rsid w:val="00FF1F93"/>
    <w:rsid w:val="00FF207C"/>
    <w:rsid w:val="00FF2240"/>
    <w:rsid w:val="00FF2355"/>
    <w:rsid w:val="00FF283D"/>
    <w:rsid w:val="00FF293B"/>
    <w:rsid w:val="00FF2FEF"/>
    <w:rsid w:val="00FF3785"/>
    <w:rsid w:val="00FF398A"/>
    <w:rsid w:val="00FF39CA"/>
    <w:rsid w:val="00FF3BF5"/>
    <w:rsid w:val="00FF3C87"/>
    <w:rsid w:val="00FF3DED"/>
    <w:rsid w:val="00FF3EDA"/>
    <w:rsid w:val="00FF3F57"/>
    <w:rsid w:val="00FF4080"/>
    <w:rsid w:val="00FF424A"/>
    <w:rsid w:val="00FF436A"/>
    <w:rsid w:val="00FF458B"/>
    <w:rsid w:val="00FF46B8"/>
    <w:rsid w:val="00FF4A5E"/>
    <w:rsid w:val="00FF4CC4"/>
    <w:rsid w:val="00FF50D8"/>
    <w:rsid w:val="00FF54D0"/>
    <w:rsid w:val="00FF5FD7"/>
    <w:rsid w:val="00FF6412"/>
    <w:rsid w:val="00FF672E"/>
    <w:rsid w:val="00FF6B7A"/>
    <w:rsid w:val="00FF738B"/>
    <w:rsid w:val="00FF7565"/>
    <w:rsid w:val="00FF792C"/>
    <w:rsid w:val="00FF79DC"/>
    <w:rsid w:val="00FF7A6D"/>
    <w:rsid w:val="00FF7B75"/>
    <w:rsid w:val="00FF7B98"/>
    <w:rsid w:val="019EAFB6"/>
    <w:rsid w:val="02C78F9B"/>
    <w:rsid w:val="04604F64"/>
    <w:rsid w:val="05FD3243"/>
    <w:rsid w:val="062E30A1"/>
    <w:rsid w:val="0748C06F"/>
    <w:rsid w:val="0780B4F0"/>
    <w:rsid w:val="07A4ADD5"/>
    <w:rsid w:val="0833F888"/>
    <w:rsid w:val="0ACD2E5B"/>
    <w:rsid w:val="0C0A7B85"/>
    <w:rsid w:val="0C43D551"/>
    <w:rsid w:val="0C7F80D6"/>
    <w:rsid w:val="0C89541A"/>
    <w:rsid w:val="0D05C210"/>
    <w:rsid w:val="0D0D471A"/>
    <w:rsid w:val="0F3E6061"/>
    <w:rsid w:val="0F88BADB"/>
    <w:rsid w:val="0F8A274E"/>
    <w:rsid w:val="104EE47E"/>
    <w:rsid w:val="107B9904"/>
    <w:rsid w:val="10B9F996"/>
    <w:rsid w:val="110033F2"/>
    <w:rsid w:val="118D5271"/>
    <w:rsid w:val="11F27724"/>
    <w:rsid w:val="15125452"/>
    <w:rsid w:val="16CD900A"/>
    <w:rsid w:val="16EF8AF8"/>
    <w:rsid w:val="17EB6FE8"/>
    <w:rsid w:val="17FCDA0D"/>
    <w:rsid w:val="1825656A"/>
    <w:rsid w:val="1829FC53"/>
    <w:rsid w:val="1A3EF160"/>
    <w:rsid w:val="1A71E32F"/>
    <w:rsid w:val="1B0328E5"/>
    <w:rsid w:val="1BE475C3"/>
    <w:rsid w:val="1BF6A15C"/>
    <w:rsid w:val="1C7557CE"/>
    <w:rsid w:val="1C9861EE"/>
    <w:rsid w:val="1CE3466A"/>
    <w:rsid w:val="1DA00BE0"/>
    <w:rsid w:val="1E34F43C"/>
    <w:rsid w:val="2100ADEB"/>
    <w:rsid w:val="2147B6A7"/>
    <w:rsid w:val="21A8ADAA"/>
    <w:rsid w:val="21DB359F"/>
    <w:rsid w:val="22B47B1D"/>
    <w:rsid w:val="23A2F322"/>
    <w:rsid w:val="23A85B2A"/>
    <w:rsid w:val="25D7A648"/>
    <w:rsid w:val="25FE5222"/>
    <w:rsid w:val="26A74B4F"/>
    <w:rsid w:val="2705E6F0"/>
    <w:rsid w:val="2783971D"/>
    <w:rsid w:val="29AF379B"/>
    <w:rsid w:val="2A915545"/>
    <w:rsid w:val="2B4F2282"/>
    <w:rsid w:val="2B979CA8"/>
    <w:rsid w:val="2CC66168"/>
    <w:rsid w:val="2CD099C5"/>
    <w:rsid w:val="2E002080"/>
    <w:rsid w:val="2E9A4043"/>
    <w:rsid w:val="30320E21"/>
    <w:rsid w:val="3143FA95"/>
    <w:rsid w:val="32865CCE"/>
    <w:rsid w:val="32947AB3"/>
    <w:rsid w:val="32B71110"/>
    <w:rsid w:val="32D86EAC"/>
    <w:rsid w:val="34AB292A"/>
    <w:rsid w:val="3526A4E7"/>
    <w:rsid w:val="36C8A0D6"/>
    <w:rsid w:val="36F4E4AB"/>
    <w:rsid w:val="3B7384CE"/>
    <w:rsid w:val="3B83DEDD"/>
    <w:rsid w:val="3BBBDAE8"/>
    <w:rsid w:val="3D2F1FEC"/>
    <w:rsid w:val="3EEEED8F"/>
    <w:rsid w:val="3FC46B45"/>
    <w:rsid w:val="4084DFE6"/>
    <w:rsid w:val="423AD29B"/>
    <w:rsid w:val="436A5DC4"/>
    <w:rsid w:val="43A30A13"/>
    <w:rsid w:val="444CD1D6"/>
    <w:rsid w:val="452977AC"/>
    <w:rsid w:val="4576D693"/>
    <w:rsid w:val="458EFBFA"/>
    <w:rsid w:val="463EF6EE"/>
    <w:rsid w:val="47A9FA68"/>
    <w:rsid w:val="47DD8F39"/>
    <w:rsid w:val="48813593"/>
    <w:rsid w:val="490A64BB"/>
    <w:rsid w:val="49DB3EF4"/>
    <w:rsid w:val="49FCFE86"/>
    <w:rsid w:val="4A3DCC60"/>
    <w:rsid w:val="4C9871F0"/>
    <w:rsid w:val="4E3B684A"/>
    <w:rsid w:val="4E9EFD84"/>
    <w:rsid w:val="4EC96986"/>
    <w:rsid w:val="5044A14B"/>
    <w:rsid w:val="50556FC5"/>
    <w:rsid w:val="513A81AA"/>
    <w:rsid w:val="51F14026"/>
    <w:rsid w:val="5243069E"/>
    <w:rsid w:val="52835DC0"/>
    <w:rsid w:val="533FFE22"/>
    <w:rsid w:val="53C5A9D4"/>
    <w:rsid w:val="5538A0EB"/>
    <w:rsid w:val="55732A14"/>
    <w:rsid w:val="5623CCF4"/>
    <w:rsid w:val="570A663B"/>
    <w:rsid w:val="5723C166"/>
    <w:rsid w:val="5756E3EE"/>
    <w:rsid w:val="57C387F5"/>
    <w:rsid w:val="583B3652"/>
    <w:rsid w:val="58C9E5D2"/>
    <w:rsid w:val="598B7DA3"/>
    <w:rsid w:val="59E516A1"/>
    <w:rsid w:val="5A1DDBFA"/>
    <w:rsid w:val="5B099662"/>
    <w:rsid w:val="5CEEFBDE"/>
    <w:rsid w:val="5CFA9C77"/>
    <w:rsid w:val="5D27A295"/>
    <w:rsid w:val="5D55A9C5"/>
    <w:rsid w:val="5DDBF5A3"/>
    <w:rsid w:val="5FFC7CDF"/>
    <w:rsid w:val="61DD28F4"/>
    <w:rsid w:val="62F93FB8"/>
    <w:rsid w:val="63B22E69"/>
    <w:rsid w:val="64D7ABA6"/>
    <w:rsid w:val="658288F0"/>
    <w:rsid w:val="65C99A3C"/>
    <w:rsid w:val="67023857"/>
    <w:rsid w:val="673741C9"/>
    <w:rsid w:val="673C030A"/>
    <w:rsid w:val="67790ECB"/>
    <w:rsid w:val="6792EF8A"/>
    <w:rsid w:val="6842D2F1"/>
    <w:rsid w:val="68AE6EB7"/>
    <w:rsid w:val="690E0172"/>
    <w:rsid w:val="69BFCFE4"/>
    <w:rsid w:val="6B4DC14C"/>
    <w:rsid w:val="6BC3643D"/>
    <w:rsid w:val="6CCC1514"/>
    <w:rsid w:val="6D3DC314"/>
    <w:rsid w:val="6D95EEE6"/>
    <w:rsid w:val="6EE2F877"/>
    <w:rsid w:val="6EE73D26"/>
    <w:rsid w:val="6EFD91DB"/>
    <w:rsid w:val="70FBF264"/>
    <w:rsid w:val="71688F6C"/>
    <w:rsid w:val="71F9632C"/>
    <w:rsid w:val="722C6ABB"/>
    <w:rsid w:val="72A78030"/>
    <w:rsid w:val="740F31D3"/>
    <w:rsid w:val="75446EE5"/>
    <w:rsid w:val="77096C8C"/>
    <w:rsid w:val="77538E21"/>
    <w:rsid w:val="795FCFAA"/>
    <w:rsid w:val="7A1290B6"/>
    <w:rsid w:val="7B196E11"/>
    <w:rsid w:val="7C904E2A"/>
    <w:rsid w:val="7CA6F21C"/>
    <w:rsid w:val="7CD3DBCD"/>
    <w:rsid w:val="7CE2828E"/>
    <w:rsid w:val="7EB072DB"/>
    <w:rsid w:val="7ED22C97"/>
    <w:rsid w:val="7FF1D0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460F3FDA-590F-4A2F-BF4B-5568AC66F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FDD"/>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8A34BF"/>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8A34BF"/>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Consolas" w:hAnsi="Consolas" w:cs="Calibri" w:hint="default"/>
        <w:b/>
        <w:sz w:val="24"/>
        <w:szCs w:val="24"/>
      </w:rPr>
    </w:tblStylePr>
    <w:tblStylePr w:type="firstCol">
      <w:rPr>
        <w:rFonts w:ascii="Consolas" w:hAnsi="Consolas"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Consolas" w:hAnsi="Consolas"/>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8A34BF"/>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 w:type="paragraph" w:customStyle="1" w:styleId="H3Numbered">
    <w:name w:val="H3 Numbered"/>
    <w:basedOn w:val="Heading3"/>
    <w:qFormat/>
    <w:rsid w:val="00BD7CE4"/>
    <w:pPr>
      <w:numPr>
        <w:numId w:val="7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23639409">
      <w:bodyDiv w:val="1"/>
      <w:marLeft w:val="0"/>
      <w:marRight w:val="0"/>
      <w:marTop w:val="0"/>
      <w:marBottom w:val="0"/>
      <w:divBdr>
        <w:top w:val="none" w:sz="0" w:space="0" w:color="auto"/>
        <w:left w:val="none" w:sz="0" w:space="0" w:color="auto"/>
        <w:bottom w:val="none" w:sz="0" w:space="0" w:color="auto"/>
        <w:right w:val="none" w:sz="0" w:space="0" w:color="auto"/>
      </w:divBdr>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31957997">
      <w:bodyDiv w:val="1"/>
      <w:marLeft w:val="0"/>
      <w:marRight w:val="0"/>
      <w:marTop w:val="0"/>
      <w:marBottom w:val="0"/>
      <w:divBdr>
        <w:top w:val="none" w:sz="0" w:space="0" w:color="auto"/>
        <w:left w:val="none" w:sz="0" w:space="0" w:color="auto"/>
        <w:bottom w:val="none" w:sz="0" w:space="0" w:color="auto"/>
        <w:right w:val="none" w:sz="0" w:space="0" w:color="auto"/>
      </w:divBdr>
    </w:div>
    <w:div w:id="546990423">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586312031">
      <w:bodyDiv w:val="1"/>
      <w:marLeft w:val="0"/>
      <w:marRight w:val="0"/>
      <w:marTop w:val="0"/>
      <w:marBottom w:val="0"/>
      <w:divBdr>
        <w:top w:val="none" w:sz="0" w:space="0" w:color="auto"/>
        <w:left w:val="none" w:sz="0" w:space="0" w:color="auto"/>
        <w:bottom w:val="none" w:sz="0" w:space="0" w:color="auto"/>
        <w:right w:val="none" w:sz="0" w:space="0" w:color="auto"/>
      </w:divBdr>
    </w:div>
    <w:div w:id="594442069">
      <w:bodyDiv w:val="1"/>
      <w:marLeft w:val="0"/>
      <w:marRight w:val="0"/>
      <w:marTop w:val="0"/>
      <w:marBottom w:val="0"/>
      <w:divBdr>
        <w:top w:val="none" w:sz="0" w:space="0" w:color="auto"/>
        <w:left w:val="none" w:sz="0" w:space="0" w:color="auto"/>
        <w:bottom w:val="none" w:sz="0" w:space="0" w:color="auto"/>
        <w:right w:val="none" w:sz="0" w:space="0" w:color="auto"/>
      </w:divBdr>
    </w:div>
    <w:div w:id="594633127">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31171920">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13347216">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10036513">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482774430">
      <w:bodyDiv w:val="1"/>
      <w:marLeft w:val="0"/>
      <w:marRight w:val="0"/>
      <w:marTop w:val="0"/>
      <w:marBottom w:val="0"/>
      <w:divBdr>
        <w:top w:val="none" w:sz="0" w:space="0" w:color="auto"/>
        <w:left w:val="none" w:sz="0" w:space="0" w:color="auto"/>
        <w:bottom w:val="none" w:sz="0" w:space="0" w:color="auto"/>
        <w:right w:val="none" w:sz="0" w:space="0" w:color="auto"/>
      </w:divBdr>
    </w:div>
    <w:div w:id="1487436339">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576276679">
      <w:bodyDiv w:val="1"/>
      <w:marLeft w:val="0"/>
      <w:marRight w:val="0"/>
      <w:marTop w:val="0"/>
      <w:marBottom w:val="0"/>
      <w:divBdr>
        <w:top w:val="none" w:sz="0" w:space="0" w:color="auto"/>
        <w:left w:val="none" w:sz="0" w:space="0" w:color="auto"/>
        <w:bottom w:val="none" w:sz="0" w:space="0" w:color="auto"/>
        <w:right w:val="none" w:sz="0" w:space="0" w:color="auto"/>
      </w:divBdr>
    </w:div>
    <w:div w:id="1593857268">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29780992">
      <w:bodyDiv w:val="1"/>
      <w:marLeft w:val="0"/>
      <w:marRight w:val="0"/>
      <w:marTop w:val="0"/>
      <w:marBottom w:val="0"/>
      <w:divBdr>
        <w:top w:val="none" w:sz="0" w:space="0" w:color="auto"/>
        <w:left w:val="none" w:sz="0" w:space="0" w:color="auto"/>
        <w:bottom w:val="none" w:sz="0" w:space="0" w:color="auto"/>
        <w:right w:val="none" w:sz="0" w:space="0" w:color="auto"/>
      </w:divBdr>
    </w:div>
    <w:div w:id="1661543457">
      <w:bodyDiv w:val="1"/>
      <w:marLeft w:val="0"/>
      <w:marRight w:val="0"/>
      <w:marTop w:val="0"/>
      <w:marBottom w:val="0"/>
      <w:divBdr>
        <w:top w:val="none" w:sz="0" w:space="0" w:color="auto"/>
        <w:left w:val="none" w:sz="0" w:space="0" w:color="auto"/>
        <w:bottom w:val="none" w:sz="0" w:space="0" w:color="auto"/>
        <w:right w:val="none" w:sz="0" w:space="0" w:color="auto"/>
      </w:divBdr>
    </w:div>
    <w:div w:id="166789635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689063630">
      <w:bodyDiv w:val="1"/>
      <w:marLeft w:val="0"/>
      <w:marRight w:val="0"/>
      <w:marTop w:val="0"/>
      <w:marBottom w:val="0"/>
      <w:divBdr>
        <w:top w:val="none" w:sz="0" w:space="0" w:color="auto"/>
        <w:left w:val="none" w:sz="0" w:space="0" w:color="auto"/>
        <w:bottom w:val="none" w:sz="0" w:space="0" w:color="auto"/>
        <w:right w:val="none" w:sz="0" w:space="0" w:color="auto"/>
      </w:divBdr>
    </w:div>
    <w:div w:id="1704792327">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04228207">
      <w:bodyDiv w:val="1"/>
      <w:marLeft w:val="0"/>
      <w:marRight w:val="0"/>
      <w:marTop w:val="0"/>
      <w:marBottom w:val="0"/>
      <w:divBdr>
        <w:top w:val="none" w:sz="0" w:space="0" w:color="auto"/>
        <w:left w:val="none" w:sz="0" w:space="0" w:color="auto"/>
        <w:bottom w:val="none" w:sz="0" w:space="0" w:color="auto"/>
        <w:right w:val="none" w:sz="0" w:space="0" w:color="auto"/>
      </w:divBdr>
    </w:div>
    <w:div w:id="1843080328">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microsoft.com/office/2018/08/relationships/commentsExtensible" Target="commentsExtensible.xml"/><Relationship Id="rId21" Type="http://schemas.openxmlformats.org/officeDocument/2006/relationships/hyperlink" Target="https://www.hudexchange.info/resources/documents/HMIS-CSV-Format-Specifications-2024.pdf" TargetMode="External"/><Relationship Id="rId34"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microsoft.com/office/2016/09/relationships/commentsIds" Target="commentsIds.xml"/><Relationship Id="rId33" Type="http://schemas.openxmlformats.org/officeDocument/2006/relationships/image" Target="media/image4.png"/><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files.hudexchange.info/resources/documents/HMIS-Data-Dictionary-2024.pdf" TargetMode="External"/><Relationship Id="rId29" Type="http://schemas.openxmlformats.org/officeDocument/2006/relationships/hyperlink" Target="https://files.hudexchange.info/resources/documents/LSA-Programming-Specifications-2021.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microsoft.com/office/2011/relationships/commentsExtended" Target="commentsExtended.xml"/><Relationship Id="rId32" Type="http://schemas.openxmlformats.org/officeDocument/2006/relationships/image" Target="media/image3.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comments" Target="comments.xml"/><Relationship Id="rId28" Type="http://schemas.openxmlformats.org/officeDocument/2006/relationships/hyperlink" Target="https://files.hudexchange.info/resources/documents/LSA-Programming-Specifications-2019-v1-0.pdf" TargetMode="External"/><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s://www.hudexchange.info/resources/documents/HMIS-Data-Dictionary-2024.pdf" TargetMode="External"/><Relationship Id="rId31"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files.hudexchange.info/resources/documents/HMIS-CSV-Format-Specifications-2024.pdf" TargetMode="External"/><Relationship Id="rId27" Type="http://schemas.openxmlformats.org/officeDocument/2006/relationships/hyperlink" Target="https://files.hudexchange.info/resources/documents/LSA-Programming-Specifications-2018.pdf" TargetMode="External"/><Relationship Id="rId30" Type="http://schemas.openxmlformats.org/officeDocument/2006/relationships/hyperlink" Target="https://files.hudexchange.info/resources/documents/LSA-Programming-Specifications.pdf" TargetMode="External"/><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6cfad6c9-0d8a-4f08-b363-fe79249bc20d">
      <Terms xmlns="http://schemas.microsoft.com/office/infopath/2007/PartnerControls"/>
    </lcf76f155ced4ddcb4097134ff3c332f>
    <TaxCatchAll xmlns="e422c799-4dbb-4704-9bc4-2b14a9e15e06"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FD19B331B6154F98DDF9D6E590EC91" ma:contentTypeVersion="16" ma:contentTypeDescription="Create a new document." ma:contentTypeScope="" ma:versionID="954b9ace155a7b09e9da211813baeea4">
  <xsd:schema xmlns:xsd="http://www.w3.org/2001/XMLSchema" xmlns:xs="http://www.w3.org/2001/XMLSchema" xmlns:p="http://schemas.microsoft.com/office/2006/metadata/properties" xmlns:ns2="6cfad6c9-0d8a-4f08-b363-fe79249bc20d" xmlns:ns3="e422c799-4dbb-4704-9bc4-2b14a9e15e06" targetNamespace="http://schemas.microsoft.com/office/2006/metadata/properties" ma:root="true" ma:fieldsID="9e90cc2e68ae7398ae156d24dc00e665" ns2:_="" ns3:_="">
    <xsd:import namespace="6cfad6c9-0d8a-4f08-b363-fe79249bc20d"/>
    <xsd:import namespace="e422c799-4dbb-4704-9bc4-2b14a9e15e0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fad6c9-0d8a-4f08-b363-fe79249bc2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654925c-3bd7-4187-ab31-e932ed5cd6b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22c799-4dbb-4704-9bc4-2b14a9e15e0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15ea22de-b79c-4d58-80b6-8c144d47058a}" ma:internalName="TaxCatchAll" ma:showField="CatchAllData" ma:web="e422c799-4dbb-4704-9bc4-2b14a9e15e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 ds:uri="6cfad6c9-0d8a-4f08-b363-fe79249bc20d"/>
    <ds:schemaRef ds:uri="e422c799-4dbb-4704-9bc4-2b14a9e15e06"/>
  </ds:schemaRefs>
</ds:datastoreItem>
</file>

<file path=customXml/itemProps2.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3.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4.xml><?xml version="1.0" encoding="utf-8"?>
<ds:datastoreItem xmlns:ds="http://schemas.openxmlformats.org/officeDocument/2006/customXml" ds:itemID="{77073D44-585F-4720-90FD-B175F3EA30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fad6c9-0d8a-4f08-b363-fe79249bc20d"/>
    <ds:schemaRef ds:uri="e422c799-4dbb-4704-9bc4-2b14a9e15e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4232</TotalTime>
  <Pages>175</Pages>
  <Words>47586</Words>
  <Characters>271242</Characters>
  <Application>Microsoft Office Word</Application>
  <DocSecurity>0</DocSecurity>
  <Lines>2260</Lines>
  <Paragraphs>636</Paragraphs>
  <ScaleCrop>false</ScaleCrop>
  <HeadingPairs>
    <vt:vector size="2" baseType="variant">
      <vt:variant>
        <vt:lpstr>Title</vt:lpstr>
      </vt:variant>
      <vt:variant>
        <vt:i4>1</vt:i4>
      </vt:variant>
    </vt:vector>
  </HeadingPairs>
  <TitlesOfParts>
    <vt:vector size="1" baseType="lpstr">
      <vt:lpstr>The Longitudinal System Analysis FY2024 HMIS Programming Specifications</vt:lpstr>
    </vt:vector>
  </TitlesOfParts>
  <Manager>Jules Brown</Manager>
  <Company>US Department of Housing and Urban Development</Company>
  <LinksUpToDate>false</LinksUpToDate>
  <CharactersWithSpaces>318192</CharactersWithSpaces>
  <SharedDoc>false</SharedDoc>
  <HLinks>
    <vt:vector size="1560" baseType="variant">
      <vt:variant>
        <vt:i4>5374062</vt:i4>
      </vt:variant>
      <vt:variant>
        <vt:i4>1134</vt:i4>
      </vt:variant>
      <vt:variant>
        <vt:i4>0</vt:i4>
      </vt:variant>
      <vt:variant>
        <vt:i4>5</vt:i4>
      </vt:variant>
      <vt:variant>
        <vt:lpwstr/>
      </vt:variant>
      <vt:variant>
        <vt:lpwstr>_Get_Active_Clients</vt:lpwstr>
      </vt:variant>
      <vt:variant>
        <vt:i4>3801105</vt:i4>
      </vt:variant>
      <vt:variant>
        <vt:i4>1131</vt:i4>
      </vt:variant>
      <vt:variant>
        <vt:i4>0</vt:i4>
      </vt:variant>
      <vt:variant>
        <vt:i4>5</vt:i4>
      </vt:variant>
      <vt:variant>
        <vt:lpwstr/>
      </vt:variant>
      <vt:variant>
        <vt:lpwstr>_Get_Distinct_Households</vt:lpwstr>
      </vt:variant>
      <vt:variant>
        <vt:i4>3801105</vt:i4>
      </vt:variant>
      <vt:variant>
        <vt:i4>1128</vt:i4>
      </vt:variant>
      <vt:variant>
        <vt:i4>0</vt:i4>
      </vt:variant>
      <vt:variant>
        <vt:i4>5</vt:i4>
      </vt:variant>
      <vt:variant>
        <vt:lpwstr/>
      </vt:variant>
      <vt:variant>
        <vt:lpwstr>_Get_Distinct_Households</vt:lpwstr>
      </vt:variant>
      <vt:variant>
        <vt:i4>3801105</vt:i4>
      </vt:variant>
      <vt:variant>
        <vt:i4>1125</vt:i4>
      </vt:variant>
      <vt:variant>
        <vt:i4>0</vt:i4>
      </vt:variant>
      <vt:variant>
        <vt:i4>5</vt:i4>
      </vt:variant>
      <vt:variant>
        <vt:lpwstr/>
      </vt:variant>
      <vt:variant>
        <vt:lpwstr>_Get_Distinct_Households</vt:lpwstr>
      </vt:variant>
      <vt:variant>
        <vt:i4>327727</vt:i4>
      </vt:variant>
      <vt:variant>
        <vt:i4>1122</vt:i4>
      </vt:variant>
      <vt:variant>
        <vt:i4>0</vt:i4>
      </vt:variant>
      <vt:variant>
        <vt:i4>5</vt:i4>
      </vt:variant>
      <vt:variant>
        <vt:lpwstr/>
      </vt:variant>
      <vt:variant>
        <vt:lpwstr>_Get_Other_Dates</vt:lpwstr>
      </vt:variant>
      <vt:variant>
        <vt:i4>3801105</vt:i4>
      </vt:variant>
      <vt:variant>
        <vt:i4>1119</vt:i4>
      </vt:variant>
      <vt:variant>
        <vt:i4>0</vt:i4>
      </vt:variant>
      <vt:variant>
        <vt:i4>5</vt:i4>
      </vt:variant>
      <vt:variant>
        <vt:lpwstr/>
      </vt:variant>
      <vt:variant>
        <vt:lpwstr>_Get_Distinct_Households</vt:lpwstr>
      </vt:variant>
      <vt:variant>
        <vt:i4>5308491</vt:i4>
      </vt:variant>
      <vt:variant>
        <vt:i4>1116</vt:i4>
      </vt:variant>
      <vt:variant>
        <vt:i4>0</vt:i4>
      </vt:variant>
      <vt:variant>
        <vt:i4>5</vt:i4>
      </vt:variant>
      <vt:variant>
        <vt:lpwstr/>
      </vt:variant>
      <vt:variant>
        <vt:lpwstr>_Get_Average_Days_3</vt:lpwstr>
      </vt:variant>
      <vt:variant>
        <vt:i4>3801105</vt:i4>
      </vt:variant>
      <vt:variant>
        <vt:i4>1113</vt:i4>
      </vt:variant>
      <vt:variant>
        <vt:i4>0</vt:i4>
      </vt:variant>
      <vt:variant>
        <vt:i4>5</vt:i4>
      </vt:variant>
      <vt:variant>
        <vt:lpwstr/>
      </vt:variant>
      <vt:variant>
        <vt:lpwstr>_Get_Distinct_Households</vt:lpwstr>
      </vt:variant>
      <vt:variant>
        <vt:i4>1769546</vt:i4>
      </vt:variant>
      <vt:variant>
        <vt:i4>1110</vt:i4>
      </vt:variant>
      <vt:variant>
        <vt:i4>0</vt:i4>
      </vt:variant>
      <vt:variant>
        <vt:i4>5</vt:i4>
      </vt:variant>
      <vt:variant>
        <vt:lpwstr/>
      </vt:variant>
      <vt:variant>
        <vt:lpwstr>_Dates_Housed_in_1</vt:lpwstr>
      </vt:variant>
      <vt:variant>
        <vt:i4>7536765</vt:i4>
      </vt:variant>
      <vt:variant>
        <vt:i4>1107</vt:i4>
      </vt:variant>
      <vt:variant>
        <vt:i4>0</vt:i4>
      </vt:variant>
      <vt:variant>
        <vt:i4>5</vt:i4>
      </vt:variant>
      <vt:variant>
        <vt:lpwstr/>
      </vt:variant>
      <vt:variant>
        <vt:lpwstr>RRHMoveInOnExitDate</vt:lpwstr>
      </vt:variant>
      <vt:variant>
        <vt:i4>5308491</vt:i4>
      </vt:variant>
      <vt:variant>
        <vt:i4>1104</vt:i4>
      </vt:variant>
      <vt:variant>
        <vt:i4>0</vt:i4>
      </vt:variant>
      <vt:variant>
        <vt:i4>5</vt:i4>
      </vt:variant>
      <vt:variant>
        <vt:lpwstr/>
      </vt:variant>
      <vt:variant>
        <vt:lpwstr>_Get_Average_Days_2</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1769526</vt:i4>
      </vt:variant>
      <vt:variant>
        <vt:i4>1095</vt:i4>
      </vt:variant>
      <vt:variant>
        <vt:i4>0</vt:i4>
      </vt:variant>
      <vt:variant>
        <vt:i4>5</vt:i4>
      </vt:variant>
      <vt:variant>
        <vt:lpwstr/>
      </vt:variant>
      <vt:variant>
        <vt:lpwstr>_ExitDest</vt:lpwstr>
      </vt:variant>
      <vt:variant>
        <vt:i4>3801105</vt:i4>
      </vt:variant>
      <vt:variant>
        <vt:i4>1092</vt:i4>
      </vt:variant>
      <vt:variant>
        <vt:i4>0</vt:i4>
      </vt:variant>
      <vt:variant>
        <vt:i4>5</vt:i4>
      </vt:variant>
      <vt:variant>
        <vt:lpwstr/>
      </vt:variant>
      <vt:variant>
        <vt:lpwstr>_Get_Distinct_Households</vt:lpwstr>
      </vt:variant>
      <vt:variant>
        <vt:i4>3801105</vt:i4>
      </vt:variant>
      <vt:variant>
        <vt:i4>1089</vt:i4>
      </vt:variant>
      <vt:variant>
        <vt:i4>0</vt:i4>
      </vt:variant>
      <vt:variant>
        <vt:i4>5</vt:i4>
      </vt:variant>
      <vt:variant>
        <vt:lpwstr/>
      </vt:variant>
      <vt:variant>
        <vt:lpwstr>_Get_Distinct_Households</vt:lpwstr>
      </vt:variant>
      <vt:variant>
        <vt:i4>3801105</vt:i4>
      </vt:variant>
      <vt:variant>
        <vt:i4>1086</vt:i4>
      </vt:variant>
      <vt:variant>
        <vt:i4>0</vt:i4>
      </vt:variant>
      <vt:variant>
        <vt:i4>5</vt:i4>
      </vt:variant>
      <vt:variant>
        <vt:lpwstr/>
      </vt:variant>
      <vt:variant>
        <vt:lpwstr>_Get_Distinct_Households</vt:lpwstr>
      </vt:variant>
      <vt:variant>
        <vt:i4>3801105</vt:i4>
      </vt:variant>
      <vt:variant>
        <vt:i4>1083</vt:i4>
      </vt:variant>
      <vt:variant>
        <vt:i4>0</vt:i4>
      </vt:variant>
      <vt:variant>
        <vt:i4>5</vt:i4>
      </vt:variant>
      <vt:variant>
        <vt:lpwstr/>
      </vt:variant>
      <vt:variant>
        <vt:lpwstr>_Get_Distinct_Households</vt:lpwstr>
      </vt:variant>
      <vt:variant>
        <vt:i4>1441846</vt:i4>
      </vt:variant>
      <vt:variant>
        <vt:i4>1080</vt:i4>
      </vt:variant>
      <vt:variant>
        <vt:i4>0</vt:i4>
      </vt:variant>
      <vt:variant>
        <vt:i4>5</vt:i4>
      </vt:variant>
      <vt:variant>
        <vt:lpwstr/>
      </vt:variant>
      <vt:variant>
        <vt:lpwstr>_Toc525229489</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5374062</vt:i4>
      </vt:variant>
      <vt:variant>
        <vt:i4>1071</vt:i4>
      </vt:variant>
      <vt:variant>
        <vt:i4>0</vt:i4>
      </vt:variant>
      <vt:variant>
        <vt:i4>5</vt:i4>
      </vt:variant>
      <vt:variant>
        <vt:lpwstr/>
      </vt:variant>
      <vt:variant>
        <vt:lpwstr>_Get_Active_Clients</vt:lpwstr>
      </vt:variant>
      <vt:variant>
        <vt:i4>5374062</vt:i4>
      </vt:variant>
      <vt:variant>
        <vt:i4>1068</vt:i4>
      </vt:variant>
      <vt:variant>
        <vt:i4>0</vt:i4>
      </vt:variant>
      <vt:variant>
        <vt:i4>5</vt:i4>
      </vt:variant>
      <vt:variant>
        <vt:lpwstr/>
      </vt:variant>
      <vt:variant>
        <vt:lpwstr>_Get_Active_Clients</vt:lpwstr>
      </vt:variant>
      <vt:variant>
        <vt:i4>5374062</vt:i4>
      </vt:variant>
      <vt:variant>
        <vt:i4>1065</vt:i4>
      </vt:variant>
      <vt:variant>
        <vt:i4>0</vt:i4>
      </vt:variant>
      <vt:variant>
        <vt:i4>5</vt:i4>
      </vt:variant>
      <vt:variant>
        <vt:lpwstr/>
      </vt:variant>
      <vt:variant>
        <vt:lpwstr>_Get_Active_Clients</vt:lpwstr>
      </vt:variant>
      <vt:variant>
        <vt:i4>5374062</vt:i4>
      </vt:variant>
      <vt:variant>
        <vt:i4>1062</vt:i4>
      </vt:variant>
      <vt:variant>
        <vt:i4>0</vt:i4>
      </vt:variant>
      <vt:variant>
        <vt:i4>5</vt:i4>
      </vt:variant>
      <vt:variant>
        <vt:lpwstr/>
      </vt:variant>
      <vt:variant>
        <vt:lpwstr>_Get_Active_Clients</vt:lpwstr>
      </vt:variant>
      <vt:variant>
        <vt:i4>5374062</vt:i4>
      </vt:variant>
      <vt:variant>
        <vt:i4>1059</vt:i4>
      </vt:variant>
      <vt:variant>
        <vt:i4>0</vt:i4>
      </vt:variant>
      <vt:variant>
        <vt:i4>5</vt:i4>
      </vt:variant>
      <vt:variant>
        <vt:lpwstr/>
      </vt:variant>
      <vt:variant>
        <vt:lpwstr>_Get_Active_Clients</vt:lpwstr>
      </vt:variant>
      <vt:variant>
        <vt:i4>6881368</vt:i4>
      </vt:variant>
      <vt:variant>
        <vt:i4>1056</vt:i4>
      </vt:variant>
      <vt:variant>
        <vt:i4>0</vt:i4>
      </vt:variant>
      <vt:variant>
        <vt:i4>5</vt:i4>
      </vt:variant>
      <vt:variant>
        <vt:lpwstr/>
      </vt:variant>
      <vt:variant>
        <vt:lpwstr>_Time_Spent_in</vt:lpwstr>
      </vt:variant>
      <vt:variant>
        <vt:i4>6881368</vt:i4>
      </vt:variant>
      <vt:variant>
        <vt:i4>1053</vt:i4>
      </vt:variant>
      <vt:variant>
        <vt:i4>0</vt:i4>
      </vt:variant>
      <vt:variant>
        <vt:i4>5</vt:i4>
      </vt:variant>
      <vt:variant>
        <vt:lpwstr/>
      </vt:variant>
      <vt:variant>
        <vt:lpwstr>_Time_Spent_in</vt:lpwstr>
      </vt:variant>
      <vt:variant>
        <vt:i4>5374062</vt:i4>
      </vt:variant>
      <vt:variant>
        <vt:i4>1050</vt:i4>
      </vt:variant>
      <vt:variant>
        <vt:i4>0</vt:i4>
      </vt:variant>
      <vt:variant>
        <vt:i4>5</vt:i4>
      </vt:variant>
      <vt:variant>
        <vt:lpwstr/>
      </vt:variant>
      <vt:variant>
        <vt:lpwstr>_Get_Active_Clients</vt:lpwstr>
      </vt:variant>
      <vt:variant>
        <vt:i4>196643</vt:i4>
      </vt:variant>
      <vt:variant>
        <vt:i4>1047</vt:i4>
      </vt:variant>
      <vt:variant>
        <vt:i4>0</vt:i4>
      </vt:variant>
      <vt:variant>
        <vt:i4>5</vt:i4>
      </vt:variant>
      <vt:variant>
        <vt:lpwstr/>
      </vt:variant>
      <vt:variant>
        <vt:lpwstr>_CHTime_and_CHTimeStatus</vt:lpwstr>
      </vt:variant>
      <vt:variant>
        <vt:i4>5374062</vt:i4>
      </vt:variant>
      <vt:variant>
        <vt:i4>1044</vt:i4>
      </vt:variant>
      <vt:variant>
        <vt:i4>0</vt:i4>
      </vt:variant>
      <vt:variant>
        <vt:i4>5</vt:i4>
      </vt:variant>
      <vt:variant>
        <vt:lpwstr/>
      </vt:variant>
      <vt:variant>
        <vt:lpwstr>_Get_Active_Clients</vt:lpwstr>
      </vt:variant>
      <vt:variant>
        <vt:i4>8192095</vt:i4>
      </vt:variant>
      <vt:variant>
        <vt:i4>1041</vt:i4>
      </vt:variant>
      <vt:variant>
        <vt:i4>0</vt:i4>
      </vt:variant>
      <vt:variant>
        <vt:i4>5</vt:i4>
      </vt:variant>
      <vt:variant>
        <vt:lpwstr/>
      </vt:variant>
      <vt:variant>
        <vt:lpwstr>_Data_Quality_:</vt:lpwstr>
      </vt:variant>
      <vt:variant>
        <vt:i4>537264211</vt:i4>
      </vt:variant>
      <vt:variant>
        <vt:i4>1038</vt:i4>
      </vt:variant>
      <vt:variant>
        <vt:i4>0</vt:i4>
      </vt:variant>
      <vt:variant>
        <vt:i4>5</vt:i4>
      </vt:variant>
      <vt:variant>
        <vt:lpwstr/>
      </vt:variant>
      <vt:variant>
        <vt:lpwstr>_ES/SH/Street_Time_–</vt:lpwstr>
      </vt:variant>
      <vt:variant>
        <vt:i4>537264211</vt:i4>
      </vt:variant>
      <vt:variant>
        <vt:i4>1035</vt:i4>
      </vt:variant>
      <vt:variant>
        <vt:i4>0</vt:i4>
      </vt:variant>
      <vt:variant>
        <vt:i4>5</vt:i4>
      </vt:variant>
      <vt:variant>
        <vt:lpwstr/>
      </vt:variant>
      <vt:variant>
        <vt:lpwstr>_ES/SH/Street_Time_–</vt:lpwstr>
      </vt:variant>
      <vt:variant>
        <vt:i4>7405695</vt:i4>
      </vt:variant>
      <vt:variant>
        <vt:i4>1032</vt:i4>
      </vt:variant>
      <vt:variant>
        <vt:i4>0</vt:i4>
      </vt:variant>
      <vt:variant>
        <vt:i4>5</vt:i4>
      </vt:variant>
      <vt:variant>
        <vt:lpwstr/>
      </vt:variant>
      <vt:variant>
        <vt:lpwstr>_LSAPerson_Demographics</vt:lpwstr>
      </vt:variant>
      <vt:variant>
        <vt:i4>537264211</vt:i4>
      </vt:variant>
      <vt:variant>
        <vt:i4>1029</vt:i4>
      </vt:variant>
      <vt:variant>
        <vt:i4>0</vt:i4>
      </vt:variant>
      <vt:variant>
        <vt:i4>5</vt:i4>
      </vt:variant>
      <vt:variant>
        <vt:lpwstr/>
      </vt:variant>
      <vt:variant>
        <vt:lpwstr>_ES/SH/Street_Time_–</vt:lpwstr>
      </vt:variant>
      <vt:variant>
        <vt:i4>537264211</vt:i4>
      </vt:variant>
      <vt:variant>
        <vt:i4>1026</vt:i4>
      </vt:variant>
      <vt:variant>
        <vt:i4>0</vt:i4>
      </vt:variant>
      <vt:variant>
        <vt:i4>5</vt:i4>
      </vt:variant>
      <vt:variant>
        <vt:lpwstr/>
      </vt:variant>
      <vt:variant>
        <vt:lpwstr>_ES/SH/Street_Time_–</vt:lpwstr>
      </vt:variant>
      <vt:variant>
        <vt:i4>7405695</vt:i4>
      </vt:variant>
      <vt:variant>
        <vt:i4>1023</vt:i4>
      </vt:variant>
      <vt:variant>
        <vt:i4>0</vt:i4>
      </vt:variant>
      <vt:variant>
        <vt:i4>5</vt:i4>
      </vt:variant>
      <vt:variant>
        <vt:lpwstr/>
      </vt:variant>
      <vt:variant>
        <vt:lpwstr>_LSAPerson_Demographics</vt:lpwstr>
      </vt:variant>
      <vt:variant>
        <vt:i4>4128792</vt:i4>
      </vt:variant>
      <vt:variant>
        <vt:i4>1020</vt:i4>
      </vt:variant>
      <vt:variant>
        <vt:i4>0</vt:i4>
      </vt:variant>
      <vt:variant>
        <vt:i4>5</vt:i4>
      </vt:variant>
      <vt:variant>
        <vt:lpwstr/>
      </vt:variant>
      <vt:variant>
        <vt:lpwstr>_Report_Metadata_for</vt:lpwstr>
      </vt:variant>
      <vt:variant>
        <vt:i4>7405695</vt:i4>
      </vt:variant>
      <vt:variant>
        <vt:i4>1017</vt:i4>
      </vt:variant>
      <vt:variant>
        <vt:i4>0</vt:i4>
      </vt:variant>
      <vt:variant>
        <vt:i4>5</vt:i4>
      </vt:variant>
      <vt:variant>
        <vt:lpwstr/>
      </vt:variant>
      <vt:variant>
        <vt:lpwstr>_LSAPerson_Demographics</vt:lpwstr>
      </vt:variant>
      <vt:variant>
        <vt:i4>7405695</vt:i4>
      </vt:variant>
      <vt:variant>
        <vt:i4>1014</vt:i4>
      </vt:variant>
      <vt:variant>
        <vt:i4>0</vt:i4>
      </vt:variant>
      <vt:variant>
        <vt:i4>5</vt:i4>
      </vt:variant>
      <vt:variant>
        <vt:lpwstr/>
      </vt:variant>
      <vt:variant>
        <vt:lpwstr>_LSAPerson_Demographics</vt:lpwstr>
      </vt:variant>
      <vt:variant>
        <vt:i4>7405695</vt:i4>
      </vt:variant>
      <vt:variant>
        <vt:i4>1011</vt:i4>
      </vt:variant>
      <vt:variant>
        <vt:i4>0</vt:i4>
      </vt:variant>
      <vt:variant>
        <vt:i4>5</vt:i4>
      </vt:variant>
      <vt:variant>
        <vt:lpwstr/>
      </vt:variant>
      <vt:variant>
        <vt:lpwstr>_LSAPerson_Demographics</vt:lpwstr>
      </vt:variant>
      <vt:variant>
        <vt:i4>524305</vt:i4>
      </vt:variant>
      <vt:variant>
        <vt:i4>1008</vt:i4>
      </vt:variant>
      <vt:variant>
        <vt:i4>0</vt:i4>
      </vt:variant>
      <vt:variant>
        <vt:i4>5</vt:i4>
      </vt:variant>
      <vt:variant>
        <vt:lpwstr/>
      </vt:variant>
      <vt:variant>
        <vt:lpwstr>_Set_Population_Identifiers_4</vt:lpwstr>
      </vt:variant>
      <vt:variant>
        <vt:i4>524305</vt:i4>
      </vt:variant>
      <vt:variant>
        <vt:i4>1005</vt:i4>
      </vt:variant>
      <vt:variant>
        <vt:i4>0</vt:i4>
      </vt:variant>
      <vt:variant>
        <vt:i4>5</vt:i4>
      </vt:variant>
      <vt:variant>
        <vt:lpwstr/>
      </vt:variant>
      <vt:variant>
        <vt:lpwstr>_Set_Population_Identifiers_4</vt:lpwstr>
      </vt:variant>
      <vt:variant>
        <vt:i4>524305</vt:i4>
      </vt:variant>
      <vt:variant>
        <vt:i4>1002</vt:i4>
      </vt:variant>
      <vt:variant>
        <vt:i4>0</vt:i4>
      </vt:variant>
      <vt:variant>
        <vt:i4>5</vt:i4>
      </vt:variant>
      <vt:variant>
        <vt:lpwstr/>
      </vt:variant>
      <vt:variant>
        <vt:lpwstr>_Set_Population_Identifiers_4</vt:lpwstr>
      </vt:variant>
      <vt:variant>
        <vt:i4>524305</vt:i4>
      </vt:variant>
      <vt:variant>
        <vt:i4>999</vt:i4>
      </vt:variant>
      <vt:variant>
        <vt:i4>0</vt:i4>
      </vt:variant>
      <vt:variant>
        <vt:i4>5</vt:i4>
      </vt:variant>
      <vt:variant>
        <vt:lpwstr/>
      </vt:variant>
      <vt:variant>
        <vt:lpwstr>_Set_Population_Identifiers_4</vt:lpwstr>
      </vt:variant>
      <vt:variant>
        <vt:i4>524305</vt:i4>
      </vt:variant>
      <vt:variant>
        <vt:i4>996</vt:i4>
      </vt:variant>
      <vt:variant>
        <vt:i4>0</vt:i4>
      </vt:variant>
      <vt:variant>
        <vt:i4>5</vt:i4>
      </vt:variant>
      <vt:variant>
        <vt:lpwstr/>
      </vt:variant>
      <vt:variant>
        <vt:lpwstr>_Set_Population_Identifiers_4</vt:lpwstr>
      </vt:variant>
      <vt:variant>
        <vt:i4>393277</vt:i4>
      </vt:variant>
      <vt:variant>
        <vt:i4>993</vt:i4>
      </vt:variant>
      <vt:variant>
        <vt:i4>0</vt:i4>
      </vt:variant>
      <vt:variant>
        <vt:i4>5</vt:i4>
      </vt:variant>
      <vt:variant>
        <vt:lpwstr/>
      </vt:variant>
      <vt:variant>
        <vt:lpwstr>_EST/RRH/PSHAgeMin_and_EST/RRH/PSHAg</vt:lpwstr>
      </vt:variant>
      <vt:variant>
        <vt:i4>393277</vt:i4>
      </vt:variant>
      <vt:variant>
        <vt:i4>990</vt:i4>
      </vt:variant>
      <vt:variant>
        <vt:i4>0</vt:i4>
      </vt:variant>
      <vt:variant>
        <vt:i4>5</vt:i4>
      </vt:variant>
      <vt:variant>
        <vt:lpwstr/>
      </vt:variant>
      <vt:variant>
        <vt:lpwstr>_EST/RRH/PSHAgeMin_and_EST/RRH/PSHAg</vt:lpwstr>
      </vt:variant>
      <vt:variant>
        <vt:i4>524305</vt:i4>
      </vt:variant>
      <vt:variant>
        <vt:i4>987</vt:i4>
      </vt:variant>
      <vt:variant>
        <vt:i4>0</vt:i4>
      </vt:variant>
      <vt:variant>
        <vt:i4>5</vt:i4>
      </vt:variant>
      <vt:variant>
        <vt:lpwstr/>
      </vt:variant>
      <vt:variant>
        <vt:lpwstr>_Set_Population_Identifiers_4</vt:lpwstr>
      </vt:variant>
      <vt:variant>
        <vt:i4>524305</vt:i4>
      </vt:variant>
      <vt:variant>
        <vt:i4>984</vt:i4>
      </vt:variant>
      <vt:variant>
        <vt:i4>0</vt:i4>
      </vt:variant>
      <vt:variant>
        <vt:i4>5</vt:i4>
      </vt:variant>
      <vt:variant>
        <vt:lpwstr/>
      </vt:variant>
      <vt:variant>
        <vt:lpwstr>_Set_Population_Identifiers_4</vt:lpwstr>
      </vt:variant>
      <vt:variant>
        <vt:i4>524305</vt:i4>
      </vt:variant>
      <vt:variant>
        <vt:i4>981</vt:i4>
      </vt:variant>
      <vt:variant>
        <vt:i4>0</vt:i4>
      </vt:variant>
      <vt:variant>
        <vt:i4>5</vt:i4>
      </vt:variant>
      <vt:variant>
        <vt:lpwstr/>
      </vt:variant>
      <vt:variant>
        <vt:lpwstr>_Set_Population_Identifiers_4</vt:lpwstr>
      </vt:variant>
      <vt:variant>
        <vt:i4>524305</vt:i4>
      </vt:variant>
      <vt:variant>
        <vt:i4>978</vt:i4>
      </vt:variant>
      <vt:variant>
        <vt:i4>0</vt:i4>
      </vt:variant>
      <vt:variant>
        <vt:i4>5</vt:i4>
      </vt:variant>
      <vt:variant>
        <vt:lpwstr/>
      </vt:variant>
      <vt:variant>
        <vt:lpwstr>_Set_Population_Identifiers_4</vt:lpwstr>
      </vt:variant>
      <vt:variant>
        <vt:i4>1245218</vt:i4>
      </vt:variant>
      <vt:variant>
        <vt:i4>975</vt:i4>
      </vt:variant>
      <vt:variant>
        <vt:i4>0</vt:i4>
      </vt:variant>
      <vt:variant>
        <vt:i4>5</vt:i4>
      </vt:variant>
      <vt:variant>
        <vt:lpwstr/>
      </vt:variant>
      <vt:variant>
        <vt:lpwstr>_Adult_Age_Population</vt:lpwstr>
      </vt:variant>
      <vt:variant>
        <vt:i4>1245218</vt:i4>
      </vt:variant>
      <vt:variant>
        <vt:i4>972</vt:i4>
      </vt:variant>
      <vt:variant>
        <vt:i4>0</vt:i4>
      </vt:variant>
      <vt:variant>
        <vt:i4>5</vt:i4>
      </vt:variant>
      <vt:variant>
        <vt:lpwstr/>
      </vt:variant>
      <vt:variant>
        <vt:lpwstr>_Adult_Age_Population</vt:lpwstr>
      </vt:variant>
      <vt:variant>
        <vt:i4>524305</vt:i4>
      </vt:variant>
      <vt:variant>
        <vt:i4>969</vt:i4>
      </vt:variant>
      <vt:variant>
        <vt:i4>0</vt:i4>
      </vt:variant>
      <vt:variant>
        <vt:i4>5</vt:i4>
      </vt:variant>
      <vt:variant>
        <vt:lpwstr/>
      </vt:variant>
      <vt:variant>
        <vt:lpwstr>_Set_Population_Identifiers_4</vt:lpwstr>
      </vt:variant>
      <vt:variant>
        <vt:i4>524305</vt:i4>
      </vt:variant>
      <vt:variant>
        <vt:i4>966</vt:i4>
      </vt:variant>
      <vt:variant>
        <vt:i4>0</vt:i4>
      </vt:variant>
      <vt:variant>
        <vt:i4>5</vt:i4>
      </vt:variant>
      <vt:variant>
        <vt:lpwstr/>
      </vt:variant>
      <vt:variant>
        <vt:lpwstr>_Set_Population_Identifiers_4</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_Set_Population_Identifiers_4</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_Set_Population_Identifiers_4</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_Set_Population_Identifiers_4</vt:lpwstr>
      </vt:variant>
      <vt:variant>
        <vt:i4>393277</vt:i4>
      </vt:variant>
      <vt:variant>
        <vt:i4>945</vt:i4>
      </vt:variant>
      <vt:variant>
        <vt:i4>0</vt:i4>
      </vt:variant>
      <vt:variant>
        <vt:i4>5</vt:i4>
      </vt:variant>
      <vt:variant>
        <vt:lpwstr/>
      </vt:variant>
      <vt:variant>
        <vt:lpwstr>_EST/RRH/PSHAgeMin_and_EST/RRH/PSHAg</vt:lpwstr>
      </vt:variant>
      <vt:variant>
        <vt:i4>393277</vt:i4>
      </vt:variant>
      <vt:variant>
        <vt:i4>942</vt:i4>
      </vt:variant>
      <vt:variant>
        <vt:i4>0</vt:i4>
      </vt:variant>
      <vt:variant>
        <vt:i4>5</vt:i4>
      </vt:variant>
      <vt:variant>
        <vt:lpwstr/>
      </vt:variant>
      <vt:variant>
        <vt:lpwstr>_EST/RRH/PSHAgeMin_and_EST/RRH/PSHAg</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_Set_Population_Identifiers_4</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_Set_Population_Identifiers_4</vt:lpwstr>
      </vt:variant>
      <vt:variant>
        <vt:i4>1245218</vt:i4>
      </vt:variant>
      <vt:variant>
        <vt:i4>927</vt:i4>
      </vt:variant>
      <vt:variant>
        <vt:i4>0</vt:i4>
      </vt:variant>
      <vt:variant>
        <vt:i4>5</vt:i4>
      </vt:variant>
      <vt:variant>
        <vt:lpwstr/>
      </vt:variant>
      <vt:variant>
        <vt:lpwstr>_Adult_Age_Population</vt:lpwstr>
      </vt:variant>
      <vt:variant>
        <vt:i4>1245218</vt:i4>
      </vt:variant>
      <vt:variant>
        <vt:i4>924</vt:i4>
      </vt:variant>
      <vt:variant>
        <vt:i4>0</vt:i4>
      </vt:variant>
      <vt:variant>
        <vt:i4>5</vt:i4>
      </vt:variant>
      <vt:variant>
        <vt:lpwstr/>
      </vt:variant>
      <vt:variant>
        <vt:lpwstr>_Adult_Age_Population</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_Set_Population_Identifiers_4</vt:lpwstr>
      </vt:variant>
      <vt:variant>
        <vt:i4>524305</vt:i4>
      </vt:variant>
      <vt:variant>
        <vt:i4>915</vt:i4>
      </vt:variant>
      <vt:variant>
        <vt:i4>0</vt:i4>
      </vt:variant>
      <vt:variant>
        <vt:i4>5</vt:i4>
      </vt:variant>
      <vt:variant>
        <vt:lpwstr/>
      </vt:variant>
      <vt:variant>
        <vt:lpwstr>_Set_Population_Identifiers_4</vt:lpwstr>
      </vt:variant>
      <vt:variant>
        <vt:i4>524305</vt:i4>
      </vt:variant>
      <vt:variant>
        <vt:i4>912</vt:i4>
      </vt:variant>
      <vt:variant>
        <vt:i4>0</vt:i4>
      </vt:variant>
      <vt:variant>
        <vt:i4>5</vt:i4>
      </vt:variant>
      <vt:variant>
        <vt:lpwstr/>
      </vt:variant>
      <vt:variant>
        <vt:lpwstr>_Set_Population_Identifiers_4</vt:lpwstr>
      </vt:variant>
      <vt:variant>
        <vt:i4>524305</vt:i4>
      </vt:variant>
      <vt:variant>
        <vt:i4>909</vt:i4>
      </vt:variant>
      <vt:variant>
        <vt:i4>0</vt:i4>
      </vt:variant>
      <vt:variant>
        <vt:i4>5</vt:i4>
      </vt:variant>
      <vt:variant>
        <vt:lpwstr/>
      </vt:variant>
      <vt:variant>
        <vt:lpwstr>_Set_Population_Identifiers_4</vt:lpwstr>
      </vt:variant>
      <vt:variant>
        <vt:i4>524305</vt:i4>
      </vt:variant>
      <vt:variant>
        <vt:i4>906</vt:i4>
      </vt:variant>
      <vt:variant>
        <vt:i4>0</vt:i4>
      </vt:variant>
      <vt:variant>
        <vt:i4>5</vt:i4>
      </vt:variant>
      <vt:variant>
        <vt:lpwstr/>
      </vt:variant>
      <vt:variant>
        <vt:lpwstr>_Set_Population_Identifiers_4</vt:lpwstr>
      </vt:variant>
      <vt:variant>
        <vt:i4>524305</vt:i4>
      </vt:variant>
      <vt:variant>
        <vt:i4>903</vt:i4>
      </vt:variant>
      <vt:variant>
        <vt:i4>0</vt:i4>
      </vt:variant>
      <vt:variant>
        <vt:i4>5</vt:i4>
      </vt:variant>
      <vt:variant>
        <vt:lpwstr/>
      </vt:variant>
      <vt:variant>
        <vt:lpwstr>_Set_Population_Identifiers_4</vt:lpwstr>
      </vt:variant>
      <vt:variant>
        <vt:i4>2555975</vt:i4>
      </vt:variant>
      <vt:variant>
        <vt:i4>900</vt:i4>
      </vt:variant>
      <vt:variant>
        <vt:i4>0</vt:i4>
      </vt:variant>
      <vt:variant>
        <vt:i4>5</vt:i4>
      </vt:variant>
      <vt:variant>
        <vt:lpwstr/>
      </vt:variant>
      <vt:variant>
        <vt:lpwstr>_HHTypeEST/RRH/PSH_-_LSAPerson</vt:lpwstr>
      </vt:variant>
      <vt:variant>
        <vt:i4>393277</vt:i4>
      </vt:variant>
      <vt:variant>
        <vt:i4>897</vt:i4>
      </vt:variant>
      <vt:variant>
        <vt:i4>0</vt:i4>
      </vt:variant>
      <vt:variant>
        <vt:i4>5</vt:i4>
      </vt:variant>
      <vt:variant>
        <vt:lpwstr/>
      </vt:variant>
      <vt:variant>
        <vt:lpwstr>_EST/RRH/PSHAgeMin_and_EST/RRH/PSHAg</vt:lpwstr>
      </vt:variant>
      <vt:variant>
        <vt:i4>393277</vt:i4>
      </vt:variant>
      <vt:variant>
        <vt:i4>894</vt:i4>
      </vt:variant>
      <vt:variant>
        <vt:i4>0</vt:i4>
      </vt:variant>
      <vt:variant>
        <vt:i4>5</vt:i4>
      </vt:variant>
      <vt:variant>
        <vt:lpwstr/>
      </vt:variant>
      <vt:variant>
        <vt:lpwstr>_EST/RRH/PSHAgeMin_and_EST/RRH/PSHAg</vt:lpwstr>
      </vt:variant>
      <vt:variant>
        <vt:i4>524305</vt:i4>
      </vt:variant>
      <vt:variant>
        <vt:i4>891</vt:i4>
      </vt:variant>
      <vt:variant>
        <vt:i4>0</vt:i4>
      </vt:variant>
      <vt:variant>
        <vt:i4>5</vt:i4>
      </vt:variant>
      <vt:variant>
        <vt:lpwstr/>
      </vt:variant>
      <vt:variant>
        <vt:lpwstr>_Set_Population_Identifiers_4</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_Set_Population_Identifiers_4</vt:lpwstr>
      </vt:variant>
      <vt:variant>
        <vt:i4>524305</vt:i4>
      </vt:variant>
      <vt:variant>
        <vt:i4>882</vt:i4>
      </vt:variant>
      <vt:variant>
        <vt:i4>0</vt:i4>
      </vt:variant>
      <vt:variant>
        <vt:i4>5</vt:i4>
      </vt:variant>
      <vt:variant>
        <vt:lpwstr/>
      </vt:variant>
      <vt:variant>
        <vt:lpwstr>_Set_Population_Identifiers_4</vt:lpwstr>
      </vt:variant>
      <vt:variant>
        <vt:i4>1245218</vt:i4>
      </vt:variant>
      <vt:variant>
        <vt:i4>879</vt:i4>
      </vt:variant>
      <vt:variant>
        <vt:i4>0</vt:i4>
      </vt:variant>
      <vt:variant>
        <vt:i4>5</vt:i4>
      </vt:variant>
      <vt:variant>
        <vt:lpwstr/>
      </vt:variant>
      <vt:variant>
        <vt:lpwstr>_Adult_Age_Population</vt:lpwstr>
      </vt:variant>
      <vt:variant>
        <vt:i4>1245218</vt:i4>
      </vt:variant>
      <vt:variant>
        <vt:i4>876</vt:i4>
      </vt:variant>
      <vt:variant>
        <vt:i4>0</vt:i4>
      </vt:variant>
      <vt:variant>
        <vt:i4>5</vt:i4>
      </vt:variant>
      <vt:variant>
        <vt:lpwstr/>
      </vt:variant>
      <vt:variant>
        <vt:lpwstr>_Adult_Age_Population</vt:lpwstr>
      </vt:variant>
      <vt:variant>
        <vt:i4>524305</vt:i4>
      </vt:variant>
      <vt:variant>
        <vt:i4>873</vt:i4>
      </vt:variant>
      <vt:variant>
        <vt:i4>0</vt:i4>
      </vt:variant>
      <vt:variant>
        <vt:i4>5</vt:i4>
      </vt:variant>
      <vt:variant>
        <vt:lpwstr/>
      </vt:variant>
      <vt:variant>
        <vt:lpwstr>_Set_Population_Identifiers_4</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_Set_Population_Identifiers_4</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_Set_Population_Identifiers_4</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_Set_Population_Identifiers_4</vt:lpwstr>
      </vt:variant>
      <vt:variant>
        <vt:i4>524305</vt:i4>
      </vt:variant>
      <vt:variant>
        <vt:i4>852</vt:i4>
      </vt:variant>
      <vt:variant>
        <vt:i4>0</vt:i4>
      </vt:variant>
      <vt:variant>
        <vt:i4>5</vt:i4>
      </vt:variant>
      <vt:variant>
        <vt:lpwstr/>
      </vt:variant>
      <vt:variant>
        <vt:lpwstr>_Set_Population_Identifiers_4</vt:lpwstr>
      </vt:variant>
      <vt:variant>
        <vt:i4>393277</vt:i4>
      </vt:variant>
      <vt:variant>
        <vt:i4>849</vt:i4>
      </vt:variant>
      <vt:variant>
        <vt:i4>0</vt:i4>
      </vt:variant>
      <vt:variant>
        <vt:i4>5</vt:i4>
      </vt:variant>
      <vt:variant>
        <vt:lpwstr/>
      </vt:variant>
      <vt:variant>
        <vt:lpwstr>_EST/RRH/PSHAgeMin_and_EST/RRH/PSHAg</vt:lpwstr>
      </vt:variant>
      <vt:variant>
        <vt:i4>393277</vt:i4>
      </vt:variant>
      <vt:variant>
        <vt:i4>846</vt:i4>
      </vt:variant>
      <vt:variant>
        <vt:i4>0</vt:i4>
      </vt:variant>
      <vt:variant>
        <vt:i4>5</vt:i4>
      </vt:variant>
      <vt:variant>
        <vt:lpwstr/>
      </vt:variant>
      <vt:variant>
        <vt:lpwstr>_EST/RRH/PSHAgeMin_and_EST/RRH/PSHAg</vt:lpwstr>
      </vt:variant>
      <vt:variant>
        <vt:i4>7405695</vt:i4>
      </vt:variant>
      <vt:variant>
        <vt:i4>843</vt:i4>
      </vt:variant>
      <vt:variant>
        <vt:i4>0</vt:i4>
      </vt:variant>
      <vt:variant>
        <vt:i4>5</vt:i4>
      </vt:variant>
      <vt:variant>
        <vt:lpwstr/>
      </vt:variant>
      <vt:variant>
        <vt:lpwstr>_LSAPerson_Demographics</vt:lpwstr>
      </vt:variant>
      <vt:variant>
        <vt:i4>196643</vt:i4>
      </vt:variant>
      <vt:variant>
        <vt:i4>840</vt:i4>
      </vt:variant>
      <vt:variant>
        <vt:i4>0</vt:i4>
      </vt:variant>
      <vt:variant>
        <vt:i4>5</vt:i4>
      </vt:variant>
      <vt:variant>
        <vt:lpwstr/>
      </vt:variant>
      <vt:variant>
        <vt:lpwstr>_CHTime_and_CHTimeStatus</vt:lpwstr>
      </vt:variant>
      <vt:variant>
        <vt:i4>2031668</vt:i4>
      </vt:variant>
      <vt:variant>
        <vt:i4>837</vt:i4>
      </vt:variant>
      <vt:variant>
        <vt:i4>0</vt:i4>
      </vt:variant>
      <vt:variant>
        <vt:i4>5</vt:i4>
      </vt:variant>
      <vt:variant>
        <vt:lpwstr/>
      </vt:variant>
      <vt:variant>
        <vt:lpwstr>_Toc34144028</vt:lpwstr>
      </vt:variant>
      <vt:variant>
        <vt:i4>196643</vt:i4>
      </vt:variant>
      <vt:variant>
        <vt:i4>834</vt:i4>
      </vt:variant>
      <vt:variant>
        <vt:i4>0</vt:i4>
      </vt:variant>
      <vt:variant>
        <vt:i4>5</vt:i4>
      </vt:variant>
      <vt:variant>
        <vt:lpwstr/>
      </vt:variant>
      <vt:variant>
        <vt:lpwstr>_CHTime_and_CHTimeStatus</vt:lpwstr>
      </vt:variant>
      <vt:variant>
        <vt:i4>2031668</vt:i4>
      </vt:variant>
      <vt:variant>
        <vt:i4>831</vt:i4>
      </vt:variant>
      <vt:variant>
        <vt:i4>0</vt:i4>
      </vt:variant>
      <vt:variant>
        <vt:i4>5</vt:i4>
      </vt:variant>
      <vt:variant>
        <vt:lpwstr/>
      </vt:variant>
      <vt:variant>
        <vt:lpwstr>_Toc34144028</vt:lpwstr>
      </vt:variant>
      <vt:variant>
        <vt:i4>7405695</vt:i4>
      </vt:variant>
      <vt:variant>
        <vt:i4>828</vt:i4>
      </vt:variant>
      <vt:variant>
        <vt:i4>0</vt:i4>
      </vt:variant>
      <vt:variant>
        <vt:i4>5</vt:i4>
      </vt:variant>
      <vt:variant>
        <vt:lpwstr/>
      </vt:variant>
      <vt:variant>
        <vt:lpwstr>_LSAPerson_Demographics</vt:lpwstr>
      </vt:variant>
      <vt:variant>
        <vt:i4>7405695</vt:i4>
      </vt:variant>
      <vt:variant>
        <vt:i4>825</vt:i4>
      </vt:variant>
      <vt:variant>
        <vt:i4>0</vt:i4>
      </vt:variant>
      <vt:variant>
        <vt:i4>5</vt:i4>
      </vt:variant>
      <vt:variant>
        <vt:lpwstr/>
      </vt:variant>
      <vt:variant>
        <vt:lpwstr>_LSAPerson_Demographics</vt:lpwstr>
      </vt:variant>
      <vt:variant>
        <vt:i4>7405695</vt:i4>
      </vt:variant>
      <vt:variant>
        <vt:i4>822</vt:i4>
      </vt:variant>
      <vt:variant>
        <vt:i4>0</vt:i4>
      </vt:variant>
      <vt:variant>
        <vt:i4>5</vt:i4>
      </vt:variant>
      <vt:variant>
        <vt:lpwstr/>
      </vt:variant>
      <vt:variant>
        <vt:lpwstr>_LSAPerson_Demographics</vt:lpwstr>
      </vt:variant>
      <vt:variant>
        <vt:i4>7405695</vt:i4>
      </vt:variant>
      <vt:variant>
        <vt:i4>819</vt:i4>
      </vt:variant>
      <vt:variant>
        <vt:i4>0</vt:i4>
      </vt:variant>
      <vt:variant>
        <vt:i4>5</vt:i4>
      </vt:variant>
      <vt:variant>
        <vt:lpwstr/>
      </vt:variant>
      <vt:variant>
        <vt:lpwstr>_LSAPerson_Demographics</vt:lpwstr>
      </vt:variant>
      <vt:variant>
        <vt:i4>1835074</vt:i4>
      </vt:variant>
      <vt:variant>
        <vt:i4>816</vt:i4>
      </vt:variant>
      <vt:variant>
        <vt:i4>0</vt:i4>
      </vt:variant>
      <vt:variant>
        <vt:i4>5</vt:i4>
      </vt:variant>
      <vt:variant>
        <vt:lpwstr/>
      </vt:variant>
      <vt:variant>
        <vt:lpwstr>_Get_Active_HouseholdIDs_1</vt:lpwstr>
      </vt:variant>
      <vt:variant>
        <vt:i4>524305</vt:i4>
      </vt:variant>
      <vt:variant>
        <vt:i4>813</vt:i4>
      </vt:variant>
      <vt:variant>
        <vt:i4>0</vt:i4>
      </vt:variant>
      <vt:variant>
        <vt:i4>5</vt:i4>
      </vt:variant>
      <vt:variant>
        <vt:lpwstr/>
      </vt:variant>
      <vt:variant>
        <vt:lpwstr>_Set_Population_Identifiers_5</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_Set_Population_Identifiers_5</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_Set_Population_Identifiers_5</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_Set_Population_Identifiers_5</vt:lpwstr>
      </vt:variant>
      <vt:variant>
        <vt:i4>5177464</vt:i4>
      </vt:variant>
      <vt:variant>
        <vt:i4>792</vt:i4>
      </vt:variant>
      <vt:variant>
        <vt:i4>0</vt:i4>
      </vt:variant>
      <vt:variant>
        <vt:i4>5</vt:i4>
      </vt:variant>
      <vt:variant>
        <vt:lpwstr/>
      </vt:variant>
      <vt:variant>
        <vt:lpwstr>_Identify_Qualifying_Exits</vt:lpwstr>
      </vt:variant>
      <vt:variant>
        <vt:i4>5177464</vt:i4>
      </vt:variant>
      <vt:variant>
        <vt:i4>789</vt:i4>
      </vt:variant>
      <vt:variant>
        <vt:i4>0</vt:i4>
      </vt:variant>
      <vt:variant>
        <vt:i4>5</vt:i4>
      </vt:variant>
      <vt:variant>
        <vt:lpwstr/>
      </vt:variant>
      <vt:variant>
        <vt:lpwstr>_Identify_Qualifying_Exits</vt:lpwstr>
      </vt:variant>
      <vt:variant>
        <vt:i4>6488110</vt:i4>
      </vt:variant>
      <vt:variant>
        <vt:i4>786</vt:i4>
      </vt:variant>
      <vt:variant>
        <vt:i4>0</vt:i4>
      </vt:variant>
      <vt:variant>
        <vt:i4>5</vt:i4>
      </vt:variant>
      <vt:variant>
        <vt:lpwstr/>
      </vt:variant>
      <vt:variant>
        <vt:lpwstr>_HMIS_Business_Logic:_6</vt:lpwstr>
      </vt:variant>
      <vt:variant>
        <vt:i4>6488110</vt:i4>
      </vt:variant>
      <vt:variant>
        <vt:i4>783</vt:i4>
      </vt:variant>
      <vt:variant>
        <vt:i4>0</vt:i4>
      </vt:variant>
      <vt:variant>
        <vt:i4>5</vt:i4>
      </vt:variant>
      <vt:variant>
        <vt:lpwstr/>
      </vt:variant>
      <vt:variant>
        <vt:lpwstr>_HMIS_Business_Logic:_5</vt:lpwstr>
      </vt:variant>
      <vt:variant>
        <vt:i4>6488110</vt:i4>
      </vt:variant>
      <vt:variant>
        <vt:i4>780</vt:i4>
      </vt:variant>
      <vt:variant>
        <vt:i4>0</vt:i4>
      </vt:variant>
      <vt:variant>
        <vt:i4>5</vt:i4>
      </vt:variant>
      <vt:variant>
        <vt:lpwstr/>
      </vt:variant>
      <vt:variant>
        <vt:lpwstr>_HMIS_Business_Logic:_2</vt:lpwstr>
      </vt:variant>
      <vt:variant>
        <vt:i4>6488110</vt:i4>
      </vt:variant>
      <vt:variant>
        <vt:i4>777</vt:i4>
      </vt:variant>
      <vt:variant>
        <vt:i4>0</vt:i4>
      </vt:variant>
      <vt:variant>
        <vt:i4>5</vt:i4>
      </vt:variant>
      <vt:variant>
        <vt:lpwstr/>
      </vt:variant>
      <vt:variant>
        <vt:lpwstr>_HMIS_Business_Logic:_1</vt:lpwstr>
      </vt:variant>
      <vt:variant>
        <vt:i4>6488110</vt:i4>
      </vt:variant>
      <vt:variant>
        <vt:i4>774</vt:i4>
      </vt:variant>
      <vt:variant>
        <vt:i4>0</vt:i4>
      </vt:variant>
      <vt:variant>
        <vt:i4>5</vt:i4>
      </vt:variant>
      <vt:variant>
        <vt:lpwstr/>
      </vt:variant>
      <vt:variant>
        <vt:lpwstr>_HMIS_Business_Logic:_4</vt:lpwstr>
      </vt:variant>
      <vt:variant>
        <vt:i4>5832825</vt:i4>
      </vt:variant>
      <vt:variant>
        <vt:i4>771</vt:i4>
      </vt:variant>
      <vt:variant>
        <vt:i4>0</vt:i4>
      </vt:variant>
      <vt:variant>
        <vt:i4>5</vt:i4>
      </vt:variant>
      <vt:variant>
        <vt:lpwstr/>
      </vt:variant>
      <vt:variant>
        <vt:lpwstr>_Report_Parameters_and</vt:lpwstr>
      </vt:variant>
      <vt:variant>
        <vt:i4>1769588</vt:i4>
      </vt:variant>
      <vt:variant>
        <vt:i4>768</vt:i4>
      </vt:variant>
      <vt:variant>
        <vt:i4>0</vt:i4>
      </vt:variant>
      <vt:variant>
        <vt:i4>5</vt:i4>
      </vt:variant>
      <vt:variant>
        <vt:lpwstr/>
      </vt:variant>
      <vt:variant>
        <vt:lpwstr>_Get_Affiliation.csv_Records</vt:lpwstr>
      </vt:variant>
      <vt:variant>
        <vt:i4>7536650</vt:i4>
      </vt:variant>
      <vt:variant>
        <vt:i4>765</vt:i4>
      </vt:variant>
      <vt:variant>
        <vt:i4>0</vt:i4>
      </vt:variant>
      <vt:variant>
        <vt:i4>5</vt:i4>
      </vt:variant>
      <vt:variant>
        <vt:lpwstr/>
      </vt:variant>
      <vt:variant>
        <vt:lpwstr>_Get_HMISParticipation.csv_Records</vt:lpwstr>
      </vt:variant>
      <vt:variant>
        <vt:i4>4194395</vt:i4>
      </vt:variant>
      <vt:variant>
        <vt:i4>762</vt:i4>
      </vt:variant>
      <vt:variant>
        <vt:i4>0</vt:i4>
      </vt:variant>
      <vt:variant>
        <vt:i4>5</vt:i4>
      </vt:variant>
      <vt:variant>
        <vt:lpwstr/>
      </vt:variant>
      <vt:variant>
        <vt:lpwstr>_Get_Inventory.csv_Records_1</vt:lpwstr>
      </vt:variant>
      <vt:variant>
        <vt:i4>7405572</vt:i4>
      </vt:variant>
      <vt:variant>
        <vt:i4>759</vt:i4>
      </vt:variant>
      <vt:variant>
        <vt:i4>0</vt:i4>
      </vt:variant>
      <vt:variant>
        <vt:i4>5</vt:i4>
      </vt:variant>
      <vt:variant>
        <vt:lpwstr/>
      </vt:variant>
      <vt:variant>
        <vt:lpwstr>_Get_Inventory.csv_Records</vt:lpwstr>
      </vt:variant>
      <vt:variant>
        <vt:i4>1179760</vt:i4>
      </vt:variant>
      <vt:variant>
        <vt:i4>756</vt:i4>
      </vt:variant>
      <vt:variant>
        <vt:i4>0</vt:i4>
      </vt:variant>
      <vt:variant>
        <vt:i4>5</vt:i4>
      </vt:variant>
      <vt:variant>
        <vt:lpwstr/>
      </vt:variant>
      <vt:variant>
        <vt:lpwstr>_Get_Funder.csv_Records</vt:lpwstr>
      </vt:variant>
      <vt:variant>
        <vt:i4>7864335</vt:i4>
      </vt:variant>
      <vt:variant>
        <vt:i4>753</vt:i4>
      </vt:variant>
      <vt:variant>
        <vt:i4>0</vt:i4>
      </vt:variant>
      <vt:variant>
        <vt:i4>5</vt:i4>
      </vt:variant>
      <vt:variant>
        <vt:lpwstr/>
      </vt:variant>
      <vt:variant>
        <vt:lpwstr>_Get_Organization.csv_Records</vt:lpwstr>
      </vt:variant>
      <vt:variant>
        <vt:i4>1572978</vt:i4>
      </vt:variant>
      <vt:variant>
        <vt:i4>750</vt:i4>
      </vt:variant>
      <vt:variant>
        <vt:i4>0</vt:i4>
      </vt:variant>
      <vt:variant>
        <vt:i4>5</vt:i4>
      </vt:variant>
      <vt:variant>
        <vt:lpwstr/>
      </vt:variant>
      <vt:variant>
        <vt:lpwstr>_Get_Project.csv_Records</vt:lpwstr>
      </vt:variant>
      <vt:variant>
        <vt:i4>1572959</vt:i4>
      </vt:variant>
      <vt:variant>
        <vt:i4>747</vt:i4>
      </vt:variant>
      <vt:variant>
        <vt:i4>0</vt:i4>
      </vt:variant>
      <vt:variant>
        <vt:i4>5</vt:i4>
      </vt:variant>
      <vt:variant>
        <vt:lpwstr/>
      </vt:variant>
      <vt:variant>
        <vt:lpwstr>_Data_Quality:_</vt:lpwstr>
      </vt:variant>
      <vt:variant>
        <vt:i4>1572959</vt:i4>
      </vt:variant>
      <vt:variant>
        <vt:i4>744</vt:i4>
      </vt:variant>
      <vt:variant>
        <vt:i4>0</vt:i4>
      </vt:variant>
      <vt:variant>
        <vt:i4>5</vt:i4>
      </vt:variant>
      <vt:variant>
        <vt:lpwstr/>
      </vt:variant>
      <vt:variant>
        <vt:lpwstr>_Data_Quality:_</vt:lpwstr>
      </vt:variant>
      <vt:variant>
        <vt:i4>2818071</vt:i4>
      </vt:variant>
      <vt:variant>
        <vt:i4>741</vt:i4>
      </vt:variant>
      <vt:variant>
        <vt:i4>0</vt:i4>
      </vt:variant>
      <vt:variant>
        <vt:i4>5</vt:i4>
      </vt:variant>
      <vt:variant>
        <vt:lpwstr/>
      </vt:variant>
      <vt:variant>
        <vt:lpwstr>_Identify_Active_and</vt:lpwstr>
      </vt:variant>
      <vt:variant>
        <vt:i4>6619210</vt:i4>
      </vt:variant>
      <vt:variant>
        <vt:i4>738</vt:i4>
      </vt:variant>
      <vt:variant>
        <vt:i4>0</vt:i4>
      </vt:variant>
      <vt:variant>
        <vt:i4>5</vt:i4>
      </vt:variant>
      <vt:variant>
        <vt:lpwstr/>
      </vt:variant>
      <vt:variant>
        <vt:lpwstr>_HMIS_Household_Enrollments</vt:lpwstr>
      </vt:variant>
      <vt:variant>
        <vt:i4>4390930</vt:i4>
      </vt:variant>
      <vt:variant>
        <vt:i4>735</vt:i4>
      </vt:variant>
      <vt:variant>
        <vt:i4>0</vt:i4>
      </vt:variant>
      <vt:variant>
        <vt:i4>5</vt:i4>
      </vt:variant>
      <vt:variant>
        <vt:lpwstr>https://files.hudexchange.info/resources/documents/LSA-Programming-Specifications.pdf</vt:lpwstr>
      </vt:variant>
      <vt:variant>
        <vt:lpwstr/>
      </vt:variant>
      <vt:variant>
        <vt:i4>3342376</vt:i4>
      </vt:variant>
      <vt:variant>
        <vt:i4>732</vt:i4>
      </vt:variant>
      <vt:variant>
        <vt:i4>0</vt:i4>
      </vt:variant>
      <vt:variant>
        <vt:i4>5</vt:i4>
      </vt:variant>
      <vt:variant>
        <vt:lpwstr>https://files.hudexchange.info/resources/documents/LSA-Programming-Specifications-2021.pdf</vt:lpwstr>
      </vt:variant>
      <vt:variant>
        <vt:lpwstr/>
      </vt:variant>
      <vt:variant>
        <vt:i4>3932221</vt:i4>
      </vt:variant>
      <vt:variant>
        <vt:i4>729</vt:i4>
      </vt:variant>
      <vt:variant>
        <vt:i4>0</vt:i4>
      </vt:variant>
      <vt:variant>
        <vt:i4>5</vt:i4>
      </vt:variant>
      <vt:variant>
        <vt:lpwstr>https://files.hudexchange.info/resources/documents/LSA-Programming-Specifications-2019-v1-0.pdf</vt:lpwstr>
      </vt:variant>
      <vt:variant>
        <vt:lpwstr/>
      </vt:variant>
      <vt:variant>
        <vt:i4>3801131</vt:i4>
      </vt:variant>
      <vt:variant>
        <vt:i4>726</vt:i4>
      </vt:variant>
      <vt:variant>
        <vt:i4>0</vt:i4>
      </vt:variant>
      <vt:variant>
        <vt:i4>5</vt:i4>
      </vt:variant>
      <vt:variant>
        <vt:lpwstr>https://files.hudexchange.info/resources/documents/LSA-Programming-Specifications-2018.pdf</vt:lpwstr>
      </vt:variant>
      <vt:variant>
        <vt:lpwstr/>
      </vt:variant>
      <vt:variant>
        <vt:i4>3211391</vt:i4>
      </vt:variant>
      <vt:variant>
        <vt:i4>722</vt:i4>
      </vt:variant>
      <vt:variant>
        <vt:i4>0</vt:i4>
      </vt:variant>
      <vt:variant>
        <vt:i4>5</vt:i4>
      </vt:variant>
      <vt:variant>
        <vt:lpwstr>https://files.hudexchange.info/resources/documents/HMIS-CSV-Format-Specifications-2024.pdf</vt:lpwstr>
      </vt:variant>
      <vt:variant>
        <vt:lpwstr/>
      </vt:variant>
      <vt:variant>
        <vt:i4>4849670</vt:i4>
      </vt:variant>
      <vt:variant>
        <vt:i4>720</vt:i4>
      </vt:variant>
      <vt:variant>
        <vt:i4>0</vt:i4>
      </vt:variant>
      <vt:variant>
        <vt:i4>5</vt:i4>
      </vt:variant>
      <vt:variant>
        <vt:lpwstr>https://www.hudexchange.info/resources/documents/HMIS-CSV-Format-Specifications-2024.pdf</vt:lpwstr>
      </vt:variant>
      <vt:variant>
        <vt:lpwstr/>
      </vt:variant>
      <vt:variant>
        <vt:i4>1769499</vt:i4>
      </vt:variant>
      <vt:variant>
        <vt:i4>716</vt:i4>
      </vt:variant>
      <vt:variant>
        <vt:i4>0</vt:i4>
      </vt:variant>
      <vt:variant>
        <vt:i4>5</vt:i4>
      </vt:variant>
      <vt:variant>
        <vt:lpwstr>https://files.hudexchange.info/resources/documents/HMIS-Data-Dictionary-2024.pdf</vt:lpwstr>
      </vt:variant>
      <vt:variant>
        <vt:lpwstr/>
      </vt:variant>
      <vt:variant>
        <vt:i4>6291554</vt:i4>
      </vt:variant>
      <vt:variant>
        <vt:i4>714</vt:i4>
      </vt:variant>
      <vt:variant>
        <vt:i4>0</vt:i4>
      </vt:variant>
      <vt:variant>
        <vt:i4>5</vt:i4>
      </vt:variant>
      <vt:variant>
        <vt:lpwstr>https://www.hudexchange.info/resources/documents/HMIS-Data-Dictionary-2024.pdf</vt:lpwstr>
      </vt:variant>
      <vt:variant>
        <vt:lpwstr/>
      </vt:variant>
      <vt:variant>
        <vt:i4>8060965</vt:i4>
      </vt:variant>
      <vt:variant>
        <vt:i4>711</vt:i4>
      </vt:variant>
      <vt:variant>
        <vt:i4>0</vt:i4>
      </vt:variant>
      <vt:variant>
        <vt:i4>5</vt:i4>
      </vt:variant>
      <vt:variant>
        <vt:lpwstr>https://github.com/HMIS/LSASampleCode/</vt:lpwstr>
      </vt:variant>
      <vt:variant>
        <vt:lpwstr/>
      </vt:variant>
      <vt:variant>
        <vt:i4>1179705</vt:i4>
      </vt:variant>
      <vt:variant>
        <vt:i4>704</vt:i4>
      </vt:variant>
      <vt:variant>
        <vt:i4>0</vt:i4>
      </vt:variant>
      <vt:variant>
        <vt:i4>5</vt:i4>
      </vt:variant>
      <vt:variant>
        <vt:lpwstr/>
      </vt:variant>
      <vt:variant>
        <vt:lpwstr>_Toc140490150</vt:lpwstr>
      </vt:variant>
      <vt:variant>
        <vt:i4>1245241</vt:i4>
      </vt:variant>
      <vt:variant>
        <vt:i4>698</vt:i4>
      </vt:variant>
      <vt:variant>
        <vt:i4>0</vt:i4>
      </vt:variant>
      <vt:variant>
        <vt:i4>5</vt:i4>
      </vt:variant>
      <vt:variant>
        <vt:lpwstr/>
      </vt:variant>
      <vt:variant>
        <vt:lpwstr>_Toc140490149</vt:lpwstr>
      </vt:variant>
      <vt:variant>
        <vt:i4>1245241</vt:i4>
      </vt:variant>
      <vt:variant>
        <vt:i4>692</vt:i4>
      </vt:variant>
      <vt:variant>
        <vt:i4>0</vt:i4>
      </vt:variant>
      <vt:variant>
        <vt:i4>5</vt:i4>
      </vt:variant>
      <vt:variant>
        <vt:lpwstr/>
      </vt:variant>
      <vt:variant>
        <vt:lpwstr>_Toc140490148</vt:lpwstr>
      </vt:variant>
      <vt:variant>
        <vt:i4>1245241</vt:i4>
      </vt:variant>
      <vt:variant>
        <vt:i4>686</vt:i4>
      </vt:variant>
      <vt:variant>
        <vt:i4>0</vt:i4>
      </vt:variant>
      <vt:variant>
        <vt:i4>5</vt:i4>
      </vt:variant>
      <vt:variant>
        <vt:lpwstr/>
      </vt:variant>
      <vt:variant>
        <vt:lpwstr>_Toc140490147</vt:lpwstr>
      </vt:variant>
      <vt:variant>
        <vt:i4>1245241</vt:i4>
      </vt:variant>
      <vt:variant>
        <vt:i4>680</vt:i4>
      </vt:variant>
      <vt:variant>
        <vt:i4>0</vt:i4>
      </vt:variant>
      <vt:variant>
        <vt:i4>5</vt:i4>
      </vt:variant>
      <vt:variant>
        <vt:lpwstr/>
      </vt:variant>
      <vt:variant>
        <vt:lpwstr>_Toc140490146</vt:lpwstr>
      </vt:variant>
      <vt:variant>
        <vt:i4>1245241</vt:i4>
      </vt:variant>
      <vt:variant>
        <vt:i4>674</vt:i4>
      </vt:variant>
      <vt:variant>
        <vt:i4>0</vt:i4>
      </vt:variant>
      <vt:variant>
        <vt:i4>5</vt:i4>
      </vt:variant>
      <vt:variant>
        <vt:lpwstr/>
      </vt:variant>
      <vt:variant>
        <vt:lpwstr>_Toc140490145</vt:lpwstr>
      </vt:variant>
      <vt:variant>
        <vt:i4>1245241</vt:i4>
      </vt:variant>
      <vt:variant>
        <vt:i4>668</vt:i4>
      </vt:variant>
      <vt:variant>
        <vt:i4>0</vt:i4>
      </vt:variant>
      <vt:variant>
        <vt:i4>5</vt:i4>
      </vt:variant>
      <vt:variant>
        <vt:lpwstr/>
      </vt:variant>
      <vt:variant>
        <vt:lpwstr>_Toc140490144</vt:lpwstr>
      </vt:variant>
      <vt:variant>
        <vt:i4>1245241</vt:i4>
      </vt:variant>
      <vt:variant>
        <vt:i4>662</vt:i4>
      </vt:variant>
      <vt:variant>
        <vt:i4>0</vt:i4>
      </vt:variant>
      <vt:variant>
        <vt:i4>5</vt:i4>
      </vt:variant>
      <vt:variant>
        <vt:lpwstr/>
      </vt:variant>
      <vt:variant>
        <vt:lpwstr>_Toc140490143</vt:lpwstr>
      </vt:variant>
      <vt:variant>
        <vt:i4>1245241</vt:i4>
      </vt:variant>
      <vt:variant>
        <vt:i4>656</vt:i4>
      </vt:variant>
      <vt:variant>
        <vt:i4>0</vt:i4>
      </vt:variant>
      <vt:variant>
        <vt:i4>5</vt:i4>
      </vt:variant>
      <vt:variant>
        <vt:lpwstr/>
      </vt:variant>
      <vt:variant>
        <vt:lpwstr>_Toc140490142</vt:lpwstr>
      </vt:variant>
      <vt:variant>
        <vt:i4>1245241</vt:i4>
      </vt:variant>
      <vt:variant>
        <vt:i4>650</vt:i4>
      </vt:variant>
      <vt:variant>
        <vt:i4>0</vt:i4>
      </vt:variant>
      <vt:variant>
        <vt:i4>5</vt:i4>
      </vt:variant>
      <vt:variant>
        <vt:lpwstr/>
      </vt:variant>
      <vt:variant>
        <vt:lpwstr>_Toc140490141</vt:lpwstr>
      </vt:variant>
      <vt:variant>
        <vt:i4>1245241</vt:i4>
      </vt:variant>
      <vt:variant>
        <vt:i4>644</vt:i4>
      </vt:variant>
      <vt:variant>
        <vt:i4>0</vt:i4>
      </vt:variant>
      <vt:variant>
        <vt:i4>5</vt:i4>
      </vt:variant>
      <vt:variant>
        <vt:lpwstr/>
      </vt:variant>
      <vt:variant>
        <vt:lpwstr>_Toc140490140</vt:lpwstr>
      </vt:variant>
      <vt:variant>
        <vt:i4>1310777</vt:i4>
      </vt:variant>
      <vt:variant>
        <vt:i4>638</vt:i4>
      </vt:variant>
      <vt:variant>
        <vt:i4>0</vt:i4>
      </vt:variant>
      <vt:variant>
        <vt:i4>5</vt:i4>
      </vt:variant>
      <vt:variant>
        <vt:lpwstr/>
      </vt:variant>
      <vt:variant>
        <vt:lpwstr>_Toc140490139</vt:lpwstr>
      </vt:variant>
      <vt:variant>
        <vt:i4>1310777</vt:i4>
      </vt:variant>
      <vt:variant>
        <vt:i4>632</vt:i4>
      </vt:variant>
      <vt:variant>
        <vt:i4>0</vt:i4>
      </vt:variant>
      <vt:variant>
        <vt:i4>5</vt:i4>
      </vt:variant>
      <vt:variant>
        <vt:lpwstr/>
      </vt:variant>
      <vt:variant>
        <vt:lpwstr>_Toc140490138</vt:lpwstr>
      </vt:variant>
      <vt:variant>
        <vt:i4>1310777</vt:i4>
      </vt:variant>
      <vt:variant>
        <vt:i4>626</vt:i4>
      </vt:variant>
      <vt:variant>
        <vt:i4>0</vt:i4>
      </vt:variant>
      <vt:variant>
        <vt:i4>5</vt:i4>
      </vt:variant>
      <vt:variant>
        <vt:lpwstr/>
      </vt:variant>
      <vt:variant>
        <vt:lpwstr>_Toc140490137</vt:lpwstr>
      </vt:variant>
      <vt:variant>
        <vt:i4>1310777</vt:i4>
      </vt:variant>
      <vt:variant>
        <vt:i4>620</vt:i4>
      </vt:variant>
      <vt:variant>
        <vt:i4>0</vt:i4>
      </vt:variant>
      <vt:variant>
        <vt:i4>5</vt:i4>
      </vt:variant>
      <vt:variant>
        <vt:lpwstr/>
      </vt:variant>
      <vt:variant>
        <vt:lpwstr>_Toc140490136</vt:lpwstr>
      </vt:variant>
      <vt:variant>
        <vt:i4>1310777</vt:i4>
      </vt:variant>
      <vt:variant>
        <vt:i4>614</vt:i4>
      </vt:variant>
      <vt:variant>
        <vt:i4>0</vt:i4>
      </vt:variant>
      <vt:variant>
        <vt:i4>5</vt:i4>
      </vt:variant>
      <vt:variant>
        <vt:lpwstr/>
      </vt:variant>
      <vt:variant>
        <vt:lpwstr>_Toc140490135</vt:lpwstr>
      </vt:variant>
      <vt:variant>
        <vt:i4>1310777</vt:i4>
      </vt:variant>
      <vt:variant>
        <vt:i4>608</vt:i4>
      </vt:variant>
      <vt:variant>
        <vt:i4>0</vt:i4>
      </vt:variant>
      <vt:variant>
        <vt:i4>5</vt:i4>
      </vt:variant>
      <vt:variant>
        <vt:lpwstr/>
      </vt:variant>
      <vt:variant>
        <vt:lpwstr>_Toc140490134</vt:lpwstr>
      </vt:variant>
      <vt:variant>
        <vt:i4>2031672</vt:i4>
      </vt:variant>
      <vt:variant>
        <vt:i4>602</vt:i4>
      </vt:variant>
      <vt:variant>
        <vt:i4>0</vt:i4>
      </vt:variant>
      <vt:variant>
        <vt:i4>5</vt:i4>
      </vt:variant>
      <vt:variant>
        <vt:lpwstr/>
      </vt:variant>
      <vt:variant>
        <vt:lpwstr>_Toc140490085</vt:lpwstr>
      </vt:variant>
      <vt:variant>
        <vt:i4>2031672</vt:i4>
      </vt:variant>
      <vt:variant>
        <vt:i4>596</vt:i4>
      </vt:variant>
      <vt:variant>
        <vt:i4>0</vt:i4>
      </vt:variant>
      <vt:variant>
        <vt:i4>5</vt:i4>
      </vt:variant>
      <vt:variant>
        <vt:lpwstr/>
      </vt:variant>
      <vt:variant>
        <vt:lpwstr>_Toc140490084</vt:lpwstr>
      </vt:variant>
      <vt:variant>
        <vt:i4>2031672</vt:i4>
      </vt:variant>
      <vt:variant>
        <vt:i4>590</vt:i4>
      </vt:variant>
      <vt:variant>
        <vt:i4>0</vt:i4>
      </vt:variant>
      <vt:variant>
        <vt:i4>5</vt:i4>
      </vt:variant>
      <vt:variant>
        <vt:lpwstr/>
      </vt:variant>
      <vt:variant>
        <vt:lpwstr>_Toc140490083</vt:lpwstr>
      </vt:variant>
      <vt:variant>
        <vt:i4>2031672</vt:i4>
      </vt:variant>
      <vt:variant>
        <vt:i4>584</vt:i4>
      </vt:variant>
      <vt:variant>
        <vt:i4>0</vt:i4>
      </vt:variant>
      <vt:variant>
        <vt:i4>5</vt:i4>
      </vt:variant>
      <vt:variant>
        <vt:lpwstr/>
      </vt:variant>
      <vt:variant>
        <vt:lpwstr>_Toc140490082</vt:lpwstr>
      </vt:variant>
      <vt:variant>
        <vt:i4>2031672</vt:i4>
      </vt:variant>
      <vt:variant>
        <vt:i4>578</vt:i4>
      </vt:variant>
      <vt:variant>
        <vt:i4>0</vt:i4>
      </vt:variant>
      <vt:variant>
        <vt:i4>5</vt:i4>
      </vt:variant>
      <vt:variant>
        <vt:lpwstr/>
      </vt:variant>
      <vt:variant>
        <vt:lpwstr>_Toc140490081</vt:lpwstr>
      </vt:variant>
      <vt:variant>
        <vt:i4>1507376</vt:i4>
      </vt:variant>
      <vt:variant>
        <vt:i4>572</vt:i4>
      </vt:variant>
      <vt:variant>
        <vt:i4>0</vt:i4>
      </vt:variant>
      <vt:variant>
        <vt:i4>5</vt:i4>
      </vt:variant>
      <vt:variant>
        <vt:lpwstr/>
      </vt:variant>
      <vt:variant>
        <vt:lpwstr>_Toc140489995</vt:lpwstr>
      </vt:variant>
      <vt:variant>
        <vt:i4>1507376</vt:i4>
      </vt:variant>
      <vt:variant>
        <vt:i4>566</vt:i4>
      </vt:variant>
      <vt:variant>
        <vt:i4>0</vt:i4>
      </vt:variant>
      <vt:variant>
        <vt:i4>5</vt:i4>
      </vt:variant>
      <vt:variant>
        <vt:lpwstr/>
      </vt:variant>
      <vt:variant>
        <vt:lpwstr>_Toc140489994</vt:lpwstr>
      </vt:variant>
      <vt:variant>
        <vt:i4>1507376</vt:i4>
      </vt:variant>
      <vt:variant>
        <vt:i4>560</vt:i4>
      </vt:variant>
      <vt:variant>
        <vt:i4>0</vt:i4>
      </vt:variant>
      <vt:variant>
        <vt:i4>5</vt:i4>
      </vt:variant>
      <vt:variant>
        <vt:lpwstr/>
      </vt:variant>
      <vt:variant>
        <vt:lpwstr>_Toc140489993</vt:lpwstr>
      </vt:variant>
      <vt:variant>
        <vt:i4>1507376</vt:i4>
      </vt:variant>
      <vt:variant>
        <vt:i4>554</vt:i4>
      </vt:variant>
      <vt:variant>
        <vt:i4>0</vt:i4>
      </vt:variant>
      <vt:variant>
        <vt:i4>5</vt:i4>
      </vt:variant>
      <vt:variant>
        <vt:lpwstr/>
      </vt:variant>
      <vt:variant>
        <vt:lpwstr>_Toc140489992</vt:lpwstr>
      </vt:variant>
      <vt:variant>
        <vt:i4>1507376</vt:i4>
      </vt:variant>
      <vt:variant>
        <vt:i4>548</vt:i4>
      </vt:variant>
      <vt:variant>
        <vt:i4>0</vt:i4>
      </vt:variant>
      <vt:variant>
        <vt:i4>5</vt:i4>
      </vt:variant>
      <vt:variant>
        <vt:lpwstr/>
      </vt:variant>
      <vt:variant>
        <vt:lpwstr>_Toc140489991</vt:lpwstr>
      </vt:variant>
      <vt:variant>
        <vt:i4>1507376</vt:i4>
      </vt:variant>
      <vt:variant>
        <vt:i4>542</vt:i4>
      </vt:variant>
      <vt:variant>
        <vt:i4>0</vt:i4>
      </vt:variant>
      <vt:variant>
        <vt:i4>5</vt:i4>
      </vt:variant>
      <vt:variant>
        <vt:lpwstr/>
      </vt:variant>
      <vt:variant>
        <vt:lpwstr>_Toc140489990</vt:lpwstr>
      </vt:variant>
      <vt:variant>
        <vt:i4>1441840</vt:i4>
      </vt:variant>
      <vt:variant>
        <vt:i4>536</vt:i4>
      </vt:variant>
      <vt:variant>
        <vt:i4>0</vt:i4>
      </vt:variant>
      <vt:variant>
        <vt:i4>5</vt:i4>
      </vt:variant>
      <vt:variant>
        <vt:lpwstr/>
      </vt:variant>
      <vt:variant>
        <vt:lpwstr>_Toc140489989</vt:lpwstr>
      </vt:variant>
      <vt:variant>
        <vt:i4>1441840</vt:i4>
      </vt:variant>
      <vt:variant>
        <vt:i4>530</vt:i4>
      </vt:variant>
      <vt:variant>
        <vt:i4>0</vt:i4>
      </vt:variant>
      <vt:variant>
        <vt:i4>5</vt:i4>
      </vt:variant>
      <vt:variant>
        <vt:lpwstr/>
      </vt:variant>
      <vt:variant>
        <vt:lpwstr>_Toc140489988</vt:lpwstr>
      </vt:variant>
      <vt:variant>
        <vt:i4>1441840</vt:i4>
      </vt:variant>
      <vt:variant>
        <vt:i4>524</vt:i4>
      </vt:variant>
      <vt:variant>
        <vt:i4>0</vt:i4>
      </vt:variant>
      <vt:variant>
        <vt:i4>5</vt:i4>
      </vt:variant>
      <vt:variant>
        <vt:lpwstr/>
      </vt:variant>
      <vt:variant>
        <vt:lpwstr>_Toc140489987</vt:lpwstr>
      </vt:variant>
      <vt:variant>
        <vt:i4>1441840</vt:i4>
      </vt:variant>
      <vt:variant>
        <vt:i4>518</vt:i4>
      </vt:variant>
      <vt:variant>
        <vt:i4>0</vt:i4>
      </vt:variant>
      <vt:variant>
        <vt:i4>5</vt:i4>
      </vt:variant>
      <vt:variant>
        <vt:lpwstr/>
      </vt:variant>
      <vt:variant>
        <vt:lpwstr>_Toc140489986</vt:lpwstr>
      </vt:variant>
      <vt:variant>
        <vt:i4>1441840</vt:i4>
      </vt:variant>
      <vt:variant>
        <vt:i4>512</vt:i4>
      </vt:variant>
      <vt:variant>
        <vt:i4>0</vt:i4>
      </vt:variant>
      <vt:variant>
        <vt:i4>5</vt:i4>
      </vt:variant>
      <vt:variant>
        <vt:lpwstr/>
      </vt:variant>
      <vt:variant>
        <vt:lpwstr>_Toc140489985</vt:lpwstr>
      </vt:variant>
      <vt:variant>
        <vt:i4>1441840</vt:i4>
      </vt:variant>
      <vt:variant>
        <vt:i4>506</vt:i4>
      </vt:variant>
      <vt:variant>
        <vt:i4>0</vt:i4>
      </vt:variant>
      <vt:variant>
        <vt:i4>5</vt:i4>
      </vt:variant>
      <vt:variant>
        <vt:lpwstr/>
      </vt:variant>
      <vt:variant>
        <vt:lpwstr>_Toc140489984</vt:lpwstr>
      </vt:variant>
      <vt:variant>
        <vt:i4>1441840</vt:i4>
      </vt:variant>
      <vt:variant>
        <vt:i4>500</vt:i4>
      </vt:variant>
      <vt:variant>
        <vt:i4>0</vt:i4>
      </vt:variant>
      <vt:variant>
        <vt:i4>5</vt:i4>
      </vt:variant>
      <vt:variant>
        <vt:lpwstr/>
      </vt:variant>
      <vt:variant>
        <vt:lpwstr>_Toc140489983</vt:lpwstr>
      </vt:variant>
      <vt:variant>
        <vt:i4>1441840</vt:i4>
      </vt:variant>
      <vt:variant>
        <vt:i4>494</vt:i4>
      </vt:variant>
      <vt:variant>
        <vt:i4>0</vt:i4>
      </vt:variant>
      <vt:variant>
        <vt:i4>5</vt:i4>
      </vt:variant>
      <vt:variant>
        <vt:lpwstr/>
      </vt:variant>
      <vt:variant>
        <vt:lpwstr>_Toc140489982</vt:lpwstr>
      </vt:variant>
      <vt:variant>
        <vt:i4>1441840</vt:i4>
      </vt:variant>
      <vt:variant>
        <vt:i4>488</vt:i4>
      </vt:variant>
      <vt:variant>
        <vt:i4>0</vt:i4>
      </vt:variant>
      <vt:variant>
        <vt:i4>5</vt:i4>
      </vt:variant>
      <vt:variant>
        <vt:lpwstr/>
      </vt:variant>
      <vt:variant>
        <vt:lpwstr>_Toc140489981</vt:lpwstr>
      </vt:variant>
      <vt:variant>
        <vt:i4>1441840</vt:i4>
      </vt:variant>
      <vt:variant>
        <vt:i4>482</vt:i4>
      </vt:variant>
      <vt:variant>
        <vt:i4>0</vt:i4>
      </vt:variant>
      <vt:variant>
        <vt:i4>5</vt:i4>
      </vt:variant>
      <vt:variant>
        <vt:lpwstr/>
      </vt:variant>
      <vt:variant>
        <vt:lpwstr>_Toc140489980</vt:lpwstr>
      </vt:variant>
      <vt:variant>
        <vt:i4>1638448</vt:i4>
      </vt:variant>
      <vt:variant>
        <vt:i4>476</vt:i4>
      </vt:variant>
      <vt:variant>
        <vt:i4>0</vt:i4>
      </vt:variant>
      <vt:variant>
        <vt:i4>5</vt:i4>
      </vt:variant>
      <vt:variant>
        <vt:lpwstr/>
      </vt:variant>
      <vt:variant>
        <vt:lpwstr>_Toc140489979</vt:lpwstr>
      </vt:variant>
      <vt:variant>
        <vt:i4>1638448</vt:i4>
      </vt:variant>
      <vt:variant>
        <vt:i4>470</vt:i4>
      </vt:variant>
      <vt:variant>
        <vt:i4>0</vt:i4>
      </vt:variant>
      <vt:variant>
        <vt:i4>5</vt:i4>
      </vt:variant>
      <vt:variant>
        <vt:lpwstr/>
      </vt:variant>
      <vt:variant>
        <vt:lpwstr>_Toc140489978</vt:lpwstr>
      </vt:variant>
      <vt:variant>
        <vt:i4>1638448</vt:i4>
      </vt:variant>
      <vt:variant>
        <vt:i4>464</vt:i4>
      </vt:variant>
      <vt:variant>
        <vt:i4>0</vt:i4>
      </vt:variant>
      <vt:variant>
        <vt:i4>5</vt:i4>
      </vt:variant>
      <vt:variant>
        <vt:lpwstr/>
      </vt:variant>
      <vt:variant>
        <vt:lpwstr>_Toc140489977</vt:lpwstr>
      </vt:variant>
      <vt:variant>
        <vt:i4>1638448</vt:i4>
      </vt:variant>
      <vt:variant>
        <vt:i4>458</vt:i4>
      </vt:variant>
      <vt:variant>
        <vt:i4>0</vt:i4>
      </vt:variant>
      <vt:variant>
        <vt:i4>5</vt:i4>
      </vt:variant>
      <vt:variant>
        <vt:lpwstr/>
      </vt:variant>
      <vt:variant>
        <vt:lpwstr>_Toc140489976</vt:lpwstr>
      </vt:variant>
      <vt:variant>
        <vt:i4>1638448</vt:i4>
      </vt:variant>
      <vt:variant>
        <vt:i4>452</vt:i4>
      </vt:variant>
      <vt:variant>
        <vt:i4>0</vt:i4>
      </vt:variant>
      <vt:variant>
        <vt:i4>5</vt:i4>
      </vt:variant>
      <vt:variant>
        <vt:lpwstr/>
      </vt:variant>
      <vt:variant>
        <vt:lpwstr>_Toc140489975</vt:lpwstr>
      </vt:variant>
      <vt:variant>
        <vt:i4>1638448</vt:i4>
      </vt:variant>
      <vt:variant>
        <vt:i4>446</vt:i4>
      </vt:variant>
      <vt:variant>
        <vt:i4>0</vt:i4>
      </vt:variant>
      <vt:variant>
        <vt:i4>5</vt:i4>
      </vt:variant>
      <vt:variant>
        <vt:lpwstr/>
      </vt:variant>
      <vt:variant>
        <vt:lpwstr>_Toc140489974</vt:lpwstr>
      </vt:variant>
      <vt:variant>
        <vt:i4>1638448</vt:i4>
      </vt:variant>
      <vt:variant>
        <vt:i4>440</vt:i4>
      </vt:variant>
      <vt:variant>
        <vt:i4>0</vt:i4>
      </vt:variant>
      <vt:variant>
        <vt:i4>5</vt:i4>
      </vt:variant>
      <vt:variant>
        <vt:lpwstr/>
      </vt:variant>
      <vt:variant>
        <vt:lpwstr>_Toc140489973</vt:lpwstr>
      </vt:variant>
      <vt:variant>
        <vt:i4>1638448</vt:i4>
      </vt:variant>
      <vt:variant>
        <vt:i4>434</vt:i4>
      </vt:variant>
      <vt:variant>
        <vt:i4>0</vt:i4>
      </vt:variant>
      <vt:variant>
        <vt:i4>5</vt:i4>
      </vt:variant>
      <vt:variant>
        <vt:lpwstr/>
      </vt:variant>
      <vt:variant>
        <vt:lpwstr>_Toc140489972</vt:lpwstr>
      </vt:variant>
      <vt:variant>
        <vt:i4>1638448</vt:i4>
      </vt:variant>
      <vt:variant>
        <vt:i4>428</vt:i4>
      </vt:variant>
      <vt:variant>
        <vt:i4>0</vt:i4>
      </vt:variant>
      <vt:variant>
        <vt:i4>5</vt:i4>
      </vt:variant>
      <vt:variant>
        <vt:lpwstr/>
      </vt:variant>
      <vt:variant>
        <vt:lpwstr>_Toc140489971</vt:lpwstr>
      </vt:variant>
      <vt:variant>
        <vt:i4>1638448</vt:i4>
      </vt:variant>
      <vt:variant>
        <vt:i4>422</vt:i4>
      </vt:variant>
      <vt:variant>
        <vt:i4>0</vt:i4>
      </vt:variant>
      <vt:variant>
        <vt:i4>5</vt:i4>
      </vt:variant>
      <vt:variant>
        <vt:lpwstr/>
      </vt:variant>
      <vt:variant>
        <vt:lpwstr>_Toc140489970</vt:lpwstr>
      </vt:variant>
      <vt:variant>
        <vt:i4>1572912</vt:i4>
      </vt:variant>
      <vt:variant>
        <vt:i4>416</vt:i4>
      </vt:variant>
      <vt:variant>
        <vt:i4>0</vt:i4>
      </vt:variant>
      <vt:variant>
        <vt:i4>5</vt:i4>
      </vt:variant>
      <vt:variant>
        <vt:lpwstr/>
      </vt:variant>
      <vt:variant>
        <vt:lpwstr>_Toc140489969</vt:lpwstr>
      </vt:variant>
      <vt:variant>
        <vt:i4>1572912</vt:i4>
      </vt:variant>
      <vt:variant>
        <vt:i4>410</vt:i4>
      </vt:variant>
      <vt:variant>
        <vt:i4>0</vt:i4>
      </vt:variant>
      <vt:variant>
        <vt:i4>5</vt:i4>
      </vt:variant>
      <vt:variant>
        <vt:lpwstr/>
      </vt:variant>
      <vt:variant>
        <vt:lpwstr>_Toc140489968</vt:lpwstr>
      </vt:variant>
      <vt:variant>
        <vt:i4>1572912</vt:i4>
      </vt:variant>
      <vt:variant>
        <vt:i4>404</vt:i4>
      </vt:variant>
      <vt:variant>
        <vt:i4>0</vt:i4>
      </vt:variant>
      <vt:variant>
        <vt:i4>5</vt:i4>
      </vt:variant>
      <vt:variant>
        <vt:lpwstr/>
      </vt:variant>
      <vt:variant>
        <vt:lpwstr>_Toc140489967</vt:lpwstr>
      </vt:variant>
      <vt:variant>
        <vt:i4>1572912</vt:i4>
      </vt:variant>
      <vt:variant>
        <vt:i4>398</vt:i4>
      </vt:variant>
      <vt:variant>
        <vt:i4>0</vt:i4>
      </vt:variant>
      <vt:variant>
        <vt:i4>5</vt:i4>
      </vt:variant>
      <vt:variant>
        <vt:lpwstr/>
      </vt:variant>
      <vt:variant>
        <vt:lpwstr>_Toc140489966</vt:lpwstr>
      </vt:variant>
      <vt:variant>
        <vt:i4>1572912</vt:i4>
      </vt:variant>
      <vt:variant>
        <vt:i4>392</vt:i4>
      </vt:variant>
      <vt:variant>
        <vt:i4>0</vt:i4>
      </vt:variant>
      <vt:variant>
        <vt:i4>5</vt:i4>
      </vt:variant>
      <vt:variant>
        <vt:lpwstr/>
      </vt:variant>
      <vt:variant>
        <vt:lpwstr>_Toc140489965</vt:lpwstr>
      </vt:variant>
      <vt:variant>
        <vt:i4>1572912</vt:i4>
      </vt:variant>
      <vt:variant>
        <vt:i4>386</vt:i4>
      </vt:variant>
      <vt:variant>
        <vt:i4>0</vt:i4>
      </vt:variant>
      <vt:variant>
        <vt:i4>5</vt:i4>
      </vt:variant>
      <vt:variant>
        <vt:lpwstr/>
      </vt:variant>
      <vt:variant>
        <vt:lpwstr>_Toc140489964</vt:lpwstr>
      </vt:variant>
      <vt:variant>
        <vt:i4>1572912</vt:i4>
      </vt:variant>
      <vt:variant>
        <vt:i4>380</vt:i4>
      </vt:variant>
      <vt:variant>
        <vt:i4>0</vt:i4>
      </vt:variant>
      <vt:variant>
        <vt:i4>5</vt:i4>
      </vt:variant>
      <vt:variant>
        <vt:lpwstr/>
      </vt:variant>
      <vt:variant>
        <vt:lpwstr>_Toc140489963</vt:lpwstr>
      </vt:variant>
      <vt:variant>
        <vt:i4>1572912</vt:i4>
      </vt:variant>
      <vt:variant>
        <vt:i4>374</vt:i4>
      </vt:variant>
      <vt:variant>
        <vt:i4>0</vt:i4>
      </vt:variant>
      <vt:variant>
        <vt:i4>5</vt:i4>
      </vt:variant>
      <vt:variant>
        <vt:lpwstr/>
      </vt:variant>
      <vt:variant>
        <vt:lpwstr>_Toc140489962</vt:lpwstr>
      </vt:variant>
      <vt:variant>
        <vt:i4>1572912</vt:i4>
      </vt:variant>
      <vt:variant>
        <vt:i4>368</vt:i4>
      </vt:variant>
      <vt:variant>
        <vt:i4>0</vt:i4>
      </vt:variant>
      <vt:variant>
        <vt:i4>5</vt:i4>
      </vt:variant>
      <vt:variant>
        <vt:lpwstr/>
      </vt:variant>
      <vt:variant>
        <vt:lpwstr>_Toc140489961</vt:lpwstr>
      </vt:variant>
      <vt:variant>
        <vt:i4>1572912</vt:i4>
      </vt:variant>
      <vt:variant>
        <vt:i4>362</vt:i4>
      </vt:variant>
      <vt:variant>
        <vt:i4>0</vt:i4>
      </vt:variant>
      <vt:variant>
        <vt:i4>5</vt:i4>
      </vt:variant>
      <vt:variant>
        <vt:lpwstr/>
      </vt:variant>
      <vt:variant>
        <vt:lpwstr>_Toc140489960</vt:lpwstr>
      </vt:variant>
      <vt:variant>
        <vt:i4>1769520</vt:i4>
      </vt:variant>
      <vt:variant>
        <vt:i4>356</vt:i4>
      </vt:variant>
      <vt:variant>
        <vt:i4>0</vt:i4>
      </vt:variant>
      <vt:variant>
        <vt:i4>5</vt:i4>
      </vt:variant>
      <vt:variant>
        <vt:lpwstr/>
      </vt:variant>
      <vt:variant>
        <vt:lpwstr>_Toc140489959</vt:lpwstr>
      </vt:variant>
      <vt:variant>
        <vt:i4>1769520</vt:i4>
      </vt:variant>
      <vt:variant>
        <vt:i4>350</vt:i4>
      </vt:variant>
      <vt:variant>
        <vt:i4>0</vt:i4>
      </vt:variant>
      <vt:variant>
        <vt:i4>5</vt:i4>
      </vt:variant>
      <vt:variant>
        <vt:lpwstr/>
      </vt:variant>
      <vt:variant>
        <vt:lpwstr>_Toc140489958</vt:lpwstr>
      </vt:variant>
      <vt:variant>
        <vt:i4>1769520</vt:i4>
      </vt:variant>
      <vt:variant>
        <vt:i4>344</vt:i4>
      </vt:variant>
      <vt:variant>
        <vt:i4>0</vt:i4>
      </vt:variant>
      <vt:variant>
        <vt:i4>5</vt:i4>
      </vt:variant>
      <vt:variant>
        <vt:lpwstr/>
      </vt:variant>
      <vt:variant>
        <vt:lpwstr>_Toc140489957</vt:lpwstr>
      </vt:variant>
      <vt:variant>
        <vt:i4>1769520</vt:i4>
      </vt:variant>
      <vt:variant>
        <vt:i4>338</vt:i4>
      </vt:variant>
      <vt:variant>
        <vt:i4>0</vt:i4>
      </vt:variant>
      <vt:variant>
        <vt:i4>5</vt:i4>
      </vt:variant>
      <vt:variant>
        <vt:lpwstr/>
      </vt:variant>
      <vt:variant>
        <vt:lpwstr>_Toc140489956</vt:lpwstr>
      </vt:variant>
      <vt:variant>
        <vt:i4>1769520</vt:i4>
      </vt:variant>
      <vt:variant>
        <vt:i4>332</vt:i4>
      </vt:variant>
      <vt:variant>
        <vt:i4>0</vt:i4>
      </vt:variant>
      <vt:variant>
        <vt:i4>5</vt:i4>
      </vt:variant>
      <vt:variant>
        <vt:lpwstr/>
      </vt:variant>
      <vt:variant>
        <vt:lpwstr>_Toc140489955</vt:lpwstr>
      </vt:variant>
      <vt:variant>
        <vt:i4>1769520</vt:i4>
      </vt:variant>
      <vt:variant>
        <vt:i4>326</vt:i4>
      </vt:variant>
      <vt:variant>
        <vt:i4>0</vt:i4>
      </vt:variant>
      <vt:variant>
        <vt:i4>5</vt:i4>
      </vt:variant>
      <vt:variant>
        <vt:lpwstr/>
      </vt:variant>
      <vt:variant>
        <vt:lpwstr>_Toc140489954</vt:lpwstr>
      </vt:variant>
      <vt:variant>
        <vt:i4>1769520</vt:i4>
      </vt:variant>
      <vt:variant>
        <vt:i4>320</vt:i4>
      </vt:variant>
      <vt:variant>
        <vt:i4>0</vt:i4>
      </vt:variant>
      <vt:variant>
        <vt:i4>5</vt:i4>
      </vt:variant>
      <vt:variant>
        <vt:lpwstr/>
      </vt:variant>
      <vt:variant>
        <vt:lpwstr>_Toc140489953</vt:lpwstr>
      </vt:variant>
      <vt:variant>
        <vt:i4>1769520</vt:i4>
      </vt:variant>
      <vt:variant>
        <vt:i4>314</vt:i4>
      </vt:variant>
      <vt:variant>
        <vt:i4>0</vt:i4>
      </vt:variant>
      <vt:variant>
        <vt:i4>5</vt:i4>
      </vt:variant>
      <vt:variant>
        <vt:lpwstr/>
      </vt:variant>
      <vt:variant>
        <vt:lpwstr>_Toc140489952</vt:lpwstr>
      </vt:variant>
      <vt:variant>
        <vt:i4>1769520</vt:i4>
      </vt:variant>
      <vt:variant>
        <vt:i4>308</vt:i4>
      </vt:variant>
      <vt:variant>
        <vt:i4>0</vt:i4>
      </vt:variant>
      <vt:variant>
        <vt:i4>5</vt:i4>
      </vt:variant>
      <vt:variant>
        <vt:lpwstr/>
      </vt:variant>
      <vt:variant>
        <vt:lpwstr>_Toc140489951</vt:lpwstr>
      </vt:variant>
      <vt:variant>
        <vt:i4>1769520</vt:i4>
      </vt:variant>
      <vt:variant>
        <vt:i4>302</vt:i4>
      </vt:variant>
      <vt:variant>
        <vt:i4>0</vt:i4>
      </vt:variant>
      <vt:variant>
        <vt:i4>5</vt:i4>
      </vt:variant>
      <vt:variant>
        <vt:lpwstr/>
      </vt:variant>
      <vt:variant>
        <vt:lpwstr>_Toc140489950</vt:lpwstr>
      </vt:variant>
      <vt:variant>
        <vt:i4>1703984</vt:i4>
      </vt:variant>
      <vt:variant>
        <vt:i4>296</vt:i4>
      </vt:variant>
      <vt:variant>
        <vt:i4>0</vt:i4>
      </vt:variant>
      <vt:variant>
        <vt:i4>5</vt:i4>
      </vt:variant>
      <vt:variant>
        <vt:lpwstr/>
      </vt:variant>
      <vt:variant>
        <vt:lpwstr>_Toc140489949</vt:lpwstr>
      </vt:variant>
      <vt:variant>
        <vt:i4>1703984</vt:i4>
      </vt:variant>
      <vt:variant>
        <vt:i4>290</vt:i4>
      </vt:variant>
      <vt:variant>
        <vt:i4>0</vt:i4>
      </vt:variant>
      <vt:variant>
        <vt:i4>5</vt:i4>
      </vt:variant>
      <vt:variant>
        <vt:lpwstr/>
      </vt:variant>
      <vt:variant>
        <vt:lpwstr>_Toc140489948</vt:lpwstr>
      </vt:variant>
      <vt:variant>
        <vt:i4>1703984</vt:i4>
      </vt:variant>
      <vt:variant>
        <vt:i4>284</vt:i4>
      </vt:variant>
      <vt:variant>
        <vt:i4>0</vt:i4>
      </vt:variant>
      <vt:variant>
        <vt:i4>5</vt:i4>
      </vt:variant>
      <vt:variant>
        <vt:lpwstr/>
      </vt:variant>
      <vt:variant>
        <vt:lpwstr>_Toc140489947</vt:lpwstr>
      </vt:variant>
      <vt:variant>
        <vt:i4>1703984</vt:i4>
      </vt:variant>
      <vt:variant>
        <vt:i4>278</vt:i4>
      </vt:variant>
      <vt:variant>
        <vt:i4>0</vt:i4>
      </vt:variant>
      <vt:variant>
        <vt:i4>5</vt:i4>
      </vt:variant>
      <vt:variant>
        <vt:lpwstr/>
      </vt:variant>
      <vt:variant>
        <vt:lpwstr>_Toc140489946</vt:lpwstr>
      </vt:variant>
      <vt:variant>
        <vt:i4>1703984</vt:i4>
      </vt:variant>
      <vt:variant>
        <vt:i4>272</vt:i4>
      </vt:variant>
      <vt:variant>
        <vt:i4>0</vt:i4>
      </vt:variant>
      <vt:variant>
        <vt:i4>5</vt:i4>
      </vt:variant>
      <vt:variant>
        <vt:lpwstr/>
      </vt:variant>
      <vt:variant>
        <vt:lpwstr>_Toc140489945</vt:lpwstr>
      </vt:variant>
      <vt:variant>
        <vt:i4>1703984</vt:i4>
      </vt:variant>
      <vt:variant>
        <vt:i4>266</vt:i4>
      </vt:variant>
      <vt:variant>
        <vt:i4>0</vt:i4>
      </vt:variant>
      <vt:variant>
        <vt:i4>5</vt:i4>
      </vt:variant>
      <vt:variant>
        <vt:lpwstr/>
      </vt:variant>
      <vt:variant>
        <vt:lpwstr>_Toc140489944</vt:lpwstr>
      </vt:variant>
      <vt:variant>
        <vt:i4>1703984</vt:i4>
      </vt:variant>
      <vt:variant>
        <vt:i4>260</vt:i4>
      </vt:variant>
      <vt:variant>
        <vt:i4>0</vt:i4>
      </vt:variant>
      <vt:variant>
        <vt:i4>5</vt:i4>
      </vt:variant>
      <vt:variant>
        <vt:lpwstr/>
      </vt:variant>
      <vt:variant>
        <vt:lpwstr>_Toc140489943</vt:lpwstr>
      </vt:variant>
      <vt:variant>
        <vt:i4>1703984</vt:i4>
      </vt:variant>
      <vt:variant>
        <vt:i4>254</vt:i4>
      </vt:variant>
      <vt:variant>
        <vt:i4>0</vt:i4>
      </vt:variant>
      <vt:variant>
        <vt:i4>5</vt:i4>
      </vt:variant>
      <vt:variant>
        <vt:lpwstr/>
      </vt:variant>
      <vt:variant>
        <vt:lpwstr>_Toc140489942</vt:lpwstr>
      </vt:variant>
      <vt:variant>
        <vt:i4>1703984</vt:i4>
      </vt:variant>
      <vt:variant>
        <vt:i4>248</vt:i4>
      </vt:variant>
      <vt:variant>
        <vt:i4>0</vt:i4>
      </vt:variant>
      <vt:variant>
        <vt:i4>5</vt:i4>
      </vt:variant>
      <vt:variant>
        <vt:lpwstr/>
      </vt:variant>
      <vt:variant>
        <vt:lpwstr>_Toc140489941</vt:lpwstr>
      </vt:variant>
      <vt:variant>
        <vt:i4>1703984</vt:i4>
      </vt:variant>
      <vt:variant>
        <vt:i4>242</vt:i4>
      </vt:variant>
      <vt:variant>
        <vt:i4>0</vt:i4>
      </vt:variant>
      <vt:variant>
        <vt:i4>5</vt:i4>
      </vt:variant>
      <vt:variant>
        <vt:lpwstr/>
      </vt:variant>
      <vt:variant>
        <vt:lpwstr>_Toc140489940</vt:lpwstr>
      </vt:variant>
      <vt:variant>
        <vt:i4>1900592</vt:i4>
      </vt:variant>
      <vt:variant>
        <vt:i4>236</vt:i4>
      </vt:variant>
      <vt:variant>
        <vt:i4>0</vt:i4>
      </vt:variant>
      <vt:variant>
        <vt:i4>5</vt:i4>
      </vt:variant>
      <vt:variant>
        <vt:lpwstr/>
      </vt:variant>
      <vt:variant>
        <vt:lpwstr>_Toc140489939</vt:lpwstr>
      </vt:variant>
      <vt:variant>
        <vt:i4>1900592</vt:i4>
      </vt:variant>
      <vt:variant>
        <vt:i4>230</vt:i4>
      </vt:variant>
      <vt:variant>
        <vt:i4>0</vt:i4>
      </vt:variant>
      <vt:variant>
        <vt:i4>5</vt:i4>
      </vt:variant>
      <vt:variant>
        <vt:lpwstr/>
      </vt:variant>
      <vt:variant>
        <vt:lpwstr>_Toc140489938</vt:lpwstr>
      </vt:variant>
      <vt:variant>
        <vt:i4>1900592</vt:i4>
      </vt:variant>
      <vt:variant>
        <vt:i4>224</vt:i4>
      </vt:variant>
      <vt:variant>
        <vt:i4>0</vt:i4>
      </vt:variant>
      <vt:variant>
        <vt:i4>5</vt:i4>
      </vt:variant>
      <vt:variant>
        <vt:lpwstr/>
      </vt:variant>
      <vt:variant>
        <vt:lpwstr>_Toc140489937</vt:lpwstr>
      </vt:variant>
      <vt:variant>
        <vt:i4>1900592</vt:i4>
      </vt:variant>
      <vt:variant>
        <vt:i4>218</vt:i4>
      </vt:variant>
      <vt:variant>
        <vt:i4>0</vt:i4>
      </vt:variant>
      <vt:variant>
        <vt:i4>5</vt:i4>
      </vt:variant>
      <vt:variant>
        <vt:lpwstr/>
      </vt:variant>
      <vt:variant>
        <vt:lpwstr>_Toc140489936</vt:lpwstr>
      </vt:variant>
      <vt:variant>
        <vt:i4>1900592</vt:i4>
      </vt:variant>
      <vt:variant>
        <vt:i4>212</vt:i4>
      </vt:variant>
      <vt:variant>
        <vt:i4>0</vt:i4>
      </vt:variant>
      <vt:variant>
        <vt:i4>5</vt:i4>
      </vt:variant>
      <vt:variant>
        <vt:lpwstr/>
      </vt:variant>
      <vt:variant>
        <vt:lpwstr>_Toc140489935</vt:lpwstr>
      </vt:variant>
      <vt:variant>
        <vt:i4>1900592</vt:i4>
      </vt:variant>
      <vt:variant>
        <vt:i4>206</vt:i4>
      </vt:variant>
      <vt:variant>
        <vt:i4>0</vt:i4>
      </vt:variant>
      <vt:variant>
        <vt:i4>5</vt:i4>
      </vt:variant>
      <vt:variant>
        <vt:lpwstr/>
      </vt:variant>
      <vt:variant>
        <vt:lpwstr>_Toc140489934</vt:lpwstr>
      </vt:variant>
      <vt:variant>
        <vt:i4>1900592</vt:i4>
      </vt:variant>
      <vt:variant>
        <vt:i4>200</vt:i4>
      </vt:variant>
      <vt:variant>
        <vt:i4>0</vt:i4>
      </vt:variant>
      <vt:variant>
        <vt:i4>5</vt:i4>
      </vt:variant>
      <vt:variant>
        <vt:lpwstr/>
      </vt:variant>
      <vt:variant>
        <vt:lpwstr>_Toc140489933</vt:lpwstr>
      </vt:variant>
      <vt:variant>
        <vt:i4>1900592</vt:i4>
      </vt:variant>
      <vt:variant>
        <vt:i4>194</vt:i4>
      </vt:variant>
      <vt:variant>
        <vt:i4>0</vt:i4>
      </vt:variant>
      <vt:variant>
        <vt:i4>5</vt:i4>
      </vt:variant>
      <vt:variant>
        <vt:lpwstr/>
      </vt:variant>
      <vt:variant>
        <vt:lpwstr>_Toc140489932</vt:lpwstr>
      </vt:variant>
      <vt:variant>
        <vt:i4>1900592</vt:i4>
      </vt:variant>
      <vt:variant>
        <vt:i4>188</vt:i4>
      </vt:variant>
      <vt:variant>
        <vt:i4>0</vt:i4>
      </vt:variant>
      <vt:variant>
        <vt:i4>5</vt:i4>
      </vt:variant>
      <vt:variant>
        <vt:lpwstr/>
      </vt:variant>
      <vt:variant>
        <vt:lpwstr>_Toc140489931</vt:lpwstr>
      </vt:variant>
      <vt:variant>
        <vt:i4>1900592</vt:i4>
      </vt:variant>
      <vt:variant>
        <vt:i4>182</vt:i4>
      </vt:variant>
      <vt:variant>
        <vt:i4>0</vt:i4>
      </vt:variant>
      <vt:variant>
        <vt:i4>5</vt:i4>
      </vt:variant>
      <vt:variant>
        <vt:lpwstr/>
      </vt:variant>
      <vt:variant>
        <vt:lpwstr>_Toc140489930</vt:lpwstr>
      </vt:variant>
      <vt:variant>
        <vt:i4>1835056</vt:i4>
      </vt:variant>
      <vt:variant>
        <vt:i4>176</vt:i4>
      </vt:variant>
      <vt:variant>
        <vt:i4>0</vt:i4>
      </vt:variant>
      <vt:variant>
        <vt:i4>5</vt:i4>
      </vt:variant>
      <vt:variant>
        <vt:lpwstr/>
      </vt:variant>
      <vt:variant>
        <vt:lpwstr>_Toc140489929</vt:lpwstr>
      </vt:variant>
      <vt:variant>
        <vt:i4>1835056</vt:i4>
      </vt:variant>
      <vt:variant>
        <vt:i4>170</vt:i4>
      </vt:variant>
      <vt:variant>
        <vt:i4>0</vt:i4>
      </vt:variant>
      <vt:variant>
        <vt:i4>5</vt:i4>
      </vt:variant>
      <vt:variant>
        <vt:lpwstr/>
      </vt:variant>
      <vt:variant>
        <vt:lpwstr>_Toc140489928</vt:lpwstr>
      </vt:variant>
      <vt:variant>
        <vt:i4>1835056</vt:i4>
      </vt:variant>
      <vt:variant>
        <vt:i4>164</vt:i4>
      </vt:variant>
      <vt:variant>
        <vt:i4>0</vt:i4>
      </vt:variant>
      <vt:variant>
        <vt:i4>5</vt:i4>
      </vt:variant>
      <vt:variant>
        <vt:lpwstr/>
      </vt:variant>
      <vt:variant>
        <vt:lpwstr>_Toc140489927</vt:lpwstr>
      </vt:variant>
      <vt:variant>
        <vt:i4>1835056</vt:i4>
      </vt:variant>
      <vt:variant>
        <vt:i4>158</vt:i4>
      </vt:variant>
      <vt:variant>
        <vt:i4>0</vt:i4>
      </vt:variant>
      <vt:variant>
        <vt:i4>5</vt:i4>
      </vt:variant>
      <vt:variant>
        <vt:lpwstr/>
      </vt:variant>
      <vt:variant>
        <vt:lpwstr>_Toc140489926</vt:lpwstr>
      </vt:variant>
      <vt:variant>
        <vt:i4>1835056</vt:i4>
      </vt:variant>
      <vt:variant>
        <vt:i4>152</vt:i4>
      </vt:variant>
      <vt:variant>
        <vt:i4>0</vt:i4>
      </vt:variant>
      <vt:variant>
        <vt:i4>5</vt:i4>
      </vt:variant>
      <vt:variant>
        <vt:lpwstr/>
      </vt:variant>
      <vt:variant>
        <vt:lpwstr>_Toc140489925</vt:lpwstr>
      </vt:variant>
      <vt:variant>
        <vt:i4>1835056</vt:i4>
      </vt:variant>
      <vt:variant>
        <vt:i4>146</vt:i4>
      </vt:variant>
      <vt:variant>
        <vt:i4>0</vt:i4>
      </vt:variant>
      <vt:variant>
        <vt:i4>5</vt:i4>
      </vt:variant>
      <vt:variant>
        <vt:lpwstr/>
      </vt:variant>
      <vt:variant>
        <vt:lpwstr>_Toc140489924</vt:lpwstr>
      </vt:variant>
      <vt:variant>
        <vt:i4>1835056</vt:i4>
      </vt:variant>
      <vt:variant>
        <vt:i4>140</vt:i4>
      </vt:variant>
      <vt:variant>
        <vt:i4>0</vt:i4>
      </vt:variant>
      <vt:variant>
        <vt:i4>5</vt:i4>
      </vt:variant>
      <vt:variant>
        <vt:lpwstr/>
      </vt:variant>
      <vt:variant>
        <vt:lpwstr>_Toc140489923</vt:lpwstr>
      </vt:variant>
      <vt:variant>
        <vt:i4>1507390</vt:i4>
      </vt:variant>
      <vt:variant>
        <vt:i4>134</vt:i4>
      </vt:variant>
      <vt:variant>
        <vt:i4>0</vt:i4>
      </vt:variant>
      <vt:variant>
        <vt:i4>5</vt:i4>
      </vt:variant>
      <vt:variant>
        <vt:lpwstr/>
      </vt:variant>
      <vt:variant>
        <vt:lpwstr>_Toc140489793</vt:lpwstr>
      </vt:variant>
      <vt:variant>
        <vt:i4>1507390</vt:i4>
      </vt:variant>
      <vt:variant>
        <vt:i4>128</vt:i4>
      </vt:variant>
      <vt:variant>
        <vt:i4>0</vt:i4>
      </vt:variant>
      <vt:variant>
        <vt:i4>5</vt:i4>
      </vt:variant>
      <vt:variant>
        <vt:lpwstr/>
      </vt:variant>
      <vt:variant>
        <vt:lpwstr>_Toc140489792</vt:lpwstr>
      </vt:variant>
      <vt:variant>
        <vt:i4>1507390</vt:i4>
      </vt:variant>
      <vt:variant>
        <vt:i4>122</vt:i4>
      </vt:variant>
      <vt:variant>
        <vt:i4>0</vt:i4>
      </vt:variant>
      <vt:variant>
        <vt:i4>5</vt:i4>
      </vt:variant>
      <vt:variant>
        <vt:lpwstr/>
      </vt:variant>
      <vt:variant>
        <vt:lpwstr>_Toc140489791</vt:lpwstr>
      </vt:variant>
      <vt:variant>
        <vt:i4>1507390</vt:i4>
      </vt:variant>
      <vt:variant>
        <vt:i4>116</vt:i4>
      </vt:variant>
      <vt:variant>
        <vt:i4>0</vt:i4>
      </vt:variant>
      <vt:variant>
        <vt:i4>5</vt:i4>
      </vt:variant>
      <vt:variant>
        <vt:lpwstr/>
      </vt:variant>
      <vt:variant>
        <vt:lpwstr>_Toc140489790</vt:lpwstr>
      </vt:variant>
      <vt:variant>
        <vt:i4>1441854</vt:i4>
      </vt:variant>
      <vt:variant>
        <vt:i4>110</vt:i4>
      </vt:variant>
      <vt:variant>
        <vt:i4>0</vt:i4>
      </vt:variant>
      <vt:variant>
        <vt:i4>5</vt:i4>
      </vt:variant>
      <vt:variant>
        <vt:lpwstr/>
      </vt:variant>
      <vt:variant>
        <vt:lpwstr>_Toc140489789</vt:lpwstr>
      </vt:variant>
      <vt:variant>
        <vt:i4>1441854</vt:i4>
      </vt:variant>
      <vt:variant>
        <vt:i4>104</vt:i4>
      </vt:variant>
      <vt:variant>
        <vt:i4>0</vt:i4>
      </vt:variant>
      <vt:variant>
        <vt:i4>5</vt:i4>
      </vt:variant>
      <vt:variant>
        <vt:lpwstr/>
      </vt:variant>
      <vt:variant>
        <vt:lpwstr>_Toc140489788</vt:lpwstr>
      </vt:variant>
      <vt:variant>
        <vt:i4>1441854</vt:i4>
      </vt:variant>
      <vt:variant>
        <vt:i4>98</vt:i4>
      </vt:variant>
      <vt:variant>
        <vt:i4>0</vt:i4>
      </vt:variant>
      <vt:variant>
        <vt:i4>5</vt:i4>
      </vt:variant>
      <vt:variant>
        <vt:lpwstr/>
      </vt:variant>
      <vt:variant>
        <vt:lpwstr>_Toc140489787</vt:lpwstr>
      </vt:variant>
      <vt:variant>
        <vt:i4>1441854</vt:i4>
      </vt:variant>
      <vt:variant>
        <vt:i4>92</vt:i4>
      </vt:variant>
      <vt:variant>
        <vt:i4>0</vt:i4>
      </vt:variant>
      <vt:variant>
        <vt:i4>5</vt:i4>
      </vt:variant>
      <vt:variant>
        <vt:lpwstr/>
      </vt:variant>
      <vt:variant>
        <vt:lpwstr>_Toc140489786</vt:lpwstr>
      </vt:variant>
      <vt:variant>
        <vt:i4>1441854</vt:i4>
      </vt:variant>
      <vt:variant>
        <vt:i4>86</vt:i4>
      </vt:variant>
      <vt:variant>
        <vt:i4>0</vt:i4>
      </vt:variant>
      <vt:variant>
        <vt:i4>5</vt:i4>
      </vt:variant>
      <vt:variant>
        <vt:lpwstr/>
      </vt:variant>
      <vt:variant>
        <vt:lpwstr>_Toc140489785</vt:lpwstr>
      </vt:variant>
      <vt:variant>
        <vt:i4>1441854</vt:i4>
      </vt:variant>
      <vt:variant>
        <vt:i4>80</vt:i4>
      </vt:variant>
      <vt:variant>
        <vt:i4>0</vt:i4>
      </vt:variant>
      <vt:variant>
        <vt:i4>5</vt:i4>
      </vt:variant>
      <vt:variant>
        <vt:lpwstr/>
      </vt:variant>
      <vt:variant>
        <vt:lpwstr>_Toc140489783</vt:lpwstr>
      </vt:variant>
      <vt:variant>
        <vt:i4>1441854</vt:i4>
      </vt:variant>
      <vt:variant>
        <vt:i4>74</vt:i4>
      </vt:variant>
      <vt:variant>
        <vt:i4>0</vt:i4>
      </vt:variant>
      <vt:variant>
        <vt:i4>5</vt:i4>
      </vt:variant>
      <vt:variant>
        <vt:lpwstr/>
      </vt:variant>
      <vt:variant>
        <vt:lpwstr>_Toc140489781</vt:lpwstr>
      </vt:variant>
      <vt:variant>
        <vt:i4>1638462</vt:i4>
      </vt:variant>
      <vt:variant>
        <vt:i4>68</vt:i4>
      </vt:variant>
      <vt:variant>
        <vt:i4>0</vt:i4>
      </vt:variant>
      <vt:variant>
        <vt:i4>5</vt:i4>
      </vt:variant>
      <vt:variant>
        <vt:lpwstr/>
      </vt:variant>
      <vt:variant>
        <vt:lpwstr>_Toc140489779</vt:lpwstr>
      </vt:variant>
      <vt:variant>
        <vt:i4>1638462</vt:i4>
      </vt:variant>
      <vt:variant>
        <vt:i4>62</vt:i4>
      </vt:variant>
      <vt:variant>
        <vt:i4>0</vt:i4>
      </vt:variant>
      <vt:variant>
        <vt:i4>5</vt:i4>
      </vt:variant>
      <vt:variant>
        <vt:lpwstr/>
      </vt:variant>
      <vt:variant>
        <vt:lpwstr>_Toc140489778</vt:lpwstr>
      </vt:variant>
      <vt:variant>
        <vt:i4>1638462</vt:i4>
      </vt:variant>
      <vt:variant>
        <vt:i4>56</vt:i4>
      </vt:variant>
      <vt:variant>
        <vt:i4>0</vt:i4>
      </vt:variant>
      <vt:variant>
        <vt:i4>5</vt:i4>
      </vt:variant>
      <vt:variant>
        <vt:lpwstr/>
      </vt:variant>
      <vt:variant>
        <vt:lpwstr>_Toc140489777</vt:lpwstr>
      </vt:variant>
      <vt:variant>
        <vt:i4>1638462</vt:i4>
      </vt:variant>
      <vt:variant>
        <vt:i4>50</vt:i4>
      </vt:variant>
      <vt:variant>
        <vt:i4>0</vt:i4>
      </vt:variant>
      <vt:variant>
        <vt:i4>5</vt:i4>
      </vt:variant>
      <vt:variant>
        <vt:lpwstr/>
      </vt:variant>
      <vt:variant>
        <vt:lpwstr>_Toc140489776</vt:lpwstr>
      </vt:variant>
      <vt:variant>
        <vt:i4>1638462</vt:i4>
      </vt:variant>
      <vt:variant>
        <vt:i4>44</vt:i4>
      </vt:variant>
      <vt:variant>
        <vt:i4>0</vt:i4>
      </vt:variant>
      <vt:variant>
        <vt:i4>5</vt:i4>
      </vt:variant>
      <vt:variant>
        <vt:lpwstr/>
      </vt:variant>
      <vt:variant>
        <vt:lpwstr>_Toc140489775</vt:lpwstr>
      </vt:variant>
      <vt:variant>
        <vt:i4>1638462</vt:i4>
      </vt:variant>
      <vt:variant>
        <vt:i4>38</vt:i4>
      </vt:variant>
      <vt:variant>
        <vt:i4>0</vt:i4>
      </vt:variant>
      <vt:variant>
        <vt:i4>5</vt:i4>
      </vt:variant>
      <vt:variant>
        <vt:lpwstr/>
      </vt:variant>
      <vt:variant>
        <vt:lpwstr>_Toc140489774</vt:lpwstr>
      </vt:variant>
      <vt:variant>
        <vt:i4>1572926</vt:i4>
      </vt:variant>
      <vt:variant>
        <vt:i4>32</vt:i4>
      </vt:variant>
      <vt:variant>
        <vt:i4>0</vt:i4>
      </vt:variant>
      <vt:variant>
        <vt:i4>5</vt:i4>
      </vt:variant>
      <vt:variant>
        <vt:lpwstr/>
      </vt:variant>
      <vt:variant>
        <vt:lpwstr>_Toc140489764</vt:lpwstr>
      </vt:variant>
      <vt:variant>
        <vt:i4>1572926</vt:i4>
      </vt:variant>
      <vt:variant>
        <vt:i4>26</vt:i4>
      </vt:variant>
      <vt:variant>
        <vt:i4>0</vt:i4>
      </vt:variant>
      <vt:variant>
        <vt:i4>5</vt:i4>
      </vt:variant>
      <vt:variant>
        <vt:lpwstr/>
      </vt:variant>
      <vt:variant>
        <vt:lpwstr>_Toc140489763</vt:lpwstr>
      </vt:variant>
      <vt:variant>
        <vt:i4>1572926</vt:i4>
      </vt:variant>
      <vt:variant>
        <vt:i4>20</vt:i4>
      </vt:variant>
      <vt:variant>
        <vt:i4>0</vt:i4>
      </vt:variant>
      <vt:variant>
        <vt:i4>5</vt:i4>
      </vt:variant>
      <vt:variant>
        <vt:lpwstr/>
      </vt:variant>
      <vt:variant>
        <vt:lpwstr>_Toc140489762</vt:lpwstr>
      </vt:variant>
      <vt:variant>
        <vt:i4>1572926</vt:i4>
      </vt:variant>
      <vt:variant>
        <vt:i4>14</vt:i4>
      </vt:variant>
      <vt:variant>
        <vt:i4>0</vt:i4>
      </vt:variant>
      <vt:variant>
        <vt:i4>5</vt:i4>
      </vt:variant>
      <vt:variant>
        <vt:lpwstr/>
      </vt:variant>
      <vt:variant>
        <vt:lpwstr>_Toc140489761</vt:lpwstr>
      </vt:variant>
      <vt:variant>
        <vt:i4>1572926</vt:i4>
      </vt:variant>
      <vt:variant>
        <vt:i4>8</vt:i4>
      </vt:variant>
      <vt:variant>
        <vt:i4>0</vt:i4>
      </vt:variant>
      <vt:variant>
        <vt:i4>5</vt:i4>
      </vt:variant>
      <vt:variant>
        <vt:lpwstr/>
      </vt:variant>
      <vt:variant>
        <vt:lpwstr>_Toc140489760</vt:lpwstr>
      </vt:variant>
      <vt:variant>
        <vt:i4>1769534</vt:i4>
      </vt:variant>
      <vt:variant>
        <vt:i4>2</vt:i4>
      </vt:variant>
      <vt:variant>
        <vt:i4>0</vt:i4>
      </vt:variant>
      <vt:variant>
        <vt:i4>5</vt:i4>
      </vt:variant>
      <vt:variant>
        <vt:lpwstr/>
      </vt:variant>
      <vt:variant>
        <vt:lpwstr>_Toc140489759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FY2024 HMIS Programming Specifications</dc:title>
  <dc:subject/>
  <dc:creator>Molly McEvilley</dc:creator>
  <cp:keywords>Draft</cp:keywords>
  <dc:description/>
  <cp:lastModifiedBy>Molly McEvilley</cp:lastModifiedBy>
  <cp:revision>474</cp:revision>
  <cp:lastPrinted>2018-10-11T19:23:00Z</cp:lastPrinted>
  <dcterms:created xsi:type="dcterms:W3CDTF">2024-08-20T18:51:00Z</dcterms:created>
  <dcterms:modified xsi:type="dcterms:W3CDTF">2024-10-03T14:08:00Z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0x010100F5FD19B331B6154F98DDF9D6E590EC91</vt:lpwstr>
  </property>
  <property fmtid="{D5CDD505-2E9C-101B-9397-08002B2CF9AE}" pid="3" name="MediaServiceImageTags">
    <vt:lpwstr/>
  </property>
  <property fmtid="{D5CDD505-2E9C-101B-9397-08002B2CF9AE}" pid="4" name="_DocHome">
    <vt:i4>-825660452</vt:i4>
  </property>
</Properties>
</file>