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1210A8" w:rsidRDefault="001210A8" w:rsidP="00CB72CA">
                            <w:pPr>
                              <w:jc w:val="right"/>
                            </w:pPr>
                            <w:r>
                              <w:rPr>
                                <w:rStyle w:val="SubtitleChar"/>
                              </w:rPr>
                              <w:t>Version 1.0</w:t>
                            </w:r>
                            <w:r w:rsidRPr="00F057B5">
                              <w:rPr>
                                <w:rStyle w:val="SubtitleChar"/>
                              </w:rPr>
                              <w:t xml:space="preserve">  ● </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1210A8" w:rsidRDefault="001210A8"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1210A8" w:rsidRPr="008B2A6A" w:rsidRDefault="001210A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1210A8" w:rsidRDefault="001210A8"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1210A8" w:rsidRPr="008B2A6A" w:rsidRDefault="001210A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1210A8" w:rsidRDefault="001210A8"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475F52">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475F52">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475F52">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475F52">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475F52">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475F52">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475F52">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475F52">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475F52">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475F52">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475F52">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475F52">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475F52">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475F52">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475F52">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475F52">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475F52">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475F52">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475F52">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475F52">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475F52">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475F52">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475F52">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475F52">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475F52">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475F52">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475F52">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475F52">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475F52">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475F52">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475F52">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475F52">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475F52">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475F52">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475F52">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475F52">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475F52">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475F52">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475F52">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475F52">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475F52">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475F52">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475F52">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475F52">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475F52">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475F52">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475F52">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475F52">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475F52">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475F52">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475F52">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475F52">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475F52">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475F52">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475F52">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475F52">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475F52">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475F52">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475F52">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475F52">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475F52">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475F52">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475F52">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475F52">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475F52">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475F52">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475F52">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475F52">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475F52">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475F52">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475F52">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475F52">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475F52">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475F52">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475F52">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475F52">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475F52">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475F52">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475F52">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475F52">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475F52">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475F52">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475F52">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475F52">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475F52">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475F52">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475F52">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475F52">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475F52">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475F52">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475F52">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475F52">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475F52">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475F52">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475F52">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475F52">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475F52">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475F52">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475F52">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475F52">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475F52">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475F52">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475F52">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475F52">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4" w:author="Molly McEvilley" w:date="2020-08-11T12:09:00Z">
        <w:r w:rsidRPr="008D0578" w:rsidDel="007F4F13">
          <w:lastRenderedPageBreak/>
          <w:delText xml:space="preserve">Version </w:delText>
        </w:r>
      </w:del>
      <w:ins w:id="5"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6" w:author="Molly McEvilley" w:date="2020-08-06T05:38:00Z"/>
        </w:trPr>
        <w:tc>
          <w:tcPr>
            <w:tcW w:w="999" w:type="dxa"/>
          </w:tcPr>
          <w:p w14:paraId="1E1440D0" w14:textId="512577D3" w:rsidR="00A16272" w:rsidRDefault="00A16272" w:rsidP="004402C9">
            <w:pPr>
              <w:spacing w:before="0" w:after="0" w:line="240" w:lineRule="auto"/>
              <w:rPr>
                <w:ins w:id="7" w:author="Molly McEvilley" w:date="2020-08-06T05:38:00Z"/>
              </w:rPr>
            </w:pPr>
            <w:ins w:id="8" w:author="Molly McEvilley" w:date="2020-08-06T05:38:00Z">
              <w:r>
                <w:t>1.1</w:t>
              </w:r>
            </w:ins>
          </w:p>
        </w:tc>
        <w:tc>
          <w:tcPr>
            <w:tcW w:w="1512" w:type="dxa"/>
          </w:tcPr>
          <w:p w14:paraId="0A071E98" w14:textId="2D0256EE" w:rsidR="00A16272" w:rsidRDefault="00A16272" w:rsidP="004402C9">
            <w:pPr>
              <w:spacing w:before="0" w:after="0" w:line="240" w:lineRule="auto"/>
              <w:rPr>
                <w:ins w:id="9" w:author="Molly McEvilley" w:date="2020-08-06T05:38:00Z"/>
              </w:rPr>
            </w:pPr>
            <w:ins w:id="10"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1" w:author="Molly McEvilley" w:date="2020-08-11T12:10:00Z"/>
              </w:rPr>
            </w:pPr>
            <w:ins w:id="12" w:author="Molly McEvilley" w:date="2020-08-11T12:10:00Z">
              <w:r>
                <w:t>Throughout – correction of typographical errors</w:t>
              </w:r>
            </w:ins>
            <w:ins w:id="13" w:author="Molly McEvilley" w:date="2020-08-13T06:53:00Z">
              <w:r w:rsidR="00EB1C9F">
                <w:t xml:space="preserve">, graphics, and listed </w:t>
              </w:r>
            </w:ins>
            <w:ins w:id="14" w:author="Molly McEvilley" w:date="2020-08-13T06:54:00Z">
              <w:r w:rsidR="00EB1C9F">
                <w:t>source and target relevant data for each section</w:t>
              </w:r>
            </w:ins>
          </w:p>
          <w:p w14:paraId="37844D29" w14:textId="690076F7" w:rsidR="007F4F13" w:rsidRDefault="007F4F13" w:rsidP="0030608E">
            <w:pPr>
              <w:spacing w:before="0" w:after="0" w:line="240" w:lineRule="auto"/>
              <w:ind w:left="288" w:hanging="288"/>
              <w:rPr>
                <w:ins w:id="15" w:author="Molly McEvilley" w:date="2020-08-11T11:42:00Z"/>
              </w:rPr>
            </w:pPr>
            <w:ins w:id="16" w:author="Molly McEvilley" w:date="2020-08-11T11:41:00Z">
              <w:r>
                <w:t xml:space="preserve">Section 1.2 – add link </w:t>
              </w:r>
            </w:ins>
            <w:ins w:id="17" w:author="Molly McEvilley" w:date="2020-08-11T11:42:00Z">
              <w:r>
                <w:t>to GitHub repository</w:t>
              </w:r>
            </w:ins>
          </w:p>
          <w:p w14:paraId="0225BDBF" w14:textId="4957DA10" w:rsidR="0029362C" w:rsidRDefault="0029362C" w:rsidP="0030608E">
            <w:pPr>
              <w:spacing w:before="0" w:after="0" w:line="240" w:lineRule="auto"/>
              <w:ind w:left="288" w:hanging="288"/>
              <w:rPr>
                <w:ins w:id="18" w:author="Molly McEvilley" w:date="2020-08-11T12:56:00Z"/>
              </w:rPr>
            </w:pPr>
            <w:ins w:id="19" w:author="Molly McEvilley" w:date="2020-08-06T05:54:00Z">
              <w:r>
                <w:t xml:space="preserve">Section 3.3 – </w:t>
              </w:r>
              <w:commentRangeStart w:id="20"/>
              <w:r>
                <w:t>note that reporting procedures must exclude data which i</w:t>
              </w:r>
            </w:ins>
            <w:ins w:id="21" w:author="Molly McEvilley" w:date="2020-08-11T11:57:00Z">
              <w:r w:rsidR="007F4F13">
                <w:t>s</w:t>
              </w:r>
            </w:ins>
            <w:ins w:id="22" w:author="Molly McEvilley" w:date="2020-08-06T05:54:00Z">
              <w:r>
                <w:t xml:space="preserve"> inconsistent with HMIS Data Standards and/or HMIS CSV </w:t>
              </w:r>
            </w:ins>
            <w:ins w:id="23" w:author="Molly McEvilley" w:date="2020-08-06T05:55:00Z">
              <w:r>
                <w:t>specifications</w:t>
              </w:r>
            </w:ins>
            <w:commentRangeEnd w:id="20"/>
            <w:ins w:id="24" w:author="Molly McEvilley" w:date="2020-08-11T11:57:00Z">
              <w:r w:rsidR="007F4F13">
                <w:rPr>
                  <w:rStyle w:val="CommentReference"/>
                </w:rPr>
                <w:commentReference w:id="20"/>
              </w:r>
            </w:ins>
          </w:p>
          <w:p w14:paraId="4A55661D" w14:textId="772DA25E" w:rsidR="007F4F13" w:rsidRDefault="007F4F13" w:rsidP="0030608E">
            <w:pPr>
              <w:spacing w:before="0" w:after="0" w:line="240" w:lineRule="auto"/>
              <w:ind w:left="288" w:hanging="288"/>
              <w:rPr>
                <w:ins w:id="25" w:author="Molly McEvilley" w:date="2020-08-06T09:54:00Z"/>
              </w:rPr>
            </w:pPr>
            <w:ins w:id="26" w:author="Molly McEvilley" w:date="2020-08-11T12:56:00Z">
              <w:r>
                <w:t xml:space="preserve">Section 5.2 </w:t>
              </w:r>
            </w:ins>
            <w:ins w:id="27" w:author="Molly McEvilley" w:date="2020-08-11T12:57:00Z">
              <w:r>
                <w:t>–</w:t>
              </w:r>
            </w:ins>
            <w:ins w:id="28" w:author="Molly McEvilley" w:date="2020-08-11T12:56:00Z">
              <w:r>
                <w:t xml:space="preserve"> </w:t>
              </w:r>
            </w:ins>
            <w:ins w:id="29" w:author="Molly McEvilley" w:date="2020-08-11T12:57:00Z">
              <w:r>
                <w:t xml:space="preserve">specify that active enrollments should be identified in tlsa_Enrollment with </w:t>
              </w:r>
              <w:commentRangeStart w:id="30"/>
              <w:r w:rsidRPr="00EB1C9F">
                <w:rPr>
                  <w:b/>
                  <w:bCs/>
                </w:rPr>
                <w:t>Active</w:t>
              </w:r>
              <w:r>
                <w:t xml:space="preserve"> = 1</w:t>
              </w:r>
            </w:ins>
            <w:commentRangeEnd w:id="30"/>
            <w:ins w:id="31" w:author="Molly McEvilley" w:date="2020-08-11T12:58:00Z">
              <w:r>
                <w:rPr>
                  <w:rStyle w:val="CommentReference"/>
                </w:rPr>
                <w:commentReference w:id="30"/>
              </w:r>
            </w:ins>
          </w:p>
          <w:p w14:paraId="151CAA13" w14:textId="5DEEF387" w:rsidR="0039058C" w:rsidRDefault="0039058C" w:rsidP="0030608E">
            <w:pPr>
              <w:spacing w:before="0" w:after="0" w:line="240" w:lineRule="auto"/>
              <w:ind w:left="288" w:hanging="288"/>
              <w:rPr>
                <w:ins w:id="32" w:author="Molly McEvilley" w:date="2020-08-06T05:55:00Z"/>
              </w:rPr>
            </w:pPr>
            <w:ins w:id="33" w:author="Molly McEvilley" w:date="2020-08-06T09:54:00Z">
              <w:r>
                <w:t xml:space="preserve">Section </w:t>
              </w:r>
              <w:commentRangeStart w:id="34"/>
              <w:r>
                <w:t xml:space="preserve">5.6 </w:t>
              </w:r>
            </w:ins>
            <w:commentRangeEnd w:id="34"/>
            <w:ins w:id="35" w:author="Molly McEvilley" w:date="2020-08-11T12:01:00Z">
              <w:r w:rsidR="007F4F13">
                <w:rPr>
                  <w:rStyle w:val="CommentReference"/>
                </w:rPr>
                <w:commentReference w:id="34"/>
              </w:r>
            </w:ins>
            <w:ins w:id="36" w:author="Molly McEvilley" w:date="2020-08-06T09:54:00Z">
              <w:r w:rsidR="00C963BA">
                <w:t>–</w:t>
              </w:r>
              <w:r>
                <w:t xml:space="preserve"> </w:t>
              </w:r>
              <w:r w:rsidR="00C963BA">
                <w:t>delete irrele</w:t>
              </w:r>
            </w:ins>
            <w:ins w:id="37"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14CAF4D9" w14:textId="044CF77E" w:rsidR="00A16272" w:rsidRDefault="00A16272" w:rsidP="00E8615D">
            <w:pPr>
              <w:spacing w:before="0" w:after="0" w:line="240" w:lineRule="auto"/>
              <w:ind w:left="288" w:hanging="288"/>
              <w:rPr>
                <w:ins w:id="38" w:author="Molly McEvilley" w:date="2020-08-11T11:38:00Z"/>
              </w:rPr>
            </w:pPr>
            <w:ins w:id="39" w:author="Molly McEvilley" w:date="2020-08-06T05:38:00Z">
              <w:r>
                <w:t xml:space="preserve">Section 5.8 – </w:t>
              </w:r>
            </w:ins>
            <w:ins w:id="40" w:author="Molly McEvilley" w:date="2020-08-06T08:45:00Z">
              <w:r w:rsidR="00B5597A">
                <w:t>correct and re-group criteria for c</w:t>
              </w:r>
            </w:ins>
            <w:ins w:id="41" w:author="Molly McEvilley" w:date="2020-08-06T08:46:00Z">
              <w:r w:rsidR="00B5597A">
                <w:t>ounting CH days based on 3.917</w:t>
              </w:r>
            </w:ins>
          </w:p>
          <w:p w14:paraId="17BF3C8C" w14:textId="23764BEF" w:rsidR="007F4F13" w:rsidRDefault="007F4F13" w:rsidP="00E8615D">
            <w:pPr>
              <w:spacing w:before="0" w:after="0" w:line="240" w:lineRule="auto"/>
              <w:ind w:left="288" w:hanging="288"/>
              <w:rPr>
                <w:ins w:id="42" w:author="Molly McEvilley" w:date="2020-08-06T10:11:00Z"/>
              </w:rPr>
            </w:pPr>
            <w:ins w:id="43" w:author="Molly McEvilley" w:date="2020-08-11T11:38:00Z">
              <w:r>
                <w:t xml:space="preserve">Section </w:t>
              </w:r>
              <w:commentRangeStart w:id="44"/>
              <w:r>
                <w:t xml:space="preserve">5.10 </w:t>
              </w:r>
            </w:ins>
            <w:commentRangeEnd w:id="44"/>
            <w:ins w:id="45" w:author="Molly McEvilley" w:date="2020-08-11T11:40:00Z">
              <w:r>
                <w:rPr>
                  <w:rStyle w:val="CommentReference"/>
                </w:rPr>
                <w:commentReference w:id="44"/>
              </w:r>
            </w:ins>
            <w:ins w:id="46" w:author="Molly McEvilley" w:date="2020-08-11T11:39:00Z">
              <w:r>
                <w:t xml:space="preserve">– correction of typos/grouping in criteria for identifying clients who do not meet time criteria for CH and </w:t>
              </w:r>
            </w:ins>
            <w:ins w:id="47" w:author="Molly McEvilley" w:date="2020-08-11T11:40:00Z">
              <w:r>
                <w:t xml:space="preserve">are </w:t>
              </w:r>
            </w:ins>
            <w:ins w:id="48" w:author="Molly McEvilley" w:date="2020-08-11T11:39:00Z">
              <w:r>
                <w:t xml:space="preserve">missing </w:t>
              </w:r>
            </w:ins>
            <w:ins w:id="49" w:author="Molly McEvilley" w:date="2020-08-11T11:40:00Z">
              <w:r>
                <w:t xml:space="preserve">relevant 3.917 </w:t>
              </w:r>
            </w:ins>
            <w:ins w:id="50" w:author="Molly McEvilley" w:date="2020-08-11T11:39:00Z">
              <w:r>
                <w:t xml:space="preserve">information </w:t>
              </w:r>
            </w:ins>
          </w:p>
          <w:p w14:paraId="79549506" w14:textId="2AFD9598" w:rsidR="00D95179" w:rsidRDefault="00D95179" w:rsidP="0030608E">
            <w:pPr>
              <w:spacing w:before="0" w:after="0" w:line="240" w:lineRule="auto"/>
              <w:ind w:left="288" w:hanging="288"/>
              <w:rPr>
                <w:ins w:id="51" w:author="Molly McEvilley" w:date="2020-08-06T05:44:00Z"/>
              </w:rPr>
            </w:pPr>
            <w:ins w:id="52" w:author="Molly McEvilley" w:date="2020-08-06T10:11:00Z">
              <w:r>
                <w:t xml:space="preserve">Sections </w:t>
              </w:r>
              <w:commentRangeStart w:id="53"/>
              <w:r>
                <w:t xml:space="preserve">8.1-8.18 </w:t>
              </w:r>
            </w:ins>
            <w:commentRangeEnd w:id="53"/>
            <w:ins w:id="54" w:author="Molly McEvilley" w:date="2020-08-06T10:13:00Z">
              <w:r w:rsidR="00E042BF">
                <w:rPr>
                  <w:rStyle w:val="CommentReference"/>
                </w:rPr>
                <w:commentReference w:id="53"/>
              </w:r>
            </w:ins>
            <w:ins w:id="55"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LSACalculated</w:t>
              </w:r>
            </w:ins>
            <w:ins w:id="56" w:author="Molly McEvilley" w:date="2020-08-13T07:32:00Z">
              <w:r w:rsidR="00EB1C9F">
                <w:t xml:space="preserve"> with LSAHousehold/LSAExit.</w:t>
              </w:r>
              <w:r w:rsidR="00EB1C9F" w:rsidRPr="00EB1C9F">
                <w:rPr>
                  <w:b/>
                  <w:bCs/>
                </w:rPr>
                <w:t>HHType</w:t>
              </w:r>
            </w:ins>
            <w:ins w:id="57" w:author="Molly McEvilley" w:date="2020-08-06T10:12:00Z">
              <w:r w:rsidR="00775C61">
                <w:t xml:space="preserve"> and </w:t>
              </w:r>
            </w:ins>
            <w:ins w:id="58" w:author="Molly McEvilley" w:date="2020-08-13T07:32:00Z">
              <w:r w:rsidR="00EB1C9F">
                <w:t xml:space="preserve">with </w:t>
              </w:r>
            </w:ins>
            <w:ins w:id="59" w:author="Molly McEvilley" w:date="2020-08-06T10:12:00Z">
              <w:r w:rsidR="00775C61" w:rsidRPr="0030608E">
                <w:rPr>
                  <w:b/>
                  <w:bCs/>
                </w:rPr>
                <w:t>Active/Exit1/Exit2HHType</w:t>
              </w:r>
              <w:r w:rsidR="00E042BF">
                <w:t xml:space="preserve"> colu</w:t>
              </w:r>
            </w:ins>
            <w:ins w:id="60" w:author="Molly McEvilley" w:date="2020-08-06T10:13:00Z">
              <w:r w:rsidR="00E042BF">
                <w:t>mns</w:t>
              </w:r>
            </w:ins>
            <w:ins w:id="61" w:author="Molly McEvilley" w:date="2020-08-06T10:12:00Z">
              <w:r w:rsidR="00775C61">
                <w:t xml:space="preserve"> in tlsa_HHID.</w:t>
              </w:r>
            </w:ins>
          </w:p>
          <w:p w14:paraId="34C24898" w14:textId="7686496F" w:rsidR="007023B9" w:rsidRDefault="007023B9" w:rsidP="0030608E">
            <w:pPr>
              <w:spacing w:before="0" w:after="0" w:line="240" w:lineRule="auto"/>
              <w:ind w:left="288" w:hanging="288"/>
              <w:rPr>
                <w:ins w:id="62" w:author="Molly McEvilley" w:date="2020-08-13T05:47:00Z"/>
              </w:rPr>
            </w:pPr>
            <w:ins w:id="63" w:author="Molly McEvilley" w:date="2020-08-06T05:44:00Z">
              <w:r>
                <w:t>Section</w:t>
              </w:r>
            </w:ins>
            <w:ins w:id="64" w:author="Molly McEvilley" w:date="2020-08-11T11:53:00Z">
              <w:r w:rsidR="007F4F13">
                <w:t>s</w:t>
              </w:r>
            </w:ins>
            <w:ins w:id="65" w:author="Molly McEvilley" w:date="2020-08-06T05:44:00Z">
              <w:r>
                <w:t xml:space="preserve"> 8.6</w:t>
              </w:r>
            </w:ins>
            <w:ins w:id="66" w:author="Molly McEvilley" w:date="2020-08-11T11:53:00Z">
              <w:r w:rsidR="007F4F13">
                <w:t xml:space="preserve"> and 8.7</w:t>
              </w:r>
            </w:ins>
            <w:ins w:id="67" w:author="Molly McEvilley" w:date="2020-08-06T05:44:00Z">
              <w:r>
                <w:t xml:space="preserve"> –</w:t>
              </w:r>
            </w:ins>
            <w:ins w:id="68" w:author="Molly McEvilley" w:date="2020-08-06T05:46:00Z">
              <w:r>
                <w:t xml:space="preserve"> </w:t>
              </w:r>
            </w:ins>
            <w:ins w:id="69" w:author="Molly McEvilley" w:date="2020-08-11T11:50:00Z">
              <w:r w:rsidR="007F4F13">
                <w:t xml:space="preserve">Clarify relationship between </w:t>
              </w:r>
            </w:ins>
            <w:ins w:id="70" w:author="Molly McEvilley" w:date="2020-08-06T05:44:00Z">
              <w:r w:rsidRPr="0030608E">
                <w:rPr>
                  <w:b/>
                  <w:bCs/>
                </w:rPr>
                <w:t>SystemPath</w:t>
              </w:r>
              <w:r>
                <w:t xml:space="preserve"> value </w:t>
              </w:r>
            </w:ins>
            <w:ins w:id="71" w:author="Molly McEvilley" w:date="2020-08-11T11:50:00Z">
              <w:r w:rsidR="007F4F13">
                <w:t xml:space="preserve">in LSAExit and </w:t>
              </w:r>
            </w:ins>
            <w:ins w:id="72" w:author="Molly McEvilley" w:date="2020-08-06T05:45:00Z">
              <w:r w:rsidRPr="0030608E">
                <w:rPr>
                  <w:b/>
                  <w:bCs/>
                </w:rPr>
                <w:t>SystemPath</w:t>
              </w:r>
              <w:r>
                <w:t xml:space="preserve"> </w:t>
              </w:r>
            </w:ins>
            <w:ins w:id="73" w:author="Molly McEvilley" w:date="2020-08-06T05:47:00Z">
              <w:r w:rsidR="00256411">
                <w:t xml:space="preserve">value </w:t>
              </w:r>
            </w:ins>
            <w:ins w:id="74" w:author="Molly McEvilley" w:date="2020-08-06T05:45:00Z">
              <w:r>
                <w:t xml:space="preserve">in </w:t>
              </w:r>
            </w:ins>
            <w:ins w:id="75" w:author="Molly McEvilley" w:date="2020-08-11T11:51:00Z">
              <w:r w:rsidR="007F4F13">
                <w:t>LSACalculated</w:t>
              </w:r>
            </w:ins>
            <w:ins w:id="76" w:author="Molly McEvilley" w:date="2020-08-11T11:52:00Z">
              <w:r w:rsidR="007F4F13">
                <w:t>.</w:t>
              </w:r>
            </w:ins>
          </w:p>
          <w:p w14:paraId="18BC0EBA" w14:textId="1FF7348E" w:rsidR="00EB1C9F" w:rsidRDefault="00EB1C9F" w:rsidP="0030608E">
            <w:pPr>
              <w:spacing w:before="0" w:after="0" w:line="240" w:lineRule="auto"/>
              <w:ind w:left="288" w:hanging="288"/>
              <w:rPr>
                <w:ins w:id="77" w:author="Molly McEvilley" w:date="2020-08-06T05:48:00Z"/>
              </w:rPr>
            </w:pPr>
            <w:ins w:id="78" w:author="Molly McEvilley" w:date="2020-08-13T05:47:00Z">
              <w:r>
                <w:t>Section 8.21 – Clarifications related to DQ counts of households with no EnrollmentCo</w:t>
              </w:r>
            </w:ins>
            <w:ins w:id="79" w:author="Molly McEvilley" w:date="2020-08-13T05:48:00Z">
              <w:r>
                <w:t>C</w:t>
              </w:r>
            </w:ins>
          </w:p>
          <w:p w14:paraId="28BFF355" w14:textId="0F447294" w:rsidR="007F4F13" w:rsidRDefault="007F4F13" w:rsidP="0030608E">
            <w:pPr>
              <w:spacing w:before="0" w:after="0" w:line="240" w:lineRule="auto"/>
              <w:ind w:left="288" w:hanging="288"/>
              <w:rPr>
                <w:ins w:id="80" w:author="Molly McEvilley" w:date="2020-08-11T11:47:00Z"/>
                <w:b/>
                <w:bCs/>
              </w:rPr>
            </w:pPr>
            <w:ins w:id="81" w:author="Molly McEvilley" w:date="2020-08-11T11:43:00Z">
              <w:r>
                <w:t xml:space="preserve">Section 9.1 </w:t>
              </w:r>
            </w:ins>
            <w:ins w:id="82" w:author="Molly McEvilley" w:date="2020-08-11T11:44:00Z">
              <w:r>
                <w:t>–</w:t>
              </w:r>
            </w:ins>
            <w:ins w:id="83" w:author="Molly McEvilley" w:date="2020-08-11T11:43:00Z">
              <w:r>
                <w:t xml:space="preserve"> </w:t>
              </w:r>
            </w:ins>
            <w:commentRangeStart w:id="84"/>
            <w:ins w:id="85" w:author="Molly McEvilley" w:date="2020-08-11T11:46:00Z">
              <w:r w:rsidRPr="007F4F13">
                <w:rPr>
                  <w:i/>
                  <w:iCs/>
                </w:rPr>
                <w:t>ExitDate</w:t>
              </w:r>
            </w:ins>
            <w:ins w:id="86" w:author="Molly McEvilley" w:date="2020-08-13T05:48:00Z">
              <w:r w:rsidR="00EB1C9F">
                <w:rPr>
                  <w:i/>
                  <w:iCs/>
                </w:rPr>
                <w:t xml:space="preserve"> </w:t>
              </w:r>
            </w:ins>
            <w:ins w:id="87" w:author="Molly McEvilley" w:date="2020-08-11T11:46:00Z">
              <w:r w:rsidRPr="007F4F13">
                <w:t>&lt;</w:t>
              </w:r>
            </w:ins>
            <w:ins w:id="88" w:author="Molly McEvilley" w:date="2020-08-13T05:48:00Z">
              <w:r w:rsidR="00EB1C9F">
                <w:t xml:space="preserve"> </w:t>
              </w:r>
            </w:ins>
            <w:ins w:id="89" w:author="Molly McEvilley" w:date="2020-08-11T11:46:00Z">
              <w:r w:rsidRPr="007F4F13">
                <w:rPr>
                  <w:b/>
                  <w:bCs/>
                </w:rPr>
                <w:t>CohortStart</w:t>
              </w:r>
            </w:ins>
            <w:ins w:id="90" w:author="Molly McEvilley" w:date="2020-08-13T05:48:00Z">
              <w:r w:rsidR="00EB1C9F">
                <w:rPr>
                  <w:b/>
                  <w:bCs/>
                </w:rPr>
                <w:t xml:space="preserve"> </w:t>
              </w:r>
            </w:ins>
            <w:ins w:id="91" w:author="Molly McEvilley" w:date="2020-08-11T11:46:00Z">
              <w:r w:rsidRPr="007F4F13">
                <w:t>--&gt; NULL value for</w:t>
              </w:r>
            </w:ins>
            <w:ins w:id="92" w:author="Molly McEvilley" w:date="2020-08-13T05:48:00Z">
              <w:r w:rsidR="00EB1C9F">
                <w:t xml:space="preserve"> </w:t>
              </w:r>
            </w:ins>
            <w:ins w:id="93"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94" w:author="Molly McEvilley" w:date="2020-08-11T11:47:00Z"/>
              </w:rPr>
            </w:pPr>
            <w:ins w:id="95" w:author="Molly McEvilley" w:date="2020-08-11T11:47:00Z">
              <w:r>
                <w:t>Correct/stream</w:t>
              </w:r>
            </w:ins>
            <w:ins w:id="96" w:author="Molly McEvilley" w:date="2020-08-11T11:48:00Z">
              <w:r>
                <w:t>line</w:t>
              </w:r>
            </w:ins>
            <w:ins w:id="97" w:author="Molly McEvilley" w:date="2020-08-11T11:46:00Z">
              <w:r>
                <w:t xml:space="preserve"> </w:t>
              </w:r>
              <w:r w:rsidRPr="007F4F13">
                <w:rPr>
                  <w:i/>
                  <w:iCs/>
                </w:rPr>
                <w:t>DOBDataQuality</w:t>
              </w:r>
            </w:ins>
            <w:ins w:id="98" w:author="Molly McEvilley" w:date="2020-08-13T05:48:00Z">
              <w:r w:rsidR="00EB1C9F">
                <w:rPr>
                  <w:i/>
                  <w:iCs/>
                </w:rPr>
                <w:t xml:space="preserve"> </w:t>
              </w:r>
            </w:ins>
            <w:ins w:id="99" w:author="Molly McEvilley" w:date="2020-08-11T11:48:00Z">
              <w:r>
                <w:t>criteria</w:t>
              </w:r>
            </w:ins>
            <w:ins w:id="100" w:author="Molly McEvilley" w:date="2020-08-11T11:46:00Z">
              <w:r w:rsidRPr="007F4F13">
                <w:t xml:space="preserve"> for</w:t>
              </w:r>
            </w:ins>
            <w:ins w:id="101" w:author="Molly McEvilley" w:date="2020-08-13T05:48:00Z">
              <w:r w:rsidR="00EB1C9F">
                <w:t xml:space="preserve"> </w:t>
              </w:r>
            </w:ins>
            <w:ins w:id="102" w:author="Molly McEvilley" w:date="2020-08-11T11:46:00Z">
              <w:r w:rsidRPr="007F4F13">
                <w:rPr>
                  <w:b/>
                  <w:bCs/>
                </w:rPr>
                <w:t>Status1</w:t>
              </w:r>
            </w:ins>
            <w:ins w:id="103" w:author="Molly McEvilley" w:date="2020-08-13T05:48:00Z">
              <w:r w:rsidR="00EB1C9F">
                <w:rPr>
                  <w:b/>
                  <w:bCs/>
                </w:rPr>
                <w:t xml:space="preserve"> </w:t>
              </w:r>
            </w:ins>
            <w:ins w:id="104" w:author="Molly McEvilley" w:date="2020-08-11T11:46:00Z">
              <w:r w:rsidRPr="007F4F13">
                <w:t>and</w:t>
              </w:r>
            </w:ins>
            <w:ins w:id="105" w:author="Molly McEvilley" w:date="2020-08-13T05:48:00Z">
              <w:r w:rsidR="00EB1C9F">
                <w:t xml:space="preserve"> </w:t>
              </w:r>
            </w:ins>
            <w:ins w:id="106" w:author="Molly McEvilley" w:date="2020-08-11T11:46:00Z">
              <w:r w:rsidRPr="007F4F13">
                <w:rPr>
                  <w:b/>
                  <w:bCs/>
                </w:rPr>
                <w:t>Status3</w:t>
              </w:r>
              <w:r w:rsidRPr="007F4F13">
                <w:t>.</w:t>
              </w:r>
            </w:ins>
            <w:ins w:id="107" w:author="Molly McEvilley" w:date="2020-08-11T11:45:00Z">
              <w:r>
                <w:t xml:space="preserve"> </w:t>
              </w:r>
            </w:ins>
            <w:commentRangeEnd w:id="84"/>
            <w:ins w:id="108" w:author="Molly McEvilley" w:date="2020-08-11T11:48:00Z">
              <w:r>
                <w:rPr>
                  <w:rStyle w:val="CommentReference"/>
                </w:rPr>
                <w:commentReference w:id="84"/>
              </w:r>
            </w:ins>
          </w:p>
          <w:p w14:paraId="2839AD9B" w14:textId="77777777" w:rsidR="007F4F13" w:rsidRDefault="007F4F13" w:rsidP="007F4F13">
            <w:pPr>
              <w:spacing w:before="0" w:after="0" w:line="240" w:lineRule="auto"/>
              <w:ind w:left="576" w:hanging="288"/>
              <w:rPr>
                <w:ins w:id="109" w:author="Molly McEvilley" w:date="2020-08-13T05:49:00Z"/>
              </w:rPr>
            </w:pPr>
            <w:ins w:id="110" w:author="Molly McEvilley" w:date="2020-08-11T11:44:00Z">
              <w:r>
                <w:t>Include ‘</w:t>
              </w:r>
              <w:commentRangeStart w:id="111"/>
              <w:r>
                <w:t xml:space="preserve">123456789’ </w:t>
              </w:r>
              <w:commentRangeEnd w:id="111"/>
              <w:r>
                <w:rPr>
                  <w:rStyle w:val="CommentReference"/>
                </w:rPr>
                <w:commentReference w:id="111"/>
              </w:r>
              <w:r>
                <w:t>in list of commonly</w:t>
              </w:r>
            </w:ins>
            <w:ins w:id="112" w:author="Molly McEvilley" w:date="2020-08-11T13:00:00Z">
              <w:r>
                <w:t>-</w:t>
              </w:r>
            </w:ins>
            <w:ins w:id="113" w:author="Molly McEvilley" w:date="2020-08-11T11:44:00Z">
              <w:r>
                <w:t>used invalid SSNs</w:t>
              </w:r>
            </w:ins>
          </w:p>
          <w:p w14:paraId="66764E78" w14:textId="77777777" w:rsidR="00EB1C9F" w:rsidRDefault="00EB1C9F" w:rsidP="007F4F13">
            <w:pPr>
              <w:spacing w:before="0" w:after="0" w:line="240" w:lineRule="auto"/>
              <w:ind w:left="576" w:hanging="288"/>
              <w:rPr>
                <w:ins w:id="114" w:author="Molly McEvilley" w:date="2020-08-13T05:50:00Z"/>
              </w:rPr>
            </w:pPr>
            <w:ins w:id="115" w:author="Molly McEvilley" w:date="2020-08-13T05:49:00Z">
              <w:r>
                <w:t xml:space="preserve">Note that </w:t>
              </w:r>
              <w:r w:rsidRPr="00EB1C9F">
                <w:rPr>
                  <w:b/>
                  <w:bCs/>
                </w:rPr>
                <w:t>NoCoC</w:t>
              </w:r>
              <w:r>
                <w:t xml:space="preserve"> is an exception to the general statement that DQ reporting </w:t>
              </w:r>
            </w:ins>
            <w:ins w:id="116" w:author="Molly McEvilley" w:date="2020-08-13T05:50:00Z">
              <w:r>
                <w:t xml:space="preserve">is for enrollments associated with </w:t>
              </w:r>
              <w:r w:rsidRPr="00EB1C9F">
                <w:rPr>
                  <w:u w:val="single"/>
                </w:rPr>
                <w:t>ReportCoC</w:t>
              </w:r>
              <w:r>
                <w:t>.</w:t>
              </w:r>
            </w:ins>
          </w:p>
          <w:p w14:paraId="4E2D5514" w14:textId="232CEFA3" w:rsidR="00EB1C9F" w:rsidRDefault="00EB1C9F" w:rsidP="00EB1C9F">
            <w:pPr>
              <w:spacing w:before="0" w:after="0" w:line="240" w:lineRule="auto"/>
              <w:rPr>
                <w:ins w:id="117" w:author="Molly McEvilley" w:date="2020-08-06T05:38:00Z"/>
              </w:rPr>
            </w:pPr>
            <w:ins w:id="118" w:author="Molly McEvilley" w:date="2020-08-13T05:50:00Z">
              <w:r>
                <w:t xml:space="preserve">Section 9.2 </w:t>
              </w:r>
            </w:ins>
            <w:ins w:id="119" w:author="Molly McEvilley" w:date="2020-08-13T05:51:00Z">
              <w:r>
                <w:t>–</w:t>
              </w:r>
            </w:ins>
            <w:ins w:id="120" w:author="Molly McEvilley" w:date="2020-08-13T05:50:00Z">
              <w:r>
                <w:t xml:space="preserve"> </w:t>
              </w:r>
            </w:ins>
            <w:ins w:id="121" w:author="Molly McEvilley" w:date="2020-08-13T05:51:00Z">
              <w:r>
                <w:t xml:space="preserve">Clarification for logic associated with </w:t>
              </w:r>
              <w:r w:rsidRPr="00EB1C9F">
                <w:rPr>
                  <w:b/>
                  <w:bCs/>
                </w:rPr>
                <w:t>NoCoC</w:t>
              </w:r>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22" w:name="_Toc37849730"/>
      <w:bookmarkStart w:id="123" w:name="_Toc38030505"/>
      <w:r w:rsidRPr="00C52062">
        <w:lastRenderedPageBreak/>
        <w:t>Introduction</w:t>
      </w:r>
      <w:bookmarkEnd w:id="0"/>
      <w:bookmarkEnd w:id="1"/>
      <w:bookmarkEnd w:id="122"/>
      <w:bookmarkEnd w:id="123"/>
    </w:p>
    <w:p w14:paraId="5DE97F33" w14:textId="0F5B2D87" w:rsidR="007F6B46" w:rsidRPr="00416D60" w:rsidRDefault="00B014FA" w:rsidP="0088191A">
      <w:pPr>
        <w:pStyle w:val="Heading2"/>
        <w:ind w:left="900" w:hanging="900"/>
      </w:pPr>
      <w:bookmarkStart w:id="124" w:name="_Toc497116383"/>
      <w:bookmarkStart w:id="125" w:name="_Toc498527171"/>
      <w:bookmarkStart w:id="126" w:name="_Toc499292008"/>
      <w:bookmarkStart w:id="127" w:name="_Toc499543968"/>
      <w:bookmarkStart w:id="128" w:name="_Toc37849731"/>
      <w:bookmarkStart w:id="129" w:name="_Toc38030506"/>
      <w:r w:rsidRPr="00416D60">
        <w:t xml:space="preserve">Background: </w:t>
      </w:r>
      <w:r w:rsidR="007F6B46" w:rsidRPr="00416D60">
        <w:t>Ann</w:t>
      </w:r>
      <w:r w:rsidRPr="00416D60">
        <w:t>ual Homeless Assessment Report</w:t>
      </w:r>
      <w:bookmarkEnd w:id="124"/>
      <w:bookmarkEnd w:id="125"/>
      <w:bookmarkEnd w:id="126"/>
      <w:bookmarkEnd w:id="127"/>
      <w:r w:rsidRPr="00416D60">
        <w:t xml:space="preserve"> and the Longitudinal System Analysis</w:t>
      </w:r>
      <w:bookmarkEnd w:id="128"/>
      <w:bookmarkEnd w:id="129"/>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atterns of system use prior to exit</w:t>
      </w:r>
      <w:r w:rsidRPr="008F6A9B">
        <w:t>;</w:t>
      </w:r>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0" w:name="_Toc499543972"/>
      <w:bookmarkStart w:id="131" w:name="_Toc37849732"/>
      <w:bookmarkStart w:id="132" w:name="_Toc38030507"/>
      <w:r w:rsidRPr="0036072B">
        <w:t>About This Document</w:t>
      </w:r>
      <w:bookmarkStart w:id="133" w:name="_Toc499292012"/>
      <w:bookmarkStart w:id="134" w:name="_Toc499543973"/>
      <w:bookmarkEnd w:id="130"/>
      <w:bookmarkEnd w:id="131"/>
      <w:bookmarkEnd w:id="132"/>
    </w:p>
    <w:p w14:paraId="57D1D754" w14:textId="77777777" w:rsidR="007F6B46" w:rsidRPr="0036072B" w:rsidRDefault="007F6B46" w:rsidP="009336C4">
      <w:pPr>
        <w:pStyle w:val="Heading3"/>
      </w:pPr>
      <w:r w:rsidRPr="0036072B">
        <w:t>Intended Audience</w:t>
      </w:r>
      <w:bookmarkEnd w:id="133"/>
      <w:bookmarkEnd w:id="134"/>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35"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35"/>
    </w:p>
    <w:p w14:paraId="03B12582" w14:textId="77777777" w:rsidR="007F6B46" w:rsidRPr="009336C4" w:rsidRDefault="007F6B46" w:rsidP="009336C4">
      <w:pPr>
        <w:pStyle w:val="Heading3"/>
      </w:pPr>
      <w:bookmarkStart w:id="136" w:name="_Toc497116386"/>
      <w:bookmarkStart w:id="137" w:name="_Toc498527174"/>
      <w:bookmarkStart w:id="138" w:name="_Toc499292013"/>
      <w:bookmarkStart w:id="139" w:name="_Toc499543974"/>
      <w:r w:rsidRPr="0036072B">
        <w:lastRenderedPageBreak/>
        <w:t>Purpose</w:t>
      </w:r>
      <w:bookmarkEnd w:id="136"/>
      <w:bookmarkEnd w:id="137"/>
      <w:r w:rsidRPr="0036072B">
        <w:t xml:space="preserve"> and Scope</w:t>
      </w:r>
      <w:bookmarkEnd w:id="138"/>
      <w:bookmarkEnd w:id="139"/>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140" w:name="_Toc499292014"/>
      <w:bookmarkStart w:id="141" w:name="_Toc499543975"/>
      <w:bookmarkStart w:id="142" w:name="_Toc497116389"/>
      <w:bookmarkStart w:id="143" w:name="_Toc498527177"/>
      <w:r w:rsidRPr="0036072B">
        <w:t xml:space="preserve">Structure and </w:t>
      </w:r>
      <w:r w:rsidRPr="009336C4">
        <w:t>Content</w:t>
      </w:r>
      <w:bookmarkEnd w:id="140"/>
      <w:bookmarkEnd w:id="141"/>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144" w:author="Molly McEvilley" w:date="2020-08-11T11:41:00Z">
        <w:r w:rsidR="007F4F13">
          <w:rPr>
            <w:bCs/>
          </w:rPr>
          <w:t>H</w:t>
        </w:r>
      </w:ins>
      <w:del w:id="145" w:author="Molly McEvilley" w:date="2020-08-11T11:41:00Z">
        <w:r w:rsidR="0074636B" w:rsidRPr="00297D25" w:rsidDel="007F4F13">
          <w:rPr>
            <w:bCs/>
          </w:rPr>
          <w:delText>h</w:delText>
        </w:r>
      </w:del>
      <w:r w:rsidR="0074636B" w:rsidRPr="00297D25">
        <w:rPr>
          <w:bCs/>
        </w:rPr>
        <w:t>ub)</w:t>
      </w:r>
      <w:ins w:id="146"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147" w:name="_Toc499292015"/>
      <w:bookmarkStart w:id="148" w:name="_Toc499543976"/>
      <w:r w:rsidRPr="0036072B">
        <w:t>External References</w:t>
      </w:r>
      <w:bookmarkEnd w:id="142"/>
      <w:bookmarkEnd w:id="143"/>
      <w:bookmarkEnd w:id="147"/>
      <w:bookmarkEnd w:id="14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Descriptions of business logic in this document are based on the assumption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149" w:name="_Toc497116390"/>
      <w:bookmarkStart w:id="150" w:name="_Toc498527178"/>
      <w:bookmarkStart w:id="151" w:name="_Toc499292016"/>
      <w:bookmarkStart w:id="152"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1210A8" w:rsidRDefault="001210A8"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1210A8" w:rsidRDefault="001210A8"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1210A8" w:rsidRDefault="001210A8"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1210A8" w:rsidRDefault="001210A8"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1210A8" w:rsidRDefault="001210A8"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1210A8" w:rsidRDefault="001210A8"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1210A8" w:rsidRDefault="001210A8"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1210A8" w:rsidRDefault="001210A8"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153" w:name="_Toc37849733"/>
      <w:bookmarkStart w:id="154" w:name="_Toc38030508"/>
      <w:bookmarkEnd w:id="149"/>
      <w:bookmarkEnd w:id="150"/>
      <w:bookmarkEnd w:id="151"/>
      <w:bookmarkEnd w:id="152"/>
      <w:r w:rsidRPr="0036072B">
        <w:t>Definitions/Acronyms</w:t>
      </w:r>
      <w:bookmarkEnd w:id="153"/>
      <w:bookmarkEnd w:id="154"/>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The period of time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155" w:name="_Toc37849734"/>
      <w:bookmarkStart w:id="156" w:name="_Toc38030509"/>
      <w:r w:rsidRPr="00C52062">
        <w:lastRenderedPageBreak/>
        <w:t>HDX 2.0 Upload</w:t>
      </w:r>
      <w:bookmarkEnd w:id="155"/>
      <w:bookmarkEnd w:id="156"/>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57" w:name="_Toc37849735"/>
      <w:bookmarkStart w:id="158" w:name="_Toc38030510"/>
      <w:r>
        <w:t>Project.csv</w:t>
      </w:r>
      <w:bookmarkEnd w:id="157"/>
      <w:bookmarkEnd w:id="158"/>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159" w:name="_Toc37849736"/>
      <w:bookmarkStart w:id="160" w:name="_Toc38030511"/>
      <w:r>
        <w:t>Organization.csv</w:t>
      </w:r>
      <w:bookmarkEnd w:id="159"/>
      <w:bookmarkEnd w:id="160"/>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161" w:name="_Toc37849737"/>
      <w:bookmarkStart w:id="162" w:name="_Toc38030512"/>
      <w:r>
        <w:t>Funder.csv</w:t>
      </w:r>
      <w:bookmarkEnd w:id="161"/>
      <w:bookmarkEnd w:id="162"/>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163" w:name="_Toc37849738"/>
      <w:bookmarkStart w:id="164" w:name="_Toc38030513"/>
      <w:r>
        <w:t>ProjectCoC.csv</w:t>
      </w:r>
      <w:bookmarkEnd w:id="163"/>
      <w:bookmarkEnd w:id="164"/>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165" w:name="_Toc37849739"/>
      <w:bookmarkStart w:id="166" w:name="_Toc38030514"/>
      <w:r>
        <w:t>Inventory.csv</w:t>
      </w:r>
      <w:bookmarkEnd w:id="165"/>
      <w:bookmarkEnd w:id="166"/>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167" w:name="_Toc37849740"/>
      <w:bookmarkStart w:id="168" w:name="_Toc38030515"/>
      <w:r w:rsidRPr="00107D01">
        <w:t>LSAReport.csv</w:t>
      </w:r>
      <w:bookmarkEnd w:id="167"/>
      <w:bookmarkEnd w:id="168"/>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475F52"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475F52"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169" w:name="_Toc37973097"/>
      <w:bookmarkStart w:id="170" w:name="_Toc37973652"/>
      <w:bookmarkStart w:id="171" w:name="_Toc37974203"/>
      <w:bookmarkStart w:id="172" w:name="_Toc37974755"/>
      <w:bookmarkStart w:id="173" w:name="_Toc37849741"/>
      <w:bookmarkStart w:id="174" w:name="_Toc38030516"/>
      <w:bookmarkEnd w:id="169"/>
      <w:bookmarkEnd w:id="170"/>
      <w:bookmarkEnd w:id="171"/>
      <w:bookmarkEnd w:id="172"/>
      <w:r w:rsidRPr="00107D01">
        <w:t>LSAPerson.csv</w:t>
      </w:r>
      <w:bookmarkEnd w:id="173"/>
      <w:bookmarkEnd w:id="174"/>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175" w:name="_Toc37849742"/>
      <w:bookmarkStart w:id="176" w:name="_Toc38030517"/>
      <w:r w:rsidRPr="00914087">
        <w:t>LSAHousehold.csv</w:t>
      </w:r>
      <w:bookmarkEnd w:id="175"/>
      <w:bookmarkEnd w:id="176"/>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period.</w:t>
      </w:r>
      <w:r w:rsidRPr="00A6067F">
        <w:t>Columns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HMIS Business Logic:  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177" w:name="_Toc37849743"/>
      <w:bookmarkStart w:id="178" w:name="_Toc38030518"/>
      <w:r>
        <w:t>LSAExit</w:t>
      </w:r>
      <w:r w:rsidRPr="00C52062">
        <w:t>.csv</w:t>
      </w:r>
      <w:bookmarkEnd w:id="177"/>
      <w:bookmarkEnd w:id="178"/>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Identifiers for project types, household types, and populations in which clients were served</w:t>
      </w:r>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179" w:name="_Toc37849744"/>
      <w:bookmarkStart w:id="180" w:name="_Toc38030519"/>
      <w:r>
        <w:t>LSACalculated</w:t>
      </w:r>
      <w:r w:rsidRPr="00C52062">
        <w:t>.csv</w:t>
      </w:r>
      <w:bookmarkEnd w:id="179"/>
      <w:bookmarkEnd w:id="18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It is also used for counts of persons, households, and bednights,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Project-level counts of total bednights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LSAHousehold,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  LSACalculated</w:t>
        </w:r>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181" w:name="_Toc37849745"/>
      <w:bookmarkStart w:id="182" w:name="_Toc38030520"/>
      <w:bookmarkEnd w:id="2"/>
      <w:r>
        <w:lastRenderedPageBreak/>
        <w:t>HMIS Business Logic</w:t>
      </w:r>
      <w:r w:rsidR="000365D7">
        <w:t>: Core Concepts</w:t>
      </w:r>
      <w:bookmarkEnd w:id="181"/>
      <w:bookmarkEnd w:id="182"/>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1210A8" w:rsidRPr="00C5485D" w:rsidRDefault="001210A8"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1210A8" w:rsidRDefault="001210A8" w:rsidP="00DF48A5">
                                  <w:pPr>
                                    <w:pStyle w:val="NoSpacing"/>
                                  </w:pPr>
                                  <w:r>
                                    <w:t>PersonalID</w:t>
                                  </w:r>
                                </w:p>
                                <w:p w14:paraId="1F4F4033" w14:textId="77777777" w:rsidR="001210A8" w:rsidRDefault="001210A8" w:rsidP="00DF48A5">
                                  <w:pPr>
                                    <w:pStyle w:val="NoSpacing"/>
                                  </w:pPr>
                                  <w:r>
                                    <w:t>SSN</w:t>
                                  </w:r>
                                </w:p>
                                <w:p w14:paraId="3E5E9DC6" w14:textId="77777777" w:rsidR="001210A8" w:rsidRDefault="001210A8" w:rsidP="00DF48A5">
                                  <w:pPr>
                                    <w:pStyle w:val="NoSpacing"/>
                                  </w:pPr>
                                  <w:r>
                                    <w:t>SSNDataQuality</w:t>
                                  </w:r>
                                </w:p>
                                <w:p w14:paraId="4ED78614" w14:textId="77777777" w:rsidR="001210A8" w:rsidRDefault="001210A8" w:rsidP="00DF48A5">
                                  <w:pPr>
                                    <w:pStyle w:val="NoSpacing"/>
                                  </w:pPr>
                                  <w:r>
                                    <w:t>DOB</w:t>
                                  </w:r>
                                </w:p>
                                <w:p w14:paraId="3D3F7C3E" w14:textId="77777777" w:rsidR="001210A8" w:rsidRDefault="001210A8" w:rsidP="00DF48A5">
                                  <w:pPr>
                                    <w:pStyle w:val="NoSpacing"/>
                                  </w:pPr>
                                  <w:r>
                                    <w:t>DOBDataQuality</w:t>
                                  </w:r>
                                </w:p>
                                <w:p w14:paraId="478E1B3C" w14:textId="77777777" w:rsidR="001210A8" w:rsidRDefault="001210A8" w:rsidP="00DF48A5">
                                  <w:pPr>
                                    <w:pStyle w:val="NoSpacing"/>
                                  </w:pPr>
                                  <w:r>
                                    <w:t>Gender</w:t>
                                  </w:r>
                                </w:p>
                                <w:p w14:paraId="31B795EE" w14:textId="77777777" w:rsidR="001210A8" w:rsidRDefault="001210A8" w:rsidP="00DF48A5">
                                  <w:pPr>
                                    <w:pStyle w:val="NoSpacing"/>
                                  </w:pPr>
                                  <w:r>
                                    <w:t>Race</w:t>
                                  </w:r>
                                </w:p>
                                <w:p w14:paraId="6AFF89B9" w14:textId="77777777" w:rsidR="001210A8" w:rsidRDefault="001210A8" w:rsidP="00DF48A5">
                                  <w:pPr>
                                    <w:pStyle w:val="NoSpacing"/>
                                  </w:pPr>
                                  <w:r>
                                    <w:t>Ethnicity</w:t>
                                  </w:r>
                                </w:p>
                                <w:p w14:paraId="68537C3C" w14:textId="217B6B95" w:rsidR="001210A8" w:rsidRDefault="001210A8" w:rsidP="00DF48A5">
                                  <w:pPr>
                                    <w:pStyle w:val="NoSpacing"/>
                                  </w:pPr>
                                  <w:r>
                                    <w:t>VeteranStatus</w:t>
                                  </w:r>
                                </w:p>
                                <w:p w14:paraId="673DB4EF" w14:textId="77777777" w:rsidR="001210A8" w:rsidRDefault="001210A8" w:rsidP="00DF48A5">
                                  <w:pPr>
                                    <w:pStyle w:val="NoSpacing"/>
                                  </w:pPr>
                                  <w:r>
                                    <w:t>DateDeleted</w:t>
                                  </w:r>
                                </w:p>
                                <w:p w14:paraId="16DAE988"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1210A8" w:rsidRPr="00C5485D" w:rsidRDefault="001210A8"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1210A8" w:rsidRDefault="001210A8" w:rsidP="00DF48A5">
                                  <w:pPr>
                                    <w:pStyle w:val="NoSpacing"/>
                                  </w:pPr>
                                  <w:r>
                                    <w:t>EnrollmentID</w:t>
                                  </w:r>
                                </w:p>
                                <w:p w14:paraId="3403798E" w14:textId="77777777" w:rsidR="001210A8" w:rsidRDefault="001210A8" w:rsidP="00DF48A5">
                                  <w:pPr>
                                    <w:pStyle w:val="NoSpacing"/>
                                  </w:pPr>
                                  <w:r>
                                    <w:t>PersonalID</w:t>
                                  </w:r>
                                </w:p>
                                <w:p w14:paraId="045AFC21" w14:textId="77777777" w:rsidR="001210A8" w:rsidRDefault="001210A8" w:rsidP="00DF48A5">
                                  <w:pPr>
                                    <w:pStyle w:val="NoSpacing"/>
                                  </w:pPr>
                                  <w:r>
                                    <w:t>ProjectID</w:t>
                                  </w:r>
                                </w:p>
                                <w:p w14:paraId="318732AA" w14:textId="77777777" w:rsidR="001210A8" w:rsidRDefault="001210A8" w:rsidP="00DF48A5">
                                  <w:pPr>
                                    <w:pStyle w:val="NoSpacing"/>
                                  </w:pPr>
                                  <w:r>
                                    <w:t>EntryDate</w:t>
                                  </w:r>
                                </w:p>
                                <w:p w14:paraId="2AAF71D6" w14:textId="77777777" w:rsidR="001210A8" w:rsidRDefault="001210A8" w:rsidP="00DF48A5">
                                  <w:pPr>
                                    <w:pStyle w:val="NoSpacing"/>
                                  </w:pPr>
                                  <w:r>
                                    <w:t>HouseholdID</w:t>
                                  </w:r>
                                </w:p>
                                <w:p w14:paraId="27AEDC8F" w14:textId="77777777" w:rsidR="001210A8" w:rsidRDefault="001210A8" w:rsidP="00DF48A5">
                                  <w:pPr>
                                    <w:pStyle w:val="NoSpacing"/>
                                  </w:pPr>
                                  <w:r>
                                    <w:t>RelationshipToHoH</w:t>
                                  </w:r>
                                </w:p>
                                <w:p w14:paraId="7A502E2A" w14:textId="77777777" w:rsidR="001210A8" w:rsidRDefault="001210A8" w:rsidP="00DF48A5">
                                  <w:pPr>
                                    <w:pStyle w:val="NoSpacing"/>
                                  </w:pPr>
                                  <w:r>
                                    <w:t>LivingSituation</w:t>
                                  </w:r>
                                </w:p>
                                <w:p w14:paraId="710807C0" w14:textId="77777777" w:rsidR="001210A8" w:rsidRDefault="001210A8" w:rsidP="00DF48A5">
                                  <w:pPr>
                                    <w:pStyle w:val="NoSpacing"/>
                                  </w:pPr>
                                  <w:r>
                                    <w:t>LengthOfStay</w:t>
                                  </w:r>
                                </w:p>
                                <w:p w14:paraId="5C1E52C0" w14:textId="77777777" w:rsidR="001210A8" w:rsidRDefault="001210A8" w:rsidP="00DF48A5">
                                  <w:pPr>
                                    <w:pStyle w:val="NoSpacing"/>
                                  </w:pPr>
                                  <w:r>
                                    <w:t xml:space="preserve">PreviousStreetESSH </w:t>
                                  </w:r>
                                </w:p>
                                <w:p w14:paraId="12596F49" w14:textId="77777777" w:rsidR="001210A8" w:rsidRDefault="001210A8" w:rsidP="00DF48A5">
                                  <w:pPr>
                                    <w:pStyle w:val="NoSpacing"/>
                                  </w:pPr>
                                  <w:r>
                                    <w:t xml:space="preserve">DateToStreetESSH </w:t>
                                  </w:r>
                                </w:p>
                                <w:p w14:paraId="0C0F0DB4" w14:textId="77777777" w:rsidR="001210A8" w:rsidRDefault="001210A8" w:rsidP="00DF48A5">
                                  <w:pPr>
                                    <w:pStyle w:val="NoSpacing"/>
                                  </w:pPr>
                                  <w:r>
                                    <w:t xml:space="preserve">TimesHomelessPastThreeYears </w:t>
                                  </w:r>
                                </w:p>
                                <w:p w14:paraId="388D5F20" w14:textId="77777777" w:rsidR="001210A8" w:rsidRDefault="001210A8" w:rsidP="00DF48A5">
                                  <w:pPr>
                                    <w:pStyle w:val="NoSpacing"/>
                                  </w:pPr>
                                  <w:r>
                                    <w:t xml:space="preserve">MonthsHomelessPastThreeYears </w:t>
                                  </w:r>
                                </w:p>
                                <w:p w14:paraId="228712F6" w14:textId="77777777" w:rsidR="001210A8" w:rsidRDefault="001210A8" w:rsidP="00DF48A5">
                                  <w:pPr>
                                    <w:pStyle w:val="NoSpacing"/>
                                  </w:pPr>
                                  <w:r>
                                    <w:t xml:space="preserve">DisablingCondition </w:t>
                                  </w:r>
                                </w:p>
                                <w:p w14:paraId="32EF3405" w14:textId="1475E5C8" w:rsidR="001210A8" w:rsidRDefault="001210A8" w:rsidP="00DF48A5">
                                  <w:pPr>
                                    <w:pStyle w:val="NoSpacing"/>
                                  </w:pPr>
                                  <w:r>
                                    <w:t xml:space="preserve">MoveInDate </w:t>
                                  </w:r>
                                </w:p>
                                <w:p w14:paraId="456B8B22" w14:textId="77777777" w:rsidR="001210A8" w:rsidRDefault="001210A8" w:rsidP="00DF48A5">
                                  <w:pPr>
                                    <w:pStyle w:val="NoSpacing"/>
                                  </w:pPr>
                                  <w:r>
                                    <w:t>DateDeleted</w:t>
                                  </w:r>
                                </w:p>
                                <w:p w14:paraId="09FCE1B5" w14:textId="77777777" w:rsidR="001210A8" w:rsidRDefault="001210A8"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1210A8" w:rsidRPr="00C5485D" w:rsidRDefault="001210A8"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1210A8" w:rsidRDefault="001210A8" w:rsidP="00DF48A5">
                                  <w:pPr>
                                    <w:pStyle w:val="NoSpacing"/>
                                  </w:pPr>
                                  <w:r>
                                    <w:t>EnrollmentID</w:t>
                                  </w:r>
                                </w:p>
                                <w:p w14:paraId="3602C5F3" w14:textId="77777777" w:rsidR="001210A8" w:rsidRDefault="001210A8" w:rsidP="00DF48A5">
                                  <w:pPr>
                                    <w:pStyle w:val="NoSpacing"/>
                                  </w:pPr>
                                  <w:r>
                                    <w:t>InformationDate</w:t>
                                  </w:r>
                                </w:p>
                                <w:p w14:paraId="2370CD07" w14:textId="77777777" w:rsidR="001210A8" w:rsidRDefault="001210A8" w:rsidP="00DF48A5">
                                  <w:pPr>
                                    <w:pStyle w:val="NoSpacing"/>
                                  </w:pPr>
                                  <w:r>
                                    <w:t>DomesticViolenceVictim</w:t>
                                  </w:r>
                                </w:p>
                                <w:p w14:paraId="39763F8A" w14:textId="7BFC5F80" w:rsidR="001210A8" w:rsidRDefault="001210A8" w:rsidP="00DF48A5">
                                  <w:pPr>
                                    <w:pStyle w:val="NoSpacing"/>
                                  </w:pPr>
                                  <w:r>
                                    <w:t>CurrentlyFleeing</w:t>
                                  </w:r>
                                </w:p>
                                <w:p w14:paraId="3F50B89F" w14:textId="77777777" w:rsidR="001210A8" w:rsidRDefault="001210A8" w:rsidP="00DF48A5">
                                  <w:pPr>
                                    <w:pStyle w:val="NoSpacing"/>
                                  </w:pPr>
                                  <w:r>
                                    <w:t>DateDeleted</w:t>
                                  </w:r>
                                </w:p>
                                <w:p w14:paraId="1BE8A411"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1210A8" w:rsidRPr="00C5485D" w:rsidRDefault="001210A8"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1210A8" w:rsidRDefault="001210A8" w:rsidP="00DF48A5">
                                  <w:pPr>
                                    <w:pStyle w:val="NoSpacing"/>
                                  </w:pPr>
                                  <w:r>
                                    <w:t>EnrollmentID</w:t>
                                  </w:r>
                                </w:p>
                                <w:p w14:paraId="2C168257" w14:textId="77777777" w:rsidR="001210A8" w:rsidRDefault="001210A8" w:rsidP="00DF48A5">
                                  <w:pPr>
                                    <w:pStyle w:val="NoSpacing"/>
                                  </w:pPr>
                                  <w:r>
                                    <w:t>DateProvided (BedNightDate)</w:t>
                                  </w:r>
                                </w:p>
                                <w:p w14:paraId="76930FE1" w14:textId="718224D7" w:rsidR="001210A8" w:rsidRDefault="001210A8" w:rsidP="00DF48A5">
                                  <w:pPr>
                                    <w:pStyle w:val="NoSpacing"/>
                                  </w:pPr>
                                  <w:r>
                                    <w:t>RecordType</w:t>
                                  </w:r>
                                </w:p>
                                <w:p w14:paraId="3E032231" w14:textId="77777777" w:rsidR="001210A8" w:rsidRDefault="001210A8" w:rsidP="00DF48A5">
                                  <w:pPr>
                                    <w:pStyle w:val="NoSpacing"/>
                                  </w:pPr>
                                  <w:r>
                                    <w:t>DateDeleted</w:t>
                                  </w:r>
                                </w:p>
                                <w:p w14:paraId="28CC3B13"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1210A8" w:rsidRPr="00C5485D" w:rsidRDefault="001210A8"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1210A8" w:rsidRDefault="001210A8" w:rsidP="00DF48A5">
                                  <w:pPr>
                                    <w:pStyle w:val="NoSpacing"/>
                                  </w:pPr>
                                  <w:r>
                                    <w:t>EnrollmentID</w:t>
                                  </w:r>
                                </w:p>
                                <w:p w14:paraId="5E1209FF" w14:textId="77777777" w:rsidR="001210A8" w:rsidRDefault="001210A8" w:rsidP="00DF48A5">
                                  <w:pPr>
                                    <w:pStyle w:val="NoSpacing"/>
                                  </w:pPr>
                                  <w:r>
                                    <w:t>InformationDate</w:t>
                                  </w:r>
                                </w:p>
                                <w:p w14:paraId="751671DF" w14:textId="0733BFA3" w:rsidR="001210A8" w:rsidRDefault="001210A8" w:rsidP="00DF48A5">
                                  <w:pPr>
                                    <w:pStyle w:val="NoSpacing"/>
                                  </w:pPr>
                                  <w:r>
                                    <w:t>CoCCode</w:t>
                                  </w:r>
                                </w:p>
                                <w:p w14:paraId="5935B41D" w14:textId="77777777" w:rsidR="001210A8" w:rsidRDefault="001210A8" w:rsidP="00DF48A5">
                                  <w:pPr>
                                    <w:pStyle w:val="NoSpacing"/>
                                  </w:pPr>
                                  <w:r>
                                    <w:t>DateDeleted</w:t>
                                  </w:r>
                                </w:p>
                                <w:p w14:paraId="674B77DA"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1210A8" w:rsidRPr="00C5485D" w:rsidRDefault="001210A8"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1210A8" w:rsidRDefault="001210A8" w:rsidP="00DF48A5">
                                  <w:pPr>
                                    <w:pStyle w:val="NoSpacing"/>
                                  </w:pPr>
                                  <w:r>
                                    <w:t>EnrollmentID</w:t>
                                  </w:r>
                                </w:p>
                                <w:p w14:paraId="1FEFD3C8" w14:textId="77777777" w:rsidR="001210A8" w:rsidRDefault="001210A8" w:rsidP="00DF48A5">
                                  <w:pPr>
                                    <w:pStyle w:val="NoSpacing"/>
                                  </w:pPr>
                                  <w:r>
                                    <w:t>ExitDate</w:t>
                                  </w:r>
                                </w:p>
                                <w:p w14:paraId="4E9C4FE9" w14:textId="6D2D955E" w:rsidR="001210A8" w:rsidRDefault="001210A8" w:rsidP="00DF48A5">
                                  <w:pPr>
                                    <w:pStyle w:val="NoSpacing"/>
                                  </w:pPr>
                                  <w:r>
                                    <w:t>Destination</w:t>
                                  </w:r>
                                </w:p>
                                <w:p w14:paraId="0000F77C" w14:textId="77777777" w:rsidR="001210A8" w:rsidRDefault="001210A8" w:rsidP="00DF48A5">
                                  <w:pPr>
                                    <w:pStyle w:val="NoSpacing"/>
                                  </w:pPr>
                                  <w:r>
                                    <w:t>DateDeleted</w:t>
                                  </w:r>
                                </w:p>
                                <w:p w14:paraId="08C81CAE" w14:textId="77777777" w:rsidR="001210A8" w:rsidRDefault="001210A8"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1210A8" w:rsidRDefault="001210A8"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1210A8" w:rsidRDefault="001210A8" w:rsidP="00DF48A5">
                                <w:pPr>
                                  <w:pStyle w:val="NoSpacing"/>
                                </w:pPr>
                                <w:r>
                                  <w:t>ProjectID</w:t>
                                </w:r>
                              </w:p>
                              <w:p w14:paraId="0F61F28C" w14:textId="77777777" w:rsidR="001210A8" w:rsidRDefault="001210A8" w:rsidP="00DF48A5">
                                <w:pPr>
                                  <w:pStyle w:val="NoSpacing"/>
                                </w:pPr>
                                <w:r>
                                  <w:t>CoCCode</w:t>
                                </w:r>
                              </w:p>
                              <w:p w14:paraId="3BA2AE97" w14:textId="334153E6" w:rsidR="001210A8" w:rsidRDefault="001210A8" w:rsidP="00DF48A5">
                                <w:pPr>
                                  <w:pStyle w:val="NoSpacing"/>
                                </w:pPr>
                                <w:r>
                                  <w:t>GeographyType</w:t>
                                </w:r>
                              </w:p>
                              <w:p w14:paraId="64262BEB" w14:textId="77777777" w:rsidR="001210A8" w:rsidRDefault="001210A8" w:rsidP="00DF48A5">
                                <w:pPr>
                                  <w:pStyle w:val="NoSpacing"/>
                                </w:pPr>
                                <w:r>
                                  <w:t>DateDeleted</w:t>
                                </w:r>
                              </w:p>
                              <w:p w14:paraId="6C3C661C"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1210A8" w:rsidRDefault="001210A8"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1210A8" w:rsidRDefault="001210A8" w:rsidP="00DF48A5">
                                <w:pPr>
                                  <w:pStyle w:val="NoSpacing"/>
                                </w:pPr>
                                <w:r>
                                  <w:t>ProjectID</w:t>
                                </w:r>
                              </w:p>
                              <w:p w14:paraId="71C871A6" w14:textId="77777777" w:rsidR="001210A8" w:rsidRDefault="001210A8" w:rsidP="00DF48A5">
                                <w:pPr>
                                  <w:pStyle w:val="NoSpacing"/>
                                </w:pPr>
                                <w:r>
                                  <w:t>OperatingEndDate</w:t>
                                </w:r>
                              </w:p>
                              <w:p w14:paraId="31BCE351" w14:textId="77777777" w:rsidR="001210A8" w:rsidRDefault="001210A8" w:rsidP="00DF48A5">
                                <w:pPr>
                                  <w:pStyle w:val="NoSpacing"/>
                                </w:pPr>
                                <w:r>
                                  <w:t>ContinuumProject</w:t>
                                </w:r>
                              </w:p>
                              <w:p w14:paraId="36697790" w14:textId="77777777" w:rsidR="001210A8" w:rsidRDefault="001210A8" w:rsidP="00DF48A5">
                                <w:pPr>
                                  <w:pStyle w:val="NoSpacing"/>
                                </w:pPr>
                                <w:r>
                                  <w:t>ProjectType</w:t>
                                </w:r>
                              </w:p>
                              <w:p w14:paraId="071CA0B0" w14:textId="63CC9793" w:rsidR="001210A8" w:rsidRDefault="001210A8" w:rsidP="00DF48A5">
                                <w:pPr>
                                  <w:pStyle w:val="NoSpacing"/>
                                </w:pPr>
                                <w:r>
                                  <w:t>TrackingMethod</w:t>
                                </w:r>
                              </w:p>
                              <w:p w14:paraId="3ADFD0B3" w14:textId="404DC3DA" w:rsidR="001210A8" w:rsidRDefault="001210A8"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1210A8" w:rsidRPr="00C5485D" w:rsidRDefault="001210A8"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1210A8" w:rsidRPr="00C5485D" w:rsidRDefault="001210A8"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1210A8" w:rsidRPr="00C5485D" w:rsidRDefault="001210A8"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1210A8" w:rsidRPr="00C5485D" w:rsidRDefault="001210A8"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1210A8" w:rsidRDefault="001210A8" w:rsidP="00DF48A5">
                            <w:pPr>
                              <w:pStyle w:val="NoSpacing"/>
                            </w:pPr>
                            <w:r>
                              <w:t>PersonalID</w:t>
                            </w:r>
                          </w:p>
                          <w:p w14:paraId="1F4F4033" w14:textId="77777777" w:rsidR="001210A8" w:rsidRDefault="001210A8" w:rsidP="00DF48A5">
                            <w:pPr>
                              <w:pStyle w:val="NoSpacing"/>
                            </w:pPr>
                            <w:r>
                              <w:t>SSN</w:t>
                            </w:r>
                          </w:p>
                          <w:p w14:paraId="3E5E9DC6" w14:textId="77777777" w:rsidR="001210A8" w:rsidRDefault="001210A8" w:rsidP="00DF48A5">
                            <w:pPr>
                              <w:pStyle w:val="NoSpacing"/>
                            </w:pPr>
                            <w:proofErr w:type="spellStart"/>
                            <w:r>
                              <w:t>SSNDataQuality</w:t>
                            </w:r>
                            <w:proofErr w:type="spellEnd"/>
                          </w:p>
                          <w:p w14:paraId="4ED78614" w14:textId="77777777" w:rsidR="001210A8" w:rsidRDefault="001210A8" w:rsidP="00DF48A5">
                            <w:pPr>
                              <w:pStyle w:val="NoSpacing"/>
                            </w:pPr>
                            <w:r>
                              <w:t>DOB</w:t>
                            </w:r>
                          </w:p>
                          <w:p w14:paraId="3D3F7C3E" w14:textId="77777777" w:rsidR="001210A8" w:rsidRDefault="001210A8" w:rsidP="00DF48A5">
                            <w:pPr>
                              <w:pStyle w:val="NoSpacing"/>
                            </w:pPr>
                            <w:proofErr w:type="spellStart"/>
                            <w:r>
                              <w:t>DOBDataQuality</w:t>
                            </w:r>
                            <w:proofErr w:type="spellEnd"/>
                          </w:p>
                          <w:p w14:paraId="478E1B3C" w14:textId="77777777" w:rsidR="001210A8" w:rsidRDefault="001210A8" w:rsidP="00DF48A5">
                            <w:pPr>
                              <w:pStyle w:val="NoSpacing"/>
                            </w:pPr>
                            <w:r>
                              <w:t>Gender</w:t>
                            </w:r>
                          </w:p>
                          <w:p w14:paraId="31B795EE" w14:textId="77777777" w:rsidR="001210A8" w:rsidRDefault="001210A8" w:rsidP="00DF48A5">
                            <w:pPr>
                              <w:pStyle w:val="NoSpacing"/>
                            </w:pPr>
                            <w:r>
                              <w:t>Race</w:t>
                            </w:r>
                          </w:p>
                          <w:p w14:paraId="6AFF89B9" w14:textId="77777777" w:rsidR="001210A8" w:rsidRDefault="001210A8" w:rsidP="00DF48A5">
                            <w:pPr>
                              <w:pStyle w:val="NoSpacing"/>
                            </w:pPr>
                            <w:r>
                              <w:t>Ethnicity</w:t>
                            </w:r>
                          </w:p>
                          <w:p w14:paraId="68537C3C" w14:textId="217B6B95" w:rsidR="001210A8" w:rsidRDefault="001210A8" w:rsidP="00DF48A5">
                            <w:pPr>
                              <w:pStyle w:val="NoSpacing"/>
                            </w:pPr>
                            <w:proofErr w:type="spellStart"/>
                            <w:r>
                              <w:t>VeteranStatus</w:t>
                            </w:r>
                            <w:proofErr w:type="spellEnd"/>
                          </w:p>
                          <w:p w14:paraId="673DB4EF" w14:textId="77777777" w:rsidR="001210A8" w:rsidRDefault="001210A8" w:rsidP="00DF48A5">
                            <w:pPr>
                              <w:pStyle w:val="NoSpacing"/>
                            </w:pPr>
                            <w:r>
                              <w:t>DateDeleted</w:t>
                            </w:r>
                          </w:p>
                          <w:p w14:paraId="16DAE988" w14:textId="77777777" w:rsidR="001210A8" w:rsidRDefault="001210A8"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1210A8" w:rsidRPr="00C5485D" w:rsidRDefault="001210A8"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1210A8" w:rsidRDefault="001210A8" w:rsidP="00DF48A5">
                            <w:pPr>
                              <w:pStyle w:val="NoSpacing"/>
                            </w:pPr>
                            <w:r>
                              <w:t>EnrollmentID</w:t>
                            </w:r>
                          </w:p>
                          <w:p w14:paraId="3403798E" w14:textId="77777777" w:rsidR="001210A8" w:rsidRDefault="001210A8" w:rsidP="00DF48A5">
                            <w:pPr>
                              <w:pStyle w:val="NoSpacing"/>
                            </w:pPr>
                            <w:r>
                              <w:t>PersonalID</w:t>
                            </w:r>
                          </w:p>
                          <w:p w14:paraId="045AFC21" w14:textId="77777777" w:rsidR="001210A8" w:rsidRDefault="001210A8" w:rsidP="00DF48A5">
                            <w:pPr>
                              <w:pStyle w:val="NoSpacing"/>
                            </w:pPr>
                            <w:r>
                              <w:t>ProjectID</w:t>
                            </w:r>
                          </w:p>
                          <w:p w14:paraId="318732AA" w14:textId="77777777" w:rsidR="001210A8" w:rsidRDefault="001210A8" w:rsidP="00DF48A5">
                            <w:pPr>
                              <w:pStyle w:val="NoSpacing"/>
                            </w:pPr>
                            <w:r>
                              <w:t>EntryDate</w:t>
                            </w:r>
                          </w:p>
                          <w:p w14:paraId="2AAF71D6" w14:textId="77777777" w:rsidR="001210A8" w:rsidRDefault="001210A8" w:rsidP="00DF48A5">
                            <w:pPr>
                              <w:pStyle w:val="NoSpacing"/>
                            </w:pPr>
                            <w:r>
                              <w:t>HouseholdID</w:t>
                            </w:r>
                          </w:p>
                          <w:p w14:paraId="27AEDC8F" w14:textId="77777777" w:rsidR="001210A8" w:rsidRDefault="001210A8" w:rsidP="00DF48A5">
                            <w:pPr>
                              <w:pStyle w:val="NoSpacing"/>
                            </w:pPr>
                            <w:r>
                              <w:t>RelationshipToHoH</w:t>
                            </w:r>
                          </w:p>
                          <w:p w14:paraId="7A502E2A" w14:textId="77777777" w:rsidR="001210A8" w:rsidRDefault="001210A8" w:rsidP="00DF48A5">
                            <w:pPr>
                              <w:pStyle w:val="NoSpacing"/>
                            </w:pPr>
                            <w:proofErr w:type="spellStart"/>
                            <w:r>
                              <w:t>LivingSituation</w:t>
                            </w:r>
                            <w:proofErr w:type="spellEnd"/>
                          </w:p>
                          <w:p w14:paraId="710807C0" w14:textId="77777777" w:rsidR="001210A8" w:rsidRDefault="001210A8" w:rsidP="00DF48A5">
                            <w:pPr>
                              <w:pStyle w:val="NoSpacing"/>
                            </w:pPr>
                            <w:proofErr w:type="spellStart"/>
                            <w:r>
                              <w:t>LengthOfStay</w:t>
                            </w:r>
                            <w:proofErr w:type="spellEnd"/>
                          </w:p>
                          <w:p w14:paraId="5C1E52C0" w14:textId="77777777" w:rsidR="001210A8" w:rsidRDefault="001210A8" w:rsidP="00DF48A5">
                            <w:pPr>
                              <w:pStyle w:val="NoSpacing"/>
                            </w:pPr>
                            <w:proofErr w:type="spellStart"/>
                            <w:r>
                              <w:t>PreviousStreetESSH</w:t>
                            </w:r>
                            <w:proofErr w:type="spellEnd"/>
                            <w:r>
                              <w:t xml:space="preserve"> </w:t>
                            </w:r>
                          </w:p>
                          <w:p w14:paraId="12596F49" w14:textId="77777777" w:rsidR="001210A8" w:rsidRDefault="001210A8" w:rsidP="00DF48A5">
                            <w:pPr>
                              <w:pStyle w:val="NoSpacing"/>
                            </w:pPr>
                            <w:r>
                              <w:t xml:space="preserve">DateToStreetESSH </w:t>
                            </w:r>
                          </w:p>
                          <w:p w14:paraId="0C0F0DB4" w14:textId="77777777" w:rsidR="001210A8" w:rsidRDefault="001210A8" w:rsidP="00DF48A5">
                            <w:pPr>
                              <w:pStyle w:val="NoSpacing"/>
                            </w:pPr>
                            <w:proofErr w:type="spellStart"/>
                            <w:r>
                              <w:t>TimesHomelessPastThreeYears</w:t>
                            </w:r>
                            <w:proofErr w:type="spellEnd"/>
                            <w:r>
                              <w:t xml:space="preserve"> </w:t>
                            </w:r>
                          </w:p>
                          <w:p w14:paraId="388D5F20" w14:textId="77777777" w:rsidR="001210A8" w:rsidRDefault="001210A8" w:rsidP="00DF48A5">
                            <w:pPr>
                              <w:pStyle w:val="NoSpacing"/>
                            </w:pPr>
                            <w:proofErr w:type="spellStart"/>
                            <w:r>
                              <w:t>MonthsHomelessPastThreeYears</w:t>
                            </w:r>
                            <w:proofErr w:type="spellEnd"/>
                            <w:r>
                              <w:t xml:space="preserve"> </w:t>
                            </w:r>
                          </w:p>
                          <w:p w14:paraId="228712F6" w14:textId="77777777" w:rsidR="001210A8" w:rsidRDefault="001210A8" w:rsidP="00DF48A5">
                            <w:pPr>
                              <w:pStyle w:val="NoSpacing"/>
                            </w:pPr>
                            <w:r>
                              <w:t xml:space="preserve">DisablingCondition </w:t>
                            </w:r>
                          </w:p>
                          <w:p w14:paraId="32EF3405" w14:textId="1475E5C8" w:rsidR="001210A8" w:rsidRDefault="001210A8" w:rsidP="00DF48A5">
                            <w:pPr>
                              <w:pStyle w:val="NoSpacing"/>
                            </w:pPr>
                            <w:r>
                              <w:t xml:space="preserve">MoveInDate </w:t>
                            </w:r>
                          </w:p>
                          <w:p w14:paraId="456B8B22" w14:textId="77777777" w:rsidR="001210A8" w:rsidRDefault="001210A8" w:rsidP="00DF48A5">
                            <w:pPr>
                              <w:pStyle w:val="NoSpacing"/>
                            </w:pPr>
                            <w:r>
                              <w:t>DateDeleted</w:t>
                            </w:r>
                          </w:p>
                          <w:p w14:paraId="09FCE1B5" w14:textId="77777777" w:rsidR="001210A8" w:rsidRDefault="001210A8"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1210A8" w:rsidRPr="00C5485D" w:rsidRDefault="001210A8"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1210A8" w:rsidRDefault="001210A8" w:rsidP="00DF48A5">
                            <w:pPr>
                              <w:pStyle w:val="NoSpacing"/>
                            </w:pPr>
                            <w:r>
                              <w:t>EnrollmentID</w:t>
                            </w:r>
                          </w:p>
                          <w:p w14:paraId="3602C5F3" w14:textId="77777777" w:rsidR="001210A8" w:rsidRDefault="001210A8" w:rsidP="00DF48A5">
                            <w:pPr>
                              <w:pStyle w:val="NoSpacing"/>
                            </w:pPr>
                            <w:r>
                              <w:t>InformationDate</w:t>
                            </w:r>
                          </w:p>
                          <w:p w14:paraId="2370CD07" w14:textId="77777777" w:rsidR="001210A8" w:rsidRDefault="001210A8" w:rsidP="00DF48A5">
                            <w:pPr>
                              <w:pStyle w:val="NoSpacing"/>
                            </w:pPr>
                            <w:proofErr w:type="spellStart"/>
                            <w:r>
                              <w:t>DomesticViolenceVictim</w:t>
                            </w:r>
                            <w:proofErr w:type="spellEnd"/>
                          </w:p>
                          <w:p w14:paraId="39763F8A" w14:textId="7BFC5F80" w:rsidR="001210A8" w:rsidRDefault="001210A8" w:rsidP="00DF48A5">
                            <w:pPr>
                              <w:pStyle w:val="NoSpacing"/>
                            </w:pPr>
                            <w:proofErr w:type="spellStart"/>
                            <w:r>
                              <w:t>CurrentlyFleeing</w:t>
                            </w:r>
                            <w:proofErr w:type="spellEnd"/>
                          </w:p>
                          <w:p w14:paraId="3F50B89F" w14:textId="77777777" w:rsidR="001210A8" w:rsidRDefault="001210A8" w:rsidP="00DF48A5">
                            <w:pPr>
                              <w:pStyle w:val="NoSpacing"/>
                            </w:pPr>
                            <w:r>
                              <w:t>DateDeleted</w:t>
                            </w:r>
                          </w:p>
                          <w:p w14:paraId="1BE8A411" w14:textId="77777777" w:rsidR="001210A8" w:rsidRDefault="001210A8"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1210A8" w:rsidRPr="00C5485D" w:rsidRDefault="001210A8"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1210A8" w:rsidRDefault="001210A8" w:rsidP="00DF48A5">
                            <w:pPr>
                              <w:pStyle w:val="NoSpacing"/>
                            </w:pPr>
                            <w:r>
                              <w:t>EnrollmentID</w:t>
                            </w:r>
                          </w:p>
                          <w:p w14:paraId="2C168257" w14:textId="77777777" w:rsidR="001210A8" w:rsidRDefault="001210A8"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1210A8" w:rsidRDefault="001210A8" w:rsidP="00DF48A5">
                            <w:pPr>
                              <w:pStyle w:val="NoSpacing"/>
                            </w:pPr>
                            <w:proofErr w:type="spellStart"/>
                            <w:r>
                              <w:t>RecordType</w:t>
                            </w:r>
                            <w:proofErr w:type="spellEnd"/>
                          </w:p>
                          <w:p w14:paraId="3E032231" w14:textId="77777777" w:rsidR="001210A8" w:rsidRDefault="001210A8" w:rsidP="00DF48A5">
                            <w:pPr>
                              <w:pStyle w:val="NoSpacing"/>
                            </w:pPr>
                            <w:r>
                              <w:t>DateDeleted</w:t>
                            </w:r>
                          </w:p>
                          <w:p w14:paraId="28CC3B13" w14:textId="77777777" w:rsidR="001210A8" w:rsidRDefault="001210A8"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1210A8" w:rsidRPr="00C5485D" w:rsidRDefault="001210A8"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1210A8" w:rsidRDefault="001210A8" w:rsidP="00DF48A5">
                            <w:pPr>
                              <w:pStyle w:val="NoSpacing"/>
                            </w:pPr>
                            <w:r>
                              <w:t>EnrollmentID</w:t>
                            </w:r>
                          </w:p>
                          <w:p w14:paraId="5E1209FF" w14:textId="77777777" w:rsidR="001210A8" w:rsidRDefault="001210A8" w:rsidP="00DF48A5">
                            <w:pPr>
                              <w:pStyle w:val="NoSpacing"/>
                            </w:pPr>
                            <w:r>
                              <w:t>InformationDate</w:t>
                            </w:r>
                          </w:p>
                          <w:p w14:paraId="751671DF" w14:textId="0733BFA3" w:rsidR="001210A8" w:rsidRDefault="001210A8" w:rsidP="00DF48A5">
                            <w:pPr>
                              <w:pStyle w:val="NoSpacing"/>
                            </w:pPr>
                            <w:r>
                              <w:t>CoCCode</w:t>
                            </w:r>
                          </w:p>
                          <w:p w14:paraId="5935B41D" w14:textId="77777777" w:rsidR="001210A8" w:rsidRDefault="001210A8" w:rsidP="00DF48A5">
                            <w:pPr>
                              <w:pStyle w:val="NoSpacing"/>
                            </w:pPr>
                            <w:r>
                              <w:t>DateDeleted</w:t>
                            </w:r>
                          </w:p>
                          <w:p w14:paraId="674B77DA" w14:textId="77777777" w:rsidR="001210A8" w:rsidRDefault="001210A8"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1210A8" w:rsidRPr="00C5485D" w:rsidRDefault="001210A8"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1210A8" w:rsidRDefault="001210A8" w:rsidP="00DF48A5">
                            <w:pPr>
                              <w:pStyle w:val="NoSpacing"/>
                            </w:pPr>
                            <w:r>
                              <w:t>EnrollmentID</w:t>
                            </w:r>
                          </w:p>
                          <w:p w14:paraId="1FEFD3C8" w14:textId="77777777" w:rsidR="001210A8" w:rsidRDefault="001210A8" w:rsidP="00DF48A5">
                            <w:pPr>
                              <w:pStyle w:val="NoSpacing"/>
                            </w:pPr>
                            <w:r>
                              <w:t>ExitDate</w:t>
                            </w:r>
                          </w:p>
                          <w:p w14:paraId="4E9C4FE9" w14:textId="6D2D955E" w:rsidR="001210A8" w:rsidRDefault="001210A8" w:rsidP="00DF48A5">
                            <w:pPr>
                              <w:pStyle w:val="NoSpacing"/>
                            </w:pPr>
                            <w:r>
                              <w:t>Destination</w:t>
                            </w:r>
                          </w:p>
                          <w:p w14:paraId="0000F77C" w14:textId="77777777" w:rsidR="001210A8" w:rsidRDefault="001210A8" w:rsidP="00DF48A5">
                            <w:pPr>
                              <w:pStyle w:val="NoSpacing"/>
                            </w:pPr>
                            <w:r>
                              <w:t>DateDeleted</w:t>
                            </w:r>
                          </w:p>
                          <w:p w14:paraId="08C81CAE" w14:textId="77777777" w:rsidR="001210A8" w:rsidRDefault="001210A8"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1210A8" w:rsidRDefault="001210A8"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1210A8" w:rsidRDefault="001210A8" w:rsidP="00DF48A5">
                          <w:pPr>
                            <w:pStyle w:val="NoSpacing"/>
                          </w:pPr>
                          <w:r>
                            <w:t>ProjectID</w:t>
                          </w:r>
                        </w:p>
                        <w:p w14:paraId="0F61F28C" w14:textId="77777777" w:rsidR="001210A8" w:rsidRDefault="001210A8" w:rsidP="00DF48A5">
                          <w:pPr>
                            <w:pStyle w:val="NoSpacing"/>
                          </w:pPr>
                          <w:r>
                            <w:t>CoCCode</w:t>
                          </w:r>
                        </w:p>
                        <w:p w14:paraId="3BA2AE97" w14:textId="334153E6" w:rsidR="001210A8" w:rsidRDefault="001210A8" w:rsidP="00DF48A5">
                          <w:pPr>
                            <w:pStyle w:val="NoSpacing"/>
                          </w:pPr>
                          <w:proofErr w:type="spellStart"/>
                          <w:r>
                            <w:t>GeographyType</w:t>
                          </w:r>
                          <w:proofErr w:type="spellEnd"/>
                        </w:p>
                        <w:p w14:paraId="64262BEB" w14:textId="77777777" w:rsidR="001210A8" w:rsidRDefault="001210A8" w:rsidP="00DF48A5">
                          <w:pPr>
                            <w:pStyle w:val="NoSpacing"/>
                          </w:pPr>
                          <w:r>
                            <w:t>DateDeleted</w:t>
                          </w:r>
                        </w:p>
                        <w:p w14:paraId="6C3C661C" w14:textId="77777777" w:rsidR="001210A8" w:rsidRDefault="001210A8"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1210A8" w:rsidRDefault="001210A8"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1210A8" w:rsidRDefault="001210A8" w:rsidP="00DF48A5">
                          <w:pPr>
                            <w:pStyle w:val="NoSpacing"/>
                          </w:pPr>
                          <w:r>
                            <w:t>ProjectID</w:t>
                          </w:r>
                        </w:p>
                        <w:p w14:paraId="71C871A6" w14:textId="77777777" w:rsidR="001210A8" w:rsidRDefault="001210A8" w:rsidP="00DF48A5">
                          <w:pPr>
                            <w:pStyle w:val="NoSpacing"/>
                          </w:pPr>
                          <w:r>
                            <w:t>OperatingEndDate</w:t>
                          </w:r>
                        </w:p>
                        <w:p w14:paraId="31BCE351" w14:textId="77777777" w:rsidR="001210A8" w:rsidRDefault="001210A8" w:rsidP="00DF48A5">
                          <w:pPr>
                            <w:pStyle w:val="NoSpacing"/>
                          </w:pPr>
                          <w:proofErr w:type="spellStart"/>
                          <w:r>
                            <w:t>ContinuumProject</w:t>
                          </w:r>
                          <w:proofErr w:type="spellEnd"/>
                        </w:p>
                        <w:p w14:paraId="36697790" w14:textId="77777777" w:rsidR="001210A8" w:rsidRDefault="001210A8" w:rsidP="00DF48A5">
                          <w:pPr>
                            <w:pStyle w:val="NoSpacing"/>
                          </w:pPr>
                          <w:r>
                            <w:t>ProjectType</w:t>
                          </w:r>
                        </w:p>
                        <w:p w14:paraId="071CA0B0" w14:textId="63CC9793" w:rsidR="001210A8" w:rsidRDefault="001210A8" w:rsidP="00DF48A5">
                          <w:pPr>
                            <w:pStyle w:val="NoSpacing"/>
                          </w:pPr>
                          <w:r>
                            <w:t>TrackingMethod</w:t>
                          </w:r>
                        </w:p>
                        <w:p w14:paraId="3ADFD0B3" w14:textId="404DC3DA" w:rsidR="001210A8" w:rsidRDefault="001210A8"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1210A8" w:rsidRPr="00C5485D" w:rsidRDefault="001210A8"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1210A8" w:rsidRPr="00C5485D" w:rsidRDefault="001210A8"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1210A8" w:rsidRPr="00C5485D" w:rsidRDefault="001210A8"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frequently-used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 xml:space="preserve">age and household type </w:t>
      </w:r>
      <w:r w:rsidR="002B6991">
        <w:t xml:space="preserve"> 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1210A8" w:rsidRDefault="001210A8"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1210A8" w:rsidRDefault="001210A8"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1210A8" w:rsidRDefault="001210A8"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1210A8" w:rsidRDefault="001210A8"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1210A8" w:rsidRDefault="001210A8"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1210A8" w:rsidRDefault="001210A8"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1210A8" w:rsidRDefault="001210A8"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1210A8" w:rsidRDefault="001210A8"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1210A8" w:rsidRDefault="001210A8"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1210A8" w:rsidRDefault="001210A8"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1210A8" w:rsidRDefault="001210A8"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1210A8" w:rsidRDefault="001210A8"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1210A8" w:rsidRDefault="001210A8"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1210A8" w:rsidRDefault="001210A8"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1210A8" w:rsidRDefault="001210A8"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1210A8" w:rsidRDefault="001210A8"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1210A8" w:rsidRDefault="001210A8"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1210A8" w:rsidRDefault="001210A8"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1210A8" w:rsidRDefault="001210A8"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1210A8" w:rsidRDefault="001210A8"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1210A8" w:rsidRDefault="001210A8"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1210A8" w:rsidRDefault="001210A8"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1210A8" w:rsidRDefault="001210A8"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1210A8" w:rsidRDefault="001210A8"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1210A8" w:rsidRDefault="001210A8"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1210A8" w:rsidRDefault="001210A8"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1210A8" w:rsidRDefault="001210A8"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1210A8" w:rsidRDefault="001210A8"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1210A8" w:rsidRDefault="001210A8"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1210A8" w:rsidRDefault="001210A8"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1210A8" w:rsidRDefault="001210A8"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1210A8" w:rsidRDefault="001210A8"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1210A8" w:rsidRDefault="001210A8"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1210A8" w:rsidRDefault="001210A8"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1210A8" w:rsidRDefault="001210A8"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1210A8" w:rsidRDefault="001210A8"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1210A8" w:rsidRDefault="001210A8"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1210A8" w:rsidRDefault="001210A8"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1210A8" w:rsidRDefault="001210A8"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1210A8" w:rsidRDefault="001210A8"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83" w:name="_Report_Parameters"/>
      <w:bookmarkStart w:id="184" w:name="_Report_Parameters_and"/>
      <w:bookmarkStart w:id="185" w:name="_Toc497116396"/>
      <w:bookmarkStart w:id="186" w:name="_Toc498527188"/>
      <w:bookmarkStart w:id="187" w:name="_Toc499543979"/>
      <w:bookmarkStart w:id="188" w:name="_Toc37849746"/>
      <w:bookmarkStart w:id="189" w:name="_Toc38030521"/>
      <w:bookmarkStart w:id="190" w:name="_Toc498527190"/>
      <w:bookmarkEnd w:id="183"/>
      <w:bookmarkEnd w:id="184"/>
      <w:r w:rsidRPr="00107D01">
        <w:lastRenderedPageBreak/>
        <w:t>Report Parameters</w:t>
      </w:r>
      <w:bookmarkEnd w:id="185"/>
      <w:bookmarkEnd w:id="186"/>
      <w:bookmarkEnd w:id="187"/>
      <w:r w:rsidR="00E14C44">
        <w:t xml:space="preserve"> </w:t>
      </w:r>
      <w:r w:rsidR="00D87EAD">
        <w:t xml:space="preserve">and Metadata </w:t>
      </w:r>
      <w:r w:rsidR="00E14928">
        <w:t>(lsa_Report)</w:t>
      </w:r>
      <w:bookmarkEnd w:id="188"/>
      <w:bookmarkEnd w:id="189"/>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1210A8" w:rsidRDefault="001210A8"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1210A8" w:rsidRDefault="001210A8"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1210A8" w:rsidRDefault="001210A8"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1210A8" w:rsidRDefault="001210A8"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1210A8" w:rsidRDefault="001210A8"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1210A8" w:rsidRDefault="001210A8"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91" w:name="_Hlk490711189"/>
      <w:r w:rsidRPr="00A6067F">
        <w:t xml:space="preserve">The HUD-assigned code identifying the continuum for which the </w:t>
      </w:r>
      <w:r w:rsidR="0002698D" w:rsidRPr="00A6067F">
        <w:t>LSA</w:t>
      </w:r>
      <w:r w:rsidRPr="00A6067F">
        <w:t xml:space="preserve"> is being produced</w:t>
      </w:r>
      <w:bookmarkEnd w:id="191"/>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r w:rsidRPr="00B678E4">
        <w:rPr>
          <w:i/>
          <w:iCs/>
        </w:rPr>
        <w:t>ContinuumProject</w:t>
      </w:r>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009B2072">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r w:rsidR="004873DC">
        <w:t xml:space="preserve">. </w:t>
      </w:r>
      <w:r w:rsidRPr="00577A54">
        <w:t>Both of these columns are strings; they may not exceed 50 characters and may not include any of the following: &lt; &gt; [ ] { }.</w:t>
      </w:r>
    </w:p>
    <w:p w14:paraId="4154A76E" w14:textId="77777777" w:rsidR="00E17D6D" w:rsidRPr="009336C4" w:rsidRDefault="00E17D6D" w:rsidP="00E17D6D">
      <w:pPr>
        <w:pStyle w:val="Heading4"/>
      </w:pPr>
      <w:r w:rsidRPr="006A3016">
        <w:t>VendorContact and VendorEmail</w:t>
      </w:r>
    </w:p>
    <w:p w14:paraId="31818923" w14:textId="4002E504" w:rsidR="00E17D6D" w:rsidRPr="00441A5A" w:rsidRDefault="00E17D6D" w:rsidP="00E17D6D">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r w:rsidR="004873DC">
        <w:t xml:space="preserve">. </w:t>
      </w:r>
      <w:r w:rsidRPr="00577A54">
        <w:t>Both of these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192" w:name="_HMIS_Data_Elements"/>
      <w:bookmarkStart w:id="193" w:name="_Toc37849747"/>
      <w:bookmarkStart w:id="194" w:name="_Toc38030522"/>
      <w:bookmarkEnd w:id="190"/>
      <w:bookmarkEnd w:id="192"/>
      <w:r>
        <w:t xml:space="preserve">LSA Reporting Cohorts </w:t>
      </w:r>
      <w:r w:rsidR="00E14928">
        <w:t>and Dates (tlsa_CohortDates)</w:t>
      </w:r>
      <w:bookmarkEnd w:id="193"/>
      <w:bookmarkEnd w:id="194"/>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1210A8" w:rsidRDefault="001210A8"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1210A8" w:rsidRDefault="001210A8"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1210A8" w:rsidRDefault="001210A8"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1210A8" w:rsidRDefault="001210A8"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ES, SH, TH, RRH, or PSH project during three cohort time periods; and</w:t>
      </w:r>
    </w:p>
    <w:p w14:paraId="23C95F05" w14:textId="77777777" w:rsidR="000E55E6" w:rsidRDefault="000E55E6" w:rsidP="000E55E6">
      <w:pPr>
        <w:pStyle w:val="ListParagraph"/>
      </w:pPr>
      <w:r w:rsidRPr="00A6067F">
        <w:t>Were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three year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Data quality reporting is in both LSAReport and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95" w:name="_Toc37849748"/>
      <w:bookmarkStart w:id="196" w:name="_Toc38030523"/>
      <w:r>
        <w:t>HMIS Household Enrollments (tlsa_HHID)</w:t>
      </w:r>
      <w:bookmarkEnd w:id="195"/>
      <w:bookmarkEnd w:id="196"/>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1210A8" w:rsidRDefault="001210A8"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1210A8" w:rsidRDefault="001210A8"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1210A8" w:rsidRDefault="001210A8"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1210A8" w:rsidRDefault="001210A8"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1210A8" w:rsidRDefault="001210A8"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1210A8" w:rsidRDefault="001210A8"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1210A8" w:rsidRDefault="001210A8"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1210A8" w:rsidRDefault="001210A8"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1210A8" w:rsidRDefault="001210A8"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1210A8" w:rsidRDefault="001210A8"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1210A8" w:rsidRDefault="001210A8"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1210A8" w:rsidRDefault="001210A8"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1210A8" w:rsidRDefault="001210A8"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1210A8" w:rsidRDefault="001210A8"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tlsa_HHID or tlsa_Enrollment is a reference to the effective/adjusted exit and move-in dates consistent with the logic in this step.</w:t>
      </w:r>
    </w:p>
    <w:p w14:paraId="19E9FE09" w14:textId="77777777" w:rsidR="00D27CF7" w:rsidRDefault="00D27CF7" w:rsidP="00D27CF7">
      <w:r>
        <w:t>References to 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r w:rsidRPr="00C032F4">
              <w:rPr>
                <w:b/>
              </w:rPr>
              <w:t>LastBednight</w:t>
            </w:r>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lastRenderedPageBreak/>
              <w:t>HHChronic</w:t>
            </w:r>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Identifies households with a disabled HoH or other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40A02722" w:rsidR="00EB1C9F" w:rsidRDefault="00EB1C9F" w:rsidP="0068044F">
      <w:pPr>
        <w:rPr>
          <w:ins w:id="197" w:author="Molly McEvilley" w:date="2020-08-11T17:16:00Z"/>
        </w:rPr>
      </w:pPr>
      <w:ins w:id="198" w:author="Molly McEvilley" w:date="2020-08-11T17:04:00Z">
        <w:r>
          <w:rPr>
            <w:b/>
            <w:bCs/>
          </w:rPr>
          <w:t xml:space="preserve">Unless </w:t>
        </w:r>
      </w:ins>
      <w:ins w:id="199" w:author="Molly McEvilley" w:date="2020-08-11T17:34:00Z">
        <w:r>
          <w:rPr>
            <w:b/>
            <w:bCs/>
          </w:rPr>
          <w:t xml:space="preserve">otherwise </w:t>
        </w:r>
      </w:ins>
      <w:ins w:id="200" w:author="Molly McEvilley" w:date="2020-08-11T17:04:00Z">
        <w:r>
          <w:rPr>
            <w:b/>
            <w:bCs/>
          </w:rPr>
          <w:t xml:space="preserve">specified </w:t>
        </w:r>
      </w:ins>
      <w:ins w:id="201" w:author="Molly McEvilley" w:date="2020-08-11T17:05:00Z">
        <w:r>
          <w:rPr>
            <w:b/>
            <w:bCs/>
          </w:rPr>
          <w:t>by this document, r</w:t>
        </w:r>
      </w:ins>
      <w:commentRangeStart w:id="202"/>
      <w:ins w:id="203" w:author="Molly McEvilley" w:date="2020-08-06T05:31:00Z">
        <w:r w:rsidR="0068044F" w:rsidRPr="00AB297A">
          <w:rPr>
            <w:b/>
            <w:bCs/>
          </w:rPr>
          <w:t>eporting procedures must exclude data which is inconsistent with the HMIS Data Standards and HMIS CSV Specifications</w:t>
        </w:r>
      </w:ins>
      <w:commentRangeEnd w:id="202"/>
      <w:ins w:id="204" w:author="Molly McEvilley" w:date="2020-08-06T05:56:00Z">
        <w:r w:rsidR="0029362C">
          <w:rPr>
            <w:rStyle w:val="CommentReference"/>
          </w:rPr>
          <w:commentReference w:id="202"/>
        </w:r>
      </w:ins>
      <w:ins w:id="205" w:author="Molly McEvilley" w:date="2020-08-06T05:31:00Z">
        <w:r w:rsidR="0068044F" w:rsidRPr="00AB297A">
          <w:rPr>
            <w:b/>
            <w:bCs/>
          </w:rPr>
          <w:t>.</w:t>
        </w:r>
        <w:r w:rsidR="0068044F">
          <w:t xml:space="preserve">  </w:t>
        </w:r>
      </w:ins>
      <w:ins w:id="206" w:author="Molly McEvilley" w:date="2020-08-11T17:32:00Z">
        <w:r>
          <w:t xml:space="preserve">There are defined requirements </w:t>
        </w:r>
      </w:ins>
      <w:ins w:id="207" w:author="Molly McEvilley" w:date="2020-08-11T17:24:00Z">
        <w:r>
          <w:t>for addressing a limited number</w:t>
        </w:r>
      </w:ins>
      <w:ins w:id="208" w:author="Molly McEvilley" w:date="2020-08-06T05:31:00Z">
        <w:r w:rsidR="0068044F">
          <w:t xml:space="preserve"> of data issues</w:t>
        </w:r>
      </w:ins>
      <w:ins w:id="209" w:author="Molly McEvilley" w:date="2020-08-11T17:34:00Z">
        <w:r>
          <w:t xml:space="preserve"> in LSA reporting</w:t>
        </w:r>
      </w:ins>
      <w:ins w:id="210" w:author="Molly McEvilley" w:date="2020-08-11T17:36:00Z">
        <w:r>
          <w:t>; h</w:t>
        </w:r>
      </w:ins>
      <w:ins w:id="211" w:author="Molly McEvilley" w:date="2020-08-11T17:33:00Z">
        <w:r>
          <w:t xml:space="preserve">owever, </w:t>
        </w:r>
      </w:ins>
      <w:ins w:id="212" w:author="Molly McEvilley" w:date="2020-08-11T17:32:00Z">
        <w:r>
          <w:t xml:space="preserve">it is </w:t>
        </w:r>
      </w:ins>
      <w:ins w:id="213" w:author="Molly McEvilley" w:date="2020-08-11T17:34:00Z">
        <w:r>
          <w:t>out</w:t>
        </w:r>
      </w:ins>
      <w:ins w:id="214" w:author="Molly McEvilley" w:date="2020-08-11T17:35:00Z">
        <w:r>
          <w:t xml:space="preserve">side the scope of this document to anticipate every potential inconsistency.  </w:t>
        </w:r>
      </w:ins>
      <w:ins w:id="215" w:author="Molly McEvilley" w:date="2020-08-06T05:31:00Z">
        <w:r w:rsidR="0068044F">
          <w:t xml:space="preserve">In systems that – for whatever reason – allow users to create records that do not meet </w:t>
        </w:r>
      </w:ins>
      <w:ins w:id="216" w:author="Molly McEvilley" w:date="2020-08-11T17:40:00Z">
        <w:r>
          <w:t>requirements</w:t>
        </w:r>
      </w:ins>
      <w:ins w:id="217" w:author="Molly McEvilley" w:date="2020-08-06T05:31:00Z">
        <w:r w:rsidR="0068044F">
          <w:t xml:space="preserve"> defined for HMIS data, </w:t>
        </w:r>
      </w:ins>
      <w:ins w:id="218" w:author="Molly McEvilley" w:date="2020-08-11T17:36:00Z">
        <w:r>
          <w:t xml:space="preserve">it is the responsibility of the vendor to </w:t>
        </w:r>
      </w:ins>
      <w:ins w:id="219" w:author="Molly McEvilley" w:date="2020-08-11T17:37:00Z">
        <w:r>
          <w:t xml:space="preserve">be aware of these exceptions and exclude </w:t>
        </w:r>
      </w:ins>
      <w:ins w:id="220" w:author="Molly McEvilley" w:date="2020-08-11T17:38:00Z">
        <w:r>
          <w:t>the</w:t>
        </w:r>
      </w:ins>
      <w:ins w:id="221" w:author="Molly McEvilley" w:date="2020-08-11T17:36:00Z">
        <w:r>
          <w:t xml:space="preserve"> records</w:t>
        </w:r>
      </w:ins>
      <w:ins w:id="222" w:author="Molly McEvilley" w:date="2020-08-11T17:38:00Z">
        <w:r>
          <w:t xml:space="preserve"> from LSA reporting</w:t>
        </w:r>
      </w:ins>
      <w:ins w:id="223" w:author="Molly McEvilley" w:date="2020-08-11T17:36:00Z">
        <w:r>
          <w:t>.</w:t>
        </w:r>
      </w:ins>
      <w:ins w:id="224" w:author="Molly McEvilley" w:date="2020-08-06T05:31:00Z">
        <w:r w:rsidR="0068044F">
          <w:t xml:space="preserve">  </w:t>
        </w:r>
      </w:ins>
    </w:p>
    <w:p w14:paraId="2B80AA2A" w14:textId="60B7F7FF" w:rsidR="0068044F" w:rsidRDefault="00EB1C9F" w:rsidP="00EB1C9F">
      <w:pPr>
        <w:pStyle w:val="ListParagraph"/>
        <w:numPr>
          <w:ilvl w:val="0"/>
          <w:numId w:val="77"/>
        </w:numPr>
        <w:rPr>
          <w:ins w:id="225" w:author="Molly McEvilley" w:date="2020-08-06T05:31:00Z"/>
        </w:rPr>
      </w:pPr>
      <w:ins w:id="226" w:author="Molly McEvilley" w:date="2020-08-11T17:12:00Z">
        <w:r>
          <w:t xml:space="preserve">For example, records of </w:t>
        </w:r>
      </w:ins>
      <w:ins w:id="227" w:author="Molly McEvilley" w:date="2020-08-11T17:07:00Z">
        <w:r w:rsidRPr="00EB1C9F">
          <w:rPr>
            <w:i/>
            <w:iCs/>
          </w:rPr>
          <w:t>4.14 Bed-</w:t>
        </w:r>
      </w:ins>
      <w:ins w:id="228" w:author="Molly McEvilley" w:date="2020-08-11T17:08:00Z">
        <w:r w:rsidRPr="00EB1C9F">
          <w:rPr>
            <w:i/>
            <w:iCs/>
          </w:rPr>
          <w:t>night Date</w:t>
        </w:r>
        <w:r>
          <w:t xml:space="preserve"> </w:t>
        </w:r>
      </w:ins>
      <w:ins w:id="229" w:author="Molly McEvilley" w:date="2020-08-11T17:13:00Z">
        <w:r>
          <w:t xml:space="preserve">must </w:t>
        </w:r>
      </w:ins>
      <w:ins w:id="230" w:author="Molly McEvilley" w:date="2020-08-11T17:39:00Z">
        <w:r>
          <w:t>occur within the date range of</w:t>
        </w:r>
      </w:ins>
      <w:ins w:id="231" w:author="Molly McEvilley" w:date="2020-08-11T17:14:00Z">
        <w:r>
          <w:t xml:space="preserve"> the </w:t>
        </w:r>
      </w:ins>
      <w:ins w:id="232" w:author="Molly McEvilley" w:date="2020-08-11T17:13:00Z">
        <w:r>
          <w:t xml:space="preserve">associated </w:t>
        </w:r>
      </w:ins>
      <w:ins w:id="233" w:author="Molly McEvilley" w:date="2020-08-11T17:14:00Z">
        <w:r>
          <w:t xml:space="preserve">enrollment.  </w:t>
        </w:r>
      </w:ins>
      <w:ins w:id="234" w:author="Molly McEvilley" w:date="2020-08-11T17:28:00Z">
        <w:r>
          <w:t xml:space="preserve">If an HMIS application </w:t>
        </w:r>
      </w:ins>
      <w:ins w:id="235" w:author="Molly McEvilley" w:date="2020-08-11T17:14:00Z">
        <w:r>
          <w:t>allow</w:t>
        </w:r>
      </w:ins>
      <w:ins w:id="236" w:author="Molly McEvilley" w:date="2020-08-11T17:28:00Z">
        <w:r>
          <w:t xml:space="preserve">s </w:t>
        </w:r>
      </w:ins>
      <w:ins w:id="237" w:author="Molly McEvilley" w:date="2020-08-11T17:14:00Z">
        <w:r>
          <w:t xml:space="preserve">users to </w:t>
        </w:r>
      </w:ins>
      <w:ins w:id="238" w:author="Molly McEvilley" w:date="2020-08-11T17:15:00Z">
        <w:r>
          <w:t xml:space="preserve">enter bed-night dates that fall outside of the date range of the enrollment, reporting procedures must exclude </w:t>
        </w:r>
      </w:ins>
      <w:ins w:id="239" w:author="Molly McEvilley" w:date="2020-08-11T17:41:00Z">
        <w:r>
          <w:t>them</w:t>
        </w:r>
      </w:ins>
      <w:ins w:id="240" w:author="Molly McEvilley" w:date="2020-08-11T17:16:00Z">
        <w:r>
          <w:t xml:space="preserve"> from LSA reporting</w:t>
        </w:r>
      </w:ins>
      <w:ins w:id="241" w:author="Molly McEvilley" w:date="2020-08-11T17:13:00Z">
        <w:r>
          <w:t xml:space="preserve">.  </w:t>
        </w:r>
      </w:ins>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including bed nights in systems that allow users to create a record of a bednight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A count of enrollments with &lt;&gt; 1 HoH will be included in LSAReport.</w:t>
      </w:r>
      <w:r w:rsidRPr="008F2C7B">
        <w:rPr>
          <w:b/>
          <w:bCs/>
        </w:rPr>
        <w:t>NotOneHoH</w:t>
      </w:r>
      <w:r>
        <w:t>.</w:t>
      </w:r>
    </w:p>
    <w:p w14:paraId="52F33205" w14:textId="77777777" w:rsidR="00C3527B" w:rsidRDefault="00C3527B" w:rsidP="0030608E">
      <w:pPr>
        <w:pStyle w:val="ListParagraph"/>
        <w:numPr>
          <w:ilvl w:val="0"/>
          <w:numId w:val="30"/>
        </w:numPr>
      </w:pPr>
      <w:r>
        <w:t xml:space="preserve">CoCs may upload LSA file sets where </w:t>
      </w:r>
      <w:r w:rsidRPr="008F2C7B">
        <w:rPr>
          <w:b/>
          <w:bCs/>
        </w:rPr>
        <w:t>NotOneHoH</w:t>
      </w:r>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42"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242"/>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r>
        <w:t>Project.</w:t>
      </w:r>
      <w:r w:rsidRPr="00B02074">
        <w:rPr>
          <w:i/>
          <w:iCs/>
        </w:rPr>
        <w:t>ProjectType</w:t>
      </w:r>
      <w:r>
        <w:t xml:space="preserve"> in (2,3,8,13) or (Project.</w:t>
      </w:r>
      <w:r w:rsidRPr="00A965E2">
        <w:rPr>
          <w:i/>
          <w:iCs/>
        </w:rPr>
        <w:t>ProjectType</w:t>
      </w:r>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r>
        <w:t>Project.</w:t>
      </w:r>
      <w:r>
        <w:rPr>
          <w:i/>
          <w:iCs/>
        </w:rPr>
        <w:t xml:space="preserve">ContinuumProject </w:t>
      </w:r>
      <w:r>
        <w:t>= 1</w:t>
      </w:r>
    </w:p>
    <w:p w14:paraId="1D3242C8" w14:textId="7FBE0F41" w:rsidR="00D27CF7" w:rsidRDefault="00D27CF7" w:rsidP="0030608E">
      <w:pPr>
        <w:pStyle w:val="ListParagraph"/>
        <w:numPr>
          <w:ilvl w:val="0"/>
          <w:numId w:val="32"/>
        </w:numPr>
      </w:pPr>
      <w:r>
        <w:t>Project.</w:t>
      </w:r>
      <w:r>
        <w:rPr>
          <w:i/>
          <w:iCs/>
        </w:rPr>
        <w:t xml:space="preserve">OperatingEndDate </w:t>
      </w:r>
      <w:r>
        <w:t xml:space="preserve">&gt;= 10/1/2012 or is </w:t>
      </w:r>
      <w:r w:rsidR="00143E83">
        <w:t>NULL</w:t>
      </w:r>
    </w:p>
    <w:p w14:paraId="2C38C4B4" w14:textId="77777777" w:rsidR="00D27CF7" w:rsidRDefault="00D27CF7" w:rsidP="0030608E">
      <w:pPr>
        <w:pStyle w:val="ListParagraph"/>
        <w:numPr>
          <w:ilvl w:val="0"/>
          <w:numId w:val="32"/>
        </w:numPr>
      </w:pPr>
      <w:r w:rsidRPr="002F0D32">
        <w:t>Enrollment.</w:t>
      </w:r>
      <w:r w:rsidRPr="00B02074">
        <w:rPr>
          <w:i/>
          <w:iCs/>
        </w:rPr>
        <w:t xml:space="preserve">RelationshipToHoH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r w:rsidRPr="002F0D32">
        <w:lastRenderedPageBreak/>
        <w:t>Enrollment.</w:t>
      </w:r>
      <w:r w:rsidRPr="003D6740">
        <w:rPr>
          <w:i/>
          <w:iCs/>
        </w:rPr>
        <w:t>EntryDate</w:t>
      </w:r>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r w:rsidRPr="002F0D32">
        <w:t>Enrollment.</w:t>
      </w:r>
      <w:r w:rsidRPr="002F0D32">
        <w:rPr>
          <w:i/>
        </w:rPr>
        <w:t>EntryDate</w:t>
      </w:r>
      <w:r w:rsidRPr="002F0D32">
        <w:t xml:space="preserve"> &lt; </w:t>
      </w:r>
      <w:r w:rsidRPr="002F0D32">
        <w:rPr>
          <w:u w:val="single"/>
        </w:rPr>
        <w:t>Project.</w:t>
      </w:r>
      <w:r w:rsidRPr="002F0D32">
        <w:rPr>
          <w:i/>
          <w:iCs/>
          <w:u w:val="single"/>
        </w:rPr>
        <w:t>OperatingEndDate</w:t>
      </w:r>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r>
        <w:t>Exit.</w:t>
      </w:r>
      <w:r w:rsidRPr="00CF43CA">
        <w:rPr>
          <w:i/>
          <w:iCs/>
        </w:rPr>
        <w:t>ExitDate</w:t>
      </w:r>
      <w:r>
        <w:t xml:space="preserve"> is </w:t>
      </w:r>
      <w:r w:rsidR="00143E83">
        <w:t>NULL</w:t>
      </w:r>
      <w:r>
        <w:t xml:space="preserve"> or </w:t>
      </w:r>
      <w:r w:rsidR="00F7087B">
        <w:t>(</w:t>
      </w:r>
      <w:r>
        <w:t>Exit</w:t>
      </w:r>
      <w:r w:rsidRPr="00CF43CA">
        <w:rPr>
          <w:i/>
          <w:iCs/>
        </w:rPr>
        <w:t>.ExitDate</w:t>
      </w:r>
      <w:r>
        <w:t xml:space="preserve"> &gt;= </w:t>
      </w:r>
      <w:r w:rsidRPr="00CF43CA">
        <w:rPr>
          <w:u w:val="single"/>
        </w:rPr>
        <w:t>10/1/2012’</w:t>
      </w:r>
      <w:r>
        <w:t xml:space="preserve"> and Exit</w:t>
      </w:r>
      <w:r w:rsidRPr="00CF43CA">
        <w:rPr>
          <w:i/>
          <w:iCs/>
        </w:rPr>
        <w:t>.</w:t>
      </w:r>
      <w:r w:rsidRPr="00F7087B">
        <w:rPr>
          <w:i/>
          <w:iCs/>
        </w:rPr>
        <w:t>ExitDate</w:t>
      </w:r>
      <w:r>
        <w:t xml:space="preserve"> &gt; Enrollment</w:t>
      </w:r>
      <w:r w:rsidRPr="002F0D32">
        <w:t>.</w:t>
      </w:r>
      <w:r w:rsidRPr="00CF43CA">
        <w:rPr>
          <w:i/>
          <w:iCs/>
        </w:rPr>
        <w:t>EntryDate</w:t>
      </w:r>
      <w:r w:rsidR="00F7087B">
        <w:t>)</w:t>
      </w:r>
    </w:p>
    <w:p w14:paraId="19D5E4D3" w14:textId="77777777" w:rsidR="00D27CF7" w:rsidRPr="003D6740" w:rsidRDefault="00D27CF7" w:rsidP="0030608E">
      <w:pPr>
        <w:pStyle w:val="ListParagraph"/>
        <w:numPr>
          <w:ilvl w:val="0"/>
          <w:numId w:val="32"/>
        </w:numPr>
        <w:rPr>
          <w:u w:val="single"/>
        </w:rPr>
      </w:pPr>
      <w:r>
        <w:t xml:space="preserve">There is an </w:t>
      </w:r>
      <w:r w:rsidRPr="002F0D32">
        <w:t>EnrollmentCoC</w:t>
      </w:r>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If Project.</w:t>
      </w:r>
      <w:r w:rsidRPr="002F0D32">
        <w:rPr>
          <w:i/>
          <w:iCs/>
        </w:rPr>
        <w:t>ProjectType</w:t>
      </w:r>
      <w:r>
        <w:t xml:space="preserve"> = 1 and Project.</w:t>
      </w:r>
      <w:r w:rsidRPr="005F4836">
        <w:rPr>
          <w:bCs/>
          <w:i/>
          <w:iCs/>
        </w:rPr>
        <w:t>TrackingMethod</w:t>
      </w:r>
      <w:r w:rsidRPr="00A6067F">
        <w:t xml:space="preserve"> = 3, there is at least one </w:t>
      </w:r>
      <w:r w:rsidR="003C4035" w:rsidRPr="003C4035">
        <w:rPr>
          <w:i/>
        </w:rPr>
        <w:t>BedNightDate</w:t>
      </w:r>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Where Project.</w:t>
      </w:r>
      <w:r w:rsidRPr="008F2C7B">
        <w:rPr>
          <w:i/>
          <w:iCs/>
        </w:rPr>
        <w:t>ProjectType</w:t>
      </w:r>
      <w:r>
        <w:t xml:space="preserve"> = 1 and Project.</w:t>
      </w:r>
      <w:r w:rsidRPr="002F0D32">
        <w:rPr>
          <w:i/>
          <w:iCs/>
        </w:rPr>
        <w:t>TrackingMethod</w:t>
      </w:r>
      <w:r>
        <w:t xml:space="preserve"> = 3, </w:t>
      </w:r>
      <w:r w:rsidRPr="002F0D32">
        <w:rPr>
          <w:b/>
          <w:bCs/>
        </w:rPr>
        <w:t>LastBedNight</w:t>
      </w:r>
      <w:r>
        <w:t xml:space="preserve"> refers to the most recent record (Services.</w:t>
      </w:r>
      <w:r w:rsidRPr="00A10662">
        <w:rPr>
          <w:i/>
          <w:iCs/>
        </w:rPr>
        <w:t>RecordType</w:t>
      </w:r>
      <w:r>
        <w:t xml:space="preserve"> = 200) of a bed night associated with the head of household’s enrollment where:</w:t>
      </w:r>
    </w:p>
    <w:p w14:paraId="5B504500" w14:textId="77777777" w:rsidR="00D27CF7" w:rsidRDefault="00D27CF7" w:rsidP="0030608E">
      <w:pPr>
        <w:pStyle w:val="ListParagraph"/>
        <w:numPr>
          <w:ilvl w:val="0"/>
          <w:numId w:val="33"/>
        </w:numPr>
      </w:pPr>
      <w:r w:rsidRPr="002F0D32">
        <w:rPr>
          <w:i/>
          <w:iCs/>
        </w:rPr>
        <w:t>DateProvided</w:t>
      </w:r>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r w:rsidRPr="002F0D32">
        <w:rPr>
          <w:i/>
          <w:iCs/>
        </w:rPr>
        <w:t>DateProvided</w:t>
      </w:r>
      <w:r>
        <w:t xml:space="preserve"> &gt;= Enrollment.</w:t>
      </w:r>
      <w:r w:rsidRPr="002F0D32">
        <w:rPr>
          <w:i/>
          <w:iCs/>
        </w:rPr>
        <w:t>EntryDate</w:t>
      </w:r>
      <w:r w:rsidRPr="002F0D32">
        <w:t>; and</w:t>
      </w:r>
    </w:p>
    <w:p w14:paraId="47CB62DB" w14:textId="5D8963CA" w:rsidR="00D27CF7" w:rsidRPr="002F0D32" w:rsidRDefault="00D27CF7" w:rsidP="0030608E">
      <w:pPr>
        <w:pStyle w:val="ListParagraph"/>
        <w:numPr>
          <w:ilvl w:val="0"/>
          <w:numId w:val="33"/>
        </w:numPr>
      </w:pPr>
      <w:r w:rsidRPr="002F0D32">
        <w:rPr>
          <w:i/>
          <w:iCs/>
        </w:rPr>
        <w:t>DateProvided</w:t>
      </w:r>
      <w:r>
        <w:t xml:space="preserve"> &lt; Exit.</w:t>
      </w:r>
      <w:r w:rsidRPr="002F0D32">
        <w:rPr>
          <w:i/>
          <w:iCs/>
        </w:rPr>
        <w:t>ExitDate</w:t>
      </w:r>
      <w:r>
        <w:t xml:space="preserve"> or Exit.</w:t>
      </w:r>
      <w:r w:rsidRPr="002F0D32">
        <w:rPr>
          <w:i/>
          <w:iCs/>
        </w:rPr>
        <w:t>ExitDate</w:t>
      </w:r>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r w:rsidRPr="002F0D32">
        <w:rPr>
          <w:i/>
          <w:iCs/>
        </w:rPr>
        <w:t>DateProvided</w:t>
      </w:r>
      <w:r>
        <w:t xml:space="preserve"> &lt;= Project.</w:t>
      </w:r>
      <w:r w:rsidRPr="002F0D32">
        <w:rPr>
          <w:i/>
          <w:iCs/>
        </w:rPr>
        <w:t>OperatingEndDate</w:t>
      </w:r>
      <w:r>
        <w:t xml:space="preserve"> or Project.</w:t>
      </w:r>
      <w:r w:rsidRPr="002F0D32">
        <w:rPr>
          <w:i/>
          <w:iCs/>
        </w:rPr>
        <w:t>OperatingEndDate</w:t>
      </w:r>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the tlsa_HHID.</w:t>
      </w:r>
      <w:r w:rsidRPr="001A2AE2">
        <w:rPr>
          <w:b/>
          <w:bCs/>
        </w:rPr>
        <w:t>ExitDate</w:t>
      </w:r>
      <w:r>
        <w:t xml:space="preserve"> should be </w:t>
      </w:r>
      <w:r w:rsidR="00143E83">
        <w:t>NULL</w:t>
      </w:r>
      <w:r>
        <w:t xml:space="preserve"> unless one of the conditions below apply</w:t>
      </w:r>
      <w:r w:rsidR="004873DC">
        <w:t xml:space="preserve">. </w:t>
      </w:r>
    </w:p>
    <w:p w14:paraId="7ED44A97" w14:textId="631970C4"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[LastBednight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night;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LastBedNight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r w:rsidRPr="002F0D32">
              <w:rPr>
                <w:b/>
              </w:rPr>
              <w:t>LastBednight</w:t>
            </w:r>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r w:rsidRPr="002F0D32">
              <w:rPr>
                <w:b/>
              </w:rPr>
              <w:t>LastBednight</w:t>
            </w:r>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r w:rsidRPr="002F0D32">
              <w:lastRenderedPageBreak/>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r w:rsidRPr="002F0D32">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243" w:name="_ExitDest"/>
      <w:bookmarkEnd w:id="243"/>
      <w:r>
        <w:t>ExitDest</w:t>
      </w:r>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If tlsa_HHID.</w:t>
      </w:r>
      <w:r w:rsidRPr="008467F8">
        <w:rPr>
          <w:b/>
          <w:bCs/>
        </w:rPr>
        <w:t>ExitDate</w:t>
      </w:r>
      <w:r>
        <w:t xml:space="preserve"> is null, </w:t>
      </w:r>
      <w:r w:rsidRPr="008467F8">
        <w:rPr>
          <w:b/>
          <w:bCs/>
        </w:rPr>
        <w:t>ExitDest</w:t>
      </w:r>
      <w:r>
        <w:t xml:space="preserve"> = null</w:t>
      </w:r>
    </w:p>
    <w:p w14:paraId="126C548C" w14:textId="31D819AF" w:rsidR="008467F8" w:rsidRDefault="00E234A9" w:rsidP="00006A41">
      <w:pPr>
        <w:pStyle w:val="ListParagraph"/>
      </w:pPr>
      <w:r>
        <w:t>If tlsa_HHID.</w:t>
      </w:r>
      <w:r w:rsidRPr="008467F8">
        <w:rPr>
          <w:b/>
          <w:bCs/>
        </w:rPr>
        <w:t>ExitDate</w:t>
      </w:r>
      <w:r>
        <w:t xml:space="preserve"> &lt;&gt; hmis_Exit.</w:t>
      </w:r>
      <w:r w:rsidRPr="008467F8">
        <w:rPr>
          <w:i/>
          <w:iCs/>
        </w:rPr>
        <w:t>ExitDate</w:t>
      </w:r>
      <w:r>
        <w:t xml:space="preserve">, </w:t>
      </w:r>
      <w:r w:rsidR="008467F8" w:rsidRPr="008467F8">
        <w:rPr>
          <w:b/>
          <w:bCs/>
        </w:rPr>
        <w:t>ExitDest</w:t>
      </w:r>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r w:rsidR="008467F8">
        <w:rPr>
          <w:b/>
          <w:bCs/>
        </w:rPr>
        <w:t>ExitDest</w:t>
      </w:r>
      <w:r w:rsidRPr="00445256">
        <w:t xml:space="preserve"> based on hmis_Exit.</w:t>
      </w:r>
      <w:r w:rsidRPr="0062343A">
        <w:rPr>
          <w:i/>
          <w:iCs/>
        </w:rPr>
        <w:t>Destination</w:t>
      </w:r>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Safe Haven</w:t>
            </w:r>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244" w:name="_HMIS_Data_Requirements"/>
      <w:bookmarkStart w:id="245" w:name="_Toc37849749"/>
      <w:bookmarkStart w:id="246" w:name="_Toc38030524"/>
      <w:bookmarkEnd w:id="244"/>
      <w:r>
        <w:t>HMIS Client Enrollments</w:t>
      </w:r>
      <w:r w:rsidR="00B054F4">
        <w:t xml:space="preserve"> (tlsa_Enrollment)</w:t>
      </w:r>
      <w:bookmarkEnd w:id="245"/>
      <w:bookmarkEnd w:id="246"/>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1210A8" w:rsidRDefault="001210A8"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1210A8" w:rsidRDefault="001210A8"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1210A8" w:rsidRDefault="001210A8"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1210A8" w:rsidRDefault="001210A8"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1210A8" w:rsidRDefault="001210A8"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1210A8" w:rsidRDefault="001210A8"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1210A8" w:rsidRDefault="001210A8"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1210A8" w:rsidRDefault="001210A8"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1210A8" w:rsidRDefault="001210A8"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1210A8" w:rsidRDefault="001210A8"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1210A8" w:rsidRDefault="001210A8"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1210A8" w:rsidRDefault="001210A8"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1210A8" w:rsidRDefault="001210A8"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1210A8" w:rsidRDefault="001210A8"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r>
              <w:t>DomesticViolenceVictim</w:t>
            </w:r>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r>
              <w:rPr>
                <w:rFonts w:cstheme="minorHAnsi"/>
              </w:rPr>
              <w:t>tlsa_HHID</w:t>
            </w:r>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r>
              <w:rPr>
                <w:b/>
              </w:rPr>
              <w:lastRenderedPageBreak/>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r w:rsidRPr="002F0D32">
        <w:t>Enrollment.</w:t>
      </w:r>
      <w:r w:rsidRPr="002F0D32">
        <w:rPr>
          <w:i/>
          <w:iCs/>
        </w:rPr>
        <w:t xml:space="preserve">RelationshipToHoH </w:t>
      </w:r>
      <w:r>
        <w:t>in (1,2,3,4,5)</w:t>
      </w:r>
    </w:p>
    <w:p w14:paraId="19D90D34" w14:textId="230A9080" w:rsidR="00C3527B" w:rsidRDefault="00C3527B" w:rsidP="0030608E">
      <w:pPr>
        <w:pStyle w:val="ListParagraph"/>
        <w:numPr>
          <w:ilvl w:val="0"/>
          <w:numId w:val="32"/>
        </w:numPr>
      </w:pPr>
      <w:r w:rsidRPr="002F0D32">
        <w:t>Enrollment.</w:t>
      </w:r>
      <w:r w:rsidRPr="002F0D32">
        <w:rPr>
          <w:i/>
          <w:iCs/>
        </w:rPr>
        <w:t>EntryDate</w:t>
      </w:r>
      <w:r>
        <w:t xml:space="preserve"> between </w:t>
      </w:r>
      <w:r w:rsidRPr="002F0D32">
        <w:t>HHID.</w:t>
      </w:r>
      <w:r w:rsidRPr="008705FF">
        <w:rPr>
          <w:b/>
          <w:bCs/>
        </w:rPr>
        <w:t>EntryDate</w:t>
      </w:r>
      <w:r>
        <w:rPr>
          <w:i/>
          <w:iCs/>
        </w:rPr>
        <w:t xml:space="preserve"> </w:t>
      </w:r>
      <w:r>
        <w:t>and the first non-</w:t>
      </w:r>
      <w:r w:rsidR="00143E83">
        <w:t>NULL</w:t>
      </w:r>
      <w:r>
        <w:t xml:space="preserve"> of HHID.</w:t>
      </w:r>
      <w:r w:rsidRPr="008705FF">
        <w:rPr>
          <w:b/>
          <w:bCs/>
        </w:rPr>
        <w:t>ExitDate</w:t>
      </w:r>
      <w:r>
        <w:t xml:space="preserve"> and </w:t>
      </w:r>
      <w:r w:rsidRPr="00146368">
        <w:rPr>
          <w:u w:val="single"/>
        </w:rPr>
        <w:t>ReportEnd</w:t>
      </w:r>
      <w:r>
        <w:t xml:space="preserve"> </w:t>
      </w:r>
      <w:r w:rsidRPr="002F0D32">
        <w:t xml:space="preserve"> </w:t>
      </w:r>
    </w:p>
    <w:p w14:paraId="36DC52A4" w14:textId="72C1FEBA" w:rsidR="00C3527B" w:rsidRPr="002F0D32" w:rsidRDefault="00C3527B" w:rsidP="0030608E">
      <w:pPr>
        <w:pStyle w:val="ListParagraph"/>
        <w:numPr>
          <w:ilvl w:val="0"/>
          <w:numId w:val="32"/>
        </w:numPr>
        <w:rPr>
          <w:u w:val="single"/>
        </w:rPr>
      </w:pPr>
      <w:r>
        <w:t>Exit.</w:t>
      </w:r>
      <w:r w:rsidRPr="002F0D32">
        <w:rPr>
          <w:i/>
          <w:iCs/>
        </w:rPr>
        <w:t>ExitDate</w:t>
      </w:r>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r w:rsidRPr="007B5290">
        <w:t>Exit</w:t>
      </w:r>
      <w:r w:rsidRPr="002A3591">
        <w:rPr>
          <w:i/>
          <w:iCs/>
        </w:rPr>
        <w:t>.</w:t>
      </w:r>
      <w:r w:rsidRPr="008705FF">
        <w:rPr>
          <w:i/>
          <w:iCs/>
        </w:rPr>
        <w:t>ExitDate</w:t>
      </w:r>
      <w:r w:rsidRPr="008705FF">
        <w:t xml:space="preserve"> &gt;= 10/1/2012</w:t>
      </w:r>
      <w:r w:rsidRPr="007B5290">
        <w:t>;</w:t>
      </w:r>
      <w:r w:rsidRPr="002A3591">
        <w:t xml:space="preserve"> and </w:t>
      </w:r>
    </w:p>
    <w:p w14:paraId="6EDCFBE1" w14:textId="701E6FA9" w:rsidR="00C3527B" w:rsidRPr="002F0D32" w:rsidRDefault="00C3527B" w:rsidP="0030608E">
      <w:pPr>
        <w:pStyle w:val="ListParagraph"/>
        <w:numPr>
          <w:ilvl w:val="1"/>
          <w:numId w:val="32"/>
        </w:numPr>
        <w:rPr>
          <w:u w:val="single"/>
        </w:rPr>
      </w:pPr>
      <w:r>
        <w:t>Exit</w:t>
      </w:r>
      <w:r>
        <w:rPr>
          <w:i/>
          <w:iCs/>
        </w:rPr>
        <w:t>.</w:t>
      </w:r>
      <w:r w:rsidRPr="002F0D32">
        <w:rPr>
          <w:i/>
          <w:iCs/>
        </w:rPr>
        <w:t>ExitDate</w:t>
      </w:r>
      <w:r>
        <w:t xml:space="preserve"> &gt; Enrollment</w:t>
      </w:r>
      <w:r w:rsidRPr="002F0D32">
        <w:t>.</w:t>
      </w:r>
      <w:r w:rsidRPr="002F0D32">
        <w:rPr>
          <w:i/>
          <w:iCs/>
        </w:rPr>
        <w:t>EntryDate</w:t>
      </w:r>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lastRenderedPageBreak/>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HHID.</w:t>
            </w:r>
            <w:r w:rsidRPr="002F0D32">
              <w:rPr>
                <w:b/>
                <w:bCs w:val="0"/>
              </w:rPr>
              <w:t>ExitDate</w:t>
            </w:r>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r>
              <w:t>HHID.</w:t>
            </w:r>
            <w:r w:rsidRPr="002F0D32">
              <w:rPr>
                <w:b/>
                <w:bCs/>
              </w:rPr>
              <w:t>ExitDate</w:t>
            </w:r>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HHID.</w:t>
            </w:r>
            <w:r w:rsidRPr="002F0D32">
              <w:rPr>
                <w:b/>
              </w:rPr>
              <w:t>ExitDate</w:t>
            </w:r>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HHID.</w:t>
            </w:r>
            <w:r w:rsidRPr="002F0D32">
              <w:rPr>
                <w:b/>
                <w:bCs/>
              </w:rPr>
              <w:t>ExitDate</w:t>
            </w:r>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r>
        <w:t>DisabilityStatus</w:t>
      </w:r>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 , a preliminary enrollment-level value is included in tlsa_Enrollment</w:t>
      </w:r>
      <w:r w:rsidR="004873DC">
        <w:t xml:space="preserve">. </w:t>
      </w:r>
    </w:p>
    <w:p w14:paraId="2F19AF66" w14:textId="77777777" w:rsidR="0009759C" w:rsidRDefault="00C3527B" w:rsidP="00C3527B">
      <w:r>
        <w:t xml:space="preserve">It is the minimum DVStatus value in the table below based on </w:t>
      </w:r>
      <w:r w:rsidRPr="008705FF">
        <w:rPr>
          <w:i/>
          <w:iCs/>
        </w:rPr>
        <w:t>DomesticViolenceVictim</w:t>
      </w:r>
      <w:r>
        <w:t xml:space="preserve"> and </w:t>
      </w:r>
      <w:r w:rsidRPr="008705FF">
        <w:rPr>
          <w:i/>
          <w:iCs/>
        </w:rPr>
        <w:t>CurrentlyFleeing</w:t>
      </w:r>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r>
              <w:t>DomesticViolenceVictim</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47" w:name="_Toc31197113"/>
      <w:bookmarkStart w:id="248" w:name="_Toc31197114"/>
      <w:bookmarkStart w:id="249" w:name="_Toc31197115"/>
      <w:bookmarkStart w:id="250" w:name="_Toc31197116"/>
      <w:bookmarkStart w:id="251" w:name="_Toc31197117"/>
      <w:bookmarkStart w:id="252" w:name="_Toc31197118"/>
      <w:bookmarkStart w:id="253" w:name="_Toc29188000"/>
      <w:bookmarkStart w:id="254" w:name="_Toc31197119"/>
      <w:bookmarkStart w:id="255" w:name="_Toc37849750"/>
      <w:bookmarkStart w:id="256" w:name="_Toc38030525"/>
      <w:bookmarkStart w:id="257" w:name="_Toc499543982"/>
      <w:bookmarkEnd w:id="247"/>
      <w:bookmarkEnd w:id="248"/>
      <w:bookmarkEnd w:id="249"/>
      <w:bookmarkEnd w:id="250"/>
      <w:bookmarkEnd w:id="251"/>
      <w:bookmarkEnd w:id="252"/>
      <w:bookmarkEnd w:id="253"/>
      <w:bookmarkEnd w:id="254"/>
      <w:r>
        <w:t>Enrollment Ages</w:t>
      </w:r>
      <w:r w:rsidR="00E14928">
        <w:t xml:space="preserve"> (tlsa_Enrollment)</w:t>
      </w:r>
      <w:bookmarkEnd w:id="255"/>
      <w:bookmarkEnd w:id="256"/>
    </w:p>
    <w:p w14:paraId="1FB05BCB" w14:textId="78AE6782" w:rsidR="007F4F13" w:rsidRPr="00B601F9" w:rsidRDefault="003D3EEC" w:rsidP="00E14928">
      <w:pPr>
        <w:jc w:val="center"/>
      </w:pPr>
      <w:del w:id="258"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1210A8" w:rsidRDefault="001210A8"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1210A8" w:rsidRDefault="001210A8"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1210A8" w:rsidRDefault="001210A8"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1210A8" w:rsidRDefault="001210A8"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1210A8" w:rsidRDefault="001210A8"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1210A8" w:rsidRDefault="001210A8" w:rsidP="003D3EEC">
                            <w:pPr>
                              <w:pStyle w:val="Style3"/>
                            </w:pPr>
                            <w:proofErr w:type="spellStart"/>
                            <w:r>
                              <w:t>tlsa_CohortDates</w:t>
                            </w:r>
                            <w:proofErr w:type="spellEnd"/>
                          </w:p>
                        </w:txbxContent>
                      </v:textbox>
                    </v:shape>
                  </v:group>
                  <w10:anchorlock/>
                </v:group>
              </w:pict>
            </mc:Fallback>
          </mc:AlternateContent>
        </w:r>
      </w:del>
      <w:ins w:id="259"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7F4F13" w:rsidRDefault="007F4F13"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7F4F13" w:rsidRDefault="007F4F13"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7F4F13" w:rsidRDefault="007F4F13"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7F4F13" w:rsidRDefault="007F4F13"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7F4F13" w:rsidRDefault="007F4F13"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7F4F13" w:rsidRDefault="007F4F13"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7F4F13" w:rsidRDefault="007F4F13"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7F4F13" w:rsidRDefault="007F4F13"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lastRenderedPageBreak/>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default; </w:t>
      </w:r>
    </w:p>
    <w:p w14:paraId="2A797A70" w14:textId="77777777" w:rsidR="00E14928" w:rsidRPr="00A6067F" w:rsidRDefault="00E14928" w:rsidP="00E14928">
      <w:pPr>
        <w:pStyle w:val="ListParagraph"/>
      </w:pPr>
      <w:r w:rsidRPr="00A6067F">
        <w:t xml:space="preserve">The calculation would result in an age over 105 years old;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lastRenderedPageBreak/>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18"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18"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60" w:name="_Toc37849751"/>
      <w:bookmarkStart w:id="261" w:name="_Toc38030526"/>
      <w:r>
        <w:t>Household Types</w:t>
      </w:r>
      <w:r w:rsidR="00E14928">
        <w:t xml:space="preserve"> (tlsa_HHID)</w:t>
      </w:r>
      <w:bookmarkEnd w:id="260"/>
      <w:bookmarkEnd w:id="26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1210A8" w:rsidRDefault="001210A8"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1210A8" w:rsidRDefault="001210A8"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1210A8" w:rsidRDefault="001210A8"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1210A8" w:rsidRDefault="001210A8"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1210A8" w:rsidRDefault="001210A8"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1210A8" w:rsidRDefault="001210A8"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tsla_Enrollment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1F2BDF">
        <w:trPr>
          <w:cantSplit/>
          <w:trHeight w:val="216"/>
          <w:ins w:id="262" w:author="Molly McEvilley" w:date="2020-08-11T12:23:00Z"/>
        </w:trPr>
        <w:tc>
          <w:tcPr>
            <w:tcW w:w="9355" w:type="dxa"/>
            <w:shd w:val="clear" w:color="auto" w:fill="FDE9D9" w:themeFill="accent6" w:themeFillTint="33"/>
          </w:tcPr>
          <w:p w14:paraId="4862DF61" w14:textId="77777777" w:rsidR="007F4F13" w:rsidRPr="00C9484F" w:rsidRDefault="007F4F13" w:rsidP="001F2BDF">
            <w:pPr>
              <w:pStyle w:val="NoSpacing"/>
              <w:rPr>
                <w:ins w:id="263" w:author="Molly McEvilley" w:date="2020-08-11T12:23:00Z"/>
                <w:b/>
                <w:bCs/>
              </w:rPr>
            </w:pPr>
            <w:ins w:id="264" w:author="Molly McEvilley" w:date="2020-08-11T12:23:00Z">
              <w:r>
                <w:rPr>
                  <w:b/>
                  <w:bCs/>
                </w:rPr>
                <w:t>t</w:t>
              </w:r>
              <w:r w:rsidRPr="00C9484F">
                <w:rPr>
                  <w:b/>
                  <w:bCs/>
                </w:rPr>
                <w:t>lsa_</w:t>
              </w:r>
              <w:r>
                <w:rPr>
                  <w:b/>
                  <w:bCs/>
                </w:rPr>
                <w:t>CohortDates</w:t>
              </w:r>
            </w:ins>
          </w:p>
        </w:tc>
      </w:tr>
      <w:tr w:rsidR="007F4F13" w:rsidRPr="006B4F91" w14:paraId="2F4D0DDC" w14:textId="77777777" w:rsidTr="001F2BDF">
        <w:trPr>
          <w:cantSplit/>
          <w:trHeight w:val="216"/>
          <w:ins w:id="265" w:author="Molly McEvilley" w:date="2020-08-11T12:23:00Z"/>
        </w:trPr>
        <w:tc>
          <w:tcPr>
            <w:tcW w:w="9355" w:type="dxa"/>
          </w:tcPr>
          <w:p w14:paraId="39A2A2D1" w14:textId="77777777" w:rsidR="007F4F13" w:rsidRPr="005F4836" w:rsidRDefault="007F4F13" w:rsidP="001F2BDF">
            <w:pPr>
              <w:pStyle w:val="NoSpacing"/>
              <w:rPr>
                <w:ins w:id="266" w:author="Molly McEvilley" w:date="2020-08-11T12:23:00Z"/>
              </w:rPr>
            </w:pPr>
            <w:ins w:id="267" w:author="Molly McEvilley" w:date="2020-08-11T12:23:00Z">
              <w:r>
                <w:t>Cohort</w:t>
              </w:r>
            </w:ins>
          </w:p>
        </w:tc>
      </w:tr>
      <w:tr w:rsidR="007F4F13" w:rsidRPr="006B4F91" w14:paraId="7D8073F4" w14:textId="77777777" w:rsidTr="001F2BDF">
        <w:trPr>
          <w:cantSplit/>
          <w:trHeight w:val="216"/>
          <w:ins w:id="268" w:author="Molly McEvilley" w:date="2020-08-11T12:23:00Z"/>
        </w:trPr>
        <w:tc>
          <w:tcPr>
            <w:tcW w:w="9355" w:type="dxa"/>
          </w:tcPr>
          <w:p w14:paraId="3A1973E9" w14:textId="77777777" w:rsidR="007F4F13" w:rsidRDefault="007F4F13" w:rsidP="001F2BDF">
            <w:pPr>
              <w:pStyle w:val="NoSpacing"/>
              <w:rPr>
                <w:ins w:id="269" w:author="Molly McEvilley" w:date="2020-08-11T12:23:00Z"/>
              </w:rPr>
            </w:pPr>
            <w:ins w:id="270" w:author="Molly McEvilley" w:date="2020-08-11T12:23:00Z">
              <w:r>
                <w:t>CohortStart</w:t>
              </w:r>
            </w:ins>
          </w:p>
        </w:tc>
      </w:tr>
      <w:tr w:rsidR="007F4F13" w:rsidRPr="006B4F91" w14:paraId="01E2BB92" w14:textId="77777777" w:rsidTr="001F2BDF">
        <w:trPr>
          <w:cantSplit/>
          <w:trHeight w:val="216"/>
          <w:ins w:id="271" w:author="Molly McEvilley" w:date="2020-08-11T12:23:00Z"/>
        </w:trPr>
        <w:tc>
          <w:tcPr>
            <w:tcW w:w="9355" w:type="dxa"/>
          </w:tcPr>
          <w:p w14:paraId="43ED4E54" w14:textId="77777777" w:rsidR="007F4F13" w:rsidRDefault="007F4F13" w:rsidP="001F2BDF">
            <w:pPr>
              <w:pStyle w:val="NoSpacing"/>
              <w:rPr>
                <w:ins w:id="272" w:author="Molly McEvilley" w:date="2020-08-11T12:23:00Z"/>
              </w:rPr>
            </w:pPr>
            <w:ins w:id="273" w:author="Molly McEvilley" w:date="2020-08-11T12:23:00Z">
              <w:r>
                <w:t>CohortEnd</w:t>
              </w:r>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lastRenderedPageBreak/>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If tlsa_HHID.</w:t>
      </w:r>
      <w:r w:rsidRPr="005C4382">
        <w:rPr>
          <w:b/>
          <w:bCs/>
        </w:rPr>
        <w:t>EntryDate</w:t>
      </w:r>
      <w:r w:rsidRPr="008937E3">
        <w:t xml:space="preserve"> is &gt;= </w:t>
      </w:r>
      <w:r w:rsidR="00870694" w:rsidRPr="005C4382">
        <w:rPr>
          <w:b/>
          <w:bCs/>
        </w:rPr>
        <w:t>CohortStart</w:t>
      </w:r>
      <w:r w:rsidRPr="008937E3">
        <w:t xml:space="preserve"> or tlsa_HHID.</w:t>
      </w:r>
      <w:r w:rsidRPr="005C4382">
        <w:rPr>
          <w:b/>
          <w:bCs/>
        </w:rPr>
        <w:t>ExitDate</w:t>
      </w:r>
      <w:r w:rsidRPr="008937E3">
        <w:t xml:space="preserve"> &lt; </w:t>
      </w:r>
      <w:r w:rsidR="00400E4D" w:rsidRPr="005C4382">
        <w:rPr>
          <w:b/>
          <w:bCs/>
        </w:rPr>
        <w:t>CohortStart</w:t>
      </w:r>
      <w:r w:rsidRPr="008937E3">
        <w:t xml:space="preserve">, </w:t>
      </w:r>
      <w:r w:rsidR="00400E4D">
        <w:rPr>
          <w:b/>
          <w:bCs/>
        </w:rPr>
        <w:t>Exit(1 or 2)</w:t>
      </w:r>
      <w:r w:rsidRPr="005C4382">
        <w:rPr>
          <w:b/>
          <w:bCs/>
        </w:rPr>
        <w:t>HHType</w:t>
      </w:r>
      <w:r w:rsidRPr="008937E3">
        <w:t xml:space="preserve"> = </w:t>
      </w:r>
      <w:r w:rsidRPr="005C4382">
        <w:rPr>
          <w:b/>
          <w:bCs/>
        </w:rPr>
        <w:t>EntryHHType</w:t>
      </w:r>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274" w:name="_Toc37849752"/>
      <w:bookmarkStart w:id="275" w:name="_Toc38030527"/>
      <w:r>
        <w:lastRenderedPageBreak/>
        <w:t xml:space="preserve">HMIS Business Logic: </w:t>
      </w:r>
      <w:bookmarkStart w:id="276" w:name="_HDX_2.0_HMIS"/>
      <w:bookmarkStart w:id="277" w:name="_LSAReport.csv"/>
      <w:bookmarkStart w:id="278" w:name="_LSAPerson.csv"/>
      <w:bookmarkStart w:id="279" w:name="_LSAExit.csv"/>
      <w:bookmarkStart w:id="280" w:name="_HMIS_Business_Logic"/>
      <w:bookmarkEnd w:id="257"/>
      <w:bookmarkEnd w:id="276"/>
      <w:bookmarkEnd w:id="277"/>
      <w:bookmarkEnd w:id="278"/>
      <w:bookmarkEnd w:id="279"/>
      <w:bookmarkEnd w:id="280"/>
      <w:r w:rsidR="000365D7">
        <w:t>Project Descriptor Data for Export</w:t>
      </w:r>
      <w:bookmarkEnd w:id="274"/>
      <w:bookmarkEnd w:id="275"/>
    </w:p>
    <w:p w14:paraId="4C881045" w14:textId="11FF6F60" w:rsidR="004A469A" w:rsidRDefault="004A469A" w:rsidP="0088191A">
      <w:pPr>
        <w:pStyle w:val="Heading2"/>
      </w:pPr>
      <w:bookmarkStart w:id="281" w:name="_Report_Metadata_for"/>
      <w:bookmarkStart w:id="282" w:name="_Get_Relevant_Project"/>
      <w:bookmarkStart w:id="283" w:name="_Get_Relevant_Project_1"/>
      <w:bookmarkStart w:id="284" w:name="_Get_Project.csv_Records"/>
      <w:bookmarkStart w:id="285" w:name="_Toc510893840"/>
      <w:bookmarkStart w:id="286" w:name="_Toc37849753"/>
      <w:bookmarkStart w:id="287" w:name="_Toc38030528"/>
      <w:bookmarkEnd w:id="281"/>
      <w:bookmarkEnd w:id="282"/>
      <w:bookmarkEnd w:id="283"/>
      <w:bookmarkEnd w:id="284"/>
      <w:r w:rsidRPr="006C26B8">
        <w:t>Get Project</w:t>
      </w:r>
      <w:r w:rsidR="00487413">
        <w:t>.csv</w:t>
      </w:r>
      <w:r w:rsidRPr="006C26B8">
        <w:t xml:space="preserve"> Records / lsa_Project</w:t>
      </w:r>
      <w:bookmarkEnd w:id="285"/>
      <w:bookmarkEnd w:id="286"/>
      <w:bookmarkEnd w:id="28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1210A8" w:rsidRDefault="001210A8"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1210A8" w:rsidRDefault="001210A8"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1210A8" w:rsidRDefault="001210A8"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1210A8" w:rsidRDefault="001210A8"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1210A8" w:rsidRDefault="001210A8"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1210A8" w:rsidRDefault="001210A8"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1210A8" w:rsidRDefault="001210A8"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1210A8" w:rsidRDefault="001210A8"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1210A8" w:rsidRDefault="001210A8"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1210A8" w:rsidRDefault="001210A8"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r>
              <w:t>OrganizationID</w:t>
            </w:r>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r>
              <w:t>ProjectCommonName</w:t>
            </w:r>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r>
              <w:t>ContinuumProject</w:t>
            </w:r>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r>
              <w:t>HousingType</w:t>
            </w:r>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r w:rsidRPr="00881E3B">
              <w:t>ResidentialAffiliation</w:t>
            </w:r>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3;</w:t>
            </w:r>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r w:rsidRPr="00837AD8">
              <w:t>TargetPopulation</w:t>
            </w:r>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88"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r w:rsidRPr="003F2FD5">
              <w:t>PITCount</w:t>
            </w:r>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 xml:space="preserve">s ES (1), SH (8), TH (2), RRH (13), and PSH (3), so records for other project types are never included when </w:t>
      </w:r>
      <w:r w:rsidRPr="00312D88">
        <w:rPr>
          <w:b/>
          <w:bCs/>
        </w:rPr>
        <w:t>LSAScope</w:t>
      </w:r>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89" w:name="_Toc29188011"/>
      <w:bookmarkStart w:id="290" w:name="_Toc29188013"/>
      <w:bookmarkStart w:id="291" w:name="_Get_Organization.csv_Records"/>
      <w:bookmarkStart w:id="292" w:name="_Toc37849754"/>
      <w:bookmarkStart w:id="293" w:name="_Toc38030529"/>
      <w:bookmarkEnd w:id="289"/>
      <w:bookmarkEnd w:id="290"/>
      <w:bookmarkEnd w:id="291"/>
      <w:r>
        <w:t xml:space="preserve">Get </w:t>
      </w:r>
      <w:r w:rsidR="004A469A" w:rsidRPr="002B030B">
        <w:t xml:space="preserve">Organization.csv Records </w:t>
      </w:r>
      <w:r w:rsidR="004A469A" w:rsidRPr="00030684">
        <w:t>/ lsa_Organization</w:t>
      </w:r>
      <w:bookmarkEnd w:id="292"/>
      <w:bookmarkEnd w:id="29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1210A8" w:rsidRDefault="001210A8"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1210A8" w:rsidRDefault="001210A8"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1210A8" w:rsidRDefault="001210A8"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1210A8" w:rsidRDefault="001210A8"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1210A8" w:rsidRDefault="001210A8"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1210A8" w:rsidRDefault="001210A8"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r w:rsidRPr="00AC4B8C">
              <w:t>VictimServicesProvider</w:t>
            </w:r>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94" w:name="_Get_Funder.csv_Records"/>
      <w:bookmarkStart w:id="295" w:name="_Toc510893841"/>
      <w:bookmarkStart w:id="296" w:name="_Toc37849755"/>
      <w:bookmarkStart w:id="297" w:name="_Toc38030530"/>
      <w:bookmarkEnd w:id="294"/>
      <w:r w:rsidRPr="006C26B8">
        <w:t>Get Funder.csv Records / lsa_Funder</w:t>
      </w:r>
      <w:bookmarkEnd w:id="295"/>
      <w:bookmarkEnd w:id="296"/>
      <w:bookmarkEnd w:id="297"/>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1210A8" w:rsidRDefault="001210A8"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1210A8" w:rsidRDefault="001210A8"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1210A8" w:rsidRDefault="001210A8"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1210A8" w:rsidRDefault="001210A8"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1210A8" w:rsidRDefault="001210A8"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1210A8" w:rsidRDefault="001210A8"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896BD3">
        <w:rPr>
          <w:u w:val="single"/>
        </w:rPr>
        <w:t>ReportStart</w:t>
      </w:r>
      <w:r w:rsidRPr="00896BD3">
        <w:t xml:space="preserve"> </w:t>
      </w:r>
      <w:r w:rsidR="0052427C">
        <w:t xml:space="preserve">and </w:t>
      </w:r>
      <w:r w:rsidR="0052427C">
        <w:rPr>
          <w:i/>
          <w:iCs/>
        </w:rPr>
        <w:t>EndDate</w:t>
      </w:r>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98" w:name="_Toc510893842"/>
    </w:p>
    <w:p w14:paraId="629DE690" w14:textId="0044626A" w:rsidR="007945B2" w:rsidRDefault="007945B2" w:rsidP="0088191A">
      <w:pPr>
        <w:pStyle w:val="Heading2"/>
      </w:pPr>
      <w:bookmarkStart w:id="299" w:name="_Get_Inventory.csv_Records"/>
      <w:bookmarkStart w:id="300" w:name="_Get_ProjectCoC_.csv"/>
      <w:bookmarkStart w:id="301" w:name="_Toc37849756"/>
      <w:bookmarkStart w:id="302" w:name="_Toc38030531"/>
      <w:bookmarkEnd w:id="299"/>
      <w:bookmarkEnd w:id="300"/>
      <w:r w:rsidRPr="006C26B8">
        <w:t xml:space="preserve">Get </w:t>
      </w:r>
      <w:r>
        <w:t>ProjectCoC</w:t>
      </w:r>
      <w:r w:rsidRPr="006C26B8">
        <w:t>.csv Records / lsa_</w:t>
      </w:r>
      <w:r>
        <w:t>ProjectCoC</w:t>
      </w:r>
      <w:bookmarkEnd w:id="301"/>
      <w:bookmarkEnd w:id="302"/>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1210A8" w:rsidRDefault="001210A8"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1210A8" w:rsidRDefault="001210A8"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1210A8" w:rsidRDefault="001210A8"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1210A8" w:rsidRDefault="001210A8"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1210A8" w:rsidRDefault="001210A8"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1210A8" w:rsidRDefault="001210A8"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303" w:name="_Get_Inventory.csv_Records_1"/>
      <w:bookmarkStart w:id="304" w:name="_Toc37849757"/>
      <w:bookmarkStart w:id="305" w:name="_Toc38030532"/>
      <w:bookmarkEnd w:id="303"/>
      <w:r w:rsidRPr="006C26B8">
        <w:t>Get Inventory.csv Records / lsa_Inventory</w:t>
      </w:r>
      <w:bookmarkEnd w:id="298"/>
      <w:bookmarkEnd w:id="304"/>
      <w:bookmarkEnd w:id="305"/>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1210A8" w:rsidRDefault="001210A8"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1210A8" w:rsidRDefault="001210A8"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1210A8" w:rsidRDefault="001210A8"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1210A8" w:rsidRDefault="001210A8"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1210A8" w:rsidRDefault="001210A8"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1210A8" w:rsidRDefault="001210A8"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r>
              <w:t>CHVetBedInventory</w:t>
            </w:r>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r>
              <w:t>YouthVetBedInventory</w:t>
            </w:r>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r>
              <w:t>CHYouthBedInventory</w:t>
            </w:r>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r>
              <w:t>OtherBedInventory</w:t>
            </w:r>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306" w:name="_Toc29188023"/>
      <w:bookmarkStart w:id="307" w:name="_Toc29188024"/>
      <w:bookmarkStart w:id="308" w:name="_Toc29188025"/>
      <w:bookmarkStart w:id="309" w:name="_Toc29188082"/>
      <w:bookmarkStart w:id="310" w:name="_Toc29188083"/>
      <w:bookmarkStart w:id="311" w:name="_Toc29188084"/>
      <w:bookmarkStart w:id="312" w:name="_Toc29188085"/>
      <w:bookmarkStart w:id="313" w:name="_Toc29188086"/>
      <w:bookmarkStart w:id="314" w:name="_Get_Active_HouseholdIDs"/>
      <w:bookmarkEnd w:id="288"/>
      <w:bookmarkEnd w:id="306"/>
      <w:bookmarkEnd w:id="307"/>
      <w:bookmarkEnd w:id="308"/>
      <w:bookmarkEnd w:id="309"/>
      <w:bookmarkEnd w:id="310"/>
      <w:bookmarkEnd w:id="311"/>
      <w:bookmarkEnd w:id="312"/>
      <w:bookmarkEnd w:id="313"/>
      <w:bookmarkEnd w:id="314"/>
      <w:r>
        <w:rPr>
          <w:highlight w:val="lightGray"/>
        </w:rPr>
        <w:br w:type="page"/>
      </w:r>
    </w:p>
    <w:p w14:paraId="6AA20C2D" w14:textId="2B404C26" w:rsidR="00E158FC" w:rsidRDefault="00365473" w:rsidP="007B5290">
      <w:pPr>
        <w:pStyle w:val="Heading1"/>
      </w:pPr>
      <w:bookmarkStart w:id="315" w:name="_HMIS_Business_Logic:_1"/>
      <w:bookmarkStart w:id="316" w:name="_Toc37849758"/>
      <w:bookmarkStart w:id="317" w:name="_Toc38030533"/>
      <w:bookmarkEnd w:id="315"/>
      <w:r>
        <w:lastRenderedPageBreak/>
        <w:t xml:space="preserve">HMIS Business Logic:  </w:t>
      </w:r>
      <w:r w:rsidR="00E158FC">
        <w:t>LSAPerson</w:t>
      </w:r>
      <w:bookmarkEnd w:id="316"/>
      <w:bookmarkEnd w:id="31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AdultEST/RRH/PSH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Identifers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AHARHoHEST/RRH/PSH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318" w:name="_Get_Active_HouseholdIDs_1"/>
      <w:bookmarkStart w:id="319" w:name="_Toc37849759"/>
      <w:bookmarkStart w:id="320" w:name="_Toc38030534"/>
      <w:bookmarkEnd w:id="318"/>
      <w:r w:rsidRPr="00C52062">
        <w:lastRenderedPageBreak/>
        <w:t>Get Active Household</w:t>
      </w:r>
      <w:r>
        <w:t>ID</w:t>
      </w:r>
      <w:r w:rsidRPr="00C52062">
        <w:t>s</w:t>
      </w:r>
      <w:bookmarkEnd w:id="319"/>
      <w:bookmarkEnd w:id="320"/>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C3FECDA"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1210A8" w:rsidRDefault="001210A8"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1210A8" w:rsidRDefault="001210A8"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1210A8" w:rsidRDefault="001210A8"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1210A8" w:rsidRDefault="001210A8"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1210A8" w:rsidRDefault="001210A8"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1210A8" w:rsidRDefault="001210A8"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1210A8" w:rsidRDefault="001210A8"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r w:rsidR="00BB33B1">
        <w:t>tlsa_HHID</w:t>
      </w:r>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r>
              <w:t>LastBednight</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 xml:space="preserve">s where </w:t>
      </w:r>
      <w:r w:rsidR="00740041">
        <w:rPr>
          <w:rFonts w:eastAsia="Times New Roman" w:cstheme="minorHAnsi"/>
        </w:rPr>
        <w:t>:</w:t>
      </w:r>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r>
        <w:t>hmis_EnrollmentCoC.</w:t>
      </w:r>
      <w:r w:rsidR="00740041" w:rsidRPr="003D6740">
        <w:rPr>
          <w:i/>
          <w:iCs/>
        </w:rPr>
        <w:t>CoCCode</w:t>
      </w:r>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r w:rsidR="00CA5114" w:rsidRPr="002F0D32">
        <w:t>EnrollmentCoC</w:t>
      </w:r>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r w:rsidR="00BB33B1">
        <w:t>tlsa_HHID</w:t>
      </w:r>
      <w:r w:rsidR="00740041" w:rsidRPr="00DE4A2E">
        <w:t xml:space="preserve"> requires only that there is at least one EnrollmentCoC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321" w:name="_Toc29163943"/>
      <w:bookmarkStart w:id="322" w:name="_Toc29188088"/>
      <w:bookmarkStart w:id="323" w:name="_Toc29188093"/>
      <w:bookmarkStart w:id="324" w:name="_Toc29188094"/>
      <w:bookmarkStart w:id="325" w:name="_Resolve_Data_Conflicts"/>
      <w:bookmarkStart w:id="326" w:name="_Toc37849760"/>
      <w:bookmarkStart w:id="327" w:name="_Toc38030535"/>
      <w:bookmarkEnd w:id="321"/>
      <w:bookmarkEnd w:id="322"/>
      <w:bookmarkEnd w:id="323"/>
      <w:bookmarkEnd w:id="324"/>
      <w:bookmarkEnd w:id="325"/>
      <w:r>
        <w:t>Get Activ</w:t>
      </w:r>
      <w:r w:rsidR="001437DE" w:rsidRPr="00C52062">
        <w:t>e Enrollments</w:t>
      </w:r>
      <w:r w:rsidR="001437DE">
        <w:t xml:space="preserve"> </w:t>
      </w:r>
      <w:bookmarkEnd w:id="326"/>
      <w:bookmarkEnd w:id="32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1210A8" w:rsidRDefault="001210A8"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1210A8" w:rsidRDefault="001210A8"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1210A8" w:rsidRDefault="001210A8"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1210A8" w:rsidRDefault="001210A8"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1210A8" w:rsidRDefault="001210A8"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28"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r>
              <w:t>ActiveAge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328"/>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329" w:author="Molly McEvilley" w:date="2020-08-11T12:44:00Z">
        <w:r>
          <w:rPr>
            <w:b/>
            <w:bCs/>
          </w:rPr>
          <w:t>Active</w:t>
        </w:r>
      </w:ins>
      <w:ins w:id="330" w:author="Molly McEvilley" w:date="2020-08-11T12:45:00Z">
        <w:r>
          <w:t xml:space="preserve"> = 1 is set to identify the subset of </w:t>
        </w:r>
      </w:ins>
      <w:del w:id="331" w:author="Molly McEvilley" w:date="2020-08-11T12:45:00Z">
        <w:r w:rsidR="00736B2E" w:rsidDel="007F4F13">
          <w:delText xml:space="preserve">Active </w:delText>
        </w:r>
      </w:del>
      <w:r w:rsidR="00736B2E">
        <w:t>enrollments</w:t>
      </w:r>
      <w:r w:rsidR="00C91919">
        <w:t xml:space="preserve"> in tlsa_Enrollment </w:t>
      </w:r>
      <w:del w:id="332"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lastRenderedPageBreak/>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333" w:name="_Toc29188096"/>
      <w:bookmarkStart w:id="334" w:name="_Toc31197136"/>
      <w:bookmarkStart w:id="335" w:name="_Toc29188097"/>
      <w:bookmarkStart w:id="336" w:name="_Toc31197137"/>
      <w:bookmarkStart w:id="337" w:name="_Toc29188098"/>
      <w:bookmarkStart w:id="338" w:name="_Toc31197138"/>
      <w:bookmarkStart w:id="339" w:name="_Toc29188099"/>
      <w:bookmarkStart w:id="340" w:name="_Toc31197139"/>
      <w:bookmarkStart w:id="341" w:name="_Toc29188100"/>
      <w:bookmarkStart w:id="342" w:name="_Toc31197140"/>
      <w:bookmarkStart w:id="343" w:name="_Toc29188101"/>
      <w:bookmarkStart w:id="344" w:name="_Toc31197141"/>
      <w:bookmarkStart w:id="345" w:name="_Toc29188102"/>
      <w:bookmarkStart w:id="346" w:name="_Toc31197142"/>
      <w:bookmarkStart w:id="347" w:name="_Set_Age_Group"/>
      <w:bookmarkStart w:id="348" w:name="_Toc29188104"/>
      <w:bookmarkStart w:id="349" w:name="_Toc31197144"/>
      <w:bookmarkStart w:id="350" w:name="_Set_Household_Type"/>
      <w:bookmarkStart w:id="351" w:name="_Get_Active_Clients"/>
      <w:bookmarkStart w:id="352" w:name="_Toc499543989"/>
      <w:bookmarkStart w:id="353" w:name="_Toc37849761"/>
      <w:bookmarkStart w:id="354" w:name="_Toc38030536"/>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r w:rsidRPr="00C52062">
        <w:t xml:space="preserve">Get Active Clients </w:t>
      </w:r>
      <w:bookmarkEnd w:id="352"/>
      <w:r w:rsidR="00801317">
        <w:t>for LSAPerson</w:t>
      </w:r>
      <w:bookmarkEnd w:id="353"/>
      <w:bookmarkEnd w:id="354"/>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1210A8" w:rsidRDefault="001210A8"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1210A8" w:rsidRDefault="001210A8"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1210A8" w:rsidRDefault="001210A8"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1210A8" w:rsidRDefault="001210A8"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r w:rsidRPr="0073635D">
              <w:rPr>
                <w:b w:val="0"/>
                <w:bCs w:val="0"/>
              </w:rPr>
              <w:t>AdultEST</w:t>
            </w:r>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HHFleeingDVEST</w:t>
            </w:r>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r w:rsidRPr="0073635D">
              <w:rPr>
                <w:rFonts w:cstheme="minorHAnsi"/>
                <w:b w:val="0"/>
                <w:bCs w:val="0"/>
              </w:rPr>
              <w:t>AdultRRH</w:t>
            </w:r>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lastRenderedPageBreak/>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r w:rsidRPr="0073635D">
              <w:rPr>
                <w:rFonts w:cstheme="minorHAnsi"/>
                <w:b w:val="0"/>
                <w:bCs w:val="0"/>
              </w:rPr>
              <w:t>AdultPSH</w:t>
            </w:r>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55" w:name="_Toc506721197"/>
      <w:bookmarkStart w:id="356" w:name="_Toc499543990"/>
      <w:bookmarkStart w:id="357" w:name="_Hlk510689117"/>
    </w:p>
    <w:p w14:paraId="7C089F01" w14:textId="4D1B62B6" w:rsidR="00EC52CD" w:rsidRDefault="003C176F" w:rsidP="0088191A">
      <w:pPr>
        <w:pStyle w:val="Heading2"/>
      </w:pPr>
      <w:bookmarkStart w:id="358" w:name="_LSAPerson_Demographics"/>
      <w:bookmarkStart w:id="359" w:name="_Toc37849762"/>
      <w:bookmarkStart w:id="360" w:name="_Toc38030537"/>
      <w:bookmarkEnd w:id="358"/>
      <w:r>
        <w:lastRenderedPageBreak/>
        <w:t xml:space="preserve">LSAPerson </w:t>
      </w:r>
      <w:r w:rsidR="00876AFA">
        <w:t>Demographics</w:t>
      </w:r>
      <w:bookmarkEnd w:id="355"/>
      <w:bookmarkEnd w:id="356"/>
      <w:bookmarkEnd w:id="359"/>
      <w:bookmarkEnd w:id="360"/>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1210A8" w:rsidRDefault="001210A8"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1210A8" w:rsidRDefault="001210A8"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1210A8" w:rsidRDefault="001210A8"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1210A8" w:rsidRDefault="001210A8"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1210A8" w:rsidRDefault="001210A8"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1210A8" w:rsidRDefault="001210A8"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1210A8" w:rsidRDefault="001210A8"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1210A8" w:rsidRDefault="001210A8"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1210A8" w:rsidRDefault="001210A8"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1210A8" w:rsidRDefault="001210A8"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1210A8" w:rsidRDefault="001210A8"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1210A8" w:rsidRDefault="001210A8"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active tlsa</w:t>
      </w:r>
      <w:r>
        <w:t xml:space="preserve">_Enrollment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r w:rsidRPr="00FD1AE1">
              <w:t>AgeGroup</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361"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61"/>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r w:rsidRPr="008671FA">
              <w:t>DisabilityStatus</w:t>
            </w:r>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r w:rsidRPr="008671FA">
              <w:t>DVStatus</w:t>
            </w:r>
          </w:p>
        </w:tc>
      </w:tr>
    </w:tbl>
    <w:p w14:paraId="178D32D2" w14:textId="77777777" w:rsidR="00EC52CD" w:rsidRPr="00107D01" w:rsidRDefault="00EC52CD" w:rsidP="006A3016">
      <w:pPr>
        <w:pStyle w:val="Heading3"/>
      </w:pPr>
      <w:r w:rsidRPr="00107D01">
        <w:lastRenderedPageBreak/>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Client doesn’t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Client doesn't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lastRenderedPageBreak/>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r>
              <w:t>tlsa_Enrollment.DisabilityStatus</w:t>
            </w:r>
          </w:p>
        </w:tc>
        <w:tc>
          <w:tcPr>
            <w:tcW w:w="1692" w:type="pct"/>
          </w:tcPr>
          <w:p w14:paraId="39AA10B6" w14:textId="03A43AC3" w:rsidR="00BB1AF4" w:rsidRPr="00107D01" w:rsidRDefault="00BB1AF4" w:rsidP="004C2D38">
            <w:pPr>
              <w:pStyle w:val="NoSpacing"/>
              <w:rPr>
                <w:rFonts w:ascii="Open Sans" w:hAnsi="Open Sans" w:cs="Open Sans"/>
                <w:b w:val="0"/>
                <w:bCs w:val="0"/>
              </w:rPr>
            </w:pPr>
            <w:r>
              <w:t>tlsa_Person.Disability</w:t>
            </w:r>
            <w:r w:rsidR="00746A56">
              <w:t>Status</w:t>
            </w:r>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r w:rsidRPr="000308E2">
        <w:rPr>
          <w:i/>
          <w:iCs/>
        </w:rPr>
        <w:t>DomesticViolenceVictim</w:t>
      </w:r>
      <w:r w:rsidR="00F51B9E">
        <w:t xml:space="preserve"> is an enrollment-level data element in HMIS, but is reported as a person-level characteristic in the LSA</w:t>
      </w:r>
      <w:r w:rsidR="004873DC">
        <w:t xml:space="preserve">. </w:t>
      </w:r>
      <w:r w:rsidR="0006396A">
        <w:t>S</w:t>
      </w:r>
      <w:r w:rsidR="00014EE4" w:rsidRPr="00577A54">
        <w:t xml:space="preserve">et the value of </w:t>
      </w:r>
      <w:r w:rsidR="00746A56" w:rsidRPr="00577A54">
        <w:t>of</w:t>
      </w:r>
      <w:r w:rsidR="00746A56">
        <w:t xml:space="preserve"> tlsa_Person.</w:t>
      </w:r>
      <w:r w:rsidR="002E318E" w:rsidRPr="00F908AC">
        <w:rPr>
          <w:b/>
        </w:rPr>
        <w:t>DVStatus</w:t>
      </w:r>
      <w:r w:rsidR="00014EE4" w:rsidRPr="00577A54">
        <w:t xml:space="preserve"> to the first LSA Value in the table below where </w:t>
      </w:r>
      <w:r w:rsidR="005A0165">
        <w:t>tlsa_Enrollment.</w:t>
      </w:r>
      <w:r w:rsidR="005A0165" w:rsidRPr="00F908AC">
        <w:rPr>
          <w:b/>
          <w:bCs/>
        </w:rPr>
        <w:t>D</w:t>
      </w:r>
      <w:r w:rsidR="002D4267">
        <w:rPr>
          <w:b/>
          <w:bCs/>
        </w:rPr>
        <w:t>V</w:t>
      </w:r>
      <w:r w:rsidR="005A0165" w:rsidRPr="00F908AC">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62" w:name="_ES/SH/Street_Time_–"/>
      <w:bookmarkStart w:id="363" w:name="_Toc34144028"/>
      <w:bookmarkStart w:id="364" w:name="_Toc34144029"/>
      <w:bookmarkStart w:id="365" w:name="_Toc34144030"/>
      <w:bookmarkStart w:id="366" w:name="_Toc34144031"/>
      <w:bookmarkStart w:id="367" w:name="_Toc34144032"/>
      <w:bookmarkStart w:id="368" w:name="_Toc34144033"/>
      <w:bookmarkStart w:id="369" w:name="_Time_Spent_in"/>
      <w:bookmarkStart w:id="370" w:name="_Toc506721198"/>
      <w:bookmarkStart w:id="371" w:name="_Toc37849763"/>
      <w:bookmarkStart w:id="372" w:name="_Toc38030538"/>
      <w:bookmarkStart w:id="373" w:name="_Toc499543992"/>
      <w:bookmarkStart w:id="374" w:name="_Toc506721201"/>
      <w:bookmarkEnd w:id="357"/>
      <w:bookmarkEnd w:id="362"/>
      <w:bookmarkEnd w:id="363"/>
      <w:bookmarkEnd w:id="364"/>
      <w:bookmarkEnd w:id="365"/>
      <w:bookmarkEnd w:id="366"/>
      <w:bookmarkEnd w:id="367"/>
      <w:bookmarkEnd w:id="368"/>
      <w:bookmarkEnd w:id="369"/>
      <w:r>
        <w:t xml:space="preserve">Time Spent </w:t>
      </w:r>
      <w:r w:rsidR="00CC6B23">
        <w:t>in ES/SH or on the Street</w:t>
      </w:r>
      <w:r w:rsidR="00006148">
        <w:t xml:space="preserve"> </w:t>
      </w:r>
      <w:bookmarkEnd w:id="370"/>
      <w:r w:rsidR="00EE5EF2">
        <w:t xml:space="preserve">– </w:t>
      </w:r>
      <w:r w:rsidR="00A76144">
        <w:t>LSAPerson</w:t>
      </w:r>
      <w:bookmarkEnd w:id="371"/>
      <w:bookmarkEnd w:id="372"/>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w:t>
      </w:r>
      <w:r w:rsidRPr="006B4F91" w:rsidDel="005D12FE">
        <w:lastRenderedPageBreak/>
        <w:t>“continuously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1210A8" w:rsidRDefault="001210A8"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1210A8" w:rsidRDefault="001210A8"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1210A8" w:rsidRDefault="001210A8"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1210A8" w:rsidRDefault="001210A8"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1210A8" w:rsidRDefault="001210A8"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1210A8" w:rsidRDefault="001210A8"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1210A8" w:rsidRDefault="001210A8"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1210A8" w:rsidRDefault="001210A8" w:rsidP="00A24D36">
                              <w:pPr>
                                <w:pStyle w:val="Style3"/>
                              </w:pPr>
                              <w:r>
                                <w:t>tlsa_Enrollment.</w:t>
                              </w:r>
                              <w:r w:rsidRPr="00C91919">
                                <w:rPr>
                                  <w:b/>
                                  <w:bCs/>
                                </w:rPr>
                                <w:t>CH</w:t>
                              </w:r>
                              <w:r w:rsidR="007F4F13">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1210A8" w:rsidRDefault="001210A8"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1210A8" w:rsidRDefault="001210A8"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1210A8" w:rsidRDefault="001210A8"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1210A8" w:rsidRDefault="001210A8"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1210A8" w:rsidRDefault="001210A8"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1210A8" w:rsidRDefault="001210A8"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1210A8" w:rsidRDefault="001210A8"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1210A8" w:rsidRDefault="001210A8"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1210A8" w:rsidRDefault="001210A8"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1210A8" w:rsidRDefault="001210A8"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1210A8" w:rsidRDefault="001210A8"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1210A8" w:rsidRDefault="001210A8"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1210A8" w:rsidRDefault="001210A8"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1210A8" w:rsidRDefault="001210A8"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1210A8" w:rsidRDefault="001210A8"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1210A8" w:rsidRDefault="001210A8" w:rsidP="00A24D36">
                        <w:pPr>
                          <w:pStyle w:val="Style3"/>
                        </w:pPr>
                        <w:r>
                          <w:t>tlsa_Enrollment.</w:t>
                        </w:r>
                        <w:r w:rsidRPr="00C91919">
                          <w:rPr>
                            <w:b/>
                            <w:bCs/>
                          </w:rPr>
                          <w:t>CH</w:t>
                        </w:r>
                        <w:r w:rsidR="007F4F13">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1210A8" w:rsidRDefault="001210A8"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1210A8" w:rsidRDefault="001210A8"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1210A8" w:rsidRDefault="001210A8"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1210A8" w:rsidRDefault="001210A8"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1210A8" w:rsidRDefault="001210A8"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1210A8" w:rsidRDefault="001210A8"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1210A8" w:rsidRDefault="001210A8"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1210A8" w:rsidRDefault="001210A8"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r w:rsidR="002527CF" w:rsidRPr="00DE4A2E">
        <w:rPr>
          <w:b/>
          <w:bCs/>
        </w:rPr>
        <w:t>CHStart</w:t>
      </w:r>
      <w:r w:rsidR="002527CF">
        <w:t xml:space="preserve">) </w:t>
      </w:r>
      <w:r>
        <w:t xml:space="preserve">and end </w:t>
      </w:r>
      <w:r w:rsidR="002527CF">
        <w:t>(</w:t>
      </w:r>
      <w:r w:rsidR="002527CF" w:rsidRPr="00DE4A2E">
        <w:rPr>
          <w:b/>
          <w:bCs/>
        </w:rPr>
        <w:t>LastActive</w:t>
      </w:r>
      <w:r w:rsidR="002527CF">
        <w:t xml:space="preserve">) </w:t>
      </w:r>
      <w:r>
        <w:t xml:space="preserve">dates for the three year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lastRenderedPageBreak/>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r>
              <w:rPr>
                <w:b/>
                <w:bCs/>
              </w:rPr>
              <w:t>tlsa_</w:t>
            </w:r>
            <w:r w:rsidR="00AD4220" w:rsidRPr="00AD4220">
              <w:rPr>
                <w:b/>
                <w:bCs/>
              </w:rPr>
              <w:t>HHID</w:t>
            </w:r>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r>
              <w:t>LastBedNight</w:t>
            </w:r>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r w:rsidR="0074688F" w:rsidRPr="00321109">
        <w:rPr>
          <w:b/>
          <w:bCs/>
        </w:rPr>
        <w:t>LastBed</w:t>
      </w:r>
      <w:r w:rsidR="001F5CD3" w:rsidRPr="00321109">
        <w:rPr>
          <w:b/>
          <w:bCs/>
        </w:rPr>
        <w:t>N</w:t>
      </w:r>
      <w:r w:rsidR="0074688F" w:rsidRPr="00321109">
        <w:rPr>
          <w:b/>
          <w:bCs/>
        </w:rPr>
        <w:t>ight</w:t>
      </w:r>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375" w:name="_Get_Enrollments_Relevant"/>
      <w:bookmarkStart w:id="376" w:name="_Toc37849764"/>
      <w:bookmarkStart w:id="377" w:name="_Toc38030539"/>
      <w:bookmarkEnd w:id="375"/>
      <w:r>
        <w:lastRenderedPageBreak/>
        <w:t xml:space="preserve">Enrollments Relevant to </w:t>
      </w:r>
      <w:r w:rsidR="000146AE">
        <w:t>Counting ES/SH/Street Dates</w:t>
      </w:r>
      <w:bookmarkEnd w:id="376"/>
      <w:bookmarkEnd w:id="37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C76DF7" w:rsidRPr="005F4836" w:rsidDel="00545964" w14:paraId="15ECAE9B" w14:textId="4EA730CE" w:rsidTr="00DE4A2E">
        <w:trPr>
          <w:cantSplit/>
          <w:trHeight w:val="216"/>
          <w:del w:id="378"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379" w:author="Molly McEvilley" w:date="2020-08-06T09:50:00Z"/>
              </w:rPr>
            </w:pPr>
            <w:del w:id="380" w:author="Molly McEvilley" w:date="2020-08-06T09:50:00Z">
              <w:r w:rsidRPr="00DE4A2E" w:rsidDel="00545964">
                <w:delText>EnrollmentID</w:delText>
              </w:r>
            </w:del>
          </w:p>
        </w:tc>
      </w:tr>
      <w:tr w:rsidR="00A366EB" w:rsidDel="00545964" w14:paraId="51036A54" w14:textId="6C8F469A" w:rsidTr="00A366EB">
        <w:trPr>
          <w:cantSplit/>
          <w:trHeight w:val="216"/>
          <w:del w:id="381" w:author="Molly McEvilley" w:date="2020-08-06T09:50:00Z"/>
        </w:trPr>
        <w:tc>
          <w:tcPr>
            <w:tcW w:w="9355" w:type="dxa"/>
          </w:tcPr>
          <w:p w14:paraId="13069F87" w14:textId="7663C526" w:rsidR="00A366EB" w:rsidRPr="005F4836" w:rsidDel="00545964" w:rsidRDefault="00A366EB" w:rsidP="00621D1D">
            <w:pPr>
              <w:pStyle w:val="NoSpacing"/>
              <w:rPr>
                <w:del w:id="382" w:author="Molly McEvilley" w:date="2020-08-06T09:50:00Z"/>
              </w:rPr>
            </w:pPr>
            <w:del w:id="383" w:author="Molly McEvilley" w:date="2020-08-06T09:50:00Z">
              <w:r w:rsidRPr="005F4836" w:rsidDel="00545964">
                <w:delText>ProjectType</w:delText>
              </w:r>
            </w:del>
          </w:p>
        </w:tc>
      </w:tr>
      <w:tr w:rsidR="00A366EB" w:rsidDel="00545964" w14:paraId="0FBD1D58" w14:textId="40916E22" w:rsidTr="00A366EB">
        <w:trPr>
          <w:cantSplit/>
          <w:trHeight w:val="216"/>
          <w:del w:id="384" w:author="Molly McEvilley" w:date="2020-08-06T09:50:00Z"/>
        </w:trPr>
        <w:tc>
          <w:tcPr>
            <w:tcW w:w="9355" w:type="dxa"/>
          </w:tcPr>
          <w:p w14:paraId="0B12FA01" w14:textId="0C7D5E25" w:rsidR="00A366EB" w:rsidRPr="005F4836" w:rsidDel="00545964" w:rsidRDefault="00A366EB" w:rsidP="00621D1D">
            <w:pPr>
              <w:pStyle w:val="NoSpacing"/>
              <w:rPr>
                <w:del w:id="385" w:author="Molly McEvilley" w:date="2020-08-06T09:50:00Z"/>
              </w:rPr>
            </w:pPr>
            <w:del w:id="386"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387" w:author="Molly McEvilley" w:date="2020-08-06T09:50:00Z"/>
        </w:trPr>
        <w:tc>
          <w:tcPr>
            <w:tcW w:w="9355" w:type="dxa"/>
          </w:tcPr>
          <w:p w14:paraId="1797D189" w14:textId="77375521" w:rsidR="00A366EB" w:rsidRPr="005F4836" w:rsidDel="00545964" w:rsidRDefault="00A366EB" w:rsidP="00621D1D">
            <w:pPr>
              <w:pStyle w:val="NoSpacing"/>
              <w:rPr>
                <w:del w:id="388" w:author="Molly McEvilley" w:date="2020-08-06T09:50:00Z"/>
              </w:rPr>
            </w:pPr>
            <w:del w:id="389"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390"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391" w:author="Molly McEvilley" w:date="2020-08-06T09:50:00Z"/>
              </w:rPr>
            </w:pPr>
            <w:del w:id="392"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393" w:author="Molly McEvilley" w:date="2020-08-06T09:50:00Z"/>
        </w:trPr>
        <w:tc>
          <w:tcPr>
            <w:tcW w:w="9355" w:type="dxa"/>
          </w:tcPr>
          <w:p w14:paraId="22E657FB" w14:textId="4A1537F1" w:rsidR="00514DD9" w:rsidRPr="00AF370B" w:rsidDel="005903C3" w:rsidRDefault="00514DD9" w:rsidP="00584131">
            <w:pPr>
              <w:pStyle w:val="NoSpacing"/>
              <w:rPr>
                <w:del w:id="394" w:author="Molly McEvilley" w:date="2020-08-06T09:50:00Z"/>
              </w:rPr>
            </w:pPr>
            <w:del w:id="395" w:author="Molly McEvilley" w:date="2020-08-06T09:50:00Z">
              <w:r w:rsidRPr="00C032F4" w:rsidDel="005903C3">
                <w:delText>EnrollmentID</w:delText>
              </w:r>
            </w:del>
          </w:p>
        </w:tc>
      </w:tr>
      <w:tr w:rsidR="00514DD9" w:rsidDel="005903C3" w14:paraId="49621043" w14:textId="13EECDF4" w:rsidTr="00584131">
        <w:trPr>
          <w:cantSplit/>
          <w:trHeight w:val="216"/>
          <w:del w:id="396" w:author="Molly McEvilley" w:date="2020-08-06T09:50:00Z"/>
        </w:trPr>
        <w:tc>
          <w:tcPr>
            <w:tcW w:w="9355" w:type="dxa"/>
          </w:tcPr>
          <w:p w14:paraId="559B7EF3" w14:textId="4CB341C4" w:rsidR="00514DD9" w:rsidRPr="00AF370B" w:rsidDel="005903C3" w:rsidRDefault="003C4035" w:rsidP="00584131">
            <w:pPr>
              <w:pStyle w:val="NoSpacing"/>
              <w:rPr>
                <w:del w:id="397" w:author="Molly McEvilley" w:date="2020-08-06T09:50:00Z"/>
              </w:rPr>
            </w:pPr>
            <w:del w:id="398"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rPr>
          <w:ins w:id="399" w:author="Molly McEvilley" w:date="2020-08-06T09:51:00Z"/>
        </w:rPr>
      </w:pPr>
      <w:commentRangeStart w:id="400"/>
      <w:ins w:id="401" w:author="Molly McEvilley" w:date="2020-08-06T09:50:00Z">
        <w:r>
          <w:t>tlsa_Person.</w:t>
        </w:r>
        <w:r>
          <w:rPr>
            <w:b/>
            <w:bCs/>
          </w:rPr>
          <w:t xml:space="preserve">HoHAdult </w:t>
        </w:r>
      </w:ins>
      <w:ins w:id="402" w:author="Molly McEvilley" w:date="2020-08-06T09:51:00Z">
        <w:r w:rsidR="000D24D0">
          <w:t>&gt; 0 (</w:t>
        </w:r>
      </w:ins>
      <w:ins w:id="403" w:author="Molly McEvilley" w:date="2020-08-06T09:52:00Z">
        <w:r w:rsidR="000D24D0">
          <w:t>chronic homelessness is only reported for adults and heads of household)</w:t>
        </w:r>
      </w:ins>
      <w:commentRangeEnd w:id="400"/>
      <w:ins w:id="404" w:author="Molly McEvilley" w:date="2020-08-06T09:53:00Z">
        <w:r w:rsidR="00E17227">
          <w:rPr>
            <w:rStyle w:val="CommentReference"/>
            <w:rFonts w:eastAsiaTheme="minorHAnsi" w:cstheme="minorBidi"/>
          </w:rPr>
          <w:commentReference w:id="400"/>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r w:rsidR="00D979B0">
        <w:t>tlsa_Person</w:t>
      </w:r>
      <w:r>
        <w:t>.</w:t>
      </w:r>
      <w:r w:rsidRPr="00CF23C7">
        <w:rPr>
          <w:b/>
        </w:rPr>
        <w:t>PersonalID</w:t>
      </w:r>
    </w:p>
    <w:p w14:paraId="11898004" w14:textId="6C98B544" w:rsidR="00897910" w:rsidRPr="002E5F14" w:rsidRDefault="00897910" w:rsidP="0030608E">
      <w:pPr>
        <w:pStyle w:val="ListParagraph"/>
        <w:numPr>
          <w:ilvl w:val="0"/>
          <w:numId w:val="32"/>
        </w:numPr>
      </w:pPr>
      <w:r w:rsidRPr="00DE4A2E">
        <w:rPr>
          <w:b/>
          <w:bCs/>
        </w:rPr>
        <w:t>EntryDate</w:t>
      </w:r>
      <w:r>
        <w:t xml:space="preserve"> &lt;= </w:t>
      </w:r>
      <w:r w:rsidRPr="002F0D32">
        <w:rPr>
          <w:b/>
          <w:bCs/>
        </w:rPr>
        <w:t>LastActive</w:t>
      </w:r>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r w:rsidRPr="00DE4A2E">
        <w:rPr>
          <w:b/>
          <w:bCs/>
        </w:rPr>
        <w:t>CHStart</w:t>
      </w:r>
    </w:p>
    <w:p w14:paraId="0C530F2B" w14:textId="12189663" w:rsidR="00006148" w:rsidRDefault="00006148" w:rsidP="0088191A">
      <w:pPr>
        <w:pStyle w:val="Heading2"/>
      </w:pPr>
      <w:bookmarkStart w:id="405" w:name="_Toc37849765"/>
      <w:bookmarkStart w:id="406" w:name="_Toc38030540"/>
      <w:r>
        <w:t xml:space="preserve">Get Dates to Exclude from Counts of ES/SH/Street Days </w:t>
      </w:r>
      <w:r w:rsidR="007B705B">
        <w:t>(ch_Exclude)</w:t>
      </w:r>
      <w:bookmarkEnd w:id="405"/>
      <w:bookmarkEnd w:id="406"/>
    </w:p>
    <w:p w14:paraId="6979A728" w14:textId="718BAD05" w:rsidR="00006148" w:rsidRDefault="00F709EC">
      <w:pPr>
        <w:pStyle w:val="Heading3"/>
      </w:pPr>
      <w:r>
        <w:t>RelevantData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lastRenderedPageBreak/>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r w:rsidR="00C91919">
        <w:rPr>
          <w:rFonts w:cs="Times New Roman"/>
          <w:b/>
        </w:rPr>
        <w:t>CHStart</w:t>
      </w:r>
      <w:r w:rsidR="00C91919">
        <w:rPr>
          <w:rFonts w:cs="Times New Roman"/>
          <w:i/>
        </w:rPr>
        <w:t xml:space="preserve"> </w:t>
      </w:r>
      <w:r w:rsidR="00C91919">
        <w:rPr>
          <w:rFonts w:cs="Times New Roman"/>
        </w:rPr>
        <w:t xml:space="preserve">and </w:t>
      </w:r>
      <w:r w:rsidR="00C91919">
        <w:rPr>
          <w:rFonts w:cs="Times New Roman"/>
          <w:b/>
        </w:rPr>
        <w:t>LastActive:</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407" w:name="_Toc37849766"/>
      <w:bookmarkStart w:id="408" w:name="_Toc38030541"/>
      <w:r>
        <w:t xml:space="preserve">Get Dates to Include in Counts of ES/SH/Street Days </w:t>
      </w:r>
      <w:r w:rsidR="007B705B">
        <w:t>(</w:t>
      </w:r>
      <w:r w:rsidR="00E04B04">
        <w:t>ch_Include</w:t>
      </w:r>
      <w:r w:rsidR="007B705B">
        <w:t>)</w:t>
      </w:r>
      <w:bookmarkEnd w:id="407"/>
      <w:bookmarkEnd w:id="40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lastRenderedPageBreak/>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r>
        <w:rPr>
          <w:b/>
        </w:rPr>
        <w:t>ESSHStreetDate</w:t>
      </w:r>
      <w:r w:rsidR="00006148">
        <w:t xml:space="preserve"> = </w:t>
      </w:r>
      <w:bookmarkStart w:id="409" w:name="_Hlk42149391"/>
      <w:r w:rsidR="003C4035" w:rsidRPr="003C4035">
        <w:rPr>
          <w:i/>
        </w:rPr>
        <w:t>BedNightDate</w:t>
      </w:r>
      <w:bookmarkEnd w:id="409"/>
    </w:p>
    <w:p w14:paraId="504559F8" w14:textId="30675504" w:rsidR="003B1AEA" w:rsidRPr="00267838" w:rsidRDefault="00BF0431" w:rsidP="0030608E">
      <w:pPr>
        <w:pStyle w:val="ListParagraph"/>
        <w:numPr>
          <w:ilvl w:val="5"/>
          <w:numId w:val="58"/>
        </w:numPr>
      </w:pPr>
      <w:r w:rsidRPr="003C4035">
        <w:rPr>
          <w:i/>
        </w:rPr>
        <w:t>BedNightDate</w:t>
      </w:r>
      <w:r>
        <w:rPr>
          <w:i/>
        </w:rPr>
        <w:t xml:space="preserve"> </w:t>
      </w:r>
      <w:r>
        <w:rPr>
          <w:iCs/>
        </w:rPr>
        <w:t>&gt;= 10/1/2012</w:t>
      </w:r>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410" w:author="Molly McEvilley" w:date="2020-08-06T08:44:00Z"/>
        </w:rPr>
      </w:pPr>
      <w:commentRangeStart w:id="411"/>
      <w:r>
        <w:t xml:space="preserve">For enrollments where </w:t>
      </w:r>
      <w:r w:rsidRPr="009C008E">
        <w:rPr>
          <w:b/>
          <w:bCs/>
          <w:iCs/>
        </w:rPr>
        <w:t>EntryDate</w:t>
      </w:r>
      <w:r>
        <w:t xml:space="preserve"> &gt; </w:t>
      </w:r>
      <w:r w:rsidR="00CF23C7" w:rsidRPr="00CF23C7">
        <w:rPr>
          <w:b/>
        </w:rPr>
        <w:t>CHStart</w:t>
      </w:r>
      <w:r>
        <w:t xml:space="preserve">, </w:t>
      </w:r>
      <w:del w:id="412"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413" w:author="Molly McEvilley" w:date="2020-08-06T08:43:00Z"/>
          <w:bCs/>
        </w:rPr>
      </w:pPr>
      <w:ins w:id="414" w:author="Molly McEvilley" w:date="2020-08-06T08:43:00Z">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ins>
      <w:commentRangeEnd w:id="411"/>
      <w:ins w:id="415" w:author="Molly McEvilley" w:date="2020-08-06T08:44:00Z">
        <w:r>
          <w:rPr>
            <w:rStyle w:val="CommentReference"/>
          </w:rPr>
          <w:commentReference w:id="411"/>
        </w:r>
      </w:ins>
      <w:ins w:id="416" w:author="Molly McEvilley" w:date="2020-08-06T08:43:00Z">
        <w:r>
          <w:rPr>
            <w:bCs/>
          </w:rPr>
          <w:t>.</w:t>
        </w:r>
      </w:ins>
    </w:p>
    <w:p w14:paraId="6A9AF250" w14:textId="77777777" w:rsidR="00B5597A" w:rsidRPr="0044267F" w:rsidRDefault="00B5597A" w:rsidP="0030608E">
      <w:pPr>
        <w:pStyle w:val="ListParagraph"/>
        <w:numPr>
          <w:ilvl w:val="0"/>
          <w:numId w:val="71"/>
        </w:numPr>
        <w:rPr>
          <w:ins w:id="417" w:author="Molly McEvilley" w:date="2020-08-06T08:43:00Z"/>
          <w:bCs/>
        </w:rPr>
      </w:pPr>
      <w:ins w:id="418" w:author="Molly McEvilley" w:date="2020-08-06T08:43:00Z">
        <w:r w:rsidRPr="0044267F">
          <w:rPr>
            <w:bCs/>
          </w:rPr>
          <w:t xml:space="preserve">An </w:t>
        </w:r>
        <w:r w:rsidRPr="0044267F">
          <w:rPr>
            <w:b/>
          </w:rPr>
          <w:t>ESSHStreetDate</w:t>
        </w:r>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419" w:author="Molly McEvilley" w:date="2020-08-06T08:43:00Z"/>
        </w:rPr>
      </w:pPr>
      <w:ins w:id="420" w:author="Molly McEvilley" w:date="2020-08-06T08:43:00Z">
        <w:r w:rsidRPr="0044267F">
          <w:rPr>
            <w:i/>
          </w:rPr>
          <w:t>LivingSituation</w:t>
        </w:r>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421" w:author="Molly McEvilley" w:date="2020-08-06T08:43:00Z"/>
        </w:rPr>
      </w:pPr>
      <w:ins w:id="422" w:author="Molly McEvilley" w:date="2020-08-06T08:43:00Z">
        <w:r w:rsidRPr="0044267F">
          <w:rPr>
            <w:b/>
          </w:rPr>
          <w:t>ESSHStreetDate</w:t>
        </w:r>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423" w:author="Molly McEvilley" w:date="2020-08-06T08:43:00Z"/>
          <w:bCs/>
        </w:rPr>
      </w:pPr>
      <w:ins w:id="424" w:author="Molly McEvilley" w:date="2020-08-06T08:43:00Z">
        <w:r w:rsidRPr="0044267F">
          <w:rPr>
            <w:bCs/>
          </w:rPr>
          <w:t>For TH, PSH, and RRH projects (ProjectType in (2,3,13)</w:t>
        </w:r>
        <w:r>
          <w:rPr>
            <w:bCs/>
          </w:rPr>
          <w:t>)</w:t>
        </w:r>
        <w:r w:rsidRPr="0044267F">
          <w:rPr>
            <w:bCs/>
          </w:rPr>
          <w:t xml:space="preserve">, </w:t>
        </w:r>
        <w:r w:rsidRPr="0044267F">
          <w:rPr>
            <w:b/>
          </w:rPr>
          <w:t>ESSHStreetDate</w:t>
        </w:r>
        <w:r>
          <w:rPr>
            <w:bCs/>
          </w:rPr>
          <w:t>s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425" w:author="Molly McEvilley" w:date="2020-08-06T08:43:00Z"/>
          <w:bCs/>
        </w:rPr>
      </w:pPr>
      <w:ins w:id="426"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427" w:author="Molly McEvilley" w:date="2020-08-06T08:43:00Z"/>
        </w:rPr>
      </w:pPr>
      <w:ins w:id="428" w:author="Molly McEvilley" w:date="2020-08-06T08:43:00Z">
        <w:r w:rsidRPr="007327FC">
          <w:rPr>
            <w:i/>
          </w:rPr>
          <w:t>LivingSituation</w:t>
        </w:r>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429" w:author="Molly McEvilley" w:date="2020-08-06T08:43:00Z"/>
        </w:rPr>
      </w:pPr>
      <w:ins w:id="430" w:author="Molly McEvilley" w:date="2020-08-06T08:43:00Z">
        <w:r w:rsidRPr="007327FC">
          <w:rPr>
            <w:i/>
          </w:rPr>
          <w:t>LengthOfStay</w:t>
        </w:r>
        <w:r w:rsidRPr="007327FC">
          <w:t xml:space="preserve"> in (10, 11) and </w:t>
        </w:r>
        <w:r w:rsidRPr="00DB4FDE">
          <w:rPr>
            <w:i/>
          </w:rPr>
          <w:t>PreviousStreetESSH</w:t>
        </w:r>
        <w:r w:rsidRPr="00DD4D75">
          <w:t xml:space="preserve"> = 1; or</w:t>
        </w:r>
      </w:ins>
    </w:p>
    <w:p w14:paraId="008CF949" w14:textId="77777777" w:rsidR="00B5597A" w:rsidRDefault="00B5597A" w:rsidP="0030608E">
      <w:pPr>
        <w:pStyle w:val="ListParagraph"/>
        <w:numPr>
          <w:ilvl w:val="0"/>
          <w:numId w:val="73"/>
        </w:numPr>
        <w:rPr>
          <w:ins w:id="431" w:author="Molly McEvilley" w:date="2020-08-06T08:43:00Z"/>
        </w:rPr>
      </w:pPr>
      <w:ins w:id="432" w:author="Molly McEvilley" w:date="2020-08-06T08:43:00Z">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ins>
    </w:p>
    <w:p w14:paraId="3B440B36" w14:textId="77777777" w:rsidR="00B5597A" w:rsidRDefault="00B5597A" w:rsidP="0030608E">
      <w:pPr>
        <w:pStyle w:val="ListParagraph"/>
        <w:numPr>
          <w:ilvl w:val="0"/>
          <w:numId w:val="70"/>
        </w:numPr>
        <w:rPr>
          <w:ins w:id="433" w:author="Molly McEvilley" w:date="2020-08-06T08:43:00Z"/>
        </w:rPr>
      </w:pPr>
      <w:ins w:id="434" w:author="Molly McEvilley" w:date="2020-08-06T08:43:00Z">
        <w:r w:rsidRPr="0044267F">
          <w:rPr>
            <w:b/>
          </w:rPr>
          <w:t>ESSHStreetDate</w:t>
        </w:r>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435" w:author="Molly McEvilley" w:date="2020-08-06T08:43:00Z"/>
        </w:rPr>
      </w:pPr>
      <w:ins w:id="436" w:author="Molly McEvilley" w:date="2020-08-06T08:43:00Z">
        <w:r w:rsidRPr="0044267F">
          <w:rPr>
            <w:b/>
            <w:bCs/>
          </w:rPr>
          <w:lastRenderedPageBreak/>
          <w:t>ProjectType</w:t>
        </w:r>
        <w:r>
          <w:t xml:space="preserve"> = 2 and </w:t>
        </w:r>
        <w:r w:rsidRPr="0044267F">
          <w:rPr>
            <w:b/>
          </w:rPr>
          <w:t>ESSHStreetDate</w:t>
        </w:r>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437" w:author="Molly McEvilley" w:date="2020-08-06T08:43:00Z"/>
        </w:rPr>
      </w:pPr>
      <w:ins w:id="438"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439" w:author="Molly McEvilley" w:date="2020-08-06T08:43:00Z"/>
        </w:rPr>
      </w:pPr>
      <w:ins w:id="440" w:author="Molly McEvilley" w:date="2020-08-06T08:43:00Z">
        <w:r w:rsidRPr="0044267F">
          <w:rPr>
            <w:b/>
            <w:bCs/>
          </w:rPr>
          <w:t>ESSHStreetDate</w:t>
        </w:r>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441" w:author="Molly McEvilley" w:date="2020-08-06T08:43:00Z"/>
        </w:rPr>
      </w:pPr>
      <w:ins w:id="442" w:author="Molly McEvilley" w:date="2020-08-06T08:43:00Z">
        <w:r>
          <w:rPr>
            <w:b/>
            <w:bCs/>
          </w:rPr>
          <w:t xml:space="preserve">MoveInDate </w:t>
        </w:r>
        <w:r w:rsidRPr="0044267F">
          <w:t>is NULL and</w:t>
        </w:r>
        <w:r>
          <w:rPr>
            <w:b/>
            <w:bCs/>
          </w:rPr>
          <w:t xml:space="preserve"> ESSHStreetDate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443" w:author="Molly McEvilley" w:date="2020-08-06T08:43:00Z"/>
        </w:rPr>
      </w:pPr>
      <w:ins w:id="444"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ins>
    </w:p>
    <w:p w14:paraId="53D7291B" w14:textId="547D8995" w:rsidR="00A16272" w:rsidRPr="0091659E" w:rsidDel="00B5597A" w:rsidRDefault="00ED5D10" w:rsidP="007F4F13">
      <w:pPr>
        <w:pStyle w:val="ListParagraph"/>
        <w:numPr>
          <w:ilvl w:val="1"/>
          <w:numId w:val="59"/>
        </w:numPr>
        <w:rPr>
          <w:del w:id="445" w:author="Molly McEvilley" w:date="2020-08-06T08:43:00Z"/>
        </w:rPr>
      </w:pPr>
      <w:del w:id="446"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447" w:author="Molly McEvilley" w:date="2020-08-06T08:43:00Z"/>
        </w:rPr>
      </w:pPr>
      <w:del w:id="448"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449" w:author="Molly McEvilley" w:date="2020-08-06T08:43:00Z"/>
        </w:rPr>
      </w:pPr>
      <w:del w:id="450"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451" w:author="Molly McEvilley" w:date="2020-08-06T08:43:00Z"/>
        </w:rPr>
      </w:pPr>
      <w:del w:id="452"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453" w:author="Molly McEvilley" w:date="2020-08-06T08:43:00Z"/>
        </w:rPr>
      </w:pPr>
      <w:del w:id="454"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455" w:author="Molly McEvilley" w:date="2020-08-06T08:43:00Z"/>
        </w:rPr>
      </w:pPr>
      <w:del w:id="456"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457" w:author="Molly McEvilley" w:date="2020-08-06T08:43:00Z"/>
        </w:rPr>
      </w:pPr>
      <w:del w:id="458"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459" w:author="Molly McEvilley" w:date="2020-08-06T08:43:00Z"/>
        </w:rPr>
      </w:pPr>
      <w:del w:id="460"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461" w:name="_Toc506721200"/>
    </w:p>
    <w:p w14:paraId="4E52BCD6" w14:textId="4F2FFADA" w:rsidR="00006148" w:rsidRDefault="00006148" w:rsidP="0088191A">
      <w:pPr>
        <w:pStyle w:val="Heading2"/>
      </w:pPr>
      <w:bookmarkStart w:id="462" w:name="_Toc37849767"/>
      <w:bookmarkStart w:id="463" w:name="_Toc38030542"/>
      <w:r>
        <w:t>Get ES/SH/Street Episodes</w:t>
      </w:r>
      <w:r w:rsidR="007B705B">
        <w:t xml:space="preserve"> (ch_Episodes)</w:t>
      </w:r>
      <w:bookmarkEnd w:id="462"/>
      <w:bookmarkEnd w:id="46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r w:rsidRPr="00970494">
              <w:t>episodeEnd</w:t>
            </w:r>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64" w:name="_CHTime_and_CHTimeStatus"/>
      <w:bookmarkStart w:id="465" w:name="_Toc31197153"/>
      <w:bookmarkStart w:id="466" w:name="_Toc37849768"/>
      <w:bookmarkStart w:id="467" w:name="_Toc38030543"/>
      <w:bookmarkEnd w:id="461"/>
      <w:bookmarkEnd w:id="464"/>
      <w:r w:rsidRPr="00655B0F">
        <w:t>CHTime</w:t>
      </w:r>
      <w:r>
        <w:t xml:space="preserve"> and </w:t>
      </w:r>
      <w:r w:rsidRPr="005F4836">
        <w:t>CHTimeStatus</w:t>
      </w:r>
      <w:r>
        <w:t xml:space="preserve"> </w:t>
      </w:r>
      <w:r w:rsidR="00E04B04">
        <w:t>–</w:t>
      </w:r>
      <w:r>
        <w:t xml:space="preserve"> LSAPerson</w:t>
      </w:r>
      <w:bookmarkEnd w:id="465"/>
      <w:bookmarkEnd w:id="466"/>
      <w:bookmarkEnd w:id="467"/>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r>
              <w:rPr>
                <w:b/>
                <w:bCs/>
              </w:rPr>
              <w:t>tsla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539E0B74" w:rsidR="00DE0E77" w:rsidRPr="00A7544C" w:rsidRDefault="00DE0E77" w:rsidP="00DE0E77">
      <w:r>
        <w:t xml:space="preserve">There are a total of nine 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r w:rsidR="00F824D6">
              <w:t>tlsa</w:t>
            </w:r>
            <w:r>
              <w:t>_Person.</w:t>
            </w:r>
            <w:r w:rsidRPr="005F4836">
              <w:rPr>
                <w:b/>
                <w:bCs/>
              </w:rPr>
              <w:t>HoHAdult</w:t>
            </w:r>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lastRenderedPageBreak/>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468" w:author="Molly McEvilley" w:date="2020-08-06T22:36:00Z">
        <w:r w:rsidRPr="00104046" w:rsidDel="00761A75">
          <w:delText xml:space="preserve">and </w:delText>
        </w:r>
      </w:del>
      <w:ins w:id="469" w:author="Molly McEvilley" w:date="2020-08-06T22:36:00Z">
        <w:r w:rsidR="00761A75">
          <w:t xml:space="preserve">or </w:t>
        </w:r>
        <w:r w:rsidR="00761A75" w:rsidRPr="0060237C">
          <w:rPr>
            <w:i/>
          </w:rPr>
          <w:t>LivingSituation</w:t>
        </w:r>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470" w:author="Molly McEvilley" w:date="2020-08-06T22:37:00Z"/>
        </w:rPr>
      </w:pPr>
      <w:del w:id="471"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472" w:author="Molly McEvilley" w:date="2020-08-06T22:37:00Z"/>
        </w:rPr>
      </w:pPr>
      <w:del w:id="473"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474" w:author="Molly McEvilley" w:date="2020-08-06T22:37:00Z"/>
        </w:rPr>
      </w:pPr>
      <w:del w:id="475"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476" w:author="Molly McEvilley" w:date="2020-08-06T22:37:00Z"/>
        </w:rPr>
      </w:pPr>
      <w:del w:id="477"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r w:rsidRPr="0060237C">
        <w:rPr>
          <w:i/>
        </w:rPr>
        <w:t>LengthOfStay</w:t>
      </w:r>
      <w:r>
        <w:t xml:space="preserve"> in (</w:t>
      </w:r>
      <w:commentRangeStart w:id="478"/>
      <w:del w:id="479" w:author="Molly McEvilley" w:date="2020-08-06T22:12:00Z">
        <w:r w:rsidDel="001210A8">
          <w:delText>10</w:delText>
        </w:r>
      </w:del>
      <w:del w:id="480" w:author="Molly McEvilley" w:date="2020-08-06T22:13:00Z">
        <w:r w:rsidDel="001210A8">
          <w:delText>,</w:delText>
        </w:r>
      </w:del>
      <w:del w:id="481" w:author="Molly McEvilley" w:date="2020-08-06T22:12:00Z">
        <w:r w:rsidDel="001210A8">
          <w:delText>11</w:delText>
        </w:r>
      </w:del>
      <w:ins w:id="482" w:author="Molly McEvilley" w:date="2020-08-06T22:13:00Z">
        <w:r w:rsidR="001210A8">
          <w:t>2,3</w:t>
        </w:r>
      </w:ins>
      <w:commentRangeEnd w:id="478"/>
      <w:ins w:id="483" w:author="Molly McEvilley" w:date="2020-08-06T22:14:00Z">
        <w:r w:rsidR="001210A8">
          <w:rPr>
            <w:rStyle w:val="CommentReference"/>
            <w:rFonts w:eastAsiaTheme="minorHAnsi" w:cstheme="minorBidi"/>
          </w:rPr>
          <w:commentReference w:id="478"/>
        </w:r>
      </w:ins>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ins w:id="484" w:author="Molly McEvilley" w:date="2020-08-06T22:30:00Z">
        <w:r w:rsidR="000301A0" w:rsidRPr="0060237C">
          <w:rPr>
            <w:i/>
          </w:rPr>
          <w:t>PreviousStreetESSH</w:t>
        </w:r>
        <w:r w:rsidR="000301A0">
          <w:rPr>
            <w:i/>
          </w:rPr>
          <w:t xml:space="preserve"> </w:t>
        </w:r>
      </w:ins>
      <w:ins w:id="485"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20330ABE" w:rsidR="000E62A4" w:rsidRDefault="000E62A4" w:rsidP="00BD2E81">
      <w:pPr>
        <w:pStyle w:val="ListParagraph"/>
        <w:numPr>
          <w:ilvl w:val="6"/>
          <w:numId w:val="3"/>
        </w:numPr>
      </w:pPr>
      <w:r w:rsidRPr="0060237C">
        <w:rPr>
          <w:i/>
        </w:rPr>
        <w:t>LengthOfStay</w:t>
      </w:r>
      <w:r>
        <w:t xml:space="preserve"> </w:t>
      </w:r>
      <w:r w:rsidRPr="00A6067F">
        <w:t>in (</w:t>
      </w:r>
      <w:commentRangeStart w:id="486"/>
      <w:del w:id="487" w:author="Molly McEvilley" w:date="2020-08-06T22:12:00Z">
        <w:r w:rsidRPr="00A6067F" w:rsidDel="001210A8">
          <w:delText>2</w:delText>
        </w:r>
      </w:del>
      <w:del w:id="488" w:author="Molly McEvilley" w:date="2020-08-06T22:13:00Z">
        <w:r w:rsidRPr="00A6067F" w:rsidDel="001210A8">
          <w:delText>,</w:delText>
        </w:r>
      </w:del>
      <w:del w:id="489" w:author="Molly McEvilley" w:date="2020-08-06T22:12:00Z">
        <w:r w:rsidRPr="00A6067F" w:rsidDel="001210A8">
          <w:delText>3</w:delText>
        </w:r>
      </w:del>
      <w:ins w:id="490" w:author="Molly McEvilley" w:date="2020-08-06T22:13:00Z">
        <w:r w:rsidR="001210A8">
          <w:t>10,11</w:t>
        </w:r>
      </w:ins>
      <w:commentRangeEnd w:id="486"/>
      <w:ins w:id="491" w:author="Molly McEvilley" w:date="2020-08-06T22:20:00Z">
        <w:r w:rsidR="00FC1A75">
          <w:rPr>
            <w:rStyle w:val="CommentReference"/>
            <w:rFonts w:eastAsiaTheme="minorHAnsi" w:cstheme="minorBidi"/>
          </w:rPr>
          <w:commentReference w:id="486"/>
        </w:r>
      </w:ins>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ins w:id="492" w:author="Molly McEvilley" w:date="2020-08-06T22:31:00Z">
        <w:r w:rsidR="000301A0" w:rsidRPr="0060237C">
          <w:rPr>
            <w:i/>
          </w:rPr>
          <w:t>PreviousStreetESSH</w:t>
        </w:r>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Default="007B705B" w:rsidP="0088191A">
      <w:pPr>
        <w:pStyle w:val="Heading2"/>
      </w:pPr>
      <w:bookmarkStart w:id="493" w:name="_EST/RRH/PSHAgeMin_and_EST/RRH/PSHAg"/>
      <w:bookmarkStart w:id="494" w:name="_Toc37849769"/>
      <w:bookmarkStart w:id="495" w:name="_Toc38030544"/>
      <w:bookmarkEnd w:id="493"/>
      <w:r>
        <w:t xml:space="preserve">EST/RRH/PSHAgeMin and EST/RRH/PSHAgeMax </w:t>
      </w:r>
      <w:r w:rsidR="00597463">
        <w:t>–</w:t>
      </w:r>
      <w:r>
        <w:t xml:space="preserve"> </w:t>
      </w:r>
      <w:r w:rsidRPr="00C52062">
        <w:t>LSAPerson</w:t>
      </w:r>
      <w:bookmarkEnd w:id="494"/>
      <w:bookmarkEnd w:id="49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1210A8" w:rsidRDefault="001210A8"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1210A8" w:rsidRDefault="001210A8"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1210A8" w:rsidRDefault="001210A8"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1210A8" w:rsidRDefault="001210A8"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r>
              <w:rPr>
                <w:b/>
              </w:rPr>
              <w:t>PSHAgeMin</w:t>
            </w:r>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r>
              <w:rPr>
                <w:b/>
              </w:rPr>
              <w:t>PSHAgeMax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EST  project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r w:rsidRPr="00DE4A2E">
        <w:rPr>
          <w:b/>
          <w:bCs/>
        </w:rPr>
        <w:t>ESTAgeMax</w:t>
      </w:r>
      <w:r w:rsidR="00D622F9">
        <w:t xml:space="preserve"> = the largest </w:t>
      </w:r>
      <w:r w:rsidR="009C008E">
        <w:rPr>
          <w:b/>
          <w:bCs/>
        </w:rPr>
        <w:t xml:space="preserve">ActiveAge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13B96CF4" w:rsidR="00FA46D4" w:rsidRDefault="00FA46D4" w:rsidP="0030608E">
      <w:pPr>
        <w:pStyle w:val="ListParagraph"/>
        <w:numPr>
          <w:ilvl w:val="0"/>
          <w:numId w:val="44"/>
        </w:numPr>
      </w:pPr>
      <w:r>
        <w:rPr>
          <w:b/>
          <w:bCs/>
        </w:rPr>
        <w:t>RRH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r>
        <w:rPr>
          <w:b/>
          <w:bCs/>
        </w:rPr>
        <w:t>RRH</w:t>
      </w:r>
      <w:r w:rsidRPr="00A013B7">
        <w:rPr>
          <w:b/>
          <w:bCs/>
        </w:rPr>
        <w:t>AgeMax</w:t>
      </w:r>
      <w:r>
        <w:t xml:space="preserve"> = the largest </w:t>
      </w:r>
      <w:r w:rsidR="009C008E">
        <w:rPr>
          <w:b/>
          <w:bCs/>
        </w:rPr>
        <w:t xml:space="preserve">ActiveAge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41BFAC4E" w:rsidR="001036B8" w:rsidRDefault="001036B8" w:rsidP="0030608E">
      <w:pPr>
        <w:pStyle w:val="ListParagraph"/>
        <w:numPr>
          <w:ilvl w:val="0"/>
          <w:numId w:val="44"/>
        </w:numPr>
      </w:pPr>
      <w:r>
        <w:rPr>
          <w:b/>
          <w:bCs/>
        </w:rPr>
        <w:t>PSH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496" w:name="_HHTypeEST/RRH/PSH_-_LSAPerson"/>
      <w:bookmarkStart w:id="497" w:name="_Toc37849770"/>
      <w:bookmarkStart w:id="498" w:name="_Toc38030545"/>
      <w:bookmarkEnd w:id="496"/>
      <w:r w:rsidRPr="00F678D4">
        <w:t>HHType</w:t>
      </w:r>
      <w:r w:rsidRPr="00F71669">
        <w:t>EST/RRH/PSH</w:t>
      </w:r>
      <w:r w:rsidRPr="009366AD">
        <w:t xml:space="preserve"> - LSAPe</w:t>
      </w:r>
      <w:r w:rsidRPr="00A7544C">
        <w:t>rson</w:t>
      </w:r>
      <w:bookmarkEnd w:id="497"/>
      <w:bookmarkEnd w:id="498"/>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1210A8" w:rsidRDefault="001210A8"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1210A8" w:rsidRDefault="001210A8"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1210A8" w:rsidRDefault="001210A8"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1210A8" w:rsidRDefault="001210A8"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1210A8" w:rsidRDefault="001210A8"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r w:rsidR="009178BC" w:rsidRPr="009178BC">
        <w:rPr>
          <w:rFonts w:eastAsia="Times New Roman" w:cstheme="minorHAnsi"/>
          <w:b/>
          <w:bCs/>
        </w:rPr>
        <w:t>HHTypeEST</w:t>
      </w:r>
      <w:r w:rsidR="009178BC">
        <w:rPr>
          <w:rFonts w:eastAsia="Times New Roman" w:cstheme="minorHAnsi"/>
        </w:rPr>
        <w:t xml:space="preserve">, </w:t>
      </w:r>
      <w:r w:rsidR="009178BC" w:rsidRPr="009178BC">
        <w:rPr>
          <w:rFonts w:eastAsia="Times New Roman" w:cstheme="minorHAnsi"/>
          <w:b/>
          <w:bCs/>
        </w:rPr>
        <w:t>HHTypeRRH</w:t>
      </w:r>
      <w:r w:rsidR="009178BC">
        <w:rPr>
          <w:rFonts w:eastAsia="Times New Roman" w:cstheme="minorHAnsi"/>
        </w:rPr>
        <w:t xml:space="preserve">, and </w:t>
      </w:r>
      <w:r w:rsidR="009178BC" w:rsidRPr="009178BC">
        <w:rPr>
          <w:rFonts w:eastAsia="Times New Roman" w:cstheme="minorHAnsi"/>
          <w:b/>
          <w:bCs/>
        </w:rPr>
        <w:t>HHTypePSH</w:t>
      </w:r>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r>
              <w:rPr>
                <w:b/>
                <w:bCs/>
              </w:rPr>
              <w:t>tlsa_HHID</w:t>
            </w:r>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r>
              <w:t>ActiveHHType</w:t>
            </w:r>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r>
              <w:rPr>
                <w:b/>
                <w:bCs/>
              </w:rPr>
              <w:t>tlsa</w:t>
            </w:r>
            <w:r w:rsidRPr="006B4F91">
              <w:rPr>
                <w:b/>
                <w:bCs/>
              </w:rPr>
              <w:t>_Enrollment</w:t>
            </w:r>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r>
              <w:rPr>
                <w:b/>
              </w:rPr>
              <w:t>HHTypeEST</w:t>
            </w:r>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r w:rsidRPr="00B718C1">
              <w:rPr>
                <w:b/>
                <w:bCs/>
              </w:rPr>
              <w:t>HHTypeRRH</w:t>
            </w:r>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r>
              <w:rPr>
                <w:b/>
              </w:rPr>
              <w:t>HHTypePSH</w:t>
            </w:r>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r w:rsidRPr="00655B0F">
        <w:rPr>
          <w:b/>
        </w:rPr>
        <w:t>HHTypeEST</w:t>
      </w:r>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r w:rsidRPr="00655B0F">
        <w:rPr>
          <w:b/>
        </w:rPr>
        <w:t>HHTypeRRH</w:t>
      </w:r>
      <w:r w:rsidR="00C651B9">
        <w:rPr>
          <w:b/>
        </w:rPr>
        <w:t xml:space="preserve"> </w:t>
      </w:r>
      <w:r w:rsidR="00C651B9">
        <w:rPr>
          <w:bCs/>
        </w:rPr>
        <w:t>(</w:t>
      </w:r>
      <w:r w:rsidR="00C651B9">
        <w:rPr>
          <w:b/>
        </w:rPr>
        <w:t xml:space="preserve">ProjectType </w:t>
      </w:r>
      <w:r w:rsidR="00C651B9">
        <w:rPr>
          <w:bCs/>
        </w:rPr>
        <w:t xml:space="preserve"> = 13)</w:t>
      </w:r>
      <w:r w:rsidRPr="00A6067F">
        <w:rPr>
          <w:rFonts w:eastAsia="Times New Roman" w:cstheme="minorHAnsi"/>
        </w:rPr>
        <w:t xml:space="preserve">, and </w:t>
      </w:r>
      <w:r w:rsidRPr="00655B0F">
        <w:rPr>
          <w:b/>
        </w:rPr>
        <w:t>HHTypePSH</w:t>
      </w:r>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r w:rsidRPr="00BC21DA">
        <w:rPr>
          <w:b/>
          <w:bCs/>
        </w:rPr>
        <w:t>ActiveHHType</w:t>
      </w:r>
      <w:r w:rsidRPr="00BC21DA">
        <w:t xml:space="preserve"> values </w:t>
      </w:r>
      <w:r>
        <w:t xml:space="preserve">from tlsa_HHID and tlsa_Enrollment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r>
              <w:t>HHTypeEST/RRH/PSH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lastRenderedPageBreak/>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7566E0D" w14:textId="77777777" w:rsidR="007B705B" w:rsidRPr="006B4F91" w:rsidRDefault="007B705B" w:rsidP="0088191A">
      <w:pPr>
        <w:pStyle w:val="Heading2"/>
      </w:pPr>
      <w:bookmarkStart w:id="499" w:name="_HoHEST/RRH/PSH"/>
      <w:bookmarkStart w:id="500" w:name="_Toc37849771"/>
      <w:bookmarkStart w:id="501" w:name="_Toc38030546"/>
      <w:bookmarkEnd w:id="499"/>
      <w:r w:rsidRPr="006B4F91">
        <w:t>HoHEST/RRH/PSH</w:t>
      </w:r>
      <w:bookmarkEnd w:id="500"/>
      <w:bookmarkEnd w:id="501"/>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1210A8" w:rsidRDefault="001210A8"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1210A8" w:rsidRDefault="001210A8"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1210A8" w:rsidRDefault="001210A8"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1210A8" w:rsidRDefault="001210A8"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1210A8" w:rsidRDefault="001210A8"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502" w:name="_Hlk37233056"/>
            <w:r>
              <w:rPr>
                <w:b/>
                <w:bCs/>
              </w:rPr>
              <w:t>tlsa_HHID</w:t>
            </w:r>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r>
              <w:t>ActiveHHType</w:t>
            </w:r>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r>
              <w:rPr>
                <w:b/>
                <w:bCs/>
              </w:rPr>
              <w:t>tlsa</w:t>
            </w:r>
            <w:r w:rsidRPr="006B4F91">
              <w:rPr>
                <w:b/>
                <w:bCs/>
              </w:rPr>
              <w:t>_Enrollment</w:t>
            </w:r>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502"/>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lastRenderedPageBreak/>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r w:rsidR="00147F22">
        <w:rPr>
          <w:rFonts w:eastAsia="Times New Roman" w:cstheme="minorHAnsi"/>
        </w:rPr>
        <w:t>tlsa_Enrollment.</w:t>
      </w:r>
      <w:r w:rsidR="006A6609" w:rsidRPr="00DE4A2E">
        <w:rPr>
          <w:rFonts w:eastAsia="Times New Roman" w:cstheme="minorHAnsi"/>
          <w:b/>
          <w:bCs/>
        </w:rPr>
        <w:t>RelationshipToHoH</w:t>
      </w:r>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r w:rsidR="00760BD3" w:rsidRPr="00760BD3">
        <w:rPr>
          <w:b/>
          <w:bCs/>
        </w:rPr>
        <w:t>HHTypeEST</w:t>
      </w:r>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503" w:name="_AdultEST/RRH/PSH__-"/>
      <w:bookmarkStart w:id="504" w:name="_AHAREST/RRH/PSH__-"/>
      <w:bookmarkStart w:id="505" w:name="_AHAREST/RRH/PSH__–"/>
      <w:bookmarkStart w:id="506" w:name="_Toc37849772"/>
      <w:bookmarkStart w:id="507" w:name="_Toc38030547"/>
      <w:bookmarkEnd w:id="503"/>
      <w:bookmarkEnd w:id="504"/>
      <w:bookmarkEnd w:id="505"/>
      <w:r>
        <w:t>AHAR</w:t>
      </w:r>
      <w:r w:rsidRPr="00F71669">
        <w:t>EST/RRH/PSH</w:t>
      </w:r>
      <w:r w:rsidRPr="009366AD">
        <w:t xml:space="preserve"> </w:t>
      </w:r>
      <w:r w:rsidR="00A149D4">
        <w:t>–</w:t>
      </w:r>
      <w:r w:rsidRPr="009366AD">
        <w:t xml:space="preserve"> LSAPe</w:t>
      </w:r>
      <w:r w:rsidRPr="00A7544C">
        <w:t>rson</w:t>
      </w:r>
      <w:bookmarkEnd w:id="506"/>
      <w:bookmarkEnd w:id="507"/>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1210A8" w:rsidRDefault="001210A8"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1210A8" w:rsidRDefault="001210A8"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1210A8" w:rsidRDefault="001210A8"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1210A8" w:rsidRDefault="001210A8"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1210A8" w:rsidRDefault="001210A8"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r>
              <w:rPr>
                <w:b/>
                <w:bCs/>
              </w:rPr>
              <w:t>tlsa_HHID</w:t>
            </w:r>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r>
              <w:t>ActiveHHType</w:t>
            </w:r>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r>
              <w:rPr>
                <w:b/>
                <w:bCs/>
              </w:rPr>
              <w:t>tlsa</w:t>
            </w:r>
            <w:r w:rsidRPr="006B4F91">
              <w:rPr>
                <w:b/>
                <w:bCs/>
              </w:rPr>
              <w:t>_Enrollment</w:t>
            </w:r>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lastRenderedPageBreak/>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508" w:name="_AHARHoHEST/RRH/PSH"/>
      <w:bookmarkStart w:id="509" w:name="_Toc37849773"/>
      <w:bookmarkStart w:id="510" w:name="_Toc38030548"/>
      <w:bookmarkEnd w:id="508"/>
      <w:r>
        <w:t>Adult</w:t>
      </w:r>
      <w:r w:rsidRPr="006B4F91">
        <w:t>EST</w:t>
      </w:r>
      <w:r>
        <w:t xml:space="preserve">/RRH/PSH - </w:t>
      </w:r>
      <w:r w:rsidRPr="00C52062">
        <w:t>LSAPerson</w:t>
      </w:r>
      <w:bookmarkEnd w:id="509"/>
      <w:bookmarkEnd w:id="510"/>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1210A8" w:rsidRDefault="001210A8"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1210A8" w:rsidRDefault="001210A8"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1210A8" w:rsidRDefault="001210A8"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1210A8" w:rsidRDefault="001210A8"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1210A8" w:rsidRDefault="001210A8"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1210A8" w:rsidRDefault="001210A8"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r>
        <w:rPr>
          <w:rFonts w:eastAsia="Times New Roman" w:cstheme="minorHAnsi"/>
          <w:b/>
          <w:bCs/>
        </w:rPr>
        <w:t>Adult</w:t>
      </w:r>
      <w:r w:rsidRPr="009178BC">
        <w:rPr>
          <w:rFonts w:eastAsia="Times New Roman" w:cstheme="minorHAnsi"/>
          <w:b/>
          <w:bCs/>
        </w:rPr>
        <w:t>EST</w:t>
      </w:r>
      <w:r>
        <w:rPr>
          <w:rFonts w:eastAsia="Times New Roman" w:cstheme="minorHAnsi"/>
        </w:rPr>
        <w:t xml:space="preserve">, </w:t>
      </w:r>
      <w:r>
        <w:rPr>
          <w:rFonts w:eastAsia="Times New Roman" w:cstheme="minorHAnsi"/>
          <w:b/>
          <w:bCs/>
        </w:rPr>
        <w:t>Adult</w:t>
      </w:r>
      <w:r w:rsidRPr="009178BC">
        <w:rPr>
          <w:rFonts w:eastAsia="Times New Roman" w:cstheme="minorHAnsi"/>
          <w:b/>
          <w:bCs/>
        </w:rPr>
        <w:t>RRH</w:t>
      </w:r>
      <w:r>
        <w:rPr>
          <w:rFonts w:eastAsia="Times New Roman" w:cstheme="minorHAnsi"/>
        </w:rPr>
        <w:t xml:space="preserve">, and </w:t>
      </w:r>
      <w:r>
        <w:rPr>
          <w:rFonts w:eastAsia="Times New Roman" w:cstheme="minorHAnsi"/>
          <w:b/>
          <w:bCs/>
        </w:rPr>
        <w:t>Adult</w:t>
      </w:r>
      <w:r w:rsidRPr="009178BC">
        <w:rPr>
          <w:rFonts w:eastAsia="Times New Roman" w:cstheme="minorHAnsi"/>
          <w:b/>
          <w:bCs/>
        </w:rPr>
        <w:t>PSH</w:t>
      </w:r>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r>
              <w:rPr>
                <w:b/>
                <w:bCs/>
              </w:rPr>
              <w:t>tlsa_HHID</w:t>
            </w:r>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r>
              <w:t>ActiveHHType</w:t>
            </w:r>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r>
              <w:rPr>
                <w:b/>
                <w:bCs/>
              </w:rPr>
              <w:t>tlsa</w:t>
            </w:r>
            <w:r w:rsidRPr="006B4F91">
              <w:rPr>
                <w:b/>
                <w:bCs/>
              </w:rPr>
              <w:t>_Enrollment</w:t>
            </w:r>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r>
              <w:rPr>
                <w:bCs/>
              </w:rPr>
              <w:t>ActiveAge</w:t>
            </w:r>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r>
              <w:rPr>
                <w:b/>
              </w:rPr>
              <w:t>AdultEST</w:t>
            </w:r>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r>
              <w:rPr>
                <w:b/>
                <w:bCs/>
              </w:rPr>
              <w:t>Adult</w:t>
            </w:r>
            <w:r w:rsidRPr="00B718C1">
              <w:rPr>
                <w:b/>
                <w:bCs/>
              </w:rPr>
              <w:t>RRH</w:t>
            </w:r>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r>
              <w:rPr>
                <w:b/>
              </w:rPr>
              <w:lastRenderedPageBreak/>
              <w:t>AdultPSH</w:t>
            </w:r>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r w:rsidR="009C008E">
        <w:rPr>
          <w:rFonts w:eastAsia="Times New Roman" w:cstheme="minorHAnsi"/>
          <w:b/>
          <w:bCs/>
        </w:rPr>
        <w:t xml:space="preserve">ActiveAge </w:t>
      </w:r>
      <w:r>
        <w:rPr>
          <w:rFonts w:eastAsia="Times New Roman" w:cstheme="minorHAnsi"/>
        </w:rPr>
        <w:t>between 21 and 65 –</w:t>
      </w:r>
      <w:r w:rsidRPr="00A6067F">
        <w:rPr>
          <w:rFonts w:eastAsia="Times New Roman" w:cstheme="minorHAnsi"/>
        </w:rPr>
        <w:t xml:space="preserve"> the logic for the </w:t>
      </w:r>
      <w:r>
        <w:rPr>
          <w:b/>
        </w:rPr>
        <w:t>Adult</w:t>
      </w:r>
      <w:r w:rsidRPr="00655B0F">
        <w:rPr>
          <w:b/>
        </w:rPr>
        <w:t>EST</w:t>
      </w:r>
      <w:r w:rsidRPr="00A6067F">
        <w:rPr>
          <w:rFonts w:eastAsia="Times New Roman" w:cstheme="minorHAnsi"/>
        </w:rPr>
        <w:t xml:space="preserve">, </w:t>
      </w:r>
      <w:r>
        <w:rPr>
          <w:b/>
        </w:rPr>
        <w:t>Adult</w:t>
      </w:r>
      <w:r w:rsidRPr="00655B0F">
        <w:rPr>
          <w:b/>
        </w:rPr>
        <w:t>RRH</w:t>
      </w:r>
      <w:r w:rsidRPr="00A6067F">
        <w:rPr>
          <w:rFonts w:eastAsia="Times New Roman" w:cstheme="minorHAnsi"/>
        </w:rPr>
        <w:t xml:space="preserve">, and </w:t>
      </w:r>
      <w:r>
        <w:rPr>
          <w:b/>
        </w:rPr>
        <w:t>Adult</w:t>
      </w:r>
      <w:r w:rsidRPr="00655B0F">
        <w:rPr>
          <w:b/>
        </w:rPr>
        <w:t>PSH</w:t>
      </w:r>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r>
              <w:rPr>
                <w:rFonts w:cstheme="minorHAnsi"/>
              </w:rPr>
              <w:t>AdultEST/RRH/PSH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511" w:name="_AHARHoHEST/RRH/PSH_1"/>
      <w:bookmarkStart w:id="512" w:name="_Toc37849774"/>
      <w:bookmarkStart w:id="513" w:name="_Toc38030549"/>
      <w:bookmarkEnd w:id="511"/>
      <w:r>
        <w:t>AHARHoH</w:t>
      </w:r>
      <w:r w:rsidRPr="006B4F91">
        <w:t>EST/RRH/PSH</w:t>
      </w:r>
      <w:bookmarkEnd w:id="512"/>
      <w:bookmarkEnd w:id="513"/>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1210A8" w:rsidRDefault="001210A8"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1210A8" w:rsidRDefault="001210A8"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1210A8" w:rsidRDefault="001210A8"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1210A8" w:rsidRDefault="001210A8"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1210A8" w:rsidRDefault="001210A8"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1210A8" w:rsidRDefault="001210A8"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r>
        <w:rPr>
          <w:rFonts w:eastAsia="Times New Roman" w:cstheme="minorHAnsi"/>
        </w:rPr>
        <w:t xml:space="preserve">,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r>
        <w:rPr>
          <w:rFonts w:eastAsia="Times New Roman" w:cstheme="minorHAnsi"/>
        </w:rPr>
        <w:t xml:space="preserve">, and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r w:rsidR="003928D7">
        <w:rPr>
          <w:b/>
          <w:bCs/>
        </w:rPr>
        <w:t>AHARHoH</w:t>
      </w:r>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r>
              <w:rPr>
                <w:b/>
                <w:bCs/>
              </w:rPr>
              <w:t>tlsa_HHID</w:t>
            </w:r>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r>
              <w:t>ActiveHHType</w:t>
            </w:r>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r>
              <w:rPr>
                <w:b/>
                <w:bCs/>
              </w:rPr>
              <w:t>tlsa</w:t>
            </w:r>
            <w:r w:rsidRPr="006B4F91">
              <w:rPr>
                <w:b/>
                <w:bCs/>
              </w:rPr>
              <w:t>_Enrollment</w:t>
            </w:r>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lastRenderedPageBreak/>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r>
              <w:rPr>
                <w:b/>
              </w:rPr>
              <w:t>AHARHoHEST</w:t>
            </w:r>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r>
              <w:rPr>
                <w:b/>
                <w:bCs/>
              </w:rPr>
              <w:t>AHAR</w:t>
            </w:r>
            <w:r>
              <w:rPr>
                <w:b/>
              </w:rPr>
              <w:t>HoH</w:t>
            </w:r>
            <w:r w:rsidRPr="00B718C1">
              <w:rPr>
                <w:b/>
                <w:bCs/>
              </w:rPr>
              <w:t>RRH</w:t>
            </w:r>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r>
              <w:rPr>
                <w:b/>
              </w:rPr>
              <w:t>AHARHoHPSH</w:t>
            </w:r>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r w:rsidR="00F029A7">
        <w:rPr>
          <w:rFonts w:eastAsia="Times New Roman" w:cstheme="minorHAnsi"/>
        </w:rPr>
        <w:t xml:space="preserve"> = 1 – </w:t>
      </w:r>
      <w:r w:rsidRPr="00A6067F">
        <w:rPr>
          <w:rFonts w:eastAsia="Times New Roman" w:cstheme="minorHAnsi"/>
        </w:rPr>
        <w:t xml:space="preserve">the logic for the </w:t>
      </w:r>
      <w:r w:rsidR="000926E0" w:rsidRPr="00DE4A2E">
        <w:rPr>
          <w:rFonts w:eastAsia="Times New Roman" w:cstheme="minorHAnsi"/>
          <w:b/>
          <w:bCs/>
        </w:rPr>
        <w:t>AHAR</w:t>
      </w:r>
      <w:r w:rsidRPr="00707F24">
        <w:rPr>
          <w:b/>
          <w:bCs/>
        </w:rPr>
        <w:t>HoHEST</w:t>
      </w:r>
      <w:r w:rsidRPr="00A6067F">
        <w:rPr>
          <w:rFonts w:eastAsia="Times New Roman" w:cstheme="minorHAnsi"/>
        </w:rPr>
        <w:t xml:space="preserve">, </w:t>
      </w:r>
      <w:r w:rsidR="000926E0" w:rsidRPr="00DE4A2E">
        <w:rPr>
          <w:rFonts w:eastAsia="Times New Roman" w:cstheme="minorHAnsi"/>
          <w:b/>
          <w:bCs/>
        </w:rPr>
        <w:t>AHAR</w:t>
      </w:r>
      <w:r w:rsidRPr="00707F24">
        <w:rPr>
          <w:b/>
          <w:bCs/>
        </w:rPr>
        <w:t>HoHRRH</w:t>
      </w:r>
      <w:r w:rsidRPr="00A6067F">
        <w:rPr>
          <w:rFonts w:eastAsia="Times New Roman" w:cstheme="minorHAnsi"/>
        </w:rPr>
        <w:t xml:space="preserve">, and </w:t>
      </w:r>
      <w:r w:rsidR="000926E0" w:rsidRPr="00DE4A2E">
        <w:rPr>
          <w:rFonts w:eastAsia="Times New Roman" w:cstheme="minorHAnsi"/>
          <w:b/>
          <w:bCs/>
        </w:rPr>
        <w:t>AHAR</w:t>
      </w:r>
      <w:r w:rsidRPr="00655B0F">
        <w:rPr>
          <w:b/>
        </w:rPr>
        <w:t>HoHPSH</w:t>
      </w:r>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514" w:name="_Set_Population_Identifiers_5"/>
      <w:bookmarkStart w:id="515" w:name="_Toc37849775"/>
      <w:bookmarkStart w:id="516" w:name="_Toc38030550"/>
      <w:bookmarkEnd w:id="514"/>
      <w:r w:rsidRPr="00C52062">
        <w:t>Set Population Identifiers for Active HMIS Households</w:t>
      </w:r>
      <w:bookmarkEnd w:id="515"/>
      <w:bookmarkEnd w:id="51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1210A8" w:rsidRDefault="001210A8"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1210A8" w:rsidRDefault="001210A8"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1210A8" w:rsidRDefault="001210A8"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1210A8" w:rsidRDefault="001210A8"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1210A8" w:rsidRDefault="001210A8"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1210A8" w:rsidRDefault="001210A8"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lastRenderedPageBreak/>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r w:rsidRPr="00655B0F">
        <w:rPr>
          <w:b/>
        </w:rPr>
        <w:t>HHChronic</w:t>
      </w:r>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r>
        <w:rPr>
          <w:b/>
        </w:rPr>
        <w:t>D</w:t>
      </w:r>
      <w:r w:rsidRPr="0060237C">
        <w:rPr>
          <w:b/>
        </w:rPr>
        <w:t>isabilityStatus</w:t>
      </w:r>
      <w:r w:rsidRPr="00107D01">
        <w:t xml:space="preserve"> = 1 and</w:t>
      </w:r>
      <w:r>
        <w:t>:</w:t>
      </w:r>
    </w:p>
    <w:p w14:paraId="21B29ABB" w14:textId="77777777" w:rsidR="007B705B" w:rsidRDefault="007B705B" w:rsidP="00993D17">
      <w:pPr>
        <w:pStyle w:val="ListParagraph"/>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BE6BA52" w14:textId="77777777" w:rsidR="007B705B" w:rsidRPr="00107D01" w:rsidRDefault="007B705B" w:rsidP="00993D17">
      <w:pPr>
        <w:pStyle w:val="ListParagraph"/>
      </w:pPr>
      <w:r w:rsidRPr="00230B5B">
        <w:rPr>
          <w:b/>
          <w:bCs/>
        </w:rPr>
        <w:t>CHTime</w:t>
      </w:r>
      <w:r w:rsidRPr="005F4836">
        <w:rPr>
          <w:bCs/>
        </w:rPr>
        <w:t xml:space="preserve"> = 400 and </w:t>
      </w:r>
      <w:r w:rsidRPr="00230B5B">
        <w:rPr>
          <w:b/>
          <w:bCs/>
        </w:rPr>
        <w:t>CHTimeStatus</w:t>
      </w:r>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r w:rsidRPr="00655B0F">
        <w:rPr>
          <w:b/>
        </w:rPr>
        <w:t>HHChronic</w:t>
      </w:r>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lastRenderedPageBreak/>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r w:rsidR="009C008E">
        <w:rPr>
          <w:b/>
        </w:rPr>
        <w:t xml:space="preserve">ActiveAge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517" w:name="_Set_Population_Identifiers_4"/>
      <w:bookmarkStart w:id="518" w:name="_Toc37849776"/>
      <w:bookmarkStart w:id="519" w:name="_Toc38030551"/>
      <w:bookmarkEnd w:id="517"/>
      <w:r>
        <w:t>Set</w:t>
      </w:r>
      <w:r w:rsidRPr="00C52062">
        <w:t xml:space="preserve"> Population Identifiers </w:t>
      </w:r>
      <w:r>
        <w:t xml:space="preserve">for LSAPerson </w:t>
      </w:r>
      <w:r w:rsidRPr="00C52062">
        <w:t>from Active Households</w:t>
      </w:r>
      <w:bookmarkEnd w:id="518"/>
      <w:bookmarkEnd w:id="519"/>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1210A8" w:rsidRDefault="001210A8"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1210A8" w:rsidRDefault="001210A8"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1210A8" w:rsidRDefault="001210A8"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1210A8" w:rsidRDefault="001210A8"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1210A8" w:rsidRDefault="001210A8"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1210A8" w:rsidRDefault="001210A8"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r w:rsidRPr="005F4836">
              <w:t>HHChronic</w:t>
            </w:r>
          </w:p>
        </w:tc>
      </w:tr>
      <w:tr w:rsidR="007B705B" w:rsidRPr="005F4836" w14:paraId="6CEDC6EB" w14:textId="77777777" w:rsidTr="007B705B">
        <w:tc>
          <w:tcPr>
            <w:tcW w:w="9355" w:type="dxa"/>
          </w:tcPr>
          <w:p w14:paraId="390416DC" w14:textId="77777777" w:rsidR="007B705B" w:rsidRPr="00E17F92" w:rsidRDefault="007B705B" w:rsidP="007B705B">
            <w:pPr>
              <w:pStyle w:val="NoSpacing"/>
            </w:pPr>
            <w:r w:rsidRPr="005F4836">
              <w:t>HHVet</w:t>
            </w:r>
          </w:p>
        </w:tc>
      </w:tr>
      <w:tr w:rsidR="007B705B" w:rsidRPr="005F4836" w14:paraId="6BF7D4E1" w14:textId="77777777" w:rsidTr="007B705B">
        <w:tc>
          <w:tcPr>
            <w:tcW w:w="9355" w:type="dxa"/>
          </w:tcPr>
          <w:p w14:paraId="78F50CC5" w14:textId="77777777" w:rsidR="007B705B" w:rsidRPr="00E17F92" w:rsidRDefault="007B705B" w:rsidP="007B705B">
            <w:pPr>
              <w:pStyle w:val="NoSpacing"/>
            </w:pPr>
            <w:r w:rsidRPr="005F4836">
              <w:t>HHDisability</w:t>
            </w:r>
          </w:p>
        </w:tc>
      </w:tr>
      <w:tr w:rsidR="007B705B" w:rsidRPr="005F4836" w14:paraId="50D1FC4D" w14:textId="77777777" w:rsidTr="007B705B">
        <w:tc>
          <w:tcPr>
            <w:tcW w:w="9355" w:type="dxa"/>
          </w:tcPr>
          <w:p w14:paraId="1DAEAA8F" w14:textId="77777777" w:rsidR="007B705B" w:rsidRPr="00E17F92" w:rsidRDefault="007B705B" w:rsidP="007B705B">
            <w:pPr>
              <w:pStyle w:val="NoSpacing"/>
            </w:pPr>
            <w:r w:rsidRPr="005F4836">
              <w:t>HHFleeingDV</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r w:rsidR="007B705B" w:rsidRPr="005F4836" w14:paraId="02E72432" w14:textId="77777777" w:rsidTr="007B705B">
        <w:tc>
          <w:tcPr>
            <w:tcW w:w="9355" w:type="dxa"/>
          </w:tcPr>
          <w:p w14:paraId="39C2D80C" w14:textId="77777777" w:rsidR="007B705B" w:rsidRPr="00E17F92" w:rsidRDefault="007B705B" w:rsidP="007B705B">
            <w:pPr>
              <w:pStyle w:val="NoSpacing"/>
            </w:pPr>
            <w:r w:rsidRPr="005F4836">
              <w:t>HHParent</w:t>
            </w:r>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lastRenderedPageBreak/>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r w:rsidRPr="006B4F91">
              <w:rPr>
                <w:b/>
              </w:rPr>
              <w:t>HHChronic</w:t>
            </w:r>
            <w:r>
              <w:rPr>
                <w:b/>
              </w:rPr>
              <w:t>EST</w:t>
            </w:r>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r w:rsidRPr="006B4F91">
              <w:rPr>
                <w:b/>
              </w:rPr>
              <w:t>HHVet</w:t>
            </w:r>
            <w:r>
              <w:rPr>
                <w:b/>
              </w:rPr>
              <w:t>EST</w:t>
            </w:r>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r w:rsidRPr="006B4F91">
              <w:rPr>
                <w:b/>
              </w:rPr>
              <w:t>HHDisability</w:t>
            </w:r>
            <w:r>
              <w:rPr>
                <w:b/>
              </w:rPr>
              <w:t>EST</w:t>
            </w:r>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r w:rsidRPr="006B4F91">
              <w:rPr>
                <w:b/>
              </w:rPr>
              <w:t>HHFleeingDV</w:t>
            </w:r>
            <w:r>
              <w:rPr>
                <w:b/>
              </w:rPr>
              <w:t>EST</w:t>
            </w:r>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r w:rsidRPr="006B4F91">
              <w:rPr>
                <w:b/>
              </w:rPr>
              <w:t>HHAdultAge</w:t>
            </w:r>
            <w:r>
              <w:rPr>
                <w:b/>
              </w:rPr>
              <w:t>AOEST</w:t>
            </w:r>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r>
              <w:rPr>
                <w:b/>
              </w:rPr>
              <w:t>HHAdultAgeACEST</w:t>
            </w:r>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r w:rsidRPr="006B4F91">
              <w:rPr>
                <w:b/>
              </w:rPr>
              <w:t>HHParent</w:t>
            </w:r>
            <w:r>
              <w:rPr>
                <w:b/>
              </w:rPr>
              <w:t>EST</w:t>
            </w:r>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r w:rsidRPr="006B4F91">
              <w:rPr>
                <w:b/>
              </w:rPr>
              <w:t>HHChronic</w:t>
            </w:r>
            <w:r>
              <w:rPr>
                <w:b/>
              </w:rPr>
              <w:t>RRH</w:t>
            </w:r>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r w:rsidRPr="006B4F91">
              <w:rPr>
                <w:b/>
              </w:rPr>
              <w:t>HHVet</w:t>
            </w:r>
            <w:r>
              <w:rPr>
                <w:b/>
              </w:rPr>
              <w:t>RRH</w:t>
            </w:r>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r w:rsidRPr="006B4F91">
              <w:rPr>
                <w:b/>
              </w:rPr>
              <w:t>HHDisability</w:t>
            </w:r>
            <w:r>
              <w:rPr>
                <w:b/>
              </w:rPr>
              <w:t>RRH</w:t>
            </w:r>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r w:rsidRPr="006B4F91">
              <w:rPr>
                <w:b/>
              </w:rPr>
              <w:t>HHFleeingDV</w:t>
            </w:r>
            <w:r>
              <w:rPr>
                <w:b/>
              </w:rPr>
              <w:t>RRH</w:t>
            </w:r>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r w:rsidRPr="006B4F91">
              <w:rPr>
                <w:b/>
              </w:rPr>
              <w:t>HHAdultAge</w:t>
            </w:r>
            <w:r>
              <w:rPr>
                <w:b/>
              </w:rPr>
              <w:t>AORRH</w:t>
            </w:r>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r>
              <w:rPr>
                <w:b/>
              </w:rPr>
              <w:t>HHAdultAgeACRRH</w:t>
            </w:r>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r w:rsidRPr="006B4F91">
              <w:rPr>
                <w:b/>
              </w:rPr>
              <w:t>HHParent</w:t>
            </w:r>
            <w:r>
              <w:rPr>
                <w:b/>
              </w:rPr>
              <w:t>RRH</w:t>
            </w:r>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r w:rsidRPr="006B4F91">
              <w:rPr>
                <w:b/>
              </w:rPr>
              <w:t>HHChronic</w:t>
            </w:r>
            <w:r>
              <w:rPr>
                <w:b/>
              </w:rPr>
              <w:t>PSH</w:t>
            </w:r>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r w:rsidRPr="006B4F91">
              <w:rPr>
                <w:b/>
              </w:rPr>
              <w:t>HHVet</w:t>
            </w:r>
            <w:r>
              <w:rPr>
                <w:b/>
              </w:rPr>
              <w:t>PSH</w:t>
            </w:r>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r w:rsidRPr="006B4F91">
              <w:rPr>
                <w:b/>
              </w:rPr>
              <w:t>HHDisability</w:t>
            </w:r>
            <w:r>
              <w:rPr>
                <w:b/>
              </w:rPr>
              <w:t>PSH</w:t>
            </w:r>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r w:rsidRPr="006B4F91">
              <w:rPr>
                <w:b/>
              </w:rPr>
              <w:t>HHFleeingDV</w:t>
            </w:r>
            <w:r>
              <w:rPr>
                <w:b/>
              </w:rPr>
              <w:t>PSH</w:t>
            </w:r>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r w:rsidRPr="006B4F91">
              <w:rPr>
                <w:b/>
              </w:rPr>
              <w:t>HHAdultAge</w:t>
            </w:r>
            <w:r>
              <w:rPr>
                <w:b/>
              </w:rPr>
              <w:t>AOPSH</w:t>
            </w:r>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r>
              <w:rPr>
                <w:b/>
              </w:rPr>
              <w:t>HHAdultAgeACPSH</w:t>
            </w:r>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r w:rsidRPr="006B4F91">
              <w:rPr>
                <w:b/>
              </w:rPr>
              <w:t>HHParent</w:t>
            </w:r>
            <w:r>
              <w:rPr>
                <w:b/>
              </w:rPr>
              <w:t>PSH</w:t>
            </w:r>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r w:rsidRPr="00437563">
        <w:t>HHChronicEST/RRH/PSH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r>
        <w:rPr>
          <w:b/>
        </w:rPr>
        <w:t>HHChronic</w:t>
      </w:r>
      <w:r w:rsidRPr="00655B0F">
        <w:rPr>
          <w:b/>
        </w:rPr>
        <w:t>EST</w:t>
      </w:r>
      <w:r w:rsidRPr="00A6067F">
        <w:rPr>
          <w:rFonts w:eastAsia="Times New Roman" w:cstheme="minorHAnsi"/>
        </w:rPr>
        <w:t xml:space="preserve">, </w:t>
      </w:r>
      <w:r>
        <w:rPr>
          <w:b/>
        </w:rPr>
        <w:t>HHChronic</w:t>
      </w:r>
      <w:r w:rsidRPr="00655B0F">
        <w:rPr>
          <w:b/>
        </w:rPr>
        <w:t>RRH</w:t>
      </w:r>
      <w:r w:rsidRPr="00A6067F">
        <w:rPr>
          <w:rFonts w:eastAsia="Times New Roman" w:cstheme="minorHAnsi"/>
        </w:rPr>
        <w:t xml:space="preserve">, and </w:t>
      </w:r>
      <w:r>
        <w:rPr>
          <w:b/>
        </w:rPr>
        <w:t>HHChronic</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r w:rsidRPr="00437563">
        <w:t>HHVetEST/RRH/PSH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r w:rsidR="00147F22">
        <w:t>tlsa_</w:t>
      </w:r>
      <w:r w:rsidR="00AE6753">
        <w:t>HHID.</w:t>
      </w:r>
      <w:r w:rsidR="00AE6753">
        <w:rPr>
          <w:b/>
          <w:bCs/>
        </w:rPr>
        <w:t>HHVet</w:t>
      </w:r>
      <w:r w:rsidR="00AE6753">
        <w:t xml:space="preserve"> = 1</w:t>
      </w:r>
      <w:r w:rsidR="00694793">
        <w:t xml:space="preserve"> – </w:t>
      </w:r>
      <w:r w:rsidRPr="00A6067F">
        <w:rPr>
          <w:rFonts w:eastAsia="Times New Roman" w:cstheme="minorHAnsi"/>
        </w:rPr>
        <w:t xml:space="preserve">the logic for the </w:t>
      </w:r>
      <w:r w:rsidRPr="00655B0F">
        <w:rPr>
          <w:b/>
        </w:rPr>
        <w:t>H</w:t>
      </w:r>
      <w:r w:rsidR="00694793">
        <w:rPr>
          <w:b/>
        </w:rPr>
        <w:t>HVet</w:t>
      </w:r>
      <w:r w:rsidRPr="00655B0F">
        <w:rPr>
          <w:b/>
        </w:rPr>
        <w:t>EST</w:t>
      </w:r>
      <w:r w:rsidRPr="00A6067F">
        <w:rPr>
          <w:rFonts w:eastAsia="Times New Roman" w:cstheme="minorHAnsi"/>
        </w:rPr>
        <w:t xml:space="preserve">, </w:t>
      </w:r>
      <w:r w:rsidRPr="00655B0F">
        <w:rPr>
          <w:b/>
        </w:rPr>
        <w:t>H</w:t>
      </w:r>
      <w:r w:rsidR="00694793">
        <w:rPr>
          <w:b/>
        </w:rPr>
        <w:t>HVet</w:t>
      </w:r>
      <w:r w:rsidRPr="00655B0F">
        <w:rPr>
          <w:b/>
        </w:rPr>
        <w:t>RRH</w:t>
      </w:r>
      <w:r w:rsidRPr="00A6067F">
        <w:rPr>
          <w:rFonts w:eastAsia="Times New Roman" w:cstheme="minorHAnsi"/>
        </w:rPr>
        <w:t xml:space="preserve">, and </w:t>
      </w:r>
      <w:r w:rsidRPr="00655B0F">
        <w:rPr>
          <w:b/>
        </w:rPr>
        <w:t>H</w:t>
      </w:r>
      <w:r w:rsidR="00694793">
        <w:rPr>
          <w:b/>
        </w:rPr>
        <w:t>HVet</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r w:rsidR="009C2E27">
        <w:rPr>
          <w:rFonts w:eastAsia="Times New Roman" w:cstheme="minorHAnsi"/>
        </w:rPr>
        <w:t>tlsa_Person.</w:t>
      </w:r>
      <w:r w:rsidR="009C2E27" w:rsidRPr="009C2E27">
        <w:rPr>
          <w:rFonts w:eastAsia="Times New Roman" w:cstheme="minorHAnsi"/>
          <w:b/>
          <w:bCs/>
        </w:rPr>
        <w:t>VetStatus</w:t>
      </w:r>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r>
              <w:rPr>
                <w:rFonts w:cstheme="minorHAnsi"/>
              </w:rPr>
              <w:lastRenderedPageBreak/>
              <w:t>HHVetEST/RRH/PSH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r w:rsidRPr="00437563">
        <w:t>HHDisabilityEST/RRH/PSH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r w:rsidR="00596D67">
        <w:rPr>
          <w:rFonts w:eastAsia="Times New Roman" w:cstheme="minorHAnsi"/>
        </w:rPr>
        <w:t xml:space="preserve"> = 1 – </w:t>
      </w:r>
      <w:r w:rsidRPr="00A6067F">
        <w:rPr>
          <w:rFonts w:eastAsia="Times New Roman" w:cstheme="minorHAnsi"/>
        </w:rPr>
        <w:t xml:space="preserve">the logic for the </w:t>
      </w:r>
      <w:r>
        <w:rPr>
          <w:b/>
        </w:rPr>
        <w:t>HHDisability</w:t>
      </w:r>
      <w:r w:rsidRPr="00655B0F">
        <w:rPr>
          <w:b/>
        </w:rPr>
        <w:t>EST</w:t>
      </w:r>
      <w:r w:rsidRPr="00A6067F">
        <w:rPr>
          <w:rFonts w:eastAsia="Times New Roman" w:cstheme="minorHAnsi"/>
        </w:rPr>
        <w:t xml:space="preserve">, </w:t>
      </w:r>
      <w:r>
        <w:rPr>
          <w:b/>
        </w:rPr>
        <w:t>HHDisability</w:t>
      </w:r>
      <w:r w:rsidRPr="00655B0F">
        <w:rPr>
          <w:b/>
        </w:rPr>
        <w:t>RRH</w:t>
      </w:r>
      <w:r w:rsidRPr="00A6067F">
        <w:rPr>
          <w:rFonts w:eastAsia="Times New Roman" w:cstheme="minorHAnsi"/>
        </w:rPr>
        <w:t xml:space="preserve">, and </w:t>
      </w:r>
      <w:r>
        <w:rPr>
          <w:b/>
        </w:rPr>
        <w:t>HHDisability</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r w:rsidRPr="00437563">
        <w:t>HHFleeingDVEST/RRH/PSH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r w:rsidR="00415E61">
        <w:rPr>
          <w:rFonts w:eastAsia="Times New Roman" w:cstheme="minorHAnsi"/>
        </w:rPr>
        <w:t xml:space="preserve"> = 1 –</w:t>
      </w:r>
      <w:r w:rsidRPr="00A6067F">
        <w:rPr>
          <w:rFonts w:eastAsia="Times New Roman" w:cstheme="minorHAnsi"/>
        </w:rPr>
        <w:t xml:space="preserve"> the logic for the </w:t>
      </w:r>
      <w:r>
        <w:rPr>
          <w:b/>
        </w:rPr>
        <w:t>HHFleeingDV</w:t>
      </w:r>
      <w:r w:rsidRPr="00655B0F">
        <w:rPr>
          <w:b/>
        </w:rPr>
        <w:t>EST</w:t>
      </w:r>
      <w:r w:rsidRPr="00A6067F">
        <w:rPr>
          <w:rFonts w:eastAsia="Times New Roman" w:cstheme="minorHAnsi"/>
        </w:rPr>
        <w:t xml:space="preserve">, </w:t>
      </w:r>
      <w:r>
        <w:rPr>
          <w:b/>
        </w:rPr>
        <w:t>HHFleeingDV</w:t>
      </w:r>
      <w:r w:rsidRPr="00655B0F">
        <w:rPr>
          <w:b/>
        </w:rPr>
        <w:t>RRH</w:t>
      </w:r>
      <w:r w:rsidRPr="00A6067F">
        <w:rPr>
          <w:rFonts w:eastAsia="Times New Roman" w:cstheme="minorHAnsi"/>
        </w:rPr>
        <w:t xml:space="preserve">, and </w:t>
      </w:r>
      <w:r>
        <w:rPr>
          <w:b/>
        </w:rPr>
        <w:t>HHFleeingDV</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r w:rsidRPr="00437563">
        <w:t>HHAdultAgeAOEST/RRH/PSH</w:t>
      </w:r>
    </w:p>
    <w:p w14:paraId="6D58517A" w14:textId="56BC91B2" w:rsidR="007B705B" w:rsidRDefault="007B705B" w:rsidP="007B705B">
      <w:r>
        <w:t xml:space="preserve">Set </w:t>
      </w:r>
      <w:r w:rsidR="00D979B0">
        <w:t>tlsa_Person</w:t>
      </w:r>
      <w:r>
        <w:t>.</w:t>
      </w:r>
      <w:r w:rsidRPr="005F4836">
        <w:rPr>
          <w:b/>
          <w:bCs/>
        </w:rPr>
        <w:t>HHAdultAgeAOEST/RRH/PSH</w:t>
      </w:r>
      <w:r>
        <w:t xml:space="preserve"> based on the first of the criteria below where </w:t>
      </w:r>
    </w:p>
    <w:p w14:paraId="703A9CCB" w14:textId="049DC8BD" w:rsidR="007B705B" w:rsidRDefault="00147F22" w:rsidP="007B705B">
      <w:pPr>
        <w:pStyle w:val="ListParagraph"/>
      </w:pPr>
      <w:r>
        <w:t>tlsa_</w:t>
      </w:r>
      <w:r w:rsidR="00FC65E4">
        <w:t>HHID</w:t>
      </w:r>
      <w:r w:rsidR="007B705B">
        <w:t>.</w:t>
      </w:r>
      <w:r w:rsidRPr="00147F22">
        <w:rPr>
          <w:b/>
          <w:bCs/>
        </w:rPr>
        <w:t>Active</w:t>
      </w:r>
      <w:r w:rsidR="007B705B" w:rsidRPr="00B5418A">
        <w:rPr>
          <w:b/>
          <w:bCs/>
        </w:rPr>
        <w:t>HHType</w:t>
      </w:r>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520"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520"/>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r>
              <w:t>tlsa_</w:t>
            </w:r>
            <w:r w:rsidR="00FC65E4">
              <w:t>HHID</w:t>
            </w:r>
          </w:p>
        </w:tc>
        <w:tc>
          <w:tcPr>
            <w:tcW w:w="2856" w:type="dxa"/>
          </w:tcPr>
          <w:p w14:paraId="5551EFE0" w14:textId="77777777" w:rsidR="007B705B" w:rsidRPr="009A182F" w:rsidRDefault="007B705B" w:rsidP="007B705B">
            <w:pPr>
              <w:pStyle w:val="NoSpacing"/>
            </w:pPr>
            <w:r w:rsidRPr="002E318E">
              <w:t>HHAdultAge</w:t>
            </w:r>
            <w:r>
              <w:t>AOEST/RRH/PSH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r w:rsidRPr="002E318E">
              <w:rPr>
                <w:b/>
              </w:rPr>
              <w:t>HHAdultAge</w:t>
            </w:r>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r w:rsidRPr="002E318E">
              <w:rPr>
                <w:b/>
              </w:rPr>
              <w:t>HHAdultAge</w:t>
            </w:r>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r w:rsidRPr="002E318E">
              <w:rPr>
                <w:b/>
              </w:rPr>
              <w:t>HHAdultAge</w:t>
            </w:r>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r w:rsidRPr="002E318E">
              <w:rPr>
                <w:b/>
              </w:rPr>
              <w:t>HHAdultAge</w:t>
            </w:r>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r w:rsidRPr="00437563">
        <w:t>HHAdultAgeACEST/RRH/PSH</w:t>
      </w:r>
    </w:p>
    <w:p w14:paraId="7C1A0450" w14:textId="76E7C21F" w:rsidR="007B705B" w:rsidRDefault="007B705B" w:rsidP="007B705B">
      <w:r>
        <w:t xml:space="preserve">Set </w:t>
      </w:r>
      <w:r w:rsidR="00D979B0">
        <w:t>tlsa_Person</w:t>
      </w:r>
      <w:r>
        <w:t>.</w:t>
      </w:r>
      <w:r w:rsidRPr="006B4F91">
        <w:rPr>
          <w:b/>
          <w:bCs/>
        </w:rPr>
        <w:t>HHAdultAgeA</w:t>
      </w:r>
      <w:r>
        <w:rPr>
          <w:b/>
          <w:bCs/>
        </w:rPr>
        <w:t>C</w:t>
      </w:r>
      <w:r w:rsidRPr="006B4F91">
        <w:rPr>
          <w:b/>
          <w:bCs/>
        </w:rPr>
        <w:t>EST/RRH/PSH</w:t>
      </w:r>
      <w:r>
        <w:t xml:space="preserve"> based on the first of the criteria below where </w:t>
      </w:r>
    </w:p>
    <w:p w14:paraId="0D247DA2" w14:textId="7264911B" w:rsidR="007B705B" w:rsidRDefault="00147F22" w:rsidP="007B705B">
      <w:pPr>
        <w:pStyle w:val="ListParagraph"/>
      </w:pPr>
      <w:r>
        <w:t>tlsa_</w:t>
      </w:r>
      <w:r w:rsidR="00FC65E4">
        <w:t>HHID</w:t>
      </w:r>
      <w:r w:rsidR="007B705B">
        <w:t>.</w:t>
      </w:r>
      <w:r w:rsidRPr="00147F22">
        <w:rPr>
          <w:b/>
          <w:bCs/>
        </w:rPr>
        <w:t>Active</w:t>
      </w:r>
      <w:r w:rsidRPr="00B5418A">
        <w:rPr>
          <w:b/>
          <w:bCs/>
        </w:rPr>
        <w:t>HHType</w:t>
      </w:r>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lastRenderedPageBreak/>
              <w:t>Priority</w:t>
            </w:r>
          </w:p>
        </w:tc>
        <w:tc>
          <w:tcPr>
            <w:tcW w:w="1805" w:type="dxa"/>
          </w:tcPr>
          <w:p w14:paraId="5B639B43" w14:textId="7FCDED0F" w:rsidR="007B705B" w:rsidRPr="009A182F" w:rsidRDefault="00147F22" w:rsidP="007B705B">
            <w:pPr>
              <w:pStyle w:val="NoSpacing"/>
            </w:pPr>
            <w:r>
              <w:t>tlsa_</w:t>
            </w:r>
            <w:r w:rsidR="00FC65E4">
              <w:t>HHID</w:t>
            </w:r>
          </w:p>
        </w:tc>
        <w:tc>
          <w:tcPr>
            <w:tcW w:w="2856" w:type="dxa"/>
          </w:tcPr>
          <w:p w14:paraId="17483880" w14:textId="77777777" w:rsidR="007B705B" w:rsidRPr="009A182F" w:rsidRDefault="007B705B" w:rsidP="007B705B">
            <w:pPr>
              <w:pStyle w:val="NoSpacing"/>
            </w:pPr>
            <w:r w:rsidRPr="002E318E">
              <w:t>HHAdultAge</w:t>
            </w:r>
            <w:r>
              <w:t>AOEST/RRH/PSH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r w:rsidRPr="002E318E">
              <w:rPr>
                <w:b/>
              </w:rPr>
              <w:t>HHAdultAge</w:t>
            </w:r>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r w:rsidRPr="002E318E">
              <w:rPr>
                <w:b/>
              </w:rPr>
              <w:t>HHAdultAge</w:t>
            </w:r>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r w:rsidRPr="002E318E">
              <w:rPr>
                <w:b/>
              </w:rPr>
              <w:t>HHAdultAge</w:t>
            </w:r>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r w:rsidRPr="002E318E">
              <w:rPr>
                <w:b/>
              </w:rPr>
              <w:t>HHAdultAge</w:t>
            </w:r>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r w:rsidRPr="00437563">
        <w:t>HHParentEST/RRH/PSH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r w:rsidR="00147F22">
        <w:t>tlsa_</w:t>
      </w:r>
      <w:r w:rsidR="00F43210">
        <w:t>HHID.</w:t>
      </w:r>
      <w:r w:rsidR="00F43210">
        <w:rPr>
          <w:b/>
          <w:bCs/>
        </w:rPr>
        <w:t>HHParent</w:t>
      </w:r>
      <w:r w:rsidR="00F43210">
        <w:t xml:space="preserve"> = 1 – </w:t>
      </w:r>
      <w:r w:rsidRPr="00A6067F">
        <w:rPr>
          <w:rFonts w:eastAsia="Times New Roman" w:cstheme="minorHAnsi"/>
        </w:rPr>
        <w:t xml:space="preserve"> the logic for the </w:t>
      </w:r>
      <w:r>
        <w:rPr>
          <w:b/>
        </w:rPr>
        <w:t>HHParent</w:t>
      </w:r>
      <w:r w:rsidRPr="00655B0F">
        <w:rPr>
          <w:b/>
        </w:rPr>
        <w:t>EST</w:t>
      </w:r>
      <w:r w:rsidRPr="00A6067F">
        <w:rPr>
          <w:rFonts w:eastAsia="Times New Roman" w:cstheme="minorHAnsi"/>
        </w:rPr>
        <w:t xml:space="preserve">, </w:t>
      </w:r>
      <w:r>
        <w:rPr>
          <w:b/>
        </w:rPr>
        <w:t>HHParent</w:t>
      </w:r>
      <w:r w:rsidRPr="00655B0F">
        <w:rPr>
          <w:b/>
        </w:rPr>
        <w:t>RRH</w:t>
      </w:r>
      <w:r w:rsidRPr="00A6067F">
        <w:rPr>
          <w:rFonts w:eastAsia="Times New Roman" w:cstheme="minorHAnsi"/>
        </w:rPr>
        <w:t xml:space="preserve">, and </w:t>
      </w:r>
      <w:r>
        <w:rPr>
          <w:b/>
        </w:rPr>
        <w:t>HHParent</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521" w:name="_Toc37849777"/>
      <w:bookmarkStart w:id="522" w:name="_Toc38030552"/>
      <w:r>
        <w:t>LSAPerson</w:t>
      </w:r>
      <w:bookmarkEnd w:id="521"/>
      <w:bookmarkEnd w:id="522"/>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1210A8" w:rsidRDefault="001210A8"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1210A8" w:rsidRDefault="001210A8"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1210A8" w:rsidRDefault="001210A8"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1210A8" w:rsidRDefault="001210A8"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523" w:name="_Toc29188114"/>
      <w:bookmarkStart w:id="524" w:name="_Toc29188129"/>
      <w:bookmarkStart w:id="525" w:name="_Toc29188148"/>
      <w:bookmarkStart w:id="526" w:name="_Toc29188150"/>
      <w:bookmarkStart w:id="527" w:name="_Update_LSAPerson_CHTime"/>
      <w:bookmarkStart w:id="528" w:name="_Toc29188151"/>
      <w:bookmarkStart w:id="529" w:name="_Toc29188153"/>
      <w:bookmarkStart w:id="530" w:name="_Toc29188156"/>
      <w:bookmarkStart w:id="531" w:name="_Toc29188162"/>
      <w:bookmarkStart w:id="532" w:name="_Toc29188164"/>
      <w:bookmarkStart w:id="533" w:name="_Toc29188168"/>
      <w:bookmarkStart w:id="534" w:name="_Toc29188169"/>
      <w:bookmarkStart w:id="535" w:name="_Toc29188170"/>
      <w:bookmarkStart w:id="536" w:name="_Toc34144048"/>
      <w:bookmarkStart w:id="537" w:name="_Toc34144049"/>
      <w:bookmarkStart w:id="538" w:name="_Toc34144050"/>
      <w:bookmarkStart w:id="539" w:name="_Toc34144061"/>
      <w:bookmarkStart w:id="540" w:name="_Toc34144062"/>
      <w:bookmarkStart w:id="541" w:name="_Toc34144077"/>
      <w:bookmarkStart w:id="542" w:name="_Toc34144078"/>
      <w:bookmarkStart w:id="543" w:name="_Toc34144079"/>
      <w:bookmarkStart w:id="544" w:name="_Toc34144080"/>
      <w:bookmarkStart w:id="545" w:name="_Toc34144081"/>
      <w:bookmarkStart w:id="546" w:name="_Toc34144127"/>
      <w:bookmarkStart w:id="547" w:name="_Toc34144128"/>
      <w:bookmarkStart w:id="548" w:name="_Toc34144129"/>
      <w:bookmarkStart w:id="549" w:name="_Toc34144142"/>
      <w:bookmarkStart w:id="550" w:name="_Toc34144143"/>
      <w:bookmarkStart w:id="551" w:name="_Toc34144152"/>
      <w:bookmarkStart w:id="552" w:name="_Toc34144153"/>
      <w:bookmarkStart w:id="553" w:name="_Toc34144154"/>
      <w:bookmarkStart w:id="554" w:name="_Toc34144155"/>
      <w:bookmarkStart w:id="555" w:name="_Toc34144156"/>
      <w:bookmarkStart w:id="556" w:name="_Toc34144208"/>
      <w:bookmarkStart w:id="557" w:name="_Toc34144209"/>
      <w:bookmarkStart w:id="558" w:name="_Toc34144210"/>
      <w:bookmarkStart w:id="559" w:name="_Toc34144221"/>
      <w:bookmarkStart w:id="560" w:name="_Toc34144222"/>
      <w:bookmarkStart w:id="561" w:name="_Toc34144231"/>
      <w:bookmarkStart w:id="562" w:name="_Toc34144232"/>
      <w:bookmarkStart w:id="563" w:name="_Toc34144233"/>
      <w:bookmarkStart w:id="564" w:name="_Toc34144234"/>
      <w:bookmarkStart w:id="565" w:name="_Toc34144235"/>
      <w:bookmarkStart w:id="566" w:name="_Toc34144287"/>
      <w:bookmarkStart w:id="567" w:name="_Toc34144288"/>
      <w:bookmarkStart w:id="568" w:name="_Toc34144289"/>
      <w:bookmarkStart w:id="569" w:name="_Toc34144290"/>
      <w:bookmarkStart w:id="570" w:name="_Toc34144299"/>
      <w:bookmarkStart w:id="571" w:name="_Toc34144300"/>
      <w:bookmarkStart w:id="572" w:name="_Toc34144309"/>
      <w:bookmarkStart w:id="573" w:name="_Toc34144310"/>
      <w:bookmarkStart w:id="574" w:name="_Toc34144311"/>
      <w:bookmarkStart w:id="575" w:name="_Toc34144312"/>
      <w:bookmarkStart w:id="576" w:name="_Toc34144313"/>
      <w:bookmarkStart w:id="577" w:name="_Toc34144341"/>
      <w:bookmarkStart w:id="578" w:name="_Toc34144342"/>
      <w:bookmarkStart w:id="579" w:name="_Toc34144343"/>
      <w:bookmarkStart w:id="580" w:name="_Toc34144362"/>
      <w:bookmarkStart w:id="581" w:name="_Toc34144363"/>
      <w:bookmarkStart w:id="582" w:name="_Toc34144372"/>
      <w:bookmarkStart w:id="583" w:name="_Toc34144373"/>
      <w:bookmarkStart w:id="584" w:name="_Toc29163965"/>
      <w:bookmarkStart w:id="585" w:name="_Toc34144425"/>
      <w:bookmarkStart w:id="586" w:name="_Toc34144426"/>
      <w:bookmarkStart w:id="587" w:name="_Toc34144427"/>
      <w:bookmarkStart w:id="588" w:name="_Toc34144428"/>
      <w:bookmarkStart w:id="589" w:name="_Toc34144429"/>
      <w:bookmarkStart w:id="590" w:name="_Toc34144430"/>
      <w:bookmarkStart w:id="591" w:name="_Toc34144431"/>
      <w:bookmarkStart w:id="592" w:name="_Toc34144432"/>
      <w:bookmarkStart w:id="593" w:name="_Toc34144433"/>
      <w:bookmarkStart w:id="594" w:name="_Toc34144434"/>
      <w:bookmarkStart w:id="595" w:name="_Toc34144435"/>
      <w:bookmarkStart w:id="596" w:name="_Toc34144436"/>
      <w:bookmarkStart w:id="597" w:name="_Toc34144437"/>
      <w:bookmarkStart w:id="598" w:name="_Toc34144438"/>
      <w:bookmarkStart w:id="599" w:name="_Toc34144439"/>
      <w:bookmarkStart w:id="600" w:name="_Toc34144440"/>
      <w:bookmarkStart w:id="601" w:name="_Toc34144441"/>
      <w:bookmarkStart w:id="602" w:name="_Toc34144442"/>
      <w:bookmarkStart w:id="603" w:name="_Toc34144443"/>
      <w:bookmarkStart w:id="604" w:name="_Toc34144474"/>
      <w:bookmarkStart w:id="605" w:name="_Toc34144475"/>
      <w:bookmarkStart w:id="606" w:name="_Toc34144484"/>
      <w:bookmarkStart w:id="607" w:name="_Toc34144485"/>
      <w:bookmarkStart w:id="608" w:name="_Toc34144537"/>
      <w:bookmarkStart w:id="609" w:name="_Toc34144538"/>
      <w:bookmarkStart w:id="610" w:name="_Toc34144539"/>
      <w:bookmarkStart w:id="611" w:name="_Toc34144540"/>
      <w:bookmarkStart w:id="612" w:name="_Toc34144541"/>
      <w:bookmarkStart w:id="613" w:name="_Toc34144542"/>
      <w:bookmarkStart w:id="614" w:name="_Toc34144543"/>
      <w:bookmarkStart w:id="615" w:name="_Toc34144544"/>
      <w:bookmarkStart w:id="616" w:name="_Toc34144545"/>
      <w:bookmarkStart w:id="617" w:name="_Toc34144546"/>
      <w:bookmarkStart w:id="618" w:name="_Toc34144547"/>
      <w:bookmarkStart w:id="619" w:name="_Toc34144548"/>
      <w:bookmarkStart w:id="620" w:name="_Toc34144549"/>
      <w:bookmarkStart w:id="621" w:name="_Toc34144550"/>
      <w:bookmarkStart w:id="622" w:name="_Toc34144551"/>
      <w:bookmarkStart w:id="623" w:name="_Toc34144552"/>
      <w:bookmarkStart w:id="624" w:name="_Toc34144553"/>
      <w:bookmarkStart w:id="625" w:name="_Toc34144554"/>
      <w:bookmarkStart w:id="626" w:name="_Toc34144555"/>
      <w:bookmarkStart w:id="627" w:name="_Set_Population_Identifiers_1"/>
      <w:bookmarkStart w:id="628" w:name="_Toc31197160"/>
      <w:bookmarkStart w:id="629" w:name="_Toc31197161"/>
      <w:bookmarkStart w:id="630" w:name="_Toc31197162"/>
      <w:bookmarkStart w:id="631" w:name="_Toc31197175"/>
      <w:bookmarkStart w:id="632" w:name="_Toc31197176"/>
      <w:bookmarkStart w:id="633" w:name="_Toc31197192"/>
      <w:bookmarkStart w:id="634" w:name="_Toc31197193"/>
      <w:bookmarkStart w:id="635" w:name="_Toc31197194"/>
      <w:bookmarkStart w:id="636" w:name="_Toc31197195"/>
      <w:bookmarkStart w:id="637" w:name="_Toc31197196"/>
      <w:bookmarkStart w:id="638" w:name="_Set_Population_Identifiers_3"/>
      <w:bookmarkStart w:id="639" w:name="_Toc34144556"/>
      <w:bookmarkStart w:id="640" w:name="_Toc34144557"/>
      <w:bookmarkStart w:id="641" w:name="_Toc34144558"/>
      <w:bookmarkStart w:id="642" w:name="_Toc34144589"/>
      <w:bookmarkStart w:id="643" w:name="_Toc34144590"/>
      <w:bookmarkStart w:id="644" w:name="_Toc34144609"/>
      <w:bookmarkStart w:id="645" w:name="_Toc34144610"/>
      <w:bookmarkStart w:id="646" w:name="_Toc34144611"/>
      <w:bookmarkStart w:id="647" w:name="_Toc34144612"/>
      <w:bookmarkStart w:id="648" w:name="_Toc34144613"/>
      <w:bookmarkStart w:id="649" w:name="_Toc34144614"/>
      <w:bookmarkStart w:id="650" w:name="_Toc34144615"/>
      <w:bookmarkStart w:id="651" w:name="_Toc34144616"/>
      <w:bookmarkStart w:id="652" w:name="_Toc34144617"/>
      <w:bookmarkStart w:id="653" w:name="_Toc34144618"/>
      <w:bookmarkStart w:id="654" w:name="_Toc34144619"/>
      <w:bookmarkStart w:id="655" w:name="_Toc34144620"/>
      <w:bookmarkStart w:id="656" w:name="_Toc34144621"/>
      <w:bookmarkStart w:id="657" w:name="_Toc34144622"/>
      <w:bookmarkStart w:id="658" w:name="_Toc34144623"/>
      <w:bookmarkStart w:id="659" w:name="_HHAdultAge"/>
      <w:bookmarkStart w:id="660" w:name="_Toc34144624"/>
      <w:bookmarkStart w:id="661" w:name="_Toc34144625"/>
      <w:bookmarkStart w:id="662" w:name="_Toc34144647"/>
      <w:bookmarkStart w:id="663" w:name="_Toc34144648"/>
      <w:bookmarkStart w:id="664" w:name="_Toc34144649"/>
      <w:bookmarkStart w:id="665" w:name="_Toc34144650"/>
      <w:bookmarkStart w:id="666" w:name="_Toc34144651"/>
      <w:bookmarkStart w:id="667" w:name="_Toc34144652"/>
      <w:bookmarkStart w:id="668" w:name="_Toc34144653"/>
      <w:bookmarkStart w:id="669" w:name="_Toc34144654"/>
      <w:bookmarkStart w:id="670" w:name="_Toc34144655"/>
      <w:bookmarkStart w:id="671" w:name="_Toc34144656"/>
      <w:bookmarkStart w:id="672" w:name="_Toc34144657"/>
      <w:bookmarkStart w:id="673" w:name="_Toc34144686"/>
      <w:bookmarkStart w:id="674" w:name="_Toc34144687"/>
      <w:bookmarkStart w:id="675" w:name="_Toc34144740"/>
      <w:bookmarkStart w:id="676" w:name="_Toc34144741"/>
      <w:bookmarkStart w:id="677" w:name="_Toc34144742"/>
      <w:bookmarkStart w:id="678" w:name="_Toc34144743"/>
      <w:bookmarkStart w:id="679" w:name="_Toc34144744"/>
      <w:bookmarkStart w:id="680" w:name="_Toc34144745"/>
      <w:bookmarkStart w:id="681" w:name="_Toc34144746"/>
      <w:bookmarkStart w:id="682" w:name="_Toc34144747"/>
      <w:bookmarkStart w:id="683" w:name="_Toc34144799"/>
      <w:bookmarkStart w:id="684" w:name="_Toc34144800"/>
      <w:bookmarkStart w:id="685" w:name="_Toc34144801"/>
      <w:bookmarkStart w:id="686" w:name="_Toc34144802"/>
      <w:bookmarkStart w:id="687" w:name="_Toc34144803"/>
      <w:bookmarkStart w:id="688" w:name="_Toc34144804"/>
      <w:bookmarkStart w:id="689" w:name="_Toc34144805"/>
      <w:bookmarkStart w:id="690" w:name="_Toc34144833"/>
      <w:bookmarkStart w:id="691" w:name="_Toc34144834"/>
      <w:bookmarkStart w:id="692" w:name="_Toc34144835"/>
      <w:bookmarkStart w:id="693" w:name="_Toc34144836"/>
      <w:bookmarkStart w:id="694" w:name="_Toc34144837"/>
      <w:bookmarkStart w:id="695" w:name="_Toc34144838"/>
      <w:bookmarkStart w:id="696" w:name="_Toc34144839"/>
      <w:bookmarkStart w:id="697" w:name="_Toc34144891"/>
      <w:bookmarkStart w:id="698" w:name="_Toc34144892"/>
      <w:bookmarkStart w:id="699" w:name="_Toc34144893"/>
      <w:bookmarkStart w:id="700" w:name="_Toc34144894"/>
      <w:bookmarkStart w:id="701" w:name="_Toc34144895"/>
      <w:bookmarkStart w:id="702" w:name="_Toc34144896"/>
      <w:bookmarkStart w:id="703" w:name="_Toc34144897"/>
      <w:bookmarkStart w:id="704" w:name="_Toc34144949"/>
      <w:bookmarkStart w:id="705" w:name="_Toc34144950"/>
      <w:bookmarkStart w:id="706" w:name="_Toc34144951"/>
      <w:bookmarkStart w:id="707" w:name="_Toc34144952"/>
      <w:bookmarkStart w:id="708" w:name="_Toc34144953"/>
      <w:bookmarkStart w:id="709" w:name="_Toc34144954"/>
      <w:bookmarkStart w:id="710" w:name="_Toc34144955"/>
      <w:bookmarkStart w:id="711" w:name="_Toc34144980"/>
      <w:bookmarkStart w:id="712" w:name="_Toc34144981"/>
      <w:bookmarkStart w:id="713" w:name="_Toc34144982"/>
      <w:bookmarkStart w:id="714" w:name="_Toc34144983"/>
      <w:bookmarkStart w:id="715" w:name="_Toc34144984"/>
      <w:bookmarkStart w:id="716" w:name="_Toc34144985"/>
      <w:bookmarkStart w:id="717" w:name="_Toc34144986"/>
      <w:bookmarkStart w:id="718" w:name="_Toc34145011"/>
      <w:bookmarkStart w:id="719" w:name="_Toc34145012"/>
      <w:bookmarkStart w:id="720" w:name="_Toc34145013"/>
      <w:bookmarkStart w:id="721" w:name="_Toc34145014"/>
      <w:bookmarkStart w:id="722" w:name="_Toc34145015"/>
      <w:bookmarkStart w:id="723" w:name="_Toc34145016"/>
      <w:bookmarkStart w:id="724" w:name="_Toc34145017"/>
      <w:bookmarkStart w:id="725" w:name="_Toc34145069"/>
      <w:bookmarkStart w:id="726" w:name="_Toc34145070"/>
      <w:bookmarkStart w:id="727" w:name="_Toc34145071"/>
      <w:bookmarkStart w:id="728" w:name="_Toc34145072"/>
      <w:bookmarkStart w:id="729" w:name="_Toc34145073"/>
      <w:bookmarkStart w:id="730" w:name="_Toc34145074"/>
      <w:bookmarkStart w:id="731" w:name="_Toc506721205"/>
      <w:bookmarkEnd w:id="373"/>
      <w:bookmarkEnd w:id="374"/>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r>
        <w:br w:type="page"/>
      </w:r>
    </w:p>
    <w:p w14:paraId="65BA16A7" w14:textId="21D9A953" w:rsidR="00E158FC" w:rsidRPr="00C52062" w:rsidRDefault="00E158FC" w:rsidP="00E158FC">
      <w:pPr>
        <w:pStyle w:val="Heading1"/>
      </w:pPr>
      <w:bookmarkStart w:id="732" w:name="_HMIS_Business_Logic:_2"/>
      <w:bookmarkStart w:id="733" w:name="_Toc37849778"/>
      <w:bookmarkStart w:id="734" w:name="_Toc38030553"/>
      <w:bookmarkEnd w:id="732"/>
      <w:r w:rsidRPr="00C52062">
        <w:lastRenderedPageBreak/>
        <w:t>HMIS Business Logic</w:t>
      </w:r>
      <w:r>
        <w:t>: LSAHousehold</w:t>
      </w:r>
      <w:bookmarkEnd w:id="733"/>
      <w:bookmarkEnd w:id="734"/>
    </w:p>
    <w:p w14:paraId="4C5B0BA6" w14:textId="7443B573" w:rsidR="00F25CD0" w:rsidRDefault="00F25CD0" w:rsidP="0088191A">
      <w:pPr>
        <w:pStyle w:val="Heading2"/>
      </w:pPr>
      <w:bookmarkStart w:id="735" w:name="_Get_Distinct_Households"/>
      <w:bookmarkStart w:id="736" w:name="_Toc37849779"/>
      <w:bookmarkStart w:id="737" w:name="_Toc38030554"/>
      <w:bookmarkEnd w:id="731"/>
      <w:bookmarkEnd w:id="735"/>
      <w:r w:rsidRPr="00C52062">
        <w:t xml:space="preserve">Get </w:t>
      </w:r>
      <w:r>
        <w:t>Distinct</w:t>
      </w:r>
      <w:r w:rsidRPr="00C52062">
        <w:t xml:space="preserve"> Households for LSAHousehold</w:t>
      </w:r>
      <w:bookmarkEnd w:id="736"/>
      <w:bookmarkEnd w:id="737"/>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1210A8" w:rsidRDefault="001210A8"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1210A8" w:rsidRDefault="001210A8"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1210A8" w:rsidRDefault="001210A8"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1210A8" w:rsidRDefault="001210A8"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lastRenderedPageBreak/>
              <w:t>HHChild</w:t>
            </w:r>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r w:rsidRPr="007327FC">
              <w:rPr>
                <w:rFonts w:cstheme="minorHAnsi"/>
                <w:bCs/>
              </w:rPr>
              <w:t>HHChronic</w:t>
            </w:r>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r w:rsidRPr="007327FC">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r w:rsidRPr="007327FC">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r w:rsidRPr="00D75C24">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r w:rsidRPr="00D75C24">
              <w:rPr>
                <w:bCs/>
              </w:rPr>
              <w:t>HoH</w:t>
            </w:r>
            <w:r w:rsidRPr="00FC29E8">
              <w:rPr>
                <w:bCs/>
              </w:rPr>
              <w:t>Race</w:t>
            </w:r>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r w:rsidRPr="00D75C24">
              <w:rPr>
                <w:bCs/>
              </w:rPr>
              <w:t>HoHEthnicity</w:t>
            </w:r>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r w:rsidRPr="00D75C24">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r w:rsidRPr="005E62CE">
              <w:lastRenderedPageBreak/>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r w:rsidRPr="005E62CE">
              <w:lastRenderedPageBreak/>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r w:rsidRPr="005E62CE">
              <w:lastRenderedPageBreak/>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38" w:name="_Set_Population_Identifiers_2"/>
      <w:bookmarkStart w:id="739" w:name="_Toc37849780"/>
      <w:bookmarkStart w:id="740" w:name="_Toc38030555"/>
      <w:bookmarkEnd w:id="738"/>
      <w:r w:rsidRPr="00F25CD0">
        <w:t xml:space="preserve">Set </w:t>
      </w:r>
      <w:r w:rsidR="002B6231" w:rsidRPr="00F25CD0">
        <w:t>Population Identifiers</w:t>
      </w:r>
      <w:r w:rsidRPr="00EE1280">
        <w:t xml:space="preserve"> for</w:t>
      </w:r>
      <w:r>
        <w:t xml:space="preserve"> LSAHousehold</w:t>
      </w:r>
      <w:bookmarkEnd w:id="739"/>
      <w:bookmarkEnd w:id="740"/>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1210A8" w:rsidRDefault="001210A8"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1210A8" w:rsidRDefault="001210A8"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1210A8" w:rsidRDefault="001210A8"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1210A8" w:rsidRDefault="001210A8"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1210A8" w:rsidRDefault="001210A8"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1210A8" w:rsidRDefault="001210A8"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1210A8" w:rsidRDefault="001210A8"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1210A8" w:rsidRDefault="001210A8"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1210A8" w:rsidRPr="009C5CD5" w:rsidRDefault="001210A8"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1210A8" w:rsidRPr="009C5CD5" w:rsidRDefault="001210A8"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r w:rsidRPr="0088191A">
        <w:t>HHVet</w:t>
      </w:r>
      <w:r w:rsidR="00587C19" w:rsidRPr="0088191A">
        <w:t xml:space="preserve">, </w:t>
      </w:r>
      <w:r w:rsidR="002E318E" w:rsidRPr="0088191A">
        <w:t>HHChronic</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41" w:name="_HHAdultAge_1"/>
      <w:bookmarkEnd w:id="741"/>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42"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43" w:name="_Toc37849781"/>
      <w:bookmarkStart w:id="744" w:name="_Toc38030556"/>
      <w:r w:rsidRPr="00F25CD0">
        <w:t>EST/RRH/PSHStatus –</w:t>
      </w:r>
      <w:r>
        <w:t xml:space="preserve"> L</w:t>
      </w:r>
      <w:r w:rsidR="002B6231" w:rsidRPr="00C52062">
        <w:t>SAHousehold</w:t>
      </w:r>
      <w:bookmarkEnd w:id="743"/>
      <w:bookmarkEnd w:id="744"/>
      <w:r w:rsidR="002B6231" w:rsidRPr="00C52062">
        <w:t xml:space="preserve"> </w:t>
      </w:r>
      <w:bookmarkEnd w:id="74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1210A8" w:rsidRDefault="001210A8"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1210A8" w:rsidRDefault="001210A8"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1210A8" w:rsidRDefault="001210A8"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45"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2AC0B5EF" w:rsidR="002B6231" w:rsidRDefault="00A43099" w:rsidP="0088191A">
      <w:pPr>
        <w:pStyle w:val="Heading2"/>
      </w:pPr>
      <w:bookmarkStart w:id="746" w:name="_Toc37849782"/>
      <w:bookmarkStart w:id="747" w:name="_Toc38030557"/>
      <w:r w:rsidRPr="00F25CD0">
        <w:t>RRH/PSH</w:t>
      </w:r>
      <w:r w:rsidR="002B6231" w:rsidRPr="00EE1280">
        <w:t xml:space="preserve">MoveIn </w:t>
      </w:r>
      <w:r w:rsidRPr="00EE1280">
        <w:t>–</w:t>
      </w:r>
      <w:r>
        <w:t xml:space="preserve"> LSAHousehold</w:t>
      </w:r>
      <w:bookmarkEnd w:id="746"/>
      <w:bookmarkEnd w:id="747"/>
      <w:r>
        <w:t xml:space="preserve"> </w:t>
      </w:r>
      <w:bookmarkEnd w:id="74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1210A8" w:rsidRDefault="001210A8"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1210A8" w:rsidRDefault="001210A8"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1210A8" w:rsidRDefault="001210A8"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748" w:name="_Toc37849783"/>
      <w:bookmarkStart w:id="749" w:name="_Toc38030558"/>
      <w:bookmarkStart w:id="750" w:name="_Toc506721208"/>
      <w:r w:rsidRPr="00EE1280">
        <w:t>EST/RRH/PSHGeograph</w:t>
      </w:r>
      <w:r>
        <w:t xml:space="preserve">y – </w:t>
      </w:r>
      <w:r w:rsidR="002B6231" w:rsidRPr="00C52062">
        <w:t>LSAHousehold</w:t>
      </w:r>
      <w:bookmarkEnd w:id="748"/>
      <w:bookmarkEnd w:id="749"/>
      <w:r w:rsidR="002B6231" w:rsidRPr="00C52062">
        <w:t xml:space="preserve"> </w:t>
      </w:r>
      <w:bookmarkEnd w:id="750"/>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r w:rsidR="001C3A54">
        <w:t>lsa_</w:t>
      </w:r>
      <w:r w:rsidR="001C3A54" w:rsidRPr="006B4F91">
        <w:t>ProjectCoC</w:t>
      </w:r>
      <w:r w:rsidR="001C3A54">
        <w:t>.</w:t>
      </w:r>
      <w:r w:rsidR="001C3A54" w:rsidRPr="006B4F91">
        <w:rPr>
          <w:i/>
          <w:iCs/>
        </w:rPr>
        <w:t>GeographyType</w:t>
      </w:r>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751" w:name="_AHAR_CSV_Files"/>
      <w:bookmarkStart w:id="752" w:name="_Toc37849784"/>
      <w:bookmarkStart w:id="753" w:name="_Toc38030559"/>
      <w:bookmarkStart w:id="754" w:name="_Toc499543995"/>
      <w:bookmarkStart w:id="755" w:name="_Toc506721209"/>
      <w:bookmarkStart w:id="756" w:name="_Toc497116480"/>
      <w:bookmarkStart w:id="757" w:name="_Hlk496773519"/>
      <w:bookmarkStart w:id="758" w:name="_Toc506721210"/>
      <w:bookmarkEnd w:id="751"/>
      <w:r>
        <w:t xml:space="preserve">EST/RRH/PSHLivingSit – </w:t>
      </w:r>
      <w:r w:rsidRPr="00C52062">
        <w:t>LSAHousehold</w:t>
      </w:r>
      <w:bookmarkEnd w:id="752"/>
      <w:bookmarkEnd w:id="753"/>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1210A8" w:rsidRDefault="001210A8"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1210A8" w:rsidRDefault="001210A8"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1210A8" w:rsidRDefault="001210A8"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1210A8" w:rsidRDefault="001210A8"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1210A8" w:rsidRDefault="001210A8"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1210A8" w:rsidRDefault="001210A8"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1210A8" w:rsidRDefault="001210A8"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Safe Haven</w:t>
            </w:r>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759" w:name="_EST/RRH/PSHDestination–_LSAHousehol"/>
      <w:bookmarkStart w:id="760" w:name="_Toc37849785"/>
      <w:bookmarkStart w:id="761" w:name="_Toc38030560"/>
      <w:bookmarkEnd w:id="759"/>
      <w:r>
        <w:t>EST/RRH/PSHDestination</w:t>
      </w:r>
      <w:r w:rsidR="006F09FD">
        <w:t xml:space="preserve"> </w:t>
      </w:r>
      <w:r>
        <w:t xml:space="preserve">– </w:t>
      </w:r>
      <w:r w:rsidRPr="00C52062">
        <w:t>LSAHousehold</w:t>
      </w:r>
      <w:bookmarkEnd w:id="760"/>
      <w:bookmarkEnd w:id="761"/>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1210A8" w:rsidRDefault="001210A8"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1210A8" w:rsidRDefault="001210A8"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1210A8" w:rsidRDefault="001210A8"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1210A8" w:rsidRDefault="001210A8"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1210A8" w:rsidRDefault="001210A8"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1210A8" w:rsidRDefault="001210A8"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1210A8" w:rsidRDefault="001210A8"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r>
              <w:rPr>
                <w:b/>
                <w:bCs/>
              </w:rPr>
              <w:t>tlsa</w:t>
            </w:r>
            <w:r w:rsidR="00525BD5" w:rsidRPr="000D5A2E">
              <w:rPr>
                <w:b/>
                <w:bCs/>
              </w:rPr>
              <w:t>_Enrollment</w:t>
            </w:r>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lastRenderedPageBreak/>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762" w:name="_Toc37849786"/>
    </w:p>
    <w:p w14:paraId="62F91D64" w14:textId="77777777" w:rsidR="0019166A" w:rsidRDefault="0019166A" w:rsidP="0088191A">
      <w:pPr>
        <w:pStyle w:val="Heading2"/>
      </w:pPr>
      <w:bookmarkStart w:id="763" w:name="_Toc38030561"/>
      <w:r w:rsidRPr="00EE1280">
        <w:t>EST/RRH/PSH</w:t>
      </w:r>
      <w:r>
        <w:t xml:space="preserve"> Population Identifiers</w:t>
      </w:r>
      <w:bookmarkEnd w:id="762"/>
      <w:bookmarkEnd w:id="763"/>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1210A8" w:rsidRDefault="001210A8"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1210A8" w:rsidRDefault="001210A8"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1210A8" w:rsidRDefault="001210A8"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1210A8" w:rsidRDefault="001210A8"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r w:rsidRPr="00F05959">
              <w:rPr>
                <w:b/>
                <w:bCs/>
              </w:rPr>
              <w:t>ESTChronic</w:t>
            </w:r>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r w:rsidRPr="00F05959">
              <w:rPr>
                <w:b/>
                <w:bCs/>
              </w:rPr>
              <w:t>ESTVet</w:t>
            </w:r>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r w:rsidRPr="00F05959">
              <w:rPr>
                <w:b/>
                <w:bCs/>
              </w:rPr>
              <w:t>ESTDisability</w:t>
            </w:r>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r w:rsidRPr="00F05959">
              <w:rPr>
                <w:b/>
                <w:bCs/>
              </w:rPr>
              <w:t>ESTFleeingDV</w:t>
            </w:r>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r w:rsidRPr="00F05959">
              <w:rPr>
                <w:b/>
                <w:bCs/>
              </w:rPr>
              <w:t>ESTChild</w:t>
            </w:r>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r w:rsidRPr="00F05959">
              <w:rPr>
                <w:b/>
                <w:bCs/>
              </w:rPr>
              <w:t>ESTAdultAge</w:t>
            </w:r>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r w:rsidRPr="00F05959">
              <w:rPr>
                <w:b/>
                <w:bCs/>
              </w:rPr>
              <w:t>ESTParent</w:t>
            </w:r>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r>
              <w:rPr>
                <w:b/>
                <w:bCs/>
              </w:rPr>
              <w:t>RRH</w:t>
            </w:r>
            <w:r w:rsidRPr="002C297C">
              <w:rPr>
                <w:b/>
                <w:bCs/>
              </w:rPr>
              <w:t>Chronic</w:t>
            </w:r>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r>
              <w:rPr>
                <w:b/>
                <w:bCs/>
              </w:rPr>
              <w:t>RRH</w:t>
            </w:r>
            <w:r w:rsidRPr="002C297C">
              <w:rPr>
                <w:b/>
                <w:bCs/>
              </w:rPr>
              <w:t>Vet</w:t>
            </w:r>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r>
              <w:rPr>
                <w:b/>
                <w:bCs/>
              </w:rPr>
              <w:t>RRH</w:t>
            </w:r>
            <w:r w:rsidRPr="002C297C">
              <w:rPr>
                <w:b/>
                <w:bCs/>
              </w:rPr>
              <w:t>Disability</w:t>
            </w:r>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r>
              <w:rPr>
                <w:b/>
                <w:bCs/>
              </w:rPr>
              <w:t>RRH</w:t>
            </w:r>
            <w:r w:rsidRPr="002C297C">
              <w:rPr>
                <w:b/>
                <w:bCs/>
              </w:rPr>
              <w:t>FleeingDV</w:t>
            </w:r>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r>
              <w:rPr>
                <w:b/>
                <w:bCs/>
              </w:rPr>
              <w:t>RRH</w:t>
            </w:r>
            <w:r w:rsidRPr="002C297C">
              <w:rPr>
                <w:b/>
                <w:bCs/>
              </w:rPr>
              <w:t>Child</w:t>
            </w:r>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r>
              <w:rPr>
                <w:b/>
                <w:bCs/>
              </w:rPr>
              <w:t>RRH</w:t>
            </w:r>
            <w:r w:rsidRPr="002C297C">
              <w:rPr>
                <w:b/>
                <w:bCs/>
              </w:rPr>
              <w:t>AdultAge</w:t>
            </w:r>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r>
              <w:rPr>
                <w:b/>
                <w:bCs/>
              </w:rPr>
              <w:t>RRH</w:t>
            </w:r>
            <w:r w:rsidRPr="002C297C">
              <w:rPr>
                <w:b/>
                <w:bCs/>
              </w:rPr>
              <w:t>Parent</w:t>
            </w:r>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r>
              <w:rPr>
                <w:b/>
                <w:bCs/>
              </w:rPr>
              <w:t>PSH</w:t>
            </w:r>
            <w:r w:rsidRPr="002C297C">
              <w:rPr>
                <w:b/>
                <w:bCs/>
              </w:rPr>
              <w:t>Chronic</w:t>
            </w:r>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r>
              <w:rPr>
                <w:b/>
                <w:bCs/>
              </w:rPr>
              <w:lastRenderedPageBreak/>
              <w:t>PSH</w:t>
            </w:r>
            <w:r w:rsidRPr="002C297C">
              <w:rPr>
                <w:b/>
                <w:bCs/>
              </w:rPr>
              <w:t>Vet</w:t>
            </w:r>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r>
              <w:rPr>
                <w:b/>
                <w:bCs/>
              </w:rPr>
              <w:t>PSH</w:t>
            </w:r>
            <w:r w:rsidRPr="002C297C">
              <w:rPr>
                <w:b/>
                <w:bCs/>
              </w:rPr>
              <w:t>Disability</w:t>
            </w:r>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r>
              <w:rPr>
                <w:b/>
                <w:bCs/>
              </w:rPr>
              <w:t>PSH</w:t>
            </w:r>
            <w:r w:rsidRPr="002C297C">
              <w:rPr>
                <w:b/>
                <w:bCs/>
              </w:rPr>
              <w:t>FleeingDV</w:t>
            </w:r>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r>
              <w:rPr>
                <w:b/>
                <w:bCs/>
              </w:rPr>
              <w:t>PSH</w:t>
            </w:r>
            <w:r w:rsidRPr="002C297C">
              <w:rPr>
                <w:b/>
                <w:bCs/>
              </w:rPr>
              <w:t>Child</w:t>
            </w:r>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r>
              <w:rPr>
                <w:b/>
                <w:bCs/>
              </w:rPr>
              <w:t>PSH</w:t>
            </w:r>
            <w:r w:rsidRPr="002C297C">
              <w:rPr>
                <w:b/>
                <w:bCs/>
              </w:rPr>
              <w:t>AdultAge</w:t>
            </w:r>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r>
              <w:rPr>
                <w:b/>
                <w:bCs/>
              </w:rPr>
              <w:t>PSH</w:t>
            </w:r>
            <w:r w:rsidRPr="002C297C">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 xml:space="preserve">and the project type is consistent with the relevant project group: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0019166A">
        <w:t xml:space="preserve"> </w:t>
      </w:r>
      <w:r w:rsidR="0019166A" w:rsidRPr="00AD7462">
        <w:rPr>
          <w:b/>
          <w:bCs/>
        </w:rPr>
        <w:t>HH</w:t>
      </w:r>
      <w:r w:rsidR="0019166A">
        <w:rPr>
          <w:b/>
          <w:bCs/>
        </w:rPr>
        <w:t>FleeingDV</w:t>
      </w:r>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FleeingDV</w:t>
      </w:r>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EST/RRH/PSHParent</w:t>
      </w:r>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764" w:name="_Toc37849787"/>
      <w:bookmarkStart w:id="765" w:name="_Toc38030562"/>
      <w:r w:rsidRPr="00EE1280">
        <w:t>System Engagement</w:t>
      </w:r>
      <w:r w:rsidRPr="00C52062">
        <w:t xml:space="preserve"> Status and Return Time</w:t>
      </w:r>
      <w:bookmarkEnd w:id="764"/>
      <w:bookmarkEnd w:id="76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1210A8" w:rsidRDefault="001210A8"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1210A8" w:rsidRDefault="001210A8"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1210A8" w:rsidRDefault="001210A8"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1210A8" w:rsidRDefault="001210A8"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754"/>
    <w:bookmarkEnd w:id="755"/>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lastRenderedPageBreak/>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30608E">
      <w:pPr>
        <w:pStyle w:val="ListParagraph"/>
        <w:numPr>
          <w:ilvl w:val="0"/>
          <w:numId w:val="37"/>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756"/>
      <w:bookmarkEnd w:id="757"/>
    </w:tbl>
    <w:p w14:paraId="0E1486B3" w14:textId="77777777" w:rsidR="00300425" w:rsidRDefault="00300425" w:rsidP="008F2C7B"/>
    <w:p w14:paraId="54D9E0C2" w14:textId="71BC3D12" w:rsidR="00466A69" w:rsidRDefault="00466A69" w:rsidP="0088191A">
      <w:pPr>
        <w:pStyle w:val="Heading2"/>
      </w:pPr>
      <w:bookmarkStart w:id="766" w:name="_Dates_Housed_in"/>
      <w:bookmarkStart w:id="767" w:name="_Toc37849788"/>
      <w:bookmarkStart w:id="768" w:name="_Toc38030563"/>
      <w:bookmarkEnd w:id="766"/>
      <w:r w:rsidRPr="00EE1280">
        <w:lastRenderedPageBreak/>
        <w:t xml:space="preserve">RRHPreMoveInDays </w:t>
      </w:r>
      <w:r w:rsidR="007E42C3">
        <w:t>–</w:t>
      </w:r>
      <w:r>
        <w:t xml:space="preserve"> LSAHousehold</w:t>
      </w:r>
      <w:bookmarkEnd w:id="767"/>
      <w:bookmarkEnd w:id="768"/>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1210A8" w:rsidRDefault="001210A8"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1210A8" w:rsidRDefault="001210A8"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1210A8" w:rsidRDefault="001210A8"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1210A8" w:rsidRDefault="001210A8"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769" w:name="_Dates_Housed_in_1"/>
      <w:bookmarkStart w:id="770" w:name="_Toc37849789"/>
      <w:bookmarkStart w:id="771" w:name="_Toc38030564"/>
      <w:bookmarkEnd w:id="769"/>
      <w:r>
        <w:t>Dates Housed in PSH or RRH (sys_Time)</w:t>
      </w:r>
      <w:bookmarkEnd w:id="770"/>
      <w:bookmarkEnd w:id="77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1210A8" w:rsidRDefault="001210A8" w:rsidP="00BA01E8">
                              <w:pPr>
                                <w:pStyle w:val="Style3"/>
                              </w:pPr>
                              <w:r>
                                <w:t>tlsa_</w:t>
                              </w:r>
                              <w:del w:id="772" w:author="Molly McEvilley" w:date="2020-08-13T06:49:00Z">
                                <w:r w:rsidDel="00EB1C9F">
                                  <w:delText>Enrollment</w:delText>
                                </w:r>
                              </w:del>
                              <w:ins w:id="773" w:author="Molly McEvilley" w:date="2020-08-13T06:49:00Z">
                                <w:r w:rsidR="00EB1C9F">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1210A8" w:rsidRDefault="001210A8"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1210A8" w:rsidRDefault="001210A8"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1210A8" w:rsidRDefault="001210A8" w:rsidP="00BA01E8">
                        <w:pPr>
                          <w:pStyle w:val="Style3"/>
                        </w:pPr>
                        <w:r>
                          <w:t>tlsa_</w:t>
                        </w:r>
                        <w:del w:id="774" w:author="Molly McEvilley" w:date="2020-08-13T06:49:00Z">
                          <w:r w:rsidDel="00EB1C9F">
                            <w:delText>Enrollment</w:delText>
                          </w:r>
                        </w:del>
                        <w:ins w:id="775" w:author="Molly McEvilley" w:date="2020-08-13T06:49:00Z">
                          <w:r w:rsidR="00EB1C9F">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1210A8" w:rsidRDefault="001210A8"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1210A8" w:rsidRDefault="001210A8"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1F2BDF">
        <w:trPr>
          <w:ins w:id="774" w:author="Molly McEvilley" w:date="2020-08-13T06:41:00Z"/>
        </w:trPr>
        <w:tc>
          <w:tcPr>
            <w:tcW w:w="9355" w:type="dxa"/>
            <w:shd w:val="clear" w:color="auto" w:fill="FDE9D9" w:themeFill="accent6" w:themeFillTint="33"/>
          </w:tcPr>
          <w:p w14:paraId="1C80E108" w14:textId="5161A614" w:rsidR="00EB1C9F" w:rsidRPr="009F74F4" w:rsidRDefault="00EB1C9F" w:rsidP="001F2BDF">
            <w:pPr>
              <w:pStyle w:val="NoSpacing"/>
              <w:rPr>
                <w:ins w:id="775" w:author="Molly McEvilley" w:date="2020-08-13T06:41:00Z"/>
                <w:b/>
                <w:bCs/>
              </w:rPr>
            </w:pPr>
            <w:ins w:id="776" w:author="Molly McEvilley" w:date="2020-08-13T06:41:00Z">
              <w:r>
                <w:rPr>
                  <w:b/>
                  <w:bCs/>
                </w:rPr>
                <w:t>tlsa_</w:t>
              </w:r>
            </w:ins>
            <w:ins w:id="777" w:author="Molly McEvilley" w:date="2020-08-13T06:42:00Z">
              <w:r>
                <w:rPr>
                  <w:b/>
                  <w:bCs/>
                </w:rPr>
                <w:t>Household</w:t>
              </w:r>
            </w:ins>
          </w:p>
        </w:tc>
      </w:tr>
      <w:tr w:rsidR="00EB1C9F" w:rsidRPr="008B04EA" w14:paraId="51934CB0" w14:textId="77777777" w:rsidTr="001F2BDF">
        <w:trPr>
          <w:ins w:id="778" w:author="Molly McEvilley" w:date="2020-08-13T06:41:00Z"/>
        </w:trPr>
        <w:tc>
          <w:tcPr>
            <w:tcW w:w="9355" w:type="dxa"/>
          </w:tcPr>
          <w:p w14:paraId="651E2C38" w14:textId="77777777" w:rsidR="00EB1C9F" w:rsidRPr="008B04EA" w:rsidRDefault="00EB1C9F" w:rsidP="001F2BDF">
            <w:pPr>
              <w:pStyle w:val="NoSpacing"/>
              <w:rPr>
                <w:ins w:id="779" w:author="Molly McEvilley" w:date="2020-08-13T06:41:00Z"/>
              </w:rPr>
            </w:pPr>
            <w:ins w:id="780" w:author="Molly McEvilley" w:date="2020-08-13T06:41:00Z">
              <w:r w:rsidRPr="008B04EA">
                <w:t>HoHID</w:t>
              </w:r>
            </w:ins>
          </w:p>
        </w:tc>
      </w:tr>
      <w:tr w:rsidR="00EB1C9F" w:rsidRPr="008B04EA" w14:paraId="4E6319C5" w14:textId="77777777" w:rsidTr="001F2BDF">
        <w:trPr>
          <w:ins w:id="781" w:author="Molly McEvilley" w:date="2020-08-13T06:41:00Z"/>
        </w:trPr>
        <w:tc>
          <w:tcPr>
            <w:tcW w:w="9355" w:type="dxa"/>
          </w:tcPr>
          <w:p w14:paraId="1AF1EECE" w14:textId="3518539D" w:rsidR="00EB1C9F" w:rsidRPr="008B04EA" w:rsidRDefault="00EB1C9F" w:rsidP="001F2BDF">
            <w:pPr>
              <w:pStyle w:val="NoSpacing"/>
              <w:rPr>
                <w:ins w:id="782" w:author="Molly McEvilley" w:date="2020-08-13T06:41:00Z"/>
              </w:rPr>
            </w:pPr>
            <w:ins w:id="783"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rsidDel="00EB1C9F" w14:paraId="3DBFEA4E" w14:textId="358A8DDD" w:rsidTr="007B5290">
        <w:trPr>
          <w:del w:id="784" w:author="Molly McEvilley" w:date="2020-08-13T06:45:00Z"/>
        </w:trPr>
        <w:tc>
          <w:tcPr>
            <w:tcW w:w="9355" w:type="dxa"/>
          </w:tcPr>
          <w:p w14:paraId="1094F677" w14:textId="6C849665" w:rsidR="00DA4B2C" w:rsidRPr="008B04EA" w:rsidDel="00EB1C9F" w:rsidRDefault="00DA4B2C" w:rsidP="007B5290">
            <w:pPr>
              <w:pStyle w:val="NoSpacing"/>
              <w:rPr>
                <w:del w:id="785" w:author="Molly McEvilley" w:date="2020-08-13T06:45:00Z"/>
              </w:rPr>
            </w:pPr>
            <w:del w:id="786"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lastRenderedPageBreak/>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30608E">
      <w:pPr>
        <w:pStyle w:val="ListParagraph"/>
        <w:numPr>
          <w:ilvl w:val="0"/>
          <w:numId w:val="15"/>
        </w:numPr>
        <w:rPr>
          <w:ins w:id="787" w:author="Molly McEvilley" w:date="2020-08-13T06:51:00Z"/>
        </w:r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ins w:id="788" w:author="Molly McEvilley" w:date="2020-08-13T06:51:00Z">
        <w:r>
          <w:rPr>
            <w:bCs/>
          </w:rPr>
          <w:t>tlsa_HHID</w:t>
        </w:r>
        <w:r w:rsidRPr="009F74F4">
          <w:rPr>
            <w:bCs/>
          </w:rPr>
          <w:t>.</w:t>
        </w:r>
        <w:r w:rsidRPr="00EB1C9F">
          <w:rPr>
            <w:b/>
            <w:rPrChange w:id="789" w:author="Molly McEvilley" w:date="2020-08-13T06:51:00Z">
              <w:rPr>
                <w:bCs/>
              </w:rPr>
            </w:rPrChange>
          </w:rPr>
          <w:t>Active</w:t>
        </w:r>
        <w:r>
          <w:rPr>
            <w:bCs/>
          </w:rPr>
          <w:t xml:space="preserve"> = 1; and</w:t>
        </w:r>
      </w:ins>
    </w:p>
    <w:p w14:paraId="5C55F87B" w14:textId="0E1A315C" w:rsidR="00DA4B2C" w:rsidRPr="001F1C18" w:rsidRDefault="00EB1C9F" w:rsidP="0030608E">
      <w:pPr>
        <w:pStyle w:val="ListParagraph"/>
        <w:numPr>
          <w:ilvl w:val="0"/>
          <w:numId w:val="15"/>
        </w:numPr>
      </w:pPr>
      <w:ins w:id="790" w:author="Molly McEvilley" w:date="2020-08-13T06:51:00Z">
        <w:r>
          <w:rPr>
            <w:bCs/>
          </w:rPr>
          <w:t>tlsa_HHID</w:t>
        </w:r>
        <w:r w:rsidRPr="009F74F4">
          <w:rPr>
            <w:bCs/>
          </w:rPr>
          <w:t>.</w:t>
        </w:r>
      </w:ins>
      <w:r w:rsidR="00DA4B2C">
        <w:rPr>
          <w:b/>
        </w:rPr>
        <w:t xml:space="preserve">ProjectType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ins w:id="791" w:author="Molly McEvilley" w:date="2020-08-13T06:51:00Z">
        <w:r>
          <w:rPr>
            <w:bCs/>
          </w:rPr>
          <w:t>tlsa_HHID</w:t>
        </w:r>
        <w:r w:rsidRPr="009F74F4">
          <w:rPr>
            <w:bCs/>
          </w:rPr>
          <w:t>.</w:t>
        </w:r>
      </w:ins>
      <w:r w:rsidR="00DA4B2C">
        <w:rPr>
          <w:b/>
        </w:rPr>
        <w:t xml:space="preserve">MoveInDate </w:t>
      </w:r>
      <w:r w:rsidR="00DA4B2C">
        <w:rPr>
          <w:bCs/>
        </w:rPr>
        <w:t>&lt;= [Date]</w:t>
      </w:r>
      <w:r w:rsidR="00DA4B2C" w:rsidRPr="007327FC">
        <w:rPr>
          <w:bCs/>
        </w:rPr>
        <w:t xml:space="preserve"> </w:t>
      </w:r>
      <w:r w:rsidR="00DA4B2C" w:rsidRPr="009F74F4">
        <w:rPr>
          <w:bCs/>
        </w:rPr>
        <w:t>;</w:t>
      </w:r>
      <w:r w:rsidR="00DA4B2C">
        <w:rPr>
          <w:bCs/>
        </w:rPr>
        <w:t xml:space="preserve"> and</w:t>
      </w:r>
    </w:p>
    <w:p w14:paraId="491F8CA7" w14:textId="5B891BFD" w:rsidR="00DA4B2C" w:rsidRDefault="00EB1C9F" w:rsidP="0030608E">
      <w:pPr>
        <w:pStyle w:val="ListParagraph"/>
        <w:numPr>
          <w:ilvl w:val="0"/>
          <w:numId w:val="15"/>
        </w:numPr>
      </w:pPr>
      <w:ins w:id="792" w:author="Molly McEvilley" w:date="2020-08-13T06:51:00Z">
        <w:r>
          <w:rPr>
            <w:bCs/>
          </w:rPr>
          <w:t>tlsa_HHID</w:t>
        </w:r>
        <w:r w:rsidRPr="009F74F4">
          <w:rPr>
            <w:bCs/>
          </w:rPr>
          <w:t>.</w:t>
        </w:r>
      </w:ins>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30608E">
      <w:pPr>
        <w:pStyle w:val="ListParagraph"/>
        <w:numPr>
          <w:ilvl w:val="0"/>
          <w:numId w:val="15"/>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30608E">
      <w:pPr>
        <w:pStyle w:val="ListParagraph"/>
        <w:numPr>
          <w:ilvl w:val="0"/>
          <w:numId w:val="15"/>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r w:rsidRPr="007327FC">
        <w:rPr>
          <w:bCs/>
        </w:rPr>
        <w:t xml:space="preserve"> </w:t>
      </w:r>
      <w:r w:rsidRPr="009F74F4">
        <w:rPr>
          <w:bCs/>
        </w:rPr>
        <w:t>;</w:t>
      </w:r>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793" w:name="_Toc37849790"/>
      <w:bookmarkStart w:id="794" w:name="_Toc38030565"/>
      <w:r>
        <w:lastRenderedPageBreak/>
        <w:t>Get Last Inactive Date</w:t>
      </w:r>
      <w:bookmarkEnd w:id="793"/>
      <w:bookmarkEnd w:id="794"/>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1210A8" w:rsidRDefault="001210A8"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1210A8" w:rsidRDefault="001210A8"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1210A8" w:rsidRDefault="001210A8"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1210A8" w:rsidRDefault="001210A8"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1210A8" w:rsidRDefault="001210A8"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1210A8" w:rsidRDefault="001210A8"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1210A8" w:rsidRDefault="001210A8"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1210A8" w:rsidRDefault="001210A8"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1210A8" w:rsidRDefault="001210A8"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1210A8" w:rsidRDefault="001210A8"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tlsa_HHID </w:t>
            </w:r>
            <w:r w:rsidRPr="007B5290">
              <w:rPr>
                <w:b/>
                <w:bCs/>
              </w:rPr>
              <w:t>EnrollmentID</w:t>
            </w:r>
            <w:r w:rsidRPr="00DE4A2E">
              <w:t xml:space="preserve">s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77777777" w:rsidR="007F4432" w:rsidRPr="0092505D" w:rsidRDefault="007F4432" w:rsidP="007F4432">
      <w:r w:rsidRPr="0092505D">
        <w:rPr>
          <w:b/>
        </w:rPr>
        <w:t>LastInactive</w:t>
      </w:r>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9E9FB3A"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795" w:name="_Toc37849791"/>
      <w:bookmarkStart w:id="796" w:name="_Toc38030566"/>
      <w:r>
        <w:t>Get Dates of Other System Use (sys_Time)</w:t>
      </w:r>
      <w:bookmarkEnd w:id="795"/>
      <w:bookmarkEnd w:id="796"/>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1210A8" w:rsidRDefault="001210A8"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1210A8" w:rsidRDefault="001210A8"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1210A8" w:rsidRDefault="001210A8"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1210A8" w:rsidRDefault="001210A8"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1210A8" w:rsidRDefault="001210A8"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1210A8" w:rsidRDefault="001210A8"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1210A8" w:rsidRDefault="001210A8"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1210A8" w:rsidRDefault="001210A8"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797" w:name="_Toc37849792"/>
      <w:bookmarkStart w:id="798" w:name="_Toc38030567"/>
      <w:r>
        <w:t>Get Other Dates Homeless from 3.917A/B Living Situation</w:t>
      </w:r>
      <w:bookmarkEnd w:id="797"/>
      <w:bookmarkEnd w:id="79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1210A8" w:rsidRDefault="001210A8"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1210A8" w:rsidRDefault="001210A8"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1210A8" w:rsidRDefault="001210A8"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1210A8" w:rsidRDefault="001210A8"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1210A8" w:rsidRDefault="001210A8"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1210A8" w:rsidRDefault="001210A8"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1210A8" w:rsidRDefault="001210A8"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1210A8" w:rsidRDefault="001210A8"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r w:rsidRPr="000D5A2E">
              <w:t>LastInactive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r>
              <w:t>sysStatus</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r w:rsidRPr="003814C3">
        <w:rPr>
          <w:b/>
        </w:rPr>
        <w:t>LastInactive</w:t>
      </w:r>
      <w:r w:rsidRPr="003814C3">
        <w:t>; and</w:t>
      </w:r>
    </w:p>
    <w:p w14:paraId="1D383962" w14:textId="77777777"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r w:rsidRPr="003814C3">
        <w:rPr>
          <w:b/>
        </w:rPr>
        <w:t>LastInactive</w:t>
      </w:r>
      <w:r w:rsidRPr="003814C3">
        <w:t xml:space="preserve"> where the associated </w:t>
      </w:r>
      <w:r w:rsidRPr="00A966B9">
        <w:rPr>
          <w:b/>
          <w:bCs/>
          <w:iCs/>
        </w:rPr>
        <w:t>EntryDate</w:t>
      </w:r>
      <w:r w:rsidRPr="003814C3">
        <w:t xml:space="preserve"> is &gt;</w:t>
      </w:r>
      <w:r>
        <w:t xml:space="preserve"> </w:t>
      </w:r>
      <w:r w:rsidRPr="00DE4A2E">
        <w:rPr>
          <w:b/>
          <w:bCs/>
        </w:rPr>
        <w:t>LastInactive</w:t>
      </w:r>
      <w:r w:rsidR="004873DC">
        <w:t xml:space="preserve">. </w:t>
      </w:r>
    </w:p>
    <w:p w14:paraId="48BE1581" w14:textId="67A51897" w:rsidR="007F4432" w:rsidRDefault="007F4432" w:rsidP="0088191A">
      <w:pPr>
        <w:pStyle w:val="Heading2"/>
      </w:pPr>
      <w:bookmarkStart w:id="799" w:name="_Toc37849793"/>
      <w:bookmarkStart w:id="800" w:name="_Toc38030568"/>
      <w:r>
        <w:lastRenderedPageBreak/>
        <w:t>Set System Use Days for LSAHousehold</w:t>
      </w:r>
      <w:bookmarkEnd w:id="799"/>
      <w:bookmarkEnd w:id="800"/>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1210A8" w:rsidRDefault="001210A8"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1210A8" w:rsidRDefault="001210A8"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1210A8" w:rsidRDefault="001210A8"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section </w:t>
      </w:r>
      <w:r w:rsidR="00DB4385">
        <w:t>6.12</w:t>
      </w:r>
      <w:r w:rsidRPr="003814C3">
        <w:t>.</w:t>
      </w:r>
    </w:p>
    <w:p w14:paraId="4E25EAB3" w14:textId="6FC24546" w:rsidR="002B5968" w:rsidRDefault="002B5968" w:rsidP="0088191A">
      <w:pPr>
        <w:pStyle w:val="Heading2"/>
      </w:pPr>
      <w:bookmarkStart w:id="801" w:name="_Toc29188247"/>
      <w:bookmarkStart w:id="802" w:name="_Toc31197261"/>
      <w:bookmarkStart w:id="803" w:name="_Toc29188248"/>
      <w:bookmarkStart w:id="804" w:name="_Toc31197262"/>
      <w:bookmarkStart w:id="805" w:name="_Toc29188249"/>
      <w:bookmarkStart w:id="806" w:name="_Toc31197263"/>
      <w:bookmarkStart w:id="807" w:name="_Toc29188250"/>
      <w:bookmarkStart w:id="808" w:name="_Toc31197264"/>
      <w:bookmarkStart w:id="809" w:name="_Get_Enrollments_Relevant_1"/>
      <w:bookmarkStart w:id="810" w:name="_Toc34145101"/>
      <w:bookmarkStart w:id="811" w:name="_Toc34145102"/>
      <w:bookmarkStart w:id="812" w:name="_Toc34145103"/>
      <w:bookmarkStart w:id="813" w:name="_Toc34145154"/>
      <w:bookmarkStart w:id="814" w:name="_Toc34145155"/>
      <w:bookmarkStart w:id="815" w:name="_Toc34145182"/>
      <w:bookmarkStart w:id="816" w:name="_Toc34145183"/>
      <w:bookmarkStart w:id="817" w:name="_Toc34145184"/>
      <w:bookmarkStart w:id="818" w:name="_Toc34145185"/>
      <w:bookmarkStart w:id="819" w:name="_Toc34145186"/>
      <w:bookmarkStart w:id="820" w:name="_Toc34145187"/>
      <w:bookmarkStart w:id="821" w:name="_Toc34145188"/>
      <w:bookmarkStart w:id="822" w:name="_Toc34145189"/>
      <w:bookmarkStart w:id="823" w:name="_Toc34145190"/>
      <w:bookmarkStart w:id="824" w:name="_Toc34145191"/>
      <w:bookmarkStart w:id="825" w:name="_Toc34145192"/>
      <w:bookmarkStart w:id="826" w:name="_Toc34145193"/>
      <w:bookmarkStart w:id="827" w:name="_Toc34145194"/>
      <w:bookmarkStart w:id="828" w:name="_Toc34145195"/>
      <w:bookmarkStart w:id="829" w:name="_Toc34145196"/>
      <w:bookmarkStart w:id="830" w:name="_Toc34145197"/>
      <w:bookmarkStart w:id="831" w:name="_Toc34145198"/>
      <w:bookmarkStart w:id="832" w:name="_Toc34145199"/>
      <w:bookmarkStart w:id="833" w:name="_Toc34145200"/>
      <w:bookmarkStart w:id="834" w:name="_Toc34145201"/>
      <w:bookmarkStart w:id="835" w:name="_Toc34145202"/>
      <w:bookmarkStart w:id="836" w:name="_Toc34145203"/>
      <w:bookmarkStart w:id="837" w:name="_Toc34145204"/>
      <w:bookmarkStart w:id="838" w:name="_Toc34145205"/>
      <w:bookmarkStart w:id="839" w:name="_Toc34145206"/>
      <w:bookmarkStart w:id="840" w:name="_Toc34145207"/>
      <w:bookmarkStart w:id="841" w:name="_Toc34145208"/>
      <w:bookmarkStart w:id="842" w:name="_Toc34145209"/>
      <w:bookmarkStart w:id="843" w:name="_Toc34145210"/>
      <w:bookmarkStart w:id="844" w:name="_Toc34145211"/>
      <w:bookmarkStart w:id="845" w:name="_Toc34145212"/>
      <w:bookmarkStart w:id="846" w:name="_Toc34145213"/>
      <w:bookmarkStart w:id="847" w:name="_Toc34145214"/>
      <w:bookmarkStart w:id="848" w:name="_Toc34145215"/>
      <w:bookmarkStart w:id="849" w:name="_Toc34145252"/>
      <w:bookmarkStart w:id="850" w:name="_Toc34145253"/>
      <w:bookmarkStart w:id="851" w:name="_Toc34145254"/>
      <w:bookmarkStart w:id="852" w:name="_Toc34145255"/>
      <w:bookmarkStart w:id="853" w:name="_Toc29188252"/>
      <w:bookmarkStart w:id="854" w:name="_Toc31197266"/>
      <w:bookmarkStart w:id="855" w:name="_Get_Last_Inactive"/>
      <w:bookmarkStart w:id="856" w:name="_Toc34145256"/>
      <w:bookmarkStart w:id="857" w:name="_Toc34145257"/>
      <w:bookmarkStart w:id="858" w:name="_Toc34145258"/>
      <w:bookmarkStart w:id="859" w:name="_Toc34145283"/>
      <w:bookmarkStart w:id="860" w:name="_Toc34145288"/>
      <w:bookmarkStart w:id="861" w:name="_Toc34145289"/>
      <w:bookmarkStart w:id="862" w:name="_Toc34145290"/>
      <w:bookmarkStart w:id="863" w:name="_Toc34145291"/>
      <w:bookmarkStart w:id="864" w:name="_Toc34145292"/>
      <w:bookmarkStart w:id="865" w:name="_Toc34145293"/>
      <w:bookmarkStart w:id="866" w:name="_Toc34145294"/>
      <w:bookmarkStart w:id="867" w:name="_Toc525229485"/>
      <w:bookmarkStart w:id="868" w:name="_Toc34145295"/>
      <w:bookmarkStart w:id="869" w:name="_Toc34145296"/>
      <w:bookmarkStart w:id="870" w:name="_Toc34145297"/>
      <w:bookmarkStart w:id="871" w:name="_Toc34145326"/>
      <w:bookmarkStart w:id="872" w:name="_Toc34145327"/>
      <w:bookmarkStart w:id="873" w:name="_Toc34145338"/>
      <w:bookmarkStart w:id="874" w:name="_Toc34145339"/>
      <w:bookmarkStart w:id="875" w:name="_Toc34145340"/>
      <w:bookmarkStart w:id="876" w:name="_Toc34145341"/>
      <w:bookmarkStart w:id="877" w:name="_Toc34145342"/>
      <w:bookmarkStart w:id="878" w:name="_Toc34145343"/>
      <w:bookmarkStart w:id="879" w:name="_Toc34145344"/>
      <w:bookmarkStart w:id="880" w:name="_Toc34145360"/>
      <w:bookmarkStart w:id="881" w:name="_Toc34145386"/>
      <w:bookmarkStart w:id="882" w:name="_Toc34145387"/>
      <w:bookmarkStart w:id="883" w:name="_Toc34145388"/>
      <w:bookmarkStart w:id="884" w:name="_Toc34145423"/>
      <w:bookmarkStart w:id="885" w:name="_Toc34145424"/>
      <w:bookmarkStart w:id="886" w:name="_Toc34145435"/>
      <w:bookmarkStart w:id="887" w:name="_Toc34145436"/>
      <w:bookmarkStart w:id="888" w:name="_Toc34145437"/>
      <w:bookmarkStart w:id="889" w:name="_Toc34145438"/>
      <w:bookmarkStart w:id="890" w:name="_Toc34145439"/>
      <w:bookmarkStart w:id="891" w:name="_Toc34145440"/>
      <w:bookmarkStart w:id="892" w:name="_Toc34145441"/>
      <w:bookmarkStart w:id="893" w:name="_Toc34145442"/>
      <w:bookmarkStart w:id="894" w:name="_Toc34145443"/>
      <w:bookmarkStart w:id="895" w:name="_Toc34145444"/>
      <w:bookmarkStart w:id="896" w:name="_Toc34145445"/>
      <w:bookmarkStart w:id="897" w:name="_Toc34145446"/>
      <w:bookmarkStart w:id="898" w:name="_Toc34145447"/>
      <w:bookmarkStart w:id="899" w:name="_Toc34145448"/>
      <w:bookmarkStart w:id="900" w:name="_Toc34145449"/>
      <w:bookmarkStart w:id="901" w:name="_Toc34145450"/>
      <w:bookmarkStart w:id="902" w:name="_Toc34145451"/>
      <w:bookmarkStart w:id="903" w:name="_Toc34145452"/>
      <w:bookmarkStart w:id="904" w:name="_Toc34145463"/>
      <w:bookmarkStart w:id="905" w:name="_Toc34145464"/>
      <w:bookmarkStart w:id="906" w:name="_Toc34145465"/>
      <w:bookmarkStart w:id="907" w:name="_Toc34145466"/>
      <w:bookmarkStart w:id="908" w:name="_Toc34145489"/>
      <w:bookmarkStart w:id="909" w:name="_Toc34145490"/>
      <w:bookmarkStart w:id="910" w:name="_Toc34145491"/>
      <w:bookmarkStart w:id="911" w:name="_Toc34145492"/>
      <w:bookmarkStart w:id="912" w:name="_Toc34145493"/>
      <w:bookmarkStart w:id="913" w:name="_Toc34145494"/>
      <w:bookmarkStart w:id="914" w:name="_Toc34145495"/>
      <w:bookmarkStart w:id="915" w:name="_Toc34145496"/>
      <w:bookmarkStart w:id="916" w:name="_Toc34145497"/>
      <w:bookmarkStart w:id="917" w:name="_Toc34145498"/>
      <w:bookmarkStart w:id="918" w:name="_Toc34145499"/>
      <w:bookmarkStart w:id="919" w:name="_Toc34145500"/>
      <w:bookmarkStart w:id="920" w:name="_Toc34145501"/>
      <w:bookmarkStart w:id="921" w:name="_Toc34145502"/>
      <w:bookmarkStart w:id="922" w:name="_Toc34145503"/>
      <w:bookmarkStart w:id="923" w:name="_Toc34145504"/>
      <w:bookmarkStart w:id="924" w:name="_Toc34145505"/>
      <w:bookmarkStart w:id="925" w:name="_Toc34145506"/>
      <w:bookmarkStart w:id="926" w:name="_Toc34145507"/>
      <w:bookmarkStart w:id="927" w:name="_Toc34145508"/>
      <w:bookmarkStart w:id="928" w:name="_Toc34145509"/>
      <w:bookmarkStart w:id="929" w:name="_Toc34145510"/>
      <w:bookmarkStart w:id="930" w:name="_Toc34145511"/>
      <w:bookmarkStart w:id="931" w:name="_Toc34145512"/>
      <w:bookmarkStart w:id="932" w:name="_Toc34145513"/>
      <w:bookmarkStart w:id="933" w:name="_Toc34145514"/>
      <w:bookmarkStart w:id="934" w:name="_Toc34145515"/>
      <w:bookmarkStart w:id="935" w:name="_Toc34145516"/>
      <w:bookmarkStart w:id="936" w:name="_Toc34145517"/>
      <w:bookmarkStart w:id="937" w:name="_Toc34145518"/>
      <w:bookmarkStart w:id="938" w:name="_Toc34145519"/>
      <w:bookmarkStart w:id="939" w:name="_Toc525229489"/>
      <w:bookmarkStart w:id="940" w:name="_Toc525229490"/>
      <w:bookmarkStart w:id="941" w:name="_Toc525229491"/>
      <w:bookmarkStart w:id="942" w:name="_Toc525229492"/>
      <w:bookmarkStart w:id="943" w:name="_Toc525229493"/>
      <w:bookmarkStart w:id="944" w:name="_Toc525229494"/>
      <w:bookmarkStart w:id="945" w:name="_Toc525229495"/>
      <w:bookmarkStart w:id="946" w:name="_Toc525229496"/>
      <w:bookmarkStart w:id="947" w:name="_Toc525229497"/>
      <w:bookmarkStart w:id="948" w:name="_Update_ESHStatus_and"/>
      <w:bookmarkStart w:id="949" w:name="_Update_EST/RRH/PSHStatus"/>
      <w:bookmarkStart w:id="950" w:name="_Toc37849794"/>
      <w:bookmarkStart w:id="951" w:name="_Toc38030569"/>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r>
        <w:t>Update EST</w:t>
      </w:r>
      <w:r w:rsidR="000C20AF">
        <w:t>/</w:t>
      </w:r>
      <w:r>
        <w:t>RRH</w:t>
      </w:r>
      <w:r w:rsidR="000C20AF">
        <w:t>/PSH</w:t>
      </w:r>
      <w:r>
        <w:t>Status</w:t>
      </w:r>
      <w:bookmarkEnd w:id="950"/>
      <w:bookmarkEnd w:id="951"/>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1210A8" w:rsidRDefault="001210A8"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1210A8" w:rsidRDefault="001210A8"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1210A8" w:rsidRDefault="001210A8"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1210A8" w:rsidRDefault="001210A8"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r w:rsidRPr="00F779FE">
        <w:rPr>
          <w:b/>
        </w:rPr>
        <w:t>ESTStatus</w:t>
      </w:r>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r w:rsidRPr="0090517D">
        <w:rPr>
          <w:b/>
        </w:rPr>
        <w:t>RRHStatus</w:t>
      </w:r>
      <w:r w:rsidRPr="006C6EA4">
        <w:t xml:space="preserve"> = 0 and </w:t>
      </w:r>
    </w:p>
    <w:p w14:paraId="28BCD155" w14:textId="6D074F1D" w:rsidR="00EB7329" w:rsidRDefault="002B5968"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r>
        <w:rPr>
          <w:b/>
        </w:rPr>
        <w:lastRenderedPageBreak/>
        <w:t>PS</w:t>
      </w:r>
      <w:r w:rsidRPr="0090517D">
        <w:rPr>
          <w:b/>
        </w:rPr>
        <w:t>HStatus</w:t>
      </w:r>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952" w:name="_Toc37849795"/>
      <w:bookmarkStart w:id="953" w:name="_Toc38030570"/>
      <w:r w:rsidRPr="0088191A">
        <w:t>Set EST/RRH/PSHAHAR</w:t>
      </w:r>
      <w:bookmarkEnd w:id="952"/>
      <w:bookmarkEnd w:id="953"/>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1210A8" w:rsidRDefault="001210A8"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1210A8" w:rsidRDefault="001210A8"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1210A8" w:rsidRDefault="001210A8"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1210A8" w:rsidRDefault="001210A8"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which is limited to those with at least one bednight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r>
              <w:rPr>
                <w:rFonts w:ascii="Calibri" w:hAnsi="Calibri" w:cs="Calibri"/>
                <w:b/>
                <w:bCs/>
              </w:rPr>
              <w:t>sys_Time</w:t>
            </w:r>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r>
              <w:rPr>
                <w:rFonts w:ascii="Calibri" w:hAnsi="Calibri" w:cs="Calibri"/>
              </w:rPr>
              <w:t>sysStatus</w:t>
            </w:r>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r>
              <w:rPr>
                <w:rFonts w:ascii="Calibri" w:hAnsi="Calibri" w:cs="Calibri"/>
              </w:rPr>
              <w:t>sysDate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1</w:t>
      </w:r>
    </w:p>
    <w:p w14:paraId="329CA7DE" w14:textId="0BC119A6" w:rsidR="00212115" w:rsidRDefault="00212115" w:rsidP="0088191A">
      <w:pPr>
        <w:pStyle w:val="Heading2"/>
      </w:pPr>
      <w:bookmarkStart w:id="954" w:name="_Toc37849796"/>
      <w:bookmarkStart w:id="955" w:name="_Toc38030571"/>
      <w:r>
        <w:t>Set SystemPath for LSAHousehold</w:t>
      </w:r>
      <w:bookmarkEnd w:id="954"/>
      <w:bookmarkEnd w:id="955"/>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1210A8" w:rsidRDefault="001210A8"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1210A8" w:rsidRDefault="001210A8"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r>
        <w:rPr>
          <w:b/>
        </w:rPr>
        <w:t>SystemPath</w:t>
      </w:r>
      <w:r>
        <w:t xml:space="preserve"> is always set to -1</w:t>
      </w:r>
      <w:r w:rsidR="004873DC">
        <w:t xml:space="preserve">. </w:t>
      </w:r>
      <w:r w:rsidR="0060237C">
        <w:t>The critiera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956" w:name="_HMIS_Business_Logic:_3"/>
      <w:bookmarkStart w:id="957" w:name="_Toc37849797"/>
      <w:bookmarkStart w:id="958" w:name="_Toc38030572"/>
      <w:bookmarkEnd w:id="956"/>
      <w:r>
        <w:t>LSAHousehold</w:t>
      </w:r>
      <w:bookmarkEnd w:id="957"/>
      <w:bookmarkEnd w:id="958"/>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1210A8" w:rsidRDefault="001210A8"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1210A8" w:rsidRDefault="001210A8"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1210A8" w:rsidRDefault="001210A8"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1210A8" w:rsidRDefault="001210A8"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lastRenderedPageBreak/>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959" w:name="_HMIS_Business_Logic:_5"/>
      <w:bookmarkStart w:id="960" w:name="_Toc37849798"/>
      <w:bookmarkStart w:id="961" w:name="_Toc38030573"/>
      <w:bookmarkEnd w:id="959"/>
      <w:r w:rsidRPr="00C52062">
        <w:lastRenderedPageBreak/>
        <w:t>HMIS Business Logic</w:t>
      </w:r>
      <w:r>
        <w:t>:  LSAExit</w:t>
      </w:r>
      <w:bookmarkEnd w:id="960"/>
      <w:bookmarkEnd w:id="961"/>
    </w:p>
    <w:p w14:paraId="73967B66" w14:textId="71A17AB4" w:rsidR="007B5290" w:rsidRDefault="007B5290" w:rsidP="007B5290">
      <w:bookmarkStart w:id="962" w:name="_Toc34145524"/>
      <w:bookmarkStart w:id="963" w:name="_Toc34145525"/>
      <w:bookmarkStart w:id="964" w:name="_Toc34145526"/>
      <w:bookmarkStart w:id="965" w:name="_Toc34145527"/>
      <w:bookmarkEnd w:id="962"/>
      <w:bookmarkEnd w:id="963"/>
      <w:bookmarkEnd w:id="964"/>
      <w:bookmarkEnd w:id="965"/>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966" w:name="_Identify_Qualifying_Exits"/>
      <w:bookmarkStart w:id="967" w:name="_Toc37849799"/>
      <w:bookmarkStart w:id="968" w:name="_Toc38030574"/>
      <w:bookmarkEnd w:id="966"/>
      <w:r>
        <w:t xml:space="preserve">Identify </w:t>
      </w:r>
      <w:r w:rsidR="0031059A">
        <w:t>Qualifying</w:t>
      </w:r>
      <w:r w:rsidR="00D96057">
        <w:t xml:space="preserve"> Exits</w:t>
      </w:r>
      <w:r w:rsidR="002C5DCB">
        <w:t xml:space="preserve"> </w:t>
      </w:r>
      <w:r w:rsidR="00DB35F0">
        <w:t>in Exit Cohort Periods</w:t>
      </w:r>
      <w:bookmarkEnd w:id="967"/>
      <w:bookmarkEnd w:id="968"/>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1210A8" w:rsidRDefault="001210A8"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1210A8" w:rsidRDefault="001210A8"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1210A8" w:rsidRDefault="001210A8"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1210A8" w:rsidRDefault="001210A8"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1210A8" w:rsidRDefault="001210A8"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1210A8" w:rsidRDefault="001210A8"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1210A8" w:rsidRDefault="001210A8"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1210A8" w:rsidRDefault="001210A8"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1210A8" w:rsidRDefault="001210A8"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1210A8" w:rsidRDefault="001210A8"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1210A8" w:rsidRDefault="001210A8"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1210A8" w:rsidRDefault="001210A8"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r>
              <w:t>ExitDest</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tlsa_HHID represents a </w:t>
      </w:r>
      <w:r w:rsidR="001C3F78">
        <w:t>qualifying</w:t>
      </w:r>
      <w:r>
        <w:t xml:space="preserve"> exit </w:t>
      </w:r>
      <w:r w:rsidR="001C3F78">
        <w:t xml:space="preserve">(qx) </w:t>
      </w:r>
      <w:r>
        <w:t>when:</w:t>
      </w:r>
    </w:p>
    <w:p w14:paraId="47191FD4" w14:textId="0CFCF438" w:rsidR="0031059A" w:rsidRDefault="00414EE3" w:rsidP="0030608E">
      <w:pPr>
        <w:pStyle w:val="ListParagraph"/>
        <w:numPr>
          <w:ilvl w:val="0"/>
          <w:numId w:val="49"/>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r>
        <w:t>hmis_</w:t>
      </w:r>
      <w:r w:rsidR="0031059A">
        <w:t>EnrollmentCoC</w:t>
      </w:r>
      <w:r>
        <w:t>.</w:t>
      </w:r>
      <w:r w:rsidRPr="000B3A9E">
        <w:rPr>
          <w:i/>
          <w:iCs/>
        </w:rPr>
        <w:t>CoCCode</w:t>
      </w:r>
      <w:r>
        <w:t xml:space="preserve"> = </w:t>
      </w:r>
      <w:r w:rsidRPr="000B3A9E">
        <w:rPr>
          <w:u w:val="single"/>
        </w:rPr>
        <w:t>ReportCoC</w:t>
      </w:r>
      <w:r>
        <w:t xml:space="preserve"> for the most recent record associated with the </w:t>
      </w:r>
      <w:r w:rsidR="00414EE3">
        <w:t>qx.</w:t>
      </w:r>
      <w:r w:rsidRPr="000B3A9E">
        <w:rPr>
          <w:b/>
          <w:bCs/>
        </w:rPr>
        <w:t>EnrollmentID</w:t>
      </w:r>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77777777" w:rsidR="000B3A9E" w:rsidRDefault="00A777FA" w:rsidP="0030608E">
      <w:pPr>
        <w:pStyle w:val="ListParagraph"/>
        <w:numPr>
          <w:ilvl w:val="1"/>
          <w:numId w:val="49"/>
        </w:numPr>
      </w:pPr>
      <w:r>
        <w:t>[Other]</w:t>
      </w:r>
      <w:r w:rsidR="000B3A9E">
        <w:t>hmis_EnrollmentCoC.</w:t>
      </w:r>
      <w:r w:rsidR="000B3A9E" w:rsidRPr="001C3F78">
        <w:rPr>
          <w:i/>
          <w:iCs/>
        </w:rPr>
        <w:t>CoCCode</w:t>
      </w:r>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r w:rsidR="00414EE3">
        <w:t>qx.</w:t>
      </w:r>
      <w:r w:rsidR="00414EE3">
        <w:rPr>
          <w:b/>
          <w:bCs/>
        </w:rPr>
        <w:t xml:space="preserve">ExitDate </w:t>
      </w:r>
      <w:r w:rsidR="00414EE3">
        <w:t>+ 14 days]</w:t>
      </w:r>
    </w:p>
    <w:p w14:paraId="58E3A2E9" w14:textId="2582143F" w:rsidR="001C3F78" w:rsidRDefault="001C3F78" w:rsidP="0030608E">
      <w:pPr>
        <w:pStyle w:val="ListParagraph"/>
        <w:numPr>
          <w:ilvl w:val="1"/>
          <w:numId w:val="49"/>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390FA457" w14:textId="0984E988" w:rsidR="00D06A0D" w:rsidRDefault="00414B48" w:rsidP="00D06A0D">
      <w:pPr>
        <w:pStyle w:val="Heading4"/>
      </w:pPr>
      <w:r>
        <w:t>ExitCohort</w:t>
      </w:r>
    </w:p>
    <w:p w14:paraId="4AFFCEF0" w14:textId="2BF0A67E" w:rsidR="00414B48" w:rsidRPr="00414B48" w:rsidRDefault="00476D05" w:rsidP="00414B48">
      <w:r w:rsidRPr="00692ABA">
        <w:rPr>
          <w:b/>
          <w:bCs/>
        </w:rPr>
        <w:t>ExitCohort</w:t>
      </w:r>
      <w:r>
        <w:t xml:space="preserve"> is set based on tlsa_CohortDates</w:t>
      </w:r>
      <w:r w:rsidR="00692ABA">
        <w:t>.</w:t>
      </w:r>
      <w:r w:rsidR="00692ABA" w:rsidRPr="00692ABA">
        <w:rPr>
          <w:b/>
          <w:bCs/>
        </w:rPr>
        <w:t>Cohort</w:t>
      </w:r>
      <w:r w:rsidR="00692ABA">
        <w:t>.</w:t>
      </w:r>
    </w:p>
    <w:p w14:paraId="579A18E1" w14:textId="21E9DBB8" w:rsidR="00BE4030" w:rsidRDefault="0024585E" w:rsidP="0088191A">
      <w:pPr>
        <w:pStyle w:val="Heading2"/>
      </w:pPr>
      <w:bookmarkStart w:id="969" w:name="_Toc37973285"/>
      <w:bookmarkStart w:id="970" w:name="_Toc37973840"/>
      <w:bookmarkStart w:id="971" w:name="_Toc37974391"/>
      <w:bookmarkStart w:id="972" w:name="_Toc37974943"/>
      <w:bookmarkStart w:id="973" w:name="_Toc37973841"/>
      <w:bookmarkStart w:id="974" w:name="_Toc37974392"/>
      <w:bookmarkStart w:id="975" w:name="_Toc37974944"/>
      <w:bookmarkStart w:id="976" w:name="_Toc31197276"/>
      <w:bookmarkStart w:id="977" w:name="_Toc31197277"/>
      <w:bookmarkStart w:id="978" w:name="_Toc31197278"/>
      <w:bookmarkStart w:id="979" w:name="_Toc31197279"/>
      <w:bookmarkStart w:id="980" w:name="_Toc31197280"/>
      <w:bookmarkStart w:id="981" w:name="_Toc31197281"/>
      <w:bookmarkStart w:id="982" w:name="_Toc37973417"/>
      <w:bookmarkStart w:id="983" w:name="_Toc37973970"/>
      <w:bookmarkStart w:id="984" w:name="_Toc37974521"/>
      <w:bookmarkStart w:id="985" w:name="_Toc37975073"/>
      <w:bookmarkStart w:id="986" w:name="_Toc37849800"/>
      <w:bookmarkStart w:id="987" w:name="_Toc38030575"/>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r>
        <w:t xml:space="preserve">Select </w:t>
      </w:r>
      <w:r w:rsidR="00BE4030">
        <w:t>Reportable Exits</w:t>
      </w:r>
      <w:bookmarkEnd w:id="986"/>
      <w:bookmarkEnd w:id="987"/>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1210A8" w:rsidRDefault="001210A8"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1210A8" w:rsidRDefault="001210A8"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1210A8" w:rsidRDefault="001210A8"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1210A8" w:rsidRDefault="001210A8"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lastRenderedPageBreak/>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r>
        <w:rPr>
          <w:bCs/>
        </w:rPr>
        <w:t>tlsa_HHID.</w:t>
      </w:r>
      <w:r>
        <w:rPr>
          <w:b/>
        </w:rPr>
        <w:t>ExitC</w:t>
      </w:r>
      <w:r w:rsidR="00C6683A" w:rsidRPr="009E742A">
        <w:rPr>
          <w:b/>
        </w:rPr>
        <w:t>ohort</w:t>
      </w:r>
      <w:r w:rsidR="00640786" w:rsidRPr="00640786">
        <w:t>; and</w:t>
      </w:r>
    </w:p>
    <w:p w14:paraId="40519262" w14:textId="3DC414D8" w:rsidR="00C6683A" w:rsidRDefault="00F73B32" w:rsidP="0030608E">
      <w:pPr>
        <w:pStyle w:val="ListParagraph"/>
        <w:numPr>
          <w:ilvl w:val="0"/>
          <w:numId w:val="50"/>
        </w:numPr>
        <w:rPr>
          <w:bCs/>
        </w:rPr>
      </w:pPr>
      <w:r>
        <w:rPr>
          <w:bCs/>
        </w:rPr>
        <w:t>tlsa_HHID.</w:t>
      </w:r>
      <w:r w:rsidR="00C6683A" w:rsidRPr="009E742A">
        <w:rPr>
          <w:b/>
        </w:rPr>
        <w:t xml:space="preserve">HoHID </w:t>
      </w:r>
      <w:r w:rsidR="00C6683A" w:rsidRPr="009E742A">
        <w:rPr>
          <w:bCs/>
        </w:rPr>
        <w:t>- the HoHID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r w:rsidRPr="00AB2970">
        <w:t>ExitFrom</w:t>
      </w:r>
    </w:p>
    <w:p w14:paraId="61A5B4EC" w14:textId="70F559C6" w:rsidR="00BE4030" w:rsidRDefault="00BE4030" w:rsidP="00BE4030">
      <w:r>
        <w:t xml:space="preserve">Crosswalk </w:t>
      </w:r>
      <w:r w:rsidR="009B1D18">
        <w:t>tlsa_HHID.</w:t>
      </w:r>
      <w:r w:rsidRPr="00EB0196">
        <w:rPr>
          <w:b/>
        </w:rPr>
        <w:t>ProjectType</w:t>
      </w:r>
      <w:r>
        <w:t xml:space="preserve"> 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988" w:name="_Toc34145531"/>
      <w:bookmarkStart w:id="989" w:name="_Toc34145532"/>
      <w:bookmarkStart w:id="990" w:name="_Toc34145533"/>
      <w:bookmarkStart w:id="991" w:name="_Toc34145534"/>
      <w:bookmarkStart w:id="992" w:name="_Toc34145555"/>
      <w:bookmarkStart w:id="993" w:name="_Toc34145628"/>
      <w:bookmarkStart w:id="994" w:name="_Toc34145629"/>
      <w:bookmarkStart w:id="995" w:name="_Toc34145630"/>
      <w:bookmarkStart w:id="996" w:name="_Toc34145631"/>
      <w:bookmarkStart w:id="997" w:name="_Toc34145632"/>
      <w:bookmarkStart w:id="998" w:name="_Toc34145633"/>
      <w:bookmarkStart w:id="999" w:name="_Toc34145674"/>
      <w:bookmarkStart w:id="1000" w:name="_Toc37849801"/>
      <w:bookmarkStart w:id="1001" w:name="_Toc38030576"/>
      <w:bookmarkEnd w:id="988"/>
      <w:bookmarkEnd w:id="989"/>
      <w:bookmarkEnd w:id="990"/>
      <w:bookmarkEnd w:id="991"/>
      <w:bookmarkEnd w:id="992"/>
      <w:bookmarkEnd w:id="993"/>
      <w:bookmarkEnd w:id="994"/>
      <w:bookmarkEnd w:id="995"/>
      <w:bookmarkEnd w:id="996"/>
      <w:bookmarkEnd w:id="997"/>
      <w:bookmarkEnd w:id="998"/>
      <w:bookmarkEnd w:id="999"/>
      <w:r>
        <w:lastRenderedPageBreak/>
        <w:t xml:space="preserve">Set </w:t>
      </w:r>
      <w:r w:rsidR="0018056C" w:rsidRPr="00655B0F">
        <w:t>ReturnTime</w:t>
      </w:r>
      <w:r>
        <w:t xml:space="preserve"> for Exit Cohort Households</w:t>
      </w:r>
      <w:bookmarkEnd w:id="1000"/>
      <w:bookmarkEnd w:id="1001"/>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1210A8" w:rsidRDefault="001210A8"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1210A8" w:rsidRDefault="001210A8"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1210A8" w:rsidRDefault="001210A8"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1210A8" w:rsidRDefault="001210A8"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1210A8" w:rsidRDefault="001210A8"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1210A8" w:rsidRDefault="001210A8"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30608E">
      <w:pPr>
        <w:pStyle w:val="ListParagraph"/>
        <w:numPr>
          <w:ilvl w:val="0"/>
          <w:numId w:val="37"/>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lastRenderedPageBreak/>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1210A8" w:rsidRDefault="001210A8"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1210A8" w:rsidRDefault="001210A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1210A8" w:rsidRDefault="001210A8" w:rsidP="00444D39">
                            <w:r>
                              <w:t xml:space="preserve">The logic associated with </w:t>
                            </w:r>
                            <w:r w:rsidRPr="00B76619">
                              <w:rPr>
                                <w:b/>
                              </w:rPr>
                              <w:t>ReturnTime</w:t>
                            </w:r>
                            <w:r>
                              <w:t xml:space="preserve"> is different, however:</w:t>
                            </w:r>
                          </w:p>
                          <w:p w14:paraId="51F98EF2" w14:textId="0D4C329E" w:rsidR="001210A8" w:rsidRPr="007D2093" w:rsidRDefault="001210A8"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210A8" w:rsidRDefault="001210A8"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1210A8" w:rsidRDefault="001210A8"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1210A8" w:rsidRDefault="001210A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1210A8" w:rsidRDefault="001210A8" w:rsidP="00444D39">
                      <w:r>
                        <w:t xml:space="preserve">The logic associated with </w:t>
                      </w:r>
                      <w:proofErr w:type="spellStart"/>
                      <w:r w:rsidRPr="00B76619">
                        <w:rPr>
                          <w:b/>
                        </w:rPr>
                        <w:t>ReturnTime</w:t>
                      </w:r>
                      <w:proofErr w:type="spellEnd"/>
                      <w:r>
                        <w:t xml:space="preserve"> is different, however:</w:t>
                      </w:r>
                    </w:p>
                    <w:p w14:paraId="51F98EF2" w14:textId="0D4C329E" w:rsidR="001210A8" w:rsidRPr="007D2093" w:rsidRDefault="001210A8"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210A8" w:rsidRDefault="001210A8"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002" w:name="_Toc511182504"/>
      <w:bookmarkStart w:id="1003" w:name="_Set_Population_Identifiers"/>
      <w:bookmarkStart w:id="1004" w:name="_Toc37849802"/>
      <w:bookmarkStart w:id="1005" w:name="_Toc38030577"/>
      <w:bookmarkEnd w:id="1002"/>
      <w:bookmarkEnd w:id="1003"/>
      <w:r>
        <w:t>Set Population Identifiers for Exit Cohort Households</w:t>
      </w:r>
      <w:bookmarkEnd w:id="1004"/>
      <w:bookmarkEnd w:id="1005"/>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1210A8" w:rsidRDefault="001210A8"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1210A8" w:rsidRDefault="001210A8"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1210A8" w:rsidRDefault="001210A8"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1210A8" w:rsidRDefault="001210A8"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1210A8" w:rsidRDefault="001210A8"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1210A8" w:rsidRDefault="001210A8"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1210A8" w:rsidRDefault="001210A8"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1210A8" w:rsidRDefault="001210A8"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1210A8" w:rsidRDefault="001210A8"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1210A8" w:rsidRDefault="001210A8"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r>
              <w:t>DisablingConditions</w:t>
            </w:r>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r w:rsidRPr="00FD1AE1">
              <w:t>DomesticViolenceVictim</w:t>
            </w:r>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r w:rsidRPr="00FD1AE1">
              <w:t>CurrentlyFleeing</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3803CC97" w14:textId="583D76D2" w:rsidR="00452AA4" w:rsidRPr="00AB2970" w:rsidRDefault="002E318E" w:rsidP="0088191A">
      <w:pPr>
        <w:pStyle w:val="Heading4"/>
      </w:pPr>
      <w:r w:rsidRPr="00AB2970">
        <w:t>HHDisability</w:t>
      </w:r>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r w:rsidRPr="00655B0F">
        <w:rPr>
          <w:i/>
        </w:rPr>
        <w:t>DomesticViolenceVictim</w:t>
      </w:r>
      <w:r w:rsidRPr="00A6067F">
        <w:rPr>
          <w:rFonts w:eastAsia="Times New Roman" w:cstheme="minorHAnsi"/>
          <w:szCs w:val="20"/>
        </w:rPr>
        <w:t xml:space="preserve"> = 1 and </w:t>
      </w:r>
      <w:r w:rsidRPr="00655B0F">
        <w:rPr>
          <w:i/>
        </w:rPr>
        <w:t>CurrentlyFleeing</w:t>
      </w:r>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r w:rsidR="00AB4DA6" w:rsidRPr="00655B0F">
        <w:rPr>
          <w:b/>
        </w:rPr>
        <w:t>HoHRace</w:t>
      </w:r>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Client doesn’t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Client doesn't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r w:rsidRPr="00AB2970">
        <w:t>HoHEthnicity</w:t>
      </w:r>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doesn’t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r w:rsidRPr="00AB2970">
        <w:t>HHAdultAge</w:t>
      </w:r>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r w:rsidR="00244518" w:rsidRPr="00542B67">
        <w:rPr>
          <w:rFonts w:eastAsia="Times New Roman" w:cstheme="minorHAnsi"/>
          <w:szCs w:val="20"/>
          <w:u w:val="single"/>
        </w:rPr>
        <w:t>CohortStart</w:t>
      </w:r>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006" w:name="_Toc37849803"/>
      <w:bookmarkStart w:id="1007" w:name="_Toc38030578"/>
      <w:r>
        <w:lastRenderedPageBreak/>
        <w:t xml:space="preserve">Set </w:t>
      </w:r>
      <w:r w:rsidR="001C6307">
        <w:t xml:space="preserve">System Engagement </w:t>
      </w:r>
      <w:r w:rsidR="00EB1AA1">
        <w:t>Stat</w:t>
      </w:r>
      <w:r w:rsidR="001C6307">
        <w:t>us</w:t>
      </w:r>
      <w:r w:rsidR="00EB1AA1">
        <w:t xml:space="preserve"> for Exit Cohort Households</w:t>
      </w:r>
      <w:bookmarkEnd w:id="1006"/>
      <w:bookmarkEnd w:id="100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1210A8" w:rsidRDefault="001210A8" w:rsidP="00D652A7">
                              <w:pPr>
                                <w:pStyle w:val="Style3"/>
                              </w:pPr>
                              <w:r>
                                <w:t>tlsa_Exit</w:t>
                              </w:r>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1210A8" w:rsidRDefault="001210A8" w:rsidP="00D652A7">
                              <w:pPr>
                                <w:pStyle w:val="Style3"/>
                              </w:pPr>
                              <w:r>
                                <w:t>tlsa_HHID</w:t>
                              </w:r>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1210A8" w:rsidRDefault="001210A8"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X1u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vAmgIxeSwpU2KMUwKIX8A/gKZQ00+vuSSGAv+8gh&#10;kKYG+oH0g4UfEJ7C1mmQahkgN5lpVy2XjTRKN1QwSHNh0ldeWZkbKjg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">
                <v:shape id="AutoShape 17" o:spid="_x0000_s1466"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1210A8" w:rsidRDefault="001210A8" w:rsidP="00D652A7">
                        <w:pPr>
                          <w:pStyle w:val="Style3"/>
                        </w:pPr>
                        <w:proofErr w:type="spellStart"/>
                        <w:r>
                          <w:t>tlsa_Exit</w:t>
                        </w:r>
                        <w:proofErr w:type="spellEnd"/>
                      </w:p>
                    </w:txbxContent>
                  </v:textbox>
                </v:shape>
                <v:shape id="Left Bracket 244" o:spid="_x0000_s1468"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9"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70"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1210A8" w:rsidRDefault="001210A8" w:rsidP="00D652A7">
                        <w:pPr>
                          <w:pStyle w:val="Style3"/>
                        </w:pPr>
                        <w:proofErr w:type="spellStart"/>
                        <w:r>
                          <w:t>tlsa_HHID</w:t>
                        </w:r>
                        <w:proofErr w:type="spellEnd"/>
                      </w:p>
                    </w:txbxContent>
                  </v:textbox>
                </v:shape>
                <v:shape id="AutoShape 13" o:spid="_x0000_s1471"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1210A8" w:rsidRDefault="001210A8"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30608E">
      <w:pPr>
        <w:pStyle w:val="ListParagraph"/>
        <w:numPr>
          <w:ilvl w:val="0"/>
          <w:numId w:val="37"/>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30608E">
      <w:pPr>
        <w:pStyle w:val="ListParagraph"/>
        <w:numPr>
          <w:ilvl w:val="0"/>
          <w:numId w:val="37"/>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ECDE5F0" w14:textId="55D1B35C" w:rsidR="00FC615A" w:rsidRPr="003D6740" w:rsidRDefault="002B7E12" w:rsidP="0030608E">
      <w:pPr>
        <w:pStyle w:val="ListParagraph"/>
        <w:numPr>
          <w:ilvl w:val="0"/>
          <w:numId w:val="37"/>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r w:rsidR="00FC615A" w:rsidRPr="002F0D32">
        <w:t>EnrollmentCoC</w:t>
      </w:r>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008" w:name="_Set_SystemPath_for"/>
      <w:bookmarkEnd w:id="1008"/>
    </w:p>
    <w:p w14:paraId="041815E9" w14:textId="3310CFE4" w:rsidR="0034252A" w:rsidRPr="00000B20" w:rsidRDefault="0034252A" w:rsidP="0088191A">
      <w:pPr>
        <w:pStyle w:val="Heading2"/>
      </w:pPr>
      <w:bookmarkStart w:id="1009" w:name="_Toc37973422"/>
      <w:bookmarkStart w:id="1010" w:name="_Toc37973975"/>
      <w:bookmarkStart w:id="1011" w:name="_Toc37974526"/>
      <w:bookmarkStart w:id="1012" w:name="_Toc37975078"/>
      <w:bookmarkStart w:id="1013" w:name="_Toc37973500"/>
      <w:bookmarkStart w:id="1014" w:name="_Toc37974053"/>
      <w:bookmarkStart w:id="1015" w:name="_Toc37974604"/>
      <w:bookmarkStart w:id="1016" w:name="_Toc37975156"/>
      <w:bookmarkStart w:id="1017" w:name="_Toc37973564"/>
      <w:bookmarkStart w:id="1018" w:name="_Toc37974117"/>
      <w:bookmarkStart w:id="1019" w:name="_Toc37974668"/>
      <w:bookmarkStart w:id="1020" w:name="_Toc37975157"/>
      <w:bookmarkStart w:id="1021" w:name="_Toc37975196"/>
      <w:bookmarkStart w:id="1022" w:name="_Toc37849805"/>
      <w:bookmarkStart w:id="1023" w:name="_Toc38030579"/>
      <w:bookmarkEnd w:id="758"/>
      <w:bookmarkEnd w:id="1009"/>
      <w:bookmarkEnd w:id="1010"/>
      <w:bookmarkEnd w:id="1011"/>
      <w:bookmarkEnd w:id="1012"/>
      <w:bookmarkEnd w:id="1013"/>
      <w:bookmarkEnd w:id="1014"/>
      <w:bookmarkEnd w:id="1015"/>
      <w:bookmarkEnd w:id="1016"/>
      <w:bookmarkEnd w:id="1017"/>
      <w:bookmarkEnd w:id="1018"/>
      <w:bookmarkEnd w:id="1019"/>
      <w:bookmarkEnd w:id="1020"/>
      <w:bookmarkEnd w:id="1021"/>
      <w:r w:rsidRPr="00000B20">
        <w:t>Last Inactive Date</w:t>
      </w:r>
      <w:r w:rsidR="00343642" w:rsidRPr="00000B20">
        <w:t xml:space="preserve"> for Exit Cohorts</w:t>
      </w:r>
      <w:bookmarkEnd w:id="1022"/>
      <w:bookmarkEnd w:id="1023"/>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1210A8" w:rsidRDefault="001210A8"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1210A8" w:rsidRDefault="001210A8"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1210A8" w:rsidRDefault="001210A8"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1210A8" w:rsidRDefault="001210A8"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1210A8" w:rsidRDefault="001210A8"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OLhqi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1210A8" w:rsidRDefault="001210A8" w:rsidP="001424B0">
                        <w:pPr>
                          <w:pStyle w:val="Style3"/>
                        </w:pPr>
                        <w:proofErr w:type="spellStart"/>
                        <w:r>
                          <w:t>tlsa_HHID</w:t>
                        </w:r>
                        <w:proofErr w:type="spellEnd"/>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1210A8" w:rsidRDefault="001210A8" w:rsidP="001424B0">
                        <w:pPr>
                          <w:pStyle w:val="Style3"/>
                        </w:pPr>
                        <w:proofErr w:type="spellStart"/>
                        <w:r>
                          <w:t>tlsa_Exit</w:t>
                        </w:r>
                        <w:proofErr w:type="spellEnd"/>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1210A8" w:rsidRDefault="001210A8" w:rsidP="001424B0">
                        <w:pPr>
                          <w:pStyle w:val="Style3"/>
                        </w:pPr>
                        <w:proofErr w:type="spellStart"/>
                        <w:r>
                          <w:t>sys_TimePadded</w:t>
                        </w:r>
                        <w:proofErr w:type="spellEnd"/>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1210A8" w:rsidRDefault="001210A8"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1210A8" w:rsidRDefault="001210A8" w:rsidP="001424B0">
                        <w:pPr>
                          <w:pStyle w:val="Style3"/>
                        </w:pPr>
                        <w:proofErr w:type="spellStart"/>
                        <w:r>
                          <w:t>tlsa_Exit</w:t>
                        </w:r>
                        <w:proofErr w:type="spellEnd"/>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lastRenderedPageBreak/>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tlsa_HHID </w:t>
            </w:r>
            <w:r w:rsidRPr="007B5290">
              <w:rPr>
                <w:b/>
                <w:bCs/>
              </w:rPr>
              <w:t>EnrollmentID</w:t>
            </w:r>
            <w:r w:rsidRPr="00DE4A2E">
              <w:t xml:space="preserve">s in night-by-night ES, each </w:t>
            </w:r>
            <w:r w:rsidRPr="003C4035">
              <w:rPr>
                <w:i/>
                <w:iCs/>
              </w:rPr>
              <w:t>BedNightDate</w:t>
            </w:r>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77777777" w:rsidR="00163A19" w:rsidRPr="008705FF" w:rsidRDefault="00163A19" w:rsidP="00EB0196">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r>
        <w:rPr>
          <w:b/>
        </w:rPr>
        <w:t>ExitC</w:t>
      </w:r>
      <w:r w:rsidRPr="009E742A">
        <w:rPr>
          <w:b/>
        </w:rPr>
        <w:t>ohort</w:t>
      </w:r>
      <w:r w:rsidRPr="009E742A">
        <w:t xml:space="preserve"> = 0, </w:t>
      </w:r>
      <w:r w:rsidRPr="009E742A">
        <w:rPr>
          <w:b/>
          <w:bCs/>
        </w:rPr>
        <w:t>ActiveHHType</w:t>
      </w:r>
    </w:p>
    <w:p w14:paraId="7FD301DA" w14:textId="77777777" w:rsidR="007A7E2F" w:rsidRPr="009E742A" w:rsidRDefault="007A7E2F" w:rsidP="0030608E">
      <w:pPr>
        <w:pStyle w:val="ListParagraph"/>
        <w:numPr>
          <w:ilvl w:val="0"/>
          <w:numId w:val="50"/>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r w:rsidRPr="0092505D">
        <w:rPr>
          <w:b/>
        </w:rPr>
        <w:t>LastInactive</w:t>
      </w:r>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024" w:name="_Toc37849806"/>
      <w:bookmarkStart w:id="1025" w:name="_Toc38030580"/>
      <w:r w:rsidRPr="00000B20">
        <w:t>Set SystemPath for LSAExit</w:t>
      </w:r>
      <w:bookmarkEnd w:id="1024"/>
      <w:bookmarkEnd w:id="1025"/>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30608E">
      <w:pPr>
        <w:pStyle w:val="ListParagraph"/>
        <w:numPr>
          <w:ilvl w:val="0"/>
          <w:numId w:val="69"/>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3B6240">
        <w:t xml:space="preserve"> of </w:t>
      </w:r>
      <w:r w:rsidR="003B6240" w:rsidRPr="00485704">
        <w:rPr>
          <w:b/>
        </w:rPr>
        <w:t>ProjectTypes</w:t>
      </w:r>
      <w:r w:rsidR="003B6240">
        <w:t xml:space="preserve"> in </w:t>
      </w:r>
      <w:r w:rsidR="000E25B6">
        <w:t>tlsa_HHID</w:t>
      </w:r>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r>
        <w:t>tlsa_Exit.</w:t>
      </w:r>
      <w:r w:rsidRPr="00B26540">
        <w:rPr>
          <w:b/>
          <w:bCs/>
        </w:rPr>
        <w:t>HoHID</w:t>
      </w:r>
      <w:r>
        <w:t>; and</w:t>
      </w:r>
    </w:p>
    <w:p w14:paraId="07CD1160" w14:textId="23D5CE7E" w:rsidR="001B0540" w:rsidRDefault="003B6240" w:rsidP="0030608E">
      <w:pPr>
        <w:pStyle w:val="ListParagraph"/>
        <w:numPr>
          <w:ilvl w:val="0"/>
          <w:numId w:val="53"/>
        </w:numPr>
      </w:pPr>
      <w:r w:rsidRPr="00EB0196">
        <w:rPr>
          <w:b/>
        </w:rPr>
        <w:t>EntryDate</w:t>
      </w:r>
      <w:r>
        <w:t xml:space="preserve"> &gt; </w:t>
      </w:r>
      <w:r w:rsidR="00F824D6">
        <w:t>tlsa</w:t>
      </w:r>
      <w:r>
        <w:t>_Exit.</w:t>
      </w:r>
      <w:r w:rsidR="002B6FFB" w:rsidRPr="008F2C7B">
        <w:rPr>
          <w:b/>
          <w:bCs/>
        </w:rPr>
        <w:t>LastInactive</w:t>
      </w:r>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r>
        <w:t>tlsa_Exit.</w:t>
      </w:r>
      <w:r w:rsidR="00B26540">
        <w:t xml:space="preserve">HHType = </w:t>
      </w:r>
    </w:p>
    <w:p w14:paraId="2AA17848"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lastRenderedPageBreak/>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026" w:name="_LSACalculated_Population_Identifier_1"/>
      <w:bookmarkStart w:id="1027" w:name="_Toc31197328"/>
      <w:bookmarkStart w:id="1028" w:name="_Toc31197329"/>
      <w:bookmarkStart w:id="1029" w:name="_Toc31197330"/>
      <w:bookmarkStart w:id="1030" w:name="_Toc31197331"/>
      <w:bookmarkStart w:id="1031" w:name="_Toc31197332"/>
      <w:bookmarkStart w:id="1032" w:name="_Toc31197333"/>
      <w:bookmarkStart w:id="1033" w:name="_Toc31197334"/>
      <w:bookmarkStart w:id="1034" w:name="_Toc31197335"/>
      <w:bookmarkStart w:id="1035" w:name="_Toc31197336"/>
      <w:bookmarkStart w:id="1036" w:name="_Toc511743960"/>
      <w:bookmarkStart w:id="1037" w:name="_Toc511743961"/>
      <w:bookmarkStart w:id="1038" w:name="_Toc511743962"/>
      <w:bookmarkStart w:id="1039" w:name="_Toc511743983"/>
      <w:bookmarkStart w:id="1040" w:name="_Toc511743984"/>
      <w:bookmarkStart w:id="1041" w:name="_Toc511743985"/>
      <w:bookmarkStart w:id="1042" w:name="_Toc511743986"/>
      <w:bookmarkStart w:id="1043" w:name="_Toc511743987"/>
      <w:bookmarkStart w:id="1044" w:name="_Toc511743988"/>
      <w:bookmarkStart w:id="1045" w:name="_Toc511743989"/>
      <w:bookmarkStart w:id="1046" w:name="_Toc511743990"/>
      <w:bookmarkStart w:id="1047" w:name="_Toc511744006"/>
      <w:bookmarkStart w:id="1048" w:name="_Toc511744007"/>
      <w:bookmarkStart w:id="1049" w:name="_Toc511744008"/>
      <w:bookmarkStart w:id="1050" w:name="_Toc511744009"/>
      <w:bookmarkStart w:id="1051" w:name="_Get_LSACalculated_Population"/>
      <w:bookmarkStart w:id="1052" w:name="_LSACalculated_Population_Identifier"/>
      <w:bookmarkStart w:id="1053" w:name="_Toc31197397"/>
      <w:bookmarkStart w:id="1054" w:name="_Toc31197398"/>
      <w:bookmarkStart w:id="1055" w:name="_Toc31197399"/>
      <w:bookmarkStart w:id="1056" w:name="_Toc31197400"/>
      <w:bookmarkStart w:id="1057" w:name="_Toc31197401"/>
      <w:bookmarkStart w:id="1058" w:name="_Toc31197402"/>
      <w:bookmarkStart w:id="1059" w:name="_Toc31197403"/>
      <w:bookmarkStart w:id="1060" w:name="_Toc31197404"/>
      <w:bookmarkStart w:id="1061" w:name="_Toc31197405"/>
      <w:bookmarkStart w:id="1062" w:name="_Toc511744151"/>
      <w:bookmarkStart w:id="1063" w:name="_Toc511744152"/>
      <w:bookmarkStart w:id="1064" w:name="_Toc511744153"/>
      <w:bookmarkStart w:id="1065" w:name="_Toc511744154"/>
      <w:bookmarkStart w:id="1066" w:name="_Toc511744155"/>
      <w:bookmarkStart w:id="1067" w:name="_Toc511744156"/>
      <w:bookmarkStart w:id="1068" w:name="_Toc511744181"/>
      <w:bookmarkStart w:id="1069" w:name="_Toc511744182"/>
      <w:bookmarkStart w:id="1070" w:name="_Toc511744250"/>
      <w:bookmarkStart w:id="1071" w:name="_Toc511744251"/>
      <w:bookmarkStart w:id="1072" w:name="_Toc511744252"/>
      <w:bookmarkStart w:id="1073" w:name="_Toc31197822"/>
      <w:bookmarkStart w:id="1074" w:name="_Toc31197823"/>
      <w:bookmarkStart w:id="1075" w:name="_Toc31197824"/>
      <w:bookmarkStart w:id="1076" w:name="_Toc31197825"/>
      <w:bookmarkStart w:id="1077" w:name="_Toc31197826"/>
      <w:bookmarkStart w:id="1078" w:name="_Toc31197827"/>
      <w:bookmarkStart w:id="1079" w:name="_Toc31197828"/>
      <w:bookmarkStart w:id="1080" w:name="_Toc31197829"/>
      <w:bookmarkStart w:id="1081" w:name="_Toc31197830"/>
      <w:bookmarkStart w:id="1082" w:name="_Toc511744338"/>
      <w:bookmarkStart w:id="1083" w:name="_Toc31198235"/>
      <w:bookmarkStart w:id="1084" w:name="_Toc37849807"/>
      <w:bookmarkStart w:id="1085" w:name="_Toc38030581"/>
      <w:bookmarkStart w:id="1086" w:name="_Toc506721211"/>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r>
        <w:t>LSAExit</w:t>
      </w:r>
      <w:bookmarkEnd w:id="1084"/>
      <w:bookmarkEnd w:id="1085"/>
    </w:p>
    <w:p w14:paraId="3DD97413" w14:textId="325B8264" w:rsidR="002F2FF8" w:rsidRDefault="002F2FF8" w:rsidP="002F2FF8">
      <w:r>
        <w:t>LSAExit includes 17 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087" w:name="_HMIS_Business_Logic:_6"/>
      <w:bookmarkStart w:id="1088" w:name="_Toc37849808"/>
      <w:bookmarkEnd w:id="1087"/>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089" w:name="_Toc38030582"/>
      <w:r w:rsidRPr="00C52062">
        <w:lastRenderedPageBreak/>
        <w:t>HMIS Business Logic</w:t>
      </w:r>
      <w:r>
        <w:t>: LSACalculated</w:t>
      </w:r>
      <w:bookmarkEnd w:id="1088"/>
      <w:bookmarkEnd w:id="1089"/>
    </w:p>
    <w:p w14:paraId="21E1FB90" w14:textId="0FE8C2E2" w:rsidR="002B6231" w:rsidRPr="00C52062" w:rsidRDefault="002B6231" w:rsidP="0088191A">
      <w:pPr>
        <w:pStyle w:val="Heading2"/>
      </w:pPr>
      <w:bookmarkStart w:id="1090" w:name="_Get_Average_Days_3"/>
      <w:bookmarkStart w:id="1091" w:name="_Toc37849809"/>
      <w:bookmarkStart w:id="1092" w:name="_Toc38030583"/>
      <w:bookmarkEnd w:id="1090"/>
      <w:r w:rsidRPr="00C52062">
        <w:t xml:space="preserve">Get Average Days for </w:t>
      </w:r>
      <w:r>
        <w:t>Length of Time Homeless</w:t>
      </w:r>
      <w:bookmarkEnd w:id="1086"/>
      <w:bookmarkEnd w:id="1091"/>
      <w:bookmarkEnd w:id="1092"/>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Qmw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D4wOBCbAwAABQsA&#10;AA4AAAAAAAAAAAAAAAAALgIAAGRycy9lMm9Eb2MueG1sUEsBAi0AFAAGAAgAAAAhANPK7NLbAAAA&#10;BAEAAA8AAAAAAAAAAAAAAAAA9QUAAGRycy9kb3ducmV2LnhtbFBLBQYAAAAABAAEAPMAAAD9BgAA&#10;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1210A8" w:rsidRDefault="001210A8" w:rsidP="00F824D6">
                        <w:pPr>
                          <w:pStyle w:val="Style3"/>
                        </w:pPr>
                        <w:r>
                          <w:t>tlsa_</w:t>
                        </w:r>
                        <w:r w:rsidRPr="00F824D6">
                          <w:t>Household</w:t>
                        </w:r>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1210A8" w:rsidRDefault="001210A8"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r w:rsidRPr="00C52062">
        <w:t>ReportRow</w:t>
      </w:r>
      <w:r w:rsidR="00000B20">
        <w:t>, SystemPath</w:t>
      </w:r>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r w:rsidRPr="00AB2970">
        <w:rPr>
          <w:rFonts w:cstheme="minorHAnsi"/>
          <w:b/>
        </w:rPr>
        <w:t>SystemPath</w:t>
      </w:r>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30608E">
      <w:pPr>
        <w:pStyle w:val="ListParagraph"/>
        <w:numPr>
          <w:ilvl w:val="0"/>
          <w:numId w:val="16"/>
        </w:numPr>
      </w:pPr>
      <w:r>
        <w:t xml:space="preserve">The ID column is the </w:t>
      </w:r>
      <w:r w:rsidRPr="008A53E9">
        <w:rPr>
          <w:b/>
        </w:rPr>
        <w:t>Population</w:t>
      </w:r>
      <w:r>
        <w:t xml:space="preserve"> value for the LSA Calculated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set in LSAH</w:t>
      </w:r>
      <w:r w:rsidR="000B2863">
        <w:t>ousehold</w:t>
      </w:r>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093"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094" w:author="Molly McEvilley" w:date="2020-08-06T09:59:00Z">
        <w:r>
          <w:t xml:space="preserve">The value for </w:t>
        </w:r>
        <w:r w:rsidRPr="0030608E">
          <w:rPr>
            <w:b/>
            <w:bCs/>
          </w:rPr>
          <w:t>HHType</w:t>
        </w:r>
        <w:r>
          <w:t xml:space="preserve"> in LSACalculated should use the values shown below, based on</w:t>
        </w:r>
      </w:ins>
      <w:ins w:id="1095" w:author="Molly McEvilley" w:date="2020-08-13T07:21:00Z">
        <w:r w:rsidR="00EB1C9F">
          <w:t xml:space="preserve"> tlsa_Household.</w:t>
        </w:r>
      </w:ins>
      <w:ins w:id="1096" w:author="Molly McEvilley" w:date="2020-08-06T10:00:00Z">
        <w:r w:rsidR="00E52C6A" w:rsidRPr="0030608E">
          <w:rPr>
            <w:b/>
            <w:bCs/>
          </w:rPr>
          <w:t>HHType</w:t>
        </w:r>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LSACalculated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 xml:space="preserve">Youth </w:t>
            </w:r>
            <w:r w:rsidR="00702792">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lastRenderedPageBreak/>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54D25">
              <w:rPr>
                <w:b/>
              </w:rPr>
              <w:t>HHChild</w:t>
            </w:r>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PSHMoveIn</w:t>
            </w:r>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PSHMoveIn</w:t>
            </w:r>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PSHMoveIn</w:t>
            </w:r>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lastRenderedPageBreak/>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PSHMoveIn</w:t>
            </w:r>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PSHMoveIn</w:t>
            </w:r>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lastRenderedPageBreak/>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bl>
    <w:p w14:paraId="2F89459B" w14:textId="744E3B62" w:rsidR="00914DDA" w:rsidRPr="00C52062" w:rsidRDefault="00914DDA" w:rsidP="0088191A">
      <w:pPr>
        <w:pStyle w:val="Heading3"/>
      </w:pPr>
      <w:bookmarkStart w:id="1097" w:name="_Toc31198237"/>
      <w:bookmarkStart w:id="1098" w:name="_Toc31198238"/>
      <w:bookmarkEnd w:id="1097"/>
      <w:bookmarkEnd w:id="1098"/>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099" w:name="_Toc37849810"/>
      <w:bookmarkStart w:id="1100" w:name="_Toc38030584"/>
      <w:r w:rsidRPr="00C52062">
        <w:t xml:space="preserve">Get Average Days for </w:t>
      </w:r>
      <w:r>
        <w:t>Length of Time Homeless by System Path</w:t>
      </w:r>
      <w:bookmarkEnd w:id="1099"/>
      <w:bookmarkEnd w:id="110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HItFmeAwAA&#10;BQ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1210A8" w:rsidRDefault="001210A8" w:rsidP="00F824D6">
                        <w:pPr>
                          <w:pStyle w:val="Style3"/>
                        </w:pPr>
                        <w:r>
                          <w:t>tlsa_</w:t>
                        </w:r>
                        <w:r w:rsidRPr="00F824D6">
                          <w:t>Household</w:t>
                        </w:r>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1210A8" w:rsidRDefault="001210A8"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r w:rsidRPr="00C52062">
        <w:t>ReportRow</w:t>
      </w:r>
      <w:r>
        <w:t>, SystemPath,</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3E1003FD" w:rsidR="00702792" w:rsidRDefault="00702792" w:rsidP="00702792">
      <w:pPr>
        <w:rPr>
          <w:ins w:id="1101" w:author="Molly McEvilley" w:date="2020-08-06T10:00:00Z"/>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5F60A3E4" w14:textId="77777777" w:rsidR="00F653FB" w:rsidRDefault="00F653FB" w:rsidP="001210A8">
      <w:pPr>
        <w:rPr>
          <w:ins w:id="1102" w:author="Molly McEvilley" w:date="2020-08-06T10:06:00Z"/>
          <w:rFonts w:cstheme="minorHAnsi"/>
        </w:rPr>
      </w:pPr>
      <w:ins w:id="1103" w:author="Molly McEvilley" w:date="2020-08-06T10:06:00Z">
        <w:r w:rsidRPr="00A6067F">
          <w:rPr>
            <w:rFonts w:cstheme="minorHAnsi"/>
          </w:rPr>
          <w:lastRenderedPageBreak/>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197C5824" w14:textId="77777777" w:rsidR="00F653FB" w:rsidRDefault="00F653FB" w:rsidP="001210A8">
      <w:pPr>
        <w:rPr>
          <w:ins w:id="1104" w:author="Molly McEvilley" w:date="2020-08-06T10:06:00Z"/>
        </w:rPr>
      </w:pPr>
      <w:ins w:id="1105"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106" w:author="Molly McEvilley" w:date="2020-08-06T10:06:00Z"/>
        </w:rPr>
      </w:pPr>
      <w:ins w:id="1107" w:author="Molly McEvilley" w:date="2020-08-06T10:06:00Z">
        <w:r>
          <w:t>Zero (0) represents a count of all records that meet the criteria, regardless of household type.</w:t>
        </w:r>
      </w:ins>
    </w:p>
    <w:p w14:paraId="6680D86C" w14:textId="77777777" w:rsidR="00EB1C9F" w:rsidRDefault="00EB1C9F" w:rsidP="00EB1C9F">
      <w:pPr>
        <w:pStyle w:val="ListParagraph"/>
        <w:numPr>
          <w:ilvl w:val="0"/>
          <w:numId w:val="16"/>
        </w:numPr>
        <w:rPr>
          <w:ins w:id="1108" w:author="Molly McEvilley" w:date="2020-08-13T07:25:00Z"/>
        </w:rPr>
      </w:pPr>
      <w:ins w:id="1109" w:author="Molly McEvilley" w:date="2020-08-13T07:25:00Z">
        <w:r>
          <w:t xml:space="preserve">The value for </w:t>
        </w:r>
        <w:r w:rsidRPr="0030608E">
          <w:rPr>
            <w:b/>
            <w:bCs/>
          </w:rPr>
          <w:t>HHType</w:t>
        </w:r>
        <w:r>
          <w:t xml:space="preserve"> in LSACalculated should use the values shown below, based on tlsa_Household.</w:t>
        </w:r>
        <w:r w:rsidRPr="0030608E">
          <w:rPr>
            <w:b/>
            <w:bCs/>
          </w:rPr>
          <w:t>HHType</w:t>
        </w:r>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39E8F63C" w14:textId="5DB0F126" w:rsidR="00000B20" w:rsidRPr="00C52062" w:rsidRDefault="00000B20" w:rsidP="0088191A">
      <w:pPr>
        <w:pStyle w:val="Heading3"/>
      </w:pPr>
      <w:bookmarkStart w:id="1110" w:name="_Toc31198693"/>
      <w:bookmarkStart w:id="1111" w:name="_Get_Average_Days_1"/>
      <w:bookmarkStart w:id="1112" w:name="_Toc506721212"/>
      <w:bookmarkEnd w:id="1110"/>
      <w:bookmarkEnd w:id="1111"/>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113" w:name="_Toc37849811"/>
      <w:bookmarkStart w:id="1114" w:name="_Toc38030585"/>
      <w:r w:rsidRPr="00C52062">
        <w:t>Get Average Days for Cumulative Length of Time Housed in PSH</w:t>
      </w:r>
      <w:bookmarkEnd w:id="1112"/>
      <w:bookmarkEnd w:id="1113"/>
      <w:bookmarkEnd w:id="1114"/>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1210A8" w:rsidRDefault="001210A8" w:rsidP="00F824D6">
                        <w:pPr>
                          <w:pStyle w:val="Style3"/>
                        </w:pPr>
                        <w:r>
                          <w:t>tlsa_</w:t>
                        </w:r>
                        <w:r w:rsidRPr="00F824D6">
                          <w:t>Household</w:t>
                        </w:r>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1210A8" w:rsidRDefault="001210A8"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r w:rsidRPr="00C52062">
        <w:t>ReportRow</w:t>
      </w:r>
      <w:r>
        <w:t>, SystemPath</w:t>
      </w:r>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115"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116" w:author="Molly McEvilley" w:date="2020-08-06T10:00:00Z"/>
        </w:rPr>
      </w:pPr>
      <w:ins w:id="1117"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118" w:author="Molly McEvilley" w:date="2020-08-06T10:00:00Z"/>
        </w:rPr>
      </w:pPr>
      <w:ins w:id="1119" w:author="Molly McEvilley" w:date="2020-08-06T10:00:00Z">
        <w:r>
          <w:t>Zero (0) represents a count of all records that meet the criteria, regardless of household type.</w:t>
        </w:r>
      </w:ins>
    </w:p>
    <w:p w14:paraId="05AE7638" w14:textId="77777777" w:rsidR="00EB1C9F" w:rsidRDefault="00EB1C9F" w:rsidP="00EB1C9F">
      <w:pPr>
        <w:pStyle w:val="ListParagraph"/>
        <w:numPr>
          <w:ilvl w:val="0"/>
          <w:numId w:val="16"/>
        </w:numPr>
        <w:rPr>
          <w:ins w:id="1120" w:author="Molly McEvilley" w:date="2020-08-13T07:25:00Z"/>
        </w:rPr>
      </w:pPr>
      <w:ins w:id="1121" w:author="Molly McEvilley" w:date="2020-08-13T07:25:00Z">
        <w:r>
          <w:t xml:space="preserve">The value for </w:t>
        </w:r>
        <w:r w:rsidRPr="0030608E">
          <w:rPr>
            <w:b/>
            <w:bCs/>
          </w:rPr>
          <w:t>HHType</w:t>
        </w:r>
        <w:r>
          <w:t xml:space="preserve"> in LSACalculated should use the values shown below, based on tlsa_Household.</w:t>
        </w:r>
        <w:r w:rsidRPr="0030608E">
          <w:rPr>
            <w:b/>
            <w:bCs/>
          </w:rPr>
          <w:t>HHType</w:t>
        </w:r>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4EDB1676" w14:textId="77777777" w:rsidR="00F66EA1" w:rsidRPr="00C52062" w:rsidRDefault="00F66EA1" w:rsidP="0088191A">
      <w:pPr>
        <w:pStyle w:val="Heading3"/>
      </w:pPr>
      <w:r>
        <w:lastRenderedPageBreak/>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122" w:name="_Toc34145685"/>
      <w:bookmarkStart w:id="1123" w:name="_Toc34145686"/>
      <w:bookmarkStart w:id="1124" w:name="_Get_Average_Days_2"/>
      <w:bookmarkStart w:id="1125" w:name="_Toc506721213"/>
      <w:bookmarkStart w:id="1126" w:name="_Toc37849812"/>
      <w:bookmarkStart w:id="1127" w:name="_Toc38030586"/>
      <w:bookmarkEnd w:id="1122"/>
      <w:bookmarkEnd w:id="1123"/>
      <w:bookmarkEnd w:id="1124"/>
      <w:r w:rsidRPr="00C52062">
        <w:t>Get Average Days for Length of Time in RRH Projects</w:t>
      </w:r>
      <w:bookmarkEnd w:id="1125"/>
      <w:bookmarkEnd w:id="1126"/>
      <w:bookmarkEnd w:id="1127"/>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9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1210A8" w:rsidRDefault="001210A8" w:rsidP="00F824D6">
                        <w:pPr>
                          <w:pStyle w:val="Style3"/>
                        </w:pPr>
                        <w:r>
                          <w:t>tlsa_</w:t>
                        </w:r>
                        <w:r w:rsidRPr="00F824D6">
                          <w:t>Household</w:t>
                        </w:r>
                      </w:p>
                    </w:txbxContent>
                  </v:textbox>
                </v:shape>
                <v:shape id="AutoShape 16" o:spid="_x0000_s149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1210A8" w:rsidRDefault="001210A8"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r w:rsidRPr="00C52062">
        <w:t>ReportRow</w:t>
      </w:r>
      <w:r w:rsidR="00F66EA1">
        <w:t>, SystemPath</w:t>
      </w:r>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128" w:name="_Toc506721214"/>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129"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130" w:author="Molly McEvilley" w:date="2020-08-06T10:01:00Z"/>
        </w:rPr>
      </w:pPr>
      <w:ins w:id="1131"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132" w:author="Molly McEvilley" w:date="2020-08-06T10:01:00Z"/>
        </w:rPr>
      </w:pPr>
      <w:ins w:id="1133" w:author="Molly McEvilley" w:date="2020-08-06T10:01:00Z">
        <w:r>
          <w:t>Zero (0) represents a count of all records that meet the criteria, regardless of household type.</w:t>
        </w:r>
      </w:ins>
    </w:p>
    <w:p w14:paraId="59B9B5A7" w14:textId="747EED32" w:rsidR="00223591" w:rsidRPr="00E32D42" w:rsidRDefault="00EB1C9F" w:rsidP="00EB1C9F">
      <w:pPr>
        <w:pStyle w:val="ListParagraph"/>
        <w:numPr>
          <w:ilvl w:val="1"/>
          <w:numId w:val="16"/>
        </w:numPr>
      </w:pPr>
      <w:ins w:id="1134" w:author="Molly McEvilley" w:date="2020-08-13T07:26:00Z">
        <w:r>
          <w:t xml:space="preserve">The value for </w:t>
        </w:r>
        <w:r w:rsidRPr="0030608E">
          <w:rPr>
            <w:b/>
            <w:bCs/>
          </w:rPr>
          <w:t>HHType</w:t>
        </w:r>
        <w:r>
          <w:t xml:space="preserve"> in LSACalculated should use the values shown below, based on tlsa_Household.</w:t>
        </w:r>
        <w:r w:rsidRPr="0030608E">
          <w:rPr>
            <w:b/>
            <w:bCs/>
          </w:rPr>
          <w:t>HHType</w:t>
        </w:r>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135" w:name="_Toc34145696"/>
      <w:bookmarkStart w:id="1136" w:name="_Toc34145697"/>
      <w:bookmarkStart w:id="1137" w:name="_Toc506721215"/>
      <w:bookmarkStart w:id="1138" w:name="_Toc37849813"/>
      <w:bookmarkStart w:id="1139" w:name="_Toc38030587"/>
      <w:bookmarkEnd w:id="1128"/>
      <w:bookmarkEnd w:id="1135"/>
      <w:bookmarkEnd w:id="1136"/>
      <w:r w:rsidRPr="00C52062">
        <w:lastRenderedPageBreak/>
        <w:t>Get Average Days to Return/Re-engage by Last Project Type</w:t>
      </w:r>
      <w:bookmarkEnd w:id="1137"/>
      <w:bookmarkEnd w:id="1138"/>
      <w:bookmarkEnd w:id="1139"/>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1210A8" w:rsidRDefault="001210A8"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1210A8" w:rsidRDefault="001210A8" w:rsidP="00F824D6">
                        <w:pPr>
                          <w:pStyle w:val="Style3"/>
                        </w:pPr>
                        <w:proofErr w:type="spellStart"/>
                        <w:r>
                          <w:t>tlsa_Exit</w:t>
                        </w:r>
                        <w:proofErr w:type="spellEnd"/>
                      </w:p>
                    </w:txbxContent>
                  </v:textbox>
                </v:shape>
                <v:shape id="AutoShape 16" o:spid="_x0000_s149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1210A8" w:rsidRDefault="001210A8"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r w:rsidRPr="00C52062">
        <w:t>ReportRow</w:t>
      </w:r>
      <w:r w:rsidR="00F66EA1">
        <w:t>, SystemPath</w:t>
      </w:r>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r w:rsidRPr="005E354D">
        <w:rPr>
          <w:b/>
        </w:rPr>
        <w:t>SystemPath</w:t>
      </w:r>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140"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141" w:author="Molly McEvilley" w:date="2020-08-06T10:01:00Z"/>
        </w:rPr>
      </w:pPr>
      <w:ins w:id="1142"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143" w:author="Molly McEvilley" w:date="2020-08-06T10:01:00Z"/>
        </w:rPr>
      </w:pPr>
      <w:ins w:id="1144" w:author="Molly McEvilley" w:date="2020-08-06T10:01:00Z">
        <w:r>
          <w:t>Zero (0) represents a count of all records that meet the criteria, regardless of household type.</w:t>
        </w:r>
      </w:ins>
    </w:p>
    <w:p w14:paraId="6C217027" w14:textId="4E09932E" w:rsidR="00AF0808" w:rsidRDefault="00AF0808" w:rsidP="00EB1C9F">
      <w:pPr>
        <w:pStyle w:val="ListParagraph"/>
        <w:numPr>
          <w:ilvl w:val="1"/>
          <w:numId w:val="16"/>
        </w:numPr>
        <w:rPr>
          <w:ins w:id="1145" w:author="Molly McEvilley" w:date="2020-08-06T10:01:00Z"/>
        </w:rPr>
      </w:pPr>
      <w:ins w:id="1146" w:author="Molly McEvilley" w:date="2020-08-06T10:01:00Z">
        <w:r>
          <w:t xml:space="preserve">The value for </w:t>
        </w:r>
        <w:r w:rsidRPr="00EB1C9F">
          <w:rPr>
            <w:b/>
            <w:bCs/>
          </w:rPr>
          <w:t>HHType</w:t>
        </w:r>
        <w:r>
          <w:t xml:space="preserve"> in LSACalculated should use the values shown below, based on</w:t>
        </w:r>
      </w:ins>
      <w:ins w:id="1147" w:author="Molly McEvilley" w:date="2020-08-13T07:27:00Z">
        <w:r w:rsidR="00EB1C9F">
          <w:t xml:space="preserve"> tlsa_Exit.</w:t>
        </w:r>
      </w:ins>
      <w:ins w:id="1148" w:author="Molly McEvilley" w:date="2020-08-06T10:01:00Z">
        <w:r w:rsidRPr="00EB1C9F">
          <w:rPr>
            <w:b/>
            <w:bCs/>
          </w:rPr>
          <w:t>HHType</w:t>
        </w:r>
        <w:r>
          <w:t>.</w:t>
        </w:r>
      </w:ins>
    </w:p>
    <w:p w14:paraId="4C9D947D" w14:textId="59D87689" w:rsidR="00AF0808" w:rsidDel="00AF0808" w:rsidRDefault="00AF0808" w:rsidP="007E0905">
      <w:pPr>
        <w:rPr>
          <w:del w:id="1149"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r>
              <w:t>tlsa_Exit</w:t>
            </w:r>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lsa_Calculated.</w:t>
      </w:r>
      <w:r w:rsidR="00EB0196" w:rsidRPr="001F1205">
        <w:rPr>
          <w:rFonts w:cstheme="minorHAnsi"/>
          <w:b/>
          <w:bCs/>
        </w:rPr>
        <w:t>Cohort</w:t>
      </w:r>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150" w:name="_Get_Average_Days"/>
      <w:bookmarkStart w:id="1151" w:name="_Toc37973614"/>
      <w:bookmarkStart w:id="1152" w:name="_Toc37974167"/>
      <w:bookmarkStart w:id="1153" w:name="_Toc37974718"/>
      <w:bookmarkStart w:id="1154" w:name="_Toc37975206"/>
      <w:bookmarkStart w:id="1155" w:name="_Toc37849814"/>
      <w:bookmarkStart w:id="1156" w:name="_Toc38030588"/>
      <w:bookmarkStart w:id="1157" w:name="_Toc506721216"/>
      <w:bookmarkEnd w:id="1150"/>
      <w:bookmarkEnd w:id="1151"/>
      <w:bookmarkEnd w:id="1152"/>
      <w:bookmarkEnd w:id="1153"/>
      <w:bookmarkEnd w:id="1154"/>
      <w:r w:rsidRPr="00C52062">
        <w:t>Get Average Days to Return/Re-engage by Population</w:t>
      </w:r>
      <w:bookmarkEnd w:id="1155"/>
      <w:bookmarkEnd w:id="1156"/>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1210A8" w:rsidRDefault="001210A8"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50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1210A8" w:rsidRDefault="001210A8" w:rsidP="00F824D6">
                        <w:pPr>
                          <w:pStyle w:val="Style3"/>
                        </w:pPr>
                        <w:proofErr w:type="spellStart"/>
                        <w:r>
                          <w:t>tlsa_Exit</w:t>
                        </w:r>
                        <w:proofErr w:type="spellEnd"/>
                      </w:p>
                    </w:txbxContent>
                  </v:textbox>
                </v:shape>
                <v:shape id="AutoShape 16" o:spid="_x0000_s150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1210A8" w:rsidRDefault="001210A8"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r w:rsidRPr="0036072B">
        <w:lastRenderedPageBreak/>
        <w:t>ReportRow</w:t>
      </w:r>
      <w:r w:rsidR="007E0905">
        <w:t>, SystemPath</w:t>
      </w:r>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r w:rsidRPr="00655B0F">
        <w:rPr>
          <w:b/>
        </w:rPr>
        <w:t>ReportRow</w:t>
      </w:r>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r w:rsidRPr="005E354D">
        <w:rPr>
          <w:b/>
        </w:rPr>
        <w:t>SystemPath</w:t>
      </w:r>
      <w:ins w:id="1158" w:author="Molly McEvilley" w:date="2020-08-06T05:41:00Z">
        <w:r w:rsidR="007023B9">
          <w:rPr>
            <w:b/>
          </w:rPr>
          <w:t xml:space="preserve"> </w:t>
        </w:r>
        <w:r w:rsidR="007023B9">
          <w:rPr>
            <w:bCs/>
          </w:rPr>
          <w:t>in LSACalculated</w:t>
        </w:r>
      </w:ins>
      <w:r w:rsidRPr="005E354D">
        <w:t xml:space="preserve"> should be -1 for these records</w:t>
      </w:r>
      <w:ins w:id="1159" w:author="Molly McEvilley" w:date="2020-08-06T05:42:00Z">
        <w:r w:rsidR="007023B9">
          <w:t xml:space="preserve">; </w:t>
        </w:r>
      </w:ins>
      <w:ins w:id="1160" w:author="Molly McEvilley" w:date="2020-08-06T05:43:00Z">
        <w:r w:rsidR="007023B9">
          <w:t>records are selected for inclusion</w:t>
        </w:r>
      </w:ins>
      <w:ins w:id="1161" w:author="Molly McEvilley" w:date="2020-08-06T05:42:00Z">
        <w:r w:rsidR="007023B9">
          <w:t xml:space="preserve"> regardless of the </w:t>
        </w:r>
        <w:r w:rsidR="007023B9" w:rsidRPr="0030608E">
          <w:rPr>
            <w:b/>
            <w:bCs/>
          </w:rPr>
          <w:t>SystemPath</w:t>
        </w:r>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3CA4DFE9" w:rsidR="007E0905" w:rsidRDefault="007E0905" w:rsidP="007E0905">
      <w:pPr>
        <w:rPr>
          <w:ins w:id="1162"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xml:space="preserve">; associated population IDs (e.g., 6 and 43)  are deliberately omitted from the list below.) </w:t>
      </w:r>
    </w:p>
    <w:p w14:paraId="484621A0" w14:textId="77777777" w:rsidR="005E2341" w:rsidRDefault="005E2341" w:rsidP="0030608E">
      <w:pPr>
        <w:rPr>
          <w:ins w:id="1163" w:author="Molly McEvilley" w:date="2020-08-06T10:04:00Z"/>
        </w:rPr>
      </w:pPr>
      <w:ins w:id="1164"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165" w:author="Molly McEvilley" w:date="2020-08-06T10:04:00Z"/>
        </w:rPr>
      </w:pPr>
      <w:ins w:id="1166" w:author="Molly McEvilley" w:date="2020-08-06T10:04:00Z">
        <w:r>
          <w:t>Zero (0) represents a count of all records that meet the criteria, regardless of household type.</w:t>
        </w:r>
      </w:ins>
    </w:p>
    <w:p w14:paraId="4F01D3CA" w14:textId="77777777" w:rsidR="00EB1C9F" w:rsidRDefault="00EB1C9F" w:rsidP="00EB1C9F">
      <w:pPr>
        <w:pStyle w:val="ListParagraph"/>
        <w:numPr>
          <w:ilvl w:val="0"/>
          <w:numId w:val="16"/>
        </w:numPr>
        <w:rPr>
          <w:ins w:id="1167" w:author="Molly McEvilley" w:date="2020-08-13T07:28:00Z"/>
        </w:rPr>
      </w:pPr>
      <w:ins w:id="1168" w:author="Molly McEvilley" w:date="2020-08-13T07:28:00Z">
        <w:r>
          <w:t xml:space="preserve">The value for </w:t>
        </w:r>
        <w:r w:rsidRPr="00EB1C9F">
          <w:rPr>
            <w:b/>
            <w:bCs/>
          </w:rPr>
          <w:t>HHType</w:t>
        </w:r>
        <w:r>
          <w:t xml:space="preserve"> in LSACalculated should use the values shown below, based on tlsa_Exit.</w:t>
        </w:r>
        <w:r w:rsidRPr="00EB1C9F">
          <w:rPr>
            <w:b/>
            <w:bCs/>
          </w:rPr>
          <w:t>HHType</w:t>
        </w:r>
        <w:r>
          <w:t>.</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lastRenderedPageBreak/>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lastRenderedPageBreak/>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169" w:name="_Toc31198752"/>
      <w:bookmarkEnd w:id="1169"/>
      <w:r w:rsidRPr="005E354D">
        <w:rPr>
          <w:b/>
        </w:rPr>
        <w:t>ProjectID</w:t>
      </w:r>
      <w:r>
        <w:t xml:space="preserve"> is </w:t>
      </w:r>
      <w:r w:rsidR="00143E83">
        <w:t>NULL</w:t>
      </w:r>
      <w:r>
        <w:t>.</w:t>
      </w:r>
    </w:p>
    <w:p w14:paraId="5E249D45" w14:textId="26A7586E" w:rsidR="002B6231" w:rsidRDefault="002B6231" w:rsidP="0088191A">
      <w:pPr>
        <w:pStyle w:val="Heading2"/>
      </w:pPr>
      <w:bookmarkStart w:id="1170" w:name="_Toc37849815"/>
      <w:bookmarkStart w:id="1171" w:name="_Toc38030589"/>
      <w:r w:rsidRPr="00C52062">
        <w:t xml:space="preserve">Get Average Days to Return/Re-engage by </w:t>
      </w:r>
      <w:r>
        <w:t>System Path</w:t>
      </w:r>
      <w:bookmarkEnd w:id="1157"/>
      <w:bookmarkEnd w:id="1170"/>
      <w:bookmarkEnd w:id="1171"/>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1210A8" w:rsidRDefault="001210A8"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1210A8" w:rsidRDefault="001210A8" w:rsidP="00F824D6">
                        <w:pPr>
                          <w:pStyle w:val="Style3"/>
                        </w:pPr>
                        <w:proofErr w:type="spellStart"/>
                        <w:r>
                          <w:t>tlsa_Exit</w:t>
                        </w:r>
                        <w:proofErr w:type="spellEnd"/>
                      </w:p>
                    </w:txbxContent>
                  </v:textbox>
                </v:shape>
                <v:shape id="AutoShape 16" o:spid="_x0000_s150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1210A8" w:rsidRDefault="001210A8"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r w:rsidRPr="0031790E">
        <w:t>ReportRow</w:t>
      </w:r>
      <w:r w:rsidR="001F2085">
        <w:t>, SystemPath,</w:t>
      </w:r>
      <w:r w:rsidRPr="0031790E">
        <w:t xml:space="preserve"> and Source Column</w:t>
      </w:r>
      <w:r w:rsidR="005E5621">
        <w:t xml:space="preserve"> for Value</w:t>
      </w:r>
    </w:p>
    <w:p w14:paraId="71FA5C79" w14:textId="161ED3AC" w:rsidR="005E5621" w:rsidRDefault="005E5621" w:rsidP="005E5621">
      <w:pPr>
        <w:rPr>
          <w:ins w:id="1172" w:author="Molly McEvilley" w:date="2020-08-06T08:49:00Z"/>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ins w:id="1173" w:author="Molly McEvilley" w:date="2020-08-06T08:49:00Z"/>
          <w:rFonts w:cstheme="minorHAnsi"/>
        </w:rPr>
      </w:pPr>
      <w:ins w:id="1174" w:author="Molly McEvilley" w:date="2020-08-06T08:49:00Z">
        <w:r>
          <w:rPr>
            <w:rFonts w:cstheme="minorHAnsi"/>
          </w:rPr>
          <w:lastRenderedPageBreak/>
          <w:t xml:space="preserve">For </w:t>
        </w:r>
        <w:r w:rsidRPr="0030608E">
          <w:rPr>
            <w:rFonts w:cstheme="minorHAnsi"/>
            <w:b/>
            <w:bCs/>
          </w:rPr>
          <w:t>ReportRow</w:t>
        </w:r>
        <w:r>
          <w:rPr>
            <w:rFonts w:cstheme="minorHAnsi"/>
          </w:rPr>
          <w:t>s 24-35</w:t>
        </w:r>
      </w:ins>
      <w:ins w:id="1175" w:author="Molly McEvilley" w:date="2020-08-06T08:50:00Z">
        <w:r>
          <w:rPr>
            <w:rFonts w:cstheme="minorHAnsi"/>
          </w:rPr>
          <w:t xml:space="preserve">, </w:t>
        </w:r>
      </w:ins>
      <w:ins w:id="1176" w:author="Molly McEvilley" w:date="2020-08-06T08:51:00Z">
        <w:r w:rsidR="002E273A">
          <w:rPr>
            <w:rFonts w:cstheme="minorHAnsi"/>
          </w:rPr>
          <w:t>averages</w:t>
        </w:r>
      </w:ins>
      <w:ins w:id="1177" w:author="Molly McEvilley" w:date="2020-08-06T08:50:00Z">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w:t>
        </w:r>
      </w:ins>
      <w:ins w:id="1178" w:author="Molly McEvilley" w:date="2020-08-06T08:51:00Z">
        <w:r w:rsidR="002E273A">
          <w:rPr>
            <w:rFonts w:cstheme="minorHAnsi"/>
          </w:rPr>
          <w:t>the SystemPath value in LSAExit.</w:t>
        </w:r>
      </w:ins>
    </w:p>
    <w:p w14:paraId="3C21FAF0" w14:textId="6BFCF1B5" w:rsidR="00DF16DF" w:rsidRPr="009B38B2" w:rsidRDefault="00DF16DF" w:rsidP="00DF16DF">
      <w:pPr>
        <w:rPr>
          <w:ins w:id="1179" w:author="Molly McEvilley" w:date="2020-08-06T08:49:00Z"/>
          <w:rFonts w:cstheme="minorHAnsi"/>
        </w:rPr>
      </w:pPr>
      <w:commentRangeStart w:id="1180"/>
      <w:ins w:id="1181" w:author="Molly McEvilley" w:date="2020-08-06T08:49:00Z">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- 1</w:t>
        </w:r>
      </w:ins>
      <w:ins w:id="1182" w:author="Molly McEvilley" w:date="2020-08-06T08:52:00Z">
        <w:r w:rsidR="003D018E">
          <w:rPr>
            <w:rFonts w:cstheme="minorHAnsi"/>
          </w:rPr>
          <w:t xml:space="preserve"> – i.e., </w:t>
        </w:r>
        <w:r w:rsidR="00B1001D">
          <w:rPr>
            <w:rFonts w:cstheme="minorHAnsi"/>
          </w:rPr>
          <w:t>SystemPath values 1-12</w:t>
        </w:r>
      </w:ins>
      <w:ins w:id="1183" w:author="Molly McEvilley" w:date="2020-08-06T08:53:00Z">
        <w:r w:rsidR="0015440B">
          <w:rPr>
            <w:rFonts w:cstheme="minorHAnsi"/>
          </w:rPr>
          <w:t xml:space="preserve">.  Because the average is </w:t>
        </w:r>
      </w:ins>
      <w:ins w:id="1184" w:author="Molly McEvilley" w:date="2020-08-06T08:54:00Z">
        <w:r w:rsidR="004771BB">
          <w:rPr>
            <w:rFonts w:cstheme="minorHAnsi"/>
          </w:rPr>
          <w:t xml:space="preserve">for multiple </w:t>
        </w:r>
      </w:ins>
      <w:ins w:id="1185" w:author="Molly McEvilley" w:date="2020-08-06T08:53:00Z">
        <w:r w:rsidR="0015440B" w:rsidRPr="0030608E">
          <w:rPr>
            <w:rFonts w:cstheme="minorHAnsi"/>
            <w:b/>
            <w:bCs/>
          </w:rPr>
          <w:t>SystemPath</w:t>
        </w:r>
      </w:ins>
      <w:ins w:id="1186" w:author="Molly McEvilley" w:date="2020-08-06T08:54:00Z">
        <w:r w:rsidR="004771BB">
          <w:rPr>
            <w:rFonts w:cstheme="minorHAnsi"/>
          </w:rPr>
          <w:t xml:space="preserve"> values,</w:t>
        </w:r>
      </w:ins>
      <w:ins w:id="1187" w:author="Molly McEvilley" w:date="2020-08-06T08:49:00Z">
        <w:r>
          <w:rPr>
            <w:rFonts w:cstheme="minorHAnsi"/>
          </w:rPr>
          <w:t xml:space="preserve"> the LSACalculated value for </w:t>
        </w:r>
        <w:r w:rsidRPr="001F6CD9">
          <w:rPr>
            <w:rFonts w:cstheme="minorHAnsi"/>
            <w:b/>
            <w:bCs/>
          </w:rPr>
          <w:t>SystemPath</w:t>
        </w:r>
        <w:r>
          <w:rPr>
            <w:rFonts w:cstheme="minorHAnsi"/>
          </w:rPr>
          <w:t xml:space="preserve"> = -1</w:t>
        </w:r>
      </w:ins>
      <w:ins w:id="1188" w:author="Molly McEvilley" w:date="2020-08-06T08:54:00Z">
        <w:r w:rsidR="004771BB">
          <w:rPr>
            <w:rFonts w:cstheme="minorHAnsi"/>
          </w:rPr>
          <w:t xml:space="preserve"> for this row</w:t>
        </w:r>
      </w:ins>
      <w:ins w:id="1189" w:author="Molly McEvilley" w:date="2020-08-06T08:49:00Z">
        <w:r>
          <w:rPr>
            <w:rFonts w:cstheme="minorHAnsi"/>
          </w:rPr>
          <w:t>.</w:t>
        </w:r>
        <w:commentRangeEnd w:id="1180"/>
        <w:r>
          <w:rPr>
            <w:rStyle w:val="CommentReference"/>
          </w:rPr>
          <w:commentReference w:id="1180"/>
        </w:r>
      </w:ins>
    </w:p>
    <w:p w14:paraId="4D04619F" w14:textId="7097B437" w:rsidR="00DF16DF" w:rsidRPr="00A6067F" w:rsidDel="004771BB" w:rsidRDefault="00DF16DF" w:rsidP="005E5621">
      <w:pPr>
        <w:rPr>
          <w:del w:id="1190"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191"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192" w:author="Molly McEvilley" w:date="2020-08-06T10:05:00Z"/>
        </w:rPr>
      </w:pPr>
      <w:ins w:id="1193"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194" w:author="Molly McEvilley" w:date="2020-08-06T10:05:00Z"/>
        </w:rPr>
      </w:pPr>
      <w:ins w:id="1195" w:author="Molly McEvilley" w:date="2020-08-06T10:05:00Z">
        <w:r>
          <w:t>Zero (0) represents a count of all records that meet the criteria, regardless of household type.</w:t>
        </w:r>
      </w:ins>
    </w:p>
    <w:p w14:paraId="5AE487A8" w14:textId="5763EA88" w:rsidR="00DF212A" w:rsidRPr="0030608E" w:rsidRDefault="00EB1C9F" w:rsidP="00EB1C9F">
      <w:pPr>
        <w:pStyle w:val="ListParagraph"/>
        <w:numPr>
          <w:ilvl w:val="0"/>
          <w:numId w:val="16"/>
        </w:numPr>
      </w:pPr>
      <w:ins w:id="1196" w:author="Molly McEvilley" w:date="2020-08-13T07:28:00Z">
        <w:r>
          <w:t xml:space="preserve">The value for </w:t>
        </w:r>
        <w:r w:rsidRPr="00EB1C9F">
          <w:rPr>
            <w:b/>
            <w:bCs/>
          </w:rPr>
          <w:t>HHType</w:t>
        </w:r>
        <w:r>
          <w:t xml:space="preserve"> in LSACalculated should use the values shown below, based on tlsa_Exit.</w:t>
        </w:r>
        <w:r w:rsidRPr="00EB1C9F">
          <w:rPr>
            <w:b/>
            <w:bCs/>
          </w:rPr>
          <w:t>HHType</w:t>
        </w:r>
        <w:r>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197" w:name="_Toc31198754"/>
      <w:bookmarkStart w:id="1198" w:name="_Toc37973617"/>
      <w:bookmarkStart w:id="1199" w:name="_Toc37974170"/>
      <w:bookmarkStart w:id="1200" w:name="_Toc37974721"/>
      <w:bookmarkStart w:id="1201" w:name="_Toc37975209"/>
      <w:bookmarkStart w:id="1202" w:name="_Toc506721217"/>
      <w:bookmarkStart w:id="1203" w:name="_Toc37849816"/>
      <w:bookmarkStart w:id="1204" w:name="_Toc38030590"/>
      <w:bookmarkStart w:id="1205" w:name="_Toc499544018"/>
      <w:bookmarkEnd w:id="1197"/>
      <w:bookmarkEnd w:id="1198"/>
      <w:bookmarkEnd w:id="1199"/>
      <w:bookmarkEnd w:id="1200"/>
      <w:bookmarkEnd w:id="1201"/>
      <w:r w:rsidRPr="00C52062">
        <w:t>Get Average Days to Return/Re-engage by Exit Destination</w:t>
      </w:r>
      <w:bookmarkEnd w:id="1202"/>
      <w:bookmarkEnd w:id="1203"/>
      <w:bookmarkEnd w:id="1204"/>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1210A8" w:rsidRDefault="001210A8"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1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1210A8" w:rsidRDefault="001210A8" w:rsidP="00F824D6">
                        <w:pPr>
                          <w:pStyle w:val="Style3"/>
                        </w:pPr>
                        <w:proofErr w:type="spellStart"/>
                        <w:r>
                          <w:t>tlsa_Exit</w:t>
                        </w:r>
                        <w:proofErr w:type="spellEnd"/>
                      </w:p>
                    </w:txbxContent>
                  </v:textbox>
                </v:shape>
                <v:shape id="AutoShape 16" o:spid="_x0000_s151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1210A8" w:rsidRDefault="001210A8"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r w:rsidRPr="0036072B">
        <w:lastRenderedPageBreak/>
        <w:t xml:space="preserve">ReportRow, </w:t>
      </w:r>
      <w:r w:rsidR="007E0905">
        <w:t xml:space="preserve">SystemPath,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206" w:name="_Toc499292041"/>
      <w:bookmarkStart w:id="1207" w:name="_Toc499544003"/>
      <w:bookmarkStart w:id="1208" w:name="_Toc506721219"/>
      <w:r w:rsidRPr="00A6067F">
        <w:t>The value of LSACalculated.</w:t>
      </w:r>
      <w:r w:rsidRPr="00655B0F">
        <w:rPr>
          <w:b/>
        </w:rPr>
        <w:t>SystemPath</w:t>
      </w:r>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209"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10325A0F" w14:textId="77777777" w:rsidR="00930C42" w:rsidRDefault="00930C42" w:rsidP="00930C42">
      <w:pPr>
        <w:rPr>
          <w:ins w:id="1210" w:author="Molly McEvilley" w:date="2020-08-06T10:05:00Z"/>
        </w:rPr>
      </w:pPr>
      <w:ins w:id="1211" w:author="Molly McEvilley" w:date="2020-08-06T10:05:00Z">
        <w:r>
          <w:t xml:space="preserve">The </w:t>
        </w:r>
        <w:r w:rsidRPr="0044267F">
          <w:rPr>
            <w:b/>
            <w:bCs/>
          </w:rPr>
          <w:t>HHType</w:t>
        </w:r>
        <w:r>
          <w:t xml:space="preserve"> column indicates the household types for which the population is relevant.</w:t>
        </w:r>
      </w:ins>
    </w:p>
    <w:p w14:paraId="76B5AF1D" w14:textId="77777777" w:rsidR="00930C42" w:rsidRDefault="00930C42" w:rsidP="00930C42">
      <w:pPr>
        <w:pStyle w:val="ListParagraph"/>
        <w:numPr>
          <w:ilvl w:val="0"/>
          <w:numId w:val="16"/>
        </w:numPr>
        <w:rPr>
          <w:ins w:id="1212" w:author="Molly McEvilley" w:date="2020-08-06T10:05:00Z"/>
        </w:rPr>
      </w:pPr>
      <w:ins w:id="1213" w:author="Molly McEvilley" w:date="2020-08-06T10:05:00Z">
        <w:r>
          <w:t>Zero (0) represents a count of all records that meet the criteria, regardless of household type.</w:t>
        </w:r>
      </w:ins>
    </w:p>
    <w:p w14:paraId="290DC459" w14:textId="338509A7" w:rsidR="00930C42" w:rsidRPr="0030608E" w:rsidRDefault="00930C42" w:rsidP="00EB1C9F">
      <w:pPr>
        <w:pStyle w:val="ListParagraph"/>
        <w:numPr>
          <w:ilvl w:val="0"/>
          <w:numId w:val="16"/>
        </w:numPr>
      </w:pPr>
      <w:ins w:id="1214" w:author="Molly McEvilley" w:date="2020-08-06T10:05:00Z">
        <w:r>
          <w:t xml:space="preserve">The value for </w:t>
        </w:r>
        <w:r w:rsidRPr="0044267F">
          <w:rPr>
            <w:b/>
            <w:bCs/>
          </w:rPr>
          <w:t>HHType</w:t>
        </w:r>
        <w:r>
          <w:t xml:space="preserve"> in LSACalculated should use the values shown below, based on</w:t>
        </w:r>
      </w:ins>
      <w:ins w:id="1215" w:author="Molly McEvilley" w:date="2020-08-13T07:28:00Z">
        <w:r w:rsidR="00EB1C9F">
          <w:t xml:space="preserve"> tsla_Exit.</w:t>
        </w:r>
        <w:r w:rsidR="00EB1C9F" w:rsidRPr="00EB1C9F">
          <w:rPr>
            <w:b/>
            <w:bCs/>
          </w:rPr>
          <w:t>HHType</w:t>
        </w:r>
        <w:r w:rsidR="00EB1C9F">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lastRenderedPageBreak/>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bookmarkStart w:id="1216" w:name="_Toc31198792"/>
      <w:bookmarkEnd w:id="1216"/>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r w:rsidR="00F824D6">
        <w:rPr>
          <w:rFonts w:cstheme="minorHAnsi"/>
        </w:rPr>
        <w:t>tlsa</w:t>
      </w:r>
      <w:r w:rsidR="007E0905" w:rsidRPr="00A6067F">
        <w:rPr>
          <w:rFonts w:cstheme="minorHAnsi"/>
        </w:rPr>
        <w:t xml:space="preserve">_Exit) </w:t>
      </w:r>
      <w:r w:rsidR="007E0905"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217" w:name="_Toc37849817"/>
      <w:bookmarkStart w:id="1218" w:name="_Toc38030591"/>
      <w:r>
        <w:t xml:space="preserve">Get Counts of </w:t>
      </w:r>
      <w:r w:rsidR="0078061B">
        <w:t xml:space="preserve">People </w:t>
      </w:r>
      <w:r w:rsidR="00A355EA">
        <w:t xml:space="preserve">by Project and </w:t>
      </w:r>
      <w:r w:rsidR="00772636">
        <w:t>Household Characteristics</w:t>
      </w:r>
      <w:bookmarkEnd w:id="1217"/>
      <w:bookmarkEnd w:id="1218"/>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Cn8qIXsAUAAJseAAAOAAAAAAAAAAAAAAAAAC4CAABkcnMvZTJvRG9jLnhtbFBL&#10;AQItABQABgAIAAAAIQBlXKN13QAAAAUBAAAPAAAAAAAAAAAAAAAAAAoIAABkcnMvZG93bnJldi54&#10;bWxQSwUGAAAAAAQABADzAAAAFAkAAAAA&#10;">
                <v:shape id="AutoShape 15" o:spid="_x0000_s151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1210A8" w:rsidRDefault="001210A8" w:rsidP="00F824D6">
                        <w:pPr>
                          <w:pStyle w:val="Style3"/>
                        </w:pPr>
                        <w:r>
                          <w:t>lsa_Calculated</w:t>
                        </w:r>
                      </w:p>
                    </w:txbxContent>
                  </v:textbox>
                </v:shape>
                <v:shape id="AutoShape 390" o:spid="_x0000_s151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1210A8" w:rsidRDefault="001210A8" w:rsidP="00F824D6">
                        <w:pPr>
                          <w:pStyle w:val="Style3"/>
                        </w:pPr>
                        <w:proofErr w:type="spellStart"/>
                        <w:r>
                          <w:t>tlsa_CohortDates</w:t>
                        </w:r>
                        <w:proofErr w:type="spellEnd"/>
                      </w:p>
                    </w:txbxContent>
                  </v:textbox>
                </v:shape>
                <v:shape id="AutoShape 18" o:spid="_x0000_s151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1210A8" w:rsidRDefault="001210A8" w:rsidP="00F824D6">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1210A8" w:rsidRDefault="001210A8" w:rsidP="00F824D6">
                            <w:pPr>
                              <w:pStyle w:val="Style3"/>
                            </w:pPr>
                            <w:proofErr w:type="spellStart"/>
                            <w:r>
                              <w:t>tlsa_HHID</w:t>
                            </w:r>
                            <w:proofErr w:type="spellEnd"/>
                          </w:p>
                        </w:txbxContent>
                      </v:textbox>
                    </v:shape>
                  </v:group>
                  <v:shape id="AutoShape 407" o:spid="_x0000_s152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1210A8" w:rsidRDefault="001210A8"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r>
        <w:t>ReportRow</w:t>
      </w:r>
      <w:r w:rsidR="00217451">
        <w:t>, Universe,</w:t>
      </w:r>
      <w:r w:rsidR="00CD6AED">
        <w:t xml:space="preserve"> </w:t>
      </w:r>
      <w:r w:rsidR="00846281">
        <w:t xml:space="preserve">ProjectID, </w:t>
      </w:r>
      <w:r w:rsidR="00CD6AED">
        <w:t>and Value</w:t>
      </w:r>
    </w:p>
    <w:p w14:paraId="0972C59C" w14:textId="23DFB6BF" w:rsidR="002C4AEB" w:rsidRDefault="002C4AEB" w:rsidP="002C4AEB">
      <w:r w:rsidRPr="009A701E">
        <w:rPr>
          <w:b/>
        </w:rPr>
        <w:t>ReportRow</w:t>
      </w:r>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r w:rsidR="00894D07">
        <w:t>tlsa</w:t>
      </w:r>
      <w:r w:rsidR="002B067F">
        <w:t>_Enrollment</w:t>
      </w:r>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r w:rsidR="007B5290">
        <w:t>tlsa_CohortDates</w:t>
      </w:r>
      <w:r>
        <w:t xml:space="preserve">, cohort members include people (distinct </w:t>
      </w:r>
      <w:r w:rsidRPr="006E2100">
        <w:rPr>
          <w:b/>
        </w:rPr>
        <w:t>PersonalID</w:t>
      </w:r>
      <w:r>
        <w:t xml:space="preserve">s) in </w:t>
      </w:r>
      <w:r w:rsidR="001648F1">
        <w:t xml:space="preserve">tlsa_Enrollment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lastRenderedPageBreak/>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EF8165F" w14:textId="77777777" w:rsidR="00A93B97" w:rsidRDefault="00A93B97" w:rsidP="0088191A">
      <w:pPr>
        <w:pStyle w:val="Heading3"/>
      </w:pPr>
      <w:r>
        <w:t>Household Type and Population</w:t>
      </w:r>
    </w:p>
    <w:p w14:paraId="059C32E7" w14:textId="223616D6" w:rsidR="00C80ABF" w:rsidRDefault="00C80ABF" w:rsidP="00C80ABF">
      <w:pPr>
        <w:rPr>
          <w:ins w:id="1219" w:author="Molly McEvilley" w:date="2020-08-06T10:07: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r w:rsidR="006A2299">
        <w:rPr>
          <w:rFonts w:cstheme="minorHAnsi"/>
        </w:rPr>
        <w:t>tlsa</w:t>
      </w:r>
      <w:r w:rsidR="00FC65E4">
        <w:rPr>
          <w:rFonts w:cstheme="minorHAnsi"/>
        </w:rPr>
        <w:t>_HHID</w:t>
      </w:r>
      <w:r>
        <w:rPr>
          <w:rFonts w:cstheme="minorHAnsi"/>
        </w:rPr>
        <w:t xml:space="preserve"> values.</w:t>
      </w:r>
    </w:p>
    <w:p w14:paraId="5995F01A" w14:textId="77777777" w:rsidR="00F653FB" w:rsidRDefault="00F653FB" w:rsidP="00F653FB">
      <w:pPr>
        <w:rPr>
          <w:ins w:id="1220" w:author="Molly McEvilley" w:date="2020-08-06T10:07:00Z"/>
          <w:rFonts w:cstheme="minorHAnsi"/>
        </w:rPr>
      </w:pPr>
      <w:ins w:id="1221"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6828FE58" w14:textId="77777777" w:rsidR="00F653FB" w:rsidRDefault="00F653FB" w:rsidP="00F653FB">
      <w:pPr>
        <w:rPr>
          <w:ins w:id="1222" w:author="Molly McEvilley" w:date="2020-08-06T10:07:00Z"/>
        </w:rPr>
      </w:pPr>
      <w:ins w:id="1223" w:author="Molly McEvilley" w:date="2020-08-06T10:07:00Z">
        <w:r>
          <w:t xml:space="preserve">The </w:t>
        </w:r>
        <w:r w:rsidRPr="0044267F">
          <w:rPr>
            <w:b/>
            <w:bCs/>
          </w:rPr>
          <w:t>HHType</w:t>
        </w:r>
        <w:r>
          <w:t xml:space="preserve"> column indicates the household types for which the population is relevant.</w:t>
        </w:r>
      </w:ins>
    </w:p>
    <w:p w14:paraId="07B25B33" w14:textId="77777777" w:rsidR="00F653FB" w:rsidRDefault="00F653FB" w:rsidP="00F653FB">
      <w:pPr>
        <w:pStyle w:val="ListParagraph"/>
        <w:numPr>
          <w:ilvl w:val="0"/>
          <w:numId w:val="16"/>
        </w:numPr>
        <w:rPr>
          <w:ins w:id="1224" w:author="Molly McEvilley" w:date="2020-08-06T10:07:00Z"/>
        </w:rPr>
      </w:pPr>
      <w:ins w:id="1225" w:author="Molly McEvilley" w:date="2020-08-06T10:07:00Z">
        <w:r>
          <w:t>Zero (0) represents a count of all records that meet the criteria, regardless of household type.</w:t>
        </w:r>
      </w:ins>
    </w:p>
    <w:p w14:paraId="1016E683" w14:textId="7A389D02" w:rsidR="00F653FB" w:rsidRPr="007F7731" w:rsidRDefault="00F653FB" w:rsidP="0030608E">
      <w:pPr>
        <w:pStyle w:val="ListParagraph"/>
        <w:numPr>
          <w:ilvl w:val="0"/>
          <w:numId w:val="16"/>
        </w:numPr>
      </w:pPr>
      <w:ins w:id="1226" w:author="Molly McEvilley" w:date="2020-08-06T10:07: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r>
              <w:rPr>
                <w:bCs w:val="0"/>
              </w:rPr>
              <w:t>tlsa</w:t>
            </w:r>
            <w:r w:rsidR="00FC65E4">
              <w:rPr>
                <w:bCs w:val="0"/>
              </w:rPr>
              <w:t>_HHID</w:t>
            </w:r>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4191A8DD" w14:textId="050041FC" w:rsidR="00CF766C" w:rsidRPr="00655B0F" w:rsidRDefault="009C69AD" w:rsidP="0088191A">
      <w:pPr>
        <w:pStyle w:val="Heading3"/>
      </w:pPr>
      <w:r>
        <w:t xml:space="preserve">SystemPath </w:t>
      </w:r>
    </w:p>
    <w:p w14:paraId="3A645133" w14:textId="75F01C43" w:rsidR="009C69AD" w:rsidRPr="00243B41" w:rsidRDefault="009C69AD" w:rsidP="009C69AD">
      <w:r>
        <w:rPr>
          <w:b/>
        </w:rPr>
        <w:t xml:space="preserve">SystemPath </w:t>
      </w:r>
      <w:r>
        <w:t xml:space="preserve">is always -1 for </w:t>
      </w:r>
      <w:r w:rsidR="007E4A27">
        <w:t>counts of people by project</w:t>
      </w:r>
      <w:r>
        <w:t>.</w:t>
      </w:r>
    </w:p>
    <w:p w14:paraId="7EE48D9E" w14:textId="2EC1721A" w:rsidR="00ED73A4" w:rsidRDefault="00ED73A4" w:rsidP="0088191A">
      <w:pPr>
        <w:pStyle w:val="Heading2"/>
      </w:pPr>
      <w:bookmarkStart w:id="1227" w:name="_Toc525229521"/>
      <w:bookmarkStart w:id="1228" w:name="_Toc525229522"/>
      <w:bookmarkStart w:id="1229" w:name="_Toc525229523"/>
      <w:bookmarkStart w:id="1230" w:name="_Toc525229524"/>
      <w:bookmarkStart w:id="1231" w:name="_Toc525229525"/>
      <w:bookmarkStart w:id="1232" w:name="_Toc525229526"/>
      <w:bookmarkStart w:id="1233" w:name="_Toc525229527"/>
      <w:bookmarkStart w:id="1234" w:name="_Toc37849818"/>
      <w:bookmarkStart w:id="1235" w:name="_Toc38030592"/>
      <w:bookmarkEnd w:id="1227"/>
      <w:bookmarkEnd w:id="1228"/>
      <w:bookmarkEnd w:id="1229"/>
      <w:bookmarkEnd w:id="1230"/>
      <w:bookmarkEnd w:id="1231"/>
      <w:bookmarkEnd w:id="1232"/>
      <w:bookmarkEnd w:id="1233"/>
      <w:r>
        <w:t>Get Counts of People by Project Type and Household Characteristics</w:t>
      </w:r>
      <w:bookmarkEnd w:id="1234"/>
      <w:bookmarkEnd w:id="1235"/>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">
                <v:shape id="AutoShape 15" o:spid="_x0000_s152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1210A8" w:rsidRDefault="001210A8" w:rsidP="00F824D6">
                        <w:pPr>
                          <w:pStyle w:val="Style3"/>
                        </w:pPr>
                        <w:r>
                          <w:t>lsa_Calculated</w:t>
                        </w:r>
                      </w:p>
                    </w:txbxContent>
                  </v:textbox>
                </v:shape>
                <v:shape id="AutoShape 390" o:spid="_x0000_s152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1210A8" w:rsidRDefault="001210A8" w:rsidP="00F824D6">
                        <w:pPr>
                          <w:pStyle w:val="Style3"/>
                        </w:pPr>
                        <w:proofErr w:type="spellStart"/>
                        <w:r>
                          <w:t>tlsa_CohortDates</w:t>
                        </w:r>
                        <w:proofErr w:type="spellEnd"/>
                      </w:p>
                    </w:txbxContent>
                  </v:textbox>
                </v:shape>
                <v:shape id="AutoShape 18" o:spid="_x0000_s152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1210A8" w:rsidRDefault="001210A8" w:rsidP="00F824D6">
                            <w:pPr>
                              <w:pStyle w:val="Style3"/>
                            </w:pPr>
                            <w:proofErr w:type="spellStart"/>
                            <w:r>
                              <w:t>tlsa_Enrollment</w:t>
                            </w:r>
                            <w:proofErr w:type="spellEnd"/>
                          </w:p>
                        </w:txbxContent>
                      </v:textbox>
                    </v:shape>
                    <v:shape id="AutoShape 462" o:spid="_x0000_s153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1210A8" w:rsidRDefault="001210A8" w:rsidP="00F824D6">
                            <w:pPr>
                              <w:pStyle w:val="Style3"/>
                            </w:pPr>
                            <w:proofErr w:type="spellStart"/>
                            <w:r>
                              <w:t>tlsa_HHID</w:t>
                            </w:r>
                            <w:proofErr w:type="spellEnd"/>
                          </w:p>
                        </w:txbxContent>
                      </v:textbox>
                    </v:shape>
                  </v:group>
                  <v:shape id="AutoShape 407" o:spid="_x0000_s153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1210A8" w:rsidRDefault="001210A8"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r>
        <w:t>ReportRow, Universe, and Value</w:t>
      </w:r>
    </w:p>
    <w:p w14:paraId="343FC2DC" w14:textId="5B0BC3EF" w:rsidR="0043236E" w:rsidRDefault="0043236E" w:rsidP="0043236E">
      <w:r w:rsidRPr="009A701E">
        <w:rPr>
          <w:b/>
        </w:rPr>
        <w:t>ReportRow</w:t>
      </w:r>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lastRenderedPageBreak/>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tlsa_Enrollment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tlsa_CohortDates, cohort members include people (distinct </w:t>
      </w:r>
      <w:r w:rsidRPr="003C4035">
        <w:rPr>
          <w:b/>
        </w:rPr>
        <w:t>PersonalID</w:t>
      </w:r>
      <w:r>
        <w:t xml:space="preserve">s) in tlsa_Enrollment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52F609C8" w14:textId="77777777" w:rsidR="00A93B97" w:rsidRDefault="00A93B97" w:rsidP="0088191A">
      <w:pPr>
        <w:pStyle w:val="Heading3"/>
      </w:pPr>
      <w:r>
        <w:t>Household Type and Population</w:t>
      </w:r>
    </w:p>
    <w:p w14:paraId="2717CD77" w14:textId="68EC5CD2" w:rsidR="00B35565" w:rsidRDefault="00B35565" w:rsidP="00B35565">
      <w:pPr>
        <w:rPr>
          <w:ins w:id="1236" w:author="Molly McEvilley" w:date="2020-08-06T10:07: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r w:rsidRPr="000B6A31">
        <w:rPr>
          <w:rFonts w:cstheme="minorHAnsi"/>
          <w:b/>
          <w:bCs/>
        </w:rPr>
        <w:t>ActiveHHType</w:t>
      </w:r>
      <w:r>
        <w:rPr>
          <w:rFonts w:cstheme="minorHAnsi"/>
        </w:rPr>
        <w:t xml:space="preserve"> column</w:t>
      </w:r>
      <w:r w:rsidR="004873DC">
        <w:rPr>
          <w:rFonts w:cstheme="minorHAnsi"/>
        </w:rPr>
        <w:t xml:space="preserve">. </w:t>
      </w:r>
      <w:r>
        <w:rPr>
          <w:rFonts w:cstheme="minorHAnsi"/>
        </w:rPr>
        <w:t>Populations for these counts are specific to the relevant project types; criteria are based on tlsa_HHID values.</w:t>
      </w:r>
    </w:p>
    <w:p w14:paraId="2E4CAA7D" w14:textId="77777777" w:rsidR="00CC15A6" w:rsidRDefault="00CC15A6" w:rsidP="00CC15A6">
      <w:pPr>
        <w:rPr>
          <w:ins w:id="1237" w:author="Molly McEvilley" w:date="2020-08-06T10:07:00Z"/>
          <w:rFonts w:cstheme="minorHAnsi"/>
        </w:rPr>
      </w:pPr>
      <w:ins w:id="1238"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4E35378E" w14:textId="77777777" w:rsidR="00CC15A6" w:rsidRDefault="00CC15A6" w:rsidP="00CC15A6">
      <w:pPr>
        <w:rPr>
          <w:ins w:id="1239" w:author="Molly McEvilley" w:date="2020-08-06T10:07:00Z"/>
        </w:rPr>
      </w:pPr>
      <w:ins w:id="1240" w:author="Molly McEvilley" w:date="2020-08-06T10:07:00Z">
        <w:r>
          <w:t xml:space="preserve">The </w:t>
        </w:r>
        <w:r w:rsidRPr="0044267F">
          <w:rPr>
            <w:b/>
            <w:bCs/>
          </w:rPr>
          <w:t>HHType</w:t>
        </w:r>
        <w:r>
          <w:t xml:space="preserve"> column indicates the household types for which the population is relevant.</w:t>
        </w:r>
      </w:ins>
    </w:p>
    <w:p w14:paraId="6AA11AA0" w14:textId="77777777" w:rsidR="00CC15A6" w:rsidRDefault="00CC15A6" w:rsidP="00CC15A6">
      <w:pPr>
        <w:pStyle w:val="ListParagraph"/>
        <w:numPr>
          <w:ilvl w:val="0"/>
          <w:numId w:val="16"/>
        </w:numPr>
        <w:rPr>
          <w:ins w:id="1241" w:author="Molly McEvilley" w:date="2020-08-06T10:07:00Z"/>
        </w:rPr>
      </w:pPr>
      <w:ins w:id="1242" w:author="Molly McEvilley" w:date="2020-08-06T10:07:00Z">
        <w:r>
          <w:t>Zero (0) represents a count of all records that meet the criteria, regardless of household type.</w:t>
        </w:r>
      </w:ins>
    </w:p>
    <w:p w14:paraId="41875660" w14:textId="77777777" w:rsidR="00CC15A6" w:rsidRPr="0044267F" w:rsidRDefault="00CC15A6" w:rsidP="00CC15A6">
      <w:pPr>
        <w:pStyle w:val="ListParagraph"/>
        <w:numPr>
          <w:ilvl w:val="0"/>
          <w:numId w:val="16"/>
        </w:numPr>
        <w:rPr>
          <w:ins w:id="1243" w:author="Molly McEvilley" w:date="2020-08-06T10:07:00Z"/>
        </w:rPr>
      </w:pPr>
      <w:ins w:id="1244" w:author="Molly McEvilley" w:date="2020-08-06T10:07:00Z">
        <w:r>
          <w:t xml:space="preserve">The value for </w:t>
        </w:r>
        <w:r w:rsidRPr="0044267F">
          <w:rPr>
            <w:b/>
            <w:bCs/>
          </w:rPr>
          <w:t>HHType</w:t>
        </w:r>
        <w:r>
          <w:t xml:space="preserve"> in LSACalculated should use the values shown below, based on </w:t>
        </w:r>
        <w:r w:rsidRPr="0044267F">
          <w:rPr>
            <w:b/>
            <w:bCs/>
          </w:rPr>
          <w:t>ActiveHHType</w:t>
        </w:r>
        <w:r>
          <w:t>.</w:t>
        </w:r>
      </w:ins>
    </w:p>
    <w:p w14:paraId="4EB1D14F" w14:textId="00096A16" w:rsidR="00F653FB" w:rsidRPr="007F7731" w:rsidDel="00CC15A6" w:rsidRDefault="00F653FB" w:rsidP="00B35565">
      <w:pPr>
        <w:rPr>
          <w:del w:id="1245" w:author="Molly McEvilley" w:date="2020-08-06T10:07:00Z"/>
        </w:rPr>
      </w:pP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246" w:author="Molly McEvilley" w:date="2020-08-06T10:08:00Z">
              <w:r w:rsidDel="00CC15A6">
                <w:rPr>
                  <w:bCs w:val="0"/>
                </w:rPr>
                <w:delText>Acti</w:delText>
              </w:r>
            </w:del>
            <w:del w:id="1247"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lastRenderedPageBreak/>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C8921C6" w14:textId="7829C44F" w:rsidR="00ED73A4" w:rsidRPr="00655B0F" w:rsidRDefault="00ED73A4" w:rsidP="0088191A">
      <w:pPr>
        <w:pStyle w:val="Heading3"/>
      </w:pPr>
      <w:r>
        <w:t xml:space="preserve">SystemPath and </w:t>
      </w:r>
      <w:r w:rsidR="00E12524">
        <w:t>ProjectID</w:t>
      </w:r>
      <w:r w:rsidR="00E12524" w:rsidRPr="00655B0F">
        <w:t xml:space="preserve"> </w:t>
      </w:r>
    </w:p>
    <w:p w14:paraId="74E5BB93" w14:textId="34F61DB0" w:rsidR="00A72C81" w:rsidRPr="00243B41" w:rsidRDefault="00ED73A4" w:rsidP="00ED73A4">
      <w:r>
        <w:rPr>
          <w:b/>
        </w:rPr>
        <w:t xml:space="preserve">SystemPath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248" w:name="_Toc525229553"/>
      <w:bookmarkStart w:id="1249" w:name="_Toc525229554"/>
      <w:bookmarkStart w:id="1250" w:name="_Toc525229555"/>
      <w:bookmarkStart w:id="1251" w:name="_Toc525229556"/>
      <w:bookmarkStart w:id="1252" w:name="_Toc525229557"/>
      <w:bookmarkStart w:id="1253" w:name="_Toc525229558"/>
      <w:bookmarkStart w:id="1254" w:name="_Toc525229559"/>
      <w:bookmarkStart w:id="1255" w:name="_Toc37849819"/>
      <w:bookmarkStart w:id="1256" w:name="_Toc38030593"/>
      <w:bookmarkEnd w:id="1248"/>
      <w:bookmarkEnd w:id="1249"/>
      <w:bookmarkEnd w:id="1250"/>
      <w:bookmarkEnd w:id="1251"/>
      <w:bookmarkEnd w:id="1252"/>
      <w:bookmarkEnd w:id="1253"/>
      <w:bookmarkEnd w:id="1254"/>
      <w:r>
        <w:t xml:space="preserve">Get Counts of </w:t>
      </w:r>
      <w:r w:rsidR="00D1704F">
        <w:t>Households</w:t>
      </w:r>
      <w:r>
        <w:t xml:space="preserve"> by Project</w:t>
      </w:r>
      <w:bookmarkEnd w:id="1255"/>
      <w:bookmarkEnd w:id="1256"/>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1210A8" w:rsidRDefault="001210A8"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p8sFkIQUAAIUZAAAOAAAAAAAA&#10;AAAAAAAAAC4CAABkcnMvZTJvRG9jLnhtbFBLAQItABQABgAIAAAAIQAn9Wpu3AAAAAUBAAAPAAAA&#10;AAAAAAAAAAAAAHsHAABkcnMvZG93bnJldi54bWxQSwUGAAAAAAQABADzAAAAhAgAAAAA&#10;">
                <v:shape id="AutoShape 16" o:spid="_x0000_s153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1210A8" w:rsidRDefault="001210A8" w:rsidP="00F824D6">
                        <w:pPr>
                          <w:pStyle w:val="Style3"/>
                        </w:pPr>
                        <w:r>
                          <w:t>lsa_Calculated</w:t>
                        </w:r>
                      </w:p>
                    </w:txbxContent>
                  </v:textbox>
                </v:shape>
                <v:shape id="AutoShape 407" o:spid="_x0000_s153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1210A8" w:rsidRDefault="001210A8" w:rsidP="00F824D6">
                        <w:pPr>
                          <w:pStyle w:val="Style3"/>
                        </w:pPr>
                        <w:proofErr w:type="spellStart"/>
                        <w:r>
                          <w:t>tlsa_CohortDates</w:t>
                        </w:r>
                        <w:proofErr w:type="spellEnd"/>
                      </w:p>
                    </w:txbxContent>
                  </v:textbox>
                </v:shape>
                <v:shape id="AutoShape 18" o:spid="_x0000_s154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1210A8" w:rsidRDefault="001210A8" w:rsidP="00F824D6">
                          <w:pPr>
                            <w:pStyle w:val="Style3"/>
                          </w:pPr>
                          <w:proofErr w:type="spellStart"/>
                          <w:r>
                            <w:t>tlsa_HHID</w:t>
                          </w:r>
                          <w:proofErr w:type="spellEnd"/>
                        </w:p>
                      </w:txbxContent>
                    </v:textbox>
                  </v:shape>
                  <v:shape id="AutoShape 448" o:spid="_x0000_s154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1210A8" w:rsidRDefault="001210A8"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r>
        <w:t>ReportRow, Universe, ProjectID, and Value</w:t>
      </w:r>
    </w:p>
    <w:p w14:paraId="0945A92A" w14:textId="13290CF5" w:rsidR="00903D62" w:rsidRDefault="00903D62" w:rsidP="00903D62">
      <w:r w:rsidRPr="009A701E">
        <w:rPr>
          <w:b/>
        </w:rPr>
        <w:t>ReportRow</w:t>
      </w:r>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r w:rsidR="00BC2F9E">
        <w:rPr>
          <w:b/>
        </w:rPr>
        <w:t>Active</w:t>
      </w:r>
      <w:r w:rsidR="00FA09FB">
        <w:rPr>
          <w:b/>
        </w:rPr>
        <w:t>HHType</w:t>
      </w:r>
      <w:r w:rsidR="00FA09FB" w:rsidRPr="00A005D8">
        <w:rPr>
          <w:iCs/>
        </w:rPr>
        <w:t>s</w:t>
      </w:r>
      <w:r w:rsidR="00FA09FB">
        <w:t xml:space="preserve"> in </w:t>
      </w:r>
      <w:r w:rsidR="00BC2F9E">
        <w:t>tlsa</w:t>
      </w:r>
      <w:r w:rsidR="00FC65E4">
        <w:t>_HHID</w:t>
      </w:r>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r w:rsidR="007B5290">
        <w:t>tlsa_CohortDates</w:t>
      </w:r>
      <w:r>
        <w:t xml:space="preserve">, cohort members include </w:t>
      </w:r>
      <w:r w:rsidR="00677729">
        <w:t>households (</w:t>
      </w:r>
      <w:r>
        <w:t xml:space="preserve">distinct </w:t>
      </w:r>
      <w:r w:rsidR="00677729" w:rsidRPr="0092505D">
        <w:rPr>
          <w:b/>
        </w:rPr>
        <w:t>HoHID</w:t>
      </w:r>
      <w:r w:rsidR="00677729">
        <w:t>/</w:t>
      </w:r>
      <w:r w:rsidR="00677729" w:rsidRPr="0092505D">
        <w:rPr>
          <w:b/>
        </w:rPr>
        <w:t>HHType</w:t>
      </w:r>
      <w:r w:rsidR="00677729">
        <w:t xml:space="preserve">s)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5623B99" w:rsidR="00A71787" w:rsidRDefault="00A71787" w:rsidP="00A71787">
      <w:pPr>
        <w:rPr>
          <w:ins w:id="1257"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p w14:paraId="170B9050" w14:textId="77777777" w:rsidR="00CC15A6" w:rsidRDefault="00CC15A6" w:rsidP="00CC15A6">
      <w:pPr>
        <w:rPr>
          <w:ins w:id="1258" w:author="Molly McEvilley" w:date="2020-08-06T10:08:00Z"/>
        </w:rPr>
      </w:pPr>
      <w:ins w:id="1259" w:author="Molly McEvilley" w:date="2020-08-06T10:08:00Z">
        <w:r>
          <w:t xml:space="preserve">The </w:t>
        </w:r>
        <w:r w:rsidRPr="0044267F">
          <w:rPr>
            <w:b/>
            <w:bCs/>
          </w:rPr>
          <w:t>HHType</w:t>
        </w:r>
        <w:r>
          <w:t xml:space="preserve"> column indicates the household types for which the population is relevant.</w:t>
        </w:r>
      </w:ins>
    </w:p>
    <w:p w14:paraId="31AC0170" w14:textId="77777777" w:rsidR="00CC15A6" w:rsidRDefault="00CC15A6" w:rsidP="00CC15A6">
      <w:pPr>
        <w:pStyle w:val="ListParagraph"/>
        <w:numPr>
          <w:ilvl w:val="0"/>
          <w:numId w:val="16"/>
        </w:numPr>
        <w:rPr>
          <w:ins w:id="1260" w:author="Molly McEvilley" w:date="2020-08-06T10:08:00Z"/>
        </w:rPr>
      </w:pPr>
      <w:ins w:id="1261" w:author="Molly McEvilley" w:date="2020-08-06T10:08:00Z">
        <w:r>
          <w:t>Zero (0) represents a count of all records that meet the criteria, regardless of household type.</w:t>
        </w:r>
      </w:ins>
    </w:p>
    <w:p w14:paraId="749519CC" w14:textId="5A07280F" w:rsidR="00CC15A6" w:rsidRPr="007F7731" w:rsidRDefault="00CC15A6" w:rsidP="0030608E">
      <w:pPr>
        <w:pStyle w:val="ListParagraph"/>
        <w:numPr>
          <w:ilvl w:val="0"/>
          <w:numId w:val="16"/>
        </w:numPr>
      </w:pPr>
      <w:ins w:id="1262" w:author="Molly McEvilley" w:date="2020-08-06T10:08: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lastRenderedPageBreak/>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263"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51B0D76A" w14:textId="2EB6DF69" w:rsidR="00EF7071" w:rsidRPr="00655B0F" w:rsidRDefault="00EF7071" w:rsidP="0088191A">
      <w:pPr>
        <w:pStyle w:val="Heading3"/>
      </w:pPr>
      <w:r>
        <w:t xml:space="preserve">SystemPath </w:t>
      </w:r>
    </w:p>
    <w:p w14:paraId="0844D627" w14:textId="38A586DA" w:rsidR="00EF7071" w:rsidRPr="00243B41" w:rsidRDefault="00EF7071" w:rsidP="00EF7071">
      <w:r>
        <w:rPr>
          <w:b/>
        </w:rPr>
        <w:t xml:space="preserve">SystemPath </w:t>
      </w:r>
      <w:r>
        <w:t xml:space="preserve">is always -1 for </w:t>
      </w:r>
      <w:r w:rsidR="007F3766">
        <w:t>counts of households by project</w:t>
      </w:r>
      <w:r>
        <w:t>.</w:t>
      </w:r>
    </w:p>
    <w:p w14:paraId="27A0559D" w14:textId="60EE5091" w:rsidR="00EF7071" w:rsidRDefault="00EF7071" w:rsidP="0088191A">
      <w:pPr>
        <w:pStyle w:val="Heading2"/>
      </w:pPr>
      <w:bookmarkStart w:id="1264" w:name="_Toc525229585"/>
      <w:bookmarkStart w:id="1265" w:name="_Toc525229586"/>
      <w:bookmarkStart w:id="1266" w:name="_Toc525229587"/>
      <w:bookmarkStart w:id="1267" w:name="_Toc525229588"/>
      <w:bookmarkStart w:id="1268" w:name="_Toc525229589"/>
      <w:bookmarkStart w:id="1269" w:name="_Toc525229590"/>
      <w:bookmarkStart w:id="1270" w:name="_Toc525229591"/>
      <w:bookmarkStart w:id="1271" w:name="_Toc37849820"/>
      <w:bookmarkStart w:id="1272" w:name="_Toc38030594"/>
      <w:bookmarkEnd w:id="1264"/>
      <w:bookmarkEnd w:id="1265"/>
      <w:bookmarkEnd w:id="1266"/>
      <w:bookmarkEnd w:id="1267"/>
      <w:bookmarkEnd w:id="1268"/>
      <w:bookmarkEnd w:id="1269"/>
      <w:bookmarkEnd w:id="1270"/>
      <w:r>
        <w:t xml:space="preserve">Get Counts of </w:t>
      </w:r>
      <w:r w:rsidR="006B71E5">
        <w:t>Households</w:t>
      </w:r>
      <w:r>
        <w:t xml:space="preserve"> by Project Type</w:t>
      </w:r>
      <w:bookmarkEnd w:id="1271"/>
      <w:bookmarkEnd w:id="1272"/>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1210A8" w:rsidRDefault="001210A8"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1210A8" w:rsidRDefault="001210A8"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1210A8" w:rsidRDefault="001210A8" w:rsidP="00F824D6">
                        <w:pPr>
                          <w:pStyle w:val="Style3"/>
                        </w:pPr>
                        <w:proofErr w:type="spellStart"/>
                        <w:r>
                          <w:t>tlsa_CohortDates</w:t>
                        </w:r>
                        <w:proofErr w:type="spellEnd"/>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1210A8" w:rsidRDefault="001210A8" w:rsidP="00F824D6">
                          <w:pPr>
                            <w:pStyle w:val="Style3"/>
                          </w:pPr>
                          <w:proofErr w:type="spellStart"/>
                          <w:r>
                            <w:t>tlsa_HHID</w:t>
                          </w:r>
                          <w:proofErr w:type="spellEnd"/>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1210A8" w:rsidRDefault="001210A8"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r>
        <w:t>ReportRow, Universe, and Value</w:t>
      </w:r>
    </w:p>
    <w:p w14:paraId="4B34EEDF" w14:textId="705AA8A5" w:rsidR="00135A03" w:rsidRDefault="00135A03" w:rsidP="00135A03">
      <w:r w:rsidRPr="009A701E">
        <w:rPr>
          <w:b/>
        </w:rPr>
        <w:t>ReportRow</w:t>
      </w:r>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r w:rsidR="00A71787">
        <w:rPr>
          <w:b/>
        </w:rPr>
        <w:t>Active</w:t>
      </w:r>
      <w:r w:rsidR="00FA09FB">
        <w:rPr>
          <w:b/>
        </w:rPr>
        <w:t>HHType</w:t>
      </w:r>
      <w:r w:rsidR="00FA09FB" w:rsidRPr="00A005D8">
        <w:rPr>
          <w:iCs/>
        </w:rPr>
        <w:t>s</w:t>
      </w:r>
      <w:r w:rsidR="00FA09FB">
        <w:t xml:space="preserve"> in </w:t>
      </w:r>
      <w:r w:rsidR="00A71787">
        <w:t>tlsa</w:t>
      </w:r>
      <w:r w:rsidR="00FC65E4">
        <w:t>_HHID</w:t>
      </w:r>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r w:rsidR="007B5290">
        <w:t>tlsa_CohortDates</w:t>
      </w:r>
      <w:r>
        <w:t xml:space="preserve">, cohort members include households (distinct </w:t>
      </w:r>
      <w:r w:rsidRPr="006E2100">
        <w:rPr>
          <w:b/>
        </w:rPr>
        <w:t>HoHID</w:t>
      </w:r>
      <w:r>
        <w:t>/</w:t>
      </w:r>
      <w:r w:rsidR="00D5291B" w:rsidRPr="00D5291B">
        <w:rPr>
          <w:b/>
          <w:bCs/>
        </w:rPr>
        <w:t>Active</w:t>
      </w:r>
      <w:r w:rsidRPr="006E2100">
        <w:rPr>
          <w:b/>
        </w:rPr>
        <w:t>HHType</w:t>
      </w:r>
      <w:r>
        <w:t xml:space="preserve">s) in </w:t>
      </w:r>
      <w:r w:rsidR="00F6042F">
        <w:t>tlsa_</w:t>
      </w:r>
      <w:r w:rsidR="00D5291B">
        <w:t>HHID</w:t>
      </w:r>
      <w:r>
        <w:t xml:space="preserve"> where</w:t>
      </w:r>
      <w:ins w:id="1273"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lastRenderedPageBreak/>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D864E39" w14:textId="27F5402C" w:rsidR="00EF7071" w:rsidRDefault="00EF7071" w:rsidP="0088191A">
      <w:pPr>
        <w:pStyle w:val="Heading3"/>
      </w:pPr>
      <w:r>
        <w:t>Household Type</w:t>
      </w:r>
      <w:r w:rsidR="00A93B97">
        <w:t xml:space="preserve"> and Population</w:t>
      </w:r>
    </w:p>
    <w:p w14:paraId="45F8982A" w14:textId="7F1CB248" w:rsidR="00AD7548" w:rsidRDefault="00AD7548" w:rsidP="00AD7548">
      <w:pPr>
        <w:rPr>
          <w:ins w:id="1274"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p w14:paraId="4592E068" w14:textId="77777777" w:rsidR="00CC15A6" w:rsidRDefault="00CC15A6" w:rsidP="00CC15A6">
      <w:pPr>
        <w:rPr>
          <w:ins w:id="1275" w:author="Molly McEvilley" w:date="2020-08-06T10:08:00Z"/>
        </w:rPr>
      </w:pPr>
      <w:ins w:id="1276" w:author="Molly McEvilley" w:date="2020-08-06T10:08:00Z">
        <w:r>
          <w:t xml:space="preserve">The </w:t>
        </w:r>
        <w:r w:rsidRPr="0044267F">
          <w:rPr>
            <w:b/>
            <w:bCs/>
          </w:rPr>
          <w:t>HHType</w:t>
        </w:r>
        <w:r>
          <w:t xml:space="preserve"> column indicates the household types for which the population is relevant.</w:t>
        </w:r>
      </w:ins>
    </w:p>
    <w:p w14:paraId="2EB7DBD6" w14:textId="77777777" w:rsidR="00CC15A6" w:rsidRDefault="00CC15A6" w:rsidP="00CC15A6">
      <w:pPr>
        <w:pStyle w:val="ListParagraph"/>
        <w:numPr>
          <w:ilvl w:val="0"/>
          <w:numId w:val="16"/>
        </w:numPr>
        <w:rPr>
          <w:ins w:id="1277" w:author="Molly McEvilley" w:date="2020-08-06T10:08:00Z"/>
        </w:rPr>
      </w:pPr>
      <w:ins w:id="1278" w:author="Molly McEvilley" w:date="2020-08-06T10:08:00Z">
        <w:r>
          <w:t>Zero (0) represents a count of all records that meet the criteria, regardless of household type.</w:t>
        </w:r>
      </w:ins>
    </w:p>
    <w:p w14:paraId="0AF073B0" w14:textId="489391C9" w:rsidR="00CC15A6" w:rsidRPr="007F7731" w:rsidRDefault="00CC15A6" w:rsidP="0030608E">
      <w:pPr>
        <w:pStyle w:val="ListParagraph"/>
        <w:numPr>
          <w:ilvl w:val="0"/>
          <w:numId w:val="16"/>
        </w:numPr>
      </w:pPr>
      <w:ins w:id="1279" w:author="Molly McEvilley" w:date="2020-08-06T10:08: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280"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6B0F1D8" w14:textId="0053C58C" w:rsidR="00EF7071" w:rsidRPr="00655B0F" w:rsidRDefault="00EF7071" w:rsidP="0088191A">
      <w:pPr>
        <w:pStyle w:val="Heading3"/>
      </w:pPr>
      <w:r>
        <w:t xml:space="preserve">SystemPath and </w:t>
      </w:r>
      <w:r w:rsidR="005356F6">
        <w:t>ProjectID</w:t>
      </w:r>
      <w:r w:rsidR="005356F6" w:rsidRPr="00655B0F">
        <w:t xml:space="preserve"> </w:t>
      </w:r>
    </w:p>
    <w:p w14:paraId="7D3ADCAF" w14:textId="630B725D" w:rsidR="00EF7071" w:rsidRPr="00243B41" w:rsidRDefault="00EF7071" w:rsidP="00EF7071">
      <w:r>
        <w:rPr>
          <w:b/>
        </w:rPr>
        <w:t xml:space="preserve">SystemPath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281" w:name="_Toc525229617"/>
      <w:bookmarkStart w:id="1282" w:name="_Toc525229618"/>
      <w:bookmarkStart w:id="1283" w:name="_Toc525229619"/>
      <w:bookmarkStart w:id="1284" w:name="_Toc525229620"/>
      <w:bookmarkStart w:id="1285" w:name="_Toc525229621"/>
      <w:bookmarkStart w:id="1286" w:name="_Toc525229622"/>
      <w:bookmarkStart w:id="1287" w:name="_Toc525229623"/>
      <w:bookmarkStart w:id="1288" w:name="_Toc511744576"/>
      <w:bookmarkStart w:id="1289" w:name="_Toc511744577"/>
      <w:bookmarkStart w:id="1290" w:name="_Toc511744578"/>
      <w:bookmarkStart w:id="1291" w:name="_Toc511744579"/>
      <w:bookmarkStart w:id="1292" w:name="_Toc511744580"/>
      <w:bookmarkStart w:id="1293" w:name="_Toc511744581"/>
      <w:bookmarkStart w:id="1294" w:name="_Toc511744582"/>
      <w:bookmarkStart w:id="1295" w:name="_Toc511744591"/>
      <w:bookmarkStart w:id="1296" w:name="_Toc511744592"/>
      <w:bookmarkStart w:id="1297" w:name="_Toc511744593"/>
      <w:bookmarkStart w:id="1298" w:name="_Toc511744594"/>
      <w:bookmarkStart w:id="1299" w:name="_Toc511744595"/>
      <w:bookmarkStart w:id="1300" w:name="_Toc511744656"/>
      <w:bookmarkStart w:id="1301" w:name="_Toc511744657"/>
      <w:bookmarkStart w:id="1302" w:name="_Toc511744658"/>
      <w:bookmarkStart w:id="1303" w:name="_Toc511744659"/>
      <w:bookmarkStart w:id="1304" w:name="_Toc511744660"/>
      <w:bookmarkStart w:id="1305" w:name="_Toc511744661"/>
      <w:bookmarkStart w:id="1306" w:name="_Toc511744662"/>
      <w:bookmarkStart w:id="1307" w:name="_Toc511744663"/>
      <w:bookmarkStart w:id="1308" w:name="_Toc511182521"/>
      <w:bookmarkStart w:id="1309" w:name="_Toc37849821"/>
      <w:bookmarkStart w:id="1310" w:name="_Toc38030595"/>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r>
        <w:lastRenderedPageBreak/>
        <w:t>Get Counts of People by Project and Personal Characteristics</w:t>
      </w:r>
      <w:bookmarkEnd w:id="1309"/>
      <w:bookmarkEnd w:id="1310"/>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1210A8" w:rsidRDefault="001210A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">
                <v:shape id="AutoShape 30" o:spid="_x0000_s155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1210A8" w:rsidRDefault="001210A8" w:rsidP="00F824D6">
                        <w:pPr>
                          <w:pStyle w:val="Style3"/>
                        </w:pPr>
                        <w:r>
                          <w:t>lsa_Calculated</w:t>
                        </w:r>
                      </w:p>
                    </w:txbxContent>
                  </v:textbox>
                </v:shape>
                <v:shape id="AutoShape 390" o:spid="_x0000_s156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1210A8" w:rsidRDefault="001210A8" w:rsidP="00F824D6">
                        <w:pPr>
                          <w:pStyle w:val="Style3"/>
                        </w:pPr>
                        <w:proofErr w:type="spellStart"/>
                        <w:r>
                          <w:t>tlsa_CohortDates</w:t>
                        </w:r>
                        <w:proofErr w:type="spellEnd"/>
                      </w:p>
                    </w:txbxContent>
                  </v:textbox>
                </v:shape>
                <v:shape id="AutoShape 33" o:spid="_x0000_s156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1210A8" w:rsidRDefault="001210A8" w:rsidP="00F824D6">
                            <w:pPr>
                              <w:pStyle w:val="Style3"/>
                            </w:pPr>
                            <w:proofErr w:type="spellStart"/>
                            <w:r>
                              <w:t>tlsa_Enrollment</w:t>
                            </w:r>
                            <w:proofErr w:type="spellEnd"/>
                          </w:p>
                        </w:txbxContent>
                      </v:textbox>
                    </v:shape>
                    <v:shape id="AutoShape 462" o:spid="_x0000_s156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1210A8" w:rsidRDefault="001210A8" w:rsidP="00F824D6">
                            <w:pPr>
                              <w:pStyle w:val="Style3"/>
                            </w:pPr>
                            <w:proofErr w:type="spellStart"/>
                            <w:r>
                              <w:t>tlsa_HHID</w:t>
                            </w:r>
                            <w:proofErr w:type="spellEnd"/>
                          </w:p>
                        </w:txbxContent>
                      </v:textbox>
                    </v:shape>
                  </v:group>
                  <v:shape id="AutoShape 407" o:spid="_x0000_s156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1210A8" w:rsidRDefault="001210A8" w:rsidP="00F824D6">
                          <w:pPr>
                            <w:pStyle w:val="Style3"/>
                          </w:pPr>
                          <w:r>
                            <w:t>hmis_Services</w:t>
                          </w:r>
                        </w:p>
                      </w:txbxContent>
                    </v:textbox>
                  </v:shape>
                  <v:shape id="AutoShape 41" o:spid="_x0000_s156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1210A8" w:rsidRDefault="001210A8"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r>
        <w:t xml:space="preserve">ReportRow, </w:t>
      </w:r>
      <w:r w:rsidR="007C5A23">
        <w:t>Universe, ProjectID, and Value</w:t>
      </w:r>
    </w:p>
    <w:p w14:paraId="42485653" w14:textId="655B3993" w:rsidR="00D567A1" w:rsidRDefault="00D567A1" w:rsidP="007C5A23">
      <w:r w:rsidRPr="009A701E">
        <w:rPr>
          <w:b/>
        </w:rPr>
        <w:t>ReportRow</w:t>
      </w:r>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0B6A31">
        <w:t xml:space="preserve">Enrollment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iCs/>
        </w:rPr>
        <w:t>BedNightDate</w:t>
      </w:r>
      <w:r>
        <w:t xml:space="preserve"> between </w:t>
      </w:r>
      <w:r w:rsidRPr="006E2100">
        <w:rPr>
          <w:u w:val="single"/>
        </w:rPr>
        <w:t>CohortStart</w:t>
      </w:r>
      <w:r>
        <w:t xml:space="preserve"> and </w:t>
      </w:r>
      <w:r w:rsidRPr="006E2100">
        <w:rPr>
          <w:u w:val="single"/>
        </w:rPr>
        <w:t>CohortEnd</w:t>
      </w:r>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6FE20C0F" w14:textId="7996988F" w:rsidR="007C5A23" w:rsidRDefault="00866D60" w:rsidP="0088191A">
      <w:pPr>
        <w:pStyle w:val="Heading3"/>
      </w:pPr>
      <w:r>
        <w:t>HouseholdType and Population</w:t>
      </w:r>
    </w:p>
    <w:p w14:paraId="2801B8C6" w14:textId="4D8ABE26" w:rsidR="00C80ABF" w:rsidRDefault="00C80ABF" w:rsidP="00C80ABF">
      <w:pPr>
        <w:rPr>
          <w:ins w:id="1311"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p w14:paraId="44BBECF9" w14:textId="77777777" w:rsidR="00887972" w:rsidRDefault="00887972" w:rsidP="00887972">
      <w:pPr>
        <w:rPr>
          <w:ins w:id="1312" w:author="Molly McEvilley" w:date="2020-08-06T10:08:00Z"/>
        </w:rPr>
      </w:pPr>
      <w:ins w:id="1313" w:author="Molly McEvilley" w:date="2020-08-06T10:08:00Z">
        <w:r>
          <w:t xml:space="preserve">The </w:t>
        </w:r>
        <w:r w:rsidRPr="0044267F">
          <w:rPr>
            <w:b/>
            <w:bCs/>
          </w:rPr>
          <w:t>HHType</w:t>
        </w:r>
        <w:r>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314" w:author="Molly McEvilley" w:date="2020-08-06T10:08:00Z"/>
        </w:rPr>
      </w:pPr>
      <w:ins w:id="1315"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316" w:author="Molly McEvilley" w:date="2020-08-06T10:08: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lastRenderedPageBreak/>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r>
              <w:t>tlsa_Person</w:t>
            </w:r>
            <w:r w:rsidR="00C80ABF">
              <w:t>.</w:t>
            </w:r>
            <w:r w:rsidR="00C80ABF" w:rsidRPr="00F05959">
              <w:rPr>
                <w:b/>
                <w:bCs/>
              </w:rPr>
              <w:t>VetStatus</w:t>
            </w:r>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r>
              <w:t>tlsa_Person</w:t>
            </w:r>
            <w:r w:rsidR="00C80ABF">
              <w:t>.</w:t>
            </w:r>
            <w:r w:rsidR="00C80ABF">
              <w:rPr>
                <w:b/>
              </w:rPr>
              <w:t>D</w:t>
            </w:r>
            <w:r w:rsidR="00C80ABF" w:rsidRPr="0060237C">
              <w:rPr>
                <w:b/>
              </w:rPr>
              <w:t>isabilityStatus</w:t>
            </w:r>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F05959">
              <w:rPr>
                <w:b/>
                <w:bCs/>
                <w:szCs w:val="22"/>
              </w:rPr>
              <w:t>CHTime</w:t>
            </w:r>
            <w:r w:rsidRPr="005F4836">
              <w:t xml:space="preserve"> = 400 and </w:t>
            </w:r>
            <w:r w:rsidRPr="00F05959">
              <w:rPr>
                <w:b/>
                <w:bCs/>
                <w:szCs w:val="22"/>
              </w:rPr>
              <w:t>CHTimeStatus</w:t>
            </w:r>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xml:space="preserve">= 18 and </w:t>
            </w:r>
            <w:r>
              <w:t>tlsa_</w:t>
            </w:r>
            <w:r w:rsidR="00FC65E4">
              <w:t>HHID</w:t>
            </w:r>
            <w:r w:rsidR="00C80ABF">
              <w:t>.</w:t>
            </w:r>
            <w:r w:rsidR="00C80ABF" w:rsidRPr="00F05959">
              <w:rPr>
                <w:b/>
                <w:bCs/>
              </w:rPr>
              <w:t>HHParent</w:t>
            </w:r>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xml:space="preserve">= 24 and </w:t>
            </w:r>
            <w:r>
              <w:t>tlsa_</w:t>
            </w:r>
            <w:r w:rsidR="00FC65E4">
              <w:t>HHID</w:t>
            </w:r>
            <w:r w:rsidR="00C80ABF">
              <w:t>.</w:t>
            </w:r>
            <w:r w:rsidR="00C80ABF" w:rsidRPr="002C297C">
              <w:rPr>
                <w:b/>
                <w:bCs/>
              </w:rPr>
              <w:t>HHParent</w:t>
            </w:r>
            <w:r w:rsidR="00C80ABF">
              <w:t xml:space="preserve"> = 1</w:t>
            </w:r>
          </w:p>
        </w:tc>
      </w:tr>
    </w:tbl>
    <w:p w14:paraId="07C9FF54" w14:textId="5FBC324A" w:rsidR="00DC4791" w:rsidRPr="00655B0F" w:rsidRDefault="00DC4791" w:rsidP="0088191A">
      <w:pPr>
        <w:pStyle w:val="Heading3"/>
      </w:pPr>
      <w:r>
        <w:t>SystemPath</w:t>
      </w:r>
    </w:p>
    <w:p w14:paraId="6B54F78E" w14:textId="0F0D3438" w:rsidR="00DC4791" w:rsidRPr="00243B41" w:rsidRDefault="00DC4791" w:rsidP="00DC4791">
      <w:r>
        <w:rPr>
          <w:b/>
        </w:rPr>
        <w:t xml:space="preserve">SystemPath </w:t>
      </w:r>
      <w:r>
        <w:t xml:space="preserve">is always -1 for counts of people by </w:t>
      </w:r>
      <w:r w:rsidRPr="00DE6DFA">
        <w:rPr>
          <w:b/>
        </w:rPr>
        <w:t>ProjectID</w:t>
      </w:r>
      <w:r>
        <w:t>.</w:t>
      </w:r>
    </w:p>
    <w:p w14:paraId="51E60870" w14:textId="32844A1B" w:rsidR="00C35570" w:rsidRDefault="00C35570" w:rsidP="0088191A">
      <w:pPr>
        <w:pStyle w:val="Heading2"/>
      </w:pPr>
      <w:bookmarkStart w:id="1317" w:name="_Get_Counts_of"/>
      <w:bookmarkStart w:id="1318" w:name="_Toc37849822"/>
      <w:bookmarkStart w:id="1319" w:name="_Toc38030596"/>
      <w:bookmarkEnd w:id="1317"/>
      <w:r>
        <w:t>Get Counts of People by Project Type and Personal Characteristics</w:t>
      </w:r>
      <w:bookmarkEnd w:id="1318"/>
      <w:bookmarkEnd w:id="1319"/>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1210A8" w:rsidRDefault="001210A8"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1210A8" w:rsidRDefault="001210A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Ig4rW7wFAAA9IQAADgAAAAAAAAAAAAAAAAAuAgAAZHJz&#10;L2Uyb0RvYy54bWxQSwECLQAUAAYACAAAACEAr4LINd4AAAAFAQAADwAAAAAAAAAAAAAAAAAWCAAA&#10;ZHJzL2Rvd25yZXYueG1sUEsFBgAAAAAEAAQA8wAAACEJAAAAAA==&#10;">
                <v:shape id="AutoShape 30" o:spid="_x0000_s157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1210A8" w:rsidRDefault="001210A8" w:rsidP="00F824D6">
                        <w:pPr>
                          <w:pStyle w:val="Style3"/>
                        </w:pPr>
                        <w:r>
                          <w:t>lsa_Calculated</w:t>
                        </w:r>
                      </w:p>
                    </w:txbxContent>
                  </v:textbox>
                </v:shape>
                <v:shape id="AutoShape 390" o:spid="_x0000_s157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1210A8" w:rsidRDefault="001210A8" w:rsidP="00F824D6">
                        <w:pPr>
                          <w:pStyle w:val="Style3"/>
                        </w:pPr>
                        <w:proofErr w:type="spellStart"/>
                        <w:r>
                          <w:t>tlsa_CohortDates</w:t>
                        </w:r>
                        <w:proofErr w:type="spellEnd"/>
                      </w:p>
                    </w:txbxContent>
                  </v:textbox>
                </v:shape>
                <v:shape id="AutoShape 33" o:spid="_x0000_s157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1210A8" w:rsidRDefault="001210A8" w:rsidP="00F824D6">
                            <w:pPr>
                              <w:pStyle w:val="Style3"/>
                            </w:pPr>
                            <w:proofErr w:type="spellStart"/>
                            <w:r>
                              <w:t>tlsa_Enrollment</w:t>
                            </w:r>
                            <w:proofErr w:type="spellEnd"/>
                          </w:p>
                        </w:txbxContent>
                      </v:textbox>
                    </v:shape>
                    <v:shape id="AutoShape 462" o:spid="_x0000_s157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1210A8" w:rsidRDefault="001210A8" w:rsidP="00F824D6">
                            <w:pPr>
                              <w:pStyle w:val="Style3"/>
                            </w:pPr>
                            <w:proofErr w:type="spellStart"/>
                            <w:r>
                              <w:t>tlsa_HHID</w:t>
                            </w:r>
                            <w:proofErr w:type="spellEnd"/>
                          </w:p>
                        </w:txbxContent>
                      </v:textbox>
                    </v:shape>
                  </v:group>
                  <v:shape id="AutoShape 407" o:spid="_x0000_s157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1210A8" w:rsidRDefault="001210A8" w:rsidP="00F824D6">
                          <w:pPr>
                            <w:pStyle w:val="Style3"/>
                          </w:pPr>
                          <w:r>
                            <w:t>hmis_Services</w:t>
                          </w:r>
                        </w:p>
                      </w:txbxContent>
                    </v:textbox>
                  </v:shape>
                  <v:shape id="AutoShape 41" o:spid="_x0000_s158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1210A8" w:rsidRDefault="001210A8"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r w:rsidRPr="009A701E">
        <w:rPr>
          <w:b/>
        </w:rPr>
        <w:t>ReportRow</w:t>
      </w:r>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r>
        <w:t>LSAReport.</w:t>
      </w:r>
      <w:r w:rsidRPr="00271EB6">
        <w:rPr>
          <w:b/>
        </w:rPr>
        <w:t>LSAScope</w:t>
      </w:r>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lastRenderedPageBreak/>
        <w:t xml:space="preserve">Cohort </w:t>
      </w:r>
    </w:p>
    <w:p w14:paraId="4621C34B" w14:textId="6798D13C" w:rsidR="00E2345E" w:rsidRDefault="00E2345E" w:rsidP="00E2345E">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3C4035">
        <w:t>Enrollment</w:t>
      </w:r>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CohortStart</w:t>
            </w:r>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CohortEnd</w:t>
            </w:r>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1505B165" w:rsidR="00333A77" w:rsidRDefault="00333A77" w:rsidP="00333A77">
      <w:pPr>
        <w:rPr>
          <w:ins w:id="1320" w:author="Molly McEvilley" w:date="2020-08-06T10:09: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tlsa_HHID and tlsa_Enrollment is always limited to records where </w:t>
      </w:r>
      <w:r w:rsidR="009C008E">
        <w:rPr>
          <w:rFonts w:cstheme="minorHAnsi"/>
          <w:b/>
          <w:bCs/>
        </w:rPr>
        <w:t xml:space="preserve">Active </w:t>
      </w:r>
      <w:r w:rsidR="009C008E">
        <w:rPr>
          <w:rFonts w:cstheme="minorHAnsi"/>
        </w:rPr>
        <w:t>= 1.</w:t>
      </w:r>
    </w:p>
    <w:p w14:paraId="5D51F52D" w14:textId="77777777" w:rsidR="00887972" w:rsidRDefault="00887972" w:rsidP="00887972">
      <w:pPr>
        <w:rPr>
          <w:ins w:id="1321" w:author="Molly McEvilley" w:date="2020-08-06T10:09:00Z"/>
        </w:rPr>
      </w:pPr>
      <w:ins w:id="1322" w:author="Molly McEvilley" w:date="2020-08-06T10:09:00Z">
        <w:r>
          <w:t xml:space="preserve">The </w:t>
        </w:r>
        <w:r w:rsidRPr="0044267F">
          <w:rPr>
            <w:b/>
            <w:bCs/>
          </w:rPr>
          <w:t>HHType</w:t>
        </w:r>
        <w:r>
          <w:t xml:space="preserve"> column indicates the household types for which the population is relevant.</w:t>
        </w:r>
      </w:ins>
    </w:p>
    <w:p w14:paraId="2C379F42" w14:textId="77777777" w:rsidR="00887972" w:rsidRDefault="00887972" w:rsidP="00887972">
      <w:pPr>
        <w:pStyle w:val="ListParagraph"/>
        <w:numPr>
          <w:ilvl w:val="0"/>
          <w:numId w:val="16"/>
        </w:numPr>
        <w:rPr>
          <w:ins w:id="1323" w:author="Molly McEvilley" w:date="2020-08-06T10:09:00Z"/>
        </w:rPr>
      </w:pPr>
      <w:ins w:id="1324" w:author="Molly McEvilley" w:date="2020-08-06T10:09:00Z">
        <w:r>
          <w:t>Zero (0) represents a count of all records that meet the criteria, regardless of household type.</w:t>
        </w:r>
      </w:ins>
    </w:p>
    <w:p w14:paraId="167338AD" w14:textId="434A2422" w:rsidR="00887972" w:rsidRPr="00E32D42" w:rsidRDefault="00887972" w:rsidP="0030608E">
      <w:pPr>
        <w:pStyle w:val="ListParagraph"/>
        <w:numPr>
          <w:ilvl w:val="0"/>
          <w:numId w:val="16"/>
        </w:numPr>
      </w:pPr>
      <w:ins w:id="1325" w:author="Molly McEvilley" w:date="2020-08-06T10:09: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r w:rsidR="009C008E">
              <w:rPr>
                <w:rFonts w:cstheme="minorHAnsi"/>
                <w:b/>
                <w:bCs/>
              </w:rPr>
              <w:t xml:space="preserve">ActiveAge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lastRenderedPageBreak/>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542B67">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Pr>
                <w:rFonts w:cstheme="minorHAnsi"/>
                <w:b/>
                <w:color w:val="000000"/>
              </w:rPr>
              <w:t>DVStatus</w:t>
            </w:r>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lastRenderedPageBreak/>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lastRenderedPageBreak/>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lastRenderedPageBreak/>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24</w:t>
            </w:r>
          </w:p>
        </w:tc>
      </w:tr>
    </w:tbl>
    <w:p w14:paraId="50F07D83" w14:textId="77777777" w:rsidR="007264C8" w:rsidRPr="00655B0F" w:rsidRDefault="007264C8" w:rsidP="0088191A">
      <w:pPr>
        <w:pStyle w:val="Heading3"/>
      </w:pPr>
      <w:r>
        <w:t>SystemPath and ProjectID</w:t>
      </w:r>
      <w:r w:rsidRPr="00655B0F">
        <w:t xml:space="preserve"> </w:t>
      </w:r>
    </w:p>
    <w:p w14:paraId="350BFCA2" w14:textId="1BAF849F" w:rsidR="007264C8" w:rsidRPr="00243B41" w:rsidRDefault="007264C8" w:rsidP="007264C8">
      <w:r>
        <w:rPr>
          <w:b/>
        </w:rPr>
        <w:t xml:space="preserve">SystemPath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326" w:name="_Toc37849823"/>
      <w:bookmarkStart w:id="1327" w:name="_Toc38030597"/>
      <w:r>
        <w:t>Get Counts of Bednights by Project</w:t>
      </w:r>
      <w:r w:rsidR="00A768D9">
        <w:t xml:space="preserve"> and Household Characteristics</w:t>
      </w:r>
      <w:bookmarkEnd w:id="1326"/>
      <w:bookmarkEnd w:id="1327"/>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">
                <v:shape id="AutoShape 53" o:spid="_x0000_s158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1210A8" w:rsidRDefault="001210A8" w:rsidP="00F824D6">
                        <w:pPr>
                          <w:pStyle w:val="Style3"/>
                        </w:pPr>
                        <w:r>
                          <w:t>lsa_Calculated</w:t>
                        </w:r>
                      </w:p>
                    </w:txbxContent>
                  </v:textbox>
                </v:shape>
                <v:shape id="AutoShape 390" o:spid="_x0000_s158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1210A8" w:rsidRDefault="001210A8" w:rsidP="00F824D6">
                        <w:pPr>
                          <w:pStyle w:val="Style3"/>
                        </w:pPr>
                        <w:r>
                          <w:t>lsa_Report</w:t>
                        </w:r>
                      </w:p>
                    </w:txbxContent>
                  </v:textbox>
                </v:shape>
                <v:shape id="AutoShape 56" o:spid="_x0000_s158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1210A8" w:rsidRDefault="001210A8" w:rsidP="00F824D6">
                            <w:pPr>
                              <w:pStyle w:val="Style3"/>
                            </w:pPr>
                            <w:proofErr w:type="spellStart"/>
                            <w:r>
                              <w:t>tlsa_Enrollment</w:t>
                            </w:r>
                            <w:proofErr w:type="spellEnd"/>
                          </w:p>
                        </w:txbxContent>
                      </v:textbox>
                    </v:shape>
                    <v:shape id="AutoShape 462" o:spid="_x0000_s159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1210A8" w:rsidRDefault="001210A8" w:rsidP="00F824D6">
                            <w:pPr>
                              <w:pStyle w:val="Style3"/>
                            </w:pPr>
                            <w:proofErr w:type="spellStart"/>
                            <w:r>
                              <w:t>tlsa_HHID</w:t>
                            </w:r>
                            <w:proofErr w:type="spellEnd"/>
                          </w:p>
                        </w:txbxContent>
                      </v:textbox>
                    </v:shape>
                  </v:group>
                  <v:shape id="AutoShape 407" o:spid="_x0000_s159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1210A8" w:rsidRDefault="001210A8"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r>
        <w:t xml:space="preserve">ReportRow, Universe, </w:t>
      </w:r>
      <w:r w:rsidR="00DE3828">
        <w:t>ProjectID</w:t>
      </w:r>
      <w:r>
        <w:t>,</w:t>
      </w:r>
      <w:r w:rsidR="00FD2071">
        <w:t xml:space="preserve"> and Value</w:t>
      </w:r>
    </w:p>
    <w:p w14:paraId="18DC412A" w14:textId="5D747067" w:rsidR="00B06D16" w:rsidRDefault="00B06D16" w:rsidP="002256C7">
      <w:r w:rsidRPr="009A701E">
        <w:rPr>
          <w:b/>
        </w:rPr>
        <w:t>ReportRow</w:t>
      </w:r>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LSACalculated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r>
        <w:t>LSAReport.</w:t>
      </w:r>
      <w:r w:rsidRPr="00271EB6">
        <w:rPr>
          <w:b/>
        </w:rPr>
        <w:t>LSAScope</w:t>
      </w:r>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lastRenderedPageBreak/>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0E590A64" w:rsidR="00333A77" w:rsidRDefault="00333A77" w:rsidP="00333A77">
      <w:pPr>
        <w:rPr>
          <w:ins w:id="1328"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r w:rsidR="003C4035">
        <w:rPr>
          <w:rFonts w:cstheme="minorHAnsi"/>
        </w:rPr>
        <w:t>tlsa</w:t>
      </w:r>
      <w:r w:rsidR="00FC65E4">
        <w:rPr>
          <w:rFonts w:cstheme="minorHAnsi"/>
        </w:rPr>
        <w:t>_HHID</w:t>
      </w:r>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p w14:paraId="0642C03A" w14:textId="77777777" w:rsidR="00887972" w:rsidRDefault="00887972" w:rsidP="00887972">
      <w:pPr>
        <w:rPr>
          <w:ins w:id="1329" w:author="Molly McEvilley" w:date="2020-08-06T10:09:00Z"/>
        </w:rPr>
      </w:pPr>
      <w:ins w:id="1330" w:author="Molly McEvilley" w:date="2020-08-06T10:09:00Z">
        <w:r>
          <w:t xml:space="preserve">The </w:t>
        </w:r>
        <w:r w:rsidRPr="0044267F">
          <w:rPr>
            <w:b/>
            <w:bCs/>
          </w:rPr>
          <w:t>HHType</w:t>
        </w:r>
        <w:r>
          <w:t xml:space="preserve"> column indicates the household types for which the population is relevant.</w:t>
        </w:r>
      </w:ins>
    </w:p>
    <w:p w14:paraId="49D52DE9" w14:textId="77777777" w:rsidR="00887972" w:rsidRDefault="00887972" w:rsidP="00887972">
      <w:pPr>
        <w:pStyle w:val="ListParagraph"/>
        <w:numPr>
          <w:ilvl w:val="0"/>
          <w:numId w:val="16"/>
        </w:numPr>
        <w:rPr>
          <w:ins w:id="1331" w:author="Molly McEvilley" w:date="2020-08-06T10:09:00Z"/>
        </w:rPr>
      </w:pPr>
      <w:ins w:id="1332" w:author="Molly McEvilley" w:date="2020-08-06T10:09:00Z">
        <w:r>
          <w:t>Zero (0) represents a count of all records that meet the criteria, regardless of household type.</w:t>
        </w:r>
      </w:ins>
    </w:p>
    <w:p w14:paraId="08F0503C" w14:textId="5363D4A2" w:rsidR="00887972" w:rsidRPr="007F7731" w:rsidRDefault="00887972" w:rsidP="0030608E">
      <w:pPr>
        <w:pStyle w:val="ListParagraph"/>
        <w:numPr>
          <w:ilvl w:val="0"/>
          <w:numId w:val="16"/>
        </w:numPr>
      </w:pPr>
      <w:ins w:id="1333" w:author="Molly McEvilley" w:date="2020-08-06T10:09: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334"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79B020B3" w14:textId="0DEF3535" w:rsidR="00BA1FB4" w:rsidRDefault="001F084E" w:rsidP="0088191A">
      <w:pPr>
        <w:pStyle w:val="Heading3"/>
      </w:pPr>
      <w:r>
        <w:t>SystemPath</w:t>
      </w:r>
    </w:p>
    <w:p w14:paraId="3FB22B80" w14:textId="4B4FD722" w:rsidR="001F084E" w:rsidRPr="00074555" w:rsidRDefault="001F084E" w:rsidP="00DE6DFA">
      <w:r w:rsidRPr="00DE6DFA">
        <w:rPr>
          <w:b/>
        </w:rPr>
        <w:t>SystemPath</w:t>
      </w:r>
      <w:r>
        <w:t xml:space="preserve"> is always -1 for counts of bednights.</w:t>
      </w:r>
    </w:p>
    <w:p w14:paraId="72FC0F8E" w14:textId="1158A2FC" w:rsidR="007423B8" w:rsidRDefault="007423B8" w:rsidP="0088191A">
      <w:pPr>
        <w:pStyle w:val="Heading2"/>
      </w:pPr>
      <w:bookmarkStart w:id="1335" w:name="_Toc37849824"/>
      <w:bookmarkStart w:id="1336" w:name="_Toc38030598"/>
      <w:r>
        <w:t xml:space="preserve">Get Counts of Bednights by </w:t>
      </w:r>
      <w:r w:rsidR="00A768D9">
        <w:t>Project Type and Household Characteristics</w:t>
      </w:r>
      <w:bookmarkEnd w:id="1335"/>
      <w:bookmarkEnd w:id="1336"/>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">
                <v:shape id="AutoShape 53" o:spid="_x0000_s159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1210A8" w:rsidRDefault="001210A8" w:rsidP="00F824D6">
                        <w:pPr>
                          <w:pStyle w:val="Style3"/>
                        </w:pPr>
                        <w:r>
                          <w:t>lsa_Calculated</w:t>
                        </w:r>
                      </w:p>
                    </w:txbxContent>
                  </v:textbox>
                </v:shape>
                <v:shape id="AutoShape 390" o:spid="_x0000_s159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1210A8" w:rsidRDefault="001210A8" w:rsidP="00F824D6">
                        <w:pPr>
                          <w:pStyle w:val="Style3"/>
                        </w:pPr>
                        <w:r>
                          <w:t>lsa_Report</w:t>
                        </w:r>
                      </w:p>
                    </w:txbxContent>
                  </v:textbox>
                </v:shape>
                <v:shape id="AutoShape 56" o:spid="_x0000_s159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1210A8" w:rsidRDefault="001210A8" w:rsidP="00F824D6">
                            <w:pPr>
                              <w:pStyle w:val="Style3"/>
                            </w:pPr>
                            <w:proofErr w:type="spellStart"/>
                            <w:r>
                              <w:t>tlsa_Enrollment</w:t>
                            </w:r>
                            <w:proofErr w:type="spellEnd"/>
                          </w:p>
                        </w:txbxContent>
                      </v:textbox>
                    </v:shape>
                    <v:shape id="AutoShape 462" o:spid="_x0000_s160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1210A8" w:rsidRDefault="001210A8" w:rsidP="00F824D6">
                            <w:pPr>
                              <w:pStyle w:val="Style3"/>
                            </w:pPr>
                            <w:proofErr w:type="spellStart"/>
                            <w:r>
                              <w:t>tlsa_HHID</w:t>
                            </w:r>
                            <w:proofErr w:type="spellEnd"/>
                          </w:p>
                        </w:txbxContent>
                      </v:textbox>
                    </v:shape>
                  </v:group>
                  <v:shape id="AutoShape 407" o:spid="_x0000_s160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1210A8" w:rsidRDefault="001210A8"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r>
        <w:t>ReportRow, Universe, and Value</w:t>
      </w:r>
    </w:p>
    <w:p w14:paraId="5D673113" w14:textId="08656E3C" w:rsidR="00DB411C" w:rsidRDefault="006F5076" w:rsidP="00DB411C">
      <w:r w:rsidRPr="009A701E">
        <w:rPr>
          <w:b/>
        </w:rPr>
        <w:t>ReportRow</w:t>
      </w:r>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LSACalculated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r>
        <w:t>LSAReport.</w:t>
      </w:r>
      <w:r w:rsidRPr="00271EB6">
        <w:rPr>
          <w:b/>
        </w:rPr>
        <w:t>LSAScope</w:t>
      </w:r>
      <w:r>
        <w:t xml:space="preserve"> = 1</w:t>
      </w:r>
    </w:p>
    <w:p w14:paraId="6978D364" w14:textId="77777777" w:rsidR="006F5076" w:rsidRDefault="006F5076" w:rsidP="006F5076">
      <w:r>
        <w:lastRenderedPageBreak/>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727CB645" w:rsidR="003C4035" w:rsidRDefault="003C4035" w:rsidP="003C4035">
      <w:pPr>
        <w:rPr>
          <w:ins w:id="1337"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tlsa_HHID values where </w:t>
      </w:r>
      <w:r>
        <w:rPr>
          <w:rFonts w:cstheme="minorHAnsi"/>
          <w:b/>
          <w:bCs/>
        </w:rPr>
        <w:t xml:space="preserve">Active </w:t>
      </w:r>
      <w:r>
        <w:rPr>
          <w:rFonts w:cstheme="minorHAnsi"/>
        </w:rPr>
        <w:t>= 1.</w:t>
      </w:r>
    </w:p>
    <w:p w14:paraId="2629F367" w14:textId="77777777" w:rsidR="00853F73" w:rsidRDefault="00853F73" w:rsidP="00853F73">
      <w:pPr>
        <w:rPr>
          <w:ins w:id="1338" w:author="Molly McEvilley" w:date="2020-08-06T10:09:00Z"/>
        </w:rPr>
      </w:pPr>
      <w:ins w:id="1339" w:author="Molly McEvilley" w:date="2020-08-06T10:09:00Z">
        <w:r>
          <w:t xml:space="preserve">The </w:t>
        </w:r>
        <w:r w:rsidRPr="0044267F">
          <w:rPr>
            <w:b/>
            <w:bCs/>
          </w:rPr>
          <w:t>HHType</w:t>
        </w:r>
        <w:r>
          <w:t xml:space="preserve"> column indicates the household types for which the population is relevant.</w:t>
        </w:r>
      </w:ins>
    </w:p>
    <w:p w14:paraId="326B89E4" w14:textId="77777777" w:rsidR="00853F73" w:rsidRDefault="00853F73" w:rsidP="00853F73">
      <w:pPr>
        <w:pStyle w:val="ListParagraph"/>
        <w:numPr>
          <w:ilvl w:val="0"/>
          <w:numId w:val="16"/>
        </w:numPr>
        <w:rPr>
          <w:ins w:id="1340" w:author="Molly McEvilley" w:date="2020-08-06T10:09:00Z"/>
        </w:rPr>
      </w:pPr>
      <w:ins w:id="1341" w:author="Molly McEvilley" w:date="2020-08-06T10:09:00Z">
        <w:r>
          <w:t>Zero (0) represents a count of all records that meet the criteria, regardless of household type.</w:t>
        </w:r>
      </w:ins>
    </w:p>
    <w:p w14:paraId="35695D38" w14:textId="58A610A4" w:rsidR="00853F73" w:rsidRPr="007F7731" w:rsidRDefault="00853F73" w:rsidP="0030608E">
      <w:pPr>
        <w:pStyle w:val="ListParagraph"/>
        <w:numPr>
          <w:ilvl w:val="0"/>
          <w:numId w:val="16"/>
        </w:numPr>
      </w:pPr>
      <w:ins w:id="1342" w:author="Molly McEvilley" w:date="2020-08-06T10:09: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343"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006E6256" w14:textId="62C6DBFE" w:rsidR="006F5076" w:rsidRDefault="006F5076" w:rsidP="0088191A">
      <w:pPr>
        <w:pStyle w:val="Heading3"/>
      </w:pPr>
      <w:r>
        <w:t>SystemPath and ProjectID</w:t>
      </w:r>
    </w:p>
    <w:p w14:paraId="25BF3F1B" w14:textId="48C49914" w:rsidR="006F5076" w:rsidRPr="004D73A0" w:rsidRDefault="006F5076" w:rsidP="006F5076">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344" w:name="_Toc37849825"/>
      <w:bookmarkStart w:id="1345" w:name="_Toc38030599"/>
      <w:r>
        <w:lastRenderedPageBreak/>
        <w:t>Get Counts of Bednights by Project and Personal Characteristics</w:t>
      </w:r>
      <w:bookmarkEnd w:id="1344"/>
      <w:bookmarkEnd w:id="1345"/>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1210A8" w:rsidRDefault="001210A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7D/g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vbHOw/4FAAC2IQAADgAAAAAAAAAAAAAA&#10;AAAuAgAAZHJzL2Uyb0RvYy54bWxQSwECLQAUAAYACAAAACEAr4LINd4AAAAFAQAADwAAAAAAAAAA&#10;AAAAAABYCAAAZHJzL2Rvd25yZXYueG1sUEsFBgAAAAAEAAQA8wAAAGMJAAAAAA==&#10;">
                <v:shape id="AutoShape 65" o:spid="_x0000_s160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1210A8" w:rsidRDefault="001210A8" w:rsidP="00F824D6">
                        <w:pPr>
                          <w:pStyle w:val="Style3"/>
                        </w:pPr>
                        <w:r>
                          <w:t>lsa_Calculated</w:t>
                        </w:r>
                      </w:p>
                    </w:txbxContent>
                  </v:textbox>
                </v:shape>
                <v:shape id="AutoShape 390" o:spid="_x0000_s161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1210A8" w:rsidRDefault="001210A8" w:rsidP="00F824D6">
                        <w:pPr>
                          <w:pStyle w:val="Style3"/>
                        </w:pPr>
                        <w:r>
                          <w:t>lsa_Report</w:t>
                        </w:r>
                      </w:p>
                    </w:txbxContent>
                  </v:textbox>
                </v:shape>
                <v:shape id="AutoShape 68" o:spid="_x0000_s161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1210A8" w:rsidRDefault="001210A8" w:rsidP="00F824D6">
                            <w:pPr>
                              <w:pStyle w:val="Style3"/>
                            </w:pPr>
                            <w:proofErr w:type="spellStart"/>
                            <w:r>
                              <w:t>tlsa_Enrollment</w:t>
                            </w:r>
                            <w:proofErr w:type="spellEnd"/>
                          </w:p>
                        </w:txbxContent>
                      </v:textbox>
                    </v:shape>
                    <v:shape id="AutoShape 462" o:spid="_x0000_s16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1210A8" w:rsidRDefault="001210A8" w:rsidP="00F824D6">
                            <w:pPr>
                              <w:pStyle w:val="Style3"/>
                            </w:pPr>
                            <w:proofErr w:type="spellStart"/>
                            <w:r>
                              <w:t>tlsa_HHID</w:t>
                            </w:r>
                            <w:proofErr w:type="spellEnd"/>
                          </w:p>
                        </w:txbxContent>
                      </v:textbox>
                    </v:shape>
                  </v:group>
                  <v:shape id="AutoShape 407" o:spid="_x0000_s161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1210A8" w:rsidRDefault="001210A8" w:rsidP="00F824D6">
                          <w:pPr>
                            <w:pStyle w:val="Style3"/>
                          </w:pPr>
                          <w:r>
                            <w:t>hmis_Services</w:t>
                          </w:r>
                        </w:p>
                      </w:txbxContent>
                    </v:textbox>
                  </v:shape>
                  <v:shape id="AutoShape 76" o:spid="_x0000_s161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1210A8" w:rsidRDefault="001210A8"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r>
        <w:t>ReportRow,</w:t>
      </w:r>
      <w:r w:rsidR="00DB411C">
        <w:t xml:space="preserve"> </w:t>
      </w:r>
      <w:r w:rsidR="000A5D17">
        <w:t xml:space="preserve">Universe, </w:t>
      </w:r>
      <w:r w:rsidR="00DB411C">
        <w:t>P</w:t>
      </w:r>
      <w:r w:rsidR="00C01C1B">
        <w:t>rojectID and Value</w:t>
      </w:r>
    </w:p>
    <w:p w14:paraId="0C9A84FF" w14:textId="0033F298" w:rsidR="00DB411C" w:rsidRDefault="00DB411C" w:rsidP="00C01C1B">
      <w:r w:rsidRPr="009A701E">
        <w:rPr>
          <w:b/>
        </w:rPr>
        <w:t>ReportRow</w:t>
      </w:r>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LSACalculated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r>
        <w:t>LSAReport.</w:t>
      </w:r>
      <w:r w:rsidRPr="00271EB6">
        <w:rPr>
          <w:b/>
        </w:rPr>
        <w:t>LSAScope</w:t>
      </w:r>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2C99E693" w:rsidR="009B614F" w:rsidRDefault="009B614F" w:rsidP="009B614F">
      <w:pPr>
        <w:rPr>
          <w:ins w:id="1346" w:author="Molly McEvilley" w:date="2020-08-06T10:09: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6163F3D9" w14:textId="77777777" w:rsidR="00853F73" w:rsidRDefault="00853F73" w:rsidP="00853F73">
      <w:pPr>
        <w:rPr>
          <w:ins w:id="1347" w:author="Molly McEvilley" w:date="2020-08-06T10:10:00Z"/>
        </w:rPr>
      </w:pPr>
      <w:ins w:id="1348" w:author="Molly McEvilley" w:date="2020-08-06T10:10:00Z">
        <w:r>
          <w:t xml:space="preserve">The </w:t>
        </w:r>
        <w:r w:rsidRPr="0044267F">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349" w:author="Molly McEvilley" w:date="2020-08-06T10:10:00Z"/>
        </w:rPr>
      </w:pPr>
      <w:ins w:id="1350"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351" w:author="Molly McEvilley" w:date="2020-08-06T10:10:00Z">
        <w:r>
          <w:t xml:space="preserve">The value for </w:t>
        </w:r>
        <w:r w:rsidRPr="0044267F">
          <w:rPr>
            <w:b/>
            <w:bCs/>
          </w:rPr>
          <w:t>HHType</w:t>
        </w:r>
        <w:r>
          <w:t xml:space="preserve"> in LSACalculated should use the values shown below, based on </w:t>
        </w:r>
        <w:r w:rsidRPr="0044267F">
          <w:rPr>
            <w:b/>
            <w:bCs/>
          </w:rPr>
          <w:t>ActiveHHType</w:t>
        </w:r>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lastRenderedPageBreak/>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7EF99832" w14:textId="5D1D24F0" w:rsidR="00C01C1B" w:rsidRPr="00655B0F" w:rsidRDefault="00B23C61" w:rsidP="0088191A">
      <w:pPr>
        <w:pStyle w:val="Heading3"/>
      </w:pPr>
      <w:r>
        <w:t>SystemPath</w:t>
      </w:r>
    </w:p>
    <w:p w14:paraId="3469D2ED" w14:textId="77777777" w:rsidR="00B23C61" w:rsidRPr="00074555" w:rsidRDefault="00B23C61" w:rsidP="00B23C61">
      <w:r w:rsidRPr="00DE6DFA">
        <w:rPr>
          <w:b/>
        </w:rPr>
        <w:t>SystemPath</w:t>
      </w:r>
      <w:r>
        <w:t xml:space="preserve"> is always -1 for counts of bednights.</w:t>
      </w:r>
    </w:p>
    <w:p w14:paraId="2AC27C95" w14:textId="671024D7" w:rsidR="00C01C1B" w:rsidRDefault="00C01C1B" w:rsidP="0088191A">
      <w:pPr>
        <w:pStyle w:val="Heading2"/>
      </w:pPr>
      <w:bookmarkStart w:id="1352" w:name="_Toc37849826"/>
      <w:bookmarkStart w:id="1353" w:name="_Toc38030600"/>
      <w:r>
        <w:t>Get Counts of Bednights by Project Type and Personal Characteristics</w:t>
      </w:r>
      <w:bookmarkEnd w:id="1352"/>
      <w:bookmarkEnd w:id="1353"/>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1210A8" w:rsidRDefault="001210A8"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1210A8" w:rsidRDefault="001210A8"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1210A8" w:rsidRDefault="001210A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SV0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">
                <v:shape id="AutoShape 65" o:spid="_x0000_s16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1210A8" w:rsidRDefault="001210A8" w:rsidP="00F824D6">
                        <w:pPr>
                          <w:pStyle w:val="Style3"/>
                        </w:pPr>
                        <w:r>
                          <w:t>lsa_Calculated</w:t>
                        </w:r>
                      </w:p>
                    </w:txbxContent>
                  </v:textbox>
                </v:shape>
                <v:shape id="AutoShape 390" o:spid="_x0000_s16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1210A8" w:rsidRDefault="001210A8" w:rsidP="00F824D6">
                        <w:pPr>
                          <w:pStyle w:val="Style3"/>
                        </w:pPr>
                        <w:r>
                          <w:t>lsa_Report</w:t>
                        </w:r>
                      </w:p>
                    </w:txbxContent>
                  </v:textbox>
                </v:shape>
                <v:shape id="AutoShape 68" o:spid="_x0000_s16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1210A8" w:rsidRDefault="001210A8" w:rsidP="00F824D6">
                            <w:pPr>
                              <w:pStyle w:val="Style3"/>
                            </w:pPr>
                            <w:proofErr w:type="spellStart"/>
                            <w:r>
                              <w:t>tlsa_Enrollment</w:t>
                            </w:r>
                            <w:proofErr w:type="spellEnd"/>
                          </w:p>
                        </w:txbxContent>
                      </v:textbox>
                    </v:shape>
                    <v:shape id="AutoShape 462" o:spid="_x0000_s16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1210A8" w:rsidRDefault="001210A8" w:rsidP="00F824D6">
                            <w:pPr>
                              <w:pStyle w:val="Style3"/>
                            </w:pPr>
                            <w:proofErr w:type="spellStart"/>
                            <w:r>
                              <w:t>tlsa_HHID</w:t>
                            </w:r>
                            <w:proofErr w:type="spellEnd"/>
                          </w:p>
                        </w:txbxContent>
                      </v:textbox>
                    </v:shape>
                  </v:group>
                  <v:shape id="AutoShape 407" o:spid="_x0000_s16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1210A8" w:rsidRDefault="001210A8" w:rsidP="00F824D6">
                          <w:pPr>
                            <w:pStyle w:val="Style3"/>
                          </w:pPr>
                          <w:r>
                            <w:t>hmis_Services</w:t>
                          </w:r>
                        </w:p>
                      </w:txbxContent>
                    </v:textbox>
                  </v:shape>
                  <v:shape id="AutoShape 76" o:spid="_x0000_s16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1210A8" w:rsidRDefault="001210A8"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r>
        <w:t>ReportRow, Universe, and Value</w:t>
      </w:r>
    </w:p>
    <w:p w14:paraId="57492A88" w14:textId="6E89419F" w:rsidR="0091483E" w:rsidRDefault="0091483E" w:rsidP="0091483E">
      <w:r w:rsidRPr="009A701E">
        <w:rPr>
          <w:b/>
        </w:rPr>
        <w:t>ReportRow</w:t>
      </w:r>
      <w:r>
        <w:t xml:space="preserve"> 57 counts bed nights for people based on their own personal characteristics; for example, only bednights for veterans are included in the ‘Veteran’ count</w:t>
      </w:r>
      <w:r w:rsidR="004873DC">
        <w:t xml:space="preserve">. </w:t>
      </w:r>
    </w:p>
    <w:p w14:paraId="207ECBEE" w14:textId="77777777" w:rsidR="00857565" w:rsidRDefault="00857565" w:rsidP="00857565">
      <w:r>
        <w:t xml:space="preserve">These counts are required in LSACalculated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r>
        <w:t>LSAReport.</w:t>
      </w:r>
      <w:r w:rsidRPr="00271EB6">
        <w:rPr>
          <w:b/>
        </w:rPr>
        <w:t>LSAScope</w:t>
      </w:r>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day)or,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lastRenderedPageBreak/>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0464AAF3" w:rsidR="009B614F" w:rsidRDefault="009B614F" w:rsidP="009B614F">
      <w:pPr>
        <w:rPr>
          <w:ins w:id="1354" w:author="Molly McEvilley" w:date="2020-08-06T10:10: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5F1A54F5" w14:textId="77777777" w:rsidR="00853F73" w:rsidRDefault="00853F73" w:rsidP="00853F73">
      <w:pPr>
        <w:rPr>
          <w:ins w:id="1355" w:author="Molly McEvilley" w:date="2020-08-06T10:10:00Z"/>
        </w:rPr>
      </w:pPr>
      <w:ins w:id="1356" w:author="Molly McEvilley" w:date="2020-08-06T10:10:00Z">
        <w:r>
          <w:t xml:space="preserve">The </w:t>
        </w:r>
        <w:r w:rsidRPr="0044267F">
          <w:rPr>
            <w:b/>
            <w:bCs/>
          </w:rPr>
          <w:t>HHType</w:t>
        </w:r>
        <w:r>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357" w:author="Molly McEvilley" w:date="2020-08-06T10:10:00Z"/>
        </w:rPr>
      </w:pPr>
      <w:ins w:id="1358"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359" w:author="Molly McEvilley" w:date="2020-08-06T10:10:00Z"/>
        </w:rPr>
      </w:pPr>
      <w:ins w:id="1360" w:author="Molly McEvilley" w:date="2020-08-06T10:10:00Z">
        <w:r>
          <w:t xml:space="preserve">The value for </w:t>
        </w:r>
        <w:r w:rsidRPr="0044267F">
          <w:rPr>
            <w:b/>
            <w:bCs/>
          </w:rPr>
          <w:t>HHType</w:t>
        </w:r>
        <w:r>
          <w:t xml:space="preserve"> in LSACalculated should use the values shown below, based on </w:t>
        </w:r>
        <w:r w:rsidRPr="0044267F">
          <w:rPr>
            <w:b/>
            <w:bCs/>
          </w:rPr>
          <w:t>ActiveHHType</w:t>
        </w:r>
        <w:r>
          <w:t>.</w:t>
        </w:r>
      </w:ins>
    </w:p>
    <w:p w14:paraId="24FED411" w14:textId="470C64B3" w:rsidR="00853F73" w:rsidRPr="007F7731" w:rsidDel="00853F73" w:rsidRDefault="00853F73" w:rsidP="009B614F">
      <w:pPr>
        <w:rPr>
          <w:del w:id="1361"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2057664D" w14:textId="77777777" w:rsidR="001F2085" w:rsidRDefault="001F2085" w:rsidP="0088191A">
      <w:pPr>
        <w:pStyle w:val="Heading3"/>
      </w:pPr>
      <w:r>
        <w:t>SystemPath and ProjectID</w:t>
      </w:r>
    </w:p>
    <w:p w14:paraId="53FC4C92" w14:textId="4C8A096C" w:rsidR="001F2085" w:rsidRPr="004D73A0" w:rsidRDefault="001F2085" w:rsidP="001F2085">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362" w:name="_Toc31198840"/>
      <w:bookmarkStart w:id="1363" w:name="_Toc37849827"/>
      <w:bookmarkStart w:id="1364" w:name="_Toc38030601"/>
      <w:bookmarkEnd w:id="1362"/>
      <w:r>
        <w:t xml:space="preserve">Data Quality – </w:t>
      </w:r>
      <w:r w:rsidR="00CF1247">
        <w:t xml:space="preserve">Get Counts of </w:t>
      </w:r>
      <w:r>
        <w:t>Enrollments Active After Project Operating End Date</w:t>
      </w:r>
      <w:r w:rsidR="00DA0B37">
        <w:t xml:space="preserve"> by Project</w:t>
      </w:r>
      <w:bookmarkEnd w:id="1363"/>
      <w:bookmarkEnd w:id="1364"/>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1210A8" w:rsidRDefault="001210A8"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1210A8" w:rsidRDefault="001210A8"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1210A8" w:rsidRDefault="001210A8"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1210A8" w:rsidRDefault="001210A8"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1210A8" w:rsidRDefault="001210A8"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2i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AWmo2izwUAAKcdAAAOAAAA&#10;AAAAAAAAAAAAAC4CAABkcnMvZTJvRG9jLnhtbFBLAQItABQABgAIAAAAIQBW4ME23AAAAAUBAAAP&#10;AAAAAAAAAAAAAAAAACkIAABkcnMvZG93bnJldi54bWxQSwUGAAAAAAQABADzAAAAMgkAAAAA&#10;">
                <v:shape id="AutoShape 137" o:spid="_x0000_s16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1210A8" w:rsidRDefault="001210A8" w:rsidP="00686AF1">
                        <w:pPr>
                          <w:pStyle w:val="Style3"/>
                        </w:pPr>
                        <w:r>
                          <w:t>lsa_Calculated</w:t>
                        </w:r>
                      </w:p>
                    </w:txbxContent>
                  </v:textbox>
                </v:shape>
                <v:group id="Group 139" o:spid="_x0000_s16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1210A8" w:rsidRDefault="001210A8" w:rsidP="00FC12AA">
                          <w:pPr>
                            <w:pStyle w:val="Style3"/>
                          </w:pPr>
                          <w:r>
                            <w:t>hmis_Exit</w:t>
                          </w:r>
                        </w:p>
                      </w:txbxContent>
                    </v:textbox>
                  </v:shape>
                  <v:shape id="AutoShape 10" o:spid="_x0000_s16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1210A8" w:rsidRDefault="001210A8" w:rsidP="00FC12AA">
                          <w:pPr>
                            <w:pStyle w:val="Style3"/>
                          </w:pPr>
                          <w:proofErr w:type="spellStart"/>
                          <w:r>
                            <w:t>tlsa_Enrollment</w:t>
                          </w:r>
                          <w:proofErr w:type="spellEnd"/>
                        </w:p>
                      </w:txbxContent>
                    </v:textbox>
                  </v:shape>
                  <v:shape id="AutoShape 13" o:spid="_x0000_s16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1210A8" w:rsidRDefault="001210A8" w:rsidP="00FC12AA">
                          <w:pPr>
                            <w:pStyle w:val="Style3"/>
                          </w:pPr>
                          <w:r>
                            <w:t>hmis_Project</w:t>
                          </w:r>
                        </w:p>
                      </w:txbxContent>
                    </v:textbox>
                  </v:shape>
                </v:group>
                <v:shape id="AutoShape 145" o:spid="_x0000_s16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1210A8" w:rsidRDefault="001210A8" w:rsidP="00686AF1">
                        <w:pPr>
                          <w:pStyle w:val="Style3"/>
                        </w:pPr>
                        <w:proofErr w:type="spellStart"/>
                        <w:r>
                          <w:t>tlsa_CohortDates</w:t>
                        </w:r>
                        <w:proofErr w:type="spellEnd"/>
                      </w:p>
                    </w:txbxContent>
                  </v:textbox>
                </v:shape>
                <v:shape id="AutoShape 146" o:spid="_x0000_s16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1365" w:author="Molly McEvilley" w:date="2020-08-11T17:50:00Z"/>
        </w:rPr>
      </w:pPr>
      <w:r w:rsidRPr="00AB2970">
        <w:t>ReportRow</w:t>
      </w:r>
    </w:p>
    <w:p w14:paraId="265E536F" w14:textId="48B5F7A4" w:rsidR="00EB1C9F" w:rsidRPr="00EB1C9F" w:rsidRDefault="00EB1C9F">
      <w:pPr>
        <w:pPrChange w:id="1366" w:author="Molly McEvilley" w:date="2020-08-11T17:50:00Z">
          <w:pPr>
            <w:pStyle w:val="Heading3"/>
          </w:pPr>
        </w:pPrChange>
      </w:pPr>
      <w:ins w:id="1367" w:author="Molly McEvilley" w:date="2020-08-11T17:50:00Z">
        <w:r w:rsidRPr="00EB1C9F">
          <w:rPr>
            <w:b/>
            <w:bCs/>
            <w:rPrChange w:id="1368" w:author="Molly McEvilley" w:date="2020-08-11T17:51:00Z">
              <w:rPr/>
            </w:rPrChange>
          </w:rPr>
          <w:t>ReportR</w:t>
        </w:r>
      </w:ins>
      <w:ins w:id="1369" w:author="Molly McEvilley" w:date="2020-08-11T17:51:00Z">
        <w:r w:rsidRPr="00EB1C9F">
          <w:rPr>
            <w:b/>
            <w:bCs/>
            <w:rPrChange w:id="1370" w:author="Molly McEvilley" w:date="2020-08-11T17:51:00Z">
              <w:rPr/>
            </w:rPrChange>
          </w:rPr>
          <w:t>ow</w:t>
        </w:r>
        <w:r>
          <w:t>s 58 and 59</w:t>
        </w:r>
      </w:ins>
      <w:ins w:id="1371" w:author="Molly McEvilley" w:date="2020-08-11T17:52:00Z">
        <w:r>
          <w:t xml:space="preserve"> </w:t>
        </w:r>
      </w:ins>
      <w:ins w:id="1372" w:author="Molly McEvilley" w:date="2020-08-11T17:53:00Z">
        <w:r>
          <w:t xml:space="preserve">count a subset of </w:t>
        </w:r>
      </w:ins>
      <w:ins w:id="1373" w:author="Molly McEvilley" w:date="2020-08-13T05:01:00Z">
        <w:r>
          <w:t xml:space="preserve">enrollments in tlsa_Enrollment </w:t>
        </w:r>
      </w:ins>
    </w:p>
    <w:p w14:paraId="05DF21AB" w14:textId="77777777" w:rsidR="00DE2AC2" w:rsidRDefault="00DE2AC2" w:rsidP="00DE2AC2">
      <w:pPr>
        <w:rPr>
          <w:u w:val="single"/>
        </w:rPr>
      </w:pPr>
      <w:r>
        <w:rPr>
          <w:b/>
          <w:bCs/>
        </w:rPr>
        <w:t>ReportRow</w:t>
      </w:r>
      <w:r>
        <w:t xml:space="preserve"> 58 counts enrollments without an </w:t>
      </w:r>
      <w:r>
        <w:rPr>
          <w:i/>
          <w:iCs/>
        </w:rPr>
        <w:t>ExitDate</w:t>
      </w:r>
      <w:r>
        <w:t xml:space="preserve"> in continuum ES/SH/TH/RRH/PSH projects that have an </w:t>
      </w:r>
      <w:r>
        <w:rPr>
          <w:i/>
          <w:iCs/>
        </w:rPr>
        <w:t>OperatingEndDate</w:t>
      </w:r>
      <w:r>
        <w:t xml:space="preserve"> between </w:t>
      </w:r>
      <w:r>
        <w:rPr>
          <w:u w:val="single"/>
        </w:rPr>
        <w:t>CohortStart</w:t>
      </w:r>
      <w:r>
        <w:t xml:space="preserve"> and </w:t>
      </w:r>
      <w:r>
        <w:rPr>
          <w:u w:val="single"/>
        </w:rPr>
        <w:t>CohortEnd</w:t>
      </w:r>
      <w:r>
        <w:t>.</w:t>
      </w:r>
    </w:p>
    <w:p w14:paraId="5C1B407C" w14:textId="1368E6CD" w:rsidR="00DE2AC2" w:rsidRDefault="00DE2AC2" w:rsidP="00DE2AC2">
      <w:r>
        <w:rPr>
          <w:b/>
          <w:bCs/>
        </w:rPr>
        <w:t>ReportRow</w:t>
      </w:r>
      <w:r>
        <w:t xml:space="preserve"> 59 counts enrollments with an </w:t>
      </w:r>
      <w:r>
        <w:rPr>
          <w:i/>
          <w:iCs/>
        </w:rPr>
        <w:t>ExitDate</w:t>
      </w:r>
      <w:r>
        <w:t xml:space="preserve"> from a continuum ES/SH/TH/RRH/PSH project where </w:t>
      </w:r>
      <w:r>
        <w:rPr>
          <w:i/>
          <w:iCs/>
        </w:rPr>
        <w:t>OperatingEndDate</w:t>
      </w:r>
      <w:r>
        <w:t xml:space="preserve"> is between </w:t>
      </w:r>
      <w:r>
        <w:rPr>
          <w:u w:val="single"/>
        </w:rPr>
        <w:t>CohortStart</w:t>
      </w:r>
      <w:r>
        <w:t xml:space="preserve"> and </w:t>
      </w:r>
      <w:r>
        <w:rPr>
          <w:u w:val="single"/>
        </w:rPr>
        <w:t xml:space="preserve">CohortEnd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lastRenderedPageBreak/>
        <w:t>Cohort</w:t>
      </w:r>
    </w:p>
    <w:p w14:paraId="53CBDB82" w14:textId="2412CA91" w:rsidR="00DE2AC2" w:rsidRDefault="00DE2AC2" w:rsidP="00DE2AC2">
      <w:r>
        <w:rPr>
          <w:b/>
          <w:bCs/>
        </w:rPr>
        <w:t>Cohort</w:t>
      </w:r>
      <w:r>
        <w:t xml:space="preserve"> = 20 for these counts</w:t>
      </w:r>
      <w:del w:id="1374" w:author="Molly McEvilley" w:date="2020-08-11T17:48:00Z">
        <w:r w:rsidR="004873DC" w:rsidDel="00EB1C9F">
          <w:delText xml:space="preserve">. </w:delText>
        </w:r>
        <w:r w:rsidDel="00EB1C9F">
          <w:delText>The cohort for these counts is</w:delText>
        </w:r>
      </w:del>
      <w:ins w:id="1375" w:author="Molly McEvilley" w:date="2020-08-11T17:48:00Z">
        <w:r w:rsidR="00EB1C9F">
          <w:t xml:space="preserve"> – they include</w:t>
        </w:r>
      </w:ins>
      <w:r>
        <w:t xml:space="preserve"> all </w:t>
      </w:r>
      <w:ins w:id="1376" w:author="Molly McEvilley" w:date="2020-08-11T17:48:00Z">
        <w:r w:rsidR="00EB1C9F">
          <w:t xml:space="preserve">enrollments </w:t>
        </w:r>
      </w:ins>
      <w:del w:id="1377" w:author="Molly McEvilley" w:date="2020-08-11T17:48:00Z">
        <w:r w:rsidDel="00EB1C9F">
          <w:delText xml:space="preserve">clients </w:delText>
        </w:r>
      </w:del>
      <w:r>
        <w:t xml:space="preserve">in continuum ES/SH/TH/RRH/PSH projects </w:t>
      </w:r>
      <w:del w:id="1378"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r>
        <w:rPr>
          <w:u w:val="single"/>
        </w:rPr>
        <w:t>CohortStart</w:t>
      </w:r>
      <w:r>
        <w:t xml:space="preserve"> = [</w:t>
      </w:r>
      <w:r>
        <w:rPr>
          <w:u w:val="single"/>
        </w:rPr>
        <w:t>ReportEnd</w:t>
      </w:r>
      <w:r>
        <w:t xml:space="preserve"> – 3 years] + 1 day</w:t>
      </w:r>
    </w:p>
    <w:p w14:paraId="04F1BDC5" w14:textId="77777777" w:rsidR="00DE2AC2" w:rsidRDefault="00DE2AC2" w:rsidP="00DE2AC2">
      <w:pPr>
        <w:ind w:left="720"/>
      </w:pPr>
      <w:r>
        <w:rPr>
          <w:u w:val="single"/>
        </w:rPr>
        <w:t>CohortEnd</w:t>
      </w:r>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r>
        <w:rPr>
          <w:rFonts w:ascii="Calibri" w:hAnsi="Calibri" w:cs="Calibri"/>
        </w:rPr>
        <w:t>Project.</w:t>
      </w:r>
      <w:r>
        <w:rPr>
          <w:rFonts w:ascii="Calibri" w:hAnsi="Calibri" w:cs="Calibri"/>
          <w:i/>
          <w:iCs/>
        </w:rPr>
        <w:t>OperatingEndDate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p>
    <w:p w14:paraId="6C127C28" w14:textId="77777777" w:rsidR="00DE2AC2" w:rsidRDefault="00DE2AC2" w:rsidP="0030608E">
      <w:pPr>
        <w:pStyle w:val="ListParagraph"/>
        <w:numPr>
          <w:ilvl w:val="0"/>
          <w:numId w:val="39"/>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Pr>
          <w:rFonts w:ascii="Calibri" w:hAnsi="Calibri" w:cs="Calibri"/>
          <w:b/>
          <w:bCs/>
        </w:rPr>
        <w:t>ReportRow</w:t>
      </w:r>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r>
        <w:rPr>
          <w:rFonts w:ascii="Calibri" w:hAnsi="Calibri" w:cs="Calibri"/>
        </w:rPr>
        <w:t>Exit.ExitDate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59)</w:t>
      </w:r>
    </w:p>
    <w:p w14:paraId="6CC7D9DF"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Household Type, Population, and SystemPath</w:t>
      </w:r>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r>
        <w:rPr>
          <w:b/>
          <w:bCs/>
        </w:rPr>
        <w:t>SystemPath</w:t>
      </w:r>
      <w:r>
        <w:t xml:space="preserve"> is always -1.</w:t>
      </w:r>
    </w:p>
    <w:p w14:paraId="03452587" w14:textId="0BC68D8A" w:rsidR="00DE2AC2" w:rsidRDefault="00DE2AC2" w:rsidP="0088191A">
      <w:pPr>
        <w:pStyle w:val="Heading2"/>
      </w:pPr>
      <w:bookmarkStart w:id="1379" w:name="_Toc37849828"/>
      <w:bookmarkStart w:id="1380"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379"/>
      <w:bookmarkEnd w:id="1380"/>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1210A8" w:rsidRDefault="001210A8"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1210A8" w:rsidRDefault="001210A8"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1210A8" w:rsidRDefault="001210A8"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1210A8" w:rsidRDefault="001210A8"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1210A8" w:rsidRDefault="001210A8"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1210A8" w:rsidRDefault="001210A8"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1210A8" w:rsidRDefault="001210A8"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PLEw1PlBQAARyMAAA4AAAAAAAAAAAAAAAAALgIAAGRycy9lMm9Eb2MueG1sUEsBAi0A&#10;FAAGAAgAAAAhALXFoEzdAAAABQEAAA8AAAAAAAAAAAAAAAAAPwgAAGRycy9kb3ducmV2LnhtbFBL&#10;BQYAAAAABAAEAPMAAABJCQAAAAA=&#10;">
                <v:shape id="AutoShape 148" o:spid="_x0000_s16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1210A8" w:rsidRDefault="001210A8" w:rsidP="00506C76">
                        <w:pPr>
                          <w:pStyle w:val="Style3"/>
                        </w:pPr>
                        <w:r>
                          <w:t>lsa_Calculated</w:t>
                        </w:r>
                      </w:p>
                    </w:txbxContent>
                  </v:textbox>
                </v:shape>
                <v:shape id="AutoShape 150" o:spid="_x0000_s16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1210A8" w:rsidRDefault="001210A8" w:rsidP="00DF5517">
                        <w:pPr>
                          <w:pStyle w:val="Style3"/>
                        </w:pPr>
                        <w:r>
                          <w:t>lsa_Report</w:t>
                        </w:r>
                      </w:p>
                    </w:txbxContent>
                  </v:textbox>
                </v:shape>
                <v:group id="Group 152" o:spid="_x0000_s16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1210A8" w:rsidRDefault="001210A8" w:rsidP="00DF5517">
                          <w:pPr>
                            <w:pStyle w:val="Style3"/>
                          </w:pPr>
                          <w:r>
                            <w:t>hmis_Exit</w:t>
                          </w:r>
                        </w:p>
                      </w:txbxContent>
                    </v:textbox>
                  </v:shape>
                  <v:shape id="AutoShape 10" o:spid="_x0000_s16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1210A8" w:rsidRDefault="001210A8" w:rsidP="00DF5517">
                          <w:pPr>
                            <w:pStyle w:val="Style3"/>
                          </w:pPr>
                          <w:proofErr w:type="spellStart"/>
                          <w:r>
                            <w:t>tlsa_HHID</w:t>
                          </w:r>
                          <w:proofErr w:type="spellEnd"/>
                        </w:p>
                      </w:txbxContent>
                    </v:textbox>
                  </v:shape>
                  <v:shape id="AutoShape 13" o:spid="_x0000_s16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1210A8" w:rsidRDefault="001210A8" w:rsidP="00DF5517">
                          <w:pPr>
                            <w:pStyle w:val="Style3"/>
                          </w:pPr>
                          <w:r>
                            <w:t>hmis_Enrollment</w:t>
                          </w:r>
                        </w:p>
                      </w:txbxContent>
                    </v:textbox>
                  </v:shape>
                  <v:shape id="AutoShape 9" o:spid="_x0000_s16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1210A8" w:rsidRDefault="001210A8" w:rsidP="00DF5517">
                          <w:pPr>
                            <w:pStyle w:val="Style3"/>
                          </w:pPr>
                          <w:r>
                            <w:t>hmis_Project</w:t>
                          </w:r>
                        </w:p>
                      </w:txbxContent>
                    </v:textbox>
                  </v:shape>
                  <v:shape id="AutoShape 9" o:spid="_x0000_s16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1210A8" w:rsidRDefault="001210A8"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r w:rsidRPr="00AB2970">
        <w:t>ReportRow, Universe, and ProjectID</w:t>
      </w:r>
    </w:p>
    <w:p w14:paraId="132B75CD" w14:textId="77777777" w:rsidR="00DE2AC2" w:rsidRDefault="00DE2AC2" w:rsidP="00DE2AC2">
      <w:pPr>
        <w:rPr>
          <w:u w:val="single"/>
        </w:rPr>
      </w:pPr>
      <w:r>
        <w:rPr>
          <w:b/>
          <w:bCs/>
        </w:rPr>
        <w:t>ReportRow</w:t>
      </w:r>
      <w:r>
        <w:t xml:space="preserve"> 60 counts enrollments without an </w:t>
      </w:r>
      <w:r>
        <w:rPr>
          <w:i/>
          <w:iCs/>
        </w:rPr>
        <w:t>ExitDate</w:t>
      </w:r>
      <w:r>
        <w:t xml:space="preserve"> in continuum night-by-night ES projects that have no record of a bednight in the 90 days ending on </w:t>
      </w:r>
      <w:r>
        <w:rPr>
          <w:u w:val="single"/>
        </w:rPr>
        <w:t>ReportEnd</w:t>
      </w:r>
      <w:r>
        <w:t>.</w:t>
      </w:r>
    </w:p>
    <w:p w14:paraId="05530527" w14:textId="09B20DB8" w:rsidR="00DE2AC2" w:rsidRDefault="00DE2AC2" w:rsidP="00DE2AC2">
      <w:r>
        <w:rPr>
          <w:b/>
          <w:bCs/>
        </w:rPr>
        <w:lastRenderedPageBreak/>
        <w:t>ReportRow</w:t>
      </w:r>
      <w:r>
        <w:t xml:space="preserve"> 61 counts enrollments with an </w:t>
      </w:r>
      <w:r>
        <w:rPr>
          <w:i/>
          <w:iCs/>
        </w:rPr>
        <w:t>ExitDate</w:t>
      </w:r>
      <w:r>
        <w:t xml:space="preserve"> </w:t>
      </w:r>
      <w:r w:rsidR="0025467F">
        <w:t xml:space="preserve">in continuum night-by-night ES projects </w:t>
      </w:r>
      <w:r>
        <w:t xml:space="preserve">between </w:t>
      </w:r>
      <w:r>
        <w:rPr>
          <w:u w:val="single"/>
        </w:rPr>
        <w:t>CohortStart</w:t>
      </w:r>
      <w:r>
        <w:t xml:space="preserve"> and </w:t>
      </w:r>
      <w:r>
        <w:rPr>
          <w:u w:val="single"/>
        </w:rPr>
        <w:t xml:space="preserve">CohortEnd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r>
        <w:rPr>
          <w:u w:val="single"/>
        </w:rPr>
        <w:t>CohortStart</w:t>
      </w:r>
      <w:r>
        <w:t xml:space="preserve"> = [</w:t>
      </w:r>
      <w:r>
        <w:rPr>
          <w:u w:val="single"/>
        </w:rPr>
        <w:t>ReportEnd</w:t>
      </w:r>
      <w:r>
        <w:t xml:space="preserve"> – 3 years] + 1 day</w:t>
      </w:r>
    </w:p>
    <w:p w14:paraId="7A23C880" w14:textId="77777777" w:rsidR="00DE2AC2" w:rsidRDefault="00DE2AC2" w:rsidP="00DE2AC2">
      <w:pPr>
        <w:ind w:left="720"/>
      </w:pPr>
      <w:r>
        <w:rPr>
          <w:u w:val="single"/>
        </w:rPr>
        <w:t>CohortEnd</w:t>
      </w:r>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 1 and Project.</w:t>
      </w:r>
      <w:r>
        <w:rPr>
          <w:rFonts w:ascii="Calibri" w:hAnsi="Calibri" w:cs="Calibri"/>
          <w:i/>
          <w:iCs/>
        </w:rPr>
        <w:t>TrackingMethod</w:t>
      </w:r>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and </w:t>
      </w:r>
      <w:r>
        <w:rPr>
          <w:rFonts w:ascii="Calibri" w:hAnsi="Calibri" w:cs="Calibri"/>
          <w:b/>
          <w:bCs/>
        </w:rPr>
        <w:t>LastBednight</w:t>
      </w:r>
      <w:r>
        <w:rPr>
          <w:rFonts w:ascii="Calibri" w:hAnsi="Calibri" w:cs="Calibri"/>
        </w:rPr>
        <w:t xml:space="preserve"> &lt;= [CohortEnd – 90 days](</w:t>
      </w:r>
      <w:r>
        <w:rPr>
          <w:rFonts w:ascii="Calibri" w:hAnsi="Calibri" w:cs="Calibri"/>
          <w:b/>
          <w:bCs/>
        </w:rPr>
        <w:t>ReportRow</w:t>
      </w:r>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r>
        <w:rPr>
          <w:rFonts w:ascii="Calibri" w:hAnsi="Calibri" w:cs="Calibri"/>
        </w:rPr>
        <w:t xml:space="preserve"> and </w:t>
      </w:r>
      <w:r>
        <w:rPr>
          <w:rFonts w:ascii="Calibri" w:hAnsi="Calibri" w:cs="Calibri"/>
          <w:b/>
          <w:bCs/>
        </w:rPr>
        <w:t>LastBednight</w:t>
      </w:r>
      <w:r>
        <w:rPr>
          <w:rFonts w:ascii="Calibri" w:hAnsi="Calibri" w:cs="Calibri"/>
        </w:rPr>
        <w:t xml:space="preserve"> &lt;&gt; </w:t>
      </w:r>
      <w:r>
        <w:rPr>
          <w:rFonts w:ascii="Calibri" w:hAnsi="Calibri" w:cs="Calibri"/>
          <w:i/>
          <w:iCs/>
        </w:rPr>
        <w:t>ExitDate</w:t>
      </w:r>
      <w:r>
        <w:rPr>
          <w:rFonts w:ascii="Calibri" w:hAnsi="Calibri" w:cs="Calibri"/>
        </w:rPr>
        <w:t xml:space="preserve"> – 1 day] (</w:t>
      </w:r>
      <w:r>
        <w:rPr>
          <w:rFonts w:ascii="Calibri" w:hAnsi="Calibri" w:cs="Calibri"/>
          <w:b/>
          <w:bCs/>
        </w:rPr>
        <w:t>ReportRow</w:t>
      </w:r>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r w:rsidRPr="00AB2970">
        <w:rPr>
          <w:b/>
        </w:rPr>
        <w:t>LastBednight</w:t>
      </w:r>
      <w:r>
        <w:t xml:space="preserve"> is the most recent bednight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Household Type, Population, and SystemPath</w:t>
      </w:r>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r>
        <w:rPr>
          <w:b/>
          <w:bCs/>
        </w:rPr>
        <w:t>SystemPath</w:t>
      </w:r>
      <w:r>
        <w:t xml:space="preserve"> is always -1.</w:t>
      </w:r>
    </w:p>
    <w:p w14:paraId="6C21ADB4" w14:textId="64C3E1BB" w:rsidR="00D705D2" w:rsidRPr="00000B20" w:rsidRDefault="00D705D2" w:rsidP="0088191A">
      <w:pPr>
        <w:pStyle w:val="Heading2"/>
      </w:pPr>
      <w:bookmarkStart w:id="1381" w:name="_Data_Quality_–"/>
      <w:bookmarkStart w:id="1382" w:name="_Toc37849829"/>
      <w:bookmarkStart w:id="1383" w:name="_Toc38030603"/>
      <w:bookmarkEnd w:id="1381"/>
      <w:r>
        <w:lastRenderedPageBreak/>
        <w:t xml:space="preserve">Data Quality – Get Counts of </w:t>
      </w:r>
      <w:del w:id="1384" w:author="Molly McEvilley" w:date="2020-08-13T05:11:00Z">
        <w:r w:rsidDel="00EB1C9F">
          <w:delText xml:space="preserve">Enrollments </w:delText>
        </w:r>
      </w:del>
      <w:ins w:id="1385" w:author="Molly McEvilley" w:date="2020-08-13T05:11:00Z">
        <w:r w:rsidR="00EB1C9F">
          <w:t xml:space="preserve">Households </w:t>
        </w:r>
      </w:ins>
      <w:r>
        <w:t>with no Enrollment</w:t>
      </w:r>
      <w:del w:id="1386" w:author="Molly McEvilley" w:date="2020-08-13T05:11:00Z">
        <w:r w:rsidDel="00EB1C9F">
          <w:delText xml:space="preserve"> </w:delText>
        </w:r>
      </w:del>
      <w:r>
        <w:t>CoC Record by Project</w:t>
      </w:r>
      <w:bookmarkEnd w:id="1382"/>
      <w:bookmarkEnd w:id="1383"/>
    </w:p>
    <w:p w14:paraId="30E606E8" w14:textId="52E8A7A1" w:rsidR="00EB1C9F" w:rsidRPr="00EF3C8B" w:rsidRDefault="00EF3C8B" w:rsidP="009400D2">
      <w:pPr>
        <w:jc w:val="center"/>
      </w:pPr>
      <w:del w:id="1387"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1210A8" w:rsidRDefault="001210A8"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1210A8" w:rsidRDefault="001210A8"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1210A8" w:rsidRDefault="001210A8"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1210A8" w:rsidRDefault="001210A8"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1210A8" w:rsidRDefault="001210A8"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1210A8" w:rsidRDefault="001210A8"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">
                  <v:shape id="AutoShape 161" o:spid="_x0000_s165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1210A8" w:rsidRDefault="001210A8" w:rsidP="009400D2">
                          <w:pPr>
                            <w:pStyle w:val="Style3"/>
                          </w:pPr>
                          <w:r>
                            <w:t>lsa_Calculated</w:t>
                          </w:r>
                        </w:p>
                      </w:txbxContent>
                    </v:textbox>
                  </v:shape>
                  <v:shape id="AutoShape 163" o:spid="_x0000_s166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6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1210A8" w:rsidRDefault="001210A8" w:rsidP="00EF3C8B">
                          <w:pPr>
                            <w:pStyle w:val="Style3"/>
                          </w:pPr>
                          <w:r>
                            <w:t>lsa_Report</w:t>
                          </w:r>
                        </w:p>
                      </w:txbxContent>
                    </v:textbox>
                  </v:shape>
                  <v:group id="Group 165" o:spid="_x0000_s166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1210A8" w:rsidRDefault="001210A8" w:rsidP="00EF3C8B">
                            <w:pPr>
                              <w:pStyle w:val="Style3"/>
                            </w:pPr>
                            <w:r>
                              <w:t>hmis_Exit</w:t>
                            </w:r>
                          </w:p>
                        </w:txbxContent>
                      </v:textbox>
                    </v:shape>
                    <v:shape id="AutoShape 13" o:spid="_x0000_s166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1210A8" w:rsidRDefault="001210A8" w:rsidP="00EF3C8B">
                            <w:pPr>
                              <w:pStyle w:val="Style3"/>
                            </w:pPr>
                            <w:r>
                              <w:t>hmis_Enrollment</w:t>
                            </w:r>
                          </w:p>
                        </w:txbxContent>
                      </v:textbox>
                    </v:shape>
                    <v:shape id="AutoShape 9" o:spid="_x0000_s166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1210A8" w:rsidRDefault="001210A8" w:rsidP="00EF3C8B">
                            <w:pPr>
                              <w:pStyle w:val="Style3"/>
                            </w:pPr>
                            <w:r>
                              <w:t>hmis_Project</w:t>
                            </w:r>
                          </w:p>
                        </w:txbxContent>
                      </v:textbox>
                    </v:shape>
                    <v:shape id="AutoShape 9" o:spid="_x0000_s166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1210A8" w:rsidRDefault="001210A8" w:rsidP="00EF3C8B">
                            <w:pPr>
                              <w:pStyle w:val="Style3"/>
                            </w:pPr>
                            <w:r>
                              <w:t>hmis_EnrollmentCoC</w:t>
                            </w:r>
                          </w:p>
                        </w:txbxContent>
                      </v:textbox>
                    </v:shape>
                  </v:group>
                  <w10:anchorlock/>
                </v:group>
              </w:pict>
            </mc:Fallback>
          </mc:AlternateContent>
        </w:r>
      </w:del>
      <w:ins w:id="1388"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a:stCxn id="4294967295" idx="1"/>
                            <a:endCxn id="4294967295" idx="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EB1C9F" w:rsidRDefault="00EB1C9F"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a:stCxn id="4294967295" idx="3"/>
                            <a:endCxn id="4294967295" idx="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EB1C9F" w:rsidRDefault="00EB1C9F"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EB1C9F" w:rsidRDefault="00EB1C9F"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EB1C9F" w:rsidRDefault="00EB1C9F"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EB1C9F" w:rsidRDefault="00EB1C9F"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EB1C9F" w:rsidRDefault="00EB1C9F"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">
                  <v:shape id="AutoShape 161" o:spid="_x0000_s167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7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EB1C9F" w:rsidRDefault="00EB1C9F" w:rsidP="00EB1C9F">
                          <w:pPr>
                            <w:pStyle w:val="Style3"/>
                          </w:pPr>
                          <w:r>
                            <w:t>lsa_Calculated</w:t>
                          </w:r>
                        </w:p>
                      </w:txbxContent>
                    </v:textbox>
                  </v:shape>
                  <v:shape id="AutoShape 163" o:spid="_x0000_s167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EB1C9F" w:rsidRDefault="00EB1C9F" w:rsidP="00EB1C9F">
                          <w:pPr>
                            <w:pStyle w:val="Style3"/>
                          </w:pPr>
                          <w:r>
                            <w:t>lsa_Report</w:t>
                          </w:r>
                        </w:p>
                      </w:txbxContent>
                    </v:textbox>
                  </v:shape>
                  <v:shape id="Left Bracket 244" o:spid="_x0000_s167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EB1C9F" w:rsidRDefault="00EB1C9F" w:rsidP="00EB1C9F">
                          <w:pPr>
                            <w:pStyle w:val="Style3"/>
                          </w:pPr>
                          <w:r>
                            <w:t>hmis_Exit</w:t>
                          </w:r>
                        </w:p>
                      </w:txbxContent>
                    </v:textbox>
                  </v:shape>
                  <v:shape id="AutoShape 13" o:spid="_x0000_s167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EB1C9F" w:rsidRDefault="00EB1C9F" w:rsidP="00EB1C9F">
                          <w:pPr>
                            <w:pStyle w:val="Style3"/>
                          </w:pPr>
                          <w:r>
                            <w:t>hmis_Enrollment</w:t>
                          </w:r>
                        </w:p>
                      </w:txbxContent>
                    </v:textbox>
                  </v:shape>
                  <v:shape id="AutoShape 9" o:spid="_x0000_s167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EB1C9F" w:rsidRDefault="00EB1C9F" w:rsidP="00EB1C9F">
                          <w:pPr>
                            <w:pStyle w:val="Style3"/>
                          </w:pPr>
                          <w:r>
                            <w:t>lsa_Project</w:t>
                          </w:r>
                        </w:p>
                      </w:txbxContent>
                    </v:textbox>
                  </v:shape>
                  <v:shape id="AutoShape 9" o:spid="_x0000_s167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EB1C9F" w:rsidRDefault="00EB1C9F"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r w:rsidRPr="00AB2970">
        <w:t>ReportRow</w:t>
      </w:r>
      <w:ins w:id="1389" w:author="Molly McEvilley" w:date="2020-08-11T16:21:00Z">
        <w:r w:rsidR="00EB1C9F">
          <w:t xml:space="preserve"> and Value</w:t>
        </w:r>
      </w:ins>
      <w:del w:id="1390" w:author="Molly McEvilley" w:date="2020-08-11T16:21:00Z">
        <w:r w:rsidRPr="00AB2970" w:rsidDel="00EB1C9F">
          <w:delText>, Universe, and ProjectID</w:delText>
        </w:r>
      </w:del>
    </w:p>
    <w:p w14:paraId="4C396F73" w14:textId="24BB5BD3" w:rsidR="00EB1C9F" w:rsidRDefault="00D705D2" w:rsidP="00D705D2">
      <w:pPr>
        <w:rPr>
          <w:ins w:id="1391" w:author="Molly McEvilley" w:date="2020-08-11T17:45:00Z"/>
        </w:rPr>
      </w:pPr>
      <w:r>
        <w:rPr>
          <w:b/>
          <w:bCs/>
        </w:rPr>
        <w:t>ReportRow</w:t>
      </w:r>
      <w:r>
        <w:t xml:space="preserve"> 62 counts</w:t>
      </w:r>
      <w:ins w:id="1392" w:author="Molly McEvilley" w:date="2020-08-11T14:56:00Z">
        <w:r w:rsidR="00EB1C9F">
          <w:t xml:space="preserve"> households </w:t>
        </w:r>
      </w:ins>
      <w:ins w:id="1393" w:author="Molly McEvilley" w:date="2020-08-11T16:05:00Z">
        <w:r w:rsidR="00EB1C9F">
          <w:t xml:space="preserve">that are active in </w:t>
        </w:r>
      </w:ins>
      <w:ins w:id="1394" w:author="Molly McEvilley" w:date="2020-08-11T16:13:00Z">
        <w:r w:rsidR="00EB1C9F">
          <w:t xml:space="preserve">a continuum </w:t>
        </w:r>
      </w:ins>
      <w:ins w:id="1395" w:author="Molly McEvilley" w:date="2020-08-11T16:15:00Z">
        <w:r w:rsidR="00EB1C9F">
          <w:t>ES/SH/TH</w:t>
        </w:r>
      </w:ins>
      <w:ins w:id="1396" w:author="Molly McEvilley" w:date="2020-08-11T16:16:00Z">
        <w:r w:rsidR="00EB1C9F">
          <w:t xml:space="preserve">/RRH/PSH </w:t>
        </w:r>
      </w:ins>
      <w:ins w:id="1397" w:author="Molly McEvilley" w:date="2020-08-11T16:13:00Z">
        <w:r w:rsidR="00EB1C9F">
          <w:t xml:space="preserve">project during </w:t>
        </w:r>
      </w:ins>
      <w:ins w:id="1398" w:author="Molly McEvilley" w:date="2020-08-11T16:05:00Z">
        <w:r w:rsidR="00EB1C9F">
          <w:t>the report period</w:t>
        </w:r>
      </w:ins>
      <w:ins w:id="1399" w:author="Molly McEvilley" w:date="2020-08-11T16:16:00Z">
        <w:r w:rsidR="00EB1C9F">
          <w:t xml:space="preserve"> </w:t>
        </w:r>
      </w:ins>
      <w:ins w:id="1400" w:author="Molly McEvilley" w:date="2020-08-11T16:17:00Z">
        <w:r w:rsidR="00EB1C9F">
          <w:t>and whose enrollment(s)</w:t>
        </w:r>
      </w:ins>
      <w:ins w:id="1401" w:author="Molly McEvilley" w:date="2020-08-11T16:05:00Z">
        <w:r w:rsidR="00EB1C9F">
          <w:t xml:space="preserve"> </w:t>
        </w:r>
      </w:ins>
      <w:ins w:id="1402" w:author="Molly McEvilley" w:date="2020-08-11T14:56:00Z">
        <w:r w:rsidR="00EB1C9F">
          <w:t>are not associated with any CoC</w:t>
        </w:r>
      </w:ins>
      <w:ins w:id="1403" w:author="Molly McEvilley" w:date="2020-08-11T16:21:00Z">
        <w:r w:rsidR="00EB1C9F">
          <w:t xml:space="preserve">. </w:t>
        </w:r>
      </w:ins>
    </w:p>
    <w:p w14:paraId="3A6A89C4" w14:textId="47C8BB1F" w:rsidR="00D705D2" w:rsidRDefault="00D705D2" w:rsidP="00D705D2">
      <w:pPr>
        <w:rPr>
          <w:ins w:id="1404" w:author="Molly McEvilley" w:date="2020-08-11T16:11:00Z"/>
        </w:rPr>
      </w:pPr>
      <w:del w:id="1405" w:author="Molly McEvilley" w:date="2020-08-11T14:57:00Z">
        <w:r w:rsidDel="00EB1C9F">
          <w:delText xml:space="preserve"> </w:delText>
        </w:r>
      </w:del>
      <w:del w:id="1406" w:author="Molly McEvilley" w:date="2020-08-11T16:12:00Z">
        <w:r w:rsidDel="00EB1C9F">
          <w:rPr>
            <w:i/>
            <w:iCs/>
          </w:rPr>
          <w:delText>HouseholdID</w:delText>
        </w:r>
        <w:r w:rsidDel="00EB1C9F">
          <w:delText xml:space="preserve">s </w:delText>
        </w:r>
      </w:del>
      <w:del w:id="1407" w:author="Molly McEvilley" w:date="2020-08-11T16:10:00Z">
        <w:r w:rsidDel="00EB1C9F">
          <w:delText xml:space="preserve">in continuum ES/SH/TH/RRH/PSH projects without </w:delText>
        </w:r>
      </w:del>
      <w:del w:id="1408" w:author="Molly McEvilley" w:date="2020-08-11T14:55:00Z">
        <w:r w:rsidDel="00EB1C9F">
          <w:delText xml:space="preserve">a </w:delText>
        </w:r>
      </w:del>
      <w:del w:id="1409" w:author="Molly McEvilley" w:date="2020-08-11T14:57:00Z">
        <w:r w:rsidDel="00EB1C9F">
          <w:delText xml:space="preserve">valid </w:delText>
        </w:r>
      </w:del>
      <w:del w:id="1410" w:author="Molly McEvilley" w:date="2020-08-11T16:10:00Z">
        <w:r w:rsidDel="00EB1C9F">
          <w:rPr>
            <w:i/>
            <w:iCs/>
          </w:rPr>
          <w:delText>EnrollmentCoC</w:delText>
        </w:r>
      </w:del>
      <w:del w:id="1411" w:author="Molly McEvilley" w:date="2020-08-11T14:50:00Z">
        <w:r w:rsidR="004873DC" w:rsidDel="00EB1C9F">
          <w:delText xml:space="preserve">. </w:delText>
        </w:r>
      </w:del>
    </w:p>
    <w:p w14:paraId="75764086" w14:textId="77777777" w:rsidR="00EB1C9F" w:rsidRDefault="00EB1C9F" w:rsidP="00EB1C9F">
      <w:pPr>
        <w:rPr>
          <w:ins w:id="1412" w:author="Molly McEvilley" w:date="2020-08-11T16:11:00Z"/>
        </w:rPr>
      </w:pPr>
      <w:ins w:id="1413"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1414" w:author="Molly McEvilley" w:date="2020-08-11T16:31:00Z"/>
          <w:rFonts w:ascii="Calibri" w:hAnsi="Calibri" w:cs="Calibri"/>
        </w:rPr>
      </w:pPr>
      <w:ins w:id="1415" w:author="Molly McEvilley" w:date="2020-08-11T16:11:00Z">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1416" w:author="Molly McEvilley" w:date="2020-08-11T16:31:00Z">
        <w:r>
          <w:rPr>
            <w:rFonts w:ascii="Calibri" w:hAnsi="Calibri" w:cs="Calibri"/>
          </w:rPr>
          <w:t>; and</w:t>
        </w:r>
      </w:ins>
    </w:p>
    <w:p w14:paraId="77C0530A" w14:textId="72AC722C" w:rsidR="00EB1C9F" w:rsidRPr="00EB1C9F" w:rsidRDefault="00EB1C9F" w:rsidP="00EB1C9F">
      <w:pPr>
        <w:pStyle w:val="ListParagraph"/>
        <w:numPr>
          <w:ilvl w:val="0"/>
          <w:numId w:val="39"/>
        </w:numPr>
        <w:rPr>
          <w:ins w:id="1417" w:author="Molly McEvilley" w:date="2020-08-11T16:11:00Z"/>
          <w:rFonts w:ascii="Calibri" w:hAnsi="Calibri" w:cs="Calibri"/>
          <w:u w:val="single"/>
        </w:rPr>
      </w:pPr>
      <w:ins w:id="1418" w:author="Molly McEvilley" w:date="2020-08-11T16:31:00Z">
        <w:r>
          <w:rPr>
            <w:rFonts w:ascii="Calibri" w:hAnsi="Calibri" w:cs="Calibri"/>
            <w:i/>
            <w:iCs/>
          </w:rPr>
          <w:t xml:space="preserve">DateDeleted </w:t>
        </w:r>
        <w:r w:rsidRPr="001F2BDF">
          <w:rPr>
            <w:rFonts w:ascii="Calibri" w:hAnsi="Calibri" w:cs="Calibri"/>
          </w:rPr>
          <w:t>is NUL</w:t>
        </w:r>
        <w:r>
          <w:rPr>
            <w:rFonts w:ascii="Calibri" w:hAnsi="Calibri" w:cs="Calibri"/>
          </w:rPr>
          <w:t>L; and</w:t>
        </w:r>
      </w:ins>
    </w:p>
    <w:p w14:paraId="2690D06F" w14:textId="460A8EC3" w:rsidR="00EB1C9F" w:rsidRDefault="00EB1C9F" w:rsidP="00EB1C9F">
      <w:pPr>
        <w:pStyle w:val="ListParagraph"/>
        <w:numPr>
          <w:ilvl w:val="0"/>
          <w:numId w:val="39"/>
        </w:numPr>
        <w:rPr>
          <w:ins w:id="1419" w:author="Molly McEvilley" w:date="2020-08-11T16:11:00Z"/>
          <w:rFonts w:ascii="Calibri" w:hAnsi="Calibri" w:cs="Calibri"/>
        </w:rPr>
      </w:pPr>
      <w:ins w:id="1420" w:author="Molly McEvilley" w:date="2020-08-11T16:11:00Z">
        <w:r>
          <w:rPr>
            <w:rFonts w:ascii="Calibri" w:hAnsi="Calibri" w:cs="Calibri"/>
            <w:i/>
            <w:iCs/>
          </w:rPr>
          <w:t>EntryDate</w:t>
        </w:r>
        <w:r>
          <w:rPr>
            <w:rFonts w:ascii="Calibri" w:hAnsi="Calibri" w:cs="Calibri"/>
          </w:rPr>
          <w:t xml:space="preserve"> &lt;= </w:t>
        </w:r>
      </w:ins>
      <w:ins w:id="1421" w:author="Molly McEvilley" w:date="2020-03-30T05:05:00Z">
        <w:r w:rsidRPr="00EB1C9F">
          <w:rPr>
            <w:rFonts w:ascii="Calibri" w:hAnsi="Calibri"/>
            <w:u w:val="single"/>
          </w:rPr>
          <w:t>ReportEnd</w:t>
        </w:r>
      </w:ins>
      <w:ins w:id="1422"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1423" w:author="Molly McEvilley" w:date="2020-08-11T16:11:00Z"/>
          <w:rFonts w:ascii="Calibri" w:hAnsi="Calibri" w:cs="Calibri"/>
          <w:u w:val="single"/>
        </w:rPr>
      </w:pPr>
      <w:ins w:id="1424" w:author="Molly McEvilley" w:date="2020-08-11T16:31:00Z">
        <w:r>
          <w:rPr>
            <w:rFonts w:ascii="Calibri" w:hAnsi="Calibri" w:cs="Calibri"/>
          </w:rPr>
          <w:t>hmis_</w:t>
        </w:r>
      </w:ins>
      <w:ins w:id="1425" w:author="Molly McEvilley" w:date="2020-08-11T16:11:00Z">
        <w:r>
          <w:rPr>
            <w:rFonts w:ascii="Calibri" w:hAnsi="Calibri" w:cs="Calibri"/>
          </w:rPr>
          <w:t>Exit.</w:t>
        </w:r>
        <w:r>
          <w:rPr>
            <w:rFonts w:ascii="Calibri" w:hAnsi="Calibri" w:cs="Calibri"/>
            <w:i/>
            <w:iCs/>
          </w:rPr>
          <w:t>ExitDate</w:t>
        </w:r>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1426" w:author="Molly McEvilley" w:date="2020-08-11T16:11:00Z"/>
          <w:rFonts w:ascii="Calibri" w:hAnsi="Calibri" w:cs="Calibri"/>
          <w:u w:val="single"/>
        </w:rPr>
      </w:pPr>
      <w:ins w:id="1427" w:author="Molly McEvilley" w:date="2020-08-11T16:11:00Z">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1428" w:author="Molly McEvilley" w:date="2020-08-11T16:11:00Z"/>
          <w:rFonts w:ascii="Calibri" w:hAnsi="Calibri" w:cs="Calibri"/>
          <w:u w:val="single"/>
        </w:rPr>
      </w:pPr>
      <w:ins w:id="1429" w:author="Molly McEvilley" w:date="2020-08-11T16:11:00Z">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ins>
    </w:p>
    <w:p w14:paraId="08989EFC" w14:textId="5C145C76" w:rsidR="00EB1C9F" w:rsidRPr="00EB1C9F" w:rsidRDefault="00EB1C9F" w:rsidP="00EB1C9F">
      <w:pPr>
        <w:pStyle w:val="ListParagraph"/>
        <w:numPr>
          <w:ilvl w:val="0"/>
          <w:numId w:val="39"/>
        </w:numPr>
        <w:rPr>
          <w:ins w:id="1430" w:author="Molly McEvilley" w:date="2020-08-11T16:19:00Z"/>
          <w:rFonts w:ascii="Calibri" w:hAnsi="Calibri" w:cs="Calibri"/>
          <w:u w:val="single"/>
        </w:rPr>
      </w:pPr>
      <w:ins w:id="1431" w:author="Molly McEvilley" w:date="2020-08-11T16:11:00Z">
        <w:r>
          <w:rPr>
            <w:rFonts w:ascii="Calibri" w:hAnsi="Calibri" w:cs="Calibri"/>
          </w:rPr>
          <w:t xml:space="preserve">There is no </w:t>
        </w:r>
      </w:ins>
      <w:ins w:id="1432" w:author="Molly McEvilley" w:date="2020-08-13T05:07:00Z">
        <w:r>
          <w:rPr>
            <w:rFonts w:ascii="Calibri" w:hAnsi="Calibri" w:cs="Calibri"/>
          </w:rPr>
          <w:t>hmis_</w:t>
        </w:r>
      </w:ins>
      <w:ins w:id="1433" w:author="Molly McEvilley" w:date="2020-08-11T16:11:00Z">
        <w:r>
          <w:rPr>
            <w:rFonts w:ascii="Calibri" w:hAnsi="Calibri" w:cs="Calibri"/>
          </w:rPr>
          <w:t xml:space="preserve">EnrollmentCoC record </w:t>
        </w:r>
      </w:ins>
      <w:ins w:id="1434"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1435" w:author="Molly McEvilley" w:date="2020-08-11T16:19:00Z"/>
          <w:rFonts w:ascii="Calibri" w:hAnsi="Calibri" w:cs="Calibri"/>
          <w:u w:val="single"/>
        </w:rPr>
      </w:pPr>
      <w:ins w:id="1436" w:author="Molly McEvilley" w:date="2020-08-11T16:19:00Z">
        <w:r w:rsidRPr="00EB1C9F">
          <w:rPr>
            <w:rFonts w:ascii="Calibri" w:hAnsi="Calibri" w:cs="Calibri"/>
            <w:i/>
            <w:iCs/>
          </w:rPr>
          <w:t>CoCCode</w:t>
        </w:r>
        <w:r>
          <w:rPr>
            <w:rFonts w:ascii="Calibri" w:hAnsi="Calibri" w:cs="Calibri"/>
          </w:rPr>
          <w:t xml:space="preserve"> is not NULL</w:t>
        </w:r>
      </w:ins>
      <w:ins w:id="1437"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1438" w:author="Molly McEvilley" w:date="2020-08-11T16:20:00Z"/>
          <w:rFonts w:ascii="Calibri" w:hAnsi="Calibri" w:cs="Calibri"/>
          <w:u w:val="single"/>
        </w:rPr>
      </w:pPr>
      <w:ins w:id="1439" w:author="Molly McEvilley" w:date="2020-08-11T16:19:00Z">
        <w:r w:rsidRPr="00EB1C9F">
          <w:rPr>
            <w:rFonts w:ascii="Calibri" w:hAnsi="Calibri" w:cs="Calibri"/>
            <w:i/>
            <w:iCs/>
          </w:rPr>
          <w:t>HouseholdID</w:t>
        </w:r>
        <w:r>
          <w:rPr>
            <w:rFonts w:ascii="Calibri" w:hAnsi="Calibri" w:cs="Calibri"/>
          </w:rPr>
          <w:t xml:space="preserve"> = hmis_Enrollment.</w:t>
        </w:r>
        <w:r w:rsidRPr="00EB1C9F">
          <w:rPr>
            <w:rFonts w:ascii="Calibri" w:hAnsi="Calibri" w:cs="Calibri"/>
            <w:i/>
            <w:iCs/>
          </w:rPr>
          <w:t>HouseholdID</w:t>
        </w:r>
        <w:r>
          <w:rPr>
            <w:rFonts w:ascii="Calibri" w:hAnsi="Calibri" w:cs="Calibri"/>
          </w:rPr>
          <w:t xml:space="preserve">; </w:t>
        </w:r>
      </w:ins>
      <w:ins w:id="1440"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1441" w:author="Molly McEvilley" w:date="2020-08-11T16:30:00Z"/>
          <w:rFonts w:ascii="Calibri" w:hAnsi="Calibri" w:cs="Calibri"/>
          <w:u w:val="single"/>
        </w:rPr>
      </w:pPr>
      <w:ins w:id="1442"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1426C87D" w14:textId="294B4B7E" w:rsidR="00EB1C9F" w:rsidRDefault="00EB1C9F" w:rsidP="00EB1C9F">
      <w:pPr>
        <w:pStyle w:val="ListParagraph"/>
        <w:numPr>
          <w:ilvl w:val="1"/>
          <w:numId w:val="39"/>
        </w:numPr>
        <w:rPr>
          <w:ins w:id="1443" w:author="Molly McEvilley" w:date="2020-08-11T16:11:00Z"/>
          <w:rFonts w:ascii="Calibri" w:hAnsi="Calibri" w:cs="Calibri"/>
          <w:u w:val="single"/>
        </w:rPr>
      </w:pPr>
      <w:ins w:id="1444" w:author="Molly McEvilley" w:date="2020-08-11T16:30:00Z">
        <w:r>
          <w:rPr>
            <w:rFonts w:ascii="Calibri" w:hAnsi="Calibri" w:cs="Calibri"/>
            <w:i/>
            <w:iCs/>
          </w:rPr>
          <w:t xml:space="preserve">DateDeleted </w:t>
        </w:r>
        <w:r w:rsidRPr="00EB1C9F">
          <w:rPr>
            <w:rFonts w:ascii="Calibri" w:hAnsi="Calibri" w:cs="Calibri"/>
          </w:rPr>
          <w:t>is NULL</w:t>
        </w:r>
      </w:ins>
    </w:p>
    <w:p w14:paraId="0586F2FB" w14:textId="0E7CEAD0" w:rsidR="00EB1C9F" w:rsidRDefault="00EB1C9F" w:rsidP="00EB1C9F">
      <w:pPr>
        <w:pStyle w:val="Heading3"/>
        <w:rPr>
          <w:ins w:id="1445" w:author="Molly McEvilley" w:date="2020-08-11T16:14:00Z"/>
        </w:rPr>
      </w:pPr>
      <w:ins w:id="1446"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430FB921" w:rsidR="00D705D2" w:rsidRDefault="00D705D2" w:rsidP="00D705D2">
      <w:r>
        <w:t xml:space="preserve">These counts are grouped by </w:t>
      </w:r>
      <w:r w:rsidRPr="00EB1C9F">
        <w:rPr>
          <w:b/>
          <w:bCs/>
        </w:rPr>
        <w:t>ProjectID</w:t>
      </w:r>
      <w:r>
        <w:t xml:space="preserve">; they are limited to </w:t>
      </w:r>
      <w:r w:rsidRPr="00EB1C9F">
        <w:rPr>
          <w:b/>
          <w:bCs/>
        </w:rPr>
        <w:t>ProjectID</w:t>
      </w:r>
      <w:r>
        <w:t xml:space="preserve">s </w:t>
      </w:r>
      <w:del w:id="1447" w:author="Molly McEvilley" w:date="2020-08-11T15:08:00Z">
        <w:r w:rsidDel="00EB1C9F">
          <w:delText xml:space="preserve">listed </w:delText>
        </w:r>
      </w:del>
      <w:ins w:id="1448" w:author="Molly McEvilley" w:date="2020-08-11T15:08:00Z">
        <w:r w:rsidR="00EB1C9F">
          <w:t xml:space="preserve">included </w:t>
        </w:r>
      </w:ins>
      <w:r>
        <w:t xml:space="preserve">in </w:t>
      </w:r>
      <w:ins w:id="1449" w:author="Molly McEvilley" w:date="2020-08-11T15:08:00Z">
        <w:r w:rsidR="00EB1C9F">
          <w:t xml:space="preserve">lsa_Project / </w:t>
        </w:r>
      </w:ins>
      <w:r>
        <w:t>Project.csv</w:t>
      </w:r>
      <w:r w:rsidR="004873DC">
        <w:t xml:space="preserve">. </w:t>
      </w:r>
    </w:p>
    <w:p w14:paraId="4B6C524C" w14:textId="77777777" w:rsidR="00D705D2" w:rsidRDefault="00D705D2" w:rsidP="0088191A">
      <w:pPr>
        <w:pStyle w:val="Heading3"/>
      </w:pPr>
      <w:r w:rsidRPr="00AB2970">
        <w:lastRenderedPageBreak/>
        <w:t>Cohort</w:t>
      </w:r>
    </w:p>
    <w:p w14:paraId="1581892A" w14:textId="77777777" w:rsidR="00EB1C9F" w:rsidRDefault="00D705D2" w:rsidP="00EB1C9F">
      <w:pPr>
        <w:rPr>
          <w:ins w:id="1450" w:author="Molly McEvilley" w:date="2020-08-11T16:23:00Z"/>
        </w:rPr>
      </w:pPr>
      <w:r>
        <w:rPr>
          <w:b/>
          <w:bCs/>
        </w:rPr>
        <w:t>Cohort</w:t>
      </w:r>
      <w:r>
        <w:t xml:space="preserve"> = 1 for these counts – they are limited to household enrollments active in the report period</w:t>
      </w:r>
      <w:ins w:id="1451" w:author="Molly McEvilley" w:date="2020-08-11T16:23:00Z">
        <w:r w:rsidR="00EB1C9F">
          <w:t>.</w:t>
        </w:r>
      </w:ins>
    </w:p>
    <w:p w14:paraId="159DFB2A" w14:textId="07EA31B6" w:rsidR="00D705D2" w:rsidDel="00EB1C9F" w:rsidRDefault="00EB1C9F" w:rsidP="00EB1C9F">
      <w:pPr>
        <w:rPr>
          <w:del w:id="1452" w:author="Molly McEvilley" w:date="2020-08-11T15:27:00Z"/>
        </w:rPr>
      </w:pPr>
      <w:ins w:id="1453" w:author="Molly McEvilley" w:date="2020-08-11T16:23:00Z">
        <w:r>
          <w:t>In this case, the cohort</w:t>
        </w:r>
      </w:ins>
      <w:ins w:id="1454" w:author="Molly McEvilley" w:date="2020-08-11T16:26:00Z">
        <w:r>
          <w:t xml:space="preserve"> only indicate</w:t>
        </w:r>
      </w:ins>
      <w:ins w:id="1455" w:author="Molly McEvilley" w:date="2020-08-11T16:24:00Z">
        <w:r>
          <w:t xml:space="preserve">s only that the household was active during the report period.  The counts </w:t>
        </w:r>
      </w:ins>
      <w:del w:id="1456" w:author="Molly McEvilley" w:date="2020-08-11T14:51:00Z">
        <w:r w:rsidR="004873DC" w:rsidDel="00EB1C9F">
          <w:delText xml:space="preserve">. </w:delText>
        </w:r>
        <w:r w:rsidR="00D705D2" w:rsidDel="00EB1C9F">
          <w:delText xml:space="preserve">However, </w:delText>
        </w:r>
      </w:del>
      <w:del w:id="1457"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ins w:id="1458" w:author="Molly McEvilley" w:date="2020-08-11T16:27:00Z">
        <w:r>
          <w:t xml:space="preserve">tlsa_HHID or </w:t>
        </w:r>
      </w:ins>
      <w:r w:rsidR="003C4035">
        <w:t>tlsa</w:t>
      </w:r>
      <w:r w:rsidR="00D705D2">
        <w:t xml:space="preserve">_Enrollment </w:t>
      </w:r>
      <w:ins w:id="1459" w:author="Molly McEvilley" w:date="2020-08-11T16:28:00Z">
        <w:r>
          <w:t xml:space="preserve">and none of the criteria associated with identifying active households and enrollments in other sections </w:t>
        </w:r>
      </w:ins>
      <w:ins w:id="1460" w:author="Molly McEvilley" w:date="2020-08-11T16:29:00Z">
        <w:r>
          <w:t xml:space="preserve">apply – e.g., the count of records where </w:t>
        </w:r>
        <w:r w:rsidRPr="00EB1C9F">
          <w:rPr>
            <w:i/>
            <w:iCs/>
          </w:rPr>
          <w:t>RelationshipToHoH</w:t>
        </w:r>
        <w:r>
          <w:t xml:space="preserve"> = 1 is irrelevant</w:t>
        </w:r>
      </w:ins>
      <w:ins w:id="1461" w:author="Molly McEvilley" w:date="2020-08-13T05:06:00Z">
        <w:r>
          <w:t>.</w:t>
        </w:r>
      </w:ins>
      <w:ins w:id="1462" w:author="Molly McEvilley" w:date="2020-08-11T16:29:00Z">
        <w:r>
          <w:t xml:space="preserve"> </w:t>
        </w:r>
      </w:ins>
      <w:del w:id="1463" w:author="Molly McEvilley" w:date="2020-08-11T16:28:00Z">
        <w:r w:rsidR="00D705D2" w:rsidDel="00EB1C9F">
          <w:delText xml:space="preserve">– </w:delText>
        </w:r>
      </w:del>
      <w:ins w:id="1464" w:author="Molly McEvilley" w:date="2020-08-11T16:25:00Z">
        <w:r>
          <w:t>o</w:t>
        </w:r>
      </w:ins>
      <w:del w:id="1465" w:author="Molly McEvilley" w:date="2020-08-11T15:07:00Z">
        <w:r w:rsidR="00D705D2" w:rsidDel="00EB1C9F">
          <w:delText xml:space="preserve">they are counting enrollments that may have been excluded from the LSA erroneously because of missing </w:delText>
        </w:r>
      </w:del>
      <w:del w:id="1466" w:author="Molly McEvilley" w:date="2020-08-11T16:17:00Z">
        <w:r w:rsidR="00D705D2" w:rsidDel="00EB1C9F">
          <w:rPr>
            <w:i/>
            <w:iCs/>
          </w:rPr>
          <w:delText>3.16 Client Location</w:delText>
        </w:r>
        <w:r w:rsidR="00D705D2" w:rsidDel="00EB1C9F">
          <w:delText xml:space="preserve"> </w:delText>
        </w:r>
      </w:del>
      <w:del w:id="1467" w:author="Molly McEvilley" w:date="2020-08-11T15:07:00Z">
        <w:r w:rsidR="00D705D2" w:rsidDel="00EB1C9F">
          <w:delText>data</w:delText>
        </w:r>
        <w:r w:rsidR="004873DC" w:rsidDel="00EB1C9F">
          <w:delText xml:space="preserve">. </w:delText>
        </w:r>
      </w:del>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444DBCB3" w:rsidR="00D705D2" w:rsidDel="00EB1C9F" w:rsidRDefault="00D705D2" w:rsidP="00D705D2">
      <w:pPr>
        <w:rPr>
          <w:del w:id="1468" w:author="Molly McEvilley" w:date="2020-08-11T16:11:00Z"/>
        </w:rPr>
      </w:pPr>
      <w:del w:id="1469"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1470" w:author="Molly McEvilley" w:date="2020-08-11T16:11:00Z"/>
          <w:rFonts w:ascii="Calibri" w:hAnsi="Calibri" w:cs="Calibri"/>
        </w:rPr>
      </w:pPr>
      <w:del w:id="1471"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1472" w:author="Molly McEvilley" w:date="2020-08-11T16:11:00Z"/>
          <w:rFonts w:ascii="Calibri" w:hAnsi="Calibri" w:cs="Calibri"/>
        </w:rPr>
      </w:pPr>
      <w:del w:id="1473"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1474" w:author="Molly McEvilley" w:date="2020-08-11T16:11:00Z"/>
          <w:rFonts w:ascii="Calibri" w:hAnsi="Calibri" w:cs="Calibri"/>
          <w:u w:val="single"/>
        </w:rPr>
      </w:pPr>
      <w:del w:id="1475"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1476" w:author="Molly McEvilley" w:date="2020-08-11T16:11:00Z"/>
          <w:rFonts w:ascii="Calibri" w:hAnsi="Calibri" w:cs="Calibri"/>
          <w:u w:val="single"/>
        </w:rPr>
      </w:pPr>
      <w:del w:id="1477"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1478" w:author="Molly McEvilley" w:date="2020-08-11T16:11:00Z"/>
          <w:rFonts w:ascii="Calibri" w:hAnsi="Calibri" w:cs="Calibri"/>
          <w:u w:val="single"/>
        </w:rPr>
      </w:pPr>
      <w:del w:id="1479"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1480" w:author="Molly McEvilley" w:date="2020-08-11T16:11:00Z"/>
          <w:rFonts w:ascii="Calibri" w:hAnsi="Calibri" w:cs="Calibri"/>
          <w:u w:val="single"/>
        </w:rPr>
      </w:pPr>
      <w:del w:id="1481"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1482"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6F1E4BE9" w14:textId="77777777" w:rsidR="00D705D2" w:rsidRPr="00AB2970" w:rsidRDefault="00D705D2" w:rsidP="0088191A">
      <w:pPr>
        <w:pStyle w:val="Heading3"/>
      </w:pPr>
      <w:r w:rsidRPr="00AB2970">
        <w:t>Population and SystemPath</w:t>
      </w:r>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r>
        <w:rPr>
          <w:b/>
          <w:bCs/>
        </w:rPr>
        <w:t>SystemPath</w:t>
      </w:r>
      <w:r>
        <w:t xml:space="preserve"> is always -1.</w:t>
      </w:r>
    </w:p>
    <w:p w14:paraId="4B385E16" w14:textId="77777777" w:rsidR="007C0D7B" w:rsidRDefault="007C0D7B" w:rsidP="007C0D7B">
      <w:pPr>
        <w:pStyle w:val="Heading2"/>
      </w:pPr>
      <w:bookmarkStart w:id="1483" w:name="_HMIS_Business_Logic:"/>
      <w:bookmarkStart w:id="1484" w:name="_Toc37849830"/>
      <w:bookmarkStart w:id="1485" w:name="_Toc38030604"/>
      <w:bookmarkEnd w:id="1483"/>
      <w:r>
        <w:t>LSACalculated</w:t>
      </w:r>
      <w:bookmarkEnd w:id="1484"/>
      <w:bookmarkEnd w:id="1485"/>
    </w:p>
    <w:p w14:paraId="4C7E45C3" w14:textId="46EDA2FE"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486" w:name="_HMIS_Business_Logic:_4"/>
    <w:bookmarkStart w:id="1487" w:name="_Toc37849831"/>
    <w:bookmarkStart w:id="1488" w:name="_Toc38030605"/>
    <w:bookmarkEnd w:id="1486"/>
    <w:p w14:paraId="1EDCFB18" w14:textId="786F3DA3" w:rsidR="00F25CD0" w:rsidRDefault="00E5008A" w:rsidP="0088191A">
      <w:pPr>
        <w:pStyle w:val="Heading1"/>
      </w:pPr>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1210A8" w:rsidRPr="00923BE2" w:rsidRDefault="001210A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80"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Bi0h&#10;+0cCAACOBAAADgAAAAAAAAAAAAAAAAAuAgAAZHJzL2Uyb0RvYy54bWxQSwECLQAUAAYACAAAACEA&#10;FBhtueEAAAAJAQAADwAAAAAAAAAAAAAAAAChBAAAZHJzL2Rvd25yZXYueG1sUEsFBgAAAAAEAAQA&#10;8wAAAK8FAAAAAA==&#10;" filled="f" strokeweight=".5pt">
                <v:textbox>
                  <w:txbxContent>
                    <w:p w14:paraId="4BC6A60C" w14:textId="7A8D413D" w:rsidR="001210A8" w:rsidRPr="00923BE2" w:rsidRDefault="001210A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ReportDate</w:t>
      </w:r>
      <w:bookmarkEnd w:id="1487"/>
      <w:bookmarkEnd w:id="1488"/>
    </w:p>
    <w:p w14:paraId="408EA906" w14:textId="61AFB04E" w:rsidR="007242D3" w:rsidRDefault="007242D3" w:rsidP="007242D3">
      <w:pPr>
        <w:pStyle w:val="Heading2"/>
      </w:pPr>
      <w:bookmarkStart w:id="1489" w:name="_Toc37849832"/>
      <w:bookmarkStart w:id="1490" w:name="_Toc38030606"/>
      <w:r>
        <w:t>Get HMIS Enrollments Active in the Three-Year Data Quality Report Period</w:t>
      </w:r>
      <w:bookmarkEnd w:id="1489"/>
      <w:bookmarkEnd w:id="1490"/>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1210A8" w:rsidRDefault="001210A8"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1210A8" w:rsidRDefault="001210A8"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1210A8" w:rsidRDefault="001210A8"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1210A8" w:rsidRDefault="001210A8"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1210A8" w:rsidRDefault="001210A8"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1210A8" w:rsidRDefault="001210A8"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1210A8" w:rsidRDefault="001210A8"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8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">
                <v:shape id="Left Bracket 4" o:spid="_x0000_s168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1210A8" w:rsidRDefault="001210A8" w:rsidP="00BC0469">
                        <w:pPr>
                          <w:pStyle w:val="Style3"/>
                        </w:pPr>
                        <w:proofErr w:type="spellStart"/>
                        <w:r>
                          <w:t>dq_Enrollment</w:t>
                        </w:r>
                        <w:proofErr w:type="spellEnd"/>
                      </w:p>
                    </w:txbxContent>
                  </v:textbox>
                </v:shape>
                <v:shape id="AutoShape 9" o:spid="_x0000_s168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1210A8" w:rsidRDefault="001210A8" w:rsidP="00BC0469">
                        <w:pPr>
                          <w:pStyle w:val="Style3"/>
                        </w:pPr>
                        <w:r>
                          <w:t>hmis_Exit</w:t>
                        </w:r>
                      </w:p>
                    </w:txbxContent>
                  </v:textbox>
                </v:shape>
                <v:shape id="AutoShape 10" o:spid="_x0000_s168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1210A8" w:rsidRDefault="001210A8" w:rsidP="00BC0469">
                        <w:pPr>
                          <w:pStyle w:val="Style3"/>
                        </w:pPr>
                        <w:r>
                          <w:t>hmis_EnrollmentCoC</w:t>
                        </w:r>
                      </w:p>
                    </w:txbxContent>
                  </v:textbox>
                </v:shape>
                <v:shape id="AutoShape 11" o:spid="_x0000_s168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1210A8" w:rsidRDefault="001210A8" w:rsidP="00BC0469">
                        <w:pPr>
                          <w:pStyle w:val="Style3"/>
                        </w:pPr>
                        <w:r>
                          <w:t>hmis_Enrollment</w:t>
                        </w:r>
                      </w:p>
                    </w:txbxContent>
                  </v:textbox>
                </v:shape>
                <v:shape id="AutoShape 12" o:spid="_x0000_s169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1210A8" w:rsidRDefault="001210A8" w:rsidP="00BC0469">
                        <w:pPr>
                          <w:pStyle w:val="Style3"/>
                        </w:pPr>
                        <w:r>
                          <w:t>hmis_Services</w:t>
                        </w:r>
                      </w:p>
                    </w:txbxContent>
                  </v:textbox>
                </v:shape>
                <v:shape id="AutoShape 13" o:spid="_x0000_s169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1210A8" w:rsidRDefault="001210A8" w:rsidP="00BC0469">
                        <w:pPr>
                          <w:pStyle w:val="Style3"/>
                        </w:pPr>
                        <w:r>
                          <w:t>hmis_Project</w:t>
                        </w:r>
                      </w:p>
                    </w:txbxContent>
                  </v:textbox>
                </v:shape>
                <v:shape id="Flowchart: Internal Storage 20" o:spid="_x0000_s169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1210A8" w:rsidRDefault="001210A8"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r>
              <w:rPr>
                <w:b/>
                <w:bCs/>
              </w:rPr>
              <w:t>t</w:t>
            </w:r>
            <w:r w:rsidR="007242D3">
              <w:rPr>
                <w:b/>
                <w:bCs/>
              </w:rPr>
              <w:t>lsa_</w:t>
            </w:r>
            <w:r>
              <w:rPr>
                <w:b/>
                <w:bCs/>
              </w:rPr>
              <w:t>CohortDates</w:t>
            </w:r>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r>
              <w:t>CohortStart</w:t>
            </w:r>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r>
              <w:t>CohortEnd</w:t>
            </w:r>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lastRenderedPageBreak/>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r>
              <w:rPr>
                <w:b/>
                <w:bCs/>
                <w:color w:val="FFFFFF" w:themeColor="background1"/>
              </w:rPr>
              <w:t>dq_Enrollment</w:t>
            </w:r>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r w:rsidRPr="00577A54">
              <w:rPr>
                <w:b/>
              </w:rPr>
              <w:t>SSNValid</w:t>
            </w:r>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34B87459"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in hmis_Enrollment where :</w:t>
      </w:r>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r>
        <w:t>tlsa_CohortDates.</w:t>
      </w:r>
      <w:r w:rsidRPr="003B32CD">
        <w:rPr>
          <w:b/>
          <w:bCs/>
        </w:rPr>
        <w:t>Cohort</w:t>
      </w:r>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r w:rsidRPr="003B32CD">
        <w:rPr>
          <w:b/>
          <w:bCs/>
        </w:rPr>
        <w:t>CohortEnd</w:t>
      </w:r>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r w:rsidRPr="003B32CD">
        <w:rPr>
          <w:b/>
          <w:bCs/>
        </w:rPr>
        <w:t>CohortStart</w:t>
      </w:r>
      <w:r>
        <w:t xml:space="preserve"> </w:t>
      </w:r>
    </w:p>
    <w:p w14:paraId="3E9E58DC" w14:textId="728AB7D1" w:rsidR="00EB1C9F" w:rsidRPr="00EB1C9F" w:rsidRDefault="003B32CD" w:rsidP="00EB1C9F">
      <w:pPr>
        <w:pStyle w:val="ListParagraph"/>
        <w:numPr>
          <w:ilvl w:val="0"/>
          <w:numId w:val="32"/>
        </w:numPr>
        <w:rPr>
          <w:ins w:id="1491" w:author="Molly McEvilley" w:date="2020-08-13T07:16:00Z"/>
          <w:u w:val="single"/>
        </w:rPr>
      </w:pPr>
      <w:r>
        <w:t>hmis_EnrollmentCoC.</w:t>
      </w:r>
      <w:r w:rsidRPr="003D6740">
        <w:rPr>
          <w:i/>
          <w:iCs/>
        </w:rPr>
        <w:t>CoCCode</w:t>
      </w:r>
      <w:r>
        <w:t xml:space="preserve"> = </w:t>
      </w:r>
      <w:r w:rsidRPr="003D6740">
        <w:rPr>
          <w:u w:val="single"/>
        </w:rPr>
        <w:t>ReportCoC</w:t>
      </w:r>
      <w:ins w:id="1492" w:author="Molly McEvilley" w:date="2020-08-13T05:33:00Z">
        <w:r w:rsidR="00EB1C9F">
          <w:rPr>
            <w:rStyle w:val="FootnoteReference"/>
            <w:u w:val="single"/>
          </w:rPr>
          <w:footnoteReference w:id="3"/>
        </w:r>
      </w:ins>
      <w:r w:rsidRPr="00EB1C9F">
        <w:t xml:space="preserve"> for </w:t>
      </w:r>
      <w:del w:id="1496" w:author="Molly McEvilley" w:date="2020-08-13T05:33:00Z">
        <w:r w:rsidDel="00EB1C9F">
          <w:delText xml:space="preserve">the </w:delText>
        </w:r>
      </w:del>
      <w:r>
        <w:t xml:space="preserve">any </w:t>
      </w:r>
      <w:r w:rsidRPr="002F0D32">
        <w:t>EnrollmentCoC</w:t>
      </w:r>
      <w:r>
        <w:t xml:space="preserve"> record where </w:t>
      </w:r>
      <w:r w:rsidRPr="003D6740">
        <w:rPr>
          <w:i/>
          <w:iCs/>
        </w:rPr>
        <w:t>InformationDate</w:t>
      </w:r>
      <w:r>
        <w:t xml:space="preserve"> &lt;= </w:t>
      </w:r>
      <w:r w:rsidRPr="003B32CD">
        <w:rPr>
          <w:b/>
          <w:bCs/>
        </w:rPr>
        <w:t>CohortEnd</w:t>
      </w:r>
    </w:p>
    <w:p w14:paraId="4EBAC004" w14:textId="3C318B6A" w:rsidR="00EB1C9F" w:rsidRPr="00EB1C9F" w:rsidDel="00EB1C9F" w:rsidRDefault="00EB1C9F" w:rsidP="00EB1C9F">
      <w:pPr>
        <w:rPr>
          <w:del w:id="1497" w:author="Molly McEvilley" w:date="2020-08-13T07:18:00Z"/>
          <w:u w:val="single"/>
        </w:rPr>
      </w:pP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lastRenderedPageBreak/>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r w:rsidRPr="00F25CD0">
        <w:t>SSNValid</w:t>
      </w:r>
    </w:p>
    <w:p w14:paraId="6BDBBB73" w14:textId="13E07F41" w:rsidR="00521BD2" w:rsidRPr="00014E85" w:rsidRDefault="00521BD2" w:rsidP="00BC0469">
      <w:pPr>
        <w:rPr>
          <w:bCs/>
        </w:rPr>
      </w:pPr>
      <w:r>
        <w:rPr>
          <w:b/>
        </w:rPr>
        <w:t>SSNValid</w:t>
      </w:r>
      <w:r w:rsidR="00CF36DE">
        <w:rPr>
          <w:b/>
        </w:rPr>
        <w:t xml:space="preserve"> </w:t>
      </w:r>
      <w:r w:rsidR="00CF36DE">
        <w:rPr>
          <w:bCs/>
        </w:rPr>
        <w:t>is null for any client record where SSNDataQuality in (</w:t>
      </w:r>
      <w:r w:rsidR="00956F04">
        <w:rPr>
          <w:bCs/>
        </w:rPr>
        <w:t>8,9).</w:t>
      </w:r>
    </w:p>
    <w:p w14:paraId="63F8BDB3" w14:textId="7C8094DC" w:rsidR="00BC0469" w:rsidRPr="000D3DC5" w:rsidRDefault="00BC0469" w:rsidP="00BC0469">
      <w:r>
        <w:rPr>
          <w:b/>
        </w:rPr>
        <w:t xml:space="preserve">SSNValid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r>
        <w:t>Length(</w:t>
      </w:r>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1498"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r>
        <w:rPr>
          <w:b/>
        </w:rPr>
        <w:t xml:space="preserve">SSNValid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499" w:name="_Toc37849833"/>
      <w:bookmarkStart w:id="1500" w:name="_Toc38030607"/>
      <w:r>
        <w:t>Set LSAReport Data Quality Values</w:t>
      </w:r>
      <w:bookmarkEnd w:id="1499"/>
      <w:r w:rsidR="00D05131">
        <w:t xml:space="preserve"> </w:t>
      </w:r>
      <w:bookmarkEnd w:id="1500"/>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cohort dates are as set in tlsa_CohortDates:</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CohortStart</w:t>
            </w:r>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CohortEnd</w:t>
            </w:r>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501" w:name="_NoCoC"/>
      <w:bookmarkEnd w:id="1501"/>
      <w:r>
        <w:t>NoCoC</w:t>
      </w:r>
    </w:p>
    <w:p w14:paraId="35A76013" w14:textId="683E83CF" w:rsidR="00D05131" w:rsidRDefault="00EB1C9F" w:rsidP="00D05131">
      <w:ins w:id="1502" w:author="Molly McEvilley" w:date="2020-08-13T05:18:00Z">
        <w:r>
          <w:t xml:space="preserve">LSACalculated </w:t>
        </w:r>
        <w:r w:rsidRPr="00017776">
          <w:rPr>
            <w:b/>
            <w:bCs/>
          </w:rPr>
          <w:t>ReportRow</w:t>
        </w:r>
        <w:r>
          <w:t xml:space="preserve"> 62 (see </w:t>
        </w:r>
      </w:ins>
      <w:ins w:id="1503"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1504" w:author="Molly McEvilley" w:date="2020-08-13T05:18:00Z">
        <w:r>
          <w:t xml:space="preserve">) includes </w:t>
        </w:r>
      </w:ins>
      <w:ins w:id="1505" w:author="Molly McEvilley" w:date="2020-08-13T05:20:00Z">
        <w:r>
          <w:t xml:space="preserve">project-level </w:t>
        </w:r>
      </w:ins>
      <w:ins w:id="1506" w:author="Molly McEvilley" w:date="2020-08-13T05:18:00Z">
        <w:r>
          <w:t xml:space="preserve">counts of households </w:t>
        </w:r>
      </w:ins>
      <w:ins w:id="1507" w:author="Molly McEvilley" w:date="2020-08-13T05:19:00Z">
        <w:r>
          <w:t>served in projects operating in ReportCoC</w:t>
        </w:r>
      </w:ins>
      <w:ins w:id="1508" w:author="Molly McEvilley" w:date="2020-08-13T05:20:00Z">
        <w:r>
          <w:t xml:space="preserve"> during</w:t>
        </w:r>
      </w:ins>
      <w:ins w:id="1509" w:author="Molly McEvilley" w:date="2020-08-13T05:19:00Z">
        <w:r>
          <w:t xml:space="preserve"> </w:t>
        </w:r>
      </w:ins>
      <w:ins w:id="1510" w:author="Molly McEvilley" w:date="2020-08-13T05:20:00Z">
        <w:r>
          <w:t xml:space="preserve">the report period </w:t>
        </w:r>
      </w:ins>
      <w:ins w:id="1511" w:author="Molly McEvilley" w:date="2020-08-13T05:18:00Z">
        <w:r>
          <w:t>with no EnrollmentCoC</w:t>
        </w:r>
      </w:ins>
      <w:ins w:id="1512" w:author="Molly McEvilley" w:date="2020-08-13T05:20:00Z">
        <w:r>
          <w:t xml:space="preserve">.  </w:t>
        </w:r>
      </w:ins>
      <w:ins w:id="1513" w:author="Molly McEvilley" w:date="2020-08-13T05:18:00Z">
        <w:r w:rsidRPr="00EB1C9F">
          <w:rPr>
            <w:b/>
            <w:bCs/>
          </w:rPr>
          <w:t>NoCoC</w:t>
        </w:r>
        <w:r>
          <w:t xml:space="preserve"> </w:t>
        </w:r>
      </w:ins>
      <w:ins w:id="1514" w:author="Molly McEvilley" w:date="2020-08-13T05:24:00Z">
        <w:r>
          <w:t>is</w:t>
        </w:r>
      </w:ins>
      <w:ins w:id="1515" w:author="Molly McEvilley" w:date="2020-08-13T05:25:00Z">
        <w:r>
          <w:t xml:space="preserve"> a</w:t>
        </w:r>
      </w:ins>
      <w:ins w:id="1516" w:author="Molly McEvilley" w:date="2020-08-13T05:27:00Z">
        <w:r>
          <w:t xml:space="preserve"> systemwide</w:t>
        </w:r>
      </w:ins>
      <w:del w:id="1517"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1518" w:author="Molly McEvilley" w:date="2020-08-13T05:26:00Z">
        <w:r>
          <w:t xml:space="preserve"> with the same data quality issue </w:t>
        </w:r>
      </w:ins>
      <w:ins w:id="1519" w:author="Molly McEvilley" w:date="2020-08-13T05:27:00Z">
        <w:r>
          <w:t>for</w:t>
        </w:r>
      </w:ins>
      <w:ins w:id="1520" w:author="Molly McEvilley" w:date="2020-08-13T05:26:00Z">
        <w:r>
          <w:t xml:space="preserve"> the </w:t>
        </w:r>
      </w:ins>
      <w:ins w:id="1521" w:author="Molly McEvilley" w:date="2020-08-13T05:27:00Z">
        <w:r>
          <w:t xml:space="preserve">three-year </w:t>
        </w:r>
      </w:ins>
      <w:ins w:id="1522" w:author="Molly McEvilley" w:date="2020-08-13T05:26:00Z">
        <w:r>
          <w:t>DQ cohort period.</w:t>
        </w:r>
      </w:ins>
      <w:del w:id="1523" w:author="Molly McEvilley" w:date="2020-08-13T05:23:00Z">
        <w:r w:rsidR="00D05131" w:rsidDel="00EB1C9F">
          <w:delText xml:space="preserve"> </w:delText>
        </w:r>
      </w:del>
      <w:del w:id="1524"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 xml:space="preserve">. </w:delText>
        </w:r>
      </w:del>
      <w:ins w:id="1525" w:author="Molly McEvilley" w:date="2020-08-13T05:08:00Z">
        <w:r>
          <w:t xml:space="preserve"> </w:t>
        </w:r>
      </w:ins>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lastRenderedPageBreak/>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r>
              <w:rPr>
                <w:b/>
                <w:bCs/>
                <w:color w:val="000000" w:themeColor="text1"/>
              </w:rPr>
              <w:t>tlsa_CohortDates</w:t>
            </w:r>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r>
              <w:t>CohortStart</w:t>
            </w:r>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r>
              <w:t>CohortEnd</w:t>
            </w:r>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r>
              <w:rPr>
                <w:b/>
                <w:bCs/>
              </w:rPr>
              <w:t xml:space="preserve">CohortEnd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r>
              <w:rPr>
                <w:b/>
                <w:bCs/>
              </w:rPr>
              <w:t xml:space="preserve">CohortStart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r w:rsidRPr="00956E23">
              <w:t xml:space="preserve">ContinuumProject </w:t>
            </w:r>
          </w:p>
        </w:tc>
        <w:tc>
          <w:tcPr>
            <w:tcW w:w="6115" w:type="dxa"/>
          </w:tcPr>
          <w:p w14:paraId="6E2D3A95" w14:textId="69601469" w:rsidR="00D05131" w:rsidRDefault="00EB1C9F" w:rsidP="003F2061">
            <w:pPr>
              <w:pStyle w:val="NoSpacing"/>
            </w:pPr>
            <w:ins w:id="1526"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1527"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1F2BDF">
        <w:trPr>
          <w:cantSplit/>
          <w:trHeight w:val="216"/>
          <w:ins w:id="1528" w:author="Molly McEvilley" w:date="2020-08-13T05:38:00Z"/>
        </w:trPr>
        <w:tc>
          <w:tcPr>
            <w:tcW w:w="3235" w:type="dxa"/>
          </w:tcPr>
          <w:p w14:paraId="4F69CE88" w14:textId="54A0580C" w:rsidR="00EB1C9F" w:rsidRPr="00956E23" w:rsidRDefault="00EB1C9F" w:rsidP="001F2BDF">
            <w:pPr>
              <w:pStyle w:val="NoSpacing"/>
              <w:rPr>
                <w:ins w:id="1529" w:author="Molly McEvilley" w:date="2020-08-13T05:38:00Z"/>
              </w:rPr>
            </w:pPr>
          </w:p>
        </w:tc>
        <w:tc>
          <w:tcPr>
            <w:tcW w:w="6115" w:type="dxa"/>
          </w:tcPr>
          <w:p w14:paraId="3EF448D5" w14:textId="0FE95583" w:rsidR="00EB1C9F" w:rsidRDefault="00EB1C9F" w:rsidP="001F2BDF">
            <w:pPr>
              <w:pStyle w:val="NoSpacing"/>
              <w:rPr>
                <w:ins w:id="1530" w:author="Molly McEvilley" w:date="2020-08-13T05:43:00Z"/>
              </w:rPr>
            </w:pPr>
            <w:ins w:id="1531" w:author="Molly McEvilley" w:date="2020-08-13T05:43:00Z">
              <w:r>
                <w:t>No EnrollmentCoC records exists</w:t>
              </w:r>
            </w:ins>
            <w:ins w:id="1532" w:author="Molly McEvilley" w:date="2020-08-13T05:44:00Z">
              <w:r>
                <w:t xml:space="preserve"> for the </w:t>
              </w:r>
              <w:r w:rsidRPr="00EB1C9F">
                <w:rPr>
                  <w:i/>
                  <w:iCs/>
                </w:rPr>
                <w:t>HouseholdID</w:t>
              </w:r>
            </w:ins>
            <w:ins w:id="1533" w:author="Molly McEvilley" w:date="2020-08-13T05:43:00Z">
              <w:r>
                <w:t xml:space="preserve"> where:</w:t>
              </w:r>
            </w:ins>
          </w:p>
          <w:p w14:paraId="23EB2E11" w14:textId="77777777" w:rsidR="00EB1C9F" w:rsidRDefault="00EB1C9F" w:rsidP="00EB1C9F">
            <w:pPr>
              <w:pStyle w:val="NoSpacing"/>
              <w:numPr>
                <w:ilvl w:val="0"/>
                <w:numId w:val="78"/>
              </w:numPr>
              <w:rPr>
                <w:ins w:id="1534" w:author="Molly McEvilley" w:date="2020-08-13T05:43:00Z"/>
              </w:rPr>
            </w:pPr>
            <w:ins w:id="1535" w:author="Molly McEvilley" w:date="2020-08-13T05:43:00Z">
              <w:r w:rsidRPr="00EB1C9F">
                <w:rPr>
                  <w:i/>
                  <w:iCs/>
                </w:rPr>
                <w:t>InformationDate</w:t>
              </w:r>
              <w:r>
                <w:t xml:space="preserve"> &lt;= </w:t>
              </w:r>
              <w:r w:rsidRPr="00EB1C9F">
                <w:rPr>
                  <w:b/>
                  <w:bCs/>
                </w:rPr>
                <w:t>CohortEnd</w:t>
              </w:r>
              <w:r>
                <w:t xml:space="preserve"> and</w:t>
              </w:r>
            </w:ins>
          </w:p>
          <w:p w14:paraId="2925160B" w14:textId="6267C316" w:rsidR="00EB1C9F" w:rsidRDefault="00EB1C9F" w:rsidP="00EB1C9F">
            <w:pPr>
              <w:pStyle w:val="NoSpacing"/>
              <w:numPr>
                <w:ilvl w:val="0"/>
                <w:numId w:val="78"/>
              </w:numPr>
              <w:rPr>
                <w:ins w:id="1536" w:author="Molly McEvilley" w:date="2020-08-13T05:38:00Z"/>
              </w:rPr>
            </w:pPr>
            <w:ins w:id="1537"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1538" w:author="Molly McEvilley" w:date="2020-08-13T05:44:00Z"/>
        </w:trPr>
        <w:tc>
          <w:tcPr>
            <w:tcW w:w="3235" w:type="dxa"/>
          </w:tcPr>
          <w:p w14:paraId="6F189BD7" w14:textId="50E3F0F5" w:rsidR="00EB1C9F" w:rsidRPr="00956E23" w:rsidDel="00EB1C9F" w:rsidRDefault="00EB1C9F" w:rsidP="00EB1C9F">
            <w:pPr>
              <w:pStyle w:val="NoSpacing"/>
              <w:rPr>
                <w:del w:id="1539" w:author="Molly McEvilley" w:date="2020-08-13T05:44:00Z"/>
              </w:rPr>
            </w:pPr>
            <w:del w:id="1540"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1541" w:author="Molly McEvilley" w:date="2020-08-13T05:44:00Z"/>
              </w:rPr>
            </w:pPr>
            <w:del w:id="1542"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r>
              <w:rPr>
                <w:b/>
                <w:bCs/>
                <w:color w:val="000000" w:themeColor="text1"/>
              </w:rPr>
              <w:t>t</w:t>
            </w:r>
            <w:r w:rsidR="00C274E9">
              <w:rPr>
                <w:b/>
                <w:bCs/>
                <w:color w:val="000000" w:themeColor="text1"/>
              </w:rPr>
              <w:t>lsa_</w:t>
            </w:r>
            <w:r>
              <w:rPr>
                <w:b/>
                <w:bCs/>
                <w:color w:val="000000" w:themeColor="text1"/>
              </w:rPr>
              <w:t>CohortDates</w:t>
            </w:r>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r>
              <w:t>CohortStart</w:t>
            </w:r>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r>
              <w:t>CohortEnd</w:t>
            </w:r>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r>
              <w:rPr>
                <w:b/>
                <w:bCs/>
              </w:rPr>
              <w:t>CohortEnd</w:t>
            </w:r>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r>
              <w:rPr>
                <w:b/>
                <w:bCs/>
              </w:rPr>
              <w:t xml:space="preserve">CohortStart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r w:rsidRPr="00956E23">
              <w:t xml:space="preserve">ContinuumProject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r>
        <w:t>SSNNotProvided</w:t>
      </w:r>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dq_Enrollment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r w:rsidRPr="002A38F0">
              <w:rPr>
                <w:b/>
                <w:bCs/>
                <w:color w:val="000000" w:themeColor="text1"/>
              </w:rPr>
              <w:lastRenderedPageBreak/>
              <w:t>dq_Enrollment</w:t>
            </w:r>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r>
              <w:rPr>
                <w:bCs/>
              </w:rPr>
              <w:t>SSNValid</w:t>
            </w:r>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r>
        <w:t>SSNMissingOrInvalid</w:t>
      </w:r>
    </w:p>
    <w:p w14:paraId="43B8B005" w14:textId="77777777" w:rsidR="00D05131" w:rsidRPr="000D3DC5" w:rsidRDefault="00D05131" w:rsidP="00D05131">
      <w:r>
        <w:t xml:space="preserve">A count of distinct </w:t>
      </w:r>
      <w:r w:rsidRPr="002D61ED">
        <w:rPr>
          <w:b/>
        </w:rPr>
        <w:t>PersonalID</w:t>
      </w:r>
      <w:r w:rsidRPr="002D61ED">
        <w:t>s</w:t>
      </w:r>
      <w:r>
        <w:t xml:space="preserve"> in dq_Enrollment where the SSN is not consistent with Social Security Administration guidelines for a valid SSN and the </w:t>
      </w:r>
      <w:r>
        <w:rPr>
          <w:b/>
        </w:rPr>
        <w:t xml:space="preserve">PersonalID </w:t>
      </w:r>
      <w:r>
        <w:t xml:space="preserve">was not counted in </w:t>
      </w:r>
      <w:r w:rsidRPr="000D3DC5">
        <w:rPr>
          <w:b/>
        </w:rPr>
        <w:t>SSNNotProvided</w:t>
      </w:r>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543" w:name="_Hlk37406231"/>
            <w:r w:rsidRPr="002A38F0">
              <w:rPr>
                <w:b/>
                <w:bCs/>
                <w:color w:val="000000" w:themeColor="text1"/>
              </w:rPr>
              <w:t>dq_Enrollment</w:t>
            </w:r>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r w:rsidRPr="002A38F0">
              <w:rPr>
                <w:bCs/>
              </w:rPr>
              <w:t>SSNValid</w:t>
            </w:r>
          </w:p>
        </w:tc>
        <w:tc>
          <w:tcPr>
            <w:tcW w:w="7015" w:type="dxa"/>
          </w:tcPr>
          <w:p w14:paraId="4894E667" w14:textId="6B40A556" w:rsidR="00D05131" w:rsidRDefault="00D05131" w:rsidP="003F2061">
            <w:pPr>
              <w:pStyle w:val="NoSpacing"/>
            </w:pPr>
            <w:r>
              <w:t>0</w:t>
            </w:r>
          </w:p>
        </w:tc>
      </w:tr>
    </w:tbl>
    <w:bookmarkEnd w:id="1543"/>
    <w:p w14:paraId="467D3C6F" w14:textId="77777777" w:rsidR="00D05131" w:rsidRDefault="00D05131" w:rsidP="00D05131">
      <w:pPr>
        <w:pStyle w:val="Heading3"/>
      </w:pPr>
      <w:r>
        <w:t>ClientSSNNotUnique</w:t>
      </w:r>
    </w:p>
    <w:p w14:paraId="4D844FCF" w14:textId="77777777" w:rsidR="00D05131" w:rsidRDefault="00D05131" w:rsidP="00D05131">
      <w:r>
        <w:t xml:space="preserve">A count of distinct </w:t>
      </w:r>
      <w:r w:rsidRPr="002D61ED">
        <w:rPr>
          <w:b/>
        </w:rPr>
        <w:t>PersonalID</w:t>
      </w:r>
      <w:r w:rsidRPr="002D61ED">
        <w:t>s</w:t>
      </w:r>
      <w:r>
        <w:t xml:space="preserve"> in dq_Enrollment that have the same (apparently valid) hmis_Client.</w:t>
      </w:r>
      <w:r>
        <w:rPr>
          <w:i/>
        </w:rPr>
        <w:t xml:space="preserve">SSN </w:t>
      </w:r>
      <w:r>
        <w:t xml:space="preserve">as one or more other </w:t>
      </w:r>
      <w:r>
        <w:rPr>
          <w:b/>
        </w:rPr>
        <w:t>PersonalID</w:t>
      </w:r>
      <w:r>
        <w:t>s that appear in dq_Enrollment: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r w:rsidRPr="00171172">
              <w:rPr>
                <w:bCs/>
              </w:rPr>
              <w:t>SSNValid</w:t>
            </w:r>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r>
              <w:rPr>
                <w:i/>
              </w:rPr>
              <w:t>SSNDataQuality</w:t>
            </w:r>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SSNMissingOrInvalid</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50A14236" w14:textId="77777777" w:rsidR="00D05131" w:rsidRDefault="00D05131" w:rsidP="00D05131">
      <w:pPr>
        <w:pStyle w:val="Heading3"/>
      </w:pPr>
      <w:r>
        <w:t>DistinctSSNValueNotUnique</w:t>
      </w:r>
    </w:p>
    <w:p w14:paraId="5575FE1D" w14:textId="052A5009" w:rsidR="00D05131" w:rsidRDefault="00D05131" w:rsidP="00D05131">
      <w:r>
        <w:t xml:space="preserve">A count of distinct (apparently valid) </w:t>
      </w:r>
      <w:r w:rsidRPr="00DC5A3D">
        <w:rPr>
          <w:i/>
        </w:rPr>
        <w:t>SSN</w:t>
      </w:r>
      <w:r>
        <w:rPr>
          <w:b/>
        </w:rPr>
        <w:t xml:space="preserve"> </w:t>
      </w:r>
      <w:r>
        <w:t>values in hmis_Client which are shared by more than one dq_Enrollment.</w:t>
      </w:r>
      <w:r w:rsidRPr="00DC5A3D">
        <w:rPr>
          <w:b/>
        </w:rPr>
        <w:t>PersonalID</w:t>
      </w:r>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r w:rsidRPr="00171172">
              <w:rPr>
                <w:bCs/>
              </w:rPr>
              <w:t>SSNValid</w:t>
            </w:r>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in dq_Enrollment.</w:t>
            </w:r>
            <w:r w:rsidRPr="009025F1">
              <w:rPr>
                <w:b/>
              </w:rPr>
              <w:t>PersonalID</w:t>
            </w:r>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r>
        <w:t>dq</w:t>
      </w:r>
      <w:r w:rsidR="002F2FF8">
        <w:t>_Enrollment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r>
              <w:rPr>
                <w:b/>
                <w:bCs/>
              </w:rPr>
              <w:t>dq</w:t>
            </w:r>
            <w:r w:rsidR="002F2FF8">
              <w:rPr>
                <w:b/>
                <w:bCs/>
              </w:rPr>
              <w:t>_Enrollment</w:t>
            </w:r>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r>
              <w:rPr>
                <w:b/>
                <w:bCs/>
              </w:rPr>
              <w:lastRenderedPageBreak/>
              <w:t>dq_Enrollment</w:t>
            </w:r>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r>
              <w:rPr>
                <w:b/>
                <w:bCs/>
              </w:rPr>
              <w:t>dq_Enrollment</w:t>
            </w:r>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r w:rsidRPr="000441B8">
              <w:rPr>
                <w:b/>
                <w:bCs/>
              </w:rPr>
              <w:t>CohortStart</w:t>
            </w:r>
            <w:r>
              <w:t xml:space="preserve"> and </w:t>
            </w:r>
            <w:r w:rsidRPr="000441B8">
              <w:rPr>
                <w:b/>
                <w:bCs/>
              </w:rPr>
              <w:t>CohortEnd</w:t>
            </w:r>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dq_Enrollment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r>
              <w:rPr>
                <w:b/>
                <w:bCs/>
              </w:rPr>
              <w:t>dq_Enrollment</w:t>
            </w:r>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r>
              <w:rPr>
                <w:b/>
                <w:bCs/>
                <w:color w:val="000000" w:themeColor="text1"/>
              </w:rPr>
              <w:t>tlsa_CohortDates</w:t>
            </w:r>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r>
              <w:t>CohortStart</w:t>
            </w:r>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r>
              <w:t>CohortEnd</w:t>
            </w:r>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r>
              <w:rPr>
                <w:b/>
                <w:bCs/>
                <w:color w:val="000000" w:themeColor="text1"/>
              </w:rPr>
              <w:t>dq</w:t>
            </w:r>
            <w:r w:rsidR="006018B9" w:rsidRPr="003C4035">
              <w:rPr>
                <w:b/>
                <w:bCs/>
                <w:color w:val="000000" w:themeColor="text1"/>
              </w:rPr>
              <w:t>_Enrollment</w:t>
            </w:r>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r w:rsidRPr="000441B8">
              <w:rPr>
                <w:b/>
                <w:bCs/>
              </w:rPr>
              <w:t>CohortStart</w:t>
            </w:r>
            <w:r>
              <w:t xml:space="preserve"> and </w:t>
            </w:r>
            <w:r w:rsidRPr="000441B8">
              <w:rPr>
                <w:b/>
                <w:bCs/>
              </w:rPr>
              <w:t>CohortEnd</w:t>
            </w:r>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r>
              <w:rPr>
                <w:b/>
                <w:bCs/>
              </w:rPr>
              <w:t>dq_Enrollment</w:t>
            </w:r>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lastRenderedPageBreak/>
        <w:t>Race1</w:t>
      </w:r>
      <w:r w:rsidR="00741942">
        <w:t>/3</w:t>
      </w:r>
    </w:p>
    <w:p w14:paraId="10CF4520"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r w:rsidRPr="00260D97">
              <w:rPr>
                <w:i/>
              </w:rPr>
              <w:t>AmIndAKNative</w:t>
            </w:r>
            <w:r>
              <w:rPr>
                <w:iCs/>
              </w:rPr>
              <w:t xml:space="preserve">, </w:t>
            </w:r>
            <w:r w:rsidR="00B81E93" w:rsidRPr="00260D97">
              <w:rPr>
                <w:i/>
              </w:rPr>
              <w:t>Asian</w:t>
            </w:r>
            <w:r w:rsidR="00B81E93">
              <w:rPr>
                <w:iCs/>
              </w:rPr>
              <w:t xml:space="preserve">, </w:t>
            </w:r>
            <w:r w:rsidR="00B81E93" w:rsidRPr="00260D97">
              <w:rPr>
                <w:i/>
              </w:rPr>
              <w:t>BlackAfAmerican</w:t>
            </w:r>
            <w:r w:rsidR="00B81E93">
              <w:rPr>
                <w:iCs/>
              </w:rPr>
              <w:t xml:space="preserve">, </w:t>
            </w:r>
            <w:r w:rsidR="00B81E93" w:rsidRPr="00260D97">
              <w:rPr>
                <w:i/>
              </w:rPr>
              <w:t>NativeHIOtherPacific</w:t>
            </w:r>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r>
              <w:rPr>
                <w:b/>
                <w:bCs/>
              </w:rPr>
              <w:t>dq_Enrollment</w:t>
            </w:r>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r>
              <w:rPr>
                <w:b/>
                <w:bCs/>
              </w:rPr>
              <w:t>dq_Enrollment</w:t>
            </w:r>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544" w:name="_Hlk37407545"/>
            <w:r>
              <w:rPr>
                <w:b/>
                <w:bCs/>
              </w:rPr>
              <w:t>dq_Enrollment</w:t>
            </w:r>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544"/>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r>
              <w:rPr>
                <w:b/>
                <w:bCs/>
              </w:rPr>
              <w:t>dq_Enrollment</w:t>
            </w:r>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lastRenderedPageBreak/>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r w:rsidRPr="00956E23">
              <w:rPr>
                <w:rFonts w:cs="Open Sans"/>
                <w:iCs/>
              </w:rPr>
              <w:t>DateToESSHStreet</w:t>
            </w:r>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r w:rsidRPr="00956E23">
              <w:rPr>
                <w:rFonts w:ascii="Calibri" w:hAnsi="Calibri" w:cs="Calibri"/>
              </w:rPr>
              <w:t>TimesHomeless</w:t>
            </w:r>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lastRenderedPageBreak/>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r>
              <w:rPr>
                <w:rFonts w:ascii="Calibri" w:hAnsi="Calibri" w:cs="Calibri"/>
              </w:rPr>
              <w:t>MonthsHomeless</w:t>
            </w:r>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r w:rsidRPr="00956E23">
              <w:rPr>
                <w:rFonts w:cs="Open Sans"/>
                <w:iCs/>
              </w:rPr>
              <w:t>DomesticViolenceVictim</w:t>
            </w:r>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r w:rsidRPr="00956E23">
              <w:rPr>
                <w:rFonts w:cs="Open Sans"/>
                <w:iCs/>
              </w:rPr>
              <w:t>CurrentlyFleeing</w:t>
            </w:r>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r>
              <w:rPr>
                <w:b/>
                <w:bCs/>
              </w:rPr>
              <w:t>dq_Enrollment</w:t>
            </w:r>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r w:rsidR="00BC6C99">
        <w:t>dq</w:t>
      </w:r>
      <w:r>
        <w:t xml:space="preserve">_Enrollment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r>
              <w:rPr>
                <w:b/>
                <w:bCs/>
                <w:color w:val="000000" w:themeColor="text1"/>
              </w:rPr>
              <w:t>dq</w:t>
            </w:r>
            <w:r w:rsidRPr="003C4035">
              <w:rPr>
                <w:b/>
                <w:bCs/>
                <w:color w:val="000000" w:themeColor="text1"/>
              </w:rPr>
              <w:t>_Enrollment</w:t>
            </w:r>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1BE6C2C0" w14:textId="36CB14DD"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545" w:name="_Toc37973636"/>
      <w:bookmarkStart w:id="1546" w:name="_Toc37974189"/>
      <w:bookmarkStart w:id="1547" w:name="_Toc37974740"/>
      <w:bookmarkStart w:id="1548" w:name="_Toc37975228"/>
      <w:bookmarkStart w:id="1549" w:name="_Set_LSAReport_ReportDate"/>
      <w:bookmarkStart w:id="1550" w:name="_Toc37849834"/>
      <w:bookmarkStart w:id="1551" w:name="_Toc38030608"/>
      <w:bookmarkEnd w:id="1545"/>
      <w:bookmarkEnd w:id="1546"/>
      <w:bookmarkEnd w:id="1547"/>
      <w:bookmarkEnd w:id="1548"/>
      <w:bookmarkEnd w:id="1549"/>
      <w:r>
        <w:t>Set LSARe</w:t>
      </w:r>
      <w:r w:rsidR="001D44E7">
        <w:t>port ReportDate</w:t>
      </w:r>
      <w:bookmarkEnd w:id="1550"/>
      <w:bookmarkEnd w:id="1551"/>
    </w:p>
    <w:p w14:paraId="071051A9" w14:textId="29B06F28" w:rsidR="001D44E7" w:rsidRPr="00291CD4" w:rsidRDefault="001D44E7" w:rsidP="00291CD4">
      <w:r>
        <w:t>Set LSAReport.</w:t>
      </w:r>
      <w:r>
        <w:rPr>
          <w:b/>
        </w:rPr>
        <w:t xml:space="preserve">ReportDate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552" w:name="_Toc34145731"/>
      <w:bookmarkStart w:id="1553" w:name="_LSAHousehold"/>
      <w:bookmarkStart w:id="1554" w:name="_Toc37849835"/>
      <w:bookmarkStart w:id="1555" w:name="_Toc38030609"/>
      <w:bookmarkEnd w:id="1552"/>
      <w:bookmarkEnd w:id="1553"/>
      <w:r>
        <w:t>LSAReport</w:t>
      </w:r>
      <w:bookmarkEnd w:id="1554"/>
      <w:bookmarkEnd w:id="1555"/>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ReportDate</w:t>
            </w:r>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6 character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SoftwareVendor</w:t>
            </w:r>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SoftwareName</w:t>
            </w:r>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VendorContact</w:t>
            </w:r>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VendorEmail</w:t>
            </w:r>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LSAScope</w:t>
            </w:r>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SSNNotProvided</w:t>
            </w:r>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SSNMissingOrInvalid</w:t>
            </w:r>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ClientSSNNot</w:t>
            </w:r>
            <w:r>
              <w:rPr>
                <w:b/>
              </w:rPr>
              <w:t>Unique</w:t>
            </w:r>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DistinctSSNValueNot</w:t>
            </w:r>
            <w:r w:rsidR="004D722D">
              <w:rPr>
                <w:b/>
              </w:rPr>
              <w:t>Unique</w:t>
            </w:r>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556" w:name="_System_Engagement_Status"/>
      <w:bookmarkStart w:id="1557" w:name="_Length_of_Time_1"/>
      <w:bookmarkStart w:id="1558" w:name="_Length_of_Time"/>
      <w:bookmarkStart w:id="1559" w:name="_Cumulative_Length_of"/>
      <w:bookmarkStart w:id="1560" w:name="_Length_of_Time_2"/>
      <w:bookmarkStart w:id="1561" w:name="_Returns"/>
      <w:bookmarkStart w:id="1562" w:name="_Days_to_Return/Re-engage_3"/>
      <w:bookmarkStart w:id="1563" w:name="_Days_to_Return/Re-engage"/>
      <w:bookmarkStart w:id="1564" w:name="_Days_to_Return/Re-engage_2"/>
      <w:bookmarkStart w:id="1565" w:name="_Days_to_Return/Re-engage_1"/>
      <w:bookmarkEnd w:id="3"/>
      <w:bookmarkEnd w:id="1205"/>
      <w:bookmarkEnd w:id="1206"/>
      <w:bookmarkEnd w:id="1207"/>
      <w:bookmarkEnd w:id="1208"/>
      <w:bookmarkEnd w:id="1556"/>
      <w:bookmarkEnd w:id="1557"/>
      <w:bookmarkEnd w:id="1558"/>
      <w:bookmarkEnd w:id="1559"/>
      <w:bookmarkEnd w:id="1560"/>
      <w:bookmarkEnd w:id="1561"/>
      <w:bookmarkEnd w:id="1562"/>
      <w:bookmarkEnd w:id="1563"/>
      <w:bookmarkEnd w:id="1564"/>
      <w:bookmarkEnd w:id="1565"/>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olly McEvilley" w:date="2020-08-11T11:57:00Z" w:initials="MM">
    <w:p w14:paraId="61CE27D9" w14:textId="3D5A4B28" w:rsidR="007F4F13" w:rsidRDefault="007F4F13">
      <w:pPr>
        <w:pStyle w:val="CommentText"/>
      </w:pPr>
      <w:r>
        <w:rPr>
          <w:rStyle w:val="CommentReference"/>
        </w:rPr>
        <w:annotationRef/>
      </w:r>
      <w:r>
        <w:t>Ref GitHub #294 and #353</w:t>
      </w:r>
    </w:p>
  </w:comment>
  <w:comment w:id="30" w:author="Molly McEvilley" w:date="2020-08-11T12:58:00Z" w:initials="MM">
    <w:p w14:paraId="2CBAF573" w14:textId="341ABB78" w:rsidR="007F4F13" w:rsidRDefault="007F4F13">
      <w:pPr>
        <w:pStyle w:val="CommentText"/>
      </w:pPr>
      <w:r>
        <w:rPr>
          <w:rStyle w:val="CommentReference"/>
        </w:rPr>
        <w:annotationRef/>
      </w:r>
      <w:r>
        <w:t>Ref comment in GitHub issue #431</w:t>
      </w:r>
    </w:p>
  </w:comment>
  <w:comment w:id="34" w:author="Molly McEvilley" w:date="2020-08-11T12:01:00Z" w:initials="MM">
    <w:p w14:paraId="4C020E01" w14:textId="5D130BF7" w:rsidR="007F4F13" w:rsidRDefault="007F4F13">
      <w:pPr>
        <w:pStyle w:val="CommentText"/>
      </w:pPr>
      <w:r>
        <w:rPr>
          <w:rStyle w:val="CommentReference"/>
        </w:rPr>
        <w:annotationRef/>
      </w:r>
      <w:r>
        <w:t>GitHub #434</w:t>
      </w:r>
    </w:p>
  </w:comment>
  <w:comment w:id="44" w:author="Molly McEvilley" w:date="2020-08-11T11:40:00Z" w:initials="MM">
    <w:p w14:paraId="0C4BD955" w14:textId="26BC9463" w:rsidR="007F4F13" w:rsidRDefault="007F4F13">
      <w:pPr>
        <w:pStyle w:val="CommentText"/>
      </w:pPr>
      <w:r>
        <w:rPr>
          <w:rStyle w:val="CommentReference"/>
        </w:rPr>
        <w:annotationRef/>
      </w:r>
      <w:r>
        <w:t>Ref GitHub #334</w:t>
      </w:r>
      <w:r w:rsidR="00F42AD0">
        <w:t xml:space="preserve"> </w:t>
      </w:r>
    </w:p>
  </w:comment>
  <w:comment w:id="53" w:author="Molly McEvilley" w:date="2020-08-06T10:13:00Z" w:initials="MM">
    <w:p w14:paraId="4783AFA5" w14:textId="00D7D667" w:rsidR="001210A8" w:rsidRDefault="001210A8">
      <w:pPr>
        <w:pStyle w:val="CommentText"/>
      </w:pPr>
      <w:r>
        <w:rPr>
          <w:rStyle w:val="CommentReference"/>
        </w:rPr>
        <w:annotationRef/>
      </w:r>
      <w:r>
        <w:t>Ref GitHub #432</w:t>
      </w:r>
    </w:p>
  </w:comment>
  <w:comment w:id="84" w:author="Molly McEvilley" w:date="2020-08-11T11:48:00Z" w:initials="MM">
    <w:p w14:paraId="3B6071D4" w14:textId="60A454CC" w:rsidR="007F4F13" w:rsidRDefault="007F4F13">
      <w:pPr>
        <w:pStyle w:val="CommentText"/>
      </w:pPr>
      <w:r>
        <w:rPr>
          <w:rStyle w:val="CommentReference"/>
        </w:rPr>
        <w:annotationRef/>
      </w:r>
      <w:r>
        <w:t>GitHub #321 and #322</w:t>
      </w:r>
    </w:p>
  </w:comment>
  <w:comment w:id="111" w:author="Molly McEvilley" w:date="2020-08-11T11:44:00Z" w:initials="MM">
    <w:p w14:paraId="197C740C" w14:textId="3C6DD45B" w:rsidR="007F4F13" w:rsidRDefault="007F4F13">
      <w:pPr>
        <w:pStyle w:val="CommentText"/>
      </w:pPr>
      <w:r>
        <w:rPr>
          <w:rStyle w:val="CommentReference"/>
        </w:rPr>
        <w:annotationRef/>
      </w:r>
      <w:r>
        <w:t>Ref GitHub #313</w:t>
      </w:r>
      <w:r w:rsidR="00475F52">
        <w:t xml:space="preserve"> and #381</w:t>
      </w:r>
    </w:p>
  </w:comment>
  <w:comment w:id="202" w:author="Molly McEvilley" w:date="2020-08-06T05:56:00Z" w:initials="MM">
    <w:p w14:paraId="2B6D149D" w14:textId="70F4FA93" w:rsidR="001210A8" w:rsidRDefault="001210A8">
      <w:pPr>
        <w:pStyle w:val="CommentText"/>
      </w:pPr>
      <w:r>
        <w:rPr>
          <w:rStyle w:val="CommentReference"/>
        </w:rPr>
        <w:annotationRef/>
      </w:r>
      <w:r>
        <w:t>Ref GitHub issue #294</w:t>
      </w:r>
    </w:p>
  </w:comment>
  <w:comment w:id="400" w:author="Molly McEvilley" w:date="2020-08-06T09:53:00Z" w:initials="MM">
    <w:p w14:paraId="1862BB8A" w14:textId="1259872E" w:rsidR="001210A8" w:rsidRDefault="001210A8">
      <w:pPr>
        <w:pStyle w:val="CommentText"/>
      </w:pPr>
      <w:r>
        <w:rPr>
          <w:rStyle w:val="CommentReference"/>
        </w:rPr>
        <w:annotationRef/>
      </w:r>
      <w:r>
        <w:t>Ref GitHub #434</w:t>
      </w:r>
    </w:p>
  </w:comment>
  <w:comment w:id="411" w:author="Molly McEvilley" w:date="2020-08-06T08:44:00Z" w:initials="MM">
    <w:p w14:paraId="24D6E569" w14:textId="0A8F6328" w:rsidR="001210A8" w:rsidRDefault="001210A8">
      <w:pPr>
        <w:pStyle w:val="CommentText"/>
      </w:pPr>
      <w:r>
        <w:rPr>
          <w:rStyle w:val="CommentReference"/>
        </w:rPr>
        <w:annotationRef/>
      </w:r>
      <w:r>
        <w:t>Ref GitHub #483</w:t>
      </w:r>
    </w:p>
  </w:comment>
  <w:comment w:id="478" w:author="Molly McEvilley" w:date="2020-08-06T22:14:00Z" w:initials="MM">
    <w:p w14:paraId="119CBCFA" w14:textId="51912BEB" w:rsidR="00FC1A75" w:rsidRDefault="001210A8">
      <w:pPr>
        <w:pStyle w:val="CommentText"/>
      </w:pPr>
      <w:r>
        <w:rPr>
          <w:rStyle w:val="CommentReference"/>
        </w:rPr>
        <w:annotationRef/>
      </w:r>
      <w:r w:rsidR="00FC1A75">
        <w:t xml:space="preserve">For </w:t>
      </w:r>
      <w:r>
        <w:t>Length</w:t>
      </w:r>
      <w:r w:rsidR="00FC1A75">
        <w:t>O</w:t>
      </w:r>
      <w:r>
        <w:t>fStay</w:t>
      </w:r>
      <w:r w:rsidR="00FC1A75">
        <w:t>:</w:t>
      </w:r>
      <w:r>
        <w:t xml:space="preserve"> </w:t>
      </w:r>
    </w:p>
    <w:p w14:paraId="0454825F" w14:textId="77777777" w:rsidR="00FC1A75" w:rsidRDefault="001210A8">
      <w:pPr>
        <w:pStyle w:val="CommentText"/>
      </w:pPr>
      <w:r>
        <w:t xml:space="preserve">10 = one night or less </w:t>
      </w:r>
    </w:p>
    <w:p w14:paraId="3C2E3C0E" w14:textId="77777777" w:rsidR="00FC1A75" w:rsidRDefault="001210A8">
      <w:pPr>
        <w:pStyle w:val="CommentText"/>
      </w:pPr>
      <w:r>
        <w:t>11 = 2-6 nights</w:t>
      </w:r>
    </w:p>
    <w:p w14:paraId="7BB42E0B" w14:textId="77777777" w:rsidR="00FC1A75" w:rsidRDefault="00FC1A75">
      <w:pPr>
        <w:pStyle w:val="CommentText"/>
      </w:pPr>
      <w:r>
        <w:t>2 = 1 week-less than a month</w:t>
      </w:r>
    </w:p>
    <w:p w14:paraId="66C756EF" w14:textId="77777777" w:rsidR="00FC1A75" w:rsidRDefault="00FC1A75">
      <w:pPr>
        <w:pStyle w:val="CommentText"/>
      </w:pPr>
      <w:r>
        <w:t>3 = 1 month/less than 90 days</w:t>
      </w:r>
    </w:p>
    <w:p w14:paraId="56B92E29" w14:textId="77777777" w:rsidR="00FC1A75" w:rsidRDefault="00FC1A75">
      <w:pPr>
        <w:pStyle w:val="CommentText"/>
      </w:pPr>
    </w:p>
    <w:p w14:paraId="612FCFD9" w14:textId="4D9FBE1B" w:rsidR="001210A8" w:rsidRDefault="001210A8">
      <w:pPr>
        <w:pStyle w:val="CommentText"/>
      </w:pPr>
      <w:r>
        <w:t xml:space="preserve">These are institutional living situations and should be paired with </w:t>
      </w:r>
      <w:r w:rsidR="00FC1A75" w:rsidRPr="007F4F13">
        <w:rPr>
          <w:i/>
          <w:iCs/>
        </w:rPr>
        <w:t>LengthOfStay</w:t>
      </w:r>
      <w:r w:rsidR="00FC1A75">
        <w:t xml:space="preserve"> in (2,3</w:t>
      </w:r>
      <w:r w:rsidR="007F4F13">
        <w:t>).</w:t>
      </w:r>
      <w:r w:rsidR="00FC1A75">
        <w:t xml:space="preserve"> </w:t>
      </w:r>
    </w:p>
  </w:comment>
  <w:comment w:id="486" w:author="Molly McEvilley" w:date="2020-08-06T22:20:00Z" w:initials="MM">
    <w:p w14:paraId="494EB082" w14:textId="22268FC9" w:rsidR="00FC1A75" w:rsidRDefault="00FC1A75">
      <w:pPr>
        <w:pStyle w:val="CommentText"/>
      </w:pPr>
      <w:r>
        <w:rPr>
          <w:rStyle w:val="CommentReference"/>
        </w:rPr>
        <w:annotationRef/>
      </w:r>
      <w:r>
        <w:t>See above.</w:t>
      </w:r>
      <w:r w:rsidR="007F4F13">
        <w:t xml:space="preserve">  For non-ES/SH projects, </w:t>
      </w:r>
      <w:r w:rsidR="007F4F13" w:rsidRPr="007F4F13">
        <w:rPr>
          <w:i/>
          <w:iCs/>
        </w:rPr>
        <w:t>PreviousStreetESSH</w:t>
      </w:r>
      <w:r w:rsidR="007F4F13">
        <w:t xml:space="preserve"> is required when </w:t>
      </w:r>
      <w:r w:rsidR="007F4F13" w:rsidRPr="007F4F13">
        <w:rPr>
          <w:i/>
          <w:iCs/>
        </w:rPr>
        <w:t>LengthOfStay</w:t>
      </w:r>
      <w:r w:rsidR="007F4F13">
        <w:t xml:space="preserve"> &lt; 7 nights, regardless of </w:t>
      </w:r>
      <w:r w:rsidR="007F4F13" w:rsidRPr="007F4F13">
        <w:rPr>
          <w:i/>
          <w:iCs/>
        </w:rPr>
        <w:t>LivingSituation</w:t>
      </w:r>
      <w:r w:rsidR="007F4F13">
        <w:t xml:space="preserve">. </w:t>
      </w:r>
    </w:p>
  </w:comment>
  <w:comment w:id="1180" w:author="Molly McEvilley" w:date="2020-07-23T10:36:00Z" w:initials="MM">
    <w:p w14:paraId="7EA48B6C" w14:textId="77777777" w:rsidR="001210A8" w:rsidRDefault="001210A8"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CE27D9" w15:done="0"/>
  <w15:commentEx w15:paraId="2CBAF573" w15:done="0"/>
  <w15:commentEx w15:paraId="4C020E01" w15:done="0"/>
  <w15:commentEx w15:paraId="0C4BD955" w15:done="0"/>
  <w15:commentEx w15:paraId="4783AFA5" w15:done="0"/>
  <w15:commentEx w15:paraId="3B6071D4" w15:done="0"/>
  <w15:commentEx w15:paraId="197C740C" w15:done="0"/>
  <w15:commentEx w15:paraId="2B6D149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0624" w16cex:dateUtc="2020-08-11T15:57:00Z"/>
  <w16cex:commentExtensible w16cex:durableId="22DD145A" w16cex:dateUtc="2020-08-11T16:58:00Z"/>
  <w16cex:commentExtensible w16cex:durableId="22DD0702" w16cex:dateUtc="2020-08-11T16:01:00Z"/>
  <w16cex:commentExtensible w16cex:durableId="22DD0232" w16cex:dateUtc="2020-08-11T15:40:00Z"/>
  <w16cex:commentExtensible w16cex:durableId="22D6564A" w16cex:dateUtc="2020-08-06T14:13:00Z"/>
  <w16cex:commentExtensible w16cex:durableId="22DD0415" w16cex:dateUtc="2020-08-11T15:48:00Z"/>
  <w16cex:commentExtensible w16cex:durableId="22DD032A" w16cex:dateUtc="2020-08-11T15:44:00Z"/>
  <w16cex:commentExtensible w16cex:durableId="22D61A16" w16cex:dateUtc="2020-08-06T09:56: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CE27D9" w16cid:durableId="22DD0624"/>
  <w16cid:commentId w16cid:paraId="2CBAF573" w16cid:durableId="22DD145A"/>
  <w16cid:commentId w16cid:paraId="4C020E01" w16cid:durableId="22DD0702"/>
  <w16cid:commentId w16cid:paraId="0C4BD955" w16cid:durableId="22DD0232"/>
  <w16cid:commentId w16cid:paraId="4783AFA5" w16cid:durableId="22D6564A"/>
  <w16cid:commentId w16cid:paraId="3B6071D4" w16cid:durableId="22DD0415"/>
  <w16cid:commentId w16cid:paraId="197C740C" w16cid:durableId="22DD032A"/>
  <w16cid:commentId w16cid:paraId="2B6D149D" w16cid:durableId="22D61A16"/>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7BAD" w14:textId="77777777" w:rsidR="001210A8" w:rsidRDefault="001210A8" w:rsidP="008E455B">
      <w:pPr>
        <w:spacing w:after="0" w:line="240" w:lineRule="auto"/>
      </w:pPr>
      <w:r>
        <w:separator/>
      </w:r>
    </w:p>
  </w:endnote>
  <w:endnote w:type="continuationSeparator" w:id="0">
    <w:p w14:paraId="2F106A22" w14:textId="77777777" w:rsidR="001210A8" w:rsidRDefault="001210A8" w:rsidP="008E455B">
      <w:pPr>
        <w:spacing w:after="0" w:line="240" w:lineRule="auto"/>
      </w:pPr>
      <w:r>
        <w:continuationSeparator/>
      </w:r>
    </w:p>
  </w:endnote>
  <w:endnote w:type="continuationNotice" w:id="1">
    <w:p w14:paraId="3F041781" w14:textId="77777777" w:rsidR="001210A8" w:rsidRDefault="001210A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1210A8" w:rsidRDefault="001210A8">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1210A8" w:rsidRDefault="00121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1210A8" w:rsidRDefault="001210A8">
    <w:pPr>
      <w:pStyle w:val="Footer"/>
      <w:jc w:val="right"/>
    </w:pPr>
  </w:p>
  <w:p w14:paraId="3A92520C" w14:textId="77777777" w:rsidR="001210A8" w:rsidRDefault="001210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1210A8" w:rsidRDefault="001210A8">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1210A8" w:rsidRDefault="00121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6EA19" w14:textId="77777777" w:rsidR="001210A8" w:rsidRDefault="001210A8" w:rsidP="008E455B">
      <w:pPr>
        <w:spacing w:after="0" w:line="240" w:lineRule="auto"/>
      </w:pPr>
      <w:r>
        <w:separator/>
      </w:r>
    </w:p>
  </w:footnote>
  <w:footnote w:type="continuationSeparator" w:id="0">
    <w:p w14:paraId="7DE20DF4" w14:textId="77777777" w:rsidR="001210A8" w:rsidRDefault="001210A8" w:rsidP="008E455B">
      <w:pPr>
        <w:spacing w:after="0" w:line="240" w:lineRule="auto"/>
      </w:pPr>
      <w:r>
        <w:continuationSeparator/>
      </w:r>
    </w:p>
  </w:footnote>
  <w:footnote w:type="continuationNotice" w:id="1">
    <w:p w14:paraId="41B5770B" w14:textId="77777777" w:rsidR="001210A8" w:rsidRDefault="001210A8">
      <w:pPr>
        <w:spacing w:before="0" w:after="0" w:line="240" w:lineRule="auto"/>
      </w:pPr>
    </w:p>
  </w:footnote>
  <w:footnote w:id="2">
    <w:p w14:paraId="2F9F2EF7" w14:textId="47C44709" w:rsidR="001210A8" w:rsidRDefault="001210A8">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EB1C9F" w:rsidRDefault="00EB1C9F">
      <w:pPr>
        <w:pStyle w:val="FootnoteText"/>
      </w:pPr>
      <w:ins w:id="1493" w:author="Molly McEvilley" w:date="2020-08-13T05:33:00Z">
        <w:r>
          <w:rPr>
            <w:rStyle w:val="FootnoteReference"/>
          </w:rPr>
          <w:footnoteRef/>
        </w:r>
        <w:r>
          <w:t xml:space="preserve"> </w:t>
        </w:r>
      </w:ins>
      <w:ins w:id="1494" w:author="Molly McEvilley" w:date="2020-08-13T05:34:00Z">
        <w:r>
          <w:t xml:space="preserve">The </w:t>
        </w:r>
        <w:r w:rsidRPr="00EB1C9F">
          <w:rPr>
            <w:b/>
            <w:bCs/>
          </w:rPr>
          <w:t>NoCoC</w:t>
        </w:r>
        <w:r>
          <w:t xml:space="preserve"> column is an exception to this; it counts records in hmis_Enrollment that </w:t>
        </w:r>
      </w:ins>
      <w:ins w:id="1495"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1210A8" w:rsidRPr="00381EDF" w:rsidRDefault="001210A8"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1210A8" w:rsidRDefault="001210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6"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0"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6"/>
  </w:num>
  <w:num w:numId="3">
    <w:abstractNumId w:val="75"/>
  </w:num>
  <w:num w:numId="4">
    <w:abstractNumId w:val="35"/>
  </w:num>
  <w:num w:numId="5">
    <w:abstractNumId w:val="47"/>
  </w:num>
  <w:num w:numId="6">
    <w:abstractNumId w:val="61"/>
  </w:num>
  <w:num w:numId="7">
    <w:abstractNumId w:val="6"/>
  </w:num>
  <w:num w:numId="8">
    <w:abstractNumId w:val="5"/>
  </w:num>
  <w:num w:numId="9">
    <w:abstractNumId w:val="39"/>
  </w:num>
  <w:num w:numId="10">
    <w:abstractNumId w:val="67"/>
  </w:num>
  <w:num w:numId="11">
    <w:abstractNumId w:val="22"/>
  </w:num>
  <w:num w:numId="12">
    <w:abstractNumId w:val="21"/>
  </w:num>
  <w:num w:numId="13">
    <w:abstractNumId w:val="51"/>
  </w:num>
  <w:num w:numId="14">
    <w:abstractNumId w:val="1"/>
  </w:num>
  <w:num w:numId="15">
    <w:abstractNumId w:val="55"/>
  </w:num>
  <w:num w:numId="16">
    <w:abstractNumId w:val="79"/>
  </w:num>
  <w:num w:numId="17">
    <w:abstractNumId w:val="65"/>
  </w:num>
  <w:num w:numId="18">
    <w:abstractNumId w:val="72"/>
  </w:num>
  <w:num w:numId="19">
    <w:abstractNumId w:val="69"/>
  </w:num>
  <w:num w:numId="20">
    <w:abstractNumId w:val="15"/>
  </w:num>
  <w:num w:numId="21">
    <w:abstractNumId w:val="2"/>
  </w:num>
  <w:num w:numId="22">
    <w:abstractNumId w:val="7"/>
  </w:num>
  <w:num w:numId="23">
    <w:abstractNumId w:val="62"/>
  </w:num>
  <w:num w:numId="24">
    <w:abstractNumId w:val="17"/>
  </w:num>
  <w:num w:numId="25">
    <w:abstractNumId w:val="60"/>
  </w:num>
  <w:num w:numId="26">
    <w:abstractNumId w:val="13"/>
  </w:num>
  <w:num w:numId="27">
    <w:abstractNumId w:val="42"/>
  </w:num>
  <w:num w:numId="28">
    <w:abstractNumId w:val="0"/>
  </w:num>
  <w:num w:numId="29">
    <w:abstractNumId w:val="44"/>
  </w:num>
  <w:num w:numId="30">
    <w:abstractNumId w:val="25"/>
  </w:num>
  <w:num w:numId="31">
    <w:abstractNumId w:val="4"/>
  </w:num>
  <w:num w:numId="32">
    <w:abstractNumId w:val="54"/>
  </w:num>
  <w:num w:numId="33">
    <w:abstractNumId w:val="41"/>
  </w:num>
  <w:num w:numId="34">
    <w:abstractNumId w:val="59"/>
  </w:num>
  <w:num w:numId="35">
    <w:abstractNumId w:val="24"/>
  </w:num>
  <w:num w:numId="36">
    <w:abstractNumId w:val="57"/>
  </w:num>
  <w:num w:numId="37">
    <w:abstractNumId w:val="16"/>
  </w:num>
  <w:num w:numId="38">
    <w:abstractNumId w:val="23"/>
  </w:num>
  <w:num w:numId="39">
    <w:abstractNumId w:val="26"/>
  </w:num>
  <w:num w:numId="40">
    <w:abstractNumId w:val="64"/>
  </w:num>
  <w:num w:numId="41">
    <w:abstractNumId w:val="32"/>
  </w:num>
  <w:num w:numId="42">
    <w:abstractNumId w:val="66"/>
  </w:num>
  <w:num w:numId="43">
    <w:abstractNumId w:val="52"/>
  </w:num>
  <w:num w:numId="44">
    <w:abstractNumId w:val="56"/>
  </w:num>
  <w:num w:numId="45">
    <w:abstractNumId w:val="8"/>
  </w:num>
  <w:num w:numId="46">
    <w:abstractNumId w:val="11"/>
  </w:num>
  <w:num w:numId="47">
    <w:abstractNumId w:val="53"/>
  </w:num>
  <w:num w:numId="48">
    <w:abstractNumId w:val="27"/>
  </w:num>
  <w:num w:numId="49">
    <w:abstractNumId w:val="3"/>
  </w:num>
  <w:num w:numId="50">
    <w:abstractNumId w:val="70"/>
  </w:num>
  <w:num w:numId="51">
    <w:abstractNumId w:val="43"/>
  </w:num>
  <w:num w:numId="52">
    <w:abstractNumId w:val="31"/>
  </w:num>
  <w:num w:numId="53">
    <w:abstractNumId w:val="14"/>
  </w:num>
  <w:num w:numId="54">
    <w:abstractNumId w:val="76"/>
  </w:num>
  <w:num w:numId="55">
    <w:abstractNumId w:val="71"/>
  </w:num>
  <w:num w:numId="56">
    <w:abstractNumId w:val="74"/>
  </w:num>
  <w:num w:numId="57">
    <w:abstractNumId w:val="9"/>
  </w:num>
  <w:num w:numId="58">
    <w:abstractNumId w:val="12"/>
  </w:num>
  <w:num w:numId="59">
    <w:abstractNumId w:val="33"/>
  </w:num>
  <w:num w:numId="60">
    <w:abstractNumId w:val="18"/>
  </w:num>
  <w:num w:numId="61">
    <w:abstractNumId w:val="77"/>
  </w:num>
  <w:num w:numId="62">
    <w:abstractNumId w:val="49"/>
  </w:num>
  <w:num w:numId="63">
    <w:abstractNumId w:val="63"/>
  </w:num>
  <w:num w:numId="64">
    <w:abstractNumId w:val="29"/>
  </w:num>
  <w:num w:numId="65">
    <w:abstractNumId w:val="30"/>
  </w:num>
  <w:num w:numId="66">
    <w:abstractNumId w:val="37"/>
  </w:num>
  <w:num w:numId="67">
    <w:abstractNumId w:val="78"/>
  </w:num>
  <w:num w:numId="68">
    <w:abstractNumId w:val="45"/>
  </w:num>
  <w:num w:numId="69">
    <w:abstractNumId w:val="34"/>
  </w:num>
  <w:num w:numId="70">
    <w:abstractNumId w:val="73"/>
  </w:num>
  <w:num w:numId="71">
    <w:abstractNumId w:val="48"/>
  </w:num>
  <w:num w:numId="72">
    <w:abstractNumId w:val="40"/>
  </w:num>
  <w:num w:numId="73">
    <w:abstractNumId w:val="50"/>
  </w:num>
  <w:num w:numId="74">
    <w:abstractNumId w:val="36"/>
  </w:num>
  <w:num w:numId="75">
    <w:abstractNumId w:val="20"/>
  </w:num>
  <w:num w:numId="76">
    <w:abstractNumId w:val="19"/>
  </w:num>
  <w:num w:numId="77">
    <w:abstractNumId w:val="58"/>
  </w:num>
  <w:num w:numId="78">
    <w:abstractNumId w:val="38"/>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662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schemas.microsoft.com/office/2006/documentManagement/types"/>
    <ds:schemaRef ds:uri="77672a2e-0500-447c-bfb5-fe50f00aefa9"/>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3750</TotalTime>
  <Pages>160</Pages>
  <Words>44724</Words>
  <Characters>254928</Characters>
  <Application>Microsoft Office Word</Application>
  <DocSecurity>0</DocSecurity>
  <Lines>2124</Lines>
  <Paragraphs>598</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299054</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55</cp:revision>
  <cp:lastPrinted>2018-10-11T13:23:00Z</cp:lastPrinted>
  <dcterms:created xsi:type="dcterms:W3CDTF">2020-08-06T12:46:00Z</dcterms:created>
  <dcterms:modified xsi:type="dcterms:W3CDTF">2020-08-13T13:20:00Z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