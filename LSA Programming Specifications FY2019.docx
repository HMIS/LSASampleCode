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EB4EA1" w:rsidRDefault="00EB4EA1"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EB4EA1" w:rsidRDefault="00EB4EA1"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EB4EA1" w:rsidRPr="008B2A6A" w:rsidRDefault="00EB4EA1"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B4EA1" w:rsidRDefault="00EB4EA1"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EB4EA1" w:rsidRPr="008B2A6A" w:rsidRDefault="00EB4EA1"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B4EA1" w:rsidRDefault="00EB4EA1"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B4EA1">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B4EA1">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B4EA1">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B4EA1">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B4EA1">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B4EA1">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B4EA1">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B4EA1">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B4EA1">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B4EA1">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B4EA1">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B4EA1">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B4EA1">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B4EA1">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B4EA1">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B4EA1">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B4EA1">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B4EA1">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B4EA1">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B4EA1">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B4EA1">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B4EA1">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B4EA1">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B4EA1">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B4EA1">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B4EA1">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B4EA1">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EB4EA1">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B4EA1">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B4EA1">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B4EA1">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B4EA1">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B4EA1">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B4EA1">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B4EA1">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B4EA1">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B4EA1">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B4EA1">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B4EA1">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B4EA1">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B4EA1">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B4EA1">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B4EA1">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B4EA1">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B4EA1">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B4EA1">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B4EA1">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B4EA1">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B4EA1">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B4EA1">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B4EA1">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B4EA1">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B4EA1">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B4EA1">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B4EA1">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B4EA1">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B4EA1">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B4EA1">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B4EA1">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B4EA1">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B4EA1">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B4EA1">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B4EA1">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B4EA1">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B4EA1">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B4EA1">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B4EA1">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EB4EA1">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B4EA1">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B4EA1">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B4EA1">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B4EA1">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B4EA1">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B4EA1">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B4EA1">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B4EA1">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B4EA1">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B4EA1">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B4EA1">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B4EA1">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B4EA1">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B4EA1">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B4EA1">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B4EA1">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B4EA1">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B4EA1">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B4EA1">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B4EA1">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B4EA1">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B4EA1">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B4EA1">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B4EA1">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B4EA1">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B4EA1">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B4EA1">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B4EA1">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B4EA1">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B4EA1">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B4EA1">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B4EA1">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B4EA1">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B4EA1">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B4EA1">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B4EA1">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45" w:author="Molly McEvilley" w:date="2020-08-20T08:12:00Z">
                    <w:rPr/>
                  </w:rPrChange>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6" w:author="Molly McEvilley" w:date="2020-08-13T10:48:00Z"/>
              </w:rPr>
            </w:pPr>
            <w:ins w:id="47" w:author="Molly McEvilley" w:date="2020-08-06T05:54:00Z">
              <w:r>
                <w:t xml:space="preserve">Section 3.3 – </w:t>
              </w:r>
              <w:commentRangeStart w:id="48"/>
              <w:r>
                <w:t>note that reporting procedures must exclude data which i</w:t>
              </w:r>
            </w:ins>
            <w:ins w:id="49" w:author="Molly McEvilley" w:date="2020-08-11T11:57:00Z">
              <w:r w:rsidR="007F4F13">
                <w:t>s</w:t>
              </w:r>
            </w:ins>
            <w:ins w:id="50" w:author="Molly McEvilley" w:date="2020-08-06T05:54:00Z">
              <w:r>
                <w:t xml:space="preserve"> inconsistent with HMIS Data Standards and/or HMIS CSV </w:t>
              </w:r>
            </w:ins>
            <w:ins w:id="51" w:author="Molly McEvilley" w:date="2020-08-06T05:55:00Z">
              <w:r>
                <w:t>specifications</w:t>
              </w:r>
            </w:ins>
            <w:commentRangeEnd w:id="48"/>
            <w:ins w:id="52" w:author="Molly McEvilley" w:date="2020-08-11T11:57:00Z">
              <w:r w:rsidR="007F4F13">
                <w:rPr>
                  <w:rStyle w:val="CommentReference"/>
                </w:rPr>
                <w:commentReference w:id="48"/>
              </w:r>
            </w:ins>
          </w:p>
          <w:p w14:paraId="1E1E2422" w14:textId="154EA486" w:rsidR="00FF46B8" w:rsidRDefault="00FF46B8" w:rsidP="005D3903">
            <w:pPr>
              <w:spacing w:before="0" w:after="0" w:line="240" w:lineRule="auto"/>
              <w:ind w:left="576" w:hanging="288"/>
              <w:rPr>
                <w:ins w:id="53" w:author="Molly McEvilley" w:date="2020-08-13T10:29:00Z"/>
              </w:rPr>
            </w:pPr>
            <w:ins w:id="54" w:author="Molly McEvilley" w:date="2020-08-13T10:48:00Z">
              <w:r>
                <w:t>If a project has an operating end date, it must be greater than the operating start date</w:t>
              </w:r>
            </w:ins>
            <w:ins w:id="55" w:author="Molly McEvilley" w:date="2020-08-13T10:52:00Z">
              <w:r>
                <w:t xml:space="preserve"> </w:t>
              </w:r>
              <w:proofErr w:type="gramStart"/>
              <w:r>
                <w:t>in order to</w:t>
              </w:r>
              <w:proofErr w:type="gramEnd"/>
              <w:r>
                <w:t xml:space="preserve"> include in LSA reporting</w:t>
              </w:r>
            </w:ins>
            <w:ins w:id="56" w:author="Molly McEvilley" w:date="2020-08-13T10:48:00Z">
              <w:r>
                <w:t>.</w:t>
              </w:r>
            </w:ins>
          </w:p>
          <w:p w14:paraId="5A2EC336" w14:textId="34EDE4B8" w:rsidR="00CD6954" w:rsidRDefault="00CD6954" w:rsidP="0030608E">
            <w:pPr>
              <w:spacing w:before="0" w:after="0" w:line="240" w:lineRule="auto"/>
              <w:ind w:left="288" w:hanging="288"/>
              <w:rPr>
                <w:ins w:id="57" w:author="Molly McEvilley" w:date="2020-08-11T12:56:00Z"/>
              </w:rPr>
            </w:pPr>
            <w:commentRangeStart w:id="58"/>
            <w:ins w:id="59" w:author="Molly McEvilley" w:date="2020-08-13T10:29:00Z">
              <w:r>
                <w:t>Section</w:t>
              </w:r>
            </w:ins>
            <w:ins w:id="60" w:author="Molly McEvilley" w:date="2020-08-20T08:16:00Z">
              <w:r w:rsidR="006F7BD7">
                <w:t>s</w:t>
              </w:r>
            </w:ins>
            <w:ins w:id="61" w:author="Molly McEvilley" w:date="2020-08-13T10:29:00Z">
              <w:r>
                <w:t xml:space="preserve"> 3.4</w:t>
              </w:r>
            </w:ins>
            <w:ins w:id="62" w:author="Molly McEvilley" w:date="2020-08-20T08:16:00Z">
              <w:r w:rsidR="006F7BD7">
                <w:t>-3.5</w:t>
              </w:r>
            </w:ins>
            <w:ins w:id="63" w:author="Molly McEvilley" w:date="2020-08-13T10:29:00Z">
              <w:r>
                <w:t xml:space="preserve"> </w:t>
              </w:r>
            </w:ins>
            <w:commentRangeEnd w:id="58"/>
            <w:ins w:id="64" w:author="Molly McEvilley" w:date="2020-08-20T08:15:00Z">
              <w:r w:rsidR="006F7BD7">
                <w:rPr>
                  <w:rStyle w:val="CommentReference"/>
                </w:rPr>
                <w:commentReference w:id="58"/>
              </w:r>
            </w:ins>
            <w:ins w:id="65" w:author="Molly McEvilley" w:date="2020-08-13T10:29:00Z">
              <w:r>
                <w:t>–</w:t>
              </w:r>
            </w:ins>
            <w:ins w:id="66" w:author="Molly McEvilley" w:date="2020-08-20T08:13:00Z">
              <w:r w:rsidR="006F7BD7">
                <w:t xml:space="preserve"> </w:t>
              </w:r>
            </w:ins>
            <w:ins w:id="67" w:author="Molly McEvilley" w:date="2020-08-13T10:30:00Z">
              <w:r>
                <w:t xml:space="preserve">if a household member’s entry date is prior to that of the HoH, use the HoH </w:t>
              </w:r>
            </w:ins>
            <w:ins w:id="68" w:author="Molly McEvilley" w:date="2020-08-13T10:31:00Z">
              <w:r>
                <w:t xml:space="preserve">value as the effective </w:t>
              </w:r>
            </w:ins>
            <w:ins w:id="69" w:author="Molly McEvilley" w:date="2020-08-20T08:13:00Z">
              <w:r w:rsidR="006F7BD7">
                <w:t>entry date for the household member</w:t>
              </w:r>
            </w:ins>
            <w:ins w:id="70"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71" w:author="Molly McEvilley" w:date="2020-08-19T04:18:00Z"/>
              </w:rPr>
            </w:pPr>
            <w:commentRangeStart w:id="72"/>
            <w:ins w:id="73" w:author="Molly McEvilley" w:date="2020-08-13T10:51:00Z">
              <w:r>
                <w:t xml:space="preserve">Section 4.1 </w:t>
              </w:r>
            </w:ins>
            <w:commentRangeEnd w:id="72"/>
            <w:ins w:id="74" w:author="Molly McEvilley" w:date="2020-08-13T10:53:00Z">
              <w:r>
                <w:rPr>
                  <w:rStyle w:val="CommentReference"/>
                </w:rPr>
                <w:commentReference w:id="72"/>
              </w:r>
            </w:ins>
            <w:ins w:id="75" w:author="Molly McEvilley" w:date="2020-08-13T10:51:00Z">
              <w:r>
                <w:t xml:space="preserve">- </w:t>
              </w:r>
              <w:r w:rsidRPr="00FF46B8">
                <w:t>If a project has an operating end date, it must be greater than the operating start date</w:t>
              </w:r>
            </w:ins>
            <w:ins w:id="76" w:author="Molly McEvilley" w:date="2020-08-13T10:52:00Z">
              <w:r>
                <w:t xml:space="preserve"> </w:t>
              </w:r>
              <w:proofErr w:type="gramStart"/>
              <w:r>
                <w:t>in order to</w:t>
              </w:r>
              <w:proofErr w:type="gramEnd"/>
              <w:r>
                <w:t xml:space="preserve"> include the project record in the LSA upload</w:t>
              </w:r>
            </w:ins>
            <w:ins w:id="77" w:author="Molly McEvilley" w:date="2020-08-13T10:51:00Z">
              <w:r w:rsidRPr="00FF46B8">
                <w:t>.</w:t>
              </w:r>
            </w:ins>
          </w:p>
          <w:p w14:paraId="29083F38" w14:textId="24E5D926" w:rsidR="00493BDF" w:rsidRDefault="00493BDF" w:rsidP="0030608E">
            <w:pPr>
              <w:spacing w:before="0" w:after="0" w:line="240" w:lineRule="auto"/>
              <w:ind w:left="288" w:hanging="288"/>
              <w:rPr>
                <w:ins w:id="78" w:author="Molly McEvilley" w:date="2020-08-13T10:51:00Z"/>
              </w:rPr>
            </w:pPr>
            <w:commentRangeStart w:id="79"/>
            <w:ins w:id="80" w:author="Molly McEvilley" w:date="2020-08-19T04:18:00Z">
              <w:r>
                <w:t xml:space="preserve">Section 4.1-4.5 </w:t>
              </w:r>
            </w:ins>
            <w:commentRangeEnd w:id="79"/>
            <w:ins w:id="81" w:author="Molly McEvilley" w:date="2020-08-19T04:21:00Z">
              <w:r w:rsidR="00E70186">
                <w:rPr>
                  <w:rStyle w:val="CommentReference"/>
                </w:rPr>
                <w:commentReference w:id="79"/>
              </w:r>
            </w:ins>
            <w:ins w:id="82" w:author="Molly McEvilley" w:date="2020-08-19T04:19:00Z">
              <w:r w:rsidR="00E70186">
                <w:t>–</w:t>
              </w:r>
            </w:ins>
            <w:ins w:id="83" w:author="Molly McEvilley" w:date="2020-08-19T04:18:00Z">
              <w:r>
                <w:t xml:space="preserve"> </w:t>
              </w:r>
            </w:ins>
            <w:ins w:id="84" w:author="Molly McEvilley" w:date="2020-08-19T04:19:00Z">
              <w:r w:rsidR="00E70186">
                <w:t xml:space="preserve">clarify that notes in Column Description for PDDE </w:t>
              </w:r>
            </w:ins>
            <w:ins w:id="85"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6" w:author="Molly McEvilley" w:date="2020-08-06T09:54:00Z"/>
              </w:rPr>
            </w:pPr>
            <w:ins w:id="87" w:author="Molly McEvilley" w:date="2020-08-11T12:56:00Z">
              <w:r>
                <w:t xml:space="preserve">Section 5.2 </w:t>
              </w:r>
            </w:ins>
            <w:ins w:id="88" w:author="Molly McEvilley" w:date="2020-08-11T12:57:00Z">
              <w:r>
                <w:t>–</w:t>
              </w:r>
            </w:ins>
            <w:ins w:id="89" w:author="Molly McEvilley" w:date="2020-08-11T12:56:00Z">
              <w:r>
                <w:t xml:space="preserve"> </w:t>
              </w:r>
            </w:ins>
            <w:ins w:id="90" w:author="Molly McEvilley" w:date="2020-08-11T12:57:00Z">
              <w:r>
                <w:t xml:space="preserve">specify that active enrollments should be identified in </w:t>
              </w:r>
              <w:proofErr w:type="spellStart"/>
              <w:r>
                <w:t>tlsa_Enrollment</w:t>
              </w:r>
              <w:proofErr w:type="spellEnd"/>
              <w:r>
                <w:t xml:space="preserve"> with </w:t>
              </w:r>
              <w:commentRangeStart w:id="91"/>
              <w:r w:rsidRPr="00EB1C9F">
                <w:rPr>
                  <w:b/>
                  <w:bCs/>
                </w:rPr>
                <w:t>Active</w:t>
              </w:r>
              <w:r>
                <w:t xml:space="preserve"> = 1</w:t>
              </w:r>
            </w:ins>
            <w:commentRangeEnd w:id="91"/>
            <w:ins w:id="92" w:author="Molly McEvilley" w:date="2020-08-11T12:58:00Z">
              <w:r>
                <w:rPr>
                  <w:rStyle w:val="CommentReference"/>
                </w:rPr>
                <w:commentReference w:id="91"/>
              </w:r>
            </w:ins>
          </w:p>
          <w:p w14:paraId="151CAA13" w14:textId="1C4F3C52" w:rsidR="0039058C" w:rsidRDefault="0039058C" w:rsidP="0030608E">
            <w:pPr>
              <w:spacing w:before="0" w:after="0" w:line="240" w:lineRule="auto"/>
              <w:ind w:left="288" w:hanging="288"/>
              <w:rPr>
                <w:ins w:id="93" w:author="Molly McEvilley" w:date="2020-08-19T04:48:00Z"/>
              </w:rPr>
            </w:pPr>
            <w:ins w:id="94" w:author="Molly McEvilley" w:date="2020-08-06T09:54:00Z">
              <w:r>
                <w:t xml:space="preserve">Section </w:t>
              </w:r>
              <w:commentRangeStart w:id="95"/>
              <w:r>
                <w:t xml:space="preserve">5.6 </w:t>
              </w:r>
            </w:ins>
            <w:commentRangeEnd w:id="95"/>
            <w:ins w:id="96" w:author="Molly McEvilley" w:date="2020-08-11T12:01:00Z">
              <w:r w:rsidR="007F4F13">
                <w:rPr>
                  <w:rStyle w:val="CommentReference"/>
                </w:rPr>
                <w:commentReference w:id="95"/>
              </w:r>
            </w:ins>
            <w:ins w:id="97" w:author="Molly McEvilley" w:date="2020-08-06T09:54:00Z">
              <w:r w:rsidR="00C963BA">
                <w:t>–</w:t>
              </w:r>
              <w:r>
                <w:t xml:space="preserve"> </w:t>
              </w:r>
              <w:r w:rsidR="00C963BA">
                <w:t>delete irrele</w:t>
              </w:r>
            </w:ins>
            <w:ins w:id="98"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9" w:author="Molly McEvilley" w:date="2020-08-06T05:55:00Z"/>
              </w:rPr>
            </w:pPr>
            <w:ins w:id="100" w:author="Molly McEvilley" w:date="2020-08-19T04:48:00Z">
              <w:r>
                <w:t xml:space="preserve">Section </w:t>
              </w:r>
              <w:commentRangeStart w:id="101"/>
              <w:r>
                <w:t xml:space="preserve">5.7 </w:t>
              </w:r>
            </w:ins>
            <w:commentRangeEnd w:id="101"/>
            <w:ins w:id="102" w:author="Molly McEvilley" w:date="2020-08-19T04:49:00Z">
              <w:r>
                <w:rPr>
                  <w:rStyle w:val="CommentReference"/>
                </w:rPr>
                <w:commentReference w:id="101"/>
              </w:r>
            </w:ins>
            <w:ins w:id="103" w:author="Molly McEvilley" w:date="2020-08-19T04:48:00Z">
              <w:r>
                <w:t xml:space="preserve">–– </w:t>
              </w:r>
            </w:ins>
            <w:ins w:id="104" w:author="Molly McEvilley" w:date="2020-08-19T07:46:00Z">
              <w:r w:rsidR="006A46D6">
                <w:t xml:space="preserve">Add </w:t>
              </w:r>
              <w:commentRangeStart w:id="105"/>
              <w:r w:rsidR="006A46D6">
                <w:t xml:space="preserve">CH </w:t>
              </w:r>
              <w:commentRangeEnd w:id="105"/>
              <w:r w:rsidR="006A46D6">
                <w:rPr>
                  <w:rStyle w:val="CommentReference"/>
                </w:rPr>
                <w:commentReference w:id="105"/>
              </w:r>
              <w:r w:rsidR="006A46D6">
                <w:t xml:space="preserve">to list of relevant data; </w:t>
              </w:r>
            </w:ins>
            <w:ins w:id="106" w:author="Molly McEvilley" w:date="2020-08-19T04:48:00Z">
              <w:r>
                <w:t>Exi</w:t>
              </w:r>
            </w:ins>
            <w:ins w:id="107" w:author="Molly McEvilley" w:date="2020-08-19T04:49:00Z">
              <w:r>
                <w:t>t date</w:t>
              </w:r>
            </w:ins>
            <w:ins w:id="108" w:author="Molly McEvilley" w:date="2020-08-19T04:48:00Z">
              <w:r>
                <w:t xml:space="preserve"> from RRH cannot be counted as a CH day if </w:t>
              </w:r>
            </w:ins>
            <w:ins w:id="109"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0" w:author="Molly McEvilley" w:date="2020-08-11T11:38:00Z"/>
              </w:rPr>
            </w:pPr>
            <w:ins w:id="111" w:author="Molly McEvilley" w:date="2020-08-06T05:38:00Z">
              <w:r>
                <w:t xml:space="preserve">Section 5.8 – </w:t>
              </w:r>
            </w:ins>
            <w:ins w:id="112" w:author="Molly McEvilley" w:date="2020-08-06T08:45:00Z">
              <w:r w:rsidR="00B5597A">
                <w:t>correct and re-group criteria for c</w:t>
              </w:r>
            </w:ins>
            <w:ins w:id="113"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14" w:author="Molly McEvilley" w:date="2020-08-19T05:17:00Z"/>
              </w:rPr>
            </w:pPr>
            <w:ins w:id="115" w:author="Molly McEvilley" w:date="2020-08-11T11:38:00Z">
              <w:r>
                <w:t xml:space="preserve">Section </w:t>
              </w:r>
              <w:commentRangeStart w:id="116"/>
              <w:r>
                <w:t xml:space="preserve">5.10 </w:t>
              </w:r>
            </w:ins>
            <w:commentRangeEnd w:id="116"/>
            <w:ins w:id="117" w:author="Molly McEvilley" w:date="2020-08-11T11:40:00Z">
              <w:r>
                <w:rPr>
                  <w:rStyle w:val="CommentReference"/>
                </w:rPr>
                <w:commentReference w:id="116"/>
              </w:r>
            </w:ins>
            <w:ins w:id="118" w:author="Molly McEvilley" w:date="2020-08-11T11:39:00Z">
              <w:r>
                <w:t xml:space="preserve">– correction of typos/grouping in criteria for identifying clients who do not meet time criteria for CH and </w:t>
              </w:r>
            </w:ins>
            <w:ins w:id="119" w:author="Molly McEvilley" w:date="2020-08-11T11:40:00Z">
              <w:r>
                <w:t xml:space="preserve">are </w:t>
              </w:r>
            </w:ins>
            <w:ins w:id="120" w:author="Molly McEvilley" w:date="2020-08-11T11:39:00Z">
              <w:r>
                <w:t xml:space="preserve">missing </w:t>
              </w:r>
            </w:ins>
            <w:ins w:id="121" w:author="Molly McEvilley" w:date="2020-08-11T11:40:00Z">
              <w:r>
                <w:t xml:space="preserve">relevant 3.917 </w:t>
              </w:r>
            </w:ins>
            <w:ins w:id="122" w:author="Molly McEvilley" w:date="2020-08-11T11:39:00Z">
              <w:r>
                <w:t xml:space="preserve">information </w:t>
              </w:r>
            </w:ins>
          </w:p>
          <w:p w14:paraId="26F024F8" w14:textId="7F7B175A" w:rsidR="00B95883" w:rsidRDefault="00B95883" w:rsidP="00E8615D">
            <w:pPr>
              <w:spacing w:before="0" w:after="0" w:line="240" w:lineRule="auto"/>
              <w:ind w:left="288" w:hanging="288"/>
              <w:rPr>
                <w:ins w:id="123" w:author="Molly McEvilley" w:date="2020-08-20T08:47:00Z"/>
              </w:rPr>
            </w:pPr>
            <w:ins w:id="124" w:author="Molly McEvilley" w:date="2020-08-19T05:17:00Z">
              <w:r>
                <w:t xml:space="preserve">Section </w:t>
              </w:r>
              <w:commentRangeStart w:id="125"/>
              <w:r>
                <w:t xml:space="preserve">6.11 </w:t>
              </w:r>
            </w:ins>
            <w:commentRangeEnd w:id="125"/>
            <w:ins w:id="126" w:author="Molly McEvilley" w:date="2020-08-19T05:19:00Z">
              <w:r>
                <w:rPr>
                  <w:rStyle w:val="CommentReference"/>
                </w:rPr>
                <w:commentReference w:id="125"/>
              </w:r>
            </w:ins>
            <w:ins w:id="127" w:author="Molly McEvilley" w:date="2020-08-19T05:18:00Z">
              <w:r>
                <w:t>–</w:t>
              </w:r>
            </w:ins>
            <w:ins w:id="128" w:author="Molly McEvilley" w:date="2020-08-19T05:17:00Z">
              <w:r>
                <w:t xml:space="preserve"> </w:t>
              </w:r>
            </w:ins>
            <w:ins w:id="129"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1F1A5772" w:rsidR="00822463" w:rsidRDefault="00822463" w:rsidP="00E8615D">
            <w:pPr>
              <w:spacing w:before="0" w:after="0" w:line="240" w:lineRule="auto"/>
              <w:ind w:left="288" w:hanging="288"/>
              <w:rPr>
                <w:ins w:id="130" w:author="Molly McEvilley" w:date="2020-08-06T10:11:00Z"/>
              </w:rPr>
            </w:pPr>
            <w:commentRangeStart w:id="131"/>
            <w:ins w:id="132" w:author="Molly McEvilley" w:date="2020-08-20T08:47:00Z">
              <w:r>
                <w:t xml:space="preserve">Section </w:t>
              </w:r>
              <w:commentRangeStart w:id="133"/>
              <w:r>
                <w:t xml:space="preserve">7.5 </w:t>
              </w:r>
            </w:ins>
            <w:commentRangeEnd w:id="131"/>
            <w:ins w:id="134" w:author="Molly McEvilley" w:date="2020-08-20T08:48:00Z">
              <w:r>
                <w:rPr>
                  <w:rStyle w:val="CommentReference"/>
                </w:rPr>
                <w:commentReference w:id="131"/>
              </w:r>
            </w:ins>
            <w:commentRangeEnd w:id="133"/>
            <w:ins w:id="135" w:author="Molly McEvilley" w:date="2020-08-20T09:18:00Z">
              <w:r w:rsidR="00157617">
                <w:rPr>
                  <w:rStyle w:val="CommentReference"/>
                </w:rPr>
                <w:commentReference w:id="133"/>
              </w:r>
            </w:ins>
            <w:ins w:id="136" w:author="Molly McEvilley" w:date="2020-08-20T08:47:00Z">
              <w:r>
                <w:t>– al</w:t>
              </w:r>
            </w:ins>
            <w:ins w:id="137" w:author="Molly McEvilley" w:date="2020-08-20T08:48:00Z">
              <w:r>
                <w:t xml:space="preserve">ign criteria for system engagement status in LSAExit with </w:t>
              </w:r>
            </w:ins>
            <w:proofErr w:type="spellStart"/>
            <w:ins w:id="138" w:author="Molly McEvilley" w:date="2020-08-20T08:47:00Z">
              <w:r>
                <w:t>LSAHousehold</w:t>
              </w:r>
            </w:ins>
            <w:proofErr w:type="spellEnd"/>
            <w:ins w:id="139" w:author="Molly McEvilley" w:date="2020-08-27T09:46:00Z">
              <w:r w:rsidR="005616AB">
                <w:t xml:space="preserve">; </w:t>
              </w:r>
            </w:ins>
            <w:ins w:id="140" w:author="Molly McEvilley" w:date="2020-08-27T09:47:00Z">
              <w:r w:rsidR="005616AB">
                <w:t xml:space="preserve">add criteria to </w:t>
              </w:r>
              <w:commentRangeStart w:id="141"/>
              <w:r w:rsidR="005616AB">
                <w:t xml:space="preserve">disambiguate </w:t>
              </w:r>
            </w:ins>
            <w:commentRangeEnd w:id="141"/>
            <w:ins w:id="142" w:author="Molly McEvilley" w:date="2020-08-27T10:59:00Z">
              <w:r w:rsidR="003349A5">
                <w:rPr>
                  <w:rStyle w:val="CommentReference"/>
                </w:rPr>
                <w:commentReference w:id="141"/>
              </w:r>
            </w:ins>
            <w:ins w:id="143" w:author="Molly McEvilley" w:date="2020-08-27T09:47:00Z">
              <w:r w:rsidR="005616AB">
                <w:t>when the most recent exit date is shared by more than one enrollment.</w:t>
              </w:r>
            </w:ins>
          </w:p>
          <w:p w14:paraId="79549506" w14:textId="4D4C7B69" w:rsidR="00D95179" w:rsidRDefault="00D95179" w:rsidP="0030608E">
            <w:pPr>
              <w:spacing w:before="0" w:after="0" w:line="240" w:lineRule="auto"/>
              <w:ind w:left="288" w:hanging="288"/>
              <w:rPr>
                <w:ins w:id="144" w:author="Molly McEvilley" w:date="2020-09-02T11:40:00Z"/>
              </w:rPr>
            </w:pPr>
            <w:ins w:id="145" w:author="Molly McEvilley" w:date="2020-08-06T10:11:00Z">
              <w:r>
                <w:t xml:space="preserve">Sections </w:t>
              </w:r>
              <w:commentRangeStart w:id="146"/>
              <w:r>
                <w:t xml:space="preserve">8.1-8.18 </w:t>
              </w:r>
            </w:ins>
            <w:commentRangeEnd w:id="146"/>
            <w:ins w:id="147" w:author="Molly McEvilley" w:date="2020-08-06T10:13:00Z">
              <w:r w:rsidR="00E042BF">
                <w:rPr>
                  <w:rStyle w:val="CommentReference"/>
                </w:rPr>
                <w:commentReference w:id="146"/>
              </w:r>
            </w:ins>
            <w:ins w:id="148"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49"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50" w:author="Molly McEvilley" w:date="2020-08-06T10:12:00Z">
              <w:r w:rsidR="00775C61">
                <w:t xml:space="preserve"> and </w:t>
              </w:r>
            </w:ins>
            <w:ins w:id="151" w:author="Molly McEvilley" w:date="2020-08-13T07:32:00Z">
              <w:r w:rsidR="00EB1C9F">
                <w:t xml:space="preserve">with </w:t>
              </w:r>
            </w:ins>
            <w:ins w:id="152" w:author="Molly McEvilley" w:date="2020-08-06T10:12:00Z">
              <w:r w:rsidR="00775C61" w:rsidRPr="0030608E">
                <w:rPr>
                  <w:b/>
                  <w:bCs/>
                </w:rPr>
                <w:t>Active/Exit1/Exit2HHType</w:t>
              </w:r>
              <w:r w:rsidR="00E042BF">
                <w:t xml:space="preserve"> colu</w:t>
              </w:r>
            </w:ins>
            <w:ins w:id="153" w:author="Molly McEvilley" w:date="2020-08-06T10:13:00Z">
              <w:r w:rsidR="00E042BF">
                <w:t>mns</w:t>
              </w:r>
            </w:ins>
            <w:ins w:id="154"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55" w:author="Molly McEvilley" w:date="2020-09-02T11:14:00Z"/>
              </w:rPr>
            </w:pPr>
            <w:ins w:id="156" w:author="Molly McEvilley" w:date="2020-09-02T11:40:00Z">
              <w:r>
                <w:t>Section 8.</w:t>
              </w:r>
            </w:ins>
            <w:ins w:id="157" w:author="Molly McEvilley" w:date="2020-09-02T11:41:00Z">
              <w:r>
                <w:t xml:space="preserve">4 – </w:t>
              </w:r>
              <w:proofErr w:type="spellStart"/>
              <w:r>
                <w:t>ReportRow</w:t>
              </w:r>
              <w:proofErr w:type="spellEnd"/>
              <w:r>
                <w:t xml:space="preserve"> #14 averages only rows where </w:t>
              </w:r>
              <w:commentRangeStart w:id="158"/>
              <w:proofErr w:type="spellStart"/>
              <w:r w:rsidRPr="003D1E9F">
                <w:rPr>
                  <w:b/>
                  <w:bCs/>
                  <w:rPrChange w:id="159" w:author="Molly McEvilley" w:date="2020-09-02T11:41:00Z">
                    <w:rPr/>
                  </w:rPrChange>
                </w:rPr>
                <w:t>RRHStatus</w:t>
              </w:r>
              <w:proofErr w:type="spellEnd"/>
              <w:r>
                <w:t xml:space="preserve"> &gt; 2</w:t>
              </w:r>
              <w:commentRangeEnd w:id="158"/>
              <w:r>
                <w:rPr>
                  <w:rStyle w:val="CommentReference"/>
                </w:rPr>
                <w:commentReference w:id="158"/>
              </w:r>
            </w:ins>
          </w:p>
          <w:p w14:paraId="2049EB63" w14:textId="27EC3471" w:rsidR="00D037DA" w:rsidRDefault="00D037DA" w:rsidP="0030608E">
            <w:pPr>
              <w:spacing w:before="0" w:after="0" w:line="240" w:lineRule="auto"/>
              <w:ind w:left="288" w:hanging="288"/>
              <w:rPr>
                <w:ins w:id="160" w:author="Molly McEvilley" w:date="2020-08-06T05:44:00Z"/>
              </w:rPr>
            </w:pPr>
            <w:ins w:id="161" w:author="Molly McEvilley" w:date="2020-09-02T11:14:00Z">
              <w:r>
                <w:t xml:space="preserve">Section </w:t>
              </w:r>
              <w:commentRangeStart w:id="162"/>
              <w:r>
                <w:t xml:space="preserve">8.6 </w:t>
              </w:r>
            </w:ins>
            <w:commentRangeEnd w:id="162"/>
            <w:ins w:id="163" w:author="Molly McEvilley" w:date="2020-09-02T11:15:00Z">
              <w:r>
                <w:rPr>
                  <w:rStyle w:val="CommentReference"/>
                </w:rPr>
                <w:commentReference w:id="162"/>
              </w:r>
            </w:ins>
            <w:ins w:id="164" w:author="Molly McEvilley" w:date="2020-09-02T11:14:00Z">
              <w:r>
                <w:t>– Delete</w:t>
              </w:r>
            </w:ins>
            <w:ins w:id="165"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66" w:author="Molly McEvilley" w:date="2020-08-13T09:48:00Z"/>
              </w:rPr>
            </w:pPr>
            <w:ins w:id="167" w:author="Molly McEvilley" w:date="2020-08-06T05:44:00Z">
              <w:r>
                <w:t>Section</w:t>
              </w:r>
            </w:ins>
            <w:ins w:id="168" w:author="Molly McEvilley" w:date="2020-08-11T11:53:00Z">
              <w:r w:rsidR="007F4F13">
                <w:t>s</w:t>
              </w:r>
            </w:ins>
            <w:ins w:id="169" w:author="Molly McEvilley" w:date="2020-08-06T05:44:00Z">
              <w:r>
                <w:t xml:space="preserve"> 8.6</w:t>
              </w:r>
            </w:ins>
            <w:ins w:id="170" w:author="Molly McEvilley" w:date="2020-08-11T11:53:00Z">
              <w:r w:rsidR="007F4F13">
                <w:t xml:space="preserve"> and 8.7</w:t>
              </w:r>
            </w:ins>
            <w:ins w:id="171" w:author="Molly McEvilley" w:date="2020-08-06T05:44:00Z">
              <w:r>
                <w:t xml:space="preserve"> –</w:t>
              </w:r>
            </w:ins>
            <w:ins w:id="172" w:author="Molly McEvilley" w:date="2020-08-06T05:46:00Z">
              <w:r>
                <w:t xml:space="preserve"> </w:t>
              </w:r>
            </w:ins>
            <w:ins w:id="173" w:author="Molly McEvilley" w:date="2020-08-11T11:50:00Z">
              <w:r w:rsidR="007F4F13">
                <w:t xml:space="preserve">Clarify relationship between </w:t>
              </w:r>
            </w:ins>
            <w:proofErr w:type="spellStart"/>
            <w:ins w:id="174" w:author="Molly McEvilley" w:date="2020-08-06T05:44:00Z">
              <w:r w:rsidRPr="0030608E">
                <w:rPr>
                  <w:b/>
                  <w:bCs/>
                </w:rPr>
                <w:t>SystemPath</w:t>
              </w:r>
              <w:proofErr w:type="spellEnd"/>
              <w:r>
                <w:t xml:space="preserve"> value </w:t>
              </w:r>
            </w:ins>
            <w:ins w:id="175" w:author="Molly McEvilley" w:date="2020-08-11T11:50:00Z">
              <w:r w:rsidR="007F4F13">
                <w:t xml:space="preserve">in LSAExit and </w:t>
              </w:r>
            </w:ins>
            <w:proofErr w:type="spellStart"/>
            <w:ins w:id="176" w:author="Molly McEvilley" w:date="2020-08-06T05:45:00Z">
              <w:r w:rsidRPr="0030608E">
                <w:rPr>
                  <w:b/>
                  <w:bCs/>
                </w:rPr>
                <w:t>SystemPath</w:t>
              </w:r>
              <w:proofErr w:type="spellEnd"/>
              <w:r>
                <w:t xml:space="preserve"> </w:t>
              </w:r>
            </w:ins>
            <w:ins w:id="177" w:author="Molly McEvilley" w:date="2020-08-06T05:47:00Z">
              <w:r w:rsidR="00256411">
                <w:t xml:space="preserve">value </w:t>
              </w:r>
            </w:ins>
            <w:ins w:id="178" w:author="Molly McEvilley" w:date="2020-08-06T05:45:00Z">
              <w:r>
                <w:t xml:space="preserve">in </w:t>
              </w:r>
            </w:ins>
            <w:proofErr w:type="spellStart"/>
            <w:ins w:id="179" w:author="Molly McEvilley" w:date="2020-08-11T11:51:00Z">
              <w:r w:rsidR="007F4F13">
                <w:t>LSACalculated</w:t>
              </w:r>
            </w:ins>
            <w:proofErr w:type="spellEnd"/>
            <w:ins w:id="180" w:author="Molly McEvilley" w:date="2020-08-11T11:52:00Z">
              <w:r w:rsidR="007F4F13">
                <w:t>.</w:t>
              </w:r>
            </w:ins>
          </w:p>
          <w:p w14:paraId="40E27551" w14:textId="5C7D0D86" w:rsidR="009C7C6D" w:rsidRDefault="009C7C6D" w:rsidP="0030608E">
            <w:pPr>
              <w:spacing w:before="0" w:after="0" w:line="240" w:lineRule="auto"/>
              <w:ind w:left="288" w:hanging="288"/>
              <w:rPr>
                <w:ins w:id="181" w:author="Molly McEvilley" w:date="2020-08-19T05:49:00Z"/>
              </w:rPr>
            </w:pPr>
            <w:ins w:id="182" w:author="Molly McEvilley" w:date="2020-08-13T09:48:00Z">
              <w:r>
                <w:t xml:space="preserve">Sections 8.9 and 8.11 </w:t>
              </w:r>
            </w:ins>
            <w:ins w:id="183"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84" w:author="Molly McEvilley" w:date="2020-08-19T09:18:00Z"/>
              </w:rPr>
            </w:pPr>
            <w:ins w:id="185" w:author="Molly McEvilley" w:date="2020-08-19T05:49:00Z">
              <w:r>
                <w:t xml:space="preserve">Section </w:t>
              </w:r>
              <w:commentRangeStart w:id="186"/>
              <w:r>
                <w:t xml:space="preserve">8.13 </w:t>
              </w:r>
            </w:ins>
            <w:commentRangeEnd w:id="186"/>
            <w:ins w:id="187" w:author="Molly McEvilley" w:date="2020-08-19T05:50:00Z">
              <w:r>
                <w:rPr>
                  <w:rStyle w:val="CommentReference"/>
                </w:rPr>
                <w:commentReference w:id="186"/>
              </w:r>
              <w:r>
                <w:t>–</w:t>
              </w:r>
            </w:ins>
            <w:ins w:id="188" w:author="Molly McEvilley" w:date="2020-08-19T05:49:00Z">
              <w:r>
                <w:t xml:space="preserve"> </w:t>
              </w:r>
            </w:ins>
            <w:ins w:id="189"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90" w:author="Molly McEvilley" w:date="2020-08-20T11:19:00Z"/>
              </w:rPr>
            </w:pPr>
            <w:ins w:id="191" w:author="Molly McEvilley" w:date="2020-08-19T09:18:00Z">
              <w:r>
                <w:t xml:space="preserve">Section 8.14 – </w:t>
              </w:r>
              <w:commentRangeStart w:id="192"/>
              <w:proofErr w:type="spellStart"/>
              <w:r w:rsidRPr="003944F4">
                <w:rPr>
                  <w:b/>
                  <w:bCs/>
                </w:rPr>
                <w:t>DisabilityStatus</w:t>
              </w:r>
              <w:commentRangeEnd w:id="192"/>
              <w:proofErr w:type="spellEnd"/>
              <w:r>
                <w:rPr>
                  <w:rStyle w:val="CommentReference"/>
                </w:rPr>
                <w:commentReference w:id="192"/>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93" w:author="Molly McEvilley" w:date="2020-08-19T03:59:00Z"/>
              </w:rPr>
              <w:pPrChange w:id="194" w:author="Molly McEvilley" w:date="2020-08-20T11:19:00Z">
                <w:pPr>
                  <w:spacing w:before="0" w:after="0" w:line="240" w:lineRule="auto"/>
                  <w:ind w:left="288" w:hanging="288"/>
                </w:pPr>
              </w:pPrChange>
            </w:pPr>
            <w:commentRangeStart w:id="195"/>
            <w:ins w:id="196" w:author="Molly McEvilley" w:date="2020-08-20T11:19:00Z">
              <w:r>
                <w:t>C</w:t>
              </w:r>
              <w:r w:rsidRPr="00A1644F">
                <w:t>larify that counts of parenting children/youth are limited to HoH</w:t>
              </w:r>
              <w:r>
                <w:t>, corre</w:t>
              </w:r>
            </w:ins>
            <w:ins w:id="197" w:author="Molly McEvilley" w:date="2020-08-20T11:20:00Z">
              <w:r>
                <w:t xml:space="preserve">ct criteria for </w:t>
              </w:r>
              <w:proofErr w:type="spellStart"/>
              <w:r>
                <w:t>PopIDs</w:t>
              </w:r>
              <w:proofErr w:type="spellEnd"/>
              <w:r>
                <w:t xml:space="preserve"> 113-144</w:t>
              </w:r>
              <w:commentRangeEnd w:id="195"/>
              <w:r>
                <w:rPr>
                  <w:rStyle w:val="CommentReference"/>
                </w:rPr>
                <w:commentReference w:id="195"/>
              </w:r>
            </w:ins>
          </w:p>
          <w:p w14:paraId="146E8FC4" w14:textId="161DD212" w:rsidR="00142EAC" w:rsidRDefault="00142EAC" w:rsidP="0030608E">
            <w:pPr>
              <w:spacing w:before="0" w:after="0" w:line="240" w:lineRule="auto"/>
              <w:ind w:left="288" w:hanging="288"/>
              <w:rPr>
                <w:ins w:id="198" w:author="Molly McEvilley" w:date="2020-08-13T05:47:00Z"/>
              </w:rPr>
            </w:pPr>
            <w:ins w:id="199" w:author="Molly McEvilley" w:date="2020-08-19T03:59:00Z">
              <w:r>
                <w:t xml:space="preserve">Sections </w:t>
              </w:r>
              <w:commentRangeStart w:id="200"/>
              <w:r>
                <w:t>8.14-8</w:t>
              </w:r>
            </w:ins>
            <w:ins w:id="201" w:author="Molly McEvilley" w:date="2020-08-19T04:00:00Z">
              <w:r>
                <w:t>.</w:t>
              </w:r>
            </w:ins>
            <w:ins w:id="202" w:author="Molly McEvilley" w:date="2020-08-19T03:59:00Z">
              <w:r>
                <w:t xml:space="preserve">18 </w:t>
              </w:r>
            </w:ins>
            <w:commentRangeEnd w:id="200"/>
            <w:ins w:id="203" w:author="Molly McEvilley" w:date="2020-08-19T04:01:00Z">
              <w:r w:rsidR="00F97D6A">
                <w:rPr>
                  <w:rStyle w:val="CommentReference"/>
                </w:rPr>
                <w:commentReference w:id="200"/>
              </w:r>
            </w:ins>
            <w:ins w:id="204" w:author="Molly McEvilley" w:date="2020-08-19T03:59:00Z">
              <w:r>
                <w:t>– clarify that coun</w:t>
              </w:r>
            </w:ins>
            <w:ins w:id="205" w:author="Molly McEvilley" w:date="2020-08-19T04:00:00Z">
              <w:r>
                <w:t>ts may</w:t>
              </w:r>
            </w:ins>
            <w:ins w:id="206" w:author="Molly McEvilley" w:date="2020-08-19T04:01:00Z">
              <w:r w:rsidR="00F97D6A">
                <w:t xml:space="preserve"> always</w:t>
              </w:r>
            </w:ins>
            <w:ins w:id="20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08"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09" w:author="Molly McEvilley" w:date="2020-08-28T05:48:00Z"/>
              </w:rPr>
            </w:pPr>
            <w:commentRangeStart w:id="210"/>
            <w:ins w:id="211" w:author="Molly McEvilley" w:date="2020-08-13T05:47:00Z">
              <w:r>
                <w:t xml:space="preserve">Section 8.21 </w:t>
              </w:r>
            </w:ins>
            <w:commentRangeEnd w:id="210"/>
            <w:ins w:id="212" w:author="Molly McEvilley" w:date="2020-08-13T11:01:00Z">
              <w:r w:rsidR="00EF1714">
                <w:rPr>
                  <w:rStyle w:val="CommentReference"/>
                </w:rPr>
                <w:commentReference w:id="210"/>
              </w:r>
            </w:ins>
            <w:ins w:id="213" w:author="Molly McEvilley" w:date="2020-08-13T05:47:00Z">
              <w:r>
                <w:t xml:space="preserve">– Clarifications related to DQ counts of households with no </w:t>
              </w:r>
              <w:proofErr w:type="spellStart"/>
              <w:r>
                <w:t>EnrollmentCo</w:t>
              </w:r>
            </w:ins>
            <w:ins w:id="214" w:author="Molly McEvilley" w:date="2020-08-13T05:48:00Z">
              <w:r>
                <w:t>C</w:t>
              </w:r>
            </w:ins>
            <w:proofErr w:type="spellEnd"/>
          </w:p>
          <w:p w14:paraId="2EDDB8AE" w14:textId="559155EA" w:rsidR="00A47288" w:rsidRDefault="00A47288" w:rsidP="0030608E">
            <w:pPr>
              <w:spacing w:before="0" w:after="0" w:line="240" w:lineRule="auto"/>
              <w:ind w:left="288" w:hanging="288"/>
              <w:rPr>
                <w:ins w:id="215" w:author="Molly McEvilley" w:date="2020-08-06T05:48:00Z"/>
              </w:rPr>
            </w:pPr>
            <w:ins w:id="216" w:author="Molly McEvilley" w:date="2020-08-28T05:48:00Z">
              <w:r>
                <w:t xml:space="preserve">Section 8.22 – </w:t>
              </w:r>
            </w:ins>
            <w:ins w:id="217" w:author="Molly McEvilley" w:date="2020-08-28T05:54:00Z">
              <w:r w:rsidR="00E028AF">
                <w:t>DQ report rows</w:t>
              </w:r>
            </w:ins>
            <w:ins w:id="218" w:author="Molly McEvilley" w:date="2020-08-28T05:55:00Z">
              <w:r w:rsidR="00E028AF">
                <w:t xml:space="preserve"> 60-62 are an </w:t>
              </w:r>
              <w:commentRangeStart w:id="219"/>
              <w:r w:rsidR="00E028AF">
                <w:t xml:space="preserve">exception </w:t>
              </w:r>
            </w:ins>
            <w:commentRangeEnd w:id="219"/>
            <w:ins w:id="220" w:author="Molly McEvilley" w:date="2020-08-28T05:56:00Z">
              <w:r w:rsidR="00E028AF">
                <w:rPr>
                  <w:rStyle w:val="CommentReference"/>
                </w:rPr>
                <w:commentReference w:id="219"/>
              </w:r>
            </w:ins>
            <w:ins w:id="221" w:author="Molly McEvilley" w:date="2020-08-28T05:55:00Z">
              <w:r w:rsidR="00E028AF">
                <w:t xml:space="preserve">to the general requirement that </w:t>
              </w:r>
            </w:ins>
            <w:proofErr w:type="spellStart"/>
            <w:ins w:id="222" w:author="Molly McEvilley" w:date="2020-08-28T05:48:00Z">
              <w:r w:rsidRPr="00E028AF">
                <w:rPr>
                  <w:b/>
                  <w:bCs/>
                  <w:rPrChange w:id="223" w:author="Molly McEvilley" w:date="2020-08-28T05:56:00Z">
                    <w:rPr/>
                  </w:rPrChange>
                </w:rPr>
                <w:t>ProjectID</w:t>
              </w:r>
              <w:r>
                <w:t>s</w:t>
              </w:r>
              <w:proofErr w:type="spellEnd"/>
              <w:r>
                <w:t xml:space="preserve"> in </w:t>
              </w:r>
              <w:proofErr w:type="spellStart"/>
              <w:r>
                <w:t>LSACalculated</w:t>
              </w:r>
              <w:proofErr w:type="spellEnd"/>
              <w:r>
                <w:t xml:space="preserve"> </w:t>
              </w:r>
            </w:ins>
            <w:ins w:id="224" w:author="Molly McEvilley" w:date="2020-08-28T05:55:00Z">
              <w:r w:rsidR="00E028AF">
                <w:t>must match Project.csv</w:t>
              </w:r>
            </w:ins>
          </w:p>
          <w:p w14:paraId="28BFF355" w14:textId="0F447294" w:rsidR="007F4F13" w:rsidRDefault="007F4F13" w:rsidP="0030608E">
            <w:pPr>
              <w:spacing w:before="0" w:after="0" w:line="240" w:lineRule="auto"/>
              <w:ind w:left="288" w:hanging="288"/>
              <w:rPr>
                <w:ins w:id="225" w:author="Molly McEvilley" w:date="2020-08-11T11:47:00Z"/>
                <w:b/>
                <w:bCs/>
              </w:rPr>
            </w:pPr>
            <w:ins w:id="226" w:author="Molly McEvilley" w:date="2020-08-11T11:43:00Z">
              <w:r>
                <w:t xml:space="preserve">Section 9.1 </w:t>
              </w:r>
            </w:ins>
            <w:ins w:id="227" w:author="Molly McEvilley" w:date="2020-08-11T11:44:00Z">
              <w:r>
                <w:t>–</w:t>
              </w:r>
            </w:ins>
            <w:ins w:id="228" w:author="Molly McEvilley" w:date="2020-08-11T11:43:00Z">
              <w:r>
                <w:t xml:space="preserve"> </w:t>
              </w:r>
            </w:ins>
            <w:commentRangeStart w:id="229"/>
            <w:ins w:id="230" w:author="Molly McEvilley" w:date="2020-08-11T11:46:00Z">
              <w:r w:rsidRPr="007F4F13">
                <w:rPr>
                  <w:i/>
                  <w:iCs/>
                </w:rPr>
                <w:t>ExitDate</w:t>
              </w:r>
            </w:ins>
            <w:ins w:id="231" w:author="Molly McEvilley" w:date="2020-08-13T05:48:00Z">
              <w:r w:rsidR="00EB1C9F">
                <w:rPr>
                  <w:i/>
                  <w:iCs/>
                </w:rPr>
                <w:t xml:space="preserve"> </w:t>
              </w:r>
            </w:ins>
            <w:ins w:id="232" w:author="Molly McEvilley" w:date="2020-08-11T11:46:00Z">
              <w:r w:rsidRPr="007F4F13">
                <w:t>&lt;</w:t>
              </w:r>
            </w:ins>
            <w:ins w:id="233" w:author="Molly McEvilley" w:date="2020-08-13T05:48:00Z">
              <w:r w:rsidR="00EB1C9F">
                <w:t xml:space="preserve"> </w:t>
              </w:r>
            </w:ins>
            <w:proofErr w:type="spellStart"/>
            <w:ins w:id="234" w:author="Molly McEvilley" w:date="2020-08-11T11:46:00Z">
              <w:r w:rsidRPr="007F4F13">
                <w:rPr>
                  <w:b/>
                  <w:bCs/>
                </w:rPr>
                <w:t>CohortStart</w:t>
              </w:r>
            </w:ins>
            <w:proofErr w:type="spellEnd"/>
            <w:ins w:id="235" w:author="Molly McEvilley" w:date="2020-08-13T05:48:00Z">
              <w:r w:rsidR="00EB1C9F">
                <w:rPr>
                  <w:b/>
                  <w:bCs/>
                </w:rPr>
                <w:t xml:space="preserve"> </w:t>
              </w:r>
            </w:ins>
            <w:ins w:id="236" w:author="Molly McEvilley" w:date="2020-08-11T11:46:00Z">
              <w:r w:rsidRPr="007F4F13">
                <w:t>--&gt; NULL value for</w:t>
              </w:r>
            </w:ins>
            <w:ins w:id="237" w:author="Molly McEvilley" w:date="2020-08-13T05:48:00Z">
              <w:r w:rsidR="00EB1C9F">
                <w:t xml:space="preserve"> </w:t>
              </w:r>
            </w:ins>
            <w:ins w:id="23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39" w:author="Molly McEvilley" w:date="2020-08-11T11:47:00Z"/>
              </w:rPr>
            </w:pPr>
            <w:ins w:id="240" w:author="Molly McEvilley" w:date="2020-08-11T11:47:00Z">
              <w:r>
                <w:t>Correct/stream</w:t>
              </w:r>
            </w:ins>
            <w:ins w:id="241" w:author="Molly McEvilley" w:date="2020-08-11T11:48:00Z">
              <w:r>
                <w:t>line</w:t>
              </w:r>
            </w:ins>
            <w:ins w:id="242" w:author="Molly McEvilley" w:date="2020-08-11T11:46:00Z">
              <w:r>
                <w:t xml:space="preserve"> </w:t>
              </w:r>
              <w:proofErr w:type="spellStart"/>
              <w:r w:rsidRPr="007F4F13">
                <w:rPr>
                  <w:i/>
                  <w:iCs/>
                </w:rPr>
                <w:t>DOBDataQuality</w:t>
              </w:r>
            </w:ins>
            <w:proofErr w:type="spellEnd"/>
            <w:ins w:id="243" w:author="Molly McEvilley" w:date="2020-08-13T05:48:00Z">
              <w:r w:rsidR="00EB1C9F">
                <w:rPr>
                  <w:i/>
                  <w:iCs/>
                </w:rPr>
                <w:t xml:space="preserve"> </w:t>
              </w:r>
            </w:ins>
            <w:ins w:id="244" w:author="Molly McEvilley" w:date="2020-08-11T11:48:00Z">
              <w:r>
                <w:t>criteria</w:t>
              </w:r>
            </w:ins>
            <w:ins w:id="245" w:author="Molly McEvilley" w:date="2020-08-11T11:46:00Z">
              <w:r w:rsidRPr="007F4F13">
                <w:t xml:space="preserve"> for</w:t>
              </w:r>
            </w:ins>
            <w:ins w:id="246" w:author="Molly McEvilley" w:date="2020-08-13T05:48:00Z">
              <w:r w:rsidR="00EB1C9F">
                <w:t xml:space="preserve"> </w:t>
              </w:r>
            </w:ins>
            <w:ins w:id="247" w:author="Molly McEvilley" w:date="2020-08-11T11:46:00Z">
              <w:r w:rsidRPr="007F4F13">
                <w:rPr>
                  <w:b/>
                  <w:bCs/>
                </w:rPr>
                <w:t>Status1</w:t>
              </w:r>
            </w:ins>
            <w:ins w:id="248" w:author="Molly McEvilley" w:date="2020-08-13T05:48:00Z">
              <w:r w:rsidR="00EB1C9F">
                <w:rPr>
                  <w:b/>
                  <w:bCs/>
                </w:rPr>
                <w:t xml:space="preserve"> </w:t>
              </w:r>
            </w:ins>
            <w:ins w:id="249" w:author="Molly McEvilley" w:date="2020-08-11T11:46:00Z">
              <w:r w:rsidRPr="007F4F13">
                <w:t>and</w:t>
              </w:r>
            </w:ins>
            <w:ins w:id="250" w:author="Molly McEvilley" w:date="2020-08-13T05:48:00Z">
              <w:r w:rsidR="00EB1C9F">
                <w:t xml:space="preserve"> </w:t>
              </w:r>
            </w:ins>
            <w:ins w:id="251" w:author="Molly McEvilley" w:date="2020-08-11T11:46:00Z">
              <w:r w:rsidRPr="007F4F13">
                <w:rPr>
                  <w:b/>
                  <w:bCs/>
                </w:rPr>
                <w:t>Status3</w:t>
              </w:r>
              <w:r w:rsidRPr="007F4F13">
                <w:t>.</w:t>
              </w:r>
            </w:ins>
            <w:ins w:id="252" w:author="Molly McEvilley" w:date="2020-08-11T11:45:00Z">
              <w:r>
                <w:t xml:space="preserve"> </w:t>
              </w:r>
            </w:ins>
            <w:commentRangeEnd w:id="229"/>
            <w:ins w:id="253" w:author="Molly McEvilley" w:date="2020-08-11T11:48:00Z">
              <w:r>
                <w:rPr>
                  <w:rStyle w:val="CommentReference"/>
                </w:rPr>
                <w:commentReference w:id="229"/>
              </w:r>
            </w:ins>
          </w:p>
          <w:p w14:paraId="2839AD9B" w14:textId="77777777" w:rsidR="007F4F13" w:rsidRDefault="007F4F13" w:rsidP="007F4F13">
            <w:pPr>
              <w:spacing w:before="0" w:after="0" w:line="240" w:lineRule="auto"/>
              <w:ind w:left="576" w:hanging="288"/>
              <w:rPr>
                <w:ins w:id="254" w:author="Molly McEvilley" w:date="2020-08-13T05:49:00Z"/>
              </w:rPr>
            </w:pPr>
            <w:ins w:id="255" w:author="Molly McEvilley" w:date="2020-08-11T11:44:00Z">
              <w:r>
                <w:t>Include ‘</w:t>
              </w:r>
              <w:commentRangeStart w:id="256"/>
              <w:r>
                <w:t xml:space="preserve">123456789’ </w:t>
              </w:r>
              <w:commentRangeEnd w:id="256"/>
              <w:r>
                <w:rPr>
                  <w:rStyle w:val="CommentReference"/>
                </w:rPr>
                <w:commentReference w:id="256"/>
              </w:r>
              <w:r>
                <w:t xml:space="preserve">in list of </w:t>
              </w:r>
              <w:proofErr w:type="gramStart"/>
              <w:r>
                <w:t>commonly</w:t>
              </w:r>
            </w:ins>
            <w:ins w:id="257" w:author="Molly McEvilley" w:date="2020-08-11T13:00:00Z">
              <w:r>
                <w:t>-</w:t>
              </w:r>
            </w:ins>
            <w:ins w:id="25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59" w:author="Molly McEvilley" w:date="2020-08-13T05:50:00Z"/>
              </w:rPr>
            </w:pPr>
            <w:ins w:id="26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61" w:author="Molly McEvilley" w:date="2020-08-13T05:50:00Z">
              <w:r>
                <w:t xml:space="preserve">is for enrollments associated with </w:t>
              </w:r>
              <w:r w:rsidRPr="00EB1C9F">
                <w:rPr>
                  <w:u w:val="single"/>
                </w:rPr>
                <w:t>ReportCoC</w:t>
              </w:r>
              <w:r>
                <w:t>.</w:t>
              </w:r>
            </w:ins>
          </w:p>
          <w:p w14:paraId="4E2D5514" w14:textId="65946C7B" w:rsidR="00EB1C9F" w:rsidRDefault="00EB1C9F" w:rsidP="00913759">
            <w:pPr>
              <w:spacing w:before="0" w:after="0" w:line="240" w:lineRule="auto"/>
              <w:ind w:left="360" w:hanging="360"/>
              <w:rPr>
                <w:ins w:id="262" w:author="Molly McEvilley" w:date="2020-08-06T05:38:00Z"/>
              </w:rPr>
              <w:pPrChange w:id="263" w:author="Molly McEvilley" w:date="2020-09-02T11:55:00Z">
                <w:pPr>
                  <w:spacing w:before="0" w:after="0" w:line="240" w:lineRule="auto"/>
                </w:pPr>
              </w:pPrChange>
            </w:pPr>
            <w:ins w:id="264" w:author="Molly McEvilley" w:date="2020-08-13T05:50:00Z">
              <w:r>
                <w:lastRenderedPageBreak/>
                <w:t xml:space="preserve">Section 9.2 </w:t>
              </w:r>
            </w:ins>
            <w:ins w:id="265" w:author="Molly McEvilley" w:date="2020-08-13T05:51:00Z">
              <w:r>
                <w:t>–</w:t>
              </w:r>
            </w:ins>
            <w:ins w:id="266" w:author="Molly McEvilley" w:date="2020-08-13T05:50:00Z">
              <w:r>
                <w:t xml:space="preserve"> </w:t>
              </w:r>
            </w:ins>
            <w:ins w:id="267" w:author="Molly McEvilley" w:date="2020-08-13T05:51:00Z">
              <w:r>
                <w:t xml:space="preserve">Clarification for logic associated with </w:t>
              </w:r>
              <w:proofErr w:type="spellStart"/>
              <w:r w:rsidRPr="00EB1C9F">
                <w:rPr>
                  <w:b/>
                  <w:bCs/>
                </w:rPr>
                <w:t>NoCoC</w:t>
              </w:r>
            </w:ins>
            <w:proofErr w:type="spellEnd"/>
            <w:ins w:id="268" w:author="Molly McEvilley" w:date="2020-09-02T11:54:00Z">
              <w:r w:rsidR="00F921F1">
                <w:rPr>
                  <w:b/>
                  <w:bCs/>
                </w:rPr>
                <w:t xml:space="preserve"> </w:t>
              </w:r>
              <w:r w:rsidR="00F921F1" w:rsidRPr="00913759">
                <w:rPr>
                  <w:rPrChange w:id="269" w:author="Molly McEvilley" w:date="2020-09-02T11:55:00Z">
                    <w:rPr>
                      <w:b/>
                      <w:bCs/>
                    </w:rPr>
                  </w:rPrChange>
                </w:rPr>
                <w:t>and</w:t>
              </w:r>
              <w:r w:rsidR="00F921F1">
                <w:rPr>
                  <w:b/>
                  <w:bCs/>
                </w:rPr>
                <w:t xml:space="preserve"> </w:t>
              </w:r>
              <w:commentRangeStart w:id="270"/>
              <w:r w:rsidR="00F921F1" w:rsidRPr="00913759">
                <w:rPr>
                  <w:i/>
                  <w:iCs/>
                  <w:rPrChange w:id="271" w:author="Molly McEvilley" w:date="2020-09-02T11:55:00Z">
                    <w:rPr>
                      <w:b/>
                      <w:bCs/>
                    </w:rPr>
                  </w:rPrChange>
                </w:rPr>
                <w:t>ExitDate</w:t>
              </w:r>
              <w:r w:rsidR="00F921F1">
                <w:rPr>
                  <w:b/>
                  <w:bCs/>
                </w:rPr>
                <w:t xml:space="preserve"> </w:t>
              </w:r>
              <w:r w:rsidR="00F921F1" w:rsidRPr="00913759">
                <w:rPr>
                  <w:rPrChange w:id="272" w:author="Molly McEvilley" w:date="2020-09-02T11:55:00Z">
                    <w:rPr>
                      <w:b/>
                      <w:bCs/>
                    </w:rPr>
                  </w:rPrChange>
                </w:rPr>
                <w:t>criteria</w:t>
              </w:r>
              <w:r w:rsidR="00F921F1">
                <w:rPr>
                  <w:b/>
                  <w:bCs/>
                </w:rPr>
                <w:t xml:space="preserve"> </w:t>
              </w:r>
            </w:ins>
            <w:commentRangeEnd w:id="270"/>
            <w:ins w:id="273" w:author="Molly McEvilley" w:date="2020-09-02T11:55:00Z">
              <w:r w:rsidR="00913759">
                <w:rPr>
                  <w:rStyle w:val="CommentReference"/>
                </w:rPr>
                <w:commentReference w:id="270"/>
              </w:r>
            </w:ins>
            <w:ins w:id="274" w:author="Molly McEvilley" w:date="2020-09-02T11:54:00Z">
              <w:r w:rsidR="00F921F1" w:rsidRPr="00913759">
                <w:rPr>
                  <w:rPrChange w:id="275" w:author="Molly McEvilley" w:date="2020-09-02T11:55:00Z">
                    <w:rPr>
                      <w:b/>
                      <w:bCs/>
                    </w:rPr>
                  </w:rPrChange>
                </w:rPr>
                <w:t>for</w:t>
              </w:r>
              <w:r w:rsidR="00F921F1">
                <w:rPr>
                  <w:b/>
                  <w:bCs/>
                </w:rPr>
                <w:t xml:space="preserve"> </w:t>
              </w:r>
            </w:ins>
            <w:ins w:id="276"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77" w:name="_Toc37849730"/>
      <w:bookmarkStart w:id="278" w:name="_Toc38030505"/>
      <w:r w:rsidRPr="00C52062">
        <w:lastRenderedPageBreak/>
        <w:t>Introduction</w:t>
      </w:r>
      <w:bookmarkEnd w:id="0"/>
      <w:bookmarkEnd w:id="1"/>
      <w:bookmarkEnd w:id="277"/>
      <w:bookmarkEnd w:id="278"/>
    </w:p>
    <w:p w14:paraId="5DE97F33" w14:textId="0F5B2D87" w:rsidR="007F6B46" w:rsidRPr="00416D60" w:rsidRDefault="00B014FA" w:rsidP="0088191A">
      <w:pPr>
        <w:pStyle w:val="Heading2"/>
        <w:ind w:left="900" w:hanging="900"/>
      </w:pPr>
      <w:bookmarkStart w:id="279" w:name="_Toc497116383"/>
      <w:bookmarkStart w:id="280" w:name="_Toc498527171"/>
      <w:bookmarkStart w:id="281" w:name="_Toc499292008"/>
      <w:bookmarkStart w:id="282" w:name="_Toc499543968"/>
      <w:bookmarkStart w:id="283" w:name="_Toc37849731"/>
      <w:bookmarkStart w:id="284" w:name="_Toc38030506"/>
      <w:r w:rsidRPr="00416D60">
        <w:t xml:space="preserve">Background: </w:t>
      </w:r>
      <w:r w:rsidR="007F6B46" w:rsidRPr="00416D60">
        <w:t>Ann</w:t>
      </w:r>
      <w:r w:rsidRPr="00416D60">
        <w:t>ual Homeless Assessment Report</w:t>
      </w:r>
      <w:bookmarkEnd w:id="279"/>
      <w:bookmarkEnd w:id="280"/>
      <w:bookmarkEnd w:id="281"/>
      <w:bookmarkEnd w:id="282"/>
      <w:r w:rsidRPr="00416D60">
        <w:t xml:space="preserve"> and the Longitudinal System Analysis</w:t>
      </w:r>
      <w:bookmarkEnd w:id="283"/>
      <w:bookmarkEnd w:id="28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85" w:name="_Toc499543972"/>
      <w:bookmarkStart w:id="286" w:name="_Toc37849732"/>
      <w:bookmarkStart w:id="287" w:name="_Toc38030507"/>
      <w:r w:rsidRPr="0036072B">
        <w:t>About This Document</w:t>
      </w:r>
      <w:bookmarkStart w:id="288" w:name="_Toc499292012"/>
      <w:bookmarkStart w:id="289" w:name="_Toc499543973"/>
      <w:bookmarkEnd w:id="285"/>
      <w:bookmarkEnd w:id="286"/>
      <w:bookmarkEnd w:id="287"/>
    </w:p>
    <w:p w14:paraId="57D1D754" w14:textId="77777777" w:rsidR="007F6B46" w:rsidRPr="0036072B" w:rsidRDefault="007F6B46" w:rsidP="009336C4">
      <w:pPr>
        <w:pStyle w:val="Heading3"/>
      </w:pPr>
      <w:r w:rsidRPr="0036072B">
        <w:t>Intended Audience</w:t>
      </w:r>
      <w:bookmarkEnd w:id="288"/>
      <w:bookmarkEnd w:id="28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9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90"/>
    </w:p>
    <w:p w14:paraId="03B12582" w14:textId="77777777" w:rsidR="007F6B46" w:rsidRPr="009336C4" w:rsidRDefault="007F6B46" w:rsidP="009336C4">
      <w:pPr>
        <w:pStyle w:val="Heading3"/>
      </w:pPr>
      <w:bookmarkStart w:id="291" w:name="_Toc497116386"/>
      <w:bookmarkStart w:id="292" w:name="_Toc498527174"/>
      <w:bookmarkStart w:id="293" w:name="_Toc499292013"/>
      <w:bookmarkStart w:id="294" w:name="_Toc499543974"/>
      <w:r w:rsidRPr="0036072B">
        <w:lastRenderedPageBreak/>
        <w:t>Purpose</w:t>
      </w:r>
      <w:bookmarkEnd w:id="291"/>
      <w:bookmarkEnd w:id="292"/>
      <w:r w:rsidRPr="0036072B">
        <w:t xml:space="preserve"> and Scope</w:t>
      </w:r>
      <w:bookmarkEnd w:id="293"/>
      <w:bookmarkEnd w:id="29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95" w:name="_Toc499292014"/>
      <w:bookmarkStart w:id="296" w:name="_Toc499543975"/>
      <w:bookmarkStart w:id="297" w:name="_Toc497116389"/>
      <w:bookmarkStart w:id="298" w:name="_Toc498527177"/>
      <w:r w:rsidRPr="0036072B">
        <w:t xml:space="preserve">Structure and </w:t>
      </w:r>
      <w:r w:rsidRPr="009336C4">
        <w:t>Content</w:t>
      </w:r>
      <w:bookmarkEnd w:id="295"/>
      <w:bookmarkEnd w:id="29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99" w:author="Molly McEvilley" w:date="2020-08-11T11:41:00Z">
        <w:r w:rsidR="007F4F13">
          <w:rPr>
            <w:bCs/>
          </w:rPr>
          <w:t>H</w:t>
        </w:r>
      </w:ins>
      <w:del w:id="300" w:author="Molly McEvilley" w:date="2020-08-11T11:41:00Z">
        <w:r w:rsidR="0074636B" w:rsidRPr="00297D25" w:rsidDel="007F4F13">
          <w:rPr>
            <w:bCs/>
          </w:rPr>
          <w:delText>h</w:delText>
        </w:r>
      </w:del>
      <w:r w:rsidR="0074636B" w:rsidRPr="00297D25">
        <w:rPr>
          <w:bCs/>
        </w:rPr>
        <w:t>ub)</w:t>
      </w:r>
      <w:ins w:id="30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02" w:name="_Toc499292015"/>
      <w:bookmarkStart w:id="303" w:name="_Toc499543976"/>
      <w:r w:rsidRPr="0036072B">
        <w:t>External References</w:t>
      </w:r>
      <w:bookmarkEnd w:id="297"/>
      <w:bookmarkEnd w:id="298"/>
      <w:bookmarkEnd w:id="302"/>
      <w:bookmarkEnd w:id="30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04" w:name="_Toc497116390"/>
      <w:bookmarkStart w:id="305" w:name="_Toc498527178"/>
      <w:bookmarkStart w:id="306" w:name="_Toc499292016"/>
      <w:bookmarkStart w:id="30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EB4EA1" w:rsidRDefault="00EB4EA1"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EB4EA1" w:rsidRDefault="00EB4EA1"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EB4EA1" w:rsidRDefault="00EB4EA1"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EB4EA1" w:rsidRDefault="00EB4EA1"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EB4EA1" w:rsidRDefault="00EB4EA1"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EB4EA1" w:rsidRDefault="00EB4EA1"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EB4EA1" w:rsidRDefault="00EB4EA1"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EB4EA1" w:rsidRDefault="00EB4EA1"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08" w:name="_Toc37849733"/>
      <w:bookmarkStart w:id="309" w:name="_Toc38030508"/>
      <w:bookmarkEnd w:id="304"/>
      <w:bookmarkEnd w:id="305"/>
      <w:bookmarkEnd w:id="306"/>
      <w:bookmarkEnd w:id="307"/>
      <w:r w:rsidRPr="0036072B">
        <w:t>Definitions/Acronyms</w:t>
      </w:r>
      <w:bookmarkEnd w:id="308"/>
      <w:bookmarkEnd w:id="30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10" w:name="_Toc37849734"/>
      <w:bookmarkStart w:id="311" w:name="_Toc38030509"/>
      <w:r w:rsidRPr="00C52062">
        <w:lastRenderedPageBreak/>
        <w:t>HDX 2.0 Upload</w:t>
      </w:r>
      <w:bookmarkEnd w:id="310"/>
      <w:bookmarkEnd w:id="31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12" w:name="_Toc37849735"/>
      <w:bookmarkStart w:id="313" w:name="_Toc38030510"/>
      <w:r>
        <w:t>Project.csv</w:t>
      </w:r>
      <w:bookmarkEnd w:id="312"/>
      <w:bookmarkEnd w:id="31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14" w:name="_Toc37849736"/>
      <w:bookmarkStart w:id="315" w:name="_Toc38030511"/>
      <w:r>
        <w:t>Organization.csv</w:t>
      </w:r>
      <w:bookmarkEnd w:id="314"/>
      <w:bookmarkEnd w:id="31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16" w:name="_Toc37849737"/>
      <w:bookmarkStart w:id="317" w:name="_Toc38030512"/>
      <w:r>
        <w:t>Funder.csv</w:t>
      </w:r>
      <w:bookmarkEnd w:id="316"/>
      <w:bookmarkEnd w:id="31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18" w:name="_Toc37849738"/>
      <w:bookmarkStart w:id="319" w:name="_Toc38030513"/>
      <w:r>
        <w:t>ProjectCoC.csv</w:t>
      </w:r>
      <w:bookmarkEnd w:id="318"/>
      <w:bookmarkEnd w:id="31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20" w:name="_Toc37849739"/>
      <w:bookmarkStart w:id="321" w:name="_Toc38030514"/>
      <w:r>
        <w:t>Inventory.csv</w:t>
      </w:r>
      <w:bookmarkEnd w:id="320"/>
      <w:bookmarkEnd w:id="32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22" w:name="_Toc37849740"/>
      <w:bookmarkStart w:id="323" w:name="_Toc38030515"/>
      <w:r w:rsidRPr="00107D01">
        <w:t>LSAReport.csv</w:t>
      </w:r>
      <w:bookmarkEnd w:id="322"/>
      <w:bookmarkEnd w:id="32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B4EA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B4EA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24" w:name="_Toc37973097"/>
      <w:bookmarkStart w:id="325" w:name="_Toc37973652"/>
      <w:bookmarkStart w:id="326" w:name="_Toc37974203"/>
      <w:bookmarkStart w:id="327" w:name="_Toc37974755"/>
      <w:bookmarkStart w:id="328" w:name="_Toc37849741"/>
      <w:bookmarkStart w:id="329" w:name="_Toc38030516"/>
      <w:bookmarkEnd w:id="324"/>
      <w:bookmarkEnd w:id="325"/>
      <w:bookmarkEnd w:id="326"/>
      <w:bookmarkEnd w:id="327"/>
      <w:r w:rsidRPr="00107D01">
        <w:t>LSAPerson.csv</w:t>
      </w:r>
      <w:bookmarkEnd w:id="328"/>
      <w:bookmarkEnd w:id="32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30" w:name="_Toc37849742"/>
      <w:bookmarkStart w:id="331" w:name="_Toc38030517"/>
      <w:r w:rsidRPr="00914087">
        <w:t>LSAHousehold.csv</w:t>
      </w:r>
      <w:bookmarkEnd w:id="330"/>
      <w:bookmarkEnd w:id="33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32" w:name="_Toc37849743"/>
      <w:bookmarkStart w:id="333" w:name="_Toc38030518"/>
      <w:r>
        <w:t>LSAExit</w:t>
      </w:r>
      <w:r w:rsidRPr="00C52062">
        <w:t>.csv</w:t>
      </w:r>
      <w:bookmarkEnd w:id="332"/>
      <w:bookmarkEnd w:id="333"/>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34" w:name="_Toc37849744"/>
      <w:bookmarkStart w:id="335" w:name="_Toc38030519"/>
      <w:r>
        <w:t>LSACalculated</w:t>
      </w:r>
      <w:r w:rsidRPr="00C52062">
        <w:t>.csv</w:t>
      </w:r>
      <w:bookmarkEnd w:id="334"/>
      <w:bookmarkEnd w:id="33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36"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37" w:author="Molly McEvilley" w:date="2020-08-20T07:51:00Z">
        <w:r w:rsidDel="00311316">
          <w:delText>As in LSAHousehold, LSAPerson, and LSAExit,</w:delText>
        </w:r>
        <w:r w:rsidDel="00311316">
          <w:rPr>
            <w:rFonts w:cstheme="minorHAnsi"/>
          </w:rPr>
          <w:delText xml:space="preserve"> </w:delText>
        </w:r>
      </w:del>
      <w:del w:id="338" w:author="Molly McEvilley" w:date="2020-08-20T06:26:00Z">
        <w:r w:rsidDel="00A431CC">
          <w:rPr>
            <w:rFonts w:cstheme="minorHAnsi"/>
          </w:rPr>
          <w:delText>c</w:delText>
        </w:r>
      </w:del>
      <w:del w:id="339" w:author="Molly McEvilley" w:date="2020-08-20T06:27:00Z">
        <w:r w:rsidDel="00A431CC">
          <w:rPr>
            <w:rFonts w:cstheme="minorHAnsi"/>
          </w:rPr>
          <w:delText>ounts are only included if they are greater than zero</w:delText>
        </w:r>
      </w:del>
      <w:del w:id="340"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41"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42"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43" w:name="_Toc37849745"/>
      <w:bookmarkStart w:id="344" w:name="_Toc38030520"/>
      <w:bookmarkEnd w:id="2"/>
      <w:r>
        <w:lastRenderedPageBreak/>
        <w:t>HMIS Business Logic</w:t>
      </w:r>
      <w:r w:rsidR="000365D7">
        <w:t>: Core Concepts</w:t>
      </w:r>
      <w:bookmarkEnd w:id="343"/>
      <w:bookmarkEnd w:id="344"/>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EB4EA1" w:rsidRPr="00C5485D" w:rsidRDefault="00EB4EA1"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EB4EA1" w:rsidRDefault="00EB4EA1" w:rsidP="00DF48A5">
                                  <w:pPr>
                                    <w:pStyle w:val="NoSpacing"/>
                                  </w:pPr>
                                  <w:r>
                                    <w:t>PersonalID</w:t>
                                  </w:r>
                                </w:p>
                                <w:p w14:paraId="1F4F4033" w14:textId="77777777" w:rsidR="00EB4EA1" w:rsidRDefault="00EB4EA1" w:rsidP="00DF48A5">
                                  <w:pPr>
                                    <w:pStyle w:val="NoSpacing"/>
                                  </w:pPr>
                                  <w:r>
                                    <w:t>SSN</w:t>
                                  </w:r>
                                </w:p>
                                <w:p w14:paraId="3E5E9DC6" w14:textId="77777777" w:rsidR="00EB4EA1" w:rsidRDefault="00EB4EA1" w:rsidP="00DF48A5">
                                  <w:pPr>
                                    <w:pStyle w:val="NoSpacing"/>
                                  </w:pPr>
                                  <w:proofErr w:type="spellStart"/>
                                  <w:r>
                                    <w:t>SSNDataQuality</w:t>
                                  </w:r>
                                  <w:proofErr w:type="spellEnd"/>
                                </w:p>
                                <w:p w14:paraId="4ED78614" w14:textId="77777777" w:rsidR="00EB4EA1" w:rsidRDefault="00EB4EA1" w:rsidP="00DF48A5">
                                  <w:pPr>
                                    <w:pStyle w:val="NoSpacing"/>
                                  </w:pPr>
                                  <w:r>
                                    <w:t>DOB</w:t>
                                  </w:r>
                                </w:p>
                                <w:p w14:paraId="3D3F7C3E" w14:textId="77777777" w:rsidR="00EB4EA1" w:rsidRDefault="00EB4EA1" w:rsidP="00DF48A5">
                                  <w:pPr>
                                    <w:pStyle w:val="NoSpacing"/>
                                  </w:pPr>
                                  <w:proofErr w:type="spellStart"/>
                                  <w:r>
                                    <w:t>DOBDataQuality</w:t>
                                  </w:r>
                                  <w:proofErr w:type="spellEnd"/>
                                </w:p>
                                <w:p w14:paraId="478E1B3C" w14:textId="77777777" w:rsidR="00EB4EA1" w:rsidRDefault="00EB4EA1" w:rsidP="00DF48A5">
                                  <w:pPr>
                                    <w:pStyle w:val="NoSpacing"/>
                                  </w:pPr>
                                  <w:r>
                                    <w:t>Gender</w:t>
                                  </w:r>
                                </w:p>
                                <w:p w14:paraId="31B795EE" w14:textId="77777777" w:rsidR="00EB4EA1" w:rsidRDefault="00EB4EA1" w:rsidP="00DF48A5">
                                  <w:pPr>
                                    <w:pStyle w:val="NoSpacing"/>
                                  </w:pPr>
                                  <w:r>
                                    <w:t>Race</w:t>
                                  </w:r>
                                </w:p>
                                <w:p w14:paraId="6AFF89B9" w14:textId="77777777" w:rsidR="00EB4EA1" w:rsidRDefault="00EB4EA1" w:rsidP="00DF48A5">
                                  <w:pPr>
                                    <w:pStyle w:val="NoSpacing"/>
                                  </w:pPr>
                                  <w:r>
                                    <w:t>Ethnicity</w:t>
                                  </w:r>
                                </w:p>
                                <w:p w14:paraId="68537C3C" w14:textId="217B6B95" w:rsidR="00EB4EA1" w:rsidRDefault="00EB4EA1" w:rsidP="00DF48A5">
                                  <w:pPr>
                                    <w:pStyle w:val="NoSpacing"/>
                                  </w:pPr>
                                  <w:proofErr w:type="spellStart"/>
                                  <w:r>
                                    <w:t>VeteranStatus</w:t>
                                  </w:r>
                                  <w:proofErr w:type="spellEnd"/>
                                </w:p>
                                <w:p w14:paraId="673DB4EF" w14:textId="77777777" w:rsidR="00EB4EA1" w:rsidRDefault="00EB4EA1" w:rsidP="00DF48A5">
                                  <w:pPr>
                                    <w:pStyle w:val="NoSpacing"/>
                                  </w:pPr>
                                  <w:r>
                                    <w:t>DateDeleted</w:t>
                                  </w:r>
                                </w:p>
                                <w:p w14:paraId="16DAE988" w14:textId="77777777" w:rsidR="00EB4EA1" w:rsidRDefault="00EB4EA1"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EB4EA1" w:rsidRPr="00C5485D" w:rsidRDefault="00EB4EA1"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EB4EA1" w:rsidRDefault="00EB4EA1" w:rsidP="00DF48A5">
                                  <w:pPr>
                                    <w:pStyle w:val="NoSpacing"/>
                                  </w:pPr>
                                  <w:r>
                                    <w:t>EnrollmentID</w:t>
                                  </w:r>
                                </w:p>
                                <w:p w14:paraId="3403798E" w14:textId="77777777" w:rsidR="00EB4EA1" w:rsidRDefault="00EB4EA1" w:rsidP="00DF48A5">
                                  <w:pPr>
                                    <w:pStyle w:val="NoSpacing"/>
                                  </w:pPr>
                                  <w:r>
                                    <w:t>PersonalID</w:t>
                                  </w:r>
                                </w:p>
                                <w:p w14:paraId="045AFC21" w14:textId="77777777" w:rsidR="00EB4EA1" w:rsidRDefault="00EB4EA1" w:rsidP="00DF48A5">
                                  <w:pPr>
                                    <w:pStyle w:val="NoSpacing"/>
                                  </w:pPr>
                                  <w:r>
                                    <w:t>ProjectID</w:t>
                                  </w:r>
                                </w:p>
                                <w:p w14:paraId="318732AA" w14:textId="77777777" w:rsidR="00EB4EA1" w:rsidRDefault="00EB4EA1" w:rsidP="00DF48A5">
                                  <w:pPr>
                                    <w:pStyle w:val="NoSpacing"/>
                                  </w:pPr>
                                  <w:r>
                                    <w:t>EntryDate</w:t>
                                  </w:r>
                                </w:p>
                                <w:p w14:paraId="2AAF71D6" w14:textId="77777777" w:rsidR="00EB4EA1" w:rsidRDefault="00EB4EA1" w:rsidP="00DF48A5">
                                  <w:pPr>
                                    <w:pStyle w:val="NoSpacing"/>
                                  </w:pPr>
                                  <w:r>
                                    <w:t>HouseholdID</w:t>
                                  </w:r>
                                </w:p>
                                <w:p w14:paraId="27AEDC8F" w14:textId="77777777" w:rsidR="00EB4EA1" w:rsidRDefault="00EB4EA1" w:rsidP="00DF48A5">
                                  <w:pPr>
                                    <w:pStyle w:val="NoSpacing"/>
                                  </w:pPr>
                                  <w:r>
                                    <w:t>RelationshipToHoH</w:t>
                                  </w:r>
                                </w:p>
                                <w:p w14:paraId="7A502E2A" w14:textId="77777777" w:rsidR="00EB4EA1" w:rsidRDefault="00EB4EA1" w:rsidP="00DF48A5">
                                  <w:pPr>
                                    <w:pStyle w:val="NoSpacing"/>
                                  </w:pPr>
                                  <w:proofErr w:type="spellStart"/>
                                  <w:r>
                                    <w:t>LivingSituation</w:t>
                                  </w:r>
                                  <w:proofErr w:type="spellEnd"/>
                                </w:p>
                                <w:p w14:paraId="710807C0" w14:textId="77777777" w:rsidR="00EB4EA1" w:rsidRDefault="00EB4EA1" w:rsidP="00DF48A5">
                                  <w:pPr>
                                    <w:pStyle w:val="NoSpacing"/>
                                  </w:pPr>
                                  <w:proofErr w:type="spellStart"/>
                                  <w:r>
                                    <w:t>LengthOfStay</w:t>
                                  </w:r>
                                  <w:proofErr w:type="spellEnd"/>
                                </w:p>
                                <w:p w14:paraId="5C1E52C0" w14:textId="77777777" w:rsidR="00EB4EA1" w:rsidRDefault="00EB4EA1" w:rsidP="00DF48A5">
                                  <w:pPr>
                                    <w:pStyle w:val="NoSpacing"/>
                                  </w:pPr>
                                  <w:proofErr w:type="spellStart"/>
                                  <w:r>
                                    <w:t>PreviousStreetESSH</w:t>
                                  </w:r>
                                  <w:proofErr w:type="spellEnd"/>
                                  <w:r>
                                    <w:t xml:space="preserve"> </w:t>
                                  </w:r>
                                </w:p>
                                <w:p w14:paraId="12596F49" w14:textId="77777777" w:rsidR="00EB4EA1" w:rsidRDefault="00EB4EA1" w:rsidP="00DF48A5">
                                  <w:pPr>
                                    <w:pStyle w:val="NoSpacing"/>
                                  </w:pPr>
                                  <w:r>
                                    <w:t xml:space="preserve">DateToStreetESSH </w:t>
                                  </w:r>
                                </w:p>
                                <w:p w14:paraId="0C0F0DB4" w14:textId="77777777" w:rsidR="00EB4EA1" w:rsidRDefault="00EB4EA1" w:rsidP="00DF48A5">
                                  <w:pPr>
                                    <w:pStyle w:val="NoSpacing"/>
                                  </w:pPr>
                                  <w:proofErr w:type="spellStart"/>
                                  <w:r>
                                    <w:t>TimesHomelessPastThreeYears</w:t>
                                  </w:r>
                                  <w:proofErr w:type="spellEnd"/>
                                  <w:r>
                                    <w:t xml:space="preserve"> </w:t>
                                  </w:r>
                                </w:p>
                                <w:p w14:paraId="388D5F20" w14:textId="77777777" w:rsidR="00EB4EA1" w:rsidRDefault="00EB4EA1" w:rsidP="00DF48A5">
                                  <w:pPr>
                                    <w:pStyle w:val="NoSpacing"/>
                                  </w:pPr>
                                  <w:proofErr w:type="spellStart"/>
                                  <w:r>
                                    <w:t>MonthsHomelessPastThreeYears</w:t>
                                  </w:r>
                                  <w:proofErr w:type="spellEnd"/>
                                  <w:r>
                                    <w:t xml:space="preserve"> </w:t>
                                  </w:r>
                                </w:p>
                                <w:p w14:paraId="228712F6" w14:textId="77777777" w:rsidR="00EB4EA1" w:rsidRDefault="00EB4EA1" w:rsidP="00DF48A5">
                                  <w:pPr>
                                    <w:pStyle w:val="NoSpacing"/>
                                  </w:pPr>
                                  <w:r>
                                    <w:t xml:space="preserve">DisablingCondition </w:t>
                                  </w:r>
                                </w:p>
                                <w:p w14:paraId="32EF3405" w14:textId="1475E5C8" w:rsidR="00EB4EA1" w:rsidRDefault="00EB4EA1" w:rsidP="00DF48A5">
                                  <w:pPr>
                                    <w:pStyle w:val="NoSpacing"/>
                                  </w:pPr>
                                  <w:r>
                                    <w:t xml:space="preserve">MoveInDate </w:t>
                                  </w:r>
                                </w:p>
                                <w:p w14:paraId="456B8B22" w14:textId="77777777" w:rsidR="00EB4EA1" w:rsidRDefault="00EB4EA1" w:rsidP="00DF48A5">
                                  <w:pPr>
                                    <w:pStyle w:val="NoSpacing"/>
                                  </w:pPr>
                                  <w:r>
                                    <w:t>DateDeleted</w:t>
                                  </w:r>
                                </w:p>
                                <w:p w14:paraId="09FCE1B5" w14:textId="77777777" w:rsidR="00EB4EA1" w:rsidRDefault="00EB4EA1"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EB4EA1" w:rsidRPr="00C5485D" w:rsidRDefault="00EB4EA1"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EB4EA1" w:rsidRDefault="00EB4EA1" w:rsidP="00DF48A5">
                                  <w:pPr>
                                    <w:pStyle w:val="NoSpacing"/>
                                  </w:pPr>
                                  <w:r>
                                    <w:t>EnrollmentID</w:t>
                                  </w:r>
                                </w:p>
                                <w:p w14:paraId="3602C5F3" w14:textId="77777777" w:rsidR="00EB4EA1" w:rsidRDefault="00EB4EA1" w:rsidP="00DF48A5">
                                  <w:pPr>
                                    <w:pStyle w:val="NoSpacing"/>
                                  </w:pPr>
                                  <w:r>
                                    <w:t>InformationDate</w:t>
                                  </w:r>
                                </w:p>
                                <w:p w14:paraId="2370CD07" w14:textId="77777777" w:rsidR="00EB4EA1" w:rsidRDefault="00EB4EA1" w:rsidP="00DF48A5">
                                  <w:pPr>
                                    <w:pStyle w:val="NoSpacing"/>
                                  </w:pPr>
                                  <w:proofErr w:type="spellStart"/>
                                  <w:r>
                                    <w:t>DomesticViolenceVictim</w:t>
                                  </w:r>
                                  <w:proofErr w:type="spellEnd"/>
                                </w:p>
                                <w:p w14:paraId="39763F8A" w14:textId="7BFC5F80" w:rsidR="00EB4EA1" w:rsidRDefault="00EB4EA1" w:rsidP="00DF48A5">
                                  <w:pPr>
                                    <w:pStyle w:val="NoSpacing"/>
                                  </w:pPr>
                                  <w:proofErr w:type="spellStart"/>
                                  <w:r>
                                    <w:t>CurrentlyFleeing</w:t>
                                  </w:r>
                                  <w:proofErr w:type="spellEnd"/>
                                </w:p>
                                <w:p w14:paraId="3F50B89F" w14:textId="77777777" w:rsidR="00EB4EA1" w:rsidRDefault="00EB4EA1" w:rsidP="00DF48A5">
                                  <w:pPr>
                                    <w:pStyle w:val="NoSpacing"/>
                                  </w:pPr>
                                  <w:r>
                                    <w:t>DateDeleted</w:t>
                                  </w:r>
                                </w:p>
                                <w:p w14:paraId="1BE8A411" w14:textId="77777777" w:rsidR="00EB4EA1" w:rsidRDefault="00EB4EA1"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EB4EA1" w:rsidRPr="00C5485D" w:rsidRDefault="00EB4EA1"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EB4EA1" w:rsidRDefault="00EB4EA1" w:rsidP="00DF48A5">
                                  <w:pPr>
                                    <w:pStyle w:val="NoSpacing"/>
                                  </w:pPr>
                                  <w:r>
                                    <w:t>EnrollmentID</w:t>
                                  </w:r>
                                </w:p>
                                <w:p w14:paraId="2C168257" w14:textId="77777777" w:rsidR="00EB4EA1" w:rsidRDefault="00EB4EA1"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EB4EA1" w:rsidRDefault="00EB4EA1" w:rsidP="00DF48A5">
                                  <w:pPr>
                                    <w:pStyle w:val="NoSpacing"/>
                                  </w:pPr>
                                  <w:proofErr w:type="spellStart"/>
                                  <w:r>
                                    <w:t>RecordType</w:t>
                                  </w:r>
                                  <w:proofErr w:type="spellEnd"/>
                                </w:p>
                                <w:p w14:paraId="3E032231" w14:textId="77777777" w:rsidR="00EB4EA1" w:rsidRDefault="00EB4EA1" w:rsidP="00DF48A5">
                                  <w:pPr>
                                    <w:pStyle w:val="NoSpacing"/>
                                  </w:pPr>
                                  <w:r>
                                    <w:t>DateDeleted</w:t>
                                  </w:r>
                                </w:p>
                                <w:p w14:paraId="28CC3B13" w14:textId="77777777" w:rsidR="00EB4EA1" w:rsidRDefault="00EB4EA1"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EB4EA1" w:rsidRPr="00C5485D" w:rsidRDefault="00EB4EA1"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EB4EA1" w:rsidRDefault="00EB4EA1" w:rsidP="00DF48A5">
                                  <w:pPr>
                                    <w:pStyle w:val="NoSpacing"/>
                                  </w:pPr>
                                  <w:r>
                                    <w:t>EnrollmentID</w:t>
                                  </w:r>
                                </w:p>
                                <w:p w14:paraId="5E1209FF" w14:textId="77777777" w:rsidR="00EB4EA1" w:rsidRDefault="00EB4EA1" w:rsidP="00DF48A5">
                                  <w:pPr>
                                    <w:pStyle w:val="NoSpacing"/>
                                  </w:pPr>
                                  <w:r>
                                    <w:t>InformationDate</w:t>
                                  </w:r>
                                </w:p>
                                <w:p w14:paraId="751671DF" w14:textId="0733BFA3" w:rsidR="00EB4EA1" w:rsidRDefault="00EB4EA1" w:rsidP="00DF48A5">
                                  <w:pPr>
                                    <w:pStyle w:val="NoSpacing"/>
                                  </w:pPr>
                                  <w:r>
                                    <w:t>CoCCode</w:t>
                                  </w:r>
                                </w:p>
                                <w:p w14:paraId="5935B41D" w14:textId="77777777" w:rsidR="00EB4EA1" w:rsidRDefault="00EB4EA1" w:rsidP="00DF48A5">
                                  <w:pPr>
                                    <w:pStyle w:val="NoSpacing"/>
                                  </w:pPr>
                                  <w:r>
                                    <w:t>DateDeleted</w:t>
                                  </w:r>
                                </w:p>
                                <w:p w14:paraId="674B77DA" w14:textId="77777777" w:rsidR="00EB4EA1" w:rsidRDefault="00EB4EA1"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EB4EA1" w:rsidRPr="00C5485D" w:rsidRDefault="00EB4EA1"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EB4EA1" w:rsidRDefault="00EB4EA1" w:rsidP="00DF48A5">
                                  <w:pPr>
                                    <w:pStyle w:val="NoSpacing"/>
                                  </w:pPr>
                                  <w:r>
                                    <w:t>EnrollmentID</w:t>
                                  </w:r>
                                </w:p>
                                <w:p w14:paraId="1FEFD3C8" w14:textId="77777777" w:rsidR="00EB4EA1" w:rsidRDefault="00EB4EA1" w:rsidP="00DF48A5">
                                  <w:pPr>
                                    <w:pStyle w:val="NoSpacing"/>
                                  </w:pPr>
                                  <w:r>
                                    <w:t>ExitDate</w:t>
                                  </w:r>
                                </w:p>
                                <w:p w14:paraId="4E9C4FE9" w14:textId="6D2D955E" w:rsidR="00EB4EA1" w:rsidRDefault="00EB4EA1" w:rsidP="00DF48A5">
                                  <w:pPr>
                                    <w:pStyle w:val="NoSpacing"/>
                                  </w:pPr>
                                  <w:r>
                                    <w:t>Destination</w:t>
                                  </w:r>
                                </w:p>
                                <w:p w14:paraId="0000F77C" w14:textId="77777777" w:rsidR="00EB4EA1" w:rsidRDefault="00EB4EA1" w:rsidP="00DF48A5">
                                  <w:pPr>
                                    <w:pStyle w:val="NoSpacing"/>
                                  </w:pPr>
                                  <w:r>
                                    <w:t>DateDeleted</w:t>
                                  </w:r>
                                </w:p>
                                <w:p w14:paraId="08C81CAE" w14:textId="77777777" w:rsidR="00EB4EA1" w:rsidRDefault="00EB4EA1"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EB4EA1" w:rsidRDefault="00EB4EA1"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EB4EA1" w:rsidRDefault="00EB4EA1" w:rsidP="00DF48A5">
                                <w:pPr>
                                  <w:pStyle w:val="NoSpacing"/>
                                </w:pPr>
                                <w:r>
                                  <w:t>ProjectID</w:t>
                                </w:r>
                              </w:p>
                              <w:p w14:paraId="0F61F28C" w14:textId="77777777" w:rsidR="00EB4EA1" w:rsidRDefault="00EB4EA1" w:rsidP="00DF48A5">
                                <w:pPr>
                                  <w:pStyle w:val="NoSpacing"/>
                                </w:pPr>
                                <w:r>
                                  <w:t>CoCCode</w:t>
                                </w:r>
                              </w:p>
                              <w:p w14:paraId="3BA2AE97" w14:textId="334153E6" w:rsidR="00EB4EA1" w:rsidRDefault="00EB4EA1" w:rsidP="00DF48A5">
                                <w:pPr>
                                  <w:pStyle w:val="NoSpacing"/>
                                </w:pPr>
                                <w:proofErr w:type="spellStart"/>
                                <w:r>
                                  <w:t>GeographyType</w:t>
                                </w:r>
                                <w:proofErr w:type="spellEnd"/>
                              </w:p>
                              <w:p w14:paraId="64262BEB" w14:textId="77777777" w:rsidR="00EB4EA1" w:rsidRDefault="00EB4EA1" w:rsidP="00DF48A5">
                                <w:pPr>
                                  <w:pStyle w:val="NoSpacing"/>
                                </w:pPr>
                                <w:r>
                                  <w:t>DateDeleted</w:t>
                                </w:r>
                              </w:p>
                              <w:p w14:paraId="6C3C661C" w14:textId="77777777" w:rsidR="00EB4EA1" w:rsidRDefault="00EB4EA1"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EB4EA1" w:rsidRDefault="00EB4EA1"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EB4EA1" w:rsidRDefault="00EB4EA1" w:rsidP="00DF48A5">
                                <w:pPr>
                                  <w:pStyle w:val="NoSpacing"/>
                                </w:pPr>
                                <w:r>
                                  <w:t>ProjectID</w:t>
                                </w:r>
                              </w:p>
                              <w:p w14:paraId="71C871A6" w14:textId="77777777" w:rsidR="00EB4EA1" w:rsidRDefault="00EB4EA1" w:rsidP="00DF48A5">
                                <w:pPr>
                                  <w:pStyle w:val="NoSpacing"/>
                                </w:pPr>
                                <w:r>
                                  <w:t>OperatingEndDate</w:t>
                                </w:r>
                              </w:p>
                              <w:p w14:paraId="31BCE351" w14:textId="77777777" w:rsidR="00EB4EA1" w:rsidRDefault="00EB4EA1" w:rsidP="00DF48A5">
                                <w:pPr>
                                  <w:pStyle w:val="NoSpacing"/>
                                </w:pPr>
                                <w:proofErr w:type="spellStart"/>
                                <w:r>
                                  <w:t>ContinuumProject</w:t>
                                </w:r>
                                <w:proofErr w:type="spellEnd"/>
                              </w:p>
                              <w:p w14:paraId="36697790" w14:textId="77777777" w:rsidR="00EB4EA1" w:rsidRDefault="00EB4EA1" w:rsidP="00DF48A5">
                                <w:pPr>
                                  <w:pStyle w:val="NoSpacing"/>
                                </w:pPr>
                                <w:r>
                                  <w:t>ProjectType</w:t>
                                </w:r>
                              </w:p>
                              <w:p w14:paraId="071CA0B0" w14:textId="63CC9793" w:rsidR="00EB4EA1" w:rsidRDefault="00EB4EA1" w:rsidP="00DF48A5">
                                <w:pPr>
                                  <w:pStyle w:val="NoSpacing"/>
                                </w:pPr>
                                <w:r>
                                  <w:t>TrackingMethod</w:t>
                                </w:r>
                              </w:p>
                              <w:p w14:paraId="3ADFD0B3" w14:textId="404DC3DA" w:rsidR="00EB4EA1" w:rsidRDefault="00EB4EA1"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EB4EA1" w:rsidRPr="00C5485D" w:rsidRDefault="00EB4EA1"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EB4EA1" w:rsidRPr="00C5485D" w:rsidRDefault="00EB4EA1"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EB4EA1" w:rsidRPr="00C5485D" w:rsidRDefault="00EB4EA1"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EB4EA1" w:rsidRPr="00C5485D" w:rsidRDefault="00EB4EA1"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EB4EA1" w:rsidRDefault="00EB4EA1" w:rsidP="00DF48A5">
                            <w:pPr>
                              <w:pStyle w:val="NoSpacing"/>
                            </w:pPr>
                            <w:r>
                              <w:t>PersonalID</w:t>
                            </w:r>
                          </w:p>
                          <w:p w14:paraId="1F4F4033" w14:textId="77777777" w:rsidR="00EB4EA1" w:rsidRDefault="00EB4EA1" w:rsidP="00DF48A5">
                            <w:pPr>
                              <w:pStyle w:val="NoSpacing"/>
                            </w:pPr>
                            <w:r>
                              <w:t>SSN</w:t>
                            </w:r>
                          </w:p>
                          <w:p w14:paraId="3E5E9DC6" w14:textId="77777777" w:rsidR="00EB4EA1" w:rsidRDefault="00EB4EA1" w:rsidP="00DF48A5">
                            <w:pPr>
                              <w:pStyle w:val="NoSpacing"/>
                            </w:pPr>
                            <w:proofErr w:type="spellStart"/>
                            <w:r>
                              <w:t>SSNDataQuality</w:t>
                            </w:r>
                            <w:proofErr w:type="spellEnd"/>
                          </w:p>
                          <w:p w14:paraId="4ED78614" w14:textId="77777777" w:rsidR="00EB4EA1" w:rsidRDefault="00EB4EA1" w:rsidP="00DF48A5">
                            <w:pPr>
                              <w:pStyle w:val="NoSpacing"/>
                            </w:pPr>
                            <w:r>
                              <w:t>DOB</w:t>
                            </w:r>
                          </w:p>
                          <w:p w14:paraId="3D3F7C3E" w14:textId="77777777" w:rsidR="00EB4EA1" w:rsidRDefault="00EB4EA1" w:rsidP="00DF48A5">
                            <w:pPr>
                              <w:pStyle w:val="NoSpacing"/>
                            </w:pPr>
                            <w:proofErr w:type="spellStart"/>
                            <w:r>
                              <w:t>DOBDataQuality</w:t>
                            </w:r>
                            <w:proofErr w:type="spellEnd"/>
                          </w:p>
                          <w:p w14:paraId="478E1B3C" w14:textId="77777777" w:rsidR="00EB4EA1" w:rsidRDefault="00EB4EA1" w:rsidP="00DF48A5">
                            <w:pPr>
                              <w:pStyle w:val="NoSpacing"/>
                            </w:pPr>
                            <w:r>
                              <w:t>Gender</w:t>
                            </w:r>
                          </w:p>
                          <w:p w14:paraId="31B795EE" w14:textId="77777777" w:rsidR="00EB4EA1" w:rsidRDefault="00EB4EA1" w:rsidP="00DF48A5">
                            <w:pPr>
                              <w:pStyle w:val="NoSpacing"/>
                            </w:pPr>
                            <w:r>
                              <w:t>Race</w:t>
                            </w:r>
                          </w:p>
                          <w:p w14:paraId="6AFF89B9" w14:textId="77777777" w:rsidR="00EB4EA1" w:rsidRDefault="00EB4EA1" w:rsidP="00DF48A5">
                            <w:pPr>
                              <w:pStyle w:val="NoSpacing"/>
                            </w:pPr>
                            <w:r>
                              <w:t>Ethnicity</w:t>
                            </w:r>
                          </w:p>
                          <w:p w14:paraId="68537C3C" w14:textId="217B6B95" w:rsidR="00EB4EA1" w:rsidRDefault="00EB4EA1" w:rsidP="00DF48A5">
                            <w:pPr>
                              <w:pStyle w:val="NoSpacing"/>
                            </w:pPr>
                            <w:proofErr w:type="spellStart"/>
                            <w:r>
                              <w:t>VeteranStatus</w:t>
                            </w:r>
                            <w:proofErr w:type="spellEnd"/>
                          </w:p>
                          <w:p w14:paraId="673DB4EF" w14:textId="77777777" w:rsidR="00EB4EA1" w:rsidRDefault="00EB4EA1" w:rsidP="00DF48A5">
                            <w:pPr>
                              <w:pStyle w:val="NoSpacing"/>
                            </w:pPr>
                            <w:r>
                              <w:t>DateDeleted</w:t>
                            </w:r>
                          </w:p>
                          <w:p w14:paraId="16DAE988" w14:textId="77777777" w:rsidR="00EB4EA1" w:rsidRDefault="00EB4EA1"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EB4EA1" w:rsidRPr="00C5485D" w:rsidRDefault="00EB4EA1"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EB4EA1" w:rsidRDefault="00EB4EA1" w:rsidP="00DF48A5">
                            <w:pPr>
                              <w:pStyle w:val="NoSpacing"/>
                            </w:pPr>
                            <w:r>
                              <w:t>EnrollmentID</w:t>
                            </w:r>
                          </w:p>
                          <w:p w14:paraId="3403798E" w14:textId="77777777" w:rsidR="00EB4EA1" w:rsidRDefault="00EB4EA1" w:rsidP="00DF48A5">
                            <w:pPr>
                              <w:pStyle w:val="NoSpacing"/>
                            </w:pPr>
                            <w:r>
                              <w:t>PersonalID</w:t>
                            </w:r>
                          </w:p>
                          <w:p w14:paraId="045AFC21" w14:textId="77777777" w:rsidR="00EB4EA1" w:rsidRDefault="00EB4EA1" w:rsidP="00DF48A5">
                            <w:pPr>
                              <w:pStyle w:val="NoSpacing"/>
                            </w:pPr>
                            <w:r>
                              <w:t>ProjectID</w:t>
                            </w:r>
                          </w:p>
                          <w:p w14:paraId="318732AA" w14:textId="77777777" w:rsidR="00EB4EA1" w:rsidRDefault="00EB4EA1" w:rsidP="00DF48A5">
                            <w:pPr>
                              <w:pStyle w:val="NoSpacing"/>
                            </w:pPr>
                            <w:r>
                              <w:t>EntryDate</w:t>
                            </w:r>
                          </w:p>
                          <w:p w14:paraId="2AAF71D6" w14:textId="77777777" w:rsidR="00EB4EA1" w:rsidRDefault="00EB4EA1" w:rsidP="00DF48A5">
                            <w:pPr>
                              <w:pStyle w:val="NoSpacing"/>
                            </w:pPr>
                            <w:r>
                              <w:t>HouseholdID</w:t>
                            </w:r>
                          </w:p>
                          <w:p w14:paraId="27AEDC8F" w14:textId="77777777" w:rsidR="00EB4EA1" w:rsidRDefault="00EB4EA1" w:rsidP="00DF48A5">
                            <w:pPr>
                              <w:pStyle w:val="NoSpacing"/>
                            </w:pPr>
                            <w:r>
                              <w:t>RelationshipToHoH</w:t>
                            </w:r>
                          </w:p>
                          <w:p w14:paraId="7A502E2A" w14:textId="77777777" w:rsidR="00EB4EA1" w:rsidRDefault="00EB4EA1" w:rsidP="00DF48A5">
                            <w:pPr>
                              <w:pStyle w:val="NoSpacing"/>
                            </w:pPr>
                            <w:proofErr w:type="spellStart"/>
                            <w:r>
                              <w:t>LivingSituation</w:t>
                            </w:r>
                            <w:proofErr w:type="spellEnd"/>
                          </w:p>
                          <w:p w14:paraId="710807C0" w14:textId="77777777" w:rsidR="00EB4EA1" w:rsidRDefault="00EB4EA1" w:rsidP="00DF48A5">
                            <w:pPr>
                              <w:pStyle w:val="NoSpacing"/>
                            </w:pPr>
                            <w:proofErr w:type="spellStart"/>
                            <w:r>
                              <w:t>LengthOfStay</w:t>
                            </w:r>
                            <w:proofErr w:type="spellEnd"/>
                          </w:p>
                          <w:p w14:paraId="5C1E52C0" w14:textId="77777777" w:rsidR="00EB4EA1" w:rsidRDefault="00EB4EA1" w:rsidP="00DF48A5">
                            <w:pPr>
                              <w:pStyle w:val="NoSpacing"/>
                            </w:pPr>
                            <w:proofErr w:type="spellStart"/>
                            <w:r>
                              <w:t>PreviousStreetESSH</w:t>
                            </w:r>
                            <w:proofErr w:type="spellEnd"/>
                            <w:r>
                              <w:t xml:space="preserve"> </w:t>
                            </w:r>
                          </w:p>
                          <w:p w14:paraId="12596F49" w14:textId="77777777" w:rsidR="00EB4EA1" w:rsidRDefault="00EB4EA1" w:rsidP="00DF48A5">
                            <w:pPr>
                              <w:pStyle w:val="NoSpacing"/>
                            </w:pPr>
                            <w:r>
                              <w:t xml:space="preserve">DateToStreetESSH </w:t>
                            </w:r>
                          </w:p>
                          <w:p w14:paraId="0C0F0DB4" w14:textId="77777777" w:rsidR="00EB4EA1" w:rsidRDefault="00EB4EA1" w:rsidP="00DF48A5">
                            <w:pPr>
                              <w:pStyle w:val="NoSpacing"/>
                            </w:pPr>
                            <w:proofErr w:type="spellStart"/>
                            <w:r>
                              <w:t>TimesHomelessPastThreeYears</w:t>
                            </w:r>
                            <w:proofErr w:type="spellEnd"/>
                            <w:r>
                              <w:t xml:space="preserve"> </w:t>
                            </w:r>
                          </w:p>
                          <w:p w14:paraId="388D5F20" w14:textId="77777777" w:rsidR="00EB4EA1" w:rsidRDefault="00EB4EA1" w:rsidP="00DF48A5">
                            <w:pPr>
                              <w:pStyle w:val="NoSpacing"/>
                            </w:pPr>
                            <w:proofErr w:type="spellStart"/>
                            <w:r>
                              <w:t>MonthsHomelessPastThreeYears</w:t>
                            </w:r>
                            <w:proofErr w:type="spellEnd"/>
                            <w:r>
                              <w:t xml:space="preserve"> </w:t>
                            </w:r>
                          </w:p>
                          <w:p w14:paraId="228712F6" w14:textId="77777777" w:rsidR="00EB4EA1" w:rsidRDefault="00EB4EA1" w:rsidP="00DF48A5">
                            <w:pPr>
                              <w:pStyle w:val="NoSpacing"/>
                            </w:pPr>
                            <w:r>
                              <w:t xml:space="preserve">DisablingCondition </w:t>
                            </w:r>
                          </w:p>
                          <w:p w14:paraId="32EF3405" w14:textId="1475E5C8" w:rsidR="00EB4EA1" w:rsidRDefault="00EB4EA1" w:rsidP="00DF48A5">
                            <w:pPr>
                              <w:pStyle w:val="NoSpacing"/>
                            </w:pPr>
                            <w:r>
                              <w:t xml:space="preserve">MoveInDate </w:t>
                            </w:r>
                          </w:p>
                          <w:p w14:paraId="456B8B22" w14:textId="77777777" w:rsidR="00EB4EA1" w:rsidRDefault="00EB4EA1" w:rsidP="00DF48A5">
                            <w:pPr>
                              <w:pStyle w:val="NoSpacing"/>
                            </w:pPr>
                            <w:r>
                              <w:t>DateDeleted</w:t>
                            </w:r>
                          </w:p>
                          <w:p w14:paraId="09FCE1B5" w14:textId="77777777" w:rsidR="00EB4EA1" w:rsidRDefault="00EB4EA1"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EB4EA1" w:rsidRPr="00C5485D" w:rsidRDefault="00EB4EA1"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EB4EA1" w:rsidRDefault="00EB4EA1" w:rsidP="00DF48A5">
                            <w:pPr>
                              <w:pStyle w:val="NoSpacing"/>
                            </w:pPr>
                            <w:r>
                              <w:t>EnrollmentID</w:t>
                            </w:r>
                          </w:p>
                          <w:p w14:paraId="3602C5F3" w14:textId="77777777" w:rsidR="00EB4EA1" w:rsidRDefault="00EB4EA1" w:rsidP="00DF48A5">
                            <w:pPr>
                              <w:pStyle w:val="NoSpacing"/>
                            </w:pPr>
                            <w:r>
                              <w:t>InformationDate</w:t>
                            </w:r>
                          </w:p>
                          <w:p w14:paraId="2370CD07" w14:textId="77777777" w:rsidR="00EB4EA1" w:rsidRDefault="00EB4EA1" w:rsidP="00DF48A5">
                            <w:pPr>
                              <w:pStyle w:val="NoSpacing"/>
                            </w:pPr>
                            <w:proofErr w:type="spellStart"/>
                            <w:r>
                              <w:t>DomesticViolenceVictim</w:t>
                            </w:r>
                            <w:proofErr w:type="spellEnd"/>
                          </w:p>
                          <w:p w14:paraId="39763F8A" w14:textId="7BFC5F80" w:rsidR="00EB4EA1" w:rsidRDefault="00EB4EA1" w:rsidP="00DF48A5">
                            <w:pPr>
                              <w:pStyle w:val="NoSpacing"/>
                            </w:pPr>
                            <w:proofErr w:type="spellStart"/>
                            <w:r>
                              <w:t>CurrentlyFleeing</w:t>
                            </w:r>
                            <w:proofErr w:type="spellEnd"/>
                          </w:p>
                          <w:p w14:paraId="3F50B89F" w14:textId="77777777" w:rsidR="00EB4EA1" w:rsidRDefault="00EB4EA1" w:rsidP="00DF48A5">
                            <w:pPr>
                              <w:pStyle w:val="NoSpacing"/>
                            </w:pPr>
                            <w:r>
                              <w:t>DateDeleted</w:t>
                            </w:r>
                          </w:p>
                          <w:p w14:paraId="1BE8A411" w14:textId="77777777" w:rsidR="00EB4EA1" w:rsidRDefault="00EB4EA1"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EB4EA1" w:rsidRPr="00C5485D" w:rsidRDefault="00EB4EA1"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EB4EA1" w:rsidRDefault="00EB4EA1" w:rsidP="00DF48A5">
                            <w:pPr>
                              <w:pStyle w:val="NoSpacing"/>
                            </w:pPr>
                            <w:r>
                              <w:t>EnrollmentID</w:t>
                            </w:r>
                          </w:p>
                          <w:p w14:paraId="2C168257" w14:textId="77777777" w:rsidR="00EB4EA1" w:rsidRDefault="00EB4EA1"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EB4EA1" w:rsidRDefault="00EB4EA1" w:rsidP="00DF48A5">
                            <w:pPr>
                              <w:pStyle w:val="NoSpacing"/>
                            </w:pPr>
                            <w:proofErr w:type="spellStart"/>
                            <w:r>
                              <w:t>RecordType</w:t>
                            </w:r>
                            <w:proofErr w:type="spellEnd"/>
                          </w:p>
                          <w:p w14:paraId="3E032231" w14:textId="77777777" w:rsidR="00EB4EA1" w:rsidRDefault="00EB4EA1" w:rsidP="00DF48A5">
                            <w:pPr>
                              <w:pStyle w:val="NoSpacing"/>
                            </w:pPr>
                            <w:r>
                              <w:t>DateDeleted</w:t>
                            </w:r>
                          </w:p>
                          <w:p w14:paraId="28CC3B13" w14:textId="77777777" w:rsidR="00EB4EA1" w:rsidRDefault="00EB4EA1"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EB4EA1" w:rsidRPr="00C5485D" w:rsidRDefault="00EB4EA1"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EB4EA1" w:rsidRDefault="00EB4EA1" w:rsidP="00DF48A5">
                            <w:pPr>
                              <w:pStyle w:val="NoSpacing"/>
                            </w:pPr>
                            <w:r>
                              <w:t>EnrollmentID</w:t>
                            </w:r>
                          </w:p>
                          <w:p w14:paraId="5E1209FF" w14:textId="77777777" w:rsidR="00EB4EA1" w:rsidRDefault="00EB4EA1" w:rsidP="00DF48A5">
                            <w:pPr>
                              <w:pStyle w:val="NoSpacing"/>
                            </w:pPr>
                            <w:r>
                              <w:t>InformationDate</w:t>
                            </w:r>
                          </w:p>
                          <w:p w14:paraId="751671DF" w14:textId="0733BFA3" w:rsidR="00EB4EA1" w:rsidRDefault="00EB4EA1" w:rsidP="00DF48A5">
                            <w:pPr>
                              <w:pStyle w:val="NoSpacing"/>
                            </w:pPr>
                            <w:r>
                              <w:t>CoCCode</w:t>
                            </w:r>
                          </w:p>
                          <w:p w14:paraId="5935B41D" w14:textId="77777777" w:rsidR="00EB4EA1" w:rsidRDefault="00EB4EA1" w:rsidP="00DF48A5">
                            <w:pPr>
                              <w:pStyle w:val="NoSpacing"/>
                            </w:pPr>
                            <w:r>
                              <w:t>DateDeleted</w:t>
                            </w:r>
                          </w:p>
                          <w:p w14:paraId="674B77DA" w14:textId="77777777" w:rsidR="00EB4EA1" w:rsidRDefault="00EB4EA1"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EB4EA1" w:rsidRPr="00C5485D" w:rsidRDefault="00EB4EA1"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EB4EA1" w:rsidRDefault="00EB4EA1" w:rsidP="00DF48A5">
                            <w:pPr>
                              <w:pStyle w:val="NoSpacing"/>
                            </w:pPr>
                            <w:r>
                              <w:t>EnrollmentID</w:t>
                            </w:r>
                          </w:p>
                          <w:p w14:paraId="1FEFD3C8" w14:textId="77777777" w:rsidR="00EB4EA1" w:rsidRDefault="00EB4EA1" w:rsidP="00DF48A5">
                            <w:pPr>
                              <w:pStyle w:val="NoSpacing"/>
                            </w:pPr>
                            <w:r>
                              <w:t>ExitDate</w:t>
                            </w:r>
                          </w:p>
                          <w:p w14:paraId="4E9C4FE9" w14:textId="6D2D955E" w:rsidR="00EB4EA1" w:rsidRDefault="00EB4EA1" w:rsidP="00DF48A5">
                            <w:pPr>
                              <w:pStyle w:val="NoSpacing"/>
                            </w:pPr>
                            <w:r>
                              <w:t>Destination</w:t>
                            </w:r>
                          </w:p>
                          <w:p w14:paraId="0000F77C" w14:textId="77777777" w:rsidR="00EB4EA1" w:rsidRDefault="00EB4EA1" w:rsidP="00DF48A5">
                            <w:pPr>
                              <w:pStyle w:val="NoSpacing"/>
                            </w:pPr>
                            <w:r>
                              <w:t>DateDeleted</w:t>
                            </w:r>
                          </w:p>
                          <w:p w14:paraId="08C81CAE" w14:textId="77777777" w:rsidR="00EB4EA1" w:rsidRDefault="00EB4EA1"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EB4EA1" w:rsidRDefault="00EB4EA1"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EB4EA1" w:rsidRDefault="00EB4EA1" w:rsidP="00DF48A5">
                          <w:pPr>
                            <w:pStyle w:val="NoSpacing"/>
                          </w:pPr>
                          <w:r>
                            <w:t>ProjectID</w:t>
                          </w:r>
                        </w:p>
                        <w:p w14:paraId="0F61F28C" w14:textId="77777777" w:rsidR="00EB4EA1" w:rsidRDefault="00EB4EA1" w:rsidP="00DF48A5">
                          <w:pPr>
                            <w:pStyle w:val="NoSpacing"/>
                          </w:pPr>
                          <w:r>
                            <w:t>CoCCode</w:t>
                          </w:r>
                        </w:p>
                        <w:p w14:paraId="3BA2AE97" w14:textId="334153E6" w:rsidR="00EB4EA1" w:rsidRDefault="00EB4EA1" w:rsidP="00DF48A5">
                          <w:pPr>
                            <w:pStyle w:val="NoSpacing"/>
                          </w:pPr>
                          <w:proofErr w:type="spellStart"/>
                          <w:r>
                            <w:t>GeographyType</w:t>
                          </w:r>
                          <w:proofErr w:type="spellEnd"/>
                        </w:p>
                        <w:p w14:paraId="64262BEB" w14:textId="77777777" w:rsidR="00EB4EA1" w:rsidRDefault="00EB4EA1" w:rsidP="00DF48A5">
                          <w:pPr>
                            <w:pStyle w:val="NoSpacing"/>
                          </w:pPr>
                          <w:r>
                            <w:t>DateDeleted</w:t>
                          </w:r>
                        </w:p>
                        <w:p w14:paraId="6C3C661C" w14:textId="77777777" w:rsidR="00EB4EA1" w:rsidRDefault="00EB4EA1"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EB4EA1" w:rsidRDefault="00EB4EA1"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EB4EA1" w:rsidRDefault="00EB4EA1" w:rsidP="00DF48A5">
                          <w:pPr>
                            <w:pStyle w:val="NoSpacing"/>
                          </w:pPr>
                          <w:r>
                            <w:t>ProjectID</w:t>
                          </w:r>
                        </w:p>
                        <w:p w14:paraId="71C871A6" w14:textId="77777777" w:rsidR="00EB4EA1" w:rsidRDefault="00EB4EA1" w:rsidP="00DF48A5">
                          <w:pPr>
                            <w:pStyle w:val="NoSpacing"/>
                          </w:pPr>
                          <w:r>
                            <w:t>OperatingEndDate</w:t>
                          </w:r>
                        </w:p>
                        <w:p w14:paraId="31BCE351" w14:textId="77777777" w:rsidR="00EB4EA1" w:rsidRDefault="00EB4EA1" w:rsidP="00DF48A5">
                          <w:pPr>
                            <w:pStyle w:val="NoSpacing"/>
                          </w:pPr>
                          <w:proofErr w:type="spellStart"/>
                          <w:r>
                            <w:t>ContinuumProject</w:t>
                          </w:r>
                          <w:proofErr w:type="spellEnd"/>
                        </w:p>
                        <w:p w14:paraId="36697790" w14:textId="77777777" w:rsidR="00EB4EA1" w:rsidRDefault="00EB4EA1" w:rsidP="00DF48A5">
                          <w:pPr>
                            <w:pStyle w:val="NoSpacing"/>
                          </w:pPr>
                          <w:r>
                            <w:t>ProjectType</w:t>
                          </w:r>
                        </w:p>
                        <w:p w14:paraId="071CA0B0" w14:textId="63CC9793" w:rsidR="00EB4EA1" w:rsidRDefault="00EB4EA1" w:rsidP="00DF48A5">
                          <w:pPr>
                            <w:pStyle w:val="NoSpacing"/>
                          </w:pPr>
                          <w:r>
                            <w:t>TrackingMethod</w:t>
                          </w:r>
                        </w:p>
                        <w:p w14:paraId="3ADFD0B3" w14:textId="404DC3DA" w:rsidR="00EB4EA1" w:rsidRDefault="00EB4EA1"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EB4EA1" w:rsidRPr="00C5485D" w:rsidRDefault="00EB4EA1"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EB4EA1" w:rsidRPr="00C5485D" w:rsidRDefault="00EB4EA1"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EB4EA1" w:rsidRPr="00C5485D" w:rsidRDefault="00EB4EA1"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EB4EA1" w:rsidRDefault="00EB4EA1"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EB4EA1" w:rsidRDefault="00EB4EA1"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EB4EA1" w:rsidRDefault="00EB4EA1"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EB4EA1" w:rsidRDefault="00EB4EA1"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EB4EA1" w:rsidRDefault="00EB4EA1"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EB4EA1" w:rsidRDefault="00EB4EA1"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EB4EA1" w:rsidRDefault="00EB4EA1"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EB4EA1" w:rsidRDefault="00EB4EA1"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EB4EA1" w:rsidRDefault="00EB4EA1"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EB4EA1" w:rsidRDefault="00EB4EA1"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EB4EA1" w:rsidRDefault="00EB4EA1"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EB4EA1" w:rsidRDefault="00EB4EA1"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EB4EA1" w:rsidRDefault="00EB4EA1"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EB4EA1" w:rsidRDefault="00EB4EA1"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EB4EA1" w:rsidRDefault="00EB4EA1"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EB4EA1" w:rsidRDefault="00EB4EA1"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EB4EA1" w:rsidRDefault="00EB4EA1"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EB4EA1" w:rsidRDefault="00EB4EA1"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EB4EA1" w:rsidRDefault="00EB4EA1"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EB4EA1" w:rsidRDefault="00EB4EA1"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EB4EA1" w:rsidRDefault="00EB4EA1"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EB4EA1" w:rsidRDefault="00EB4EA1"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EB4EA1" w:rsidRDefault="00EB4EA1"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EB4EA1" w:rsidRDefault="00EB4EA1"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EB4EA1" w:rsidRDefault="00EB4EA1"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EB4EA1" w:rsidRDefault="00EB4EA1"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EB4EA1" w:rsidRDefault="00EB4EA1"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EB4EA1" w:rsidRDefault="00EB4EA1"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EB4EA1" w:rsidRDefault="00EB4EA1"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EB4EA1" w:rsidRDefault="00EB4EA1"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EB4EA1" w:rsidRDefault="00EB4EA1"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EB4EA1" w:rsidRDefault="00EB4EA1"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EB4EA1" w:rsidRDefault="00EB4EA1"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EB4EA1" w:rsidRDefault="00EB4EA1"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EB4EA1" w:rsidRDefault="00EB4EA1"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EB4EA1" w:rsidRDefault="00EB4EA1"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EB4EA1" w:rsidRDefault="00EB4EA1"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EB4EA1" w:rsidRDefault="00EB4EA1"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EB4EA1" w:rsidRDefault="00EB4EA1"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EB4EA1" w:rsidRDefault="00EB4EA1"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345" w:name="_Report_Parameters"/>
      <w:bookmarkStart w:id="346" w:name="_Report_Parameters_and"/>
      <w:bookmarkStart w:id="347" w:name="_Toc497116396"/>
      <w:bookmarkStart w:id="348" w:name="_Toc498527188"/>
      <w:bookmarkStart w:id="349" w:name="_Toc499543979"/>
      <w:bookmarkStart w:id="350" w:name="_Toc37849746"/>
      <w:bookmarkStart w:id="351" w:name="_Toc38030521"/>
      <w:bookmarkStart w:id="352" w:name="_Toc498527190"/>
      <w:bookmarkEnd w:id="345"/>
      <w:bookmarkEnd w:id="346"/>
      <w:r w:rsidRPr="00107D01">
        <w:lastRenderedPageBreak/>
        <w:t>Report Parameters</w:t>
      </w:r>
      <w:bookmarkEnd w:id="347"/>
      <w:bookmarkEnd w:id="348"/>
      <w:bookmarkEnd w:id="349"/>
      <w:r w:rsidR="00E14C44">
        <w:t xml:space="preserve"> </w:t>
      </w:r>
      <w:r w:rsidR="00D87EAD">
        <w:t xml:space="preserve">and Metadata </w:t>
      </w:r>
      <w:r w:rsidR="00E14928">
        <w:t>(lsa_Report)</w:t>
      </w:r>
      <w:bookmarkEnd w:id="350"/>
      <w:bookmarkEnd w:id="351"/>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EB4EA1" w:rsidRDefault="00EB4EA1"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EB4EA1" w:rsidRDefault="00EB4EA1"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EB4EA1" w:rsidRDefault="00EB4EA1"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EB4EA1" w:rsidRDefault="00EB4EA1"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EB4EA1" w:rsidRDefault="00EB4EA1"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EB4EA1" w:rsidRDefault="00EB4EA1"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353" w:name="_Hlk490711189"/>
      <w:r w:rsidRPr="00A6067F">
        <w:t xml:space="preserve">The HUD-assigned code identifying the continuum for which the </w:t>
      </w:r>
      <w:r w:rsidR="0002698D" w:rsidRPr="00A6067F">
        <w:t>LSA</w:t>
      </w:r>
      <w:r w:rsidRPr="00A6067F">
        <w:t xml:space="preserve"> is being produced</w:t>
      </w:r>
      <w:bookmarkEnd w:id="353"/>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354" w:name="_HMIS_Data_Elements"/>
      <w:bookmarkStart w:id="355" w:name="_Toc37849747"/>
      <w:bookmarkStart w:id="356" w:name="_Toc38030522"/>
      <w:bookmarkEnd w:id="352"/>
      <w:bookmarkEnd w:id="354"/>
      <w:r>
        <w:t xml:space="preserve">LSA Reporting Cohorts </w:t>
      </w:r>
      <w:r w:rsidR="00E14928">
        <w:t>and Dates (</w:t>
      </w:r>
      <w:proofErr w:type="spellStart"/>
      <w:r w:rsidR="00E14928">
        <w:t>tlsa_CohortDates</w:t>
      </w:r>
      <w:proofErr w:type="spellEnd"/>
      <w:r w:rsidR="00E14928">
        <w:t>)</w:t>
      </w:r>
      <w:bookmarkEnd w:id="355"/>
      <w:bookmarkEnd w:id="35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EB4EA1" w:rsidRDefault="00EB4EA1"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EB4EA1" w:rsidRDefault="00EB4EA1"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EB4EA1" w:rsidRDefault="00EB4EA1"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EB4EA1" w:rsidRDefault="00EB4EA1"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57" w:name="_Toc37849748"/>
      <w:bookmarkStart w:id="358" w:name="_Toc38030523"/>
      <w:r>
        <w:t>HMIS Household Enrollments (</w:t>
      </w:r>
      <w:proofErr w:type="spellStart"/>
      <w:r>
        <w:t>tlsa_HHID</w:t>
      </w:r>
      <w:proofErr w:type="spellEnd"/>
      <w:r>
        <w:t>)</w:t>
      </w:r>
      <w:bookmarkEnd w:id="357"/>
      <w:bookmarkEnd w:id="358"/>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EB4EA1" w:rsidRDefault="00EB4EA1"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EB4EA1" w:rsidRDefault="00EB4EA1"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EB4EA1" w:rsidRDefault="00EB4EA1"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EB4EA1" w:rsidRDefault="00EB4EA1"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EB4EA1" w:rsidRDefault="00EB4EA1"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EB4EA1" w:rsidRDefault="00EB4EA1"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EB4EA1" w:rsidRDefault="00EB4EA1"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EB4EA1" w:rsidRDefault="00EB4EA1"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EB4EA1" w:rsidRDefault="00EB4EA1"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EB4EA1" w:rsidRDefault="00EB4EA1"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EB4EA1" w:rsidRDefault="00EB4EA1"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EB4EA1" w:rsidRDefault="00EB4EA1"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EB4EA1" w:rsidRDefault="00EB4EA1"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EB4EA1" w:rsidRDefault="00EB4EA1"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59" w:author="Molly McEvilley" w:date="2020-08-11T17:16:00Z"/>
        </w:rPr>
      </w:pPr>
      <w:ins w:id="360" w:author="Molly McEvilley" w:date="2020-08-11T17:04:00Z">
        <w:r>
          <w:rPr>
            <w:b/>
            <w:bCs/>
          </w:rPr>
          <w:t xml:space="preserve">Unless </w:t>
        </w:r>
      </w:ins>
      <w:ins w:id="361" w:author="Molly McEvilley" w:date="2020-08-11T17:34:00Z">
        <w:r>
          <w:rPr>
            <w:b/>
            <w:bCs/>
          </w:rPr>
          <w:t xml:space="preserve">otherwise </w:t>
        </w:r>
      </w:ins>
      <w:ins w:id="362" w:author="Molly McEvilley" w:date="2020-08-11T17:04:00Z">
        <w:r>
          <w:rPr>
            <w:b/>
            <w:bCs/>
          </w:rPr>
          <w:t xml:space="preserve">specified </w:t>
        </w:r>
      </w:ins>
      <w:ins w:id="363" w:author="Molly McEvilley" w:date="2020-08-11T17:05:00Z">
        <w:r>
          <w:rPr>
            <w:b/>
            <w:bCs/>
          </w:rPr>
          <w:t>by this document, r</w:t>
        </w:r>
      </w:ins>
      <w:commentRangeStart w:id="364"/>
      <w:ins w:id="365" w:author="Molly McEvilley" w:date="2020-08-06T05:31:00Z">
        <w:r w:rsidR="0068044F" w:rsidRPr="00AB297A">
          <w:rPr>
            <w:b/>
            <w:bCs/>
          </w:rPr>
          <w:t>eporting procedures must exclude data which is inconsistent with the HMIS Data Standards and HMIS CSV Specifications</w:t>
        </w:r>
      </w:ins>
      <w:commentRangeEnd w:id="364"/>
      <w:ins w:id="366" w:author="Molly McEvilley" w:date="2020-08-06T05:56:00Z">
        <w:r w:rsidR="0029362C">
          <w:rPr>
            <w:rStyle w:val="CommentReference"/>
          </w:rPr>
          <w:commentReference w:id="364"/>
        </w:r>
      </w:ins>
      <w:ins w:id="367" w:author="Molly McEvilley" w:date="2020-08-06T05:31:00Z">
        <w:r w:rsidR="0068044F" w:rsidRPr="00AB297A">
          <w:rPr>
            <w:b/>
            <w:bCs/>
          </w:rPr>
          <w:t>.</w:t>
        </w:r>
      </w:ins>
      <w:r w:rsidR="005A642F">
        <w:t xml:space="preserve"> </w:t>
      </w:r>
      <w:ins w:id="368" w:author="Molly McEvilley" w:date="2020-08-11T17:32:00Z">
        <w:r>
          <w:t xml:space="preserve">There are defined requirements </w:t>
        </w:r>
      </w:ins>
      <w:ins w:id="369" w:author="Molly McEvilley" w:date="2020-08-11T17:24:00Z">
        <w:r>
          <w:t>for addressing a limited number</w:t>
        </w:r>
      </w:ins>
      <w:ins w:id="370" w:author="Molly McEvilley" w:date="2020-08-06T05:31:00Z">
        <w:r w:rsidR="0068044F">
          <w:t xml:space="preserve"> of data issues</w:t>
        </w:r>
      </w:ins>
      <w:ins w:id="371" w:author="Molly McEvilley" w:date="2020-08-11T17:34:00Z">
        <w:r>
          <w:t xml:space="preserve"> in LSA reporting</w:t>
        </w:r>
      </w:ins>
      <w:ins w:id="372" w:author="Molly McEvilley" w:date="2020-08-11T17:36:00Z">
        <w:r>
          <w:t>; h</w:t>
        </w:r>
      </w:ins>
      <w:ins w:id="373" w:author="Molly McEvilley" w:date="2020-08-11T17:33:00Z">
        <w:r>
          <w:t xml:space="preserve">owever, </w:t>
        </w:r>
      </w:ins>
      <w:ins w:id="374" w:author="Molly McEvilley" w:date="2020-08-11T17:32:00Z">
        <w:r>
          <w:t xml:space="preserve">it is </w:t>
        </w:r>
      </w:ins>
      <w:ins w:id="375" w:author="Molly McEvilley" w:date="2020-08-11T17:34:00Z">
        <w:r>
          <w:t>out</w:t>
        </w:r>
      </w:ins>
      <w:ins w:id="376" w:author="Molly McEvilley" w:date="2020-08-11T17:35:00Z">
        <w:r>
          <w:t>side the scope of this document to anticipate every potential inconsistency.</w:t>
        </w:r>
      </w:ins>
      <w:r w:rsidR="005A642F">
        <w:t xml:space="preserve"> </w:t>
      </w:r>
      <w:ins w:id="377" w:author="Molly McEvilley" w:date="2020-08-06T05:31:00Z">
        <w:r w:rsidR="0068044F">
          <w:t xml:space="preserve">In systems that – for whatever reason – allow users to create records that do not meet </w:t>
        </w:r>
      </w:ins>
      <w:ins w:id="378" w:author="Molly McEvilley" w:date="2020-08-11T17:40:00Z">
        <w:r>
          <w:t>requirements</w:t>
        </w:r>
      </w:ins>
      <w:ins w:id="379" w:author="Molly McEvilley" w:date="2020-08-06T05:31:00Z">
        <w:r w:rsidR="0068044F">
          <w:t xml:space="preserve"> defined for HMIS data, </w:t>
        </w:r>
      </w:ins>
      <w:ins w:id="380" w:author="Molly McEvilley" w:date="2020-08-11T17:36:00Z">
        <w:r>
          <w:t xml:space="preserve">it is the responsibility of the vendor to </w:t>
        </w:r>
      </w:ins>
      <w:ins w:id="381" w:author="Molly McEvilley" w:date="2020-08-11T17:37:00Z">
        <w:r>
          <w:t xml:space="preserve">be aware of these exceptions and exclude </w:t>
        </w:r>
      </w:ins>
      <w:ins w:id="382" w:author="Molly McEvilley" w:date="2020-08-11T17:38:00Z">
        <w:r>
          <w:t>the</w:t>
        </w:r>
      </w:ins>
      <w:ins w:id="383" w:author="Molly McEvilley" w:date="2020-08-11T17:36:00Z">
        <w:r>
          <w:t xml:space="preserve"> records</w:t>
        </w:r>
      </w:ins>
      <w:ins w:id="384" w:author="Molly McEvilley" w:date="2020-08-11T17:38:00Z">
        <w:r>
          <w:t xml:space="preserve"> from LSA reporting</w:t>
        </w:r>
      </w:ins>
      <w:ins w:id="385"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86" w:author="Molly McEvilley" w:date="2020-08-06T05:31:00Z"/>
        </w:rPr>
      </w:pPr>
      <w:ins w:id="387" w:author="Molly McEvilley" w:date="2020-08-11T17:12:00Z">
        <w:r>
          <w:t xml:space="preserve">For example, records of </w:t>
        </w:r>
      </w:ins>
      <w:ins w:id="388" w:author="Molly McEvilley" w:date="2020-08-11T17:07:00Z">
        <w:r w:rsidRPr="00EB1C9F">
          <w:rPr>
            <w:i/>
            <w:iCs/>
          </w:rPr>
          <w:t>4.14 Bed-</w:t>
        </w:r>
      </w:ins>
      <w:ins w:id="389" w:author="Molly McEvilley" w:date="2020-08-11T17:08:00Z">
        <w:r w:rsidRPr="00EB1C9F">
          <w:rPr>
            <w:i/>
            <w:iCs/>
          </w:rPr>
          <w:t>night Date</w:t>
        </w:r>
        <w:r>
          <w:t xml:space="preserve"> </w:t>
        </w:r>
      </w:ins>
      <w:ins w:id="390" w:author="Molly McEvilley" w:date="2020-08-11T17:13:00Z">
        <w:r>
          <w:t xml:space="preserve">must </w:t>
        </w:r>
      </w:ins>
      <w:ins w:id="391" w:author="Molly McEvilley" w:date="2020-08-11T17:39:00Z">
        <w:r>
          <w:t>occur within the date range of</w:t>
        </w:r>
      </w:ins>
      <w:ins w:id="392" w:author="Molly McEvilley" w:date="2020-08-11T17:14:00Z">
        <w:r>
          <w:t xml:space="preserve"> the </w:t>
        </w:r>
      </w:ins>
      <w:ins w:id="393" w:author="Molly McEvilley" w:date="2020-08-11T17:13:00Z">
        <w:r>
          <w:t xml:space="preserve">associated </w:t>
        </w:r>
      </w:ins>
      <w:ins w:id="394" w:author="Molly McEvilley" w:date="2020-08-11T17:14:00Z">
        <w:r>
          <w:t>enrollment.</w:t>
        </w:r>
      </w:ins>
      <w:r w:rsidR="005A642F">
        <w:t xml:space="preserve"> </w:t>
      </w:r>
      <w:ins w:id="395" w:author="Molly McEvilley" w:date="2020-08-11T17:28:00Z">
        <w:r>
          <w:t xml:space="preserve">If an HMIS application </w:t>
        </w:r>
      </w:ins>
      <w:ins w:id="396" w:author="Molly McEvilley" w:date="2020-08-11T17:14:00Z">
        <w:r>
          <w:t>allow</w:t>
        </w:r>
      </w:ins>
      <w:ins w:id="397" w:author="Molly McEvilley" w:date="2020-08-11T17:28:00Z">
        <w:r>
          <w:t xml:space="preserve">s </w:t>
        </w:r>
      </w:ins>
      <w:ins w:id="398" w:author="Molly McEvilley" w:date="2020-08-11T17:14:00Z">
        <w:r>
          <w:t xml:space="preserve">users to </w:t>
        </w:r>
      </w:ins>
      <w:ins w:id="399" w:author="Molly McEvilley" w:date="2020-08-11T17:15:00Z">
        <w:r>
          <w:t xml:space="preserve">enter bed-night dates that fall outside of the date range of the enrollment, reporting procedures must exclude </w:t>
        </w:r>
      </w:ins>
      <w:ins w:id="400" w:author="Molly McEvilley" w:date="2020-08-11T17:41:00Z">
        <w:r>
          <w:t>them</w:t>
        </w:r>
      </w:ins>
      <w:ins w:id="401" w:author="Molly McEvilley" w:date="2020-08-11T17:16:00Z">
        <w:r>
          <w:t xml:space="preserve"> from LSA reporting</w:t>
        </w:r>
      </w:ins>
      <w:ins w:id="402"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03"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03"/>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04" w:author="Molly McEvilley" w:date="2020-08-13T10:46:00Z"/>
        </w:rPr>
      </w:pPr>
      <w:proofErr w:type="spellStart"/>
      <w:r>
        <w:t>Project.</w:t>
      </w:r>
      <w:r>
        <w:rPr>
          <w:i/>
          <w:iCs/>
        </w:rPr>
        <w:t>OperatingEndDate</w:t>
      </w:r>
      <w:proofErr w:type="spellEnd"/>
      <w:ins w:id="405" w:author="Molly McEvilley" w:date="2020-08-13T10:45:00Z">
        <w:r w:rsidR="00FF46B8">
          <w:t xml:space="preserve"> is</w:t>
        </w:r>
      </w:ins>
      <w:ins w:id="406"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07" w:author="Molly McEvilley" w:date="2020-08-13T10:46:00Z">
        <w:r>
          <w:t>Project.</w:t>
        </w:r>
        <w:r>
          <w:rPr>
            <w:i/>
            <w:iCs/>
          </w:rPr>
          <w:t>OperatingEndDate</w:t>
        </w:r>
      </w:ins>
      <w:proofErr w:type="spellEnd"/>
      <w:r w:rsidR="00D27CF7">
        <w:rPr>
          <w:i/>
          <w:iCs/>
        </w:rPr>
        <w:t xml:space="preserve"> </w:t>
      </w:r>
      <w:r w:rsidR="00D27CF7">
        <w:t xml:space="preserve">&gt;= 10/1/2012 </w:t>
      </w:r>
      <w:ins w:id="408" w:author="Molly McEvilley" w:date="2020-08-13T10:46:00Z">
        <w:r>
          <w:t xml:space="preserve">and </w:t>
        </w:r>
      </w:ins>
      <w:ins w:id="409" w:author="Molly McEvilley" w:date="2020-08-13T10:47:00Z">
        <w:r>
          <w:t xml:space="preserve">&gt; </w:t>
        </w:r>
      </w:ins>
      <w:proofErr w:type="spellStart"/>
      <w:ins w:id="410" w:author="Molly McEvilley" w:date="2020-08-13T10:46:00Z">
        <w:r>
          <w:t>Project.</w:t>
        </w:r>
        <w:r>
          <w:rPr>
            <w:i/>
            <w:iCs/>
          </w:rPr>
          <w:t>OperatingStartDate</w:t>
        </w:r>
        <w:proofErr w:type="spellEnd"/>
        <w:r>
          <w:t xml:space="preserve"> </w:t>
        </w:r>
      </w:ins>
      <w:del w:id="411"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12" w:name="_ExitDest"/>
      <w:bookmarkEnd w:id="412"/>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13" w:name="_HMIS_Data_Requirements"/>
      <w:bookmarkStart w:id="414" w:name="_Toc37849749"/>
      <w:bookmarkStart w:id="415" w:name="_Toc38030524"/>
      <w:bookmarkEnd w:id="413"/>
      <w:r>
        <w:t>HMIS Client Enrollments</w:t>
      </w:r>
      <w:r w:rsidR="00B054F4">
        <w:t xml:space="preserve"> (</w:t>
      </w:r>
      <w:proofErr w:type="spellStart"/>
      <w:r w:rsidR="00B054F4">
        <w:t>tlsa_Enrollment</w:t>
      </w:r>
      <w:proofErr w:type="spellEnd"/>
      <w:r w:rsidR="00B054F4">
        <w:t>)</w:t>
      </w:r>
      <w:bookmarkEnd w:id="414"/>
      <w:bookmarkEnd w:id="415"/>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EB4EA1" w:rsidRDefault="00EB4EA1"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EB4EA1" w:rsidRDefault="00EB4EA1"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EB4EA1" w:rsidRDefault="00EB4EA1"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EB4EA1" w:rsidRDefault="00EB4EA1"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EB4EA1" w:rsidRDefault="00EB4EA1"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EB4EA1" w:rsidRDefault="00EB4EA1"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EB4EA1" w:rsidRDefault="00EB4EA1"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EB4EA1" w:rsidRDefault="00EB4EA1"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EB4EA1" w:rsidRDefault="00EB4EA1"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EB4EA1" w:rsidRDefault="00EB4EA1"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EB4EA1" w:rsidRDefault="00EB4EA1"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EB4EA1" w:rsidRDefault="00EB4EA1"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EB4EA1" w:rsidRDefault="00EB4EA1"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EB4EA1" w:rsidRDefault="00EB4EA1"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16" w:author="Molly McEvilley" w:date="2020-08-13T10:12:00Z">
        <w:r w:rsidR="00CD6954">
          <w:t xml:space="preserve">&lt; than </w:t>
        </w:r>
      </w:ins>
      <w:del w:id="417"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18"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19" w:author="Molly McEvilley" w:date="2020-08-13T10:14:00Z">
        <w:r w:rsidR="00CD6954">
          <w:t>;</w:t>
        </w:r>
      </w:ins>
      <w:proofErr w:type="gramEnd"/>
      <w:ins w:id="420"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21"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22" w:author="Molly McEvilley" w:date="2020-08-13T10:16:00Z"/>
        </w:rPr>
      </w:pPr>
      <w:commentRangeStart w:id="423"/>
      <w:ins w:id="424" w:author="Molly McEvilley" w:date="2020-08-13T10:16:00Z">
        <w:r>
          <w:t>EntryDate</w:t>
        </w:r>
      </w:ins>
      <w:commentRangeEnd w:id="423"/>
      <w:ins w:id="425" w:author="Molly McEvilley" w:date="2020-08-13T10:21:00Z">
        <w:r>
          <w:rPr>
            <w:rStyle w:val="CommentReference"/>
            <w:rFonts w:asciiTheme="minorHAnsi" w:eastAsiaTheme="minorHAnsi" w:hAnsiTheme="minorHAnsi" w:cstheme="minorBidi"/>
          </w:rPr>
          <w:commentReference w:id="423"/>
        </w:r>
      </w:ins>
    </w:p>
    <w:p w14:paraId="3B5AD672" w14:textId="3F2E4F83" w:rsidR="00CD6954" w:rsidRPr="00CD6954" w:rsidRDefault="00CD6954" w:rsidP="00CD6954">
      <w:pPr>
        <w:rPr>
          <w:ins w:id="426" w:author="Molly McEvilley" w:date="2020-08-13T10:16:00Z"/>
        </w:rPr>
      </w:pPr>
      <w:ins w:id="427" w:author="Molly McEvilley" w:date="2020-08-13T10:18:00Z">
        <w:r>
          <w:t xml:space="preserve">In the event that a household member’s EntryDate is prior to </w:t>
        </w:r>
      </w:ins>
      <w:ins w:id="428" w:author="Molly McEvilley" w:date="2020-08-13T10:19:00Z">
        <w:r>
          <w:t xml:space="preserve">that of the head of household, the head of household’s </w:t>
        </w:r>
      </w:ins>
      <w:ins w:id="429"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30" w:name="_Toc31197113"/>
      <w:bookmarkStart w:id="431" w:name="_Toc31197114"/>
      <w:bookmarkStart w:id="432" w:name="_Toc31197115"/>
      <w:bookmarkStart w:id="433" w:name="_Toc31197116"/>
      <w:bookmarkStart w:id="434" w:name="_Toc31197117"/>
      <w:bookmarkStart w:id="435" w:name="_Toc31197118"/>
      <w:bookmarkStart w:id="436" w:name="_Toc29188000"/>
      <w:bookmarkStart w:id="437" w:name="_Toc31197119"/>
      <w:bookmarkStart w:id="438" w:name="_Enrollment_Ages_(tlsa_Enrollment)"/>
      <w:bookmarkStart w:id="439" w:name="_Toc37849750"/>
      <w:bookmarkStart w:id="440" w:name="_Toc38030525"/>
      <w:bookmarkStart w:id="441" w:name="_Toc499543982"/>
      <w:bookmarkEnd w:id="430"/>
      <w:bookmarkEnd w:id="431"/>
      <w:bookmarkEnd w:id="432"/>
      <w:bookmarkEnd w:id="433"/>
      <w:bookmarkEnd w:id="434"/>
      <w:bookmarkEnd w:id="435"/>
      <w:bookmarkEnd w:id="436"/>
      <w:bookmarkEnd w:id="437"/>
      <w:bookmarkEnd w:id="438"/>
      <w:r>
        <w:t>Enrollment Ages</w:t>
      </w:r>
      <w:r w:rsidR="00E14928">
        <w:t xml:space="preserve"> (</w:t>
      </w:r>
      <w:proofErr w:type="spellStart"/>
      <w:r w:rsidR="00E14928">
        <w:t>tlsa_Enrollment</w:t>
      </w:r>
      <w:proofErr w:type="spellEnd"/>
      <w:r w:rsidR="00E14928">
        <w:t>)</w:t>
      </w:r>
      <w:bookmarkEnd w:id="439"/>
      <w:bookmarkEnd w:id="440"/>
    </w:p>
    <w:p w14:paraId="1FB05BCB" w14:textId="78AE6782" w:rsidR="007F4F13" w:rsidRPr="00B601F9" w:rsidRDefault="003D3EEC" w:rsidP="00E14928">
      <w:pPr>
        <w:jc w:val="center"/>
      </w:pPr>
      <w:del w:id="442"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EB4EA1" w:rsidRDefault="00EB4EA1"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EB4EA1" w:rsidRDefault="00EB4EA1"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EB4EA1" w:rsidRDefault="00EB4EA1"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EB4EA1" w:rsidRDefault="00EB4EA1"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EB4EA1" w:rsidRDefault="00EB4EA1"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EB4EA1" w:rsidRDefault="00EB4EA1" w:rsidP="003D3EEC">
                            <w:pPr>
                              <w:pStyle w:val="Style3"/>
                            </w:pPr>
                            <w:proofErr w:type="spellStart"/>
                            <w:r>
                              <w:t>tlsa_CohortDates</w:t>
                            </w:r>
                            <w:proofErr w:type="spellEnd"/>
                          </w:p>
                        </w:txbxContent>
                      </v:textbox>
                    </v:shape>
                  </v:group>
                  <w10:anchorlock/>
                </v:group>
              </w:pict>
            </mc:Fallback>
          </mc:AlternateContent>
        </w:r>
      </w:del>
      <w:ins w:id="443"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EB4EA1" w:rsidRDefault="00EB4EA1"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EB4EA1" w:rsidRDefault="00EB4EA1"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EB4EA1" w:rsidRDefault="00EB4EA1"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EB4EA1" w:rsidRDefault="00EB4EA1"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EB4EA1" w:rsidRDefault="00EB4EA1"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EB4EA1" w:rsidRDefault="00EB4EA1"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EB4EA1" w:rsidRDefault="00EB4EA1"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EB4EA1" w:rsidRDefault="00EB4EA1"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444" w:name="_Household_Types_(tlsa_HHID)"/>
      <w:bookmarkStart w:id="445" w:name="_Toc37849751"/>
      <w:bookmarkStart w:id="446" w:name="_Toc38030526"/>
      <w:bookmarkEnd w:id="444"/>
      <w:r>
        <w:t>Household Types</w:t>
      </w:r>
      <w:r w:rsidR="00E14928">
        <w:t xml:space="preserve"> (</w:t>
      </w:r>
      <w:proofErr w:type="spellStart"/>
      <w:r w:rsidR="00E14928">
        <w:t>tlsa_HHID</w:t>
      </w:r>
      <w:proofErr w:type="spellEnd"/>
      <w:r w:rsidR="00E14928">
        <w:t>)</w:t>
      </w:r>
      <w:bookmarkEnd w:id="445"/>
      <w:bookmarkEnd w:id="446"/>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EB4EA1" w:rsidRDefault="00EB4EA1"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EB4EA1" w:rsidRDefault="00EB4EA1"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EB4EA1" w:rsidRDefault="00EB4EA1"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EB4EA1" w:rsidRDefault="00EB4EA1"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EB4EA1" w:rsidRDefault="00EB4EA1"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EB4EA1" w:rsidRDefault="00EB4EA1"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447"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448" w:author="Molly McEvilley" w:date="2020-08-11T12:23:00Z"/>
                <w:b/>
                <w:bCs/>
              </w:rPr>
            </w:pPr>
            <w:proofErr w:type="spellStart"/>
            <w:ins w:id="449"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50" w:author="Molly McEvilley" w:date="2020-08-11T12:23:00Z"/>
        </w:trPr>
        <w:tc>
          <w:tcPr>
            <w:tcW w:w="9355" w:type="dxa"/>
          </w:tcPr>
          <w:p w14:paraId="39A2A2D1" w14:textId="77777777" w:rsidR="007F4F13" w:rsidRPr="005F4836" w:rsidRDefault="007F4F13" w:rsidP="00ED62C9">
            <w:pPr>
              <w:pStyle w:val="NoSpacing"/>
              <w:rPr>
                <w:ins w:id="451" w:author="Molly McEvilley" w:date="2020-08-11T12:23:00Z"/>
              </w:rPr>
            </w:pPr>
            <w:ins w:id="452" w:author="Molly McEvilley" w:date="2020-08-11T12:23:00Z">
              <w:r>
                <w:t>Cohort</w:t>
              </w:r>
            </w:ins>
          </w:p>
        </w:tc>
      </w:tr>
      <w:tr w:rsidR="007F4F13" w:rsidRPr="006B4F91" w14:paraId="7D8073F4" w14:textId="77777777" w:rsidTr="00ED62C9">
        <w:trPr>
          <w:cantSplit/>
          <w:trHeight w:val="216"/>
          <w:ins w:id="453" w:author="Molly McEvilley" w:date="2020-08-11T12:23:00Z"/>
        </w:trPr>
        <w:tc>
          <w:tcPr>
            <w:tcW w:w="9355" w:type="dxa"/>
          </w:tcPr>
          <w:p w14:paraId="3A1973E9" w14:textId="77777777" w:rsidR="007F4F13" w:rsidRDefault="007F4F13" w:rsidP="00ED62C9">
            <w:pPr>
              <w:pStyle w:val="NoSpacing"/>
              <w:rPr>
                <w:ins w:id="454" w:author="Molly McEvilley" w:date="2020-08-11T12:23:00Z"/>
              </w:rPr>
            </w:pPr>
            <w:proofErr w:type="spellStart"/>
            <w:ins w:id="455" w:author="Molly McEvilley" w:date="2020-08-11T12:23:00Z">
              <w:r>
                <w:t>CohortStart</w:t>
              </w:r>
              <w:proofErr w:type="spellEnd"/>
            </w:ins>
          </w:p>
        </w:tc>
      </w:tr>
      <w:tr w:rsidR="007F4F13" w:rsidRPr="006B4F91" w14:paraId="01E2BB92" w14:textId="77777777" w:rsidTr="00ED62C9">
        <w:trPr>
          <w:cantSplit/>
          <w:trHeight w:val="216"/>
          <w:ins w:id="456" w:author="Molly McEvilley" w:date="2020-08-11T12:23:00Z"/>
        </w:trPr>
        <w:tc>
          <w:tcPr>
            <w:tcW w:w="9355" w:type="dxa"/>
          </w:tcPr>
          <w:p w14:paraId="43ED4E54" w14:textId="77777777" w:rsidR="007F4F13" w:rsidRDefault="007F4F13" w:rsidP="00ED62C9">
            <w:pPr>
              <w:pStyle w:val="NoSpacing"/>
              <w:rPr>
                <w:ins w:id="457" w:author="Molly McEvilley" w:date="2020-08-11T12:23:00Z"/>
              </w:rPr>
            </w:pPr>
            <w:proofErr w:type="spellStart"/>
            <w:ins w:id="458"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lastRenderedPageBreak/>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59" w:name="_Toc37849752"/>
      <w:bookmarkStart w:id="460" w:name="_Toc38030527"/>
      <w:r>
        <w:lastRenderedPageBreak/>
        <w:t xml:space="preserve">HMIS Business Logic: </w:t>
      </w:r>
      <w:bookmarkStart w:id="461" w:name="_HDX_2.0_HMIS"/>
      <w:bookmarkStart w:id="462" w:name="_LSAReport.csv"/>
      <w:bookmarkStart w:id="463" w:name="_LSAPerson.csv"/>
      <w:bookmarkStart w:id="464" w:name="_LSAExit.csv"/>
      <w:bookmarkStart w:id="465" w:name="_HMIS_Business_Logic"/>
      <w:bookmarkEnd w:id="441"/>
      <w:bookmarkEnd w:id="461"/>
      <w:bookmarkEnd w:id="462"/>
      <w:bookmarkEnd w:id="463"/>
      <w:bookmarkEnd w:id="464"/>
      <w:bookmarkEnd w:id="465"/>
      <w:r w:rsidR="000365D7">
        <w:t>Project Descriptor Data for Export</w:t>
      </w:r>
      <w:bookmarkEnd w:id="459"/>
      <w:bookmarkEnd w:id="460"/>
    </w:p>
    <w:p w14:paraId="4C881045" w14:textId="11FF6F60" w:rsidR="004A469A" w:rsidRDefault="004A469A" w:rsidP="0088191A">
      <w:pPr>
        <w:pStyle w:val="Heading2"/>
      </w:pPr>
      <w:bookmarkStart w:id="466" w:name="_Report_Metadata_for"/>
      <w:bookmarkStart w:id="467" w:name="_Get_Relevant_Project"/>
      <w:bookmarkStart w:id="468" w:name="_Get_Relevant_Project_1"/>
      <w:bookmarkStart w:id="469" w:name="_Get_Project.csv_Records"/>
      <w:bookmarkStart w:id="470" w:name="_Toc510893840"/>
      <w:bookmarkStart w:id="471" w:name="_Toc37849753"/>
      <w:bookmarkStart w:id="472" w:name="_Toc38030528"/>
      <w:bookmarkEnd w:id="466"/>
      <w:bookmarkEnd w:id="467"/>
      <w:bookmarkEnd w:id="468"/>
      <w:bookmarkEnd w:id="469"/>
      <w:r w:rsidRPr="006C26B8">
        <w:t>Get Project</w:t>
      </w:r>
      <w:r w:rsidR="00487413">
        <w:t>.csv</w:t>
      </w:r>
      <w:r w:rsidRPr="006C26B8">
        <w:t xml:space="preserve"> Records / lsa_Project</w:t>
      </w:r>
      <w:bookmarkEnd w:id="470"/>
      <w:bookmarkEnd w:id="471"/>
      <w:bookmarkEnd w:id="472"/>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EB4EA1" w:rsidRDefault="00EB4EA1"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EB4EA1" w:rsidRDefault="00EB4EA1"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EB4EA1" w:rsidRDefault="00EB4EA1"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EB4EA1" w:rsidRDefault="00EB4EA1"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EB4EA1" w:rsidRDefault="00EB4EA1"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EB4EA1" w:rsidRDefault="00EB4EA1"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EB4EA1" w:rsidRDefault="00EB4EA1"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EB4EA1" w:rsidRDefault="00EB4EA1"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EB4EA1" w:rsidRDefault="00EB4EA1"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EB4EA1" w:rsidRDefault="00EB4EA1"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73" w:author="Molly McEvilley" w:date="2020-08-19T04:05:00Z"/>
        </w:rPr>
      </w:pPr>
      <w:r w:rsidRPr="006A3016">
        <w:t>Target</w:t>
      </w:r>
    </w:p>
    <w:p w14:paraId="33EBB4A5" w14:textId="015A0C92" w:rsidR="00EC5972" w:rsidRPr="00493BDF" w:rsidRDefault="00EC5972" w:rsidP="00493BDF">
      <w:ins w:id="474" w:author="Molly McEvilley" w:date="2020-08-19T04:05:00Z">
        <w:r>
          <w:t>HDX</w:t>
        </w:r>
      </w:ins>
      <w:ins w:id="475" w:author="Molly McEvilley" w:date="2020-08-19T04:06:00Z">
        <w:r>
          <w:t xml:space="preserve"> 2.0 validation of Project.csv is </w:t>
        </w:r>
      </w:ins>
      <w:ins w:id="476" w:author="Molly McEvilley" w:date="2020-08-19T04:13:00Z">
        <w:r>
          <w:t xml:space="preserve">generally </w:t>
        </w:r>
      </w:ins>
      <w:ins w:id="477" w:author="Molly McEvilley" w:date="2020-08-19T04:06:00Z">
        <w:r>
          <w:t xml:space="preserve">consistent with </w:t>
        </w:r>
      </w:ins>
      <w:ins w:id="478" w:author="Molly McEvilley" w:date="2020-08-19T04:07:00Z">
        <w:r>
          <w:t>the HMIS CSV specification</w:t>
        </w:r>
      </w:ins>
      <w:ins w:id="479" w:author="Molly McEvilley" w:date="2020-08-19T04:13:00Z">
        <w:r w:rsidR="00493BDF">
          <w:t>s</w:t>
        </w:r>
      </w:ins>
      <w:ins w:id="480" w:author="Molly McEvilley" w:date="2020-08-19T04:14:00Z">
        <w:r w:rsidR="00493BDF">
          <w:t>; differences are noted in the column descriptions</w:t>
        </w:r>
      </w:ins>
      <w:ins w:id="481"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82"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83" w:author="Molly McEvilley" w:date="2020-08-13T10:50:00Z"/>
        </w:rPr>
      </w:pPr>
      <w:ins w:id="484"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85" w:author="Molly McEvilley" w:date="2020-08-13T10:50:00Z"/>
        </w:rPr>
      </w:pPr>
      <w:ins w:id="486" w:author="Molly McEvilley" w:date="2020-08-13T10:50:00Z">
        <w:r>
          <w:rPr>
            <w:i/>
            <w:iCs/>
          </w:rPr>
          <w:t xml:space="preserve">OperatingEndDate </w:t>
        </w:r>
        <w:r>
          <w:t>&gt;= 10/1/2012 and &gt;</w:t>
        </w:r>
      </w:ins>
      <w:ins w:id="487" w:author="Molly McEvilley" w:date="2020-08-19T04:15:00Z">
        <w:r w:rsidR="00493BDF">
          <w:t xml:space="preserve"> </w:t>
        </w:r>
      </w:ins>
      <w:proofErr w:type="spellStart"/>
      <w:ins w:id="488"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89" w:author="Molly McEvilley" w:date="2020-08-13T10:50:00Z"/>
        </w:rPr>
      </w:pPr>
      <w:del w:id="490"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91" w:name="_Toc29188011"/>
      <w:bookmarkStart w:id="492" w:name="_Toc29188013"/>
      <w:bookmarkStart w:id="493" w:name="_Get_Organization.csv_Records"/>
      <w:bookmarkStart w:id="494" w:name="_Toc37849754"/>
      <w:bookmarkStart w:id="495" w:name="_Toc38030529"/>
      <w:bookmarkEnd w:id="491"/>
      <w:bookmarkEnd w:id="492"/>
      <w:bookmarkEnd w:id="493"/>
      <w:r>
        <w:t xml:space="preserve">Get </w:t>
      </w:r>
      <w:r w:rsidR="004A469A" w:rsidRPr="002B030B">
        <w:t xml:space="preserve">Organization.csv Records </w:t>
      </w:r>
      <w:r w:rsidR="004A469A" w:rsidRPr="00030684">
        <w:t>/ lsa_Organization</w:t>
      </w:r>
      <w:bookmarkEnd w:id="494"/>
      <w:bookmarkEnd w:id="49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EB4EA1" w:rsidRDefault="00EB4EA1"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EB4EA1" w:rsidRDefault="00EB4EA1"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EB4EA1" w:rsidRDefault="00EB4EA1"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EB4EA1" w:rsidRDefault="00EB4EA1"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EB4EA1" w:rsidRDefault="00EB4EA1"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EB4EA1" w:rsidRDefault="00EB4EA1"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96" w:author="Molly McEvilley" w:date="2020-08-19T04:16:00Z"/>
        </w:rPr>
      </w:pPr>
      <w:r w:rsidRPr="006A3016">
        <w:t>Target</w:t>
      </w:r>
    </w:p>
    <w:p w14:paraId="2F84286C" w14:textId="6064738A" w:rsidR="00493BDF" w:rsidRPr="00493BDF" w:rsidRDefault="00493BDF" w:rsidP="00493BDF">
      <w:ins w:id="497" w:author="Molly McEvilley" w:date="2020-08-19T04:16:00Z">
        <w:r>
          <w:t xml:space="preserve">HDX 2.0 validation of </w:t>
        </w:r>
      </w:ins>
      <w:ins w:id="498" w:author="Molly McEvilley" w:date="2020-08-19T04:17:00Z">
        <w:r>
          <w:t>Organization</w:t>
        </w:r>
      </w:ins>
      <w:ins w:id="49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00" w:name="_Get_Funder.csv_Records"/>
      <w:bookmarkStart w:id="501" w:name="_Toc510893841"/>
      <w:bookmarkStart w:id="502" w:name="_Toc37849755"/>
      <w:bookmarkStart w:id="503" w:name="_Toc38030530"/>
      <w:bookmarkEnd w:id="500"/>
      <w:r w:rsidRPr="006C26B8">
        <w:t>Get Funder.csv Records / lsa_Funder</w:t>
      </w:r>
      <w:bookmarkEnd w:id="501"/>
      <w:bookmarkEnd w:id="502"/>
      <w:bookmarkEnd w:id="50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EB4EA1" w:rsidRDefault="00EB4EA1"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EB4EA1" w:rsidRDefault="00EB4EA1"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EB4EA1" w:rsidRDefault="00EB4EA1"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EB4EA1" w:rsidRDefault="00EB4EA1"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EB4EA1" w:rsidRDefault="00EB4EA1"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EB4EA1" w:rsidRDefault="00EB4EA1"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EB4EA1" w:rsidRDefault="00EB4EA1"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EB4EA1" w:rsidRDefault="00EB4EA1"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04" w:author="Molly McEvilley" w:date="2020-08-19T04:16:00Z"/>
        </w:rPr>
      </w:pPr>
      <w:r w:rsidRPr="006A3016">
        <w:t>Target</w:t>
      </w:r>
    </w:p>
    <w:p w14:paraId="08544B58" w14:textId="2DFD2A55" w:rsidR="00493BDF" w:rsidRPr="00493BDF" w:rsidRDefault="00493BDF">
      <w:pPr>
        <w:pPrChange w:id="505" w:author="Molly McEvilley" w:date="2020-08-19T04:16:00Z">
          <w:pPr>
            <w:pStyle w:val="Heading4"/>
          </w:pPr>
        </w:pPrChange>
      </w:pPr>
      <w:ins w:id="506"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07" w:name="_Toc510893842"/>
    </w:p>
    <w:p w14:paraId="629DE690" w14:textId="0044626A" w:rsidR="007945B2" w:rsidRDefault="007945B2" w:rsidP="0088191A">
      <w:pPr>
        <w:pStyle w:val="Heading2"/>
      </w:pPr>
      <w:bookmarkStart w:id="508" w:name="_Get_Inventory.csv_Records"/>
      <w:bookmarkStart w:id="509" w:name="_Get_ProjectCoC_.csv"/>
      <w:bookmarkStart w:id="510" w:name="_Toc37849756"/>
      <w:bookmarkStart w:id="511" w:name="_Toc38030531"/>
      <w:bookmarkEnd w:id="508"/>
      <w:bookmarkEnd w:id="509"/>
      <w:r w:rsidRPr="006C26B8">
        <w:t xml:space="preserve">Get </w:t>
      </w:r>
      <w:r>
        <w:t>ProjectCoC</w:t>
      </w:r>
      <w:r w:rsidRPr="006C26B8">
        <w:t>.csv Records / lsa_</w:t>
      </w:r>
      <w:r>
        <w:t>ProjectCoC</w:t>
      </w:r>
      <w:bookmarkEnd w:id="510"/>
      <w:bookmarkEnd w:id="511"/>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EB4EA1" w:rsidRDefault="00EB4EA1"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EB4EA1" w:rsidRDefault="00EB4EA1"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EB4EA1" w:rsidRDefault="00EB4EA1"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EB4EA1" w:rsidRDefault="00EB4EA1"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EB4EA1" w:rsidRDefault="00EB4EA1"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EB4EA1" w:rsidRDefault="00EB4EA1"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EB4EA1" w:rsidRDefault="00EB4EA1"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EB4EA1" w:rsidRDefault="00EB4EA1"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12" w:author="Molly McEvilley" w:date="2020-08-19T04:17:00Z"/>
        </w:rPr>
      </w:pPr>
      <w:r w:rsidRPr="006A3016">
        <w:t>Target</w:t>
      </w:r>
    </w:p>
    <w:p w14:paraId="15ADF271" w14:textId="4BBAE5FF" w:rsidR="00493BDF" w:rsidRPr="00493BDF" w:rsidRDefault="00493BDF">
      <w:pPr>
        <w:pPrChange w:id="513" w:author="Molly McEvilley" w:date="2020-08-19T04:17:00Z">
          <w:pPr>
            <w:pStyle w:val="Heading4"/>
          </w:pPr>
        </w:pPrChange>
      </w:pPr>
      <w:ins w:id="514"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15" w:name="_Get_Inventory.csv_Records_1"/>
      <w:bookmarkStart w:id="516" w:name="_Toc37849757"/>
      <w:bookmarkStart w:id="517" w:name="_Toc38030532"/>
      <w:bookmarkEnd w:id="515"/>
      <w:r w:rsidRPr="006C26B8">
        <w:t>Get Inventory.csv Records / lsa_Inventory</w:t>
      </w:r>
      <w:bookmarkEnd w:id="507"/>
      <w:bookmarkEnd w:id="516"/>
      <w:bookmarkEnd w:id="51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EB4EA1" w:rsidRDefault="00EB4EA1"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EB4EA1" w:rsidRDefault="00EB4EA1"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EB4EA1" w:rsidRDefault="00EB4EA1"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EB4EA1" w:rsidRDefault="00EB4EA1"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EB4EA1" w:rsidRDefault="00EB4EA1"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EB4EA1" w:rsidRDefault="00EB4EA1"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EB4EA1" w:rsidRDefault="00EB4EA1"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EB4EA1" w:rsidRDefault="00EB4EA1"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18" w:author="Molly McEvilley" w:date="2020-08-19T04:17:00Z"/>
        </w:rPr>
      </w:pPr>
      <w:r w:rsidRPr="006A3016">
        <w:t>Target</w:t>
      </w:r>
    </w:p>
    <w:p w14:paraId="5E4AA670" w14:textId="0B6574B0" w:rsidR="00493BDF" w:rsidRPr="00493BDF" w:rsidRDefault="00493BDF">
      <w:pPr>
        <w:pPrChange w:id="519" w:author="Molly McEvilley" w:date="2020-08-19T04:17:00Z">
          <w:pPr>
            <w:pStyle w:val="Heading4"/>
          </w:pPr>
        </w:pPrChange>
      </w:pPr>
      <w:ins w:id="520"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521" w:name="_Toc29188023"/>
      <w:bookmarkStart w:id="522" w:name="_Toc29188024"/>
      <w:bookmarkStart w:id="523" w:name="_Toc29188025"/>
      <w:bookmarkStart w:id="524" w:name="_Toc29188082"/>
      <w:bookmarkStart w:id="525" w:name="_Toc29188083"/>
      <w:bookmarkStart w:id="526" w:name="_Toc29188084"/>
      <w:bookmarkStart w:id="527" w:name="_Toc29188085"/>
      <w:bookmarkStart w:id="528" w:name="_Toc29188086"/>
      <w:bookmarkStart w:id="529" w:name="_Get_Active_HouseholdIDs"/>
      <w:bookmarkEnd w:id="482"/>
      <w:bookmarkEnd w:id="521"/>
      <w:bookmarkEnd w:id="522"/>
      <w:bookmarkEnd w:id="523"/>
      <w:bookmarkEnd w:id="524"/>
      <w:bookmarkEnd w:id="525"/>
      <w:bookmarkEnd w:id="526"/>
      <w:bookmarkEnd w:id="527"/>
      <w:bookmarkEnd w:id="528"/>
      <w:bookmarkEnd w:id="529"/>
      <w:r>
        <w:rPr>
          <w:highlight w:val="lightGray"/>
        </w:rPr>
        <w:br w:type="page"/>
      </w:r>
    </w:p>
    <w:p w14:paraId="6AA20C2D" w14:textId="1A6C1ADF" w:rsidR="00E158FC" w:rsidRDefault="00365473" w:rsidP="007B5290">
      <w:pPr>
        <w:pStyle w:val="Heading1"/>
      </w:pPr>
      <w:bookmarkStart w:id="530" w:name="_HMIS_Business_Logic:_1"/>
      <w:bookmarkStart w:id="531" w:name="_Toc37849758"/>
      <w:bookmarkStart w:id="532" w:name="_Toc38030533"/>
      <w:bookmarkEnd w:id="530"/>
      <w:r>
        <w:lastRenderedPageBreak/>
        <w:t>HMIS Business Logic:</w:t>
      </w:r>
      <w:r w:rsidR="005A642F">
        <w:t xml:space="preserve"> </w:t>
      </w:r>
      <w:r w:rsidR="00E158FC">
        <w:t>LSAPerson</w:t>
      </w:r>
      <w:bookmarkEnd w:id="531"/>
      <w:bookmarkEnd w:id="532"/>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533" w:name="_Get_Active_HouseholdIDs_1"/>
      <w:bookmarkStart w:id="534" w:name="_Toc37849759"/>
      <w:bookmarkStart w:id="535" w:name="_Toc38030534"/>
      <w:bookmarkEnd w:id="533"/>
      <w:r w:rsidRPr="00C52062">
        <w:lastRenderedPageBreak/>
        <w:t>Get Active Household</w:t>
      </w:r>
      <w:r>
        <w:t>ID</w:t>
      </w:r>
      <w:r w:rsidRPr="00C52062">
        <w:t>s</w:t>
      </w:r>
      <w:bookmarkEnd w:id="534"/>
      <w:bookmarkEnd w:id="535"/>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EB4EA1" w:rsidRDefault="00EB4EA1"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EB4EA1" w:rsidRDefault="00EB4EA1"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EB4EA1" w:rsidRDefault="00EB4EA1"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EB4EA1" w:rsidRDefault="00EB4EA1"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EB4EA1" w:rsidRDefault="00EB4EA1"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EB4EA1" w:rsidRDefault="00EB4EA1"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EB4EA1" w:rsidRDefault="00EB4EA1"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EB4EA1" w:rsidRDefault="00EB4EA1"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536" w:name="_Toc29163943"/>
      <w:bookmarkStart w:id="537" w:name="_Toc29188088"/>
      <w:bookmarkStart w:id="538" w:name="_Toc29188093"/>
      <w:bookmarkStart w:id="539" w:name="_Toc29188094"/>
      <w:bookmarkStart w:id="540" w:name="_Resolve_Data_Conflicts"/>
      <w:bookmarkStart w:id="541" w:name="_Toc37849760"/>
      <w:bookmarkStart w:id="542" w:name="_Toc38030535"/>
      <w:bookmarkEnd w:id="536"/>
      <w:bookmarkEnd w:id="537"/>
      <w:bookmarkEnd w:id="538"/>
      <w:bookmarkEnd w:id="539"/>
      <w:bookmarkEnd w:id="540"/>
      <w:r>
        <w:t>Get Activ</w:t>
      </w:r>
      <w:r w:rsidR="001437DE" w:rsidRPr="00C52062">
        <w:t>e Enrollments</w:t>
      </w:r>
      <w:r w:rsidR="001437DE">
        <w:t xml:space="preserve"> </w:t>
      </w:r>
      <w:bookmarkEnd w:id="541"/>
      <w:bookmarkEnd w:id="542"/>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EB4EA1" w:rsidRDefault="00EB4EA1"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EB4EA1" w:rsidRDefault="00EB4EA1"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EB4EA1" w:rsidRDefault="00EB4EA1"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EB4EA1" w:rsidRDefault="00EB4EA1"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EB4EA1" w:rsidRDefault="00EB4EA1"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EB4EA1" w:rsidRDefault="00EB4EA1"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543"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54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545" w:author="Molly McEvilley" w:date="2020-08-19T07:50:00Z"/>
        </w:trPr>
        <w:tc>
          <w:tcPr>
            <w:tcW w:w="9355" w:type="dxa"/>
          </w:tcPr>
          <w:p w14:paraId="6433B296" w14:textId="671F0567" w:rsidR="00455AC1" w:rsidRPr="00AF370B" w:rsidRDefault="00455AC1" w:rsidP="00C71837">
            <w:pPr>
              <w:pStyle w:val="NoSpacing"/>
              <w:rPr>
                <w:ins w:id="546" w:author="Molly McEvilley" w:date="2020-08-19T07:50:00Z"/>
              </w:rPr>
            </w:pPr>
            <w:ins w:id="547"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548" w:author="Molly McEvilley" w:date="2020-08-19T07:51:00Z"/>
        </w:trPr>
        <w:tc>
          <w:tcPr>
            <w:tcW w:w="9355" w:type="dxa"/>
          </w:tcPr>
          <w:p w14:paraId="1B212C54" w14:textId="77777777" w:rsidR="00AF370B" w:rsidRPr="00AF370B" w:rsidDel="005A642F" w:rsidRDefault="00AF370B" w:rsidP="00C71837">
            <w:pPr>
              <w:pStyle w:val="NoSpacing"/>
              <w:rPr>
                <w:del w:id="549" w:author="Molly McEvilley" w:date="2020-08-19T07:51:00Z"/>
              </w:rPr>
            </w:pPr>
            <w:del w:id="550"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551" w:author="Molly McEvilley" w:date="2020-08-19T07:51:00Z"/>
        </w:trPr>
        <w:tc>
          <w:tcPr>
            <w:tcW w:w="9355" w:type="dxa"/>
          </w:tcPr>
          <w:p w14:paraId="7745CAE1" w14:textId="77777777" w:rsidR="00AF370B" w:rsidRPr="00AF370B" w:rsidDel="005A642F" w:rsidRDefault="00AF370B" w:rsidP="00C71837">
            <w:pPr>
              <w:pStyle w:val="NoSpacing"/>
              <w:rPr>
                <w:del w:id="552" w:author="Molly McEvilley" w:date="2020-08-19T07:51:00Z"/>
              </w:rPr>
            </w:pPr>
            <w:del w:id="553" w:author="Molly McEvilley" w:date="2020-08-19T07:51:00Z">
              <w:r w:rsidRPr="00AF370B" w:rsidDel="005A642F">
                <w:delText>RelationshipToHoH</w:delText>
              </w:r>
            </w:del>
          </w:p>
        </w:tc>
      </w:tr>
      <w:tr w:rsidR="00AF65BA" w:rsidDel="005A642F" w14:paraId="6E3211CD" w14:textId="620A9AF3" w:rsidTr="00DE4A2E">
        <w:trPr>
          <w:cantSplit/>
          <w:trHeight w:val="216"/>
          <w:del w:id="554" w:author="Molly McEvilley" w:date="2020-08-19T07:51:00Z"/>
        </w:trPr>
        <w:tc>
          <w:tcPr>
            <w:tcW w:w="9355" w:type="dxa"/>
          </w:tcPr>
          <w:p w14:paraId="4695718D" w14:textId="77777777" w:rsidR="00AF65BA" w:rsidRPr="00AF370B" w:rsidDel="005A642F" w:rsidRDefault="00AF65BA" w:rsidP="00DE4A2E">
            <w:pPr>
              <w:pStyle w:val="NoSpacing"/>
              <w:rPr>
                <w:del w:id="555" w:author="Molly McEvilley" w:date="2020-08-19T07:51:00Z"/>
              </w:rPr>
            </w:pPr>
            <w:del w:id="556" w:author="Molly McEvilley" w:date="2020-08-19T07:51:00Z">
              <w:r w:rsidRPr="00AF370B" w:rsidDel="005A642F">
                <w:delText>EntryDate</w:delText>
              </w:r>
            </w:del>
          </w:p>
        </w:tc>
      </w:tr>
      <w:tr w:rsidR="00AF65BA" w:rsidDel="005A642F" w14:paraId="56B3867A" w14:textId="268DF99F" w:rsidTr="00AF370B">
        <w:trPr>
          <w:cantSplit/>
          <w:trHeight w:val="216"/>
          <w:del w:id="557" w:author="Molly McEvilley" w:date="2020-08-19T07:51:00Z"/>
        </w:trPr>
        <w:tc>
          <w:tcPr>
            <w:tcW w:w="9355" w:type="dxa"/>
          </w:tcPr>
          <w:p w14:paraId="45AB4644" w14:textId="6C958D1D" w:rsidR="00AF65BA" w:rsidRPr="00AF370B" w:rsidDel="005A642F" w:rsidRDefault="00AF65BA" w:rsidP="00C71837">
            <w:pPr>
              <w:pStyle w:val="NoSpacing"/>
              <w:rPr>
                <w:del w:id="558" w:author="Molly McEvilley" w:date="2020-08-19T07:51:00Z"/>
              </w:rPr>
            </w:pPr>
            <w:del w:id="559"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60" w:author="Molly McEvilley" w:date="2020-08-19T07:51:00Z"/>
        </w:trPr>
        <w:tc>
          <w:tcPr>
            <w:tcW w:w="9355" w:type="dxa"/>
          </w:tcPr>
          <w:p w14:paraId="0D22911C" w14:textId="6873C2D0" w:rsidR="00AF65BA" w:rsidRPr="00AF370B" w:rsidDel="005A642F" w:rsidRDefault="00AF65BA" w:rsidP="00C71837">
            <w:pPr>
              <w:pStyle w:val="NoSpacing"/>
              <w:rPr>
                <w:del w:id="561" w:author="Molly McEvilley" w:date="2020-08-19T07:51:00Z"/>
              </w:rPr>
            </w:pPr>
            <w:del w:id="562" w:author="Molly McEvilley" w:date="2020-08-19T07:51:00Z">
              <w:r w:rsidDel="005A642F">
                <w:delText>ProjectID</w:delText>
              </w:r>
            </w:del>
          </w:p>
        </w:tc>
      </w:tr>
      <w:tr w:rsidR="00AF65BA" w:rsidDel="005A642F" w14:paraId="20DFB02B" w14:textId="29D0ADA5" w:rsidTr="00AF370B">
        <w:trPr>
          <w:cantSplit/>
          <w:trHeight w:val="216"/>
          <w:del w:id="563" w:author="Molly McEvilley" w:date="2020-08-19T07:51:00Z"/>
        </w:trPr>
        <w:tc>
          <w:tcPr>
            <w:tcW w:w="9355" w:type="dxa"/>
          </w:tcPr>
          <w:p w14:paraId="066D0EDC" w14:textId="339831CF" w:rsidR="00AF65BA" w:rsidRPr="00AF370B" w:rsidDel="005A642F" w:rsidRDefault="00AF65BA" w:rsidP="00C71837">
            <w:pPr>
              <w:pStyle w:val="NoSpacing"/>
              <w:rPr>
                <w:del w:id="564" w:author="Molly McEvilley" w:date="2020-08-19T07:51:00Z"/>
              </w:rPr>
            </w:pPr>
            <w:del w:id="565" w:author="Molly McEvilley" w:date="2020-08-19T07:51:00Z">
              <w:r w:rsidDel="005A642F">
                <w:delText>ProjectType</w:delText>
              </w:r>
            </w:del>
          </w:p>
        </w:tc>
      </w:tr>
      <w:tr w:rsidR="00AF65BA" w:rsidDel="005A642F" w14:paraId="7FAEE399" w14:textId="786D2BED" w:rsidTr="00AF370B">
        <w:trPr>
          <w:cantSplit/>
          <w:trHeight w:val="216"/>
          <w:del w:id="566" w:author="Molly McEvilley" w:date="2020-08-19T07:51:00Z"/>
        </w:trPr>
        <w:tc>
          <w:tcPr>
            <w:tcW w:w="9355" w:type="dxa"/>
          </w:tcPr>
          <w:p w14:paraId="40F7DB8F" w14:textId="6F770E68" w:rsidR="00AF65BA" w:rsidRPr="00AF370B" w:rsidDel="005A642F" w:rsidRDefault="00AF65BA" w:rsidP="00C71837">
            <w:pPr>
              <w:pStyle w:val="NoSpacing"/>
              <w:rPr>
                <w:del w:id="567" w:author="Molly McEvilley" w:date="2020-08-19T07:51:00Z"/>
              </w:rPr>
            </w:pPr>
            <w:del w:id="568" w:author="Molly McEvilley" w:date="2020-08-19T07:51:00Z">
              <w:r w:rsidDel="005A642F">
                <w:delText>TrackingMethod</w:delText>
              </w:r>
            </w:del>
          </w:p>
        </w:tc>
      </w:tr>
      <w:tr w:rsidR="00AF65BA" w:rsidDel="005A642F" w14:paraId="5BA3CA8C" w14:textId="3E0B362E" w:rsidTr="00AF370B">
        <w:trPr>
          <w:cantSplit/>
          <w:trHeight w:val="216"/>
          <w:del w:id="569" w:author="Molly McEvilley" w:date="2020-08-19T07:51:00Z"/>
        </w:trPr>
        <w:tc>
          <w:tcPr>
            <w:tcW w:w="9355" w:type="dxa"/>
          </w:tcPr>
          <w:p w14:paraId="0A864222" w14:textId="140B6F59" w:rsidR="00AF65BA" w:rsidDel="005A642F" w:rsidRDefault="00AF65BA" w:rsidP="00C71837">
            <w:pPr>
              <w:pStyle w:val="NoSpacing"/>
              <w:rPr>
                <w:del w:id="570" w:author="Molly McEvilley" w:date="2020-08-19T07:51:00Z"/>
              </w:rPr>
            </w:pPr>
            <w:del w:id="571"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544"/>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72" w:author="Molly McEvilley" w:date="2020-08-11T12:44:00Z">
        <w:r>
          <w:rPr>
            <w:b/>
            <w:bCs/>
          </w:rPr>
          <w:t>Active</w:t>
        </w:r>
      </w:ins>
      <w:ins w:id="573" w:author="Molly McEvilley" w:date="2020-08-11T12:45:00Z">
        <w:r>
          <w:t xml:space="preserve"> = 1 is set to identify the subset of </w:t>
        </w:r>
      </w:ins>
      <w:del w:id="574"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75"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76" w:name="_Toc29188096"/>
      <w:bookmarkStart w:id="577" w:name="_Toc31197136"/>
      <w:bookmarkStart w:id="578" w:name="_Toc29188097"/>
      <w:bookmarkStart w:id="579" w:name="_Toc31197137"/>
      <w:bookmarkStart w:id="580" w:name="_Toc29188098"/>
      <w:bookmarkStart w:id="581" w:name="_Toc31197138"/>
      <w:bookmarkStart w:id="582" w:name="_Toc29188099"/>
      <w:bookmarkStart w:id="583" w:name="_Toc31197139"/>
      <w:bookmarkStart w:id="584" w:name="_Toc29188100"/>
      <w:bookmarkStart w:id="585" w:name="_Toc31197140"/>
      <w:bookmarkStart w:id="586" w:name="_Toc29188101"/>
      <w:bookmarkStart w:id="587" w:name="_Toc31197141"/>
      <w:bookmarkStart w:id="588" w:name="_Toc29188102"/>
      <w:bookmarkStart w:id="589" w:name="_Toc31197142"/>
      <w:bookmarkStart w:id="590" w:name="_Set_Age_Group"/>
      <w:bookmarkStart w:id="591" w:name="_Toc29188104"/>
      <w:bookmarkStart w:id="592" w:name="_Toc31197144"/>
      <w:bookmarkStart w:id="593" w:name="_Set_Household_Type"/>
      <w:bookmarkStart w:id="594" w:name="_Get_Active_Clients"/>
      <w:bookmarkStart w:id="595" w:name="_Toc499543989"/>
      <w:bookmarkStart w:id="596" w:name="_Toc37849761"/>
      <w:bookmarkStart w:id="597" w:name="_Toc38030536"/>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r w:rsidRPr="00C52062">
        <w:t xml:space="preserve">Get Active Clients </w:t>
      </w:r>
      <w:bookmarkEnd w:id="595"/>
      <w:r w:rsidR="00801317">
        <w:t>for LSAPerson</w:t>
      </w:r>
      <w:bookmarkEnd w:id="596"/>
      <w:bookmarkEnd w:id="59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EB4EA1" w:rsidRDefault="00EB4EA1"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EB4EA1" w:rsidRDefault="00EB4EA1"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EB4EA1" w:rsidRDefault="00EB4EA1"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EB4EA1" w:rsidRDefault="00EB4EA1"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98" w:name="_Toc506721197"/>
      <w:bookmarkStart w:id="599" w:name="_Toc499543990"/>
      <w:bookmarkStart w:id="600" w:name="_Hlk510689117"/>
    </w:p>
    <w:p w14:paraId="7C089F01" w14:textId="4D1B62B6" w:rsidR="00EC52CD" w:rsidRDefault="003C176F" w:rsidP="0088191A">
      <w:pPr>
        <w:pStyle w:val="Heading2"/>
      </w:pPr>
      <w:bookmarkStart w:id="601" w:name="_LSAPerson_Demographics"/>
      <w:bookmarkStart w:id="602" w:name="_Toc37849762"/>
      <w:bookmarkStart w:id="603" w:name="_Toc38030537"/>
      <w:bookmarkEnd w:id="601"/>
      <w:r>
        <w:t xml:space="preserve">LSAPerson </w:t>
      </w:r>
      <w:r w:rsidR="00876AFA">
        <w:t>Demographics</w:t>
      </w:r>
      <w:bookmarkEnd w:id="598"/>
      <w:bookmarkEnd w:id="599"/>
      <w:bookmarkEnd w:id="602"/>
      <w:bookmarkEnd w:id="603"/>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EB4EA1" w:rsidRDefault="00EB4EA1"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EB4EA1" w:rsidRDefault="00EB4EA1"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EB4EA1" w:rsidRDefault="00EB4EA1"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EB4EA1" w:rsidRDefault="00EB4EA1"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EB4EA1" w:rsidRDefault="00EB4EA1"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EB4EA1" w:rsidRDefault="00EB4EA1"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EB4EA1" w:rsidRDefault="00EB4EA1"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EB4EA1" w:rsidRDefault="00EB4EA1"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EB4EA1" w:rsidRDefault="00EB4EA1"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EB4EA1" w:rsidRDefault="00EB4EA1"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EB4EA1" w:rsidRDefault="00EB4EA1"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EB4EA1" w:rsidRDefault="00EB4EA1"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04" w:author="Molly McEvilley" w:date="2020-08-19T07:50:00Z"/>
        </w:trPr>
        <w:tc>
          <w:tcPr>
            <w:tcW w:w="9355" w:type="dxa"/>
          </w:tcPr>
          <w:p w14:paraId="7F6683D4" w14:textId="77777777" w:rsidR="00FD1AE1" w:rsidRPr="00FD1AE1" w:rsidDel="00455AC1" w:rsidRDefault="00FD1AE1" w:rsidP="00621D1D">
            <w:pPr>
              <w:pStyle w:val="NoSpacing"/>
              <w:rPr>
                <w:del w:id="605" w:author="Molly McEvilley" w:date="2020-08-19T07:50:00Z"/>
              </w:rPr>
            </w:pPr>
            <w:del w:id="606"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07" w:author="Molly McEvilley" w:date="2020-08-19T07:48:00Z">
              <w:r w:rsidRPr="00FD1AE1" w:rsidDel="00455AC1">
                <w:delText>AgeGroup</w:delText>
              </w:r>
            </w:del>
            <w:proofErr w:type="spellStart"/>
            <w:ins w:id="608"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09"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10" w:author="Molly McEvilley" w:date="2020-08-19T07:48:00Z">
              <w:r w:rsidRPr="00FD1AE1" w:rsidDel="00455AC1">
                <w:delText>Race</w:delText>
              </w:r>
            </w:del>
            <w:proofErr w:type="spellStart"/>
            <w:ins w:id="611" w:author="Molly McEvilley" w:date="2020-08-19T07:48:00Z">
              <w:r w:rsidR="00455AC1">
                <w:t>AmIndAK</w:t>
              </w:r>
            </w:ins>
            <w:ins w:id="612" w:author="Molly McEvilley" w:date="2020-08-19T07:49:00Z">
              <w:r w:rsidR="00455AC1">
                <w:t>Native</w:t>
              </w:r>
            </w:ins>
            <w:proofErr w:type="spellEnd"/>
          </w:p>
        </w:tc>
      </w:tr>
      <w:tr w:rsidR="00455AC1" w:rsidRPr="006B4F91" w14:paraId="68459CC6" w14:textId="77777777" w:rsidTr="00FD1AE1">
        <w:trPr>
          <w:cantSplit/>
          <w:trHeight w:val="216"/>
          <w:ins w:id="613" w:author="Molly McEvilley" w:date="2020-08-19T07:49:00Z"/>
        </w:trPr>
        <w:tc>
          <w:tcPr>
            <w:tcW w:w="9355" w:type="dxa"/>
          </w:tcPr>
          <w:p w14:paraId="0F87D010" w14:textId="3B719B18" w:rsidR="00455AC1" w:rsidRPr="00FD1AE1" w:rsidDel="00455AC1" w:rsidRDefault="00455AC1" w:rsidP="00621D1D">
            <w:pPr>
              <w:pStyle w:val="NoSpacing"/>
              <w:rPr>
                <w:ins w:id="614" w:author="Molly McEvilley" w:date="2020-08-19T07:49:00Z"/>
              </w:rPr>
            </w:pPr>
            <w:ins w:id="615" w:author="Molly McEvilley" w:date="2020-08-19T07:49:00Z">
              <w:r>
                <w:t>Asian</w:t>
              </w:r>
            </w:ins>
          </w:p>
        </w:tc>
      </w:tr>
      <w:tr w:rsidR="00455AC1" w:rsidRPr="006B4F91" w14:paraId="3EC573AC" w14:textId="77777777" w:rsidTr="00FD1AE1">
        <w:trPr>
          <w:cantSplit/>
          <w:trHeight w:val="216"/>
          <w:ins w:id="616" w:author="Molly McEvilley" w:date="2020-08-19T07:49:00Z"/>
        </w:trPr>
        <w:tc>
          <w:tcPr>
            <w:tcW w:w="9355" w:type="dxa"/>
          </w:tcPr>
          <w:p w14:paraId="59702843" w14:textId="6F5AC0CD" w:rsidR="00455AC1" w:rsidRPr="00FD1AE1" w:rsidDel="00455AC1" w:rsidRDefault="00455AC1" w:rsidP="00621D1D">
            <w:pPr>
              <w:pStyle w:val="NoSpacing"/>
              <w:rPr>
                <w:ins w:id="617" w:author="Molly McEvilley" w:date="2020-08-19T07:49:00Z"/>
              </w:rPr>
            </w:pPr>
            <w:proofErr w:type="spellStart"/>
            <w:ins w:id="618" w:author="Molly McEvilley" w:date="2020-08-19T07:49:00Z">
              <w:r>
                <w:t>BlackAfAmerican</w:t>
              </w:r>
              <w:proofErr w:type="spellEnd"/>
            </w:ins>
          </w:p>
        </w:tc>
      </w:tr>
      <w:tr w:rsidR="00455AC1" w:rsidRPr="006B4F91" w14:paraId="17A0111C" w14:textId="77777777" w:rsidTr="00FD1AE1">
        <w:trPr>
          <w:cantSplit/>
          <w:trHeight w:val="216"/>
          <w:ins w:id="619" w:author="Molly McEvilley" w:date="2020-08-19T07:49:00Z"/>
        </w:trPr>
        <w:tc>
          <w:tcPr>
            <w:tcW w:w="9355" w:type="dxa"/>
          </w:tcPr>
          <w:p w14:paraId="5AA8C525" w14:textId="06DA84CC" w:rsidR="00455AC1" w:rsidRPr="00FD1AE1" w:rsidDel="00455AC1" w:rsidRDefault="00455AC1" w:rsidP="00621D1D">
            <w:pPr>
              <w:pStyle w:val="NoSpacing"/>
              <w:rPr>
                <w:ins w:id="620" w:author="Molly McEvilley" w:date="2020-08-19T07:49:00Z"/>
              </w:rPr>
            </w:pPr>
            <w:proofErr w:type="spellStart"/>
            <w:ins w:id="621" w:author="Molly McEvilley" w:date="2020-08-19T07:49:00Z">
              <w:r>
                <w:t>NativeHIOtherPacific</w:t>
              </w:r>
              <w:proofErr w:type="spellEnd"/>
            </w:ins>
          </w:p>
        </w:tc>
      </w:tr>
      <w:tr w:rsidR="00455AC1" w:rsidRPr="006B4F91" w14:paraId="25AEAE8D" w14:textId="77777777" w:rsidTr="00FD1AE1">
        <w:trPr>
          <w:cantSplit/>
          <w:trHeight w:val="216"/>
          <w:ins w:id="622" w:author="Molly McEvilley" w:date="2020-08-19T07:49:00Z"/>
        </w:trPr>
        <w:tc>
          <w:tcPr>
            <w:tcW w:w="9355" w:type="dxa"/>
          </w:tcPr>
          <w:p w14:paraId="7F3EC23E" w14:textId="7BDB228E" w:rsidR="00455AC1" w:rsidRPr="00FD1AE1" w:rsidDel="00455AC1" w:rsidRDefault="00455AC1" w:rsidP="00621D1D">
            <w:pPr>
              <w:pStyle w:val="NoSpacing"/>
              <w:rPr>
                <w:ins w:id="623" w:author="Molly McEvilley" w:date="2020-08-19T07:49:00Z"/>
              </w:rPr>
            </w:pPr>
            <w:ins w:id="624" w:author="Molly McEvilley" w:date="2020-08-19T07:49:00Z">
              <w:r>
                <w:t>White</w:t>
              </w:r>
            </w:ins>
          </w:p>
        </w:tc>
      </w:tr>
      <w:tr w:rsidR="00455AC1" w:rsidRPr="006B4F91" w14:paraId="5237E3C7" w14:textId="77777777" w:rsidTr="00FD1AE1">
        <w:trPr>
          <w:cantSplit/>
          <w:trHeight w:val="216"/>
          <w:ins w:id="625" w:author="Molly McEvilley" w:date="2020-08-19T07:49:00Z"/>
        </w:trPr>
        <w:tc>
          <w:tcPr>
            <w:tcW w:w="9355" w:type="dxa"/>
          </w:tcPr>
          <w:p w14:paraId="298E469E" w14:textId="629A8D60" w:rsidR="00455AC1" w:rsidRPr="00FD1AE1" w:rsidDel="00455AC1" w:rsidRDefault="00455AC1" w:rsidP="00621D1D">
            <w:pPr>
              <w:pStyle w:val="NoSpacing"/>
              <w:rPr>
                <w:ins w:id="626" w:author="Molly McEvilley" w:date="2020-08-19T07:49:00Z"/>
              </w:rPr>
            </w:pPr>
            <w:proofErr w:type="spellStart"/>
            <w:ins w:id="627"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0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628" w:name="_ES/SH/Street_Time_–"/>
      <w:bookmarkStart w:id="629" w:name="_Toc34144028"/>
      <w:bookmarkStart w:id="630" w:name="_Toc34144029"/>
      <w:bookmarkStart w:id="631" w:name="_Toc34144030"/>
      <w:bookmarkStart w:id="632" w:name="_Toc34144031"/>
      <w:bookmarkStart w:id="633" w:name="_Toc34144032"/>
      <w:bookmarkStart w:id="634" w:name="_Toc34144033"/>
      <w:bookmarkStart w:id="635" w:name="_Time_Spent_in"/>
      <w:bookmarkStart w:id="636" w:name="_Toc506721198"/>
      <w:bookmarkStart w:id="637" w:name="_Toc37849763"/>
      <w:bookmarkStart w:id="638" w:name="_Toc38030538"/>
      <w:bookmarkStart w:id="639" w:name="_Toc499543992"/>
      <w:bookmarkStart w:id="640" w:name="_Toc506721201"/>
      <w:bookmarkEnd w:id="600"/>
      <w:bookmarkEnd w:id="628"/>
      <w:bookmarkEnd w:id="629"/>
      <w:bookmarkEnd w:id="630"/>
      <w:bookmarkEnd w:id="631"/>
      <w:bookmarkEnd w:id="632"/>
      <w:bookmarkEnd w:id="633"/>
      <w:bookmarkEnd w:id="634"/>
      <w:bookmarkEnd w:id="635"/>
      <w:r>
        <w:t xml:space="preserve">Time Spent </w:t>
      </w:r>
      <w:r w:rsidR="00CC6B23">
        <w:t>in ES/SH or on the Street</w:t>
      </w:r>
      <w:r w:rsidR="00006148">
        <w:t xml:space="preserve"> </w:t>
      </w:r>
      <w:bookmarkEnd w:id="636"/>
      <w:r w:rsidR="00EE5EF2">
        <w:t xml:space="preserve">– </w:t>
      </w:r>
      <w:r w:rsidR="00A76144">
        <w:t>LSAPerson</w:t>
      </w:r>
      <w:bookmarkEnd w:id="637"/>
      <w:bookmarkEnd w:id="63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EB4EA1" w:rsidRDefault="00EB4EA1"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EB4EA1" w:rsidRDefault="00EB4EA1"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EB4EA1" w:rsidRDefault="00EB4EA1"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EB4EA1" w:rsidRDefault="00EB4EA1"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EB4EA1" w:rsidRDefault="00EB4EA1"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EB4EA1" w:rsidRDefault="00EB4EA1"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EB4EA1" w:rsidRDefault="00EB4EA1"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EB4EA1" w:rsidRDefault="00EB4EA1"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EB4EA1" w:rsidRDefault="00EB4EA1"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EB4EA1" w:rsidRDefault="00EB4EA1"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EB4EA1" w:rsidRDefault="00EB4EA1"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EB4EA1" w:rsidRDefault="00EB4EA1"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EB4EA1" w:rsidRDefault="00EB4EA1"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EB4EA1" w:rsidRDefault="00EB4EA1"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EB4EA1" w:rsidRDefault="00EB4EA1"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EB4EA1" w:rsidRDefault="00EB4EA1"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EB4EA1" w:rsidRDefault="00EB4EA1"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EB4EA1" w:rsidRDefault="00EB4EA1"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EB4EA1" w:rsidRDefault="00EB4EA1"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EB4EA1" w:rsidRDefault="00EB4EA1"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EB4EA1" w:rsidRDefault="00EB4EA1"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EB4EA1" w:rsidRDefault="00EB4EA1"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EB4EA1" w:rsidRDefault="00EB4EA1"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EB4EA1" w:rsidRDefault="00EB4EA1"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EB4EA1" w:rsidRDefault="00EB4EA1"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EB4EA1" w:rsidRDefault="00EB4EA1"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EB4EA1" w:rsidRDefault="00EB4EA1"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EB4EA1" w:rsidRDefault="00EB4EA1"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EB4EA1" w:rsidRDefault="00EB4EA1"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EB4EA1" w:rsidRDefault="00EB4EA1"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EB4EA1" w:rsidRDefault="00EB4EA1"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EB4EA1" w:rsidRDefault="00EB4EA1"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641" w:name="_Get_Enrollments_Relevant"/>
      <w:bookmarkStart w:id="642" w:name="_Toc37849764"/>
      <w:bookmarkStart w:id="643" w:name="_Toc38030539"/>
      <w:bookmarkEnd w:id="641"/>
      <w:r>
        <w:t xml:space="preserve">Enrollments Relevant to </w:t>
      </w:r>
      <w:r w:rsidR="000146AE">
        <w:t>Counting ES/SH/Street Dates</w:t>
      </w:r>
      <w:bookmarkEnd w:id="642"/>
      <w:bookmarkEnd w:id="64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644"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645" w:author="Molly McEvilley" w:date="2020-08-06T09:50:00Z"/>
              </w:rPr>
            </w:pPr>
            <w:del w:id="646" w:author="Molly McEvilley" w:date="2020-08-06T09:50:00Z">
              <w:r w:rsidRPr="00DE4A2E" w:rsidDel="00545964">
                <w:delText>EnrollmentID</w:delText>
              </w:r>
            </w:del>
          </w:p>
        </w:tc>
      </w:tr>
      <w:tr w:rsidR="00A366EB" w:rsidDel="00545964" w14:paraId="51036A54" w14:textId="6C8F469A" w:rsidTr="00A366EB">
        <w:trPr>
          <w:cantSplit/>
          <w:trHeight w:val="216"/>
          <w:del w:id="647" w:author="Molly McEvilley" w:date="2020-08-06T09:50:00Z"/>
        </w:trPr>
        <w:tc>
          <w:tcPr>
            <w:tcW w:w="9355" w:type="dxa"/>
          </w:tcPr>
          <w:p w14:paraId="13069F87" w14:textId="7663C526" w:rsidR="00A366EB" w:rsidRPr="005F4836" w:rsidDel="00545964" w:rsidRDefault="00A366EB" w:rsidP="00621D1D">
            <w:pPr>
              <w:pStyle w:val="NoSpacing"/>
              <w:rPr>
                <w:del w:id="648" w:author="Molly McEvilley" w:date="2020-08-06T09:50:00Z"/>
              </w:rPr>
            </w:pPr>
            <w:del w:id="649" w:author="Molly McEvilley" w:date="2020-08-06T09:50:00Z">
              <w:r w:rsidRPr="005F4836" w:rsidDel="00545964">
                <w:delText>ProjectType</w:delText>
              </w:r>
            </w:del>
          </w:p>
        </w:tc>
      </w:tr>
      <w:tr w:rsidR="00A366EB" w:rsidDel="00545964" w14:paraId="0FBD1D58" w14:textId="40916E22" w:rsidTr="00A366EB">
        <w:trPr>
          <w:cantSplit/>
          <w:trHeight w:val="216"/>
          <w:del w:id="650" w:author="Molly McEvilley" w:date="2020-08-06T09:50:00Z"/>
        </w:trPr>
        <w:tc>
          <w:tcPr>
            <w:tcW w:w="9355" w:type="dxa"/>
          </w:tcPr>
          <w:p w14:paraId="0B12FA01" w14:textId="0C7D5E25" w:rsidR="00A366EB" w:rsidRPr="005F4836" w:rsidDel="00545964" w:rsidRDefault="00A366EB" w:rsidP="00621D1D">
            <w:pPr>
              <w:pStyle w:val="NoSpacing"/>
              <w:rPr>
                <w:del w:id="651" w:author="Molly McEvilley" w:date="2020-08-06T09:50:00Z"/>
              </w:rPr>
            </w:pPr>
            <w:del w:id="652"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653" w:author="Molly McEvilley" w:date="2020-08-06T09:50:00Z"/>
        </w:trPr>
        <w:tc>
          <w:tcPr>
            <w:tcW w:w="9355" w:type="dxa"/>
          </w:tcPr>
          <w:p w14:paraId="1797D189" w14:textId="77375521" w:rsidR="00A366EB" w:rsidRPr="005F4836" w:rsidDel="00545964" w:rsidRDefault="00A366EB" w:rsidP="00621D1D">
            <w:pPr>
              <w:pStyle w:val="NoSpacing"/>
              <w:rPr>
                <w:del w:id="654" w:author="Molly McEvilley" w:date="2020-08-06T09:50:00Z"/>
              </w:rPr>
            </w:pPr>
            <w:del w:id="655"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56"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57" w:author="Molly McEvilley" w:date="2020-08-06T09:50:00Z"/>
              </w:rPr>
            </w:pPr>
            <w:del w:id="658"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59" w:author="Molly McEvilley" w:date="2020-08-06T09:50:00Z"/>
        </w:trPr>
        <w:tc>
          <w:tcPr>
            <w:tcW w:w="9355" w:type="dxa"/>
          </w:tcPr>
          <w:p w14:paraId="22E657FB" w14:textId="4A1537F1" w:rsidR="00514DD9" w:rsidRPr="00AF370B" w:rsidDel="005903C3" w:rsidRDefault="00514DD9" w:rsidP="00584131">
            <w:pPr>
              <w:pStyle w:val="NoSpacing"/>
              <w:rPr>
                <w:del w:id="660" w:author="Molly McEvilley" w:date="2020-08-06T09:50:00Z"/>
              </w:rPr>
            </w:pPr>
            <w:del w:id="661" w:author="Molly McEvilley" w:date="2020-08-06T09:50:00Z">
              <w:r w:rsidRPr="00C032F4" w:rsidDel="005903C3">
                <w:delText>EnrollmentID</w:delText>
              </w:r>
            </w:del>
          </w:p>
        </w:tc>
      </w:tr>
      <w:tr w:rsidR="00514DD9" w:rsidDel="005903C3" w14:paraId="49621043" w14:textId="13EECDF4" w:rsidTr="00584131">
        <w:trPr>
          <w:cantSplit/>
          <w:trHeight w:val="216"/>
          <w:del w:id="662" w:author="Molly McEvilley" w:date="2020-08-06T09:50:00Z"/>
        </w:trPr>
        <w:tc>
          <w:tcPr>
            <w:tcW w:w="9355" w:type="dxa"/>
          </w:tcPr>
          <w:p w14:paraId="559B7EF3" w14:textId="4CB341C4" w:rsidR="00514DD9" w:rsidRPr="00AF370B" w:rsidDel="005903C3" w:rsidRDefault="003C4035" w:rsidP="00584131">
            <w:pPr>
              <w:pStyle w:val="NoSpacing"/>
              <w:rPr>
                <w:del w:id="663" w:author="Molly McEvilley" w:date="2020-08-06T09:50:00Z"/>
              </w:rPr>
            </w:pPr>
            <w:del w:id="664"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65" w:author="Molly McEvilley" w:date="2020-08-06T09:51:00Z"/>
        </w:rPr>
      </w:pPr>
      <w:commentRangeStart w:id="666"/>
      <w:proofErr w:type="spellStart"/>
      <w:ins w:id="667" w:author="Molly McEvilley" w:date="2020-08-06T09:50:00Z">
        <w:r>
          <w:t>tlsa_Person.</w:t>
        </w:r>
        <w:r>
          <w:rPr>
            <w:b/>
            <w:bCs/>
          </w:rPr>
          <w:t>HoHAdult</w:t>
        </w:r>
        <w:proofErr w:type="spellEnd"/>
        <w:r>
          <w:rPr>
            <w:b/>
            <w:bCs/>
          </w:rPr>
          <w:t xml:space="preserve"> </w:t>
        </w:r>
      </w:ins>
      <w:ins w:id="668" w:author="Molly McEvilley" w:date="2020-08-06T09:51:00Z">
        <w:r w:rsidR="000D24D0">
          <w:t>&gt; 0 (</w:t>
        </w:r>
      </w:ins>
      <w:ins w:id="669" w:author="Molly McEvilley" w:date="2020-08-06T09:52:00Z">
        <w:r w:rsidR="000D24D0">
          <w:t>chronic homelessness is only reported for adults and heads of household)</w:t>
        </w:r>
      </w:ins>
      <w:commentRangeEnd w:id="666"/>
      <w:ins w:id="670" w:author="Molly McEvilley" w:date="2020-08-06T09:53:00Z">
        <w:r w:rsidR="00E17227">
          <w:rPr>
            <w:rStyle w:val="CommentReference"/>
            <w:rFonts w:eastAsiaTheme="minorHAnsi" w:cstheme="minorBidi"/>
          </w:rPr>
          <w:commentReference w:id="666"/>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71" w:name="_Toc37849765"/>
      <w:bookmarkStart w:id="672" w:name="_Toc38030540"/>
      <w:r>
        <w:t xml:space="preserve">Get Dates to Exclude from Counts of ES/SH/Street Days </w:t>
      </w:r>
      <w:r w:rsidR="007B705B">
        <w:t>(ch_Exclude)</w:t>
      </w:r>
      <w:bookmarkEnd w:id="671"/>
      <w:bookmarkEnd w:id="672"/>
    </w:p>
    <w:p w14:paraId="6979A728" w14:textId="33614EB2" w:rsidR="00006148" w:rsidRDefault="00F709EC">
      <w:pPr>
        <w:pStyle w:val="Heading3"/>
      </w:pPr>
      <w:r>
        <w:t>Relevant</w:t>
      </w:r>
      <w:ins w:id="673"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74" w:author="Molly McEvilley" w:date="2020-08-19T07:46:00Z"/>
        </w:trPr>
        <w:tc>
          <w:tcPr>
            <w:tcW w:w="9355" w:type="dxa"/>
          </w:tcPr>
          <w:p w14:paraId="50315B22" w14:textId="454A8304" w:rsidR="006A46D6" w:rsidRDefault="006A46D6" w:rsidP="00C973DB">
            <w:pPr>
              <w:pStyle w:val="NoSpacing"/>
              <w:rPr>
                <w:ins w:id="675" w:author="Molly McEvilley" w:date="2020-08-19T07:46:00Z"/>
              </w:rPr>
            </w:pPr>
            <w:ins w:id="676"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77"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78" w:author="Molly McEvilley" w:date="2020-08-19T04:45:00Z">
        <w:r>
          <w:t>For RRH enrollments</w:t>
        </w:r>
      </w:ins>
      <w:ins w:id="679" w:author="Molly McEvilley" w:date="2020-08-19T04:46:00Z">
        <w:r>
          <w:t xml:space="preserve"> where </w:t>
        </w:r>
      </w:ins>
      <w:ins w:id="680" w:author="Molly McEvilley" w:date="2020-08-19T04:45:00Z">
        <w:r w:rsidRPr="009135C9">
          <w:rPr>
            <w:b/>
            <w:bCs/>
          </w:rPr>
          <w:t>MoveInDate</w:t>
        </w:r>
        <w:r>
          <w:t xml:space="preserve"> </w:t>
        </w:r>
      </w:ins>
      <w:ins w:id="681" w:author="Molly McEvilley" w:date="2020-08-19T04:46:00Z">
        <w:r>
          <w:t xml:space="preserve">= </w:t>
        </w:r>
        <w:r w:rsidRPr="009135C9">
          <w:rPr>
            <w:b/>
            <w:bCs/>
          </w:rPr>
          <w:t>ExitDate</w:t>
        </w:r>
        <w:r>
          <w:t xml:space="preserve">, the </w:t>
        </w:r>
        <w:r w:rsidRPr="009135C9">
          <w:rPr>
            <w:b/>
            <w:bCs/>
          </w:rPr>
          <w:t>ExitDate</w:t>
        </w:r>
        <w:r>
          <w:t xml:space="preserve"> is </w:t>
        </w:r>
      </w:ins>
      <w:ins w:id="682"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83" w:name="_Toc37849766"/>
      <w:bookmarkStart w:id="684" w:name="_Toc38030541"/>
      <w:r>
        <w:t xml:space="preserve">Get Dates to Include in Counts of ES/SH/Street Days </w:t>
      </w:r>
      <w:r w:rsidR="007B705B">
        <w:t>(</w:t>
      </w:r>
      <w:r w:rsidR="00E04B04">
        <w:t>ch_Include</w:t>
      </w:r>
      <w:r w:rsidR="007B705B">
        <w:t>)</w:t>
      </w:r>
      <w:bookmarkEnd w:id="683"/>
      <w:bookmarkEnd w:id="68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85" w:name="_Hlk42149391"/>
      <w:proofErr w:type="spellStart"/>
      <w:r w:rsidR="003C4035" w:rsidRPr="003C4035">
        <w:rPr>
          <w:i/>
        </w:rPr>
        <w:t>BedNightDate</w:t>
      </w:r>
      <w:bookmarkEnd w:id="685"/>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86" w:author="Molly McEvilley" w:date="2020-08-06T08:44:00Z"/>
        </w:rPr>
      </w:pPr>
      <w:commentRangeStart w:id="687"/>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88"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89" w:author="Molly McEvilley" w:date="2020-08-06T08:43:00Z"/>
          <w:bCs/>
        </w:rPr>
      </w:pPr>
      <w:ins w:id="690"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87"/>
      <w:ins w:id="691" w:author="Molly McEvilley" w:date="2020-08-06T08:44:00Z">
        <w:r>
          <w:rPr>
            <w:rStyle w:val="CommentReference"/>
          </w:rPr>
          <w:commentReference w:id="687"/>
        </w:r>
      </w:ins>
      <w:ins w:id="692" w:author="Molly McEvilley" w:date="2020-08-06T08:43:00Z">
        <w:r>
          <w:rPr>
            <w:bCs/>
          </w:rPr>
          <w:t>.</w:t>
        </w:r>
      </w:ins>
    </w:p>
    <w:p w14:paraId="6A9AF250" w14:textId="77777777" w:rsidR="00B5597A" w:rsidRPr="0044267F" w:rsidRDefault="00B5597A" w:rsidP="0030608E">
      <w:pPr>
        <w:pStyle w:val="ListParagraph"/>
        <w:numPr>
          <w:ilvl w:val="0"/>
          <w:numId w:val="71"/>
        </w:numPr>
        <w:rPr>
          <w:ins w:id="693" w:author="Molly McEvilley" w:date="2020-08-06T08:43:00Z"/>
          <w:bCs/>
        </w:rPr>
      </w:pPr>
      <w:ins w:id="694"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95" w:author="Molly McEvilley" w:date="2020-08-06T08:43:00Z"/>
        </w:rPr>
      </w:pPr>
      <w:proofErr w:type="spellStart"/>
      <w:ins w:id="696"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97" w:author="Molly McEvilley" w:date="2020-08-06T08:43:00Z"/>
        </w:rPr>
      </w:pPr>
      <w:proofErr w:type="spellStart"/>
      <w:ins w:id="698"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99" w:author="Molly McEvilley" w:date="2020-08-06T08:43:00Z"/>
          <w:bCs/>
        </w:rPr>
      </w:pPr>
      <w:ins w:id="700"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01" w:author="Molly McEvilley" w:date="2020-08-06T08:43:00Z"/>
          <w:bCs/>
        </w:rPr>
      </w:pPr>
      <w:ins w:id="702"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03" w:author="Molly McEvilley" w:date="2020-08-06T08:43:00Z"/>
        </w:rPr>
      </w:pPr>
      <w:proofErr w:type="spellStart"/>
      <w:ins w:id="704"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05" w:author="Molly McEvilley" w:date="2020-08-06T08:43:00Z"/>
        </w:rPr>
      </w:pPr>
      <w:proofErr w:type="spellStart"/>
      <w:ins w:id="706"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07" w:author="Molly McEvilley" w:date="2020-08-06T08:43:00Z"/>
        </w:rPr>
      </w:pPr>
      <w:proofErr w:type="spellStart"/>
      <w:ins w:id="708"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09" w:author="Molly McEvilley" w:date="2020-08-06T08:43:00Z"/>
        </w:rPr>
      </w:pPr>
      <w:proofErr w:type="spellStart"/>
      <w:ins w:id="710"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11" w:author="Molly McEvilley" w:date="2020-08-06T08:43:00Z"/>
        </w:rPr>
      </w:pPr>
      <w:ins w:id="712"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13" w:author="Molly McEvilley" w:date="2020-08-06T08:43:00Z"/>
        </w:rPr>
      </w:pPr>
      <w:ins w:id="714"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15" w:author="Molly McEvilley" w:date="2020-08-06T08:43:00Z"/>
        </w:rPr>
      </w:pPr>
      <w:proofErr w:type="spellStart"/>
      <w:ins w:id="716"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17" w:author="Molly McEvilley" w:date="2020-08-06T08:43:00Z"/>
        </w:rPr>
      </w:pPr>
      <w:ins w:id="718"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719" w:author="Molly McEvilley" w:date="2020-08-06T08:43:00Z"/>
        </w:rPr>
      </w:pPr>
      <w:ins w:id="720"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721" w:author="Molly McEvilley" w:date="2020-08-06T08:43:00Z"/>
        </w:rPr>
      </w:pPr>
      <w:del w:id="722"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723" w:author="Molly McEvilley" w:date="2020-08-06T08:43:00Z"/>
        </w:rPr>
      </w:pPr>
      <w:del w:id="724"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725" w:author="Molly McEvilley" w:date="2020-08-06T08:43:00Z"/>
        </w:rPr>
      </w:pPr>
      <w:del w:id="72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727" w:author="Molly McEvilley" w:date="2020-08-06T08:43:00Z"/>
        </w:rPr>
      </w:pPr>
      <w:del w:id="728"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729" w:author="Molly McEvilley" w:date="2020-08-06T08:43:00Z"/>
        </w:rPr>
      </w:pPr>
      <w:del w:id="730"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731" w:author="Molly McEvilley" w:date="2020-08-06T08:43:00Z"/>
        </w:rPr>
      </w:pPr>
      <w:del w:id="732"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733" w:author="Molly McEvilley" w:date="2020-08-06T08:43:00Z"/>
        </w:rPr>
      </w:pPr>
      <w:del w:id="73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735" w:author="Molly McEvilley" w:date="2020-08-06T08:43:00Z"/>
        </w:rPr>
      </w:pPr>
      <w:del w:id="736"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737" w:name="_Toc506721200"/>
    </w:p>
    <w:p w14:paraId="4E52BCD6" w14:textId="4F2FFADA" w:rsidR="00006148" w:rsidRDefault="00006148" w:rsidP="0088191A">
      <w:pPr>
        <w:pStyle w:val="Heading2"/>
      </w:pPr>
      <w:bookmarkStart w:id="738" w:name="_Toc37849767"/>
      <w:bookmarkStart w:id="739" w:name="_Toc38030542"/>
      <w:r>
        <w:lastRenderedPageBreak/>
        <w:t>Get ES/SH/Street Episodes</w:t>
      </w:r>
      <w:r w:rsidR="007B705B">
        <w:t xml:space="preserve"> (ch_Episodes)</w:t>
      </w:r>
      <w:bookmarkEnd w:id="738"/>
      <w:bookmarkEnd w:id="739"/>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740" w:name="_CHTime_and_CHTimeStatus"/>
      <w:bookmarkStart w:id="741" w:name="_Toc31197153"/>
      <w:bookmarkStart w:id="742" w:name="_Toc37849768"/>
      <w:bookmarkStart w:id="743" w:name="_Toc38030543"/>
      <w:bookmarkEnd w:id="737"/>
      <w:bookmarkEnd w:id="740"/>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741"/>
      <w:bookmarkEnd w:id="742"/>
      <w:bookmarkEnd w:id="743"/>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lastRenderedPageBreak/>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744" w:author="Molly McEvilley" w:date="2020-08-06T22:36:00Z">
        <w:r w:rsidRPr="00104046" w:rsidDel="00761A75">
          <w:delText xml:space="preserve">and </w:delText>
        </w:r>
      </w:del>
      <w:ins w:id="745"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746" w:author="Molly McEvilley" w:date="2020-08-06T22:37:00Z"/>
        </w:rPr>
      </w:pPr>
      <w:del w:id="747"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748" w:author="Molly McEvilley" w:date="2020-08-06T22:37:00Z"/>
        </w:rPr>
      </w:pPr>
      <w:del w:id="749"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750" w:author="Molly McEvilley" w:date="2020-08-06T22:37:00Z"/>
        </w:rPr>
      </w:pPr>
      <w:del w:id="751"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752" w:author="Molly McEvilley" w:date="2020-08-06T22:37:00Z"/>
        </w:rPr>
      </w:pPr>
      <w:del w:id="753"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754"/>
      <w:del w:id="755" w:author="Molly McEvilley" w:date="2020-08-06T22:12:00Z">
        <w:r w:rsidDel="001210A8">
          <w:delText>10</w:delText>
        </w:r>
      </w:del>
      <w:del w:id="756" w:author="Molly McEvilley" w:date="2020-08-06T22:13:00Z">
        <w:r w:rsidDel="001210A8">
          <w:delText>,</w:delText>
        </w:r>
      </w:del>
      <w:del w:id="757" w:author="Molly McEvilley" w:date="2020-08-06T22:12:00Z">
        <w:r w:rsidDel="001210A8">
          <w:delText>11</w:delText>
        </w:r>
      </w:del>
      <w:ins w:id="758" w:author="Molly McEvilley" w:date="2020-08-06T22:13:00Z">
        <w:r w:rsidR="001210A8">
          <w:t>2,3</w:t>
        </w:r>
      </w:ins>
      <w:commentRangeEnd w:id="754"/>
      <w:ins w:id="759" w:author="Molly McEvilley" w:date="2020-08-06T22:14:00Z">
        <w:r w:rsidR="001210A8">
          <w:rPr>
            <w:rStyle w:val="CommentReference"/>
            <w:rFonts w:eastAsiaTheme="minorHAnsi" w:cstheme="minorBidi"/>
          </w:rPr>
          <w:commentReference w:id="754"/>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60" w:author="Molly McEvilley" w:date="2020-08-06T22:30:00Z">
        <w:r w:rsidR="000301A0" w:rsidRPr="0060237C">
          <w:rPr>
            <w:i/>
          </w:rPr>
          <w:t>PreviousStreetESSH</w:t>
        </w:r>
        <w:proofErr w:type="spellEnd"/>
        <w:r w:rsidR="000301A0">
          <w:rPr>
            <w:i/>
          </w:rPr>
          <w:t xml:space="preserve"> </w:t>
        </w:r>
      </w:ins>
      <w:ins w:id="761"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62"/>
      <w:del w:id="763" w:author="Molly McEvilley" w:date="2020-08-06T22:12:00Z">
        <w:r w:rsidRPr="00A6067F" w:rsidDel="001210A8">
          <w:delText>2</w:delText>
        </w:r>
      </w:del>
      <w:del w:id="764" w:author="Molly McEvilley" w:date="2020-08-06T22:13:00Z">
        <w:r w:rsidRPr="00A6067F" w:rsidDel="001210A8">
          <w:delText>,</w:delText>
        </w:r>
      </w:del>
      <w:del w:id="765" w:author="Molly McEvilley" w:date="2020-08-06T22:12:00Z">
        <w:r w:rsidRPr="00A6067F" w:rsidDel="001210A8">
          <w:delText>3</w:delText>
        </w:r>
      </w:del>
      <w:ins w:id="766" w:author="Molly McEvilley" w:date="2020-08-06T22:13:00Z">
        <w:r w:rsidR="001210A8">
          <w:t>10,11</w:t>
        </w:r>
      </w:ins>
      <w:commentRangeEnd w:id="762"/>
      <w:ins w:id="767" w:author="Molly McEvilley" w:date="2020-08-06T22:20:00Z">
        <w:r w:rsidR="00FC1A75">
          <w:rPr>
            <w:rStyle w:val="CommentReference"/>
            <w:rFonts w:eastAsiaTheme="minorHAnsi" w:cstheme="minorBidi"/>
          </w:rPr>
          <w:commentReference w:id="762"/>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68"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lastRenderedPageBreak/>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69" w:name="_EST/RRH/PSHAgeMin_and_EST/RRH/PSHAg"/>
      <w:bookmarkStart w:id="770" w:name="_Toc37849769"/>
      <w:bookmarkStart w:id="771" w:name="_Toc38030544"/>
      <w:bookmarkEnd w:id="769"/>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70"/>
      <w:bookmarkEnd w:id="771"/>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EB4EA1" w:rsidRDefault="00EB4EA1"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EB4EA1" w:rsidRDefault="00EB4EA1"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EB4EA1" w:rsidRDefault="00EB4EA1"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EB4EA1" w:rsidRDefault="00EB4EA1"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lastRenderedPageBreak/>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72" w:name="_HHTypeEST/RRH/PSH_-_LSAPerson"/>
      <w:bookmarkStart w:id="773" w:name="_Toc37849770"/>
      <w:bookmarkStart w:id="774" w:name="_Toc38030545"/>
      <w:bookmarkEnd w:id="772"/>
      <w:proofErr w:type="spellStart"/>
      <w:r w:rsidRPr="00F678D4">
        <w:t>HHType</w:t>
      </w:r>
      <w:r w:rsidRPr="00F71669">
        <w:t>EST</w:t>
      </w:r>
      <w:proofErr w:type="spellEnd"/>
      <w:r w:rsidRPr="00F71669">
        <w:t>/RRH/PSH</w:t>
      </w:r>
      <w:r w:rsidRPr="009366AD">
        <w:t xml:space="preserve"> - LSAPe</w:t>
      </w:r>
      <w:r w:rsidRPr="00A7544C">
        <w:t>rson</w:t>
      </w:r>
      <w:bookmarkEnd w:id="773"/>
      <w:bookmarkEnd w:id="774"/>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EB4EA1" w:rsidRDefault="00EB4EA1"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EB4EA1" w:rsidRDefault="00EB4EA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EB4EA1" w:rsidRDefault="00EB4EA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EB4EA1" w:rsidRDefault="00EB4EA1"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EB4EA1" w:rsidRDefault="00EB4EA1"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EB4EA1" w:rsidRDefault="00EB4EA1"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lastRenderedPageBreak/>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75" w:name="_HoHEST/RRH/PSH"/>
      <w:bookmarkStart w:id="776" w:name="_Toc37849771"/>
      <w:bookmarkStart w:id="777" w:name="_Toc38030546"/>
      <w:bookmarkEnd w:id="775"/>
      <w:r w:rsidRPr="006B4F91">
        <w:t>HoHEST/RRH/PSH</w:t>
      </w:r>
      <w:bookmarkEnd w:id="776"/>
      <w:bookmarkEnd w:id="77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EB4EA1" w:rsidRDefault="00EB4EA1"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EB4EA1" w:rsidRDefault="00EB4EA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EB4EA1" w:rsidRDefault="00EB4EA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EB4EA1" w:rsidRDefault="00EB4EA1"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EB4EA1" w:rsidRDefault="00EB4EA1"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EB4EA1" w:rsidRDefault="00EB4EA1"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78"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78"/>
    <w:p w14:paraId="4D4EA25A" w14:textId="77777777" w:rsidR="007B705B" w:rsidRPr="003A3A97" w:rsidRDefault="007B705B" w:rsidP="0088191A">
      <w:pPr>
        <w:pStyle w:val="Heading4"/>
      </w:pPr>
      <w:r w:rsidRPr="003A3A97">
        <w:lastRenderedPageBreak/>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79" w:name="_AdultEST/RRH/PSH__-"/>
      <w:bookmarkStart w:id="780" w:name="_AHAREST/RRH/PSH__-"/>
      <w:bookmarkStart w:id="781" w:name="_AHAREST/RRH/PSH__–"/>
      <w:bookmarkStart w:id="782" w:name="_Toc37849772"/>
      <w:bookmarkStart w:id="783" w:name="_Toc38030547"/>
      <w:bookmarkEnd w:id="779"/>
      <w:bookmarkEnd w:id="780"/>
      <w:bookmarkEnd w:id="781"/>
      <w:r>
        <w:t>AHAR</w:t>
      </w:r>
      <w:r w:rsidRPr="00F71669">
        <w:t>EST/RRH/PSH</w:t>
      </w:r>
      <w:r w:rsidRPr="009366AD">
        <w:t xml:space="preserve"> </w:t>
      </w:r>
      <w:r w:rsidR="00A149D4">
        <w:t>–</w:t>
      </w:r>
      <w:r w:rsidRPr="009366AD">
        <w:t xml:space="preserve"> LSAPe</w:t>
      </w:r>
      <w:r w:rsidRPr="00A7544C">
        <w:t>rson</w:t>
      </w:r>
      <w:bookmarkEnd w:id="782"/>
      <w:bookmarkEnd w:id="78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EB4EA1" w:rsidRDefault="00EB4EA1"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EB4EA1" w:rsidRDefault="00EB4EA1"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EB4EA1" w:rsidRDefault="00EB4EA1"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EB4EA1" w:rsidRDefault="00EB4EA1"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EB4EA1" w:rsidRDefault="00EB4EA1"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EB4EA1" w:rsidRDefault="00EB4EA1"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lastRenderedPageBreak/>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84" w:name="_AHARHoHEST/RRH/PSH"/>
      <w:bookmarkStart w:id="785" w:name="_Toc37849773"/>
      <w:bookmarkStart w:id="786" w:name="_Toc38030548"/>
      <w:bookmarkEnd w:id="784"/>
      <w:proofErr w:type="spellStart"/>
      <w:r>
        <w:t>Adult</w:t>
      </w:r>
      <w:r w:rsidRPr="006B4F91">
        <w:t>EST</w:t>
      </w:r>
      <w:proofErr w:type="spellEnd"/>
      <w:r>
        <w:t xml:space="preserve">/RRH/PSH - </w:t>
      </w:r>
      <w:r w:rsidRPr="00C52062">
        <w:t>LSAPerson</w:t>
      </w:r>
      <w:bookmarkEnd w:id="785"/>
      <w:bookmarkEnd w:id="786"/>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EB4EA1" w:rsidRDefault="00EB4EA1"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EB4EA1" w:rsidRDefault="00EB4EA1"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EB4EA1" w:rsidRDefault="00EB4EA1"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EB4EA1" w:rsidRDefault="00EB4EA1"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EB4EA1" w:rsidRDefault="00EB4EA1"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EB4EA1" w:rsidRDefault="00EB4EA1"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lastRenderedPageBreak/>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87" w:name="_AHARHoHEST/RRH/PSH_1"/>
      <w:bookmarkStart w:id="788" w:name="_Toc37849774"/>
      <w:bookmarkStart w:id="789" w:name="_Toc38030549"/>
      <w:bookmarkEnd w:id="787"/>
      <w:proofErr w:type="spellStart"/>
      <w:r>
        <w:t>AHARHoH</w:t>
      </w:r>
      <w:r w:rsidRPr="006B4F91">
        <w:t>EST</w:t>
      </w:r>
      <w:proofErr w:type="spellEnd"/>
      <w:r w:rsidRPr="006B4F91">
        <w:t>/RRH/PSH</w:t>
      </w:r>
      <w:bookmarkEnd w:id="788"/>
      <w:bookmarkEnd w:id="789"/>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EB4EA1" w:rsidRDefault="00EB4EA1"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EB4EA1" w:rsidRDefault="00EB4EA1"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EB4EA1" w:rsidRDefault="00EB4EA1"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EB4EA1" w:rsidRDefault="00EB4EA1"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EB4EA1" w:rsidRDefault="00EB4EA1"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EB4EA1" w:rsidRDefault="00EB4EA1"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lastRenderedPageBreak/>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90" w:name="_Set_Population_Identifiers_5"/>
      <w:bookmarkStart w:id="791" w:name="_Toc37849775"/>
      <w:bookmarkStart w:id="792" w:name="_Toc38030550"/>
      <w:bookmarkEnd w:id="790"/>
      <w:r w:rsidRPr="00C52062">
        <w:t>Set Population Identifiers for Active HMIS Households</w:t>
      </w:r>
      <w:bookmarkEnd w:id="791"/>
      <w:bookmarkEnd w:id="79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EB4EA1" w:rsidRDefault="00EB4EA1"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EB4EA1" w:rsidRDefault="00EB4EA1"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EB4EA1" w:rsidRDefault="00EB4EA1"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EB4EA1" w:rsidRDefault="00EB4EA1"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EB4EA1" w:rsidRDefault="00EB4EA1"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EB4EA1" w:rsidRDefault="00EB4EA1"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lastRenderedPageBreak/>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93" w:name="_Set_Population_Identifiers_4"/>
      <w:bookmarkStart w:id="794" w:name="_Toc37849776"/>
      <w:bookmarkStart w:id="795" w:name="_Toc38030551"/>
      <w:bookmarkEnd w:id="793"/>
      <w:r>
        <w:t>Set</w:t>
      </w:r>
      <w:r w:rsidRPr="00C52062">
        <w:t xml:space="preserve"> Population Identifiers </w:t>
      </w:r>
      <w:r>
        <w:t xml:space="preserve">for LSAPerson </w:t>
      </w:r>
      <w:r w:rsidRPr="00C52062">
        <w:t>from Active Households</w:t>
      </w:r>
      <w:bookmarkEnd w:id="794"/>
      <w:bookmarkEnd w:id="795"/>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EB4EA1" w:rsidRDefault="00EB4EA1"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EB4EA1" w:rsidRDefault="00EB4EA1"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EB4EA1" w:rsidRDefault="00EB4EA1"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EB4EA1" w:rsidRDefault="00EB4EA1"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EB4EA1" w:rsidRDefault="00EB4EA1"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EB4EA1" w:rsidRDefault="00EB4EA1"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lastRenderedPageBreak/>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lastRenderedPageBreak/>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96"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96"/>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lastRenderedPageBreak/>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97" w:name="_Toc37849777"/>
      <w:bookmarkStart w:id="798" w:name="_Toc38030552"/>
      <w:r>
        <w:t>LSAPerson</w:t>
      </w:r>
      <w:bookmarkEnd w:id="797"/>
      <w:bookmarkEnd w:id="798"/>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EB4EA1" w:rsidRDefault="00EB4EA1"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EB4EA1" w:rsidRDefault="00EB4EA1"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EB4EA1" w:rsidRDefault="00EB4EA1"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EB4EA1" w:rsidRDefault="00EB4EA1"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99" w:name="_Toc29188114"/>
      <w:bookmarkStart w:id="800" w:name="_Toc29188129"/>
      <w:bookmarkStart w:id="801" w:name="_Toc29188148"/>
      <w:bookmarkStart w:id="802" w:name="_Toc29188150"/>
      <w:bookmarkStart w:id="803" w:name="_Update_LSAPerson_CHTime"/>
      <w:bookmarkStart w:id="804" w:name="_Toc29188151"/>
      <w:bookmarkStart w:id="805" w:name="_Toc29188153"/>
      <w:bookmarkStart w:id="806" w:name="_Toc29188156"/>
      <w:bookmarkStart w:id="807" w:name="_Toc29188162"/>
      <w:bookmarkStart w:id="808" w:name="_Toc29188164"/>
      <w:bookmarkStart w:id="809" w:name="_Toc29188168"/>
      <w:bookmarkStart w:id="810" w:name="_Toc29188169"/>
      <w:bookmarkStart w:id="811" w:name="_Toc29188170"/>
      <w:bookmarkStart w:id="812" w:name="_Toc34144048"/>
      <w:bookmarkStart w:id="813" w:name="_Toc34144049"/>
      <w:bookmarkStart w:id="814" w:name="_Toc34144050"/>
      <w:bookmarkStart w:id="815" w:name="_Toc34144061"/>
      <w:bookmarkStart w:id="816" w:name="_Toc34144062"/>
      <w:bookmarkStart w:id="817" w:name="_Toc34144077"/>
      <w:bookmarkStart w:id="818" w:name="_Toc34144078"/>
      <w:bookmarkStart w:id="819" w:name="_Toc34144079"/>
      <w:bookmarkStart w:id="820" w:name="_Toc34144080"/>
      <w:bookmarkStart w:id="821" w:name="_Toc34144081"/>
      <w:bookmarkStart w:id="822" w:name="_Toc34144127"/>
      <w:bookmarkStart w:id="823" w:name="_Toc34144128"/>
      <w:bookmarkStart w:id="824" w:name="_Toc34144129"/>
      <w:bookmarkStart w:id="825" w:name="_Toc34144142"/>
      <w:bookmarkStart w:id="826" w:name="_Toc34144143"/>
      <w:bookmarkStart w:id="827" w:name="_Toc34144152"/>
      <w:bookmarkStart w:id="828" w:name="_Toc34144153"/>
      <w:bookmarkStart w:id="829" w:name="_Toc34144154"/>
      <w:bookmarkStart w:id="830" w:name="_Toc34144155"/>
      <w:bookmarkStart w:id="831" w:name="_Toc34144156"/>
      <w:bookmarkStart w:id="832" w:name="_Toc34144208"/>
      <w:bookmarkStart w:id="833" w:name="_Toc34144209"/>
      <w:bookmarkStart w:id="834" w:name="_Toc34144210"/>
      <w:bookmarkStart w:id="835" w:name="_Toc34144221"/>
      <w:bookmarkStart w:id="836" w:name="_Toc34144222"/>
      <w:bookmarkStart w:id="837" w:name="_Toc34144231"/>
      <w:bookmarkStart w:id="838" w:name="_Toc34144232"/>
      <w:bookmarkStart w:id="839" w:name="_Toc34144233"/>
      <w:bookmarkStart w:id="840" w:name="_Toc34144234"/>
      <w:bookmarkStart w:id="841" w:name="_Toc34144235"/>
      <w:bookmarkStart w:id="842" w:name="_Toc34144287"/>
      <w:bookmarkStart w:id="843" w:name="_Toc34144288"/>
      <w:bookmarkStart w:id="844" w:name="_Toc34144289"/>
      <w:bookmarkStart w:id="845" w:name="_Toc34144290"/>
      <w:bookmarkStart w:id="846" w:name="_Toc34144299"/>
      <w:bookmarkStart w:id="847" w:name="_Toc34144300"/>
      <w:bookmarkStart w:id="848" w:name="_Toc34144309"/>
      <w:bookmarkStart w:id="849" w:name="_Toc34144310"/>
      <w:bookmarkStart w:id="850" w:name="_Toc34144311"/>
      <w:bookmarkStart w:id="851" w:name="_Toc34144312"/>
      <w:bookmarkStart w:id="852" w:name="_Toc34144313"/>
      <w:bookmarkStart w:id="853" w:name="_Toc34144341"/>
      <w:bookmarkStart w:id="854" w:name="_Toc34144342"/>
      <w:bookmarkStart w:id="855" w:name="_Toc34144343"/>
      <w:bookmarkStart w:id="856" w:name="_Toc34144362"/>
      <w:bookmarkStart w:id="857" w:name="_Toc34144363"/>
      <w:bookmarkStart w:id="858" w:name="_Toc34144372"/>
      <w:bookmarkStart w:id="859" w:name="_Toc34144373"/>
      <w:bookmarkStart w:id="860" w:name="_Toc29163965"/>
      <w:bookmarkStart w:id="861" w:name="_Toc34144425"/>
      <w:bookmarkStart w:id="862" w:name="_Toc34144426"/>
      <w:bookmarkStart w:id="863" w:name="_Toc34144427"/>
      <w:bookmarkStart w:id="864" w:name="_Toc34144428"/>
      <w:bookmarkStart w:id="865" w:name="_Toc34144429"/>
      <w:bookmarkStart w:id="866" w:name="_Toc34144430"/>
      <w:bookmarkStart w:id="867" w:name="_Toc34144431"/>
      <w:bookmarkStart w:id="868" w:name="_Toc34144432"/>
      <w:bookmarkStart w:id="869" w:name="_Toc34144433"/>
      <w:bookmarkStart w:id="870" w:name="_Toc34144434"/>
      <w:bookmarkStart w:id="871" w:name="_Toc34144435"/>
      <w:bookmarkStart w:id="872" w:name="_Toc34144436"/>
      <w:bookmarkStart w:id="873" w:name="_Toc34144437"/>
      <w:bookmarkStart w:id="874" w:name="_Toc34144438"/>
      <w:bookmarkStart w:id="875" w:name="_Toc34144439"/>
      <w:bookmarkStart w:id="876" w:name="_Toc34144440"/>
      <w:bookmarkStart w:id="877" w:name="_Toc34144441"/>
      <w:bookmarkStart w:id="878" w:name="_Toc34144442"/>
      <w:bookmarkStart w:id="879" w:name="_Toc34144443"/>
      <w:bookmarkStart w:id="880" w:name="_Toc34144474"/>
      <w:bookmarkStart w:id="881" w:name="_Toc34144475"/>
      <w:bookmarkStart w:id="882" w:name="_Toc34144484"/>
      <w:bookmarkStart w:id="883" w:name="_Toc34144485"/>
      <w:bookmarkStart w:id="884" w:name="_Toc34144537"/>
      <w:bookmarkStart w:id="885" w:name="_Toc34144538"/>
      <w:bookmarkStart w:id="886" w:name="_Toc34144539"/>
      <w:bookmarkStart w:id="887" w:name="_Toc34144540"/>
      <w:bookmarkStart w:id="888" w:name="_Toc34144541"/>
      <w:bookmarkStart w:id="889" w:name="_Toc34144542"/>
      <w:bookmarkStart w:id="890" w:name="_Toc34144543"/>
      <w:bookmarkStart w:id="891" w:name="_Toc34144544"/>
      <w:bookmarkStart w:id="892" w:name="_Toc34144545"/>
      <w:bookmarkStart w:id="893" w:name="_Toc34144546"/>
      <w:bookmarkStart w:id="894" w:name="_Toc34144547"/>
      <w:bookmarkStart w:id="895" w:name="_Toc34144548"/>
      <w:bookmarkStart w:id="896" w:name="_Toc34144549"/>
      <w:bookmarkStart w:id="897" w:name="_Toc34144550"/>
      <w:bookmarkStart w:id="898" w:name="_Toc34144551"/>
      <w:bookmarkStart w:id="899" w:name="_Toc34144552"/>
      <w:bookmarkStart w:id="900" w:name="_Toc34144553"/>
      <w:bookmarkStart w:id="901" w:name="_Toc34144554"/>
      <w:bookmarkStart w:id="902" w:name="_Toc34144555"/>
      <w:bookmarkStart w:id="903" w:name="_Set_Population_Identifiers_1"/>
      <w:bookmarkStart w:id="904" w:name="_Toc31197160"/>
      <w:bookmarkStart w:id="905" w:name="_Toc31197161"/>
      <w:bookmarkStart w:id="906" w:name="_Toc31197162"/>
      <w:bookmarkStart w:id="907" w:name="_Toc31197175"/>
      <w:bookmarkStart w:id="908" w:name="_Toc31197176"/>
      <w:bookmarkStart w:id="909" w:name="_Toc31197192"/>
      <w:bookmarkStart w:id="910" w:name="_Toc31197193"/>
      <w:bookmarkStart w:id="911" w:name="_Toc31197194"/>
      <w:bookmarkStart w:id="912" w:name="_Toc31197195"/>
      <w:bookmarkStart w:id="913" w:name="_Toc31197196"/>
      <w:bookmarkStart w:id="914" w:name="_Set_Population_Identifiers_3"/>
      <w:bookmarkStart w:id="915" w:name="_Toc34144556"/>
      <w:bookmarkStart w:id="916" w:name="_Toc34144557"/>
      <w:bookmarkStart w:id="917" w:name="_Toc34144558"/>
      <w:bookmarkStart w:id="918" w:name="_Toc34144589"/>
      <w:bookmarkStart w:id="919" w:name="_Toc34144590"/>
      <w:bookmarkStart w:id="920" w:name="_Toc34144609"/>
      <w:bookmarkStart w:id="921" w:name="_Toc34144610"/>
      <w:bookmarkStart w:id="922" w:name="_Toc34144611"/>
      <w:bookmarkStart w:id="923" w:name="_Toc34144612"/>
      <w:bookmarkStart w:id="924" w:name="_Toc34144613"/>
      <w:bookmarkStart w:id="925" w:name="_Toc34144614"/>
      <w:bookmarkStart w:id="926" w:name="_Toc34144615"/>
      <w:bookmarkStart w:id="927" w:name="_Toc34144616"/>
      <w:bookmarkStart w:id="928" w:name="_Toc34144617"/>
      <w:bookmarkStart w:id="929" w:name="_Toc34144618"/>
      <w:bookmarkStart w:id="930" w:name="_Toc34144619"/>
      <w:bookmarkStart w:id="931" w:name="_Toc34144620"/>
      <w:bookmarkStart w:id="932" w:name="_Toc34144621"/>
      <w:bookmarkStart w:id="933" w:name="_Toc34144622"/>
      <w:bookmarkStart w:id="934" w:name="_Toc34144623"/>
      <w:bookmarkStart w:id="935" w:name="_HHAdultAge"/>
      <w:bookmarkStart w:id="936" w:name="_Toc34144624"/>
      <w:bookmarkStart w:id="937" w:name="_Toc34144625"/>
      <w:bookmarkStart w:id="938" w:name="_Toc34144647"/>
      <w:bookmarkStart w:id="939" w:name="_Toc34144648"/>
      <w:bookmarkStart w:id="940" w:name="_Toc34144649"/>
      <w:bookmarkStart w:id="941" w:name="_Toc34144650"/>
      <w:bookmarkStart w:id="942" w:name="_Toc34144651"/>
      <w:bookmarkStart w:id="943" w:name="_Toc34144652"/>
      <w:bookmarkStart w:id="944" w:name="_Toc34144653"/>
      <w:bookmarkStart w:id="945" w:name="_Toc34144654"/>
      <w:bookmarkStart w:id="946" w:name="_Toc34144655"/>
      <w:bookmarkStart w:id="947" w:name="_Toc34144656"/>
      <w:bookmarkStart w:id="948" w:name="_Toc34144657"/>
      <w:bookmarkStart w:id="949" w:name="_Toc34144686"/>
      <w:bookmarkStart w:id="950" w:name="_Toc34144687"/>
      <w:bookmarkStart w:id="951" w:name="_Toc34144740"/>
      <w:bookmarkStart w:id="952" w:name="_Toc34144741"/>
      <w:bookmarkStart w:id="953" w:name="_Toc34144742"/>
      <w:bookmarkStart w:id="954" w:name="_Toc34144743"/>
      <w:bookmarkStart w:id="955" w:name="_Toc34144744"/>
      <w:bookmarkStart w:id="956" w:name="_Toc34144745"/>
      <w:bookmarkStart w:id="957" w:name="_Toc34144746"/>
      <w:bookmarkStart w:id="958" w:name="_Toc34144747"/>
      <w:bookmarkStart w:id="959" w:name="_Toc34144799"/>
      <w:bookmarkStart w:id="960" w:name="_Toc34144800"/>
      <w:bookmarkStart w:id="961" w:name="_Toc34144801"/>
      <w:bookmarkStart w:id="962" w:name="_Toc34144802"/>
      <w:bookmarkStart w:id="963" w:name="_Toc34144803"/>
      <w:bookmarkStart w:id="964" w:name="_Toc34144804"/>
      <w:bookmarkStart w:id="965" w:name="_Toc34144805"/>
      <w:bookmarkStart w:id="966" w:name="_Toc34144833"/>
      <w:bookmarkStart w:id="967" w:name="_Toc34144834"/>
      <w:bookmarkStart w:id="968" w:name="_Toc34144835"/>
      <w:bookmarkStart w:id="969" w:name="_Toc34144836"/>
      <w:bookmarkStart w:id="970" w:name="_Toc34144837"/>
      <w:bookmarkStart w:id="971" w:name="_Toc34144838"/>
      <w:bookmarkStart w:id="972" w:name="_Toc34144839"/>
      <w:bookmarkStart w:id="973" w:name="_Toc34144891"/>
      <w:bookmarkStart w:id="974" w:name="_Toc34144892"/>
      <w:bookmarkStart w:id="975" w:name="_Toc34144893"/>
      <w:bookmarkStart w:id="976" w:name="_Toc34144894"/>
      <w:bookmarkStart w:id="977" w:name="_Toc34144895"/>
      <w:bookmarkStart w:id="978" w:name="_Toc34144896"/>
      <w:bookmarkStart w:id="979" w:name="_Toc34144897"/>
      <w:bookmarkStart w:id="980" w:name="_Toc34144949"/>
      <w:bookmarkStart w:id="981" w:name="_Toc34144950"/>
      <w:bookmarkStart w:id="982" w:name="_Toc34144951"/>
      <w:bookmarkStart w:id="983" w:name="_Toc34144952"/>
      <w:bookmarkStart w:id="984" w:name="_Toc34144953"/>
      <w:bookmarkStart w:id="985" w:name="_Toc34144954"/>
      <w:bookmarkStart w:id="986" w:name="_Toc34144955"/>
      <w:bookmarkStart w:id="987" w:name="_Toc34144980"/>
      <w:bookmarkStart w:id="988" w:name="_Toc34144981"/>
      <w:bookmarkStart w:id="989" w:name="_Toc34144982"/>
      <w:bookmarkStart w:id="990" w:name="_Toc34144983"/>
      <w:bookmarkStart w:id="991" w:name="_Toc34144984"/>
      <w:bookmarkStart w:id="992" w:name="_Toc34144985"/>
      <w:bookmarkStart w:id="993" w:name="_Toc34144986"/>
      <w:bookmarkStart w:id="994" w:name="_Toc34145011"/>
      <w:bookmarkStart w:id="995" w:name="_Toc34145012"/>
      <w:bookmarkStart w:id="996" w:name="_Toc34145013"/>
      <w:bookmarkStart w:id="997" w:name="_Toc34145014"/>
      <w:bookmarkStart w:id="998" w:name="_Toc34145015"/>
      <w:bookmarkStart w:id="999" w:name="_Toc34145016"/>
      <w:bookmarkStart w:id="1000" w:name="_Toc34145017"/>
      <w:bookmarkStart w:id="1001" w:name="_Toc34145069"/>
      <w:bookmarkStart w:id="1002" w:name="_Toc34145070"/>
      <w:bookmarkStart w:id="1003" w:name="_Toc34145071"/>
      <w:bookmarkStart w:id="1004" w:name="_Toc34145072"/>
      <w:bookmarkStart w:id="1005" w:name="_Toc34145073"/>
      <w:bookmarkStart w:id="1006" w:name="_Toc34145074"/>
      <w:bookmarkStart w:id="1007" w:name="_Toc506721205"/>
      <w:bookmarkEnd w:id="639"/>
      <w:bookmarkEnd w:id="640"/>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r>
        <w:br w:type="page"/>
      </w:r>
    </w:p>
    <w:p w14:paraId="65BA16A7" w14:textId="21D9A953" w:rsidR="00E158FC" w:rsidRPr="00C52062" w:rsidRDefault="00E158FC" w:rsidP="00E158FC">
      <w:pPr>
        <w:pStyle w:val="Heading1"/>
      </w:pPr>
      <w:bookmarkStart w:id="1008" w:name="_HMIS_Business_Logic:_2"/>
      <w:bookmarkStart w:id="1009" w:name="_Toc37849778"/>
      <w:bookmarkStart w:id="1010" w:name="_Toc38030553"/>
      <w:bookmarkEnd w:id="1008"/>
      <w:r w:rsidRPr="00C52062">
        <w:lastRenderedPageBreak/>
        <w:t>HMIS Business Logic</w:t>
      </w:r>
      <w:r>
        <w:t xml:space="preserve">: </w:t>
      </w:r>
      <w:proofErr w:type="spellStart"/>
      <w:r>
        <w:t>LSAHousehold</w:t>
      </w:r>
      <w:bookmarkEnd w:id="1009"/>
      <w:bookmarkEnd w:id="1010"/>
      <w:proofErr w:type="spellEnd"/>
    </w:p>
    <w:p w14:paraId="4C5B0BA6" w14:textId="7443B573" w:rsidR="00F25CD0" w:rsidRDefault="00F25CD0" w:rsidP="0088191A">
      <w:pPr>
        <w:pStyle w:val="Heading2"/>
      </w:pPr>
      <w:bookmarkStart w:id="1011" w:name="_Get_Distinct_Households"/>
      <w:bookmarkStart w:id="1012" w:name="_Toc37849779"/>
      <w:bookmarkStart w:id="1013" w:name="_Toc38030554"/>
      <w:bookmarkEnd w:id="1007"/>
      <w:bookmarkEnd w:id="1011"/>
      <w:r w:rsidRPr="00C52062">
        <w:t xml:space="preserve">Get </w:t>
      </w:r>
      <w:r>
        <w:t>Distinct</w:t>
      </w:r>
      <w:r w:rsidRPr="00C52062">
        <w:t xml:space="preserve"> Households for </w:t>
      </w:r>
      <w:proofErr w:type="spellStart"/>
      <w:r w:rsidRPr="00C52062">
        <w:t>LSAHousehold</w:t>
      </w:r>
      <w:bookmarkEnd w:id="1012"/>
      <w:bookmarkEnd w:id="1013"/>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EB4EA1" w:rsidRDefault="00EB4EA1"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EB4EA1" w:rsidRDefault="00EB4EA1"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EB4EA1" w:rsidRDefault="00EB4EA1"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EB4EA1" w:rsidRDefault="00EB4EA1"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014" w:name="_Set_Population_Identifiers_2"/>
      <w:bookmarkStart w:id="1015" w:name="_Toc37849780"/>
      <w:bookmarkStart w:id="1016" w:name="_Toc38030555"/>
      <w:bookmarkEnd w:id="1014"/>
      <w:r w:rsidRPr="00F25CD0">
        <w:t xml:space="preserve">Set </w:t>
      </w:r>
      <w:r w:rsidR="002B6231" w:rsidRPr="00F25CD0">
        <w:t>Population Identifiers</w:t>
      </w:r>
      <w:r w:rsidRPr="00EE1280">
        <w:t xml:space="preserve"> for</w:t>
      </w:r>
      <w:r>
        <w:t xml:space="preserve"> </w:t>
      </w:r>
      <w:proofErr w:type="spellStart"/>
      <w:r>
        <w:t>LSAHousehold</w:t>
      </w:r>
      <w:bookmarkEnd w:id="1015"/>
      <w:bookmarkEnd w:id="1016"/>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EB4EA1" w:rsidRDefault="00EB4EA1"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EB4EA1" w:rsidRDefault="00EB4EA1"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EB4EA1" w:rsidRDefault="00EB4EA1"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EB4EA1" w:rsidRDefault="00EB4EA1"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EB4EA1" w:rsidRDefault="00EB4EA1"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EB4EA1" w:rsidRDefault="00EB4EA1"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EB4EA1" w:rsidRDefault="00EB4EA1"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EB4EA1" w:rsidRDefault="00EB4EA1"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EB4EA1" w:rsidRPr="009C5CD5" w:rsidRDefault="00EB4EA1"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EB4EA1" w:rsidRPr="009C5CD5" w:rsidRDefault="00EB4EA1"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017" w:name="_HHAdultAge_1"/>
      <w:bookmarkEnd w:id="1017"/>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018"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019" w:name="_Toc37849781"/>
      <w:bookmarkStart w:id="1020"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019"/>
      <w:bookmarkEnd w:id="1020"/>
      <w:proofErr w:type="spellEnd"/>
      <w:r w:rsidR="002B6231" w:rsidRPr="00C52062">
        <w:t xml:space="preserve"> </w:t>
      </w:r>
      <w:bookmarkEnd w:id="1018"/>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EB4EA1" w:rsidRDefault="00EB4EA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EB4EA1" w:rsidRDefault="00EB4EA1"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EB4EA1" w:rsidRDefault="00EB4EA1"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EB4EA1" w:rsidRDefault="00EB4EA1"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021"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022" w:name="_Toc37849782"/>
      <w:bookmarkStart w:id="1023"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022"/>
      <w:bookmarkEnd w:id="1023"/>
      <w:proofErr w:type="spellEnd"/>
      <w:r>
        <w:t xml:space="preserve"> </w:t>
      </w:r>
      <w:bookmarkEnd w:id="1021"/>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EB4EA1" w:rsidRDefault="00EB4EA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EB4EA1" w:rsidRDefault="00EB4EA1"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EB4EA1" w:rsidRDefault="00EB4EA1"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EB4EA1" w:rsidRDefault="00EB4EA1"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024" w:name="_Toc37849783"/>
      <w:bookmarkStart w:id="1025" w:name="_Toc38030558"/>
      <w:bookmarkStart w:id="1026"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024"/>
      <w:bookmarkEnd w:id="1025"/>
      <w:proofErr w:type="spellEnd"/>
      <w:r w:rsidR="002B6231" w:rsidRPr="00C52062">
        <w:t xml:space="preserve"> </w:t>
      </w:r>
      <w:bookmarkEnd w:id="1026"/>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027" w:name="_AHAR_CSV_Files"/>
      <w:bookmarkStart w:id="1028" w:name="_Toc37849784"/>
      <w:bookmarkStart w:id="1029" w:name="_Toc38030559"/>
      <w:bookmarkStart w:id="1030" w:name="_Toc499543995"/>
      <w:bookmarkStart w:id="1031" w:name="_Toc506721209"/>
      <w:bookmarkStart w:id="1032" w:name="_Toc497116480"/>
      <w:bookmarkStart w:id="1033" w:name="_Hlk496773519"/>
      <w:bookmarkStart w:id="1034" w:name="_Toc506721210"/>
      <w:bookmarkEnd w:id="1027"/>
      <w:r>
        <w:t>EST/RRH/</w:t>
      </w:r>
      <w:proofErr w:type="spellStart"/>
      <w:r>
        <w:t>PSHLivingSit</w:t>
      </w:r>
      <w:proofErr w:type="spellEnd"/>
      <w:r>
        <w:t xml:space="preserve"> – </w:t>
      </w:r>
      <w:proofErr w:type="spellStart"/>
      <w:r w:rsidRPr="00C52062">
        <w:t>LSAHousehold</w:t>
      </w:r>
      <w:bookmarkEnd w:id="1028"/>
      <w:bookmarkEnd w:id="1029"/>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EB4EA1" w:rsidRDefault="00EB4EA1"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EB4EA1" w:rsidRDefault="00EB4EA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EB4EA1" w:rsidRDefault="00EB4EA1"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EB4EA1" w:rsidRDefault="00EB4EA1"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EB4EA1" w:rsidRDefault="00EB4EA1"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EB4EA1" w:rsidRDefault="00EB4EA1"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EB4EA1" w:rsidRDefault="00EB4EA1"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EB4EA1" w:rsidRDefault="00EB4EA1"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035" w:name="_EST/RRH/PSHDestination–_LSAHousehol"/>
      <w:bookmarkStart w:id="1036" w:name="_Toc37849785"/>
      <w:bookmarkStart w:id="1037" w:name="_Toc38030560"/>
      <w:bookmarkEnd w:id="1035"/>
      <w:r>
        <w:t>EST/RRH/</w:t>
      </w:r>
      <w:proofErr w:type="spellStart"/>
      <w:r>
        <w:t>PSHDestination</w:t>
      </w:r>
      <w:proofErr w:type="spellEnd"/>
      <w:r w:rsidR="006F09FD">
        <w:t xml:space="preserve"> </w:t>
      </w:r>
      <w:r>
        <w:t xml:space="preserve">– </w:t>
      </w:r>
      <w:proofErr w:type="spellStart"/>
      <w:r w:rsidRPr="00C52062">
        <w:t>LSAHousehold</w:t>
      </w:r>
      <w:bookmarkEnd w:id="1036"/>
      <w:bookmarkEnd w:id="1037"/>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EB4EA1" w:rsidRDefault="00EB4EA1"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EB4EA1" w:rsidRDefault="00EB4EA1"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EB4EA1" w:rsidRDefault="00EB4EA1"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EB4EA1" w:rsidRDefault="00EB4EA1"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EB4EA1" w:rsidRDefault="00EB4EA1"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EB4EA1" w:rsidRDefault="00EB4EA1"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EB4EA1" w:rsidRDefault="00EB4EA1"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EB4EA1" w:rsidRDefault="00EB4EA1"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038" w:name="_Toc37849786"/>
    </w:p>
    <w:p w14:paraId="62F91D64" w14:textId="01BA0CD7" w:rsidR="0019166A" w:rsidRDefault="0019166A" w:rsidP="0088191A">
      <w:pPr>
        <w:pStyle w:val="Heading2"/>
      </w:pPr>
      <w:bookmarkStart w:id="1039" w:name="_Toc38030561"/>
      <w:r w:rsidRPr="00EE1280">
        <w:t>EST/RRH/PSH</w:t>
      </w:r>
      <w:r>
        <w:t xml:space="preserve"> Population Identifiers</w:t>
      </w:r>
      <w:bookmarkEnd w:id="1038"/>
      <w:bookmarkEnd w:id="1039"/>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EB4EA1" w:rsidRDefault="00EB4EA1"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EB4EA1" w:rsidRDefault="00EB4EA1"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EB4EA1" w:rsidRDefault="00EB4EA1"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EB4EA1" w:rsidRDefault="00EB4EA1"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040" w:name="_Toc37849787"/>
      <w:bookmarkStart w:id="1041" w:name="_Toc38030562"/>
      <w:r w:rsidRPr="00EE1280">
        <w:t>System Engagement</w:t>
      </w:r>
      <w:r w:rsidRPr="00C52062">
        <w:t xml:space="preserve"> Status and Return Time</w:t>
      </w:r>
      <w:bookmarkEnd w:id="1040"/>
      <w:bookmarkEnd w:id="104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EB4EA1" w:rsidRDefault="00EB4EA1"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EB4EA1" w:rsidRDefault="00EB4EA1"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EB4EA1" w:rsidRDefault="00EB4EA1"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EB4EA1" w:rsidRDefault="00EB4EA1"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030"/>
    <w:bookmarkEnd w:id="1031"/>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032"/>
      <w:bookmarkEnd w:id="1033"/>
    </w:tbl>
    <w:p w14:paraId="0E1486B3" w14:textId="77777777" w:rsidR="00300425" w:rsidRDefault="00300425" w:rsidP="008F2C7B"/>
    <w:p w14:paraId="54D9E0C2" w14:textId="71BC3D12" w:rsidR="00466A69" w:rsidRDefault="00466A69" w:rsidP="0088191A">
      <w:pPr>
        <w:pStyle w:val="Heading2"/>
      </w:pPr>
      <w:bookmarkStart w:id="1042" w:name="_Dates_Housed_in"/>
      <w:bookmarkStart w:id="1043" w:name="_Toc37849788"/>
      <w:bookmarkStart w:id="1044" w:name="_Toc38030563"/>
      <w:bookmarkEnd w:id="1042"/>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043"/>
      <w:bookmarkEnd w:id="104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EB4EA1" w:rsidRDefault="00EB4EA1"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EB4EA1" w:rsidRDefault="00EB4EA1"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EB4EA1" w:rsidRDefault="00EB4EA1"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EB4EA1" w:rsidRDefault="00EB4EA1"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045" w:name="_Dates_Housed_in_1"/>
      <w:bookmarkStart w:id="1046" w:name="_Toc37849789"/>
      <w:bookmarkStart w:id="1047" w:name="_Toc38030564"/>
      <w:bookmarkEnd w:id="1045"/>
      <w:r>
        <w:t>Dates Housed in PSH or RRH (</w:t>
      </w:r>
      <w:proofErr w:type="spellStart"/>
      <w:r>
        <w:t>sys_Time</w:t>
      </w:r>
      <w:proofErr w:type="spellEnd"/>
      <w:r>
        <w:t>)</w:t>
      </w:r>
      <w:bookmarkEnd w:id="1046"/>
      <w:bookmarkEnd w:id="104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EB4EA1" w:rsidRDefault="00EB4EA1" w:rsidP="00BA01E8">
                              <w:pPr>
                                <w:pStyle w:val="Style3"/>
                              </w:pPr>
                              <w:r>
                                <w:t>tlsa_</w:t>
                              </w:r>
                              <w:del w:id="1048" w:author="Molly McEvilley" w:date="2020-08-13T06:49:00Z">
                                <w:r w:rsidDel="00EB1C9F">
                                  <w:delText>Enrollment</w:delText>
                                </w:r>
                              </w:del>
                              <w:ins w:id="104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EB4EA1" w:rsidRDefault="00EB4EA1"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EB4EA1" w:rsidRDefault="00EB4EA1"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EB4EA1" w:rsidRDefault="00EB4EA1" w:rsidP="00BA01E8">
                        <w:pPr>
                          <w:pStyle w:val="Style3"/>
                        </w:pPr>
                        <w:r>
                          <w:t>tlsa_</w:t>
                        </w:r>
                        <w:del w:id="1050" w:author="Molly McEvilley" w:date="2020-08-13T06:49:00Z">
                          <w:r w:rsidDel="00EB1C9F">
                            <w:delText>Enrollment</w:delText>
                          </w:r>
                        </w:del>
                        <w:ins w:id="105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EB4EA1" w:rsidRDefault="00EB4EA1"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EB4EA1" w:rsidRDefault="00EB4EA1"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05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053" w:author="Molly McEvilley" w:date="2020-08-13T06:41:00Z"/>
                <w:b/>
                <w:bCs/>
              </w:rPr>
            </w:pPr>
            <w:ins w:id="1054" w:author="Molly McEvilley" w:date="2020-08-13T06:41:00Z">
              <w:r>
                <w:rPr>
                  <w:b/>
                  <w:bCs/>
                </w:rPr>
                <w:t>tlsa_</w:t>
              </w:r>
            </w:ins>
            <w:ins w:id="1055" w:author="Molly McEvilley" w:date="2020-08-13T06:42:00Z">
              <w:r>
                <w:rPr>
                  <w:b/>
                  <w:bCs/>
                </w:rPr>
                <w:t>Household</w:t>
              </w:r>
            </w:ins>
          </w:p>
        </w:tc>
      </w:tr>
      <w:tr w:rsidR="00EB1C9F" w:rsidRPr="008B04EA" w14:paraId="51934CB0" w14:textId="77777777" w:rsidTr="00ED62C9">
        <w:trPr>
          <w:ins w:id="1056" w:author="Molly McEvilley" w:date="2020-08-13T06:41:00Z"/>
        </w:trPr>
        <w:tc>
          <w:tcPr>
            <w:tcW w:w="9355" w:type="dxa"/>
          </w:tcPr>
          <w:p w14:paraId="651E2C38" w14:textId="77777777" w:rsidR="00EB1C9F" w:rsidRPr="008B04EA" w:rsidRDefault="00EB1C9F" w:rsidP="00ED62C9">
            <w:pPr>
              <w:pStyle w:val="NoSpacing"/>
              <w:rPr>
                <w:ins w:id="1057" w:author="Molly McEvilley" w:date="2020-08-13T06:41:00Z"/>
              </w:rPr>
            </w:pPr>
            <w:ins w:id="1058" w:author="Molly McEvilley" w:date="2020-08-13T06:41:00Z">
              <w:r w:rsidRPr="008B04EA">
                <w:t>HoHID</w:t>
              </w:r>
            </w:ins>
          </w:p>
        </w:tc>
      </w:tr>
      <w:tr w:rsidR="00EB1C9F" w:rsidRPr="008B04EA" w14:paraId="4E6319C5" w14:textId="77777777" w:rsidTr="00ED62C9">
        <w:trPr>
          <w:ins w:id="1059" w:author="Molly McEvilley" w:date="2020-08-13T06:41:00Z"/>
        </w:trPr>
        <w:tc>
          <w:tcPr>
            <w:tcW w:w="9355" w:type="dxa"/>
          </w:tcPr>
          <w:p w14:paraId="1AF1EECE" w14:textId="3518539D" w:rsidR="00EB1C9F" w:rsidRPr="008B04EA" w:rsidRDefault="00EB1C9F" w:rsidP="00ED62C9">
            <w:pPr>
              <w:pStyle w:val="NoSpacing"/>
              <w:rPr>
                <w:ins w:id="1060" w:author="Molly McEvilley" w:date="2020-08-13T06:41:00Z"/>
              </w:rPr>
            </w:pPr>
            <w:ins w:id="106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62" w:author="Molly McEvilley" w:date="2020-08-13T06:45:00Z"/>
        </w:trPr>
        <w:tc>
          <w:tcPr>
            <w:tcW w:w="9355" w:type="dxa"/>
          </w:tcPr>
          <w:p w14:paraId="1094F677" w14:textId="6C849665" w:rsidR="00DA4B2C" w:rsidRPr="008B04EA" w:rsidDel="00EB1C9F" w:rsidRDefault="00DA4B2C" w:rsidP="007B5290">
            <w:pPr>
              <w:pStyle w:val="NoSpacing"/>
              <w:rPr>
                <w:del w:id="1063" w:author="Molly McEvilley" w:date="2020-08-13T06:45:00Z"/>
              </w:rPr>
            </w:pPr>
            <w:del w:id="106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lastRenderedPageBreak/>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6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66" w:author="Molly McEvilley" w:date="2020-08-13T06:51:00Z">
        <w:r>
          <w:rPr>
            <w:bCs/>
          </w:rPr>
          <w:t>tlsa_HHID</w:t>
        </w:r>
        <w:r w:rsidRPr="009F74F4">
          <w:rPr>
            <w:bCs/>
          </w:rPr>
          <w:t>.</w:t>
        </w:r>
        <w:r w:rsidRPr="00EB1C9F">
          <w:rPr>
            <w:b/>
            <w:rPrChange w:id="1067"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68"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69"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70"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71" w:author="Molly McEvilley" w:date="2020-08-19T05:17:00Z"/>
        </w:rPr>
      </w:pPr>
      <w:proofErr w:type="spellStart"/>
      <w:ins w:id="1072"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73" w:name="_Toc37849790"/>
      <w:bookmarkStart w:id="1074" w:name="_Toc38030565"/>
      <w:r>
        <w:lastRenderedPageBreak/>
        <w:t>Get Last Inactive Date</w:t>
      </w:r>
      <w:bookmarkEnd w:id="1073"/>
      <w:bookmarkEnd w:id="107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EB4EA1" w:rsidRDefault="00EB4EA1"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EB4EA1" w:rsidRDefault="00EB4EA1"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EB4EA1" w:rsidRDefault="00EB4EA1"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EB4EA1" w:rsidRDefault="00EB4EA1"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EB4EA1" w:rsidRDefault="00EB4EA1"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EB4EA1" w:rsidRDefault="00EB4EA1"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EB4EA1" w:rsidRDefault="00EB4EA1"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EB4EA1" w:rsidRDefault="00EB4EA1"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EB4EA1" w:rsidRDefault="00EB4EA1"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EB4EA1" w:rsidRDefault="00EB4EA1"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75" w:name="_Toc37849791"/>
      <w:bookmarkStart w:id="1076" w:name="_Toc38030566"/>
      <w:r>
        <w:t>Get Dates of Other System Use (</w:t>
      </w:r>
      <w:proofErr w:type="spellStart"/>
      <w:r>
        <w:t>sys_Time</w:t>
      </w:r>
      <w:proofErr w:type="spellEnd"/>
      <w:r>
        <w:t>)</w:t>
      </w:r>
      <w:bookmarkEnd w:id="1075"/>
      <w:bookmarkEnd w:id="107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EB4EA1" w:rsidRDefault="00EB4EA1"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EB4EA1" w:rsidRDefault="00EB4EA1"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EB4EA1" w:rsidRDefault="00EB4EA1"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EB4EA1" w:rsidRDefault="00EB4EA1"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EB4EA1" w:rsidRDefault="00EB4EA1"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EB4EA1" w:rsidRDefault="00EB4EA1"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EB4EA1" w:rsidRDefault="00EB4EA1"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EB4EA1" w:rsidRDefault="00EB4EA1"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77" w:name="_Toc37849792"/>
      <w:bookmarkStart w:id="1078" w:name="_Toc38030567"/>
      <w:r>
        <w:t>Get Other Dates Homeless from 3.917A/B Living Situation</w:t>
      </w:r>
      <w:bookmarkEnd w:id="1077"/>
      <w:bookmarkEnd w:id="107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EB4EA1" w:rsidRDefault="00EB4EA1"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EB4EA1" w:rsidRDefault="00EB4EA1"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EB4EA1" w:rsidRDefault="00EB4EA1"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EB4EA1" w:rsidRDefault="00EB4EA1"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EB4EA1" w:rsidRDefault="00EB4EA1"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EB4EA1" w:rsidRDefault="00EB4EA1"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EB4EA1" w:rsidRDefault="00EB4EA1"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EB4EA1" w:rsidRDefault="00EB4EA1"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EB4EA1" w:rsidRDefault="00EB4EA1"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EB4EA1" w:rsidRDefault="00EB4EA1"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79" w:name="_Toc37849793"/>
      <w:bookmarkStart w:id="1080" w:name="_Toc38030568"/>
      <w:r>
        <w:lastRenderedPageBreak/>
        <w:t xml:space="preserve">Set System Use Days for </w:t>
      </w:r>
      <w:proofErr w:type="spellStart"/>
      <w:r>
        <w:t>LSAHousehold</w:t>
      </w:r>
      <w:bookmarkEnd w:id="1079"/>
      <w:bookmarkEnd w:id="108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EB4EA1" w:rsidRDefault="00EB4EA1"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EB4EA1" w:rsidRDefault="00EB4EA1"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EB4EA1" w:rsidRDefault="00EB4EA1"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EB4EA1" w:rsidRDefault="00EB4EA1"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81" w:name="_Toc29188247"/>
      <w:bookmarkStart w:id="1082" w:name="_Toc31197261"/>
      <w:bookmarkStart w:id="1083" w:name="_Toc29188248"/>
      <w:bookmarkStart w:id="1084" w:name="_Toc31197262"/>
      <w:bookmarkStart w:id="1085" w:name="_Toc29188249"/>
      <w:bookmarkStart w:id="1086" w:name="_Toc31197263"/>
      <w:bookmarkStart w:id="1087" w:name="_Toc29188250"/>
      <w:bookmarkStart w:id="1088" w:name="_Toc31197264"/>
      <w:bookmarkStart w:id="1089" w:name="_Get_Enrollments_Relevant_1"/>
      <w:bookmarkStart w:id="1090" w:name="_Toc34145101"/>
      <w:bookmarkStart w:id="1091" w:name="_Toc34145102"/>
      <w:bookmarkStart w:id="1092" w:name="_Toc34145103"/>
      <w:bookmarkStart w:id="1093" w:name="_Toc34145154"/>
      <w:bookmarkStart w:id="1094" w:name="_Toc34145155"/>
      <w:bookmarkStart w:id="1095" w:name="_Toc34145182"/>
      <w:bookmarkStart w:id="1096" w:name="_Toc34145183"/>
      <w:bookmarkStart w:id="1097" w:name="_Toc34145184"/>
      <w:bookmarkStart w:id="1098" w:name="_Toc34145185"/>
      <w:bookmarkStart w:id="1099" w:name="_Toc34145186"/>
      <w:bookmarkStart w:id="1100" w:name="_Toc34145187"/>
      <w:bookmarkStart w:id="1101" w:name="_Toc34145188"/>
      <w:bookmarkStart w:id="1102" w:name="_Toc34145189"/>
      <w:bookmarkStart w:id="1103" w:name="_Toc34145190"/>
      <w:bookmarkStart w:id="1104" w:name="_Toc34145191"/>
      <w:bookmarkStart w:id="1105" w:name="_Toc34145192"/>
      <w:bookmarkStart w:id="1106" w:name="_Toc34145193"/>
      <w:bookmarkStart w:id="1107" w:name="_Toc34145194"/>
      <w:bookmarkStart w:id="1108" w:name="_Toc34145195"/>
      <w:bookmarkStart w:id="1109" w:name="_Toc34145196"/>
      <w:bookmarkStart w:id="1110" w:name="_Toc34145197"/>
      <w:bookmarkStart w:id="1111" w:name="_Toc34145198"/>
      <w:bookmarkStart w:id="1112" w:name="_Toc34145199"/>
      <w:bookmarkStart w:id="1113" w:name="_Toc34145200"/>
      <w:bookmarkStart w:id="1114" w:name="_Toc34145201"/>
      <w:bookmarkStart w:id="1115" w:name="_Toc34145202"/>
      <w:bookmarkStart w:id="1116" w:name="_Toc34145203"/>
      <w:bookmarkStart w:id="1117" w:name="_Toc34145204"/>
      <w:bookmarkStart w:id="1118" w:name="_Toc34145205"/>
      <w:bookmarkStart w:id="1119" w:name="_Toc34145206"/>
      <w:bookmarkStart w:id="1120" w:name="_Toc34145207"/>
      <w:bookmarkStart w:id="1121" w:name="_Toc34145208"/>
      <w:bookmarkStart w:id="1122" w:name="_Toc34145209"/>
      <w:bookmarkStart w:id="1123" w:name="_Toc34145210"/>
      <w:bookmarkStart w:id="1124" w:name="_Toc34145211"/>
      <w:bookmarkStart w:id="1125" w:name="_Toc34145212"/>
      <w:bookmarkStart w:id="1126" w:name="_Toc34145213"/>
      <w:bookmarkStart w:id="1127" w:name="_Toc34145214"/>
      <w:bookmarkStart w:id="1128" w:name="_Toc34145215"/>
      <w:bookmarkStart w:id="1129" w:name="_Toc34145252"/>
      <w:bookmarkStart w:id="1130" w:name="_Toc34145253"/>
      <w:bookmarkStart w:id="1131" w:name="_Toc34145254"/>
      <w:bookmarkStart w:id="1132" w:name="_Toc34145255"/>
      <w:bookmarkStart w:id="1133" w:name="_Toc29188252"/>
      <w:bookmarkStart w:id="1134" w:name="_Toc31197266"/>
      <w:bookmarkStart w:id="1135" w:name="_Get_Last_Inactive"/>
      <w:bookmarkStart w:id="1136" w:name="_Toc34145256"/>
      <w:bookmarkStart w:id="1137" w:name="_Toc34145257"/>
      <w:bookmarkStart w:id="1138" w:name="_Toc34145258"/>
      <w:bookmarkStart w:id="1139" w:name="_Toc34145283"/>
      <w:bookmarkStart w:id="1140" w:name="_Toc34145288"/>
      <w:bookmarkStart w:id="1141" w:name="_Toc34145289"/>
      <w:bookmarkStart w:id="1142" w:name="_Toc34145290"/>
      <w:bookmarkStart w:id="1143" w:name="_Toc34145291"/>
      <w:bookmarkStart w:id="1144" w:name="_Toc34145292"/>
      <w:bookmarkStart w:id="1145" w:name="_Toc34145293"/>
      <w:bookmarkStart w:id="1146" w:name="_Toc34145294"/>
      <w:bookmarkStart w:id="1147" w:name="_Toc525229485"/>
      <w:bookmarkStart w:id="1148" w:name="_Toc34145295"/>
      <w:bookmarkStart w:id="1149" w:name="_Toc34145296"/>
      <w:bookmarkStart w:id="1150" w:name="_Toc34145297"/>
      <w:bookmarkStart w:id="1151" w:name="_Toc34145326"/>
      <w:bookmarkStart w:id="1152" w:name="_Toc34145327"/>
      <w:bookmarkStart w:id="1153" w:name="_Toc34145338"/>
      <w:bookmarkStart w:id="1154" w:name="_Toc34145339"/>
      <w:bookmarkStart w:id="1155" w:name="_Toc34145340"/>
      <w:bookmarkStart w:id="1156" w:name="_Toc34145341"/>
      <w:bookmarkStart w:id="1157" w:name="_Toc34145342"/>
      <w:bookmarkStart w:id="1158" w:name="_Toc34145343"/>
      <w:bookmarkStart w:id="1159" w:name="_Toc34145344"/>
      <w:bookmarkStart w:id="1160" w:name="_Toc34145360"/>
      <w:bookmarkStart w:id="1161" w:name="_Toc34145386"/>
      <w:bookmarkStart w:id="1162" w:name="_Toc34145387"/>
      <w:bookmarkStart w:id="1163" w:name="_Toc34145388"/>
      <w:bookmarkStart w:id="1164" w:name="_Toc34145423"/>
      <w:bookmarkStart w:id="1165" w:name="_Toc34145424"/>
      <w:bookmarkStart w:id="1166" w:name="_Toc34145435"/>
      <w:bookmarkStart w:id="1167" w:name="_Toc34145436"/>
      <w:bookmarkStart w:id="1168" w:name="_Toc34145437"/>
      <w:bookmarkStart w:id="1169" w:name="_Toc34145438"/>
      <w:bookmarkStart w:id="1170" w:name="_Toc34145439"/>
      <w:bookmarkStart w:id="1171" w:name="_Toc34145440"/>
      <w:bookmarkStart w:id="1172" w:name="_Toc34145441"/>
      <w:bookmarkStart w:id="1173" w:name="_Toc34145442"/>
      <w:bookmarkStart w:id="1174" w:name="_Toc34145443"/>
      <w:bookmarkStart w:id="1175" w:name="_Toc34145444"/>
      <w:bookmarkStart w:id="1176" w:name="_Toc34145445"/>
      <w:bookmarkStart w:id="1177" w:name="_Toc34145446"/>
      <w:bookmarkStart w:id="1178" w:name="_Toc34145447"/>
      <w:bookmarkStart w:id="1179" w:name="_Toc34145448"/>
      <w:bookmarkStart w:id="1180" w:name="_Toc34145449"/>
      <w:bookmarkStart w:id="1181" w:name="_Toc34145450"/>
      <w:bookmarkStart w:id="1182" w:name="_Toc34145451"/>
      <w:bookmarkStart w:id="1183" w:name="_Toc34145452"/>
      <w:bookmarkStart w:id="1184" w:name="_Toc34145463"/>
      <w:bookmarkStart w:id="1185" w:name="_Toc34145464"/>
      <w:bookmarkStart w:id="1186" w:name="_Toc34145465"/>
      <w:bookmarkStart w:id="1187" w:name="_Toc34145466"/>
      <w:bookmarkStart w:id="1188" w:name="_Toc34145489"/>
      <w:bookmarkStart w:id="1189" w:name="_Toc34145490"/>
      <w:bookmarkStart w:id="1190" w:name="_Toc34145491"/>
      <w:bookmarkStart w:id="1191" w:name="_Toc34145492"/>
      <w:bookmarkStart w:id="1192" w:name="_Toc34145493"/>
      <w:bookmarkStart w:id="1193" w:name="_Toc34145494"/>
      <w:bookmarkStart w:id="1194" w:name="_Toc34145495"/>
      <w:bookmarkStart w:id="1195" w:name="_Toc34145496"/>
      <w:bookmarkStart w:id="1196" w:name="_Toc34145497"/>
      <w:bookmarkStart w:id="1197" w:name="_Toc34145498"/>
      <w:bookmarkStart w:id="1198" w:name="_Toc34145499"/>
      <w:bookmarkStart w:id="1199" w:name="_Toc34145500"/>
      <w:bookmarkStart w:id="1200" w:name="_Toc34145501"/>
      <w:bookmarkStart w:id="1201" w:name="_Toc34145502"/>
      <w:bookmarkStart w:id="1202" w:name="_Toc34145503"/>
      <w:bookmarkStart w:id="1203" w:name="_Toc34145504"/>
      <w:bookmarkStart w:id="1204" w:name="_Toc34145505"/>
      <w:bookmarkStart w:id="1205" w:name="_Toc34145506"/>
      <w:bookmarkStart w:id="1206" w:name="_Toc34145507"/>
      <w:bookmarkStart w:id="1207" w:name="_Toc34145508"/>
      <w:bookmarkStart w:id="1208" w:name="_Toc34145509"/>
      <w:bookmarkStart w:id="1209" w:name="_Toc34145510"/>
      <w:bookmarkStart w:id="1210" w:name="_Toc34145511"/>
      <w:bookmarkStart w:id="1211" w:name="_Toc34145512"/>
      <w:bookmarkStart w:id="1212" w:name="_Toc34145513"/>
      <w:bookmarkStart w:id="1213" w:name="_Toc34145514"/>
      <w:bookmarkStart w:id="1214" w:name="_Toc34145515"/>
      <w:bookmarkStart w:id="1215" w:name="_Toc34145516"/>
      <w:bookmarkStart w:id="1216" w:name="_Toc34145517"/>
      <w:bookmarkStart w:id="1217" w:name="_Toc34145518"/>
      <w:bookmarkStart w:id="1218" w:name="_Toc34145519"/>
      <w:bookmarkStart w:id="1219" w:name="_Toc525229489"/>
      <w:bookmarkStart w:id="1220" w:name="_Toc525229490"/>
      <w:bookmarkStart w:id="1221" w:name="_Toc525229491"/>
      <w:bookmarkStart w:id="1222" w:name="_Toc525229492"/>
      <w:bookmarkStart w:id="1223" w:name="_Toc525229493"/>
      <w:bookmarkStart w:id="1224" w:name="_Toc525229494"/>
      <w:bookmarkStart w:id="1225" w:name="_Toc525229495"/>
      <w:bookmarkStart w:id="1226" w:name="_Toc525229496"/>
      <w:bookmarkStart w:id="1227" w:name="_Toc525229497"/>
      <w:bookmarkStart w:id="1228" w:name="_Update_ESHStatus_and"/>
      <w:bookmarkStart w:id="1229" w:name="_Update_EST/RRH/PSHStatus"/>
      <w:bookmarkStart w:id="1230" w:name="_Toc37849794"/>
      <w:bookmarkStart w:id="1231" w:name="_Toc38030569"/>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r>
        <w:t>Update EST</w:t>
      </w:r>
      <w:r w:rsidR="000C20AF">
        <w:t>/</w:t>
      </w:r>
      <w:r>
        <w:t>RRH</w:t>
      </w:r>
      <w:r w:rsidR="000C20AF">
        <w:t>/</w:t>
      </w:r>
      <w:proofErr w:type="spellStart"/>
      <w:r w:rsidR="000C20AF">
        <w:t>PSH</w:t>
      </w:r>
      <w:r>
        <w:t>Status</w:t>
      </w:r>
      <w:bookmarkEnd w:id="1230"/>
      <w:bookmarkEnd w:id="123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EB4EA1" w:rsidRDefault="00EB4EA1"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EB4EA1" w:rsidRDefault="00EB4EA1"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EB4EA1" w:rsidRDefault="00EB4EA1"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EB4EA1" w:rsidRDefault="00EB4EA1"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232" w:name="_Toc37849795"/>
      <w:bookmarkStart w:id="1233" w:name="_Toc38030570"/>
      <w:r w:rsidRPr="0088191A">
        <w:t>Set EST/RRH/PSHAHAR</w:t>
      </w:r>
      <w:bookmarkEnd w:id="1232"/>
      <w:bookmarkEnd w:id="1233"/>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EB4EA1" w:rsidRDefault="00EB4EA1"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EB4EA1" w:rsidRDefault="00EB4EA1"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EB4EA1" w:rsidRDefault="00EB4EA1"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EB4EA1" w:rsidRDefault="00EB4EA1"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234" w:name="_Toc37849796"/>
      <w:bookmarkStart w:id="1235" w:name="_Toc38030571"/>
      <w:r>
        <w:t xml:space="preserve">Set </w:t>
      </w:r>
      <w:proofErr w:type="spellStart"/>
      <w:r>
        <w:t>SystemPath</w:t>
      </w:r>
      <w:proofErr w:type="spellEnd"/>
      <w:r>
        <w:t xml:space="preserve"> for </w:t>
      </w:r>
      <w:proofErr w:type="spellStart"/>
      <w:r>
        <w:t>LSAHousehold</w:t>
      </w:r>
      <w:bookmarkEnd w:id="1234"/>
      <w:bookmarkEnd w:id="123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EB4EA1" w:rsidRDefault="00EB4EA1"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EB4EA1" w:rsidRDefault="00EB4EA1"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236" w:name="_HMIS_Business_Logic:_3"/>
      <w:bookmarkStart w:id="1237" w:name="_Toc37849797"/>
      <w:bookmarkStart w:id="1238" w:name="_Toc38030572"/>
      <w:bookmarkEnd w:id="1236"/>
      <w:proofErr w:type="spellStart"/>
      <w:r>
        <w:t>LSAHousehold</w:t>
      </w:r>
      <w:bookmarkEnd w:id="1237"/>
      <w:bookmarkEnd w:id="123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EB4EA1" w:rsidRDefault="00EB4EA1"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EB4EA1" w:rsidRDefault="00EB4EA1"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EB4EA1" w:rsidRDefault="00EB4EA1"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EB4EA1" w:rsidRDefault="00EB4EA1"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239" w:name="_HMIS_Business_Logic:_5"/>
      <w:bookmarkStart w:id="1240" w:name="_Toc37849798"/>
      <w:bookmarkStart w:id="1241" w:name="_Toc38030573"/>
      <w:bookmarkEnd w:id="1239"/>
      <w:r w:rsidRPr="00C52062">
        <w:lastRenderedPageBreak/>
        <w:t>HMIS Business Logic</w:t>
      </w:r>
      <w:r>
        <w:t>:</w:t>
      </w:r>
      <w:r w:rsidR="005A642F">
        <w:t xml:space="preserve"> </w:t>
      </w:r>
      <w:r>
        <w:t>LSAExit</w:t>
      </w:r>
      <w:bookmarkEnd w:id="1240"/>
      <w:bookmarkEnd w:id="1241"/>
    </w:p>
    <w:p w14:paraId="73967B66" w14:textId="71A17AB4" w:rsidR="007B5290" w:rsidRDefault="007B5290" w:rsidP="007B5290">
      <w:bookmarkStart w:id="1242" w:name="_Toc34145524"/>
      <w:bookmarkStart w:id="1243" w:name="_Toc34145525"/>
      <w:bookmarkStart w:id="1244" w:name="_Toc34145526"/>
      <w:bookmarkStart w:id="1245" w:name="_Toc34145527"/>
      <w:bookmarkEnd w:id="1242"/>
      <w:bookmarkEnd w:id="1243"/>
      <w:bookmarkEnd w:id="1244"/>
      <w:bookmarkEnd w:id="1245"/>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46" w:name="_Identify_Qualifying_Exits"/>
      <w:bookmarkStart w:id="1247" w:name="_Toc37849799"/>
      <w:bookmarkStart w:id="1248" w:name="_Toc38030574"/>
      <w:bookmarkEnd w:id="1246"/>
      <w:r>
        <w:t xml:space="preserve">Identify </w:t>
      </w:r>
      <w:r w:rsidR="0031059A">
        <w:t>Qualifying</w:t>
      </w:r>
      <w:r w:rsidR="00D96057">
        <w:t xml:space="preserve"> Exits</w:t>
      </w:r>
      <w:r w:rsidR="002C5DCB">
        <w:t xml:space="preserve"> </w:t>
      </w:r>
      <w:r w:rsidR="00DB35F0">
        <w:t>in Exit Cohort Periods</w:t>
      </w:r>
      <w:bookmarkEnd w:id="1247"/>
      <w:bookmarkEnd w:id="124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EB4EA1" w:rsidRDefault="00EB4EA1"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EB4EA1" w:rsidRDefault="00EB4EA1"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EB4EA1" w:rsidRDefault="00EB4EA1"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EB4EA1" w:rsidRDefault="00EB4EA1"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EB4EA1" w:rsidRDefault="00EB4EA1"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EB4EA1" w:rsidRDefault="00EB4EA1"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EB4EA1" w:rsidRDefault="00EB4EA1"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EB4EA1" w:rsidRDefault="00EB4EA1"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EB4EA1" w:rsidRDefault="00EB4EA1"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EB4EA1" w:rsidRDefault="00EB4EA1"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EB4EA1" w:rsidRDefault="00EB4EA1"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EB4EA1" w:rsidRDefault="00EB4EA1"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249" w:name="_Toc37973285"/>
      <w:bookmarkStart w:id="1250" w:name="_Toc37973840"/>
      <w:bookmarkStart w:id="1251" w:name="_Toc37974391"/>
      <w:bookmarkStart w:id="1252" w:name="_Toc37974943"/>
      <w:bookmarkStart w:id="1253" w:name="_Toc37973841"/>
      <w:bookmarkStart w:id="1254" w:name="_Toc37974392"/>
      <w:bookmarkStart w:id="1255" w:name="_Toc37974944"/>
      <w:bookmarkStart w:id="1256" w:name="_Toc31197276"/>
      <w:bookmarkStart w:id="1257" w:name="_Toc31197277"/>
      <w:bookmarkStart w:id="1258" w:name="_Toc31197278"/>
      <w:bookmarkStart w:id="1259" w:name="_Toc31197279"/>
      <w:bookmarkStart w:id="1260" w:name="_Toc31197280"/>
      <w:bookmarkStart w:id="1261" w:name="_Toc31197281"/>
      <w:bookmarkStart w:id="1262" w:name="_Toc37973417"/>
      <w:bookmarkStart w:id="1263" w:name="_Toc37973970"/>
      <w:bookmarkStart w:id="1264" w:name="_Toc37974521"/>
      <w:bookmarkStart w:id="1265" w:name="_Toc37975073"/>
      <w:bookmarkStart w:id="1266" w:name="_Toc37849800"/>
      <w:bookmarkStart w:id="1267" w:name="_Toc38030575"/>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r>
        <w:t xml:space="preserve">Select </w:t>
      </w:r>
      <w:r w:rsidR="00BE4030">
        <w:t>Reportable Exits</w:t>
      </w:r>
      <w:bookmarkEnd w:id="1266"/>
      <w:bookmarkEnd w:id="126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EB4EA1" w:rsidRDefault="00EB4EA1"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EB4EA1" w:rsidRDefault="00EB4EA1"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EB4EA1" w:rsidRDefault="00EB4EA1"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EB4EA1" w:rsidRDefault="00EB4EA1"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268" w:author="Molly McEvilley" w:date="2020-08-27T09:53:00Z"/>
        </w:rPr>
      </w:pPr>
      <w:moveToRangeStart w:id="1269" w:author="Molly McEvilley" w:date="2020-08-27T09:53:00Z" w:name="move49414408"/>
      <w:moveTo w:id="1270" w:author="Molly McEvilley" w:date="2020-08-27T09:53:00Z">
        <w:r>
          <w:t>If there is no qualifying exit to an identified temporary destination, the earliest qualifying exit.</w:t>
        </w:r>
      </w:moveTo>
    </w:p>
    <w:moveToRangeEnd w:id="1269"/>
    <w:p w14:paraId="4266E876" w14:textId="60DB0E05" w:rsidR="00344352" w:rsidRDefault="005C0C3C" w:rsidP="005C0C3C">
      <w:pPr>
        <w:rPr>
          <w:ins w:id="1271" w:author="Molly McEvilley" w:date="2020-08-27T10:01:00Z"/>
        </w:rPr>
      </w:pPr>
      <w:proofErr w:type="gramStart"/>
      <w:ins w:id="1272" w:author="Molly McEvilley" w:date="2020-08-27T09:52:00Z">
        <w:r>
          <w:t>In the event that</w:t>
        </w:r>
        <w:proofErr w:type="gramEnd"/>
        <w:r>
          <w:t xml:space="preserve"> there are two or more enrollments with the same exit date</w:t>
        </w:r>
      </w:ins>
      <w:ins w:id="1273" w:author="Molly McEvilley" w:date="2020-08-27T09:59:00Z">
        <w:r w:rsidR="00344352">
          <w:t xml:space="preserve"> </w:t>
        </w:r>
      </w:ins>
      <w:ins w:id="1274" w:author="Molly McEvilley" w:date="2020-08-27T10:02:00Z">
        <w:r w:rsidR="000D1432">
          <w:t>within a given destination category:</w:t>
        </w:r>
      </w:ins>
    </w:p>
    <w:p w14:paraId="76441F72" w14:textId="105EE860" w:rsidR="005C0C3C" w:rsidRDefault="00344352">
      <w:pPr>
        <w:pStyle w:val="ListParagraph"/>
        <w:numPr>
          <w:ilvl w:val="0"/>
          <w:numId w:val="88"/>
        </w:numPr>
        <w:rPr>
          <w:ins w:id="1275" w:author="Molly McEvilley" w:date="2020-08-27T09:52:00Z"/>
        </w:rPr>
        <w:pPrChange w:id="1276" w:author="Molly McEvilley" w:date="2020-08-27T10:01:00Z">
          <w:pPr/>
        </w:pPrChange>
      </w:pPr>
      <w:ins w:id="1277" w:author="Molly McEvilley" w:date="2020-08-27T10:01:00Z">
        <w:r>
          <w:t>S</w:t>
        </w:r>
      </w:ins>
      <w:ins w:id="1278" w:author="Molly McEvilley" w:date="2020-08-27T09:52:00Z">
        <w:r w:rsidR="005C0C3C">
          <w:t xml:space="preserve">elect the one with the lowest </w:t>
        </w:r>
        <w:proofErr w:type="spellStart"/>
        <w:r w:rsidR="005C0C3C" w:rsidRPr="00344352">
          <w:rPr>
            <w:b/>
            <w:bCs/>
            <w:rPrChange w:id="1279" w:author="Molly McEvilley" w:date="2020-08-27T10:01:00Z">
              <w:rPr>
                <w:b/>
                <w:bCs/>
              </w:rPr>
            </w:rPrChange>
          </w:rPr>
          <w:t>ExitDest</w:t>
        </w:r>
        <w:proofErr w:type="spellEnd"/>
        <w:r w:rsidR="005C0C3C">
          <w:t xml:space="preserve"> value</w:t>
        </w:r>
      </w:ins>
      <w:ins w:id="1280" w:author="Molly McEvilley" w:date="2020-08-27T10:01:00Z">
        <w:r>
          <w:t>; or</w:t>
        </w:r>
      </w:ins>
    </w:p>
    <w:p w14:paraId="2E774716" w14:textId="37AC69B2" w:rsidR="005C0C3C" w:rsidRDefault="005C0C3C">
      <w:pPr>
        <w:pStyle w:val="ListParagraph"/>
        <w:numPr>
          <w:ilvl w:val="0"/>
          <w:numId w:val="88"/>
        </w:numPr>
        <w:rPr>
          <w:ins w:id="1281" w:author="Molly McEvilley" w:date="2020-08-27T09:52:00Z"/>
        </w:rPr>
        <w:pPrChange w:id="1282" w:author="Molly McEvilley" w:date="2020-08-27T10:01:00Z">
          <w:pPr/>
        </w:pPrChange>
      </w:pPr>
      <w:ins w:id="1283" w:author="Molly McEvilley" w:date="2020-08-27T09:52:00Z">
        <w:r>
          <w:t xml:space="preserve">If multiple enrollments have the same exit date and </w:t>
        </w:r>
      </w:ins>
      <w:proofErr w:type="spellStart"/>
      <w:ins w:id="1284" w:author="Molly McEvilley" w:date="2020-08-27T09:59:00Z">
        <w:r w:rsidR="00344352" w:rsidRPr="00344352">
          <w:rPr>
            <w:b/>
            <w:bCs/>
            <w:rPrChange w:id="1285" w:author="Molly McEvilley" w:date="2020-08-27T10:01:00Z">
              <w:rPr/>
            </w:rPrChange>
          </w:rPr>
          <w:t>ExitDest</w:t>
        </w:r>
        <w:proofErr w:type="spellEnd"/>
        <w:r w:rsidR="00344352">
          <w:t xml:space="preserve"> value,</w:t>
        </w:r>
      </w:ins>
      <w:ins w:id="1286" w:author="Molly McEvilley" w:date="2020-08-27T09:52:00Z">
        <w:r>
          <w:t xml:space="preserve"> select the one with the </w:t>
        </w:r>
      </w:ins>
      <w:ins w:id="1287" w:author="Molly McEvilley" w:date="2020-08-27T10:09:00Z">
        <w:r w:rsidR="00B1201D">
          <w:t>earliest</w:t>
        </w:r>
      </w:ins>
      <w:ins w:id="1288" w:author="Molly McEvilley" w:date="2020-08-27T09:52:00Z">
        <w:r>
          <w:t xml:space="preserve"> entry date</w:t>
        </w:r>
      </w:ins>
      <w:ins w:id="1289" w:author="Molly McEvilley" w:date="2020-08-27T10:01:00Z">
        <w:r w:rsidR="00344352">
          <w:t>; or</w:t>
        </w:r>
      </w:ins>
    </w:p>
    <w:p w14:paraId="30EED569" w14:textId="33E1E2E3" w:rsidR="005C0C3C" w:rsidRDefault="005C0C3C">
      <w:pPr>
        <w:pStyle w:val="ListParagraph"/>
        <w:numPr>
          <w:ilvl w:val="0"/>
          <w:numId w:val="88"/>
        </w:numPr>
        <w:rPr>
          <w:ins w:id="1290" w:author="Molly McEvilley" w:date="2020-08-27T09:52:00Z"/>
        </w:rPr>
        <w:pPrChange w:id="1291" w:author="Molly McEvilley" w:date="2020-08-27T10:01:00Z">
          <w:pPr/>
        </w:pPrChange>
      </w:pPr>
      <w:ins w:id="1292" w:author="Molly McEvilley" w:date="2020-08-27T09:52:00Z">
        <w:r>
          <w:t xml:space="preserve">If multiple enrollments have the same exit date, </w:t>
        </w:r>
      </w:ins>
      <w:proofErr w:type="spellStart"/>
      <w:ins w:id="1293" w:author="Molly McEvilley" w:date="2020-08-27T10:00:00Z">
        <w:r w:rsidR="00344352" w:rsidRPr="00344352">
          <w:rPr>
            <w:b/>
            <w:bCs/>
            <w:rPrChange w:id="1294" w:author="Molly McEvilley" w:date="2020-08-27T10:01:00Z">
              <w:rPr/>
            </w:rPrChange>
          </w:rPr>
          <w:t>ExitDest</w:t>
        </w:r>
        <w:proofErr w:type="spellEnd"/>
        <w:r w:rsidR="00344352">
          <w:t xml:space="preserve"> value</w:t>
        </w:r>
      </w:ins>
      <w:ins w:id="1295" w:author="Molly McEvilley" w:date="2020-08-27T09:52:00Z">
        <w:r>
          <w:t xml:space="preserve">, and entry date, select the one with the highest </w:t>
        </w:r>
        <w:r w:rsidRPr="00344352">
          <w:rPr>
            <w:b/>
            <w:bCs/>
            <w:rPrChange w:id="1296" w:author="Molly McEvilley" w:date="2020-08-27T10:01:00Z">
              <w:rPr>
                <w:b/>
                <w:bCs/>
              </w:rPr>
            </w:rPrChange>
          </w:rPr>
          <w:t>EnrollmentID</w:t>
        </w:r>
        <w:r>
          <w:t>.</w:t>
        </w:r>
      </w:ins>
    </w:p>
    <w:p w14:paraId="49735D25" w14:textId="2C63C8DC" w:rsidR="00684076" w:rsidDel="00344352" w:rsidRDefault="00795D27">
      <w:pPr>
        <w:rPr>
          <w:del w:id="1297" w:author="Molly McEvilley" w:date="2020-08-27T10:00:00Z"/>
        </w:rPr>
        <w:pPrChange w:id="1298" w:author="Molly McEvilley" w:date="2020-08-27T09:30:00Z">
          <w:pPr>
            <w:pStyle w:val="ListParagraph"/>
            <w:numPr>
              <w:numId w:val="51"/>
            </w:numPr>
          </w:pPr>
        </w:pPrChange>
      </w:pPr>
      <w:moveFromRangeStart w:id="1299" w:author="Molly McEvilley" w:date="2020-08-27T09:53:00Z" w:name="move49414408"/>
      <w:moveFrom w:id="1300" w:author="Molly McEvilley" w:date="2020-08-27T09:53:00Z">
        <w:del w:id="1301" w:author="Molly McEvilley" w:date="2020-08-27T10:00:00Z">
          <w:r w:rsidDel="00344352">
            <w:delText>If there is no qualifying exit to an identified temporary destination, the earliest qualifying exit.</w:delText>
          </w:r>
        </w:del>
      </w:moveFrom>
      <w:moveFromRangeEnd w:id="1299"/>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302" w:name="_Toc34145531"/>
      <w:bookmarkStart w:id="1303" w:name="_Toc34145532"/>
      <w:bookmarkStart w:id="1304" w:name="_Toc34145533"/>
      <w:bookmarkStart w:id="1305" w:name="_Toc34145534"/>
      <w:bookmarkStart w:id="1306" w:name="_Toc34145555"/>
      <w:bookmarkStart w:id="1307" w:name="_Toc34145628"/>
      <w:bookmarkStart w:id="1308" w:name="_Toc34145629"/>
      <w:bookmarkStart w:id="1309" w:name="_Toc34145630"/>
      <w:bookmarkStart w:id="1310" w:name="_Toc34145631"/>
      <w:bookmarkStart w:id="1311" w:name="_Toc34145632"/>
      <w:bookmarkStart w:id="1312" w:name="_Toc34145633"/>
      <w:bookmarkStart w:id="1313" w:name="_Toc34145674"/>
      <w:bookmarkStart w:id="1314" w:name="_Toc37849801"/>
      <w:bookmarkStart w:id="1315" w:name="_Toc38030576"/>
      <w:bookmarkEnd w:id="1302"/>
      <w:bookmarkEnd w:id="1303"/>
      <w:bookmarkEnd w:id="1304"/>
      <w:bookmarkEnd w:id="1305"/>
      <w:bookmarkEnd w:id="1306"/>
      <w:bookmarkEnd w:id="1307"/>
      <w:bookmarkEnd w:id="1308"/>
      <w:bookmarkEnd w:id="1309"/>
      <w:bookmarkEnd w:id="1310"/>
      <w:bookmarkEnd w:id="1311"/>
      <w:bookmarkEnd w:id="1312"/>
      <w:bookmarkEnd w:id="1313"/>
      <w:r>
        <w:t xml:space="preserve">Set </w:t>
      </w:r>
      <w:proofErr w:type="spellStart"/>
      <w:r w:rsidR="0018056C" w:rsidRPr="00655B0F">
        <w:t>ReturnTime</w:t>
      </w:r>
      <w:proofErr w:type="spellEnd"/>
      <w:r>
        <w:t xml:space="preserve"> for Exit Cohort Households</w:t>
      </w:r>
      <w:bookmarkEnd w:id="1314"/>
      <w:bookmarkEnd w:id="1315"/>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EB4EA1" w:rsidRDefault="00EB4EA1"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EB4EA1" w:rsidRDefault="00EB4EA1"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EB4EA1" w:rsidRDefault="00EB4EA1"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EB4EA1" w:rsidRDefault="00EB4EA1"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EB4EA1" w:rsidRDefault="00EB4EA1"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EB4EA1" w:rsidRDefault="00EB4EA1"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EB4EA1" w:rsidRDefault="00EB4EA1"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EB4EA1" w:rsidRDefault="00EB4EA1"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EB4EA1" w:rsidRDefault="00EB4EA1" w:rsidP="00444D39">
                            <w:r>
                              <w:t xml:space="preserve">The logic associated with </w:t>
                            </w:r>
                            <w:proofErr w:type="spellStart"/>
                            <w:r w:rsidRPr="00B76619">
                              <w:rPr>
                                <w:b/>
                              </w:rPr>
                              <w:t>ReturnTime</w:t>
                            </w:r>
                            <w:proofErr w:type="spellEnd"/>
                            <w:r>
                              <w:t xml:space="preserve"> is different, however:</w:t>
                            </w:r>
                          </w:p>
                          <w:p w14:paraId="51F98EF2" w14:textId="0D4C329E" w:rsidR="00EB4EA1" w:rsidRPr="007D2093" w:rsidRDefault="00EB4EA1"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B4EA1" w:rsidRDefault="00EB4EA1"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EB4EA1" w:rsidRDefault="00EB4EA1"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EB4EA1" w:rsidRDefault="00EB4EA1"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EB4EA1" w:rsidRDefault="00EB4EA1" w:rsidP="00444D39">
                      <w:r>
                        <w:t xml:space="preserve">The logic associated with </w:t>
                      </w:r>
                      <w:proofErr w:type="spellStart"/>
                      <w:r w:rsidRPr="00B76619">
                        <w:rPr>
                          <w:b/>
                        </w:rPr>
                        <w:t>ReturnTime</w:t>
                      </w:r>
                      <w:proofErr w:type="spellEnd"/>
                      <w:r>
                        <w:t xml:space="preserve"> is different, however:</w:t>
                      </w:r>
                    </w:p>
                    <w:p w14:paraId="51F98EF2" w14:textId="0D4C329E" w:rsidR="00EB4EA1" w:rsidRPr="007D2093" w:rsidRDefault="00EB4EA1"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B4EA1" w:rsidRDefault="00EB4EA1"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316" w:name="_Toc511182504"/>
      <w:bookmarkStart w:id="1317" w:name="_Set_Population_Identifiers"/>
      <w:bookmarkStart w:id="1318" w:name="_Toc37849802"/>
      <w:bookmarkStart w:id="1319" w:name="_Toc38030577"/>
      <w:bookmarkEnd w:id="1316"/>
      <w:bookmarkEnd w:id="1317"/>
      <w:r>
        <w:t>Set Population Identifiers for Exit Cohort Households</w:t>
      </w:r>
      <w:bookmarkEnd w:id="1318"/>
      <w:bookmarkEnd w:id="1319"/>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EB4EA1" w:rsidRDefault="00EB4EA1"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EB4EA1" w:rsidRDefault="00EB4EA1"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EB4EA1" w:rsidRDefault="00EB4EA1"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EB4EA1" w:rsidRDefault="00EB4EA1"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EB4EA1" w:rsidRDefault="00EB4EA1"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EB4EA1" w:rsidRDefault="00EB4EA1"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EB4EA1" w:rsidRDefault="00EB4EA1"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EB4EA1" w:rsidRDefault="00EB4EA1"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EB4EA1" w:rsidRDefault="00EB4EA1"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EB4EA1" w:rsidRDefault="00EB4EA1"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320" w:name="_Toc37849803"/>
      <w:bookmarkStart w:id="1321" w:name="_Toc38030578"/>
      <w:r>
        <w:t xml:space="preserve">Set </w:t>
      </w:r>
      <w:r w:rsidR="001C6307">
        <w:t xml:space="preserve">System Engagement </w:t>
      </w:r>
      <w:r w:rsidR="00EB1AA1">
        <w:t>Stat</w:t>
      </w:r>
      <w:r w:rsidR="001C6307">
        <w:t>us</w:t>
      </w:r>
      <w:r w:rsidR="00EB1AA1">
        <w:t xml:space="preserve"> for Exit Cohort Households</w:t>
      </w:r>
      <w:bookmarkEnd w:id="1320"/>
      <w:bookmarkEnd w:id="1321"/>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EB4EA1" w:rsidRDefault="00EB4EA1"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EB4EA1" w:rsidRDefault="00EB4EA1"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EB4EA1" w:rsidRDefault="00EB4EA1"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EB4EA1" w:rsidRDefault="00EB4EA1"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EB4EA1" w:rsidRDefault="00EB4EA1"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EB4EA1" w:rsidRDefault="00EB4EA1"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322" w:author="Molly McEvilley" w:date="2020-08-20T08:46:00Z"/>
          <w:u w:val="single"/>
        </w:rPr>
      </w:pPr>
      <w:del w:id="1323"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324" w:author="Molly McEvilley" w:date="2020-08-27T09:36:00Z"/>
          <w:rPrChange w:id="1325" w:author="Molly McEvilley" w:date="2020-08-27T09:36:00Z">
            <w:rPr>
              <w:ins w:id="1326"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327" w:author="Molly McEvilley" w:date="2020-08-27T10:03:00Z"/>
        </w:rPr>
      </w:pPr>
      <w:bookmarkStart w:id="1328" w:name="_Hlk49414362"/>
      <w:proofErr w:type="gramStart"/>
      <w:ins w:id="1329"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330" w:author="Molly McEvilley" w:date="2020-08-27T10:03:00Z"/>
        </w:rPr>
      </w:pPr>
      <w:ins w:id="1331"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332" w:author="Molly McEvilley" w:date="2020-08-27T10:03:00Z"/>
        </w:rPr>
      </w:pPr>
      <w:ins w:id="1333"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334" w:author="Molly McEvilley" w:date="2020-08-27T10:03:00Z"/>
        </w:rPr>
      </w:pPr>
      <w:ins w:id="1335"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328"/>
    <w:p w14:paraId="148A4976" w14:textId="1DBE06E8" w:rsidR="00C5768B" w:rsidRPr="009E742A" w:rsidDel="005E7D9C" w:rsidRDefault="00C5768B">
      <w:pPr>
        <w:rPr>
          <w:del w:id="1336" w:author="Molly McEvilley" w:date="2020-08-27T09:45:00Z"/>
        </w:rPr>
        <w:pPrChange w:id="1337"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338" w:name="_Set_SystemPath_for"/>
      <w:bookmarkEnd w:id="1338"/>
    </w:p>
    <w:p w14:paraId="041815E9" w14:textId="3310CFE4" w:rsidR="0034252A" w:rsidRPr="00000B20" w:rsidRDefault="0034252A" w:rsidP="0088191A">
      <w:pPr>
        <w:pStyle w:val="Heading2"/>
      </w:pPr>
      <w:bookmarkStart w:id="1339" w:name="_Toc37973422"/>
      <w:bookmarkStart w:id="1340" w:name="_Toc37973975"/>
      <w:bookmarkStart w:id="1341" w:name="_Toc37974526"/>
      <w:bookmarkStart w:id="1342" w:name="_Toc37975078"/>
      <w:bookmarkStart w:id="1343" w:name="_Toc37973500"/>
      <w:bookmarkStart w:id="1344" w:name="_Toc37974053"/>
      <w:bookmarkStart w:id="1345" w:name="_Toc37974604"/>
      <w:bookmarkStart w:id="1346" w:name="_Toc37975156"/>
      <w:bookmarkStart w:id="1347" w:name="_Toc37973564"/>
      <w:bookmarkStart w:id="1348" w:name="_Toc37974117"/>
      <w:bookmarkStart w:id="1349" w:name="_Toc37974668"/>
      <w:bookmarkStart w:id="1350" w:name="_Toc37975157"/>
      <w:bookmarkStart w:id="1351" w:name="_Toc37975196"/>
      <w:bookmarkStart w:id="1352" w:name="_Toc37849805"/>
      <w:bookmarkStart w:id="1353" w:name="_Toc38030579"/>
      <w:bookmarkEnd w:id="1034"/>
      <w:bookmarkEnd w:id="1339"/>
      <w:bookmarkEnd w:id="1340"/>
      <w:bookmarkEnd w:id="1341"/>
      <w:bookmarkEnd w:id="1342"/>
      <w:bookmarkEnd w:id="1343"/>
      <w:bookmarkEnd w:id="1344"/>
      <w:bookmarkEnd w:id="1345"/>
      <w:bookmarkEnd w:id="1346"/>
      <w:bookmarkEnd w:id="1347"/>
      <w:bookmarkEnd w:id="1348"/>
      <w:bookmarkEnd w:id="1349"/>
      <w:bookmarkEnd w:id="1350"/>
      <w:bookmarkEnd w:id="1351"/>
      <w:r w:rsidRPr="00000B20">
        <w:t>Last Inactive Date</w:t>
      </w:r>
      <w:r w:rsidR="00343642" w:rsidRPr="00000B20">
        <w:t xml:space="preserve"> for Exit Cohorts</w:t>
      </w:r>
      <w:bookmarkEnd w:id="1352"/>
      <w:bookmarkEnd w:id="1353"/>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EB4EA1" w:rsidRDefault="00EB4EA1"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EB4EA1" w:rsidRDefault="00EB4EA1"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EB4EA1" w:rsidRDefault="00EB4EA1"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EB4EA1" w:rsidRDefault="00EB4EA1"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EB4EA1" w:rsidRDefault="00EB4EA1"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EB4EA1" w:rsidRDefault="00EB4EA1"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EB4EA1" w:rsidRDefault="00EB4EA1"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EB4EA1" w:rsidRDefault="00EB4EA1"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EB4EA1" w:rsidRDefault="00EB4EA1"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EB4EA1" w:rsidRDefault="00EB4EA1"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lastRenderedPageBreak/>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354" w:name="_Toc37849806"/>
      <w:bookmarkStart w:id="1355" w:name="_Toc38030580"/>
      <w:r w:rsidRPr="00000B20">
        <w:t xml:space="preserve">Set </w:t>
      </w:r>
      <w:proofErr w:type="spellStart"/>
      <w:r w:rsidRPr="00000B20">
        <w:t>SystemPath</w:t>
      </w:r>
      <w:proofErr w:type="spellEnd"/>
      <w:r w:rsidRPr="00000B20">
        <w:t xml:space="preserve"> for LSAExit</w:t>
      </w:r>
      <w:bookmarkEnd w:id="1354"/>
      <w:bookmarkEnd w:id="1355"/>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356" w:name="_LSACalculated_Population_Identifier_1"/>
      <w:bookmarkStart w:id="1357" w:name="_Toc31197328"/>
      <w:bookmarkStart w:id="1358" w:name="_Toc31197329"/>
      <w:bookmarkStart w:id="1359" w:name="_Toc31197330"/>
      <w:bookmarkStart w:id="1360" w:name="_Toc31197331"/>
      <w:bookmarkStart w:id="1361" w:name="_Toc31197332"/>
      <w:bookmarkStart w:id="1362" w:name="_Toc31197333"/>
      <w:bookmarkStart w:id="1363" w:name="_Toc31197334"/>
      <w:bookmarkStart w:id="1364" w:name="_Toc31197335"/>
      <w:bookmarkStart w:id="1365" w:name="_Toc31197336"/>
      <w:bookmarkStart w:id="1366" w:name="_Toc511743960"/>
      <w:bookmarkStart w:id="1367" w:name="_Toc511743961"/>
      <w:bookmarkStart w:id="1368" w:name="_Toc511743962"/>
      <w:bookmarkStart w:id="1369" w:name="_Toc511743983"/>
      <w:bookmarkStart w:id="1370" w:name="_Toc511743984"/>
      <w:bookmarkStart w:id="1371" w:name="_Toc511743985"/>
      <w:bookmarkStart w:id="1372" w:name="_Toc511743986"/>
      <w:bookmarkStart w:id="1373" w:name="_Toc511743987"/>
      <w:bookmarkStart w:id="1374" w:name="_Toc511743988"/>
      <w:bookmarkStart w:id="1375" w:name="_Toc511743989"/>
      <w:bookmarkStart w:id="1376" w:name="_Toc511743990"/>
      <w:bookmarkStart w:id="1377" w:name="_Toc511744006"/>
      <w:bookmarkStart w:id="1378" w:name="_Toc511744007"/>
      <w:bookmarkStart w:id="1379" w:name="_Toc511744008"/>
      <w:bookmarkStart w:id="1380" w:name="_Toc511744009"/>
      <w:bookmarkStart w:id="1381" w:name="_Get_LSACalculated_Population"/>
      <w:bookmarkStart w:id="1382" w:name="_LSACalculated_Population_Identifier"/>
      <w:bookmarkStart w:id="1383" w:name="_Toc31197397"/>
      <w:bookmarkStart w:id="1384" w:name="_Toc31197398"/>
      <w:bookmarkStart w:id="1385" w:name="_Toc31197399"/>
      <w:bookmarkStart w:id="1386" w:name="_Toc31197400"/>
      <w:bookmarkStart w:id="1387" w:name="_Toc31197401"/>
      <w:bookmarkStart w:id="1388" w:name="_Toc31197402"/>
      <w:bookmarkStart w:id="1389" w:name="_Toc31197403"/>
      <w:bookmarkStart w:id="1390" w:name="_Toc31197404"/>
      <w:bookmarkStart w:id="1391" w:name="_Toc31197405"/>
      <w:bookmarkStart w:id="1392" w:name="_Toc511744151"/>
      <w:bookmarkStart w:id="1393" w:name="_Toc511744152"/>
      <w:bookmarkStart w:id="1394" w:name="_Toc511744153"/>
      <w:bookmarkStart w:id="1395" w:name="_Toc511744154"/>
      <w:bookmarkStart w:id="1396" w:name="_Toc511744155"/>
      <w:bookmarkStart w:id="1397" w:name="_Toc511744156"/>
      <w:bookmarkStart w:id="1398" w:name="_Toc511744181"/>
      <w:bookmarkStart w:id="1399" w:name="_Toc511744182"/>
      <w:bookmarkStart w:id="1400" w:name="_Toc511744250"/>
      <w:bookmarkStart w:id="1401" w:name="_Toc511744251"/>
      <w:bookmarkStart w:id="1402" w:name="_Toc511744252"/>
      <w:bookmarkStart w:id="1403" w:name="_Toc31197822"/>
      <w:bookmarkStart w:id="1404" w:name="_Toc31197823"/>
      <w:bookmarkStart w:id="1405" w:name="_Toc31197824"/>
      <w:bookmarkStart w:id="1406" w:name="_Toc31197825"/>
      <w:bookmarkStart w:id="1407" w:name="_Toc31197826"/>
      <w:bookmarkStart w:id="1408" w:name="_Toc31197827"/>
      <w:bookmarkStart w:id="1409" w:name="_Toc31197828"/>
      <w:bookmarkStart w:id="1410" w:name="_Toc31197829"/>
      <w:bookmarkStart w:id="1411" w:name="_Toc31197830"/>
      <w:bookmarkStart w:id="1412" w:name="_Toc511744338"/>
      <w:bookmarkStart w:id="1413" w:name="_Toc31198235"/>
      <w:bookmarkStart w:id="1414" w:name="_Toc37849807"/>
      <w:bookmarkStart w:id="1415" w:name="_Toc38030581"/>
      <w:bookmarkStart w:id="1416" w:name="_Toc506721211"/>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t>LSAExit</w:t>
      </w:r>
      <w:bookmarkEnd w:id="1414"/>
      <w:bookmarkEnd w:id="1415"/>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417" w:name="_HMIS_Business_Logic:_6"/>
      <w:bookmarkStart w:id="1418" w:name="_Toc37849808"/>
      <w:bookmarkEnd w:id="1417"/>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419" w:author="Molly McEvilley" w:date="2020-08-20T06:19:00Z"/>
        </w:rPr>
      </w:pPr>
      <w:bookmarkStart w:id="1420" w:name="_Toc38030582"/>
      <w:r w:rsidRPr="00C52062">
        <w:lastRenderedPageBreak/>
        <w:t>HMIS Business Logic</w:t>
      </w:r>
      <w:r>
        <w:t xml:space="preserve">: </w:t>
      </w:r>
      <w:proofErr w:type="spellStart"/>
      <w:r>
        <w:t>LSACalculated</w:t>
      </w:r>
      <w:bookmarkEnd w:id="1418"/>
      <w:bookmarkEnd w:id="1420"/>
      <w:proofErr w:type="spellEnd"/>
    </w:p>
    <w:p w14:paraId="072EB7BC" w14:textId="77777777" w:rsidR="00311316" w:rsidRDefault="00311316" w:rsidP="00311316">
      <w:pPr>
        <w:rPr>
          <w:ins w:id="1421" w:author="Molly McEvilley" w:date="2020-08-20T07:52:00Z"/>
        </w:rPr>
      </w:pPr>
      <w:ins w:id="1422"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423" w:author="Molly McEvilley" w:date="2020-08-20T07:52:00Z"/>
        </w:rPr>
        <w:pPrChange w:id="1424" w:author="Molly McEvilley" w:date="2020-08-20T07:52:00Z">
          <w:pPr/>
        </w:pPrChange>
      </w:pPr>
      <w:ins w:id="1425"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426" w:author="Molly McEvilley" w:date="2020-08-20T07:52:00Z"/>
        </w:rPr>
        <w:pPrChange w:id="1427" w:author="Molly McEvilley" w:date="2020-08-20T07:52:00Z">
          <w:pPr/>
        </w:pPrChange>
      </w:pPr>
      <w:ins w:id="1428" w:author="Molly McEvilley" w:date="2020-08-20T07:52:00Z">
        <w:r>
          <w:t>Counts are only included if they are greater than zero.</w:t>
        </w:r>
      </w:ins>
    </w:p>
    <w:p w14:paraId="2F48B2F5" w14:textId="441A3AD0" w:rsidR="00DA0FF7" w:rsidRPr="00A431CC" w:rsidDel="00311316" w:rsidRDefault="00DA0FF7">
      <w:pPr>
        <w:rPr>
          <w:del w:id="1429" w:author="Molly McEvilley" w:date="2020-08-20T07:52:00Z"/>
        </w:rPr>
        <w:pPrChange w:id="1430" w:author="Molly McEvilley" w:date="2020-08-20T06:19:00Z">
          <w:pPr>
            <w:pStyle w:val="Heading1"/>
          </w:pPr>
        </w:pPrChange>
      </w:pPr>
    </w:p>
    <w:p w14:paraId="21E1FB90" w14:textId="0FE8C2E2" w:rsidR="002B6231" w:rsidRPr="00C52062" w:rsidRDefault="002B6231" w:rsidP="0088191A">
      <w:pPr>
        <w:pStyle w:val="Heading2"/>
      </w:pPr>
      <w:bookmarkStart w:id="1431" w:name="_Get_Average_Days_3"/>
      <w:bookmarkStart w:id="1432" w:name="_Toc37849809"/>
      <w:bookmarkStart w:id="1433" w:name="_Toc38030583"/>
      <w:bookmarkEnd w:id="1431"/>
      <w:r w:rsidRPr="00C52062">
        <w:t xml:space="preserve">Get Average Days for </w:t>
      </w:r>
      <w:r>
        <w:t>Length of Time Homeless</w:t>
      </w:r>
      <w:bookmarkEnd w:id="1416"/>
      <w:bookmarkEnd w:id="1432"/>
      <w:bookmarkEnd w:id="1433"/>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EB4EA1" w:rsidRDefault="00EB4EA1"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EB4EA1" w:rsidRDefault="00EB4EA1"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EB4EA1" w:rsidRDefault="00EB4EA1"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434" w:author="Molly McEvilley" w:date="2020-08-20T06:43:00Z"/>
        </w:rPr>
      </w:pPr>
      <w:ins w:id="1435" w:author="Molly McEvilley" w:date="2020-08-20T06:42:00Z">
        <w:r>
          <w:t xml:space="preserve">Required populations and household types for </w:t>
        </w:r>
      </w:ins>
      <w:del w:id="1436" w:author="Molly McEvilley" w:date="2020-08-20T06:43:00Z">
        <w:r w:rsidR="00702792" w:rsidRPr="00A6067F" w:rsidDel="0098593E">
          <w:delText xml:space="preserve">Generate </w:delText>
        </w:r>
      </w:del>
      <w:r w:rsidR="00702792" w:rsidRPr="00A6067F">
        <w:t xml:space="preserve">rows 1-9 </w:t>
      </w:r>
      <w:ins w:id="1437" w:author="Molly McEvilley" w:date="2020-08-20T06:43:00Z">
        <w:r>
          <w:t>are shown in the table below.</w:t>
        </w:r>
      </w:ins>
      <w:del w:id="1438"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439" w:author="Molly McEvilley" w:date="2020-08-20T06:45:00Z"/>
        </w:rPr>
      </w:pPr>
    </w:p>
    <w:p w14:paraId="7EC9FEA6" w14:textId="77777777" w:rsidR="00702792" w:rsidRDefault="00702792">
      <w:pPr>
        <w:pStyle w:val="ListParagraph"/>
        <w:numPr>
          <w:ilvl w:val="0"/>
          <w:numId w:val="80"/>
        </w:numPr>
        <w:pPrChange w:id="1440"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441"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442"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443"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444" w:author="Molly McEvilley" w:date="2020-08-13T07:21:00Z">
        <w:r w:rsidR="00EB1C9F">
          <w:t xml:space="preserve"> </w:t>
        </w:r>
        <w:proofErr w:type="spellStart"/>
        <w:r w:rsidR="00EB1C9F">
          <w:t>tlsa_Household.</w:t>
        </w:r>
      </w:ins>
      <w:ins w:id="1445"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446" w:author="Molly McEvilley" w:date="2020-08-20T06:43:00Z">
        <w:r w:rsidR="0098593E" w:rsidRPr="0098593E">
          <w:rPr>
            <w:rFonts w:cstheme="minorHAnsi"/>
          </w:rPr>
          <w:t xml:space="preserve"> </w:t>
        </w:r>
      </w:ins>
      <w:ins w:id="1447" w:author="Molly McEvilley" w:date="2020-08-20T06:44:00Z">
        <w:r w:rsidR="0098593E">
          <w:rPr>
            <w:rFonts w:cstheme="minorHAnsi"/>
          </w:rPr>
          <w:t xml:space="preserve">that occur </w:t>
        </w:r>
      </w:ins>
      <w:ins w:id="1448"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449" w:author="Molly McEvilley" w:date="2020-08-20T07:53:00Z">
        <w:r w:rsidR="00311316">
          <w:rPr>
            <w:rFonts w:cstheme="minorHAnsi"/>
          </w:rPr>
          <w:t>.</w:t>
        </w:r>
      </w:ins>
      <w:del w:id="1450"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451" w:name="_Toc31198237"/>
      <w:bookmarkStart w:id="1452" w:name="_Toc31198238"/>
      <w:bookmarkEnd w:id="1451"/>
      <w:bookmarkEnd w:id="1452"/>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453" w:name="_Toc37849810"/>
      <w:bookmarkStart w:id="1454" w:name="_Toc38030584"/>
      <w:r w:rsidRPr="00C52062">
        <w:t xml:space="preserve">Get Average Days for </w:t>
      </w:r>
      <w:r>
        <w:t>Length of Time Homeless by System Path</w:t>
      </w:r>
      <w:bookmarkEnd w:id="1453"/>
      <w:bookmarkEnd w:id="1454"/>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EB4EA1" w:rsidRDefault="00EB4EA1"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EB4EA1" w:rsidRDefault="00EB4EA1"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EB4EA1" w:rsidRDefault="00EB4EA1"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455" w:author="Molly McEvilley" w:date="2020-08-06T10:06:00Z"/>
          <w:rFonts w:cstheme="minorHAnsi"/>
        </w:rPr>
      </w:pPr>
      <w:del w:id="1456"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457"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458" w:author="Molly McEvilley" w:date="2020-08-06T10:06:00Z"/>
        </w:rPr>
      </w:pPr>
      <w:ins w:id="1459"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460" w:author="Molly McEvilley" w:date="2020-08-06T10:06:00Z"/>
        </w:rPr>
      </w:pPr>
      <w:ins w:id="1461"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462" w:author="Molly McEvilley" w:date="2020-08-20T06:47:00Z"/>
        </w:rPr>
      </w:pPr>
      <w:ins w:id="146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464" w:author="Molly McEvilley" w:date="2020-08-13T07:25:00Z"/>
        </w:rPr>
        <w:pPrChange w:id="1465" w:author="Molly McEvilley" w:date="2020-08-20T06:47:00Z">
          <w:pPr>
            <w:pStyle w:val="ListParagraph"/>
            <w:numPr>
              <w:numId w:val="16"/>
            </w:numPr>
          </w:pPr>
        </w:pPrChange>
      </w:pPr>
      <w:ins w:id="1466"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467" w:name="_Toc31198693"/>
      <w:bookmarkStart w:id="1468" w:name="_Get_Average_Days_1"/>
      <w:bookmarkStart w:id="1469" w:name="_Toc506721212"/>
      <w:bookmarkEnd w:id="1467"/>
      <w:bookmarkEnd w:id="1468"/>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470" w:name="_Toc37849811"/>
      <w:bookmarkStart w:id="1471" w:name="_Toc38030585"/>
      <w:r w:rsidRPr="00C52062">
        <w:t>Get Average Days for Cumulative Length of Time Housed in PSH</w:t>
      </w:r>
      <w:bookmarkEnd w:id="1469"/>
      <w:bookmarkEnd w:id="1470"/>
      <w:bookmarkEnd w:id="1471"/>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EB4EA1" w:rsidRDefault="00EB4EA1"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EB4EA1" w:rsidRDefault="00EB4EA1"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EB4EA1" w:rsidRDefault="00EB4EA1"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472"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473" w:author="Molly McEvilley" w:date="2020-08-06T10:00:00Z"/>
        </w:rPr>
      </w:pPr>
      <w:ins w:id="1474"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475" w:author="Molly McEvilley" w:date="2020-08-06T10:00:00Z"/>
        </w:rPr>
      </w:pPr>
      <w:ins w:id="1476" w:author="Molly McEvilley" w:date="2020-08-06T10:00:00Z">
        <w:r>
          <w:lastRenderedPageBreak/>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477" w:author="Molly McEvilley" w:date="2020-08-20T06:47:00Z"/>
        </w:rPr>
      </w:pPr>
      <w:ins w:id="147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479" w:author="Molly McEvilley" w:date="2020-08-13T07:25:00Z"/>
        </w:rPr>
        <w:pPrChange w:id="1480" w:author="Molly McEvilley" w:date="2020-08-20T06:48:00Z">
          <w:pPr>
            <w:pStyle w:val="ListParagraph"/>
            <w:numPr>
              <w:numId w:val="16"/>
            </w:numPr>
          </w:pPr>
        </w:pPrChange>
      </w:pPr>
      <w:bookmarkStart w:id="1481" w:name="_Hlk48798519"/>
      <w:ins w:id="1482"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481"/>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483" w:name="_Toc34145685"/>
      <w:bookmarkStart w:id="1484" w:name="_Toc34145686"/>
      <w:bookmarkStart w:id="1485" w:name="_Get_Average_Days_2"/>
      <w:bookmarkStart w:id="1486" w:name="_Toc506721213"/>
      <w:bookmarkStart w:id="1487" w:name="_Toc37849812"/>
      <w:bookmarkStart w:id="1488" w:name="_Toc38030586"/>
      <w:bookmarkEnd w:id="1483"/>
      <w:bookmarkEnd w:id="1484"/>
      <w:bookmarkEnd w:id="1485"/>
      <w:r w:rsidRPr="00C52062">
        <w:t>Get Average Days for Length of Time in RRH Projects</w:t>
      </w:r>
      <w:bookmarkEnd w:id="1486"/>
      <w:bookmarkEnd w:id="1487"/>
      <w:bookmarkEnd w:id="148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EB4EA1" w:rsidRDefault="00EB4EA1"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EB4EA1" w:rsidRDefault="00EB4EA1"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EB4EA1" w:rsidRDefault="00EB4EA1"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489" w:author="Molly McEvilley" w:date="2020-09-02T11:40:00Z">
              <w:r w:rsidR="003D1E9F">
                <w:rPr>
                  <w:rFonts w:cstheme="minorHAnsi"/>
                </w:rPr>
                <w:t xml:space="preserve"> and </w:t>
              </w:r>
              <w:proofErr w:type="spellStart"/>
              <w:r w:rsidR="003D1E9F" w:rsidRPr="003D1E9F">
                <w:rPr>
                  <w:rFonts w:cstheme="minorHAnsi"/>
                  <w:b/>
                  <w:bCs/>
                  <w:rPrChange w:id="1490"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491"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492"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493" w:author="Molly McEvilley" w:date="2020-08-06T10:01:00Z"/>
        </w:rPr>
      </w:pPr>
      <w:ins w:id="1494"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495" w:author="Molly McEvilley" w:date="2020-08-06T10:01:00Z"/>
        </w:rPr>
      </w:pPr>
      <w:ins w:id="1496"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497" w:author="Molly McEvilley" w:date="2020-08-20T06:48:00Z"/>
        </w:rPr>
      </w:pPr>
      <w:ins w:id="1498" w:author="Molly McEvilley" w:date="2020-08-13T07:26:00Z">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499" w:author="Molly McEvilley" w:date="2020-08-20T06:48:00Z">
          <w:pPr>
            <w:pStyle w:val="ListParagraph"/>
            <w:numPr>
              <w:ilvl w:val="1"/>
              <w:numId w:val="16"/>
            </w:numPr>
            <w:ind w:left="1440"/>
          </w:pPr>
        </w:pPrChange>
      </w:pPr>
      <w:ins w:id="150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501" w:name="_Toc34145696"/>
      <w:bookmarkStart w:id="1502" w:name="_Toc34145697"/>
      <w:bookmarkStart w:id="1503" w:name="_Toc506721215"/>
      <w:bookmarkStart w:id="1504" w:name="_Toc37849813"/>
      <w:bookmarkStart w:id="1505" w:name="_Toc38030587"/>
      <w:bookmarkEnd w:id="1491"/>
      <w:bookmarkEnd w:id="1501"/>
      <w:bookmarkEnd w:id="1502"/>
      <w:r w:rsidRPr="00C52062">
        <w:t>Get Average Days to Return/Re-engage by Last Project Type</w:t>
      </w:r>
      <w:bookmarkEnd w:id="1503"/>
      <w:bookmarkEnd w:id="1504"/>
      <w:bookmarkEnd w:id="15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EB4EA1" w:rsidRDefault="00EB4EA1"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EB4EA1" w:rsidRDefault="00EB4EA1"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EB4EA1" w:rsidRDefault="00EB4EA1"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506"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507" w:author="Molly McEvilley" w:date="2020-08-06T10:01:00Z"/>
        </w:rPr>
      </w:pPr>
      <w:ins w:id="1508"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509" w:author="Molly McEvilley" w:date="2020-08-06T10:01:00Z"/>
        </w:rPr>
      </w:pPr>
      <w:ins w:id="1510"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511" w:author="Molly McEvilley" w:date="2020-08-20T06:48:00Z"/>
        </w:rPr>
      </w:pPr>
      <w:ins w:id="1512"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513" w:author="Molly McEvilley" w:date="2020-08-13T07:27:00Z">
        <w:r w:rsidR="00EB1C9F">
          <w:t xml:space="preserve"> </w:t>
        </w:r>
        <w:proofErr w:type="spellStart"/>
        <w:r w:rsidR="00EB1C9F">
          <w:t>tlsa_Exit.</w:t>
        </w:r>
      </w:ins>
      <w:ins w:id="1514" w:author="Molly McEvilley" w:date="2020-08-06T10:01:00Z">
        <w:r w:rsidRPr="00EB1C9F">
          <w:rPr>
            <w:b/>
            <w:bCs/>
          </w:rPr>
          <w:t>HHType</w:t>
        </w:r>
        <w:proofErr w:type="spellEnd"/>
        <w:r>
          <w:t>.</w:t>
        </w:r>
      </w:ins>
    </w:p>
    <w:p w14:paraId="49FD101F" w14:textId="72434DB2" w:rsidR="00624F1D" w:rsidRDefault="00624F1D">
      <w:pPr>
        <w:rPr>
          <w:ins w:id="1515" w:author="Molly McEvilley" w:date="2020-08-06T10:01:00Z"/>
        </w:rPr>
        <w:pPrChange w:id="1516" w:author="Molly McEvilley" w:date="2020-08-20T06:48:00Z">
          <w:pPr>
            <w:pStyle w:val="ListParagraph"/>
            <w:numPr>
              <w:ilvl w:val="1"/>
              <w:numId w:val="16"/>
            </w:numPr>
            <w:ind w:left="1440"/>
          </w:pPr>
        </w:pPrChange>
      </w:pPr>
      <w:bookmarkStart w:id="1517" w:name="_Hlk48798704"/>
      <w:ins w:id="1518"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519" w:author="Molly McEvilley" w:date="2020-08-20T06:50:00Z">
        <w:r>
          <w:t>that</w:t>
        </w:r>
      </w:ins>
      <w:ins w:id="1520" w:author="Molly McEvilley" w:date="2020-08-20T06:48:00Z">
        <w:r>
          <w:t xml:space="preserve"> population</w:t>
        </w:r>
        <w:r w:rsidRPr="00624F1D">
          <w:rPr>
            <w:rFonts w:cstheme="minorHAnsi"/>
          </w:rPr>
          <w:t xml:space="preserve"> that occur in LSA</w:t>
        </w:r>
      </w:ins>
      <w:ins w:id="1521" w:author="Molly McEvilley" w:date="2020-08-20T06:49:00Z">
        <w:r>
          <w:rPr>
            <w:rFonts w:cstheme="minorHAnsi"/>
          </w:rPr>
          <w:t>Exit</w:t>
        </w:r>
      </w:ins>
      <w:ins w:id="1522" w:author="Molly McEvilley" w:date="2020-08-20T06:48:00Z">
        <w:r w:rsidRPr="00624F1D">
          <w:rPr>
            <w:rFonts w:cstheme="minorHAnsi"/>
          </w:rPr>
          <w:t xml:space="preserve"> </w:t>
        </w:r>
      </w:ins>
      <w:ins w:id="1523" w:author="Molly McEvilley" w:date="2020-08-20T06:50:00Z">
        <w:r>
          <w:rPr>
            <w:rFonts w:cstheme="minorHAnsi"/>
          </w:rPr>
          <w:t xml:space="preserve">where </w:t>
        </w:r>
        <w:proofErr w:type="spellStart"/>
        <w:r w:rsidRPr="00624F1D">
          <w:rPr>
            <w:rFonts w:cstheme="minorHAnsi"/>
            <w:b/>
            <w:bCs/>
            <w:rPrChange w:id="1524" w:author="Molly McEvilley" w:date="2020-08-20T06:50:00Z">
              <w:rPr/>
            </w:rPrChange>
          </w:rPr>
          <w:t>ReturnTime</w:t>
        </w:r>
        <w:proofErr w:type="spellEnd"/>
        <w:r>
          <w:rPr>
            <w:rFonts w:cstheme="minorHAnsi"/>
          </w:rPr>
          <w:t xml:space="preserve"> &gt; 0.</w:t>
        </w:r>
      </w:ins>
    </w:p>
    <w:bookmarkEnd w:id="1517"/>
    <w:p w14:paraId="4C9D947D" w14:textId="59D87689" w:rsidR="00AF0808" w:rsidDel="00AF0808" w:rsidRDefault="00AF0808" w:rsidP="007E0905">
      <w:pPr>
        <w:rPr>
          <w:del w:id="1525"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lastRenderedPageBreak/>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526" w:name="_Get_Average_Days"/>
      <w:bookmarkStart w:id="1527" w:name="_Toc37973614"/>
      <w:bookmarkStart w:id="1528" w:name="_Toc37974167"/>
      <w:bookmarkStart w:id="1529" w:name="_Toc37974718"/>
      <w:bookmarkStart w:id="1530" w:name="_Toc37975206"/>
      <w:bookmarkStart w:id="1531" w:name="_Toc37849814"/>
      <w:bookmarkStart w:id="1532" w:name="_Toc38030588"/>
      <w:bookmarkStart w:id="1533" w:name="_Toc506721216"/>
      <w:bookmarkEnd w:id="1526"/>
      <w:bookmarkEnd w:id="1527"/>
      <w:bookmarkEnd w:id="1528"/>
      <w:bookmarkEnd w:id="1529"/>
      <w:bookmarkEnd w:id="1530"/>
      <w:r w:rsidRPr="00C52062">
        <w:t>Get Average Days to Return/Re-engage by Population</w:t>
      </w:r>
      <w:bookmarkEnd w:id="1531"/>
      <w:bookmarkEnd w:id="153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EB4EA1" w:rsidRDefault="00EB4EA1"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EB4EA1" w:rsidRDefault="00EB4EA1"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EB4EA1" w:rsidRDefault="00EB4EA1"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534"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535" w:author="Molly McEvilley" w:date="2020-08-06T05:42:00Z">
        <w:r w:rsidR="007023B9">
          <w:t xml:space="preserve">; </w:t>
        </w:r>
      </w:ins>
      <w:ins w:id="1536" w:author="Molly McEvilley" w:date="2020-08-06T05:43:00Z">
        <w:r w:rsidR="007023B9">
          <w:t>records are selected for inclusion</w:t>
        </w:r>
      </w:ins>
      <w:ins w:id="1537"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538"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539" w:author="Molly McEvilley" w:date="2020-08-06T10:04:00Z"/>
        </w:rPr>
      </w:pPr>
      <w:ins w:id="1540"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541" w:author="Molly McEvilley" w:date="2020-08-06T10:04:00Z"/>
        </w:rPr>
      </w:pPr>
      <w:ins w:id="1542"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543" w:author="Molly McEvilley" w:date="2020-08-20T06:51:00Z"/>
        </w:rPr>
      </w:pPr>
      <w:ins w:id="154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545" w:author="Molly McEvilley" w:date="2020-08-20T06:51:00Z"/>
        </w:rPr>
      </w:pPr>
      <w:ins w:id="1546"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lastRenderedPageBreak/>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lastRenderedPageBreak/>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547"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548" w:author="Molly McEvilley" w:date="2020-08-27T12:37:00Z"/>
                <w:rFonts w:cstheme="minorHAnsi"/>
                <w:color w:val="000000"/>
              </w:rPr>
            </w:pPr>
            <w:del w:id="1549"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50" w:author="Molly McEvilley" w:date="2020-08-27T12:37:00Z"/>
                <w:rFonts w:cstheme="minorHAnsi"/>
                <w:color w:val="000000"/>
              </w:rPr>
            </w:pPr>
            <w:del w:id="1551"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52" w:author="Molly McEvilley" w:date="2020-08-27T12:37:00Z"/>
              </w:rPr>
            </w:pPr>
            <w:del w:id="1553"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54" w:author="Molly McEvilley" w:date="2020-08-27T12:37:00Z"/>
                <w:b/>
              </w:rPr>
            </w:pPr>
            <w:del w:id="1555"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556"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557" w:author="Molly McEvilley" w:date="2020-08-27T12:37:00Z"/>
                <w:rFonts w:cstheme="minorHAnsi"/>
                <w:color w:val="000000"/>
              </w:rPr>
            </w:pPr>
            <w:del w:id="1558"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559" w:author="Molly McEvilley" w:date="2020-08-27T12:37:00Z"/>
                <w:rFonts w:cstheme="minorHAnsi"/>
                <w:color w:val="000000"/>
              </w:rPr>
            </w:pPr>
            <w:del w:id="1560"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561" w:author="Molly McEvilley" w:date="2020-08-27T12:37:00Z"/>
              </w:rPr>
            </w:pPr>
            <w:del w:id="1562"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563" w:author="Molly McEvilley" w:date="2020-08-27T12:37:00Z"/>
                <w:b/>
              </w:rPr>
            </w:pPr>
            <w:del w:id="1564"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56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566" w:author="Molly McEvilley" w:date="2020-08-27T12:37:00Z"/>
                <w:rFonts w:cstheme="minorHAnsi"/>
                <w:color w:val="000000"/>
              </w:rPr>
            </w:pPr>
            <w:del w:id="1567"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68" w:author="Molly McEvilley" w:date="2020-08-27T12:37:00Z"/>
                <w:rFonts w:cstheme="minorHAnsi"/>
                <w:color w:val="000000"/>
              </w:rPr>
            </w:pPr>
            <w:del w:id="1569"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70" w:author="Molly McEvilley" w:date="2020-08-27T12:37:00Z"/>
              </w:rPr>
            </w:pPr>
            <w:del w:id="1571"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572" w:author="Molly McEvilley" w:date="2020-08-27T12:37:00Z"/>
                <w:b/>
              </w:rPr>
            </w:pPr>
            <w:del w:id="157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574" w:name="_Toc31198752"/>
      <w:bookmarkEnd w:id="1574"/>
      <w:r w:rsidRPr="005E354D">
        <w:rPr>
          <w:b/>
        </w:rPr>
        <w:t>ProjectID</w:t>
      </w:r>
      <w:r>
        <w:t xml:space="preserve"> is </w:t>
      </w:r>
      <w:r w:rsidR="00143E83">
        <w:t>NULL</w:t>
      </w:r>
      <w:r>
        <w:t>.</w:t>
      </w:r>
    </w:p>
    <w:p w14:paraId="5E249D45" w14:textId="26A7586E" w:rsidR="002B6231" w:rsidRDefault="002B6231" w:rsidP="0088191A">
      <w:pPr>
        <w:pStyle w:val="Heading2"/>
      </w:pPr>
      <w:bookmarkStart w:id="1575" w:name="_Toc37849815"/>
      <w:bookmarkStart w:id="1576" w:name="_Toc38030589"/>
      <w:r w:rsidRPr="00C52062">
        <w:t xml:space="preserve">Get Average Days to Return/Re-engage by </w:t>
      </w:r>
      <w:r>
        <w:t>System Path</w:t>
      </w:r>
      <w:bookmarkEnd w:id="1533"/>
      <w:bookmarkEnd w:id="1575"/>
      <w:bookmarkEnd w:id="157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EB4EA1" w:rsidRDefault="00EB4EA1"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EB4EA1" w:rsidRDefault="00EB4EA1"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EB4EA1" w:rsidRDefault="00EB4EA1"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577"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578" w:author="Molly McEvilley" w:date="2020-08-06T08:49:00Z"/>
          <w:rFonts w:cstheme="minorHAnsi"/>
        </w:rPr>
      </w:pPr>
      <w:ins w:id="1579"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580" w:author="Molly McEvilley" w:date="2020-08-06T08:50:00Z">
        <w:r>
          <w:rPr>
            <w:rFonts w:cstheme="minorHAnsi"/>
          </w:rPr>
          <w:t xml:space="preserve">, </w:t>
        </w:r>
      </w:ins>
      <w:ins w:id="1581" w:author="Molly McEvilley" w:date="2020-08-06T08:51:00Z">
        <w:r w:rsidR="002E273A">
          <w:rPr>
            <w:rFonts w:cstheme="minorHAnsi"/>
          </w:rPr>
          <w:t>averages</w:t>
        </w:r>
      </w:ins>
      <w:ins w:id="1582"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583"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584" w:author="Molly McEvilley" w:date="2020-08-06T08:49:00Z"/>
          <w:rFonts w:cstheme="minorHAnsi"/>
        </w:rPr>
      </w:pPr>
      <w:commentRangeStart w:id="1585"/>
      <w:proofErr w:type="spellStart"/>
      <w:ins w:id="1586"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587"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588" w:author="Molly McEvilley" w:date="2020-08-06T08:53:00Z">
        <w:r w:rsidR="0015440B">
          <w:rPr>
            <w:rFonts w:cstheme="minorHAnsi"/>
          </w:rPr>
          <w:t>.</w:t>
        </w:r>
      </w:ins>
      <w:r w:rsidR="005A642F">
        <w:rPr>
          <w:rFonts w:cstheme="minorHAnsi"/>
        </w:rPr>
        <w:t xml:space="preserve"> </w:t>
      </w:r>
      <w:ins w:id="1589" w:author="Molly McEvilley" w:date="2020-08-06T08:53:00Z">
        <w:r w:rsidR="0015440B">
          <w:rPr>
            <w:rFonts w:cstheme="minorHAnsi"/>
          </w:rPr>
          <w:t xml:space="preserve">Because the average is </w:t>
        </w:r>
      </w:ins>
      <w:ins w:id="1590" w:author="Molly McEvilley" w:date="2020-08-06T08:54:00Z">
        <w:r w:rsidR="004771BB">
          <w:rPr>
            <w:rFonts w:cstheme="minorHAnsi"/>
          </w:rPr>
          <w:t xml:space="preserve">for multiple </w:t>
        </w:r>
      </w:ins>
      <w:proofErr w:type="spellStart"/>
      <w:ins w:id="1591" w:author="Molly McEvilley" w:date="2020-08-06T08:53:00Z">
        <w:r w:rsidR="0015440B" w:rsidRPr="0030608E">
          <w:rPr>
            <w:rFonts w:cstheme="minorHAnsi"/>
            <w:b/>
            <w:bCs/>
          </w:rPr>
          <w:t>SystemPath</w:t>
        </w:r>
      </w:ins>
      <w:proofErr w:type="spellEnd"/>
      <w:ins w:id="1592" w:author="Molly McEvilley" w:date="2020-08-06T08:54:00Z">
        <w:r w:rsidR="004771BB">
          <w:rPr>
            <w:rFonts w:cstheme="minorHAnsi"/>
          </w:rPr>
          <w:t xml:space="preserve"> values,</w:t>
        </w:r>
      </w:ins>
      <w:ins w:id="1593"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594" w:author="Molly McEvilley" w:date="2020-08-06T08:54:00Z">
        <w:r w:rsidR="004771BB">
          <w:rPr>
            <w:rFonts w:cstheme="minorHAnsi"/>
          </w:rPr>
          <w:t xml:space="preserve"> for this row</w:t>
        </w:r>
      </w:ins>
      <w:ins w:id="1595" w:author="Molly McEvilley" w:date="2020-08-06T08:49:00Z">
        <w:r>
          <w:rPr>
            <w:rFonts w:cstheme="minorHAnsi"/>
          </w:rPr>
          <w:t>.</w:t>
        </w:r>
        <w:commentRangeEnd w:id="1585"/>
        <w:r>
          <w:rPr>
            <w:rStyle w:val="CommentReference"/>
          </w:rPr>
          <w:commentReference w:id="1585"/>
        </w:r>
      </w:ins>
    </w:p>
    <w:p w14:paraId="4D04619F" w14:textId="7097B437" w:rsidR="00DF16DF" w:rsidRPr="00A6067F" w:rsidDel="004771BB" w:rsidRDefault="00DF16DF" w:rsidP="005E5621">
      <w:pPr>
        <w:rPr>
          <w:del w:id="1596"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597"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598" w:author="Molly McEvilley" w:date="2020-08-06T10:05:00Z"/>
        </w:rPr>
      </w:pPr>
      <w:ins w:id="1599"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600" w:author="Molly McEvilley" w:date="2020-08-06T10:05:00Z"/>
        </w:rPr>
      </w:pPr>
      <w:ins w:id="1601"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602" w:author="Molly McEvilley" w:date="2020-08-20T06:51:00Z"/>
        </w:rPr>
      </w:pPr>
      <w:ins w:id="1603"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604" w:author="Molly McEvilley" w:date="2020-08-20T06:51:00Z"/>
        </w:rPr>
      </w:pPr>
      <w:ins w:id="1605"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606" w:author="Molly McEvilley" w:date="2020-08-20T06:51:00Z"/>
        </w:rPr>
        <w:pPrChange w:id="1607"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lastRenderedPageBreak/>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608" w:name="_Toc31198754"/>
      <w:bookmarkStart w:id="1609" w:name="_Toc37973617"/>
      <w:bookmarkStart w:id="1610" w:name="_Toc37974170"/>
      <w:bookmarkStart w:id="1611" w:name="_Toc37974721"/>
      <w:bookmarkStart w:id="1612" w:name="_Toc37975209"/>
      <w:bookmarkStart w:id="1613" w:name="_Toc506721217"/>
      <w:bookmarkStart w:id="1614" w:name="_Toc37849816"/>
      <w:bookmarkStart w:id="1615" w:name="_Toc38030590"/>
      <w:bookmarkStart w:id="1616" w:name="_Toc499544018"/>
      <w:bookmarkEnd w:id="1608"/>
      <w:bookmarkEnd w:id="1609"/>
      <w:bookmarkEnd w:id="1610"/>
      <w:bookmarkEnd w:id="1611"/>
      <w:bookmarkEnd w:id="1612"/>
      <w:r w:rsidRPr="00C52062">
        <w:t>Get Average Days to Return/Re-engage by Exit Destination</w:t>
      </w:r>
      <w:bookmarkEnd w:id="1613"/>
      <w:bookmarkEnd w:id="1614"/>
      <w:bookmarkEnd w:id="1615"/>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EB4EA1" w:rsidRDefault="00EB4EA1"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EB4EA1" w:rsidRDefault="00EB4EA1"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EB4EA1" w:rsidRDefault="00EB4EA1"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EB4EA1" w:rsidRDefault="00EB4EA1"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lastRenderedPageBreak/>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617" w:name="_Toc499292041"/>
      <w:bookmarkStart w:id="1618" w:name="_Toc499544003"/>
      <w:bookmarkStart w:id="1619"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620"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621" w:author="Molly McEvilley" w:date="2020-08-20T06:52:00Z"/>
        </w:rPr>
      </w:pPr>
      <w:ins w:id="1622"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623" w:author="Molly McEvilley" w:date="2020-08-20T06:52:00Z"/>
        </w:rPr>
      </w:pPr>
      <w:ins w:id="1624"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625" w:author="Molly McEvilley" w:date="2020-08-20T06:52:00Z"/>
        </w:rPr>
      </w:pPr>
      <w:ins w:id="1626"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627" w:author="Molly McEvilley" w:date="2020-08-20T06:52:00Z"/>
        </w:rPr>
      </w:pPr>
      <w:ins w:id="1628"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629" w:name="_Toc31198792"/>
      <w:bookmarkEnd w:id="162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630" w:name="_Toc37849817"/>
      <w:bookmarkStart w:id="1631" w:name="_Toc38030591"/>
      <w:r>
        <w:t xml:space="preserve">Get Counts of </w:t>
      </w:r>
      <w:r w:rsidR="0078061B">
        <w:t xml:space="preserve">People </w:t>
      </w:r>
      <w:r w:rsidR="00A355EA">
        <w:t xml:space="preserve">by Project and </w:t>
      </w:r>
      <w:r w:rsidR="00772636">
        <w:t>Household Characteristics</w:t>
      </w:r>
      <w:bookmarkEnd w:id="1630"/>
      <w:bookmarkEnd w:id="163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EB4EA1" w:rsidRDefault="00EB4EA1"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EB4EA1" w:rsidRDefault="00EB4EA1"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EB4EA1" w:rsidRDefault="00EB4EA1"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EB4EA1" w:rsidRDefault="00EB4EA1"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EB4EA1" w:rsidRDefault="00EB4EA1"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lastRenderedPageBreak/>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632" w:author="Molly McEvilley" w:date="2020-08-20T07:58:00Z"/>
          <w:rFonts w:cstheme="minorHAnsi"/>
        </w:rPr>
      </w:pPr>
      <w:ins w:id="1633"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634" w:author="Molly McEvilley" w:date="2020-08-20T07:32:00Z"/>
        </w:rPr>
        <w:pPrChange w:id="1635" w:author="Molly McEvilley" w:date="2020-08-20T08:03:00Z">
          <w:pPr>
            <w:pStyle w:val="ListParagraph"/>
            <w:numPr>
              <w:numId w:val="83"/>
            </w:numPr>
          </w:pPr>
        </w:pPrChange>
      </w:pPr>
      <w:ins w:id="1636"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637" w:author="Molly McEvilley" w:date="2020-08-20T07:32:00Z"/>
        </w:rPr>
      </w:pPr>
      <w:ins w:id="1638"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639" w:author="Molly McEvilley" w:date="2020-08-20T07:32:00Z"/>
        </w:rPr>
      </w:pPr>
      <w:ins w:id="1640"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641"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642"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643" w:author="Molly McEvilley" w:date="2020-08-13T09:47:00Z"/>
              </w:rPr>
            </w:pPr>
            <w:ins w:id="1644"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45" w:author="Molly McEvilley" w:date="2020-08-13T09:47:00Z"/>
              </w:rPr>
            </w:pPr>
            <w:ins w:id="1646"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47" w:author="Molly McEvilley" w:date="2020-08-13T09:47:00Z"/>
              </w:rPr>
            </w:pPr>
            <w:ins w:id="1648"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49" w:author="Molly McEvilley" w:date="2020-08-13T09:47:00Z"/>
                <w:b/>
              </w:rPr>
            </w:pPr>
            <w:proofErr w:type="spellStart"/>
            <w:ins w:id="1650"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lastRenderedPageBreak/>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651" w:name="_Toc525229521"/>
      <w:bookmarkStart w:id="1652" w:name="_Toc525229522"/>
      <w:bookmarkStart w:id="1653" w:name="_Toc525229523"/>
      <w:bookmarkStart w:id="1654" w:name="_Toc525229524"/>
      <w:bookmarkStart w:id="1655" w:name="_Toc525229525"/>
      <w:bookmarkStart w:id="1656" w:name="_Toc525229526"/>
      <w:bookmarkStart w:id="1657" w:name="_Toc525229527"/>
      <w:bookmarkStart w:id="1658" w:name="_Toc37849818"/>
      <w:bookmarkStart w:id="1659" w:name="_Toc38030592"/>
      <w:bookmarkEnd w:id="1651"/>
      <w:bookmarkEnd w:id="1652"/>
      <w:bookmarkEnd w:id="1653"/>
      <w:bookmarkEnd w:id="1654"/>
      <w:bookmarkEnd w:id="1655"/>
      <w:bookmarkEnd w:id="1656"/>
      <w:bookmarkEnd w:id="1657"/>
      <w:r>
        <w:t>Get Counts of People by Project Type and Household Characteristics</w:t>
      </w:r>
      <w:bookmarkEnd w:id="1658"/>
      <w:bookmarkEnd w:id="1659"/>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EB4EA1" w:rsidRDefault="00EB4EA1"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EB4EA1" w:rsidRDefault="00EB4EA1"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EB4EA1" w:rsidRDefault="00EB4EA1"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EB4EA1" w:rsidRDefault="00EB4EA1"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EB4EA1" w:rsidRDefault="00EB4EA1"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lastRenderedPageBreak/>
        <w:t>Household Type and Population</w:t>
      </w:r>
    </w:p>
    <w:p w14:paraId="49EF5899" w14:textId="06E5832F" w:rsidR="0093545C" w:rsidRDefault="00691A1A" w:rsidP="0093545C">
      <w:pPr>
        <w:rPr>
          <w:ins w:id="1660" w:author="Molly McEvilley" w:date="2020-08-20T07:33:00Z"/>
          <w:rFonts w:cstheme="minorHAnsi"/>
        </w:rPr>
      </w:pPr>
      <w:ins w:id="1661"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662" w:author="Molly McEvilley" w:date="2020-08-20T07:33:00Z"/>
        </w:rPr>
        <w:pPrChange w:id="1663" w:author="Molly McEvilley" w:date="2020-08-20T08:03:00Z">
          <w:pPr>
            <w:pStyle w:val="ListParagraph"/>
            <w:numPr>
              <w:numId w:val="83"/>
            </w:numPr>
          </w:pPr>
        </w:pPrChange>
      </w:pPr>
      <w:ins w:id="1664"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665" w:author="Molly McEvilley" w:date="2020-08-20T07:33:00Z"/>
        </w:rPr>
      </w:pPr>
      <w:ins w:id="1666"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667" w:author="Molly McEvilley" w:date="2020-08-20T07:33:00Z"/>
        </w:rPr>
      </w:pPr>
      <w:ins w:id="1668"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669" w:author="Molly McEvilley" w:date="2020-08-06T10:07:00Z"/>
        </w:rPr>
      </w:pPr>
      <w:del w:id="1670"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671" w:author="Molly McEvilley" w:date="2020-08-06T10:08:00Z">
              <w:r w:rsidDel="00CC15A6">
                <w:rPr>
                  <w:bCs w:val="0"/>
                </w:rPr>
                <w:delText>Acti</w:delText>
              </w:r>
            </w:del>
            <w:del w:id="1672"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673" w:name="_Toc525229553"/>
      <w:bookmarkStart w:id="1674" w:name="_Toc525229554"/>
      <w:bookmarkStart w:id="1675" w:name="_Toc525229555"/>
      <w:bookmarkStart w:id="1676" w:name="_Toc525229556"/>
      <w:bookmarkStart w:id="1677" w:name="_Toc525229557"/>
      <w:bookmarkStart w:id="1678" w:name="_Toc525229558"/>
      <w:bookmarkStart w:id="1679" w:name="_Toc525229559"/>
      <w:bookmarkStart w:id="1680" w:name="_Toc37849819"/>
      <w:bookmarkStart w:id="1681" w:name="_Toc38030593"/>
      <w:bookmarkEnd w:id="1673"/>
      <w:bookmarkEnd w:id="1674"/>
      <w:bookmarkEnd w:id="1675"/>
      <w:bookmarkEnd w:id="1676"/>
      <w:bookmarkEnd w:id="1677"/>
      <w:bookmarkEnd w:id="1678"/>
      <w:bookmarkEnd w:id="1679"/>
      <w:r>
        <w:t xml:space="preserve">Get Counts of </w:t>
      </w:r>
      <w:r w:rsidR="00D1704F">
        <w:t>Households</w:t>
      </w:r>
      <w:r>
        <w:t xml:space="preserve"> by Project</w:t>
      </w:r>
      <w:bookmarkEnd w:id="1680"/>
      <w:bookmarkEnd w:id="1681"/>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EB4EA1" w:rsidRDefault="00EB4EA1"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EB4EA1" w:rsidRDefault="00EB4EA1"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EB4EA1" w:rsidRDefault="00EB4EA1"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EB4EA1" w:rsidRDefault="00EB4EA1"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682" w:author="Molly McEvilley" w:date="2020-08-20T07:59:00Z"/>
        </w:rPr>
        <w:pPrChange w:id="1683" w:author="Molly McEvilley" w:date="2020-08-20T07:59:00Z">
          <w:pPr>
            <w:pStyle w:val="ListParagraph"/>
            <w:numPr>
              <w:numId w:val="83"/>
            </w:numPr>
          </w:pPr>
        </w:pPrChange>
      </w:pPr>
      <w:ins w:id="1684"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685" w:author="Molly McEvilley" w:date="2020-08-20T07:32:00Z"/>
        </w:rPr>
        <w:pPrChange w:id="1686" w:author="Molly McEvilley" w:date="2020-08-20T08:03:00Z">
          <w:pPr>
            <w:pStyle w:val="ListParagraph"/>
            <w:numPr>
              <w:numId w:val="83"/>
            </w:numPr>
          </w:pPr>
        </w:pPrChange>
      </w:pPr>
      <w:ins w:id="1687"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688" w:author="Molly McEvilley" w:date="2020-08-20T07:32:00Z"/>
        </w:rPr>
      </w:pPr>
      <w:ins w:id="1689"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690" w:author="Molly McEvilley" w:date="2020-08-20T07:32:00Z"/>
        </w:rPr>
      </w:pPr>
      <w:ins w:id="1691"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692"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693"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694" w:author="Molly McEvilley" w:date="2020-08-13T09:48:00Z"/>
              </w:rPr>
            </w:pPr>
            <w:ins w:id="1695"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96" w:author="Molly McEvilley" w:date="2020-08-13T09:48:00Z"/>
              </w:rPr>
            </w:pPr>
            <w:ins w:id="1697"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98" w:author="Molly McEvilley" w:date="2020-08-13T09:48:00Z"/>
              </w:rPr>
            </w:pPr>
            <w:ins w:id="1699"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700" w:author="Molly McEvilley" w:date="2020-08-13T09:48:00Z"/>
                <w:b/>
              </w:rPr>
            </w:pPr>
            <w:proofErr w:type="spellStart"/>
            <w:ins w:id="1701"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702" w:name="_Toc525229585"/>
      <w:bookmarkStart w:id="1703" w:name="_Toc525229586"/>
      <w:bookmarkStart w:id="1704" w:name="_Toc525229587"/>
      <w:bookmarkStart w:id="1705" w:name="_Toc525229588"/>
      <w:bookmarkStart w:id="1706" w:name="_Toc525229589"/>
      <w:bookmarkStart w:id="1707" w:name="_Toc525229590"/>
      <w:bookmarkStart w:id="1708" w:name="_Toc525229591"/>
      <w:bookmarkStart w:id="1709" w:name="_Toc37849820"/>
      <w:bookmarkStart w:id="1710" w:name="_Toc38030594"/>
      <w:bookmarkEnd w:id="1702"/>
      <w:bookmarkEnd w:id="1703"/>
      <w:bookmarkEnd w:id="1704"/>
      <w:bookmarkEnd w:id="1705"/>
      <w:bookmarkEnd w:id="1706"/>
      <w:bookmarkEnd w:id="1707"/>
      <w:bookmarkEnd w:id="1708"/>
      <w:r>
        <w:t xml:space="preserve">Get Counts of </w:t>
      </w:r>
      <w:r w:rsidR="006B71E5">
        <w:t>Households</w:t>
      </w:r>
      <w:r>
        <w:t xml:space="preserve"> by Project Type</w:t>
      </w:r>
      <w:bookmarkEnd w:id="1709"/>
      <w:bookmarkEnd w:id="1710"/>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EB4EA1" w:rsidRDefault="00EB4EA1"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EB4EA1" w:rsidRDefault="00EB4EA1"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EB4EA1" w:rsidRDefault="00EB4EA1"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EB4EA1" w:rsidRDefault="00EB4EA1"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lastRenderedPageBreak/>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711"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712" w:author="Molly McEvilley" w:date="2020-08-20T07:59:00Z"/>
        </w:rPr>
        <w:pPrChange w:id="1713" w:author="Molly McEvilley" w:date="2020-08-20T07:59:00Z">
          <w:pPr>
            <w:pStyle w:val="ListParagraph"/>
            <w:numPr>
              <w:numId w:val="83"/>
            </w:numPr>
          </w:pPr>
        </w:pPrChange>
      </w:pPr>
      <w:ins w:id="1714" w:author="Molly McEvilley" w:date="2020-08-20T07:59:00Z">
        <w:r>
          <w:t xml:space="preserve">Generate these counts for each of the </w:t>
        </w:r>
        <w:r w:rsidRPr="00691A1A">
          <w:t>populations and household types listed below where the count is greater than zero based on data for the given project</w:t>
        </w:r>
      </w:ins>
      <w:ins w:id="1715" w:author="Molly McEvilley" w:date="2020-08-20T08:00:00Z">
        <w:r>
          <w:t xml:space="preserve"> type</w:t>
        </w:r>
      </w:ins>
      <w:ins w:id="1716" w:author="Molly McEvilley" w:date="2020-08-20T07:59:00Z">
        <w:r w:rsidRPr="00691A1A">
          <w:t>.</w:t>
        </w:r>
      </w:ins>
    </w:p>
    <w:p w14:paraId="0A9CCB50" w14:textId="77777777" w:rsidR="0093545C" w:rsidRDefault="0093545C">
      <w:pPr>
        <w:rPr>
          <w:ins w:id="1717" w:author="Molly McEvilley" w:date="2020-08-20T07:35:00Z"/>
        </w:rPr>
        <w:pPrChange w:id="1718" w:author="Molly McEvilley" w:date="2020-08-20T08:03:00Z">
          <w:pPr>
            <w:pStyle w:val="ListParagraph"/>
            <w:numPr>
              <w:numId w:val="83"/>
            </w:numPr>
          </w:pPr>
        </w:pPrChange>
      </w:pPr>
      <w:ins w:id="1719"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720" w:author="Molly McEvilley" w:date="2020-08-20T07:35:00Z"/>
        </w:rPr>
      </w:pPr>
      <w:ins w:id="1721"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722" w:author="Molly McEvilley" w:date="2020-08-20T07:35:00Z"/>
        </w:rPr>
      </w:pPr>
      <w:ins w:id="1723"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724"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lastRenderedPageBreak/>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725" w:name="_Toc525229617"/>
      <w:bookmarkStart w:id="1726" w:name="_Toc525229618"/>
      <w:bookmarkStart w:id="1727" w:name="_Toc525229619"/>
      <w:bookmarkStart w:id="1728" w:name="_Toc525229620"/>
      <w:bookmarkStart w:id="1729" w:name="_Toc525229621"/>
      <w:bookmarkStart w:id="1730" w:name="_Toc525229622"/>
      <w:bookmarkStart w:id="1731" w:name="_Toc525229623"/>
      <w:bookmarkStart w:id="1732" w:name="_Toc511744576"/>
      <w:bookmarkStart w:id="1733" w:name="_Toc511744577"/>
      <w:bookmarkStart w:id="1734" w:name="_Toc511744578"/>
      <w:bookmarkStart w:id="1735" w:name="_Toc511744579"/>
      <w:bookmarkStart w:id="1736" w:name="_Toc511744580"/>
      <w:bookmarkStart w:id="1737" w:name="_Toc511744581"/>
      <w:bookmarkStart w:id="1738" w:name="_Toc511744582"/>
      <w:bookmarkStart w:id="1739" w:name="_Toc511744591"/>
      <w:bookmarkStart w:id="1740" w:name="_Toc511744592"/>
      <w:bookmarkStart w:id="1741" w:name="_Toc511744593"/>
      <w:bookmarkStart w:id="1742" w:name="_Toc511744594"/>
      <w:bookmarkStart w:id="1743" w:name="_Toc511744595"/>
      <w:bookmarkStart w:id="1744" w:name="_Toc511744656"/>
      <w:bookmarkStart w:id="1745" w:name="_Toc511744657"/>
      <w:bookmarkStart w:id="1746" w:name="_Toc511744658"/>
      <w:bookmarkStart w:id="1747" w:name="_Toc511744659"/>
      <w:bookmarkStart w:id="1748" w:name="_Toc511744660"/>
      <w:bookmarkStart w:id="1749" w:name="_Toc511744661"/>
      <w:bookmarkStart w:id="1750" w:name="_Toc511744662"/>
      <w:bookmarkStart w:id="1751" w:name="_Toc511744663"/>
      <w:bookmarkStart w:id="1752" w:name="_Toc511182521"/>
      <w:bookmarkStart w:id="1753" w:name="_Toc37849821"/>
      <w:bookmarkStart w:id="1754" w:name="_Toc38030595"/>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t>Get Counts of People by Project and Personal Characteristics</w:t>
      </w:r>
      <w:bookmarkEnd w:id="1753"/>
      <w:bookmarkEnd w:id="1754"/>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EB4EA1" w:rsidRDefault="00EB4EA1"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EB4EA1" w:rsidRDefault="00EB4EA1"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EB4EA1" w:rsidRDefault="00EB4EA1"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EB4EA1" w:rsidRDefault="00EB4EA1"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EB4EA1" w:rsidRDefault="00EB4EA1"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EB4EA1" w:rsidRDefault="00EB4EA1"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EB4EA1" w:rsidRDefault="00EB4EA1"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EB4EA1" w:rsidRDefault="00EB4EA1"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lastRenderedPageBreak/>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755" w:author="Molly McEvilley" w:date="2020-08-20T08:00:00Z"/>
          <w:rFonts w:cstheme="minorHAnsi"/>
        </w:rPr>
      </w:pPr>
      <w:ins w:id="1756"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757" w:author="Molly McEvilley" w:date="2020-08-06T10:08:00Z"/>
        </w:rPr>
        <w:pPrChange w:id="1758" w:author="Molly McEvilley" w:date="2020-08-20T08:00:00Z">
          <w:pPr/>
        </w:pPrChange>
      </w:pPr>
      <w:del w:id="1759" w:author="Molly McEvilley" w:date="2020-08-20T08:00:00Z">
        <w:r w:rsidDel="00691A1A">
          <w:delText xml:space="preserve">Generate these counts for each of the </w:delText>
        </w:r>
      </w:del>
      <w:del w:id="1760" w:author="Molly McEvilley" w:date="2020-08-20T07:38:00Z">
        <w:r w:rsidRPr="00691A1A" w:rsidDel="005F42B7">
          <w:rPr>
            <w:rPrChange w:id="1761" w:author="Molly McEvilley" w:date="2020-08-20T08:00:00Z">
              <w:rPr/>
            </w:rPrChange>
          </w:rPr>
          <w:delText xml:space="preserve">following populations and household types listed </w:delText>
        </w:r>
        <w:r w:rsidR="003C4035" w:rsidRPr="00691A1A" w:rsidDel="005F42B7">
          <w:rPr>
            <w:rPrChange w:id="1762" w:author="Molly McEvilley" w:date="2020-08-20T08:00:00Z">
              <w:rPr/>
            </w:rPrChange>
          </w:rPr>
          <w:delText>below</w:delText>
        </w:r>
      </w:del>
      <w:del w:id="1763" w:author="Molly McEvilley" w:date="2020-08-20T08:00:00Z">
        <w:r w:rsidR="004873DC" w:rsidRPr="00691A1A" w:rsidDel="00691A1A">
          <w:rPr>
            <w:rPrChange w:id="1764" w:author="Molly McEvilley" w:date="2020-08-20T08:00:00Z">
              <w:rPr/>
            </w:rPrChange>
          </w:rPr>
          <w:delText xml:space="preserve">. </w:delText>
        </w:r>
      </w:del>
      <w:ins w:id="1765"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766" w:author="Molly McEvilley" w:date="2020-08-06T10:08:00Z"/>
        </w:rPr>
      </w:pPr>
      <w:ins w:id="1767"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768"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05E6451E"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769" w:author="Molly McEvilley" w:date="2020-08-13T11:16:00Z"/>
              </w:rPr>
            </w:pPr>
            <w:proofErr w:type="spellStart"/>
            <w:r>
              <w:t>tlsa_</w:t>
            </w:r>
            <w:r w:rsidR="00C80ABF">
              <w:t>Enrollment.</w:t>
            </w:r>
            <w:del w:id="1770" w:author="Molly McEvilley" w:date="2020-08-28T06:13:00Z">
              <w:r w:rsidR="009C008E" w:rsidDel="004B17AD">
                <w:rPr>
                  <w:b/>
                  <w:bCs/>
                </w:rPr>
                <w:delText>ActiveAge</w:delText>
              </w:r>
            </w:del>
            <w:ins w:id="1771"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772" w:author="Molly McEvilley" w:date="2020-08-13T11:16:00Z">
              <w:r w:rsidR="00C80ABF" w:rsidDel="00456CA1">
                <w:delText>18</w:delText>
              </w:r>
            </w:del>
            <w:ins w:id="1773" w:author="Molly McEvilley" w:date="2020-08-13T11:16:00Z">
              <w:r w:rsidR="00456CA1">
                <w:t xml:space="preserve">21 </w:t>
              </w:r>
            </w:ins>
            <w:ins w:id="1774"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775"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DF652E2"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776" w:author="Molly McEvilley" w:date="2020-08-13T11:16:00Z"/>
              </w:rPr>
            </w:pPr>
            <w:proofErr w:type="spellStart"/>
            <w:r>
              <w:t>tlsa_</w:t>
            </w:r>
            <w:r w:rsidR="00C80ABF">
              <w:t>Enrollment.</w:t>
            </w:r>
            <w:del w:id="1777" w:author="Molly McEvilley" w:date="2020-08-28T06:13:00Z">
              <w:r w:rsidR="009C008E" w:rsidDel="004B17AD">
                <w:rPr>
                  <w:b/>
                  <w:bCs/>
                </w:rPr>
                <w:delText>ActiveAge</w:delText>
              </w:r>
            </w:del>
            <w:ins w:id="1778" w:author="Molly McEvilley" w:date="2020-08-28T06:13:00Z">
              <w:r w:rsidR="004B17AD">
                <w:rPr>
                  <w:b/>
                  <w:bCs/>
                </w:rPr>
                <w:t>ActiveAge</w:t>
              </w:r>
              <w:proofErr w:type="spellEnd"/>
              <w:r w:rsidR="004B17AD">
                <w:rPr>
                  <w:b/>
                  <w:bCs/>
                </w:rPr>
                <w:t>*</w:t>
              </w:r>
            </w:ins>
            <w:r w:rsidR="009C008E">
              <w:rPr>
                <w:b/>
                <w:bCs/>
              </w:rPr>
              <w:t xml:space="preserve"> </w:t>
            </w:r>
            <w:r w:rsidR="00C80ABF">
              <w:t>= 24</w:t>
            </w:r>
            <w:ins w:id="1779"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780" w:author="Molly McEvilley" w:date="2020-08-13T11:16:00Z">
              <w:r w:rsidRPr="001F2BDF">
                <w:rPr>
                  <w:b/>
                  <w:bCs/>
                </w:rPr>
                <w:t>HHAdultAge</w:t>
              </w:r>
              <w:proofErr w:type="spellEnd"/>
              <w:r>
                <w:t xml:space="preserve"> </w:t>
              </w:r>
            </w:ins>
            <w:ins w:id="1781"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1DD690C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782" w:author="Molly McEvilley" w:date="2020-08-13T11:17:00Z"/>
              </w:rPr>
            </w:pPr>
            <w:proofErr w:type="spellStart"/>
            <w:r>
              <w:t>tlsa_</w:t>
            </w:r>
            <w:r w:rsidR="00C80ABF">
              <w:t>Enrollment.</w:t>
            </w:r>
            <w:del w:id="1783" w:author="Molly McEvilley" w:date="2020-08-28T06:13:00Z">
              <w:r w:rsidR="009C008E" w:rsidDel="004B17AD">
                <w:rPr>
                  <w:b/>
                  <w:bCs/>
                </w:rPr>
                <w:delText>ActiveAge</w:delText>
              </w:r>
            </w:del>
            <w:ins w:id="1784" w:author="Molly McEvilley" w:date="2020-08-28T06:13:00Z">
              <w:r w:rsidR="004B17AD">
                <w:rPr>
                  <w:b/>
                  <w:bCs/>
                </w:rPr>
                <w:t>ActiveAge</w:t>
              </w:r>
              <w:proofErr w:type="spellEnd"/>
              <w:r w:rsidR="004B17AD">
                <w:rPr>
                  <w:b/>
                  <w:bCs/>
                </w:rPr>
                <w:t>*</w:t>
              </w:r>
            </w:ins>
            <w:r w:rsidR="009C008E">
              <w:rPr>
                <w:b/>
                <w:bCs/>
              </w:rPr>
              <w:t xml:space="preserve"> </w:t>
            </w:r>
            <w:r w:rsidR="00C80ABF">
              <w:t xml:space="preserve">= </w:t>
            </w:r>
            <w:del w:id="1785" w:author="Molly McEvilley" w:date="2020-08-13T11:18:00Z">
              <w:r w:rsidR="00C80ABF" w:rsidDel="00456CA1">
                <w:delText xml:space="preserve">18 </w:delText>
              </w:r>
            </w:del>
            <w:ins w:id="1786"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787" w:author="Molly McEvilley" w:date="2020-08-13T11:17:00Z"/>
              </w:rPr>
            </w:pPr>
            <w:proofErr w:type="spellStart"/>
            <w:ins w:id="1788"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4B7CF2B1"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789" w:author="Molly McEvilley" w:date="2020-08-13T11:17:00Z"/>
              </w:rPr>
            </w:pPr>
            <w:proofErr w:type="spellStart"/>
            <w:r>
              <w:t>tlsa_</w:t>
            </w:r>
            <w:r w:rsidR="00C80ABF">
              <w:t>Enrollment.</w:t>
            </w:r>
            <w:del w:id="1790" w:author="Molly McEvilley" w:date="2020-08-28T06:13:00Z">
              <w:r w:rsidR="009C008E" w:rsidDel="004B17AD">
                <w:rPr>
                  <w:b/>
                  <w:bCs/>
                </w:rPr>
                <w:delText>ActiveAge</w:delText>
              </w:r>
            </w:del>
            <w:ins w:id="1791" w:author="Molly McEvilley" w:date="2020-08-28T06:13:00Z">
              <w:r w:rsidR="004B17AD">
                <w:rPr>
                  <w:b/>
                  <w:bCs/>
                </w:rPr>
                <w:t>ActiveAge</w:t>
              </w:r>
              <w:proofErr w:type="spellEnd"/>
              <w:r w:rsidR="004B17AD">
                <w:rPr>
                  <w:b/>
                  <w:bCs/>
                </w:rPr>
                <w:t>*</w:t>
              </w:r>
            </w:ins>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792" w:author="Molly McEvilley" w:date="2020-08-13T11:17:00Z"/>
              </w:rPr>
            </w:pPr>
            <w:proofErr w:type="spellStart"/>
            <w:ins w:id="1793" w:author="Molly McEvilley" w:date="2020-08-13T11:17:00Z">
              <w:r w:rsidRPr="001F2BDF">
                <w:rPr>
                  <w:b/>
                  <w:bCs/>
                </w:rPr>
                <w:t>HHAdultAge</w:t>
              </w:r>
              <w:proofErr w:type="spellEnd"/>
              <w:r>
                <w:t xml:space="preserve"> </w:t>
              </w:r>
            </w:ins>
            <w:ins w:id="1794" w:author="Molly McEvilley" w:date="2020-08-19T05:35:00Z">
              <w:r w:rsidR="00E64CC0">
                <w:t>= 24</w:t>
              </w:r>
            </w:ins>
            <w:ins w:id="1795"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55FA7EFB" w14:textId="0CE5D3F7" w:rsidR="004B17AD" w:rsidRDefault="004B17AD" w:rsidP="004B17AD">
      <w:pPr>
        <w:rPr>
          <w:ins w:id="1796" w:author="Molly McEvilley" w:date="2020-08-28T06:12:00Z"/>
        </w:rPr>
      </w:pPr>
      <w:ins w:id="1797" w:author="Molly McEvilley" w:date="2020-08-28T06:12:00Z">
        <w:r>
          <w:t xml:space="preserve">*For point-in-time cohorts (10-13), count based on the </w:t>
        </w:r>
      </w:ins>
      <w:proofErr w:type="spellStart"/>
      <w:ins w:id="1798" w:author="Molly McEvilley" w:date="2020-08-28T06:13:00Z">
        <w:r>
          <w:rPr>
            <w:b/>
            <w:bCs/>
          </w:rPr>
          <w:t>ActiveAge</w:t>
        </w:r>
      </w:ins>
      <w:proofErr w:type="spellEnd"/>
      <w:ins w:id="1799" w:author="Molly McEvilley" w:date="2020-08-28T06:12:00Z">
        <w:r>
          <w:t xml:space="preserve"> for any enrollment active on the given date.  For the active cohort (1</w:t>
        </w:r>
        <w:proofErr w:type="gramStart"/>
        <w:r>
          <w:t>) ,</w:t>
        </w:r>
        <w:proofErr w:type="gramEnd"/>
        <w:r>
          <w:t xml:space="preserve"> count based on the most recent </w:t>
        </w:r>
        <w:proofErr w:type="spellStart"/>
        <w:r w:rsidRPr="00026A8A">
          <w:rPr>
            <w:b/>
            <w:bCs/>
          </w:rPr>
          <w:t>ActiveAge</w:t>
        </w:r>
        <w:proofErr w:type="spellEnd"/>
        <w:r>
          <w:t>.</w:t>
        </w:r>
      </w:ins>
    </w:p>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800" w:name="_Get_Counts_of"/>
      <w:bookmarkStart w:id="1801" w:name="_Toc37849822"/>
      <w:bookmarkStart w:id="1802" w:name="_Toc38030596"/>
      <w:bookmarkEnd w:id="1800"/>
      <w:r>
        <w:t>Get Counts of People by Project Type and Personal Characteristics</w:t>
      </w:r>
      <w:bookmarkEnd w:id="1801"/>
      <w:bookmarkEnd w:id="1802"/>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EB4EA1" w:rsidRDefault="00EB4EA1"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EB4EA1" w:rsidRDefault="00EB4EA1"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EB4EA1" w:rsidRDefault="00EB4EA1"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EB4EA1" w:rsidRDefault="00EB4EA1"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EB4EA1" w:rsidRDefault="00EB4EA1"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EB4EA1" w:rsidRDefault="00EB4EA1"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EB4EA1" w:rsidRDefault="00EB4EA1"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EB4EA1" w:rsidRDefault="00EB4EA1"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EB4EA1" w:rsidRDefault="00EB4EA1"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lastRenderedPageBreak/>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803" w:author="Molly McEvilley" w:date="2020-08-19T03:55:00Z">
        <w:r w:rsidR="00142EAC">
          <w:t xml:space="preserve">may be included under any circumstances but </w:t>
        </w:r>
      </w:ins>
      <w:r>
        <w:t xml:space="preserve">are required in </w:t>
      </w:r>
      <w:del w:id="1804" w:author="Molly McEvilley" w:date="2020-08-20T06:17:00Z">
        <w:r w:rsidDel="00DA0FF7">
          <w:delText>LSA Calculated</w:delText>
        </w:r>
      </w:del>
      <w:proofErr w:type="spellStart"/>
      <w:ins w:id="1805"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806" w:author="Molly McEvilley" w:date="2020-08-20T07:57:00Z"/>
          <w:rFonts w:cstheme="minorHAnsi"/>
        </w:rPr>
      </w:pPr>
      <w:ins w:id="1807"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808" w:author="Molly McEvilley" w:date="2020-08-20T08:00:00Z">
        <w:r>
          <w:rPr>
            <w:rFonts w:cstheme="minorHAnsi"/>
          </w:rPr>
          <w:t xml:space="preserve"> type</w:t>
        </w:r>
      </w:ins>
      <w:ins w:id="1809" w:author="Molly McEvilley" w:date="2020-08-20T07:57:00Z">
        <w:r>
          <w:rPr>
            <w:rFonts w:cstheme="minorHAnsi"/>
          </w:rPr>
          <w:t>.</w:t>
        </w:r>
      </w:ins>
    </w:p>
    <w:p w14:paraId="78BFBAC0" w14:textId="77777777" w:rsidR="005F42B7" w:rsidRDefault="005F42B7">
      <w:pPr>
        <w:rPr>
          <w:ins w:id="1810" w:author="Molly McEvilley" w:date="2020-08-20T07:37:00Z"/>
        </w:rPr>
        <w:pPrChange w:id="1811" w:author="Molly McEvilley" w:date="2020-08-20T08:03:00Z">
          <w:pPr>
            <w:pStyle w:val="ListParagraph"/>
            <w:numPr>
              <w:numId w:val="83"/>
            </w:numPr>
          </w:pPr>
        </w:pPrChange>
      </w:pPr>
      <w:ins w:id="1812"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813" w:author="Molly McEvilley" w:date="2020-08-20T07:37:00Z"/>
        </w:rPr>
      </w:pPr>
      <w:ins w:id="1814"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815" w:author="Molly McEvilley" w:date="2020-08-20T07:37:00Z"/>
        </w:rPr>
      </w:pPr>
      <w:ins w:id="1816"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817" w:author="Molly McEvilley" w:date="2020-08-20T07:37:00Z"/>
          <w:rFonts w:cstheme="minorHAnsi"/>
        </w:rPr>
      </w:pPr>
      <w:del w:id="1818"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819"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820" w:author="Molly McEvilley" w:date="2020-08-20T07:37:00Z">
          <w:pPr>
            <w:pStyle w:val="ListParagraph"/>
            <w:numPr>
              <w:numId w:val="16"/>
            </w:numPr>
          </w:pPr>
        </w:pPrChange>
      </w:pPr>
      <w:ins w:id="1821" w:author="Molly McEvilley" w:date="2020-08-20T10:29:00Z">
        <w:r>
          <w:rPr>
            <w:rFonts w:cstheme="minorHAnsi"/>
          </w:rPr>
          <w:lastRenderedPageBreak/>
          <w:t>Counts include heads of household and all household members w</w:t>
        </w:r>
      </w:ins>
      <w:ins w:id="1822" w:author="Molly McEvilley" w:date="2020-08-20T10:23:00Z">
        <w:r>
          <w:rPr>
            <w:rFonts w:cstheme="minorHAnsi"/>
          </w:rPr>
          <w:t>ith the exception of counts of parenting children and youth (population IDs 113 – 14</w:t>
        </w:r>
      </w:ins>
      <w:ins w:id="1823" w:author="Molly McEvilley" w:date="2020-08-20T10:27:00Z">
        <w:r>
          <w:rPr>
            <w:rFonts w:cstheme="minorHAnsi"/>
          </w:rPr>
          <w:t>4</w:t>
        </w:r>
      </w:ins>
      <w:ins w:id="1824" w:author="Molly McEvilley" w:date="2020-08-20T10:23:00Z">
        <w:r>
          <w:rPr>
            <w:rFonts w:cstheme="minorHAnsi"/>
          </w:rPr>
          <w:t>)</w:t>
        </w:r>
      </w:ins>
      <w:ins w:id="1825" w:author="Molly McEvilley" w:date="2020-08-20T10:29:00Z">
        <w:r>
          <w:rPr>
            <w:rFonts w:cstheme="minorHAnsi"/>
          </w:rPr>
          <w:t xml:space="preserve">.  These are </w:t>
        </w:r>
      </w:ins>
      <w:ins w:id="1826" w:author="Molly McEvilley" w:date="2020-08-20T10:28:00Z">
        <w:r>
          <w:rPr>
            <w:rFonts w:cstheme="minorHAnsi"/>
          </w:rPr>
          <w:t>limited to heads of household (because it is not possible to identify any other household member as a parent)</w:t>
        </w:r>
      </w:ins>
      <w:ins w:id="1827" w:author="Molly McEvilley" w:date="2020-08-20T10:30:00Z">
        <w:r>
          <w:rPr>
            <w:rFonts w:cstheme="minorHAnsi"/>
          </w:rPr>
          <w:t>.</w:t>
        </w:r>
      </w:ins>
    </w:p>
    <w:tbl>
      <w:tblPr>
        <w:tblStyle w:val="Style11"/>
        <w:tblW w:w="9445" w:type="dxa"/>
        <w:tblLook w:val="04A0" w:firstRow="1" w:lastRow="0" w:firstColumn="1" w:lastColumn="0" w:noHBand="0" w:noVBand="1"/>
      </w:tblPr>
      <w:tblGrid>
        <w:gridCol w:w="1245"/>
        <w:gridCol w:w="2655"/>
        <w:gridCol w:w="1222"/>
        <w:gridCol w:w="4323"/>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68016A44"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del w:id="1828" w:author="Molly McEvilley" w:date="2020-08-28T06:16:00Z">
              <w:r w:rsidR="009C008E" w:rsidDel="004B17AD">
                <w:rPr>
                  <w:rFonts w:cstheme="minorHAnsi"/>
                  <w:b/>
                  <w:bCs/>
                </w:rPr>
                <w:delText>ActiveAge</w:delText>
              </w:r>
            </w:del>
            <w:proofErr w:type="spellStart"/>
            <w:ins w:id="1829"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1956B41B"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830" w:author="Molly McEvilley" w:date="2020-08-28T06:16:00Z">
              <w:r w:rsidR="009C008E" w:rsidDel="004B17AD">
                <w:rPr>
                  <w:rFonts w:cstheme="minorHAnsi"/>
                  <w:b/>
                  <w:bCs/>
                </w:rPr>
                <w:delText>ActiveAge</w:delText>
              </w:r>
            </w:del>
            <w:proofErr w:type="spellStart"/>
            <w:ins w:id="1831"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E483D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832" w:author="Molly McEvilley" w:date="2020-08-28T06:16:00Z">
              <w:r w:rsidR="009C008E" w:rsidDel="004B17AD">
                <w:rPr>
                  <w:rFonts w:cstheme="minorHAnsi"/>
                  <w:b/>
                  <w:bCs/>
                </w:rPr>
                <w:delText>ActiveAge</w:delText>
              </w:r>
            </w:del>
            <w:proofErr w:type="spellStart"/>
            <w:ins w:id="1833"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247AEB4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834" w:author="Molly McEvilley" w:date="2020-08-28T06:16:00Z">
              <w:r w:rsidR="009C008E" w:rsidDel="004B17AD">
                <w:rPr>
                  <w:rFonts w:cstheme="minorHAnsi"/>
                  <w:b/>
                  <w:bCs/>
                </w:rPr>
                <w:delText>ActiveAge</w:delText>
              </w:r>
            </w:del>
            <w:proofErr w:type="spellStart"/>
            <w:ins w:id="1835"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1AA0FD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836" w:author="Molly McEvilley" w:date="2020-08-28T06:16:00Z">
              <w:r w:rsidR="009C008E" w:rsidDel="004B17AD">
                <w:rPr>
                  <w:rFonts w:cstheme="minorHAnsi"/>
                  <w:b/>
                  <w:bCs/>
                </w:rPr>
                <w:delText>ActiveAge</w:delText>
              </w:r>
            </w:del>
            <w:proofErr w:type="spellStart"/>
            <w:ins w:id="1837"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D252C02"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838" w:author="Molly McEvilley" w:date="2020-08-28T06:16:00Z">
              <w:r w:rsidR="009C008E" w:rsidDel="004B17AD">
                <w:rPr>
                  <w:rFonts w:cstheme="minorHAnsi"/>
                  <w:b/>
                  <w:bCs/>
                </w:rPr>
                <w:delText>ActiveAge</w:delText>
              </w:r>
            </w:del>
            <w:proofErr w:type="spellStart"/>
            <w:ins w:id="1839"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0616244B"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840" w:author="Molly McEvilley" w:date="2020-08-28T06:16:00Z">
              <w:r w:rsidR="009C008E" w:rsidDel="004B17AD">
                <w:rPr>
                  <w:rFonts w:cstheme="minorHAnsi"/>
                  <w:b/>
                  <w:bCs/>
                </w:rPr>
                <w:delText>ActiveAge</w:delText>
              </w:r>
            </w:del>
            <w:proofErr w:type="spellStart"/>
            <w:ins w:id="1841"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A7B0360"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842" w:author="Molly McEvilley" w:date="2020-08-28T06:16:00Z">
              <w:r w:rsidR="009C008E" w:rsidDel="004B17AD">
                <w:rPr>
                  <w:rFonts w:cstheme="minorHAnsi"/>
                  <w:b/>
                  <w:bCs/>
                </w:rPr>
                <w:delText>ActiveAge</w:delText>
              </w:r>
            </w:del>
            <w:proofErr w:type="spellStart"/>
            <w:ins w:id="1843"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7C3D4134"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844" w:author="Molly McEvilley" w:date="2020-08-28T06:16:00Z">
              <w:r w:rsidR="009C008E" w:rsidDel="004B17AD">
                <w:rPr>
                  <w:rFonts w:cstheme="minorHAnsi"/>
                  <w:b/>
                  <w:bCs/>
                </w:rPr>
                <w:delText>ActiveAge</w:delText>
              </w:r>
            </w:del>
            <w:proofErr w:type="spellStart"/>
            <w:ins w:id="1845"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54FB651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del w:id="1846" w:author="Molly McEvilley" w:date="2020-08-28T06:16:00Z">
              <w:r w:rsidR="009C008E" w:rsidDel="004B17AD">
                <w:rPr>
                  <w:rFonts w:cstheme="minorHAnsi"/>
                  <w:b/>
                  <w:bCs/>
                </w:rPr>
                <w:delText>ActiveAge</w:delText>
              </w:r>
            </w:del>
            <w:proofErr w:type="spellStart"/>
            <w:ins w:id="1847"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4B6237A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del w:id="1848" w:author="Molly McEvilley" w:date="2020-08-28T06:16:00Z">
              <w:r w:rsidR="009C008E" w:rsidDel="004B17AD">
                <w:rPr>
                  <w:rFonts w:cstheme="minorHAnsi"/>
                  <w:b/>
                  <w:bCs/>
                </w:rPr>
                <w:delText>ActiveAge</w:delText>
              </w:r>
            </w:del>
            <w:proofErr w:type="spellStart"/>
            <w:ins w:id="1849" w:author="Molly McEvilley" w:date="2020-08-28T06:16:00Z">
              <w:r w:rsidR="004B17AD">
                <w:rPr>
                  <w:rFonts w:cstheme="minorHAnsi"/>
                  <w:b/>
                  <w:bCs/>
                </w:rPr>
                <w:t>ActiveAge</w:t>
              </w:r>
              <w:proofErr w:type="spellEnd"/>
              <w:r w:rsidR="004B17AD">
                <w:rPr>
                  <w:rFonts w:cstheme="minorHAnsi"/>
                  <w:b/>
                  <w:bCs/>
                </w:rPr>
                <w:t>*</w:t>
              </w:r>
            </w:ins>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lastRenderedPageBreak/>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850" w:author="Molly McEvilley" w:date="2020-08-19T09:15:00Z">
              <w:r w:rsidRPr="00054884" w:rsidDel="003944F4">
                <w:rPr>
                  <w:rFonts w:cstheme="minorHAnsi"/>
                  <w:color w:val="000000"/>
                </w:rPr>
                <w:delText>2</w:delText>
              </w:r>
            </w:del>
            <w:ins w:id="1851"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852"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5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2D0064B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1854" w:author="Molly McEvilley" w:date="2020-08-28T06:19:00Z">
              <w:r w:rsidDel="00FE4052">
                <w:rPr>
                  <w:rFonts w:cstheme="minorHAnsi"/>
                  <w:color w:val="000000"/>
                </w:rPr>
                <w:delText>tlsa_</w:delText>
              </w:r>
              <w:r w:rsidR="00333A77" w:rsidDel="00FE4052">
                <w:rPr>
                  <w:rFonts w:cstheme="minorHAnsi"/>
                  <w:color w:val="000000"/>
                </w:rPr>
                <w:delText>Enrollment.</w:delText>
              </w:r>
            </w:del>
            <w:ins w:id="1855" w:author="Molly McEvilley" w:date="2020-08-28T06:19:00Z">
              <w:r w:rsidR="00FE4052">
                <w:rPr>
                  <w:rFonts w:cstheme="minorHAnsi"/>
                  <w:color w:val="000000"/>
                </w:rPr>
                <w:t xml:space="preserve">Maximum </w:t>
              </w:r>
            </w:ins>
            <w:del w:id="1856" w:author="Molly McEvilley" w:date="2020-08-28T06:07:00Z">
              <w:r w:rsidDel="004B17AD">
                <w:rPr>
                  <w:rFonts w:cstheme="minorHAnsi"/>
                  <w:b/>
                  <w:color w:val="000000"/>
                </w:rPr>
                <w:delText>ActiveAge</w:delText>
              </w:r>
            </w:del>
            <w:proofErr w:type="spellStart"/>
            <w:ins w:id="1857" w:author="Molly McEvilley" w:date="2020-08-28T06:07:00Z">
              <w:r w:rsidR="004B17AD">
                <w:rPr>
                  <w:rFonts w:cstheme="minorHAnsi"/>
                  <w:b/>
                  <w:color w:val="000000"/>
                </w:rPr>
                <w:t>ActiveAge</w:t>
              </w:r>
              <w:proofErr w:type="spellEnd"/>
              <w:r w:rsidR="004B17AD">
                <w:rPr>
                  <w:rFonts w:cstheme="minorHAnsi"/>
                  <w:b/>
                  <w:color w:val="000000"/>
                </w:rPr>
                <w:t>*</w:t>
              </w:r>
            </w:ins>
            <w:r w:rsidRPr="005357DE">
              <w:rPr>
                <w:rFonts w:cstheme="minorHAnsi"/>
                <w:bCs/>
                <w:color w:val="000000"/>
                <w:rPrChange w:id="1858" w:author="Molly McEvilley" w:date="2020-08-20T10:09:00Z">
                  <w:rPr>
                    <w:rFonts w:cstheme="minorHAnsi"/>
                    <w:b/>
                    <w:color w:val="000000"/>
                  </w:rPr>
                </w:rPrChange>
              </w:rPr>
              <w:t xml:space="preserve"> </w:t>
            </w:r>
            <w:ins w:id="1859" w:author="Molly McEvilley" w:date="2020-08-20T10:10:00Z">
              <w:r w:rsidR="005357DE">
                <w:rPr>
                  <w:rFonts w:cstheme="minorHAnsi"/>
                  <w:bCs/>
                  <w:color w:val="000000"/>
                </w:rPr>
                <w:t>(</w:t>
              </w:r>
            </w:ins>
            <w:ins w:id="1860" w:author="Molly McEvilley" w:date="2020-08-20T10:09:00Z">
              <w:r w:rsidR="005357DE" w:rsidRPr="005357DE">
                <w:rPr>
                  <w:rFonts w:cstheme="minorHAnsi"/>
                  <w:bCs/>
                  <w:color w:val="000000"/>
                  <w:rPrChange w:id="1861" w:author="Molly McEvilley" w:date="2020-08-20T10:09:00Z">
                    <w:rPr>
                      <w:rFonts w:cstheme="minorHAnsi"/>
                      <w:b/>
                      <w:color w:val="000000"/>
                    </w:rPr>
                  </w:rPrChange>
                </w:rPr>
                <w:t>HoH</w:t>
              </w:r>
            </w:ins>
            <w:ins w:id="1862" w:author="Molly McEvilley" w:date="2020-08-20T10:10:00Z">
              <w:r w:rsidR="005357DE">
                <w:rPr>
                  <w:rFonts w:cstheme="minorHAnsi"/>
                  <w:bCs/>
                  <w:color w:val="000000"/>
                </w:rPr>
                <w:t>)</w:t>
              </w:r>
            </w:ins>
            <w:ins w:id="1863" w:author="Molly McEvilley" w:date="2020-08-20T10:09:00Z">
              <w:r w:rsidR="005357DE" w:rsidRPr="005357DE">
                <w:rPr>
                  <w:rFonts w:cstheme="minorHAnsi"/>
                  <w:bCs/>
                  <w:color w:val="000000"/>
                  <w:rPrChange w:id="1864"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865"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866" w:author="Molly McEvilley" w:date="2020-08-20T10:09:00Z">
              <w:r w:rsidR="005357DE">
                <w:rPr>
                  <w:rFonts w:cstheme="minorHAnsi"/>
                  <w:color w:val="000000"/>
                </w:rPr>
                <w:t>Person.</w:t>
              </w:r>
            </w:ins>
            <w:del w:id="1867"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6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1282E3F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869" w:author="Molly McEvilley" w:date="2020-08-28T06:20:00Z">
              <w:r>
                <w:rPr>
                  <w:rFonts w:cstheme="minorHAnsi"/>
                  <w:color w:val="000000"/>
                </w:rPr>
                <w:t xml:space="preserve">Maximum </w:t>
              </w:r>
            </w:ins>
            <w:proofErr w:type="spellStart"/>
            <w:ins w:id="1870" w:author="Molly McEvilley" w:date="2020-08-28T06:07:00Z">
              <w:r w:rsidR="004B17AD">
                <w:rPr>
                  <w:rFonts w:cstheme="minorHAnsi"/>
                  <w:b/>
                  <w:color w:val="000000"/>
                </w:rPr>
                <w:t>ActiveAge</w:t>
              </w:r>
              <w:proofErr w:type="spellEnd"/>
              <w:r w:rsidR="004B17AD">
                <w:rPr>
                  <w:rFonts w:cstheme="minorHAnsi"/>
                  <w:b/>
                  <w:color w:val="000000"/>
                </w:rPr>
                <w:t>*</w:t>
              </w:r>
            </w:ins>
            <w:ins w:id="1871"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872"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7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395E2CE0"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874" w:author="Molly McEvilley" w:date="2020-08-28T06:20:00Z">
              <w:r>
                <w:rPr>
                  <w:rFonts w:cstheme="minorHAnsi"/>
                  <w:color w:val="000000"/>
                </w:rPr>
                <w:t xml:space="preserve">Maximum </w:t>
              </w:r>
            </w:ins>
            <w:proofErr w:type="spellStart"/>
            <w:ins w:id="1875" w:author="Molly McEvilley" w:date="2020-08-28T06:07:00Z">
              <w:r w:rsidR="004B17AD">
                <w:rPr>
                  <w:rFonts w:cstheme="minorHAnsi"/>
                  <w:b/>
                  <w:color w:val="000000"/>
                </w:rPr>
                <w:t>ActiveAge</w:t>
              </w:r>
              <w:proofErr w:type="spellEnd"/>
              <w:r w:rsidR="004B17AD">
                <w:rPr>
                  <w:rFonts w:cstheme="minorHAnsi"/>
                  <w:b/>
                  <w:color w:val="000000"/>
                </w:rPr>
                <w:t>*</w:t>
              </w:r>
            </w:ins>
            <w:ins w:id="1876"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877"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7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69CBB74"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879" w:author="Molly McEvilley" w:date="2020-08-28T06:20:00Z">
              <w:r>
                <w:rPr>
                  <w:rFonts w:cstheme="minorHAnsi"/>
                  <w:color w:val="000000"/>
                </w:rPr>
                <w:t xml:space="preserve">Maximum </w:t>
              </w:r>
            </w:ins>
            <w:proofErr w:type="spellStart"/>
            <w:ins w:id="1880" w:author="Molly McEvilley" w:date="2020-08-28T06:07:00Z">
              <w:r w:rsidR="004B17AD">
                <w:rPr>
                  <w:rFonts w:cstheme="minorHAnsi"/>
                  <w:b/>
                  <w:color w:val="000000"/>
                </w:rPr>
                <w:t>ActiveAge</w:t>
              </w:r>
              <w:proofErr w:type="spellEnd"/>
              <w:r w:rsidR="004B17AD">
                <w:rPr>
                  <w:rFonts w:cstheme="minorHAnsi"/>
                  <w:b/>
                  <w:color w:val="000000"/>
                </w:rPr>
                <w:t>*</w:t>
              </w:r>
            </w:ins>
            <w:ins w:id="1881"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882"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8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35C884EC"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884" w:author="Molly McEvilley" w:date="2020-08-28T06:20:00Z">
              <w:r>
                <w:rPr>
                  <w:rFonts w:cstheme="minorHAnsi"/>
                  <w:color w:val="000000"/>
                </w:rPr>
                <w:t xml:space="preserve">Maximum </w:t>
              </w:r>
            </w:ins>
            <w:proofErr w:type="spellStart"/>
            <w:ins w:id="1885" w:author="Molly McEvilley" w:date="2020-08-28T06:07:00Z">
              <w:r w:rsidR="004B17AD">
                <w:rPr>
                  <w:rFonts w:cstheme="minorHAnsi"/>
                  <w:b/>
                  <w:color w:val="000000"/>
                </w:rPr>
                <w:t>ActiveAge</w:t>
              </w:r>
              <w:proofErr w:type="spellEnd"/>
              <w:r w:rsidR="004B17AD">
                <w:rPr>
                  <w:rFonts w:cstheme="minorHAnsi"/>
                  <w:b/>
                  <w:color w:val="000000"/>
                </w:rPr>
                <w:t>*</w:t>
              </w:r>
            </w:ins>
            <w:ins w:id="1886"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887"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8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64D21728"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1889" w:author="Molly McEvilley" w:date="2020-08-28T06:20:00Z">
              <w:r>
                <w:rPr>
                  <w:rFonts w:cstheme="minorHAnsi"/>
                  <w:color w:val="000000"/>
                </w:rPr>
                <w:t xml:space="preserve">Maximum </w:t>
              </w:r>
            </w:ins>
            <w:proofErr w:type="spellStart"/>
            <w:ins w:id="1890" w:author="Molly McEvilley" w:date="2020-08-28T06:07:00Z">
              <w:r w:rsidR="004B17AD">
                <w:rPr>
                  <w:rFonts w:cstheme="minorHAnsi"/>
                  <w:b/>
                  <w:color w:val="000000"/>
                </w:rPr>
                <w:t>ActiveAge</w:t>
              </w:r>
              <w:proofErr w:type="spellEnd"/>
              <w:r w:rsidR="004B17AD">
                <w:rPr>
                  <w:rFonts w:cstheme="minorHAnsi"/>
                  <w:b/>
                  <w:color w:val="000000"/>
                </w:rPr>
                <w:t>*</w:t>
              </w:r>
            </w:ins>
            <w:ins w:id="1891"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892"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1893" w:author="Molly McEvilley" w:date="2020-08-20T10:15:00Z">
              <w:r w:rsidR="005357DE">
                <w:rPr>
                  <w:rFonts w:cstheme="minorHAnsi"/>
                  <w:color w:val="000000"/>
                </w:rPr>
                <w:t>(21,24) and</w:t>
              </w:r>
            </w:ins>
            <w:r w:rsidR="00333A77" w:rsidRPr="00CF6B0D">
              <w:rPr>
                <w:rFonts w:cstheme="minorHAnsi"/>
                <w:color w:val="000000"/>
              </w:rPr>
              <w:t xml:space="preserve"> </w:t>
            </w:r>
            <w:del w:id="1894"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95"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9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97"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60DA70B1"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1898" w:author="Molly McEvilley" w:date="2020-08-28T06:20:00Z">
              <w:r>
                <w:rPr>
                  <w:rFonts w:cstheme="minorHAnsi"/>
                  <w:color w:val="000000"/>
                </w:rPr>
                <w:t xml:space="preserve">Maximum </w:t>
              </w:r>
            </w:ins>
            <w:del w:id="1899" w:author="Molly McEvilley" w:date="2020-08-28T06:07:00Z">
              <w:r w:rsidR="009C008E" w:rsidDel="004B17AD">
                <w:rPr>
                  <w:rFonts w:cstheme="minorHAnsi"/>
                  <w:b/>
                  <w:color w:val="000000"/>
                </w:rPr>
                <w:delText>ActiveAge</w:delText>
              </w:r>
            </w:del>
            <w:proofErr w:type="spellStart"/>
            <w:ins w:id="190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01" w:author="Molly McEvilley" w:date="2020-08-20T10:16:00Z">
              <w:r w:rsidR="00333A77" w:rsidRPr="00CF6B0D" w:rsidDel="00417E0B">
                <w:rPr>
                  <w:rFonts w:cstheme="minorHAnsi"/>
                  <w:color w:val="000000"/>
                </w:rPr>
                <w:delText xml:space="preserve">in (21,24) </w:delText>
              </w:r>
            </w:del>
            <w:ins w:id="1902" w:author="Molly McEvilley" w:date="2020-08-20T10:16:00Z">
              <w:r w:rsidR="00417E0B">
                <w:rPr>
                  <w:rFonts w:cstheme="minorHAnsi"/>
                  <w:color w:val="000000"/>
                </w:rPr>
                <w:t>(HoH) in (21,24)</w:t>
              </w:r>
            </w:ins>
            <w:r w:rsidR="00333A77" w:rsidRPr="00CF6B0D">
              <w:rPr>
                <w:rFonts w:cstheme="minorHAnsi"/>
                <w:color w:val="000000"/>
              </w:rPr>
              <w:t xml:space="preserve">and </w:t>
            </w:r>
            <w:del w:id="1903"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904"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0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0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1F6C2C6B"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07" w:author="Molly McEvilley" w:date="2020-08-20T10:17:00Z"/>
                <w:rFonts w:cstheme="minorHAnsi"/>
                <w:color w:val="000000"/>
              </w:rPr>
            </w:pPr>
            <w:ins w:id="1908" w:author="Molly McEvilley" w:date="2020-08-28T06:20:00Z">
              <w:r>
                <w:rPr>
                  <w:rFonts w:cstheme="minorHAnsi"/>
                  <w:color w:val="000000"/>
                </w:rPr>
                <w:t xml:space="preserve">Maximum </w:t>
              </w:r>
            </w:ins>
            <w:del w:id="1909" w:author="Molly McEvilley" w:date="2020-08-28T06:07:00Z">
              <w:r w:rsidR="009C008E" w:rsidDel="004B17AD">
                <w:rPr>
                  <w:rFonts w:cstheme="minorHAnsi"/>
                  <w:b/>
                  <w:color w:val="000000"/>
                </w:rPr>
                <w:delText>ActiveAge</w:delText>
              </w:r>
            </w:del>
            <w:proofErr w:type="spellStart"/>
            <w:ins w:id="191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11" w:author="Molly McEvilley" w:date="2020-08-20T10:17:00Z">
              <w:r w:rsidR="00333A77" w:rsidRPr="00CF6B0D" w:rsidDel="00417E0B">
                <w:rPr>
                  <w:rFonts w:cstheme="minorHAnsi"/>
                  <w:color w:val="000000"/>
                </w:rPr>
                <w:delText xml:space="preserve">in (21,24) </w:delText>
              </w:r>
            </w:del>
            <w:ins w:id="1912"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91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1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1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1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6C9AC73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1917" w:author="Molly McEvilley" w:date="2020-08-20T10:17:00Z"/>
                <w:rFonts w:cstheme="minorHAnsi"/>
                <w:color w:val="000000"/>
              </w:rPr>
            </w:pPr>
            <w:ins w:id="1918" w:author="Molly McEvilley" w:date="2020-08-28T06:20:00Z">
              <w:r>
                <w:rPr>
                  <w:rFonts w:cstheme="minorHAnsi"/>
                  <w:color w:val="000000"/>
                </w:rPr>
                <w:t xml:space="preserve">Maximum </w:t>
              </w:r>
            </w:ins>
            <w:del w:id="1919" w:author="Molly McEvilley" w:date="2020-08-28T06:07:00Z">
              <w:r w:rsidR="009C008E" w:rsidDel="004B17AD">
                <w:rPr>
                  <w:rFonts w:cstheme="minorHAnsi"/>
                  <w:b/>
                  <w:color w:val="000000"/>
                </w:rPr>
                <w:delText>ActiveAge</w:delText>
              </w:r>
            </w:del>
            <w:proofErr w:type="spellStart"/>
            <w:ins w:id="192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21" w:author="Molly McEvilley" w:date="2020-08-20T10:17:00Z">
              <w:r w:rsidR="00333A77" w:rsidRPr="00CF6B0D" w:rsidDel="00417E0B">
                <w:rPr>
                  <w:rFonts w:cstheme="minorHAnsi"/>
                  <w:color w:val="000000"/>
                </w:rPr>
                <w:delText xml:space="preserve">in (21,24) </w:delText>
              </w:r>
            </w:del>
            <w:ins w:id="1922"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92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2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2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2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586A73D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27" w:author="Molly McEvilley" w:date="2020-08-20T10:17:00Z"/>
                <w:rFonts w:cstheme="minorHAnsi"/>
                <w:color w:val="000000"/>
              </w:rPr>
            </w:pPr>
            <w:ins w:id="1928" w:author="Molly McEvilley" w:date="2020-08-28T06:20:00Z">
              <w:r>
                <w:rPr>
                  <w:rFonts w:cstheme="minorHAnsi"/>
                  <w:color w:val="000000"/>
                </w:rPr>
                <w:t xml:space="preserve">Maximum </w:t>
              </w:r>
            </w:ins>
            <w:del w:id="1929" w:author="Molly McEvilley" w:date="2020-08-28T06:07:00Z">
              <w:r w:rsidR="009C008E" w:rsidDel="004B17AD">
                <w:rPr>
                  <w:rFonts w:cstheme="minorHAnsi"/>
                  <w:b/>
                  <w:color w:val="000000"/>
                </w:rPr>
                <w:delText>ActiveAge</w:delText>
              </w:r>
            </w:del>
            <w:proofErr w:type="spellStart"/>
            <w:ins w:id="193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31" w:author="Molly McEvilley" w:date="2020-08-20T10:17:00Z">
              <w:r w:rsidR="00333A77" w:rsidRPr="00CF6B0D" w:rsidDel="00417E0B">
                <w:rPr>
                  <w:rFonts w:cstheme="minorHAnsi"/>
                  <w:color w:val="000000"/>
                </w:rPr>
                <w:delText xml:space="preserve">in (21,24) </w:delText>
              </w:r>
            </w:del>
            <w:ins w:id="1932"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93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3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3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936"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0A9D2D7A"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1937" w:author="Molly McEvilley" w:date="2020-08-20T10:17:00Z"/>
                <w:rFonts w:cstheme="minorHAnsi"/>
                <w:color w:val="000000"/>
              </w:rPr>
            </w:pPr>
            <w:ins w:id="1938" w:author="Molly McEvilley" w:date="2020-08-28T06:20:00Z">
              <w:r>
                <w:rPr>
                  <w:rFonts w:cstheme="minorHAnsi"/>
                  <w:color w:val="000000"/>
                </w:rPr>
                <w:t xml:space="preserve">Maximum </w:t>
              </w:r>
            </w:ins>
            <w:del w:id="1939" w:author="Molly McEvilley" w:date="2020-08-28T06:07:00Z">
              <w:r w:rsidR="009C008E" w:rsidDel="004B17AD">
                <w:rPr>
                  <w:rFonts w:cstheme="minorHAnsi"/>
                  <w:b/>
                  <w:color w:val="000000"/>
                </w:rPr>
                <w:delText>ActiveAge</w:delText>
              </w:r>
            </w:del>
            <w:proofErr w:type="spellStart"/>
            <w:ins w:id="194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41" w:author="Molly McEvilley" w:date="2020-08-20T10:17:00Z">
              <w:r w:rsidR="00333A77" w:rsidRPr="00CF6B0D" w:rsidDel="00417E0B">
                <w:rPr>
                  <w:rFonts w:cstheme="minorHAnsi"/>
                  <w:color w:val="000000"/>
                </w:rPr>
                <w:delText xml:space="preserve">in (21,24) </w:delText>
              </w:r>
            </w:del>
            <w:ins w:id="1942"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943"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944"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4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4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1E7AF1CD"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47" w:author="Molly McEvilley" w:date="2020-08-20T10:17:00Z"/>
                <w:rFonts w:cstheme="minorHAnsi"/>
                <w:color w:val="000000"/>
              </w:rPr>
            </w:pPr>
            <w:ins w:id="1948" w:author="Molly McEvilley" w:date="2020-08-28T06:20:00Z">
              <w:r>
                <w:rPr>
                  <w:rFonts w:cstheme="minorHAnsi"/>
                  <w:color w:val="000000"/>
                </w:rPr>
                <w:t xml:space="preserve">Maximum </w:t>
              </w:r>
            </w:ins>
            <w:del w:id="1949" w:author="Molly McEvilley" w:date="2020-08-28T06:07:00Z">
              <w:r w:rsidR="009C008E" w:rsidDel="004B17AD">
                <w:rPr>
                  <w:rFonts w:cstheme="minorHAnsi"/>
                  <w:b/>
                  <w:color w:val="000000"/>
                </w:rPr>
                <w:delText>ActiveAge</w:delText>
              </w:r>
            </w:del>
            <w:proofErr w:type="spellStart"/>
            <w:ins w:id="195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51" w:author="Molly McEvilley" w:date="2020-08-20T10:17:00Z">
              <w:r w:rsidR="00333A77" w:rsidRPr="00054884" w:rsidDel="00417E0B">
                <w:rPr>
                  <w:rFonts w:cstheme="minorHAnsi"/>
                  <w:color w:val="000000"/>
                </w:rPr>
                <w:delText xml:space="preserve">in (21,24) </w:delText>
              </w:r>
            </w:del>
            <w:ins w:id="1952"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95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95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5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5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9A9A9BF"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1957" w:author="Molly McEvilley" w:date="2020-08-20T10:17:00Z"/>
                <w:rFonts w:cstheme="minorHAnsi"/>
                <w:color w:val="000000"/>
              </w:rPr>
            </w:pPr>
            <w:ins w:id="1958" w:author="Molly McEvilley" w:date="2020-08-28T06:20:00Z">
              <w:r>
                <w:rPr>
                  <w:rFonts w:cstheme="minorHAnsi"/>
                  <w:color w:val="000000"/>
                </w:rPr>
                <w:t xml:space="preserve">Maximum </w:t>
              </w:r>
            </w:ins>
            <w:del w:id="1959" w:author="Molly McEvilley" w:date="2020-08-28T06:07:00Z">
              <w:r w:rsidR="009C008E" w:rsidDel="004B17AD">
                <w:rPr>
                  <w:rFonts w:cstheme="minorHAnsi"/>
                  <w:b/>
                  <w:color w:val="000000"/>
                </w:rPr>
                <w:delText>ActiveAge</w:delText>
              </w:r>
            </w:del>
            <w:proofErr w:type="spellStart"/>
            <w:ins w:id="196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61" w:author="Molly McEvilley" w:date="2020-08-20T10:17:00Z">
              <w:r w:rsidR="00333A77" w:rsidRPr="00054884" w:rsidDel="00417E0B">
                <w:rPr>
                  <w:rFonts w:cstheme="minorHAnsi"/>
                  <w:color w:val="000000"/>
                </w:rPr>
                <w:delText xml:space="preserve">in (21,24) </w:delText>
              </w:r>
            </w:del>
            <w:ins w:id="1962"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963"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964"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6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6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6BCAC9AE"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67" w:author="Molly McEvilley" w:date="2020-08-20T10:17:00Z"/>
                <w:rFonts w:cstheme="minorHAnsi"/>
                <w:color w:val="000000"/>
              </w:rPr>
            </w:pPr>
            <w:ins w:id="1968" w:author="Molly McEvilley" w:date="2020-08-28T06:20:00Z">
              <w:r>
                <w:rPr>
                  <w:rFonts w:cstheme="minorHAnsi"/>
                  <w:color w:val="000000"/>
                </w:rPr>
                <w:t xml:space="preserve">Maximum </w:t>
              </w:r>
            </w:ins>
            <w:del w:id="1969" w:author="Molly McEvilley" w:date="2020-08-28T06:07:00Z">
              <w:r w:rsidR="009C008E" w:rsidDel="004B17AD">
                <w:rPr>
                  <w:rFonts w:cstheme="minorHAnsi"/>
                  <w:b/>
                  <w:color w:val="000000"/>
                </w:rPr>
                <w:delText>ActiveAge</w:delText>
              </w:r>
            </w:del>
            <w:proofErr w:type="spellStart"/>
            <w:ins w:id="197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71" w:author="Molly McEvilley" w:date="2020-08-20T10:17:00Z">
              <w:r w:rsidR="00333A77" w:rsidRPr="00054884" w:rsidDel="00417E0B">
                <w:rPr>
                  <w:rFonts w:cstheme="minorHAnsi"/>
                  <w:color w:val="000000"/>
                </w:rPr>
                <w:delText xml:space="preserve">in (21,24) </w:delText>
              </w:r>
            </w:del>
            <w:ins w:id="1972"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197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97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97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7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5530301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1977" w:author="Molly McEvilley" w:date="2020-08-20T10:17:00Z"/>
                <w:rFonts w:cstheme="minorHAnsi"/>
                <w:color w:val="000000"/>
              </w:rPr>
            </w:pPr>
            <w:ins w:id="1978" w:author="Molly McEvilley" w:date="2020-08-28T06:20:00Z">
              <w:r>
                <w:rPr>
                  <w:rFonts w:cstheme="minorHAnsi"/>
                  <w:color w:val="000000"/>
                </w:rPr>
                <w:t xml:space="preserve">Maximum </w:t>
              </w:r>
            </w:ins>
            <w:del w:id="1979" w:author="Molly McEvilley" w:date="2020-08-28T06:07:00Z">
              <w:r w:rsidR="009C008E" w:rsidDel="004B17AD">
                <w:rPr>
                  <w:rFonts w:cstheme="minorHAnsi"/>
                  <w:b/>
                  <w:color w:val="000000"/>
                </w:rPr>
                <w:delText>ActiveAge</w:delText>
              </w:r>
            </w:del>
            <w:proofErr w:type="spellStart"/>
            <w:ins w:id="198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81" w:author="Molly McEvilley" w:date="2020-08-20T10:17:00Z">
              <w:r w:rsidR="00333A77" w:rsidRPr="00054884" w:rsidDel="00417E0B">
                <w:rPr>
                  <w:rFonts w:cstheme="minorHAnsi"/>
                  <w:color w:val="000000"/>
                </w:rPr>
                <w:delText xml:space="preserve">in (21,24) </w:delText>
              </w:r>
            </w:del>
            <w:ins w:id="1982"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98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984"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98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86"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66C4F50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1987" w:author="Molly McEvilley" w:date="2020-08-20T10:17:00Z"/>
                <w:rFonts w:cstheme="minorHAnsi"/>
                <w:color w:val="000000"/>
              </w:rPr>
            </w:pPr>
            <w:ins w:id="1988" w:author="Molly McEvilley" w:date="2020-08-28T06:20:00Z">
              <w:r>
                <w:rPr>
                  <w:rFonts w:cstheme="minorHAnsi"/>
                  <w:color w:val="000000"/>
                </w:rPr>
                <w:t xml:space="preserve">Maximum </w:t>
              </w:r>
            </w:ins>
            <w:del w:id="1989" w:author="Molly McEvilley" w:date="2020-08-28T06:07:00Z">
              <w:r w:rsidR="009C008E" w:rsidDel="004B17AD">
                <w:rPr>
                  <w:rFonts w:cstheme="minorHAnsi"/>
                  <w:b/>
                  <w:color w:val="000000"/>
                </w:rPr>
                <w:delText>ActiveAge</w:delText>
              </w:r>
            </w:del>
            <w:proofErr w:type="spellStart"/>
            <w:ins w:id="1990" w:author="Molly McEvilley" w:date="2020-08-28T06:07: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del w:id="1991" w:author="Molly McEvilley" w:date="2020-08-20T10:17:00Z">
              <w:r w:rsidR="00333A77" w:rsidRPr="00054884" w:rsidDel="00417E0B">
                <w:rPr>
                  <w:rFonts w:cstheme="minorHAnsi"/>
                  <w:color w:val="000000"/>
                </w:rPr>
                <w:delText xml:space="preserve">in (21,24) </w:delText>
              </w:r>
            </w:del>
            <w:ins w:id="1992"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993"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1994"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9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99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99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99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99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00"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0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0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03"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0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05"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006"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0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08"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009"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1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1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1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1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1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1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1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1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1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1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2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2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2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2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2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02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02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02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2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2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030"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3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32"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033"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lastRenderedPageBreak/>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3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3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036"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3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038"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039" w:author="Molly McEvilley" w:date="2020-08-20T10:18:00Z">
              <w:r w:rsidR="00417E0B">
                <w:rPr>
                  <w:rFonts w:cstheme="minorHAnsi"/>
                  <w:color w:val="000000"/>
                </w:rPr>
                <w:t xml:space="preserve">(HoH) </w:t>
              </w:r>
            </w:ins>
            <w:r w:rsidR="00333A77" w:rsidRPr="00054884">
              <w:rPr>
                <w:rFonts w:cstheme="minorHAnsi"/>
                <w:color w:val="000000"/>
              </w:rPr>
              <w:t xml:space="preserve"> = </w:t>
            </w:r>
            <w:del w:id="2040" w:author="Molly McEvilley" w:date="2020-08-19T09:16:00Z">
              <w:r w:rsidR="00333A77" w:rsidRPr="00054884" w:rsidDel="003944F4">
                <w:rPr>
                  <w:rFonts w:cstheme="minorHAnsi"/>
                  <w:color w:val="000000"/>
                </w:rPr>
                <w:delText>2</w:delText>
              </w:r>
            </w:del>
            <w:ins w:id="2041"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04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043" w:author="Molly McEvilley" w:date="2020-08-20T11:48:00Z">
              <w:r w:rsidR="00333A77" w:rsidRPr="00054884" w:rsidDel="009064C3">
                <w:rPr>
                  <w:rFonts w:cstheme="minorHAnsi"/>
                  <w:color w:val="000000"/>
                </w:rPr>
                <w:delText xml:space="preserve">and </w:delText>
              </w:r>
            </w:del>
            <w:proofErr w:type="spellStart"/>
            <w:ins w:id="2044"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045"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4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047"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2CFA5607"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48" w:author="Molly McEvilley" w:date="2020-08-28T06:20:00Z">
              <w:r>
                <w:rPr>
                  <w:rFonts w:cstheme="minorHAnsi"/>
                  <w:color w:val="000000"/>
                </w:rPr>
                <w:t xml:space="preserve">Maximum </w:t>
              </w:r>
            </w:ins>
            <w:del w:id="2049" w:author="Molly McEvilley" w:date="2020-08-28T06:08:00Z">
              <w:r w:rsidR="009C008E" w:rsidDel="004B17AD">
                <w:rPr>
                  <w:rFonts w:cstheme="minorHAnsi"/>
                  <w:b/>
                  <w:color w:val="000000"/>
                </w:rPr>
                <w:delText>ActiveAge</w:delText>
              </w:r>
            </w:del>
            <w:proofErr w:type="spellStart"/>
            <w:ins w:id="2050"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5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052" w:author="Molly McEvilley" w:date="2020-08-20T10:26:00Z">
              <w:r w:rsidR="00417E0B">
                <w:rPr>
                  <w:rFonts w:cstheme="minorHAnsi"/>
                  <w:b/>
                  <w:color w:val="000000"/>
                </w:rPr>
                <w:t xml:space="preserve"> </w:t>
              </w:r>
            </w:ins>
            <w:del w:id="2053"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054" w:author="Molly McEvilley" w:date="2020-08-20T10:26:00Z">
              <w:r w:rsidR="00417E0B">
                <w:rPr>
                  <w:rFonts w:cstheme="minorHAnsi"/>
                  <w:color w:val="000000"/>
                </w:rPr>
                <w:t>= 24</w:t>
              </w:r>
            </w:ins>
            <w:r w:rsidR="00333A77">
              <w:rPr>
                <w:rFonts w:cstheme="minorHAnsi"/>
                <w:color w:val="000000"/>
              </w:rPr>
              <w:t xml:space="preserve"> </w:t>
            </w:r>
            <w:del w:id="2055"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79F00BF6"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56" w:author="Molly McEvilley" w:date="2020-08-28T06:20:00Z">
              <w:r>
                <w:rPr>
                  <w:rFonts w:cstheme="minorHAnsi"/>
                  <w:color w:val="000000"/>
                </w:rPr>
                <w:t xml:space="preserve">Maximum </w:t>
              </w:r>
            </w:ins>
            <w:del w:id="2057" w:author="Molly McEvilley" w:date="2020-08-28T06:08:00Z">
              <w:r w:rsidR="009C008E" w:rsidDel="004B17AD">
                <w:rPr>
                  <w:rFonts w:cstheme="minorHAnsi"/>
                  <w:b/>
                  <w:color w:val="000000"/>
                </w:rPr>
                <w:delText>ActiveAge</w:delText>
              </w:r>
            </w:del>
            <w:proofErr w:type="spellStart"/>
            <w:ins w:id="2058"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59"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060" w:author="Molly McEvilley" w:date="2020-08-20T10:24:00Z"/>
                <w:rFonts w:cstheme="minorHAnsi"/>
                <w:color w:val="000000"/>
              </w:rPr>
            </w:pPr>
            <w:proofErr w:type="spellStart"/>
            <w:ins w:id="2061" w:author="Molly McEvilley" w:date="2020-08-20T10:24:00Z">
              <w:r>
                <w:rPr>
                  <w:rFonts w:cstheme="minorHAnsi"/>
                  <w:color w:val="000000"/>
                </w:rPr>
                <w:t>tlsa_</w:t>
              </w:r>
            </w:ins>
            <w:ins w:id="2062" w:author="Molly McEvilley" w:date="2020-08-20T10:25:00Z">
              <w:r>
                <w:rPr>
                  <w:rFonts w:cstheme="minorHAnsi"/>
                  <w:color w:val="000000"/>
                </w:rPr>
                <w:t>HHID.</w:t>
              </w:r>
            </w:ins>
            <w:ins w:id="2063" w:author="Molly McEvilley" w:date="2020-08-20T10:24:00Z">
              <w:r w:rsidRPr="00417E0B">
                <w:rPr>
                  <w:rFonts w:cstheme="minorHAnsi"/>
                  <w:b/>
                  <w:bCs/>
                  <w:color w:val="000000"/>
                  <w:rPrChange w:id="2064"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51BA2DAF"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065" w:author="Molly McEvilley" w:date="2020-08-28T06:21:00Z">
                  <w:rPr>
                    <w:b/>
                  </w:rPr>
                </w:rPrChange>
              </w:rPr>
            </w:pPr>
            <w:del w:id="2066" w:author="Molly McEvilley" w:date="2020-08-13T11:13:00Z">
              <w:r w:rsidRPr="00054884" w:rsidDel="00753894">
                <w:rPr>
                  <w:rFonts w:cstheme="minorHAnsi"/>
                  <w:color w:val="000000"/>
                </w:rPr>
                <w:delText xml:space="preserve">and </w:delText>
              </w:r>
            </w:del>
            <w:del w:id="206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068"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069" w:author="Molly McEvilley" w:date="2020-08-28T06:20:00Z">
              <w:r w:rsidR="00FE4052">
                <w:rPr>
                  <w:rFonts w:cstheme="minorHAnsi"/>
                  <w:color w:val="000000"/>
                </w:rPr>
                <w:t xml:space="preserve">Maximum </w:t>
              </w:r>
            </w:ins>
            <w:del w:id="2070" w:author="Molly McEvilley" w:date="2020-08-28T06:08:00Z">
              <w:r w:rsidR="009C008E" w:rsidDel="004B17AD">
                <w:rPr>
                  <w:rFonts w:cstheme="minorHAnsi"/>
                  <w:b/>
                  <w:color w:val="000000"/>
                </w:rPr>
                <w:delText>ActiveAge</w:delText>
              </w:r>
            </w:del>
            <w:proofErr w:type="spellStart"/>
            <w:ins w:id="2071" w:author="Molly McEvilley" w:date="2020-08-28T06:08:00Z">
              <w:r w:rsidR="004B17AD">
                <w:rPr>
                  <w:rFonts w:cstheme="minorHAnsi"/>
                  <w:b/>
                  <w:color w:val="000000"/>
                </w:rPr>
                <w:t>ActiveAge</w:t>
              </w:r>
              <w:proofErr w:type="spellEnd"/>
              <w:r w:rsidR="004B17AD">
                <w:rPr>
                  <w:rFonts w:cstheme="minorHAnsi"/>
                  <w:b/>
                  <w:color w:val="000000"/>
                </w:rPr>
                <w:t>*</w:t>
              </w:r>
            </w:ins>
            <w:r w:rsidR="009C008E">
              <w:rPr>
                <w:rFonts w:cstheme="minorHAnsi"/>
                <w:b/>
                <w:color w:val="000000"/>
              </w:rPr>
              <w:t xml:space="preserve"> </w:t>
            </w:r>
            <w:ins w:id="2072"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3"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074" w:author="Molly McEvilley" w:date="2020-08-20T10:25:00Z"/>
                <w:rFonts w:cstheme="minorHAnsi"/>
                <w:color w:val="000000"/>
              </w:rPr>
            </w:pPr>
            <w:proofErr w:type="spellStart"/>
            <w:ins w:id="2075"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076" w:author="Molly McEvilley" w:date="2020-08-20T11:37:00Z">
              <w:r w:rsidR="00CC4F19">
                <w:rPr>
                  <w:rFonts w:cstheme="minorHAnsi"/>
                  <w:color w:val="000000"/>
                </w:rPr>
                <w:t>= 24</w:t>
              </w:r>
            </w:ins>
          </w:p>
          <w:p w14:paraId="1C14A650" w14:textId="0845831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077" w:author="Molly McEvilley" w:date="2020-08-13T11:13:00Z">
              <w:r w:rsidRPr="00054884" w:rsidDel="00753894">
                <w:rPr>
                  <w:rFonts w:cstheme="minorHAnsi"/>
                  <w:color w:val="000000"/>
                </w:rPr>
                <w:delText xml:space="preserve">and </w:delText>
              </w:r>
            </w:del>
            <w:del w:id="207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079"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080" w:author="Molly McEvilley" w:date="2020-08-28T06:08:00Z">
              <w:r w:rsidR="009C008E" w:rsidDel="004B17AD">
                <w:rPr>
                  <w:rFonts w:cstheme="minorHAnsi"/>
                  <w:b/>
                  <w:color w:val="000000"/>
                </w:rPr>
                <w:delText>ActiveAge</w:delText>
              </w:r>
            </w:del>
            <w:ins w:id="2081" w:author="Molly McEvilley" w:date="2020-08-28T06:08:00Z">
              <w:r w:rsidR="004B17AD">
                <w:rPr>
                  <w:rFonts w:cstheme="minorHAnsi"/>
                  <w:b/>
                  <w:color w:val="000000"/>
                </w:rPr>
                <w:t>ActiveAge</w:t>
              </w:r>
              <w:proofErr w:type="spellEnd"/>
              <w:r w:rsidR="004B17AD">
                <w:rPr>
                  <w:rFonts w:cstheme="minorHAnsi"/>
                  <w:b/>
                  <w:color w:val="000000"/>
                </w:rPr>
                <w:t>*</w:t>
              </w:r>
            </w:ins>
            <w:ins w:id="2082" w:author="Molly McEvilley" w:date="2020-08-20T10:25:00Z">
              <w:r w:rsidR="00417E0B">
                <w:rPr>
                  <w:rFonts w:cstheme="minorHAnsi"/>
                  <w:b/>
                  <w:color w:val="000000"/>
                </w:rPr>
                <w:t xml:space="preserve"> </w:t>
              </w:r>
            </w:ins>
            <w:ins w:id="2083" w:author="Molly McEvilley" w:date="2020-08-20T10:26:00Z">
              <w:r w:rsidR="00417E0B">
                <w:rPr>
                  <w:rFonts w:cstheme="minorHAnsi"/>
                  <w:color w:val="000000"/>
                </w:rPr>
                <w:t xml:space="preserve">(any household member) </w:t>
              </w:r>
            </w:ins>
            <w:del w:id="2084"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4FEA2399" w14:textId="2F24A73B" w:rsidR="004B17AD" w:rsidRDefault="004B17AD" w:rsidP="004B17AD">
      <w:pPr>
        <w:rPr>
          <w:ins w:id="2085" w:author="Molly McEvilley" w:date="2020-08-28T06:09:00Z"/>
        </w:rPr>
        <w:pPrChange w:id="2086" w:author="Molly McEvilley" w:date="2020-08-28T06:09:00Z">
          <w:pPr>
            <w:pStyle w:val="Heading3"/>
          </w:pPr>
        </w:pPrChange>
      </w:pPr>
      <w:ins w:id="2087" w:author="Molly McEvilley" w:date="2020-08-28T06:09:00Z">
        <w:r>
          <w:t xml:space="preserve">*For point-in-time cohorts </w:t>
        </w:r>
      </w:ins>
      <w:ins w:id="2088" w:author="Molly McEvilley" w:date="2020-08-28T06:11:00Z">
        <w:r>
          <w:t>(</w:t>
        </w:r>
      </w:ins>
      <w:ins w:id="2089" w:author="Molly McEvilley" w:date="2020-08-28T06:09:00Z">
        <w:r>
          <w:t>10-13</w:t>
        </w:r>
      </w:ins>
      <w:ins w:id="2090" w:author="Molly McEvilley" w:date="2020-08-28T06:11:00Z">
        <w:r>
          <w:t>)</w:t>
        </w:r>
      </w:ins>
      <w:ins w:id="2091" w:author="Molly McEvilley" w:date="2020-08-28T06:10:00Z">
        <w:r>
          <w:t xml:space="preserve">, count based on the </w:t>
        </w:r>
        <w:proofErr w:type="spellStart"/>
        <w:r w:rsidRPr="004B17AD">
          <w:rPr>
            <w:b/>
            <w:bCs/>
            <w:rPrChange w:id="2092" w:author="Molly McEvilley" w:date="2020-08-28T06:12:00Z">
              <w:rPr/>
            </w:rPrChange>
          </w:rPr>
          <w:t>ActiveAge</w:t>
        </w:r>
        <w:proofErr w:type="spellEnd"/>
        <w:r>
          <w:t xml:space="preserve"> for any enrollment active on </w:t>
        </w:r>
      </w:ins>
      <w:ins w:id="2093" w:author="Molly McEvilley" w:date="2020-08-28T06:11:00Z">
        <w:r>
          <w:t>the given date.  For the active cohort (1</w:t>
        </w:r>
        <w:proofErr w:type="gramStart"/>
        <w:r>
          <w:t>)</w:t>
        </w:r>
      </w:ins>
      <w:ins w:id="2094" w:author="Molly McEvilley" w:date="2020-08-28T06:10:00Z">
        <w:r>
          <w:t xml:space="preserve"> </w:t>
        </w:r>
      </w:ins>
      <w:ins w:id="2095" w:author="Molly McEvilley" w:date="2020-08-28T06:11:00Z">
        <w:r>
          <w:t>,</w:t>
        </w:r>
        <w:proofErr w:type="gramEnd"/>
        <w:r>
          <w:t xml:space="preserve"> count based on the most rec</w:t>
        </w:r>
      </w:ins>
      <w:ins w:id="2096" w:author="Molly McEvilley" w:date="2020-08-28T06:12:00Z">
        <w:r>
          <w:t xml:space="preserve">ent </w:t>
        </w:r>
        <w:proofErr w:type="spellStart"/>
        <w:r w:rsidRPr="004B17AD">
          <w:rPr>
            <w:b/>
            <w:bCs/>
            <w:rPrChange w:id="2097" w:author="Molly McEvilley" w:date="2020-08-28T06:12:00Z">
              <w:rPr/>
            </w:rPrChange>
          </w:rPr>
          <w:t>ActiveAge</w:t>
        </w:r>
        <w:proofErr w:type="spellEnd"/>
        <w:r>
          <w:t>.</w:t>
        </w:r>
      </w:ins>
    </w:p>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098" w:name="_Toc37849823"/>
      <w:bookmarkStart w:id="2099" w:name="_Toc38030597"/>
      <w:r>
        <w:t xml:space="preserve">Get Counts of </w:t>
      </w:r>
      <w:proofErr w:type="spellStart"/>
      <w:r>
        <w:t>Bednights</w:t>
      </w:r>
      <w:proofErr w:type="spellEnd"/>
      <w:r>
        <w:t xml:space="preserve"> by Project</w:t>
      </w:r>
      <w:r w:rsidR="00A768D9">
        <w:t xml:space="preserve"> and Household Characteristics</w:t>
      </w:r>
      <w:bookmarkEnd w:id="2098"/>
      <w:bookmarkEnd w:id="209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EB4EA1" w:rsidRDefault="00EB4EA1"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EB4EA1" w:rsidRDefault="00EB4EA1"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EB4EA1" w:rsidRDefault="00EB4EA1"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EB4EA1" w:rsidRDefault="00EB4EA1"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EB4EA1" w:rsidRDefault="00EB4EA1"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EB4EA1" w:rsidRDefault="00EB4EA1"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100" w:author="Molly McEvilley" w:date="2020-08-19T03:56:00Z">
        <w:r>
          <w:t xml:space="preserve">These counts may be included under any circumstances but are required in </w:t>
        </w:r>
      </w:ins>
      <w:proofErr w:type="spellStart"/>
      <w:ins w:id="2101" w:author="Molly McEvilley" w:date="2020-08-20T06:17:00Z">
        <w:r w:rsidR="00DA0FF7">
          <w:t>LSACalculated</w:t>
        </w:r>
      </w:ins>
      <w:proofErr w:type="spellEnd"/>
      <w:ins w:id="2102" w:author="Molly McEvilley" w:date="2020-08-19T03:56:00Z">
        <w:r>
          <w:t xml:space="preserve"> only if: </w:t>
        </w:r>
      </w:ins>
      <w:del w:id="2103"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104" w:author="Molly McEvilley" w:date="2020-08-20T07:57:00Z"/>
          <w:rFonts w:cstheme="minorHAnsi"/>
        </w:rPr>
      </w:pPr>
      <w:ins w:id="2105"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106" w:author="Molly McEvilley" w:date="2020-08-20T07:57:00Z"/>
        </w:rPr>
        <w:pPrChange w:id="2107" w:author="Molly McEvilley" w:date="2020-08-20T08:03:00Z">
          <w:pPr>
            <w:pStyle w:val="ListParagraph"/>
            <w:numPr>
              <w:numId w:val="83"/>
            </w:numPr>
          </w:pPr>
        </w:pPrChange>
      </w:pPr>
      <w:ins w:id="2108"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109" w:author="Molly McEvilley" w:date="2020-08-20T07:57:00Z"/>
        </w:rPr>
      </w:pPr>
      <w:ins w:id="2110"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111" w:author="Molly McEvilley" w:date="2020-08-20T07:57:00Z"/>
        </w:rPr>
      </w:pPr>
      <w:ins w:id="2112"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113"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114" w:name="_Toc37849824"/>
      <w:bookmarkStart w:id="2115" w:name="_Toc38030598"/>
      <w:r>
        <w:t xml:space="preserve">Get Counts of </w:t>
      </w:r>
      <w:proofErr w:type="spellStart"/>
      <w:r>
        <w:t>Bednights</w:t>
      </w:r>
      <w:proofErr w:type="spellEnd"/>
      <w:r>
        <w:t xml:space="preserve"> by </w:t>
      </w:r>
      <w:r w:rsidR="00A768D9">
        <w:t>Project Type and Household Characteristics</w:t>
      </w:r>
      <w:bookmarkEnd w:id="2114"/>
      <w:bookmarkEnd w:id="211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EB4EA1" w:rsidRDefault="00EB4EA1"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EB4EA1" w:rsidRDefault="00EB4EA1"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EB4EA1" w:rsidRDefault="00EB4EA1"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EB4EA1" w:rsidRDefault="00EB4EA1"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EB4EA1" w:rsidRDefault="00EB4EA1"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EB4EA1" w:rsidRDefault="00EB4EA1"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EB4EA1" w:rsidRDefault="00EB4EA1"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116" w:author="Molly McEvilley" w:date="2020-08-19T03:57:00Z">
        <w:r w:rsidR="00142EAC">
          <w:t xml:space="preserve">These counts may be included under any circumstances but are required in </w:t>
        </w:r>
      </w:ins>
      <w:proofErr w:type="spellStart"/>
      <w:ins w:id="2117" w:author="Molly McEvilley" w:date="2020-08-20T06:17:00Z">
        <w:r w:rsidR="00DA0FF7">
          <w:t>LSACalculated</w:t>
        </w:r>
      </w:ins>
      <w:proofErr w:type="spellEnd"/>
      <w:ins w:id="2118" w:author="Molly McEvilley" w:date="2020-08-19T03:57:00Z">
        <w:r w:rsidR="00142EAC">
          <w:t xml:space="preserve"> only if: </w:t>
        </w:r>
      </w:ins>
      <w:del w:id="2119"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lastRenderedPageBreak/>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120" w:author="Molly McEvilley" w:date="2020-08-20T07:39:00Z"/>
          <w:rFonts w:cstheme="minorHAnsi"/>
        </w:rPr>
      </w:pPr>
      <w:ins w:id="2121" w:author="Molly McEvilley" w:date="2020-08-20T07:39:00Z">
        <w:r>
          <w:t xml:space="preserve">Generate these counts for each of the </w:t>
        </w:r>
        <w:r>
          <w:rPr>
            <w:rFonts w:cstheme="minorHAnsi"/>
          </w:rPr>
          <w:t>populations and household types listed below</w:t>
        </w:r>
      </w:ins>
      <w:ins w:id="2122" w:author="Molly McEvilley" w:date="2020-08-20T07:56:00Z">
        <w:r w:rsidR="00691A1A">
          <w:rPr>
            <w:rFonts w:cstheme="minorHAnsi"/>
          </w:rPr>
          <w:t xml:space="preserve"> where the count is greater than </w:t>
        </w:r>
      </w:ins>
      <w:ins w:id="2123" w:author="Molly McEvilley" w:date="2020-08-20T07:57:00Z">
        <w:r w:rsidR="00691A1A">
          <w:rPr>
            <w:rFonts w:cstheme="minorHAnsi"/>
          </w:rPr>
          <w:t xml:space="preserve">zero </w:t>
        </w:r>
      </w:ins>
      <w:ins w:id="2124" w:author="Molly McEvilley" w:date="2020-08-20T07:39:00Z">
        <w:r>
          <w:rPr>
            <w:rFonts w:cstheme="minorHAnsi"/>
          </w:rPr>
          <w:t xml:space="preserve">based on data for the given </w:t>
        </w:r>
      </w:ins>
      <w:ins w:id="2125" w:author="Molly McEvilley" w:date="2020-08-20T07:40:00Z">
        <w:r>
          <w:rPr>
            <w:rFonts w:cstheme="minorHAnsi"/>
          </w:rPr>
          <w:t>project type.</w:t>
        </w:r>
      </w:ins>
    </w:p>
    <w:p w14:paraId="7E2ED4E1" w14:textId="77777777" w:rsidR="005F42B7" w:rsidRDefault="005F42B7">
      <w:pPr>
        <w:rPr>
          <w:ins w:id="2126" w:author="Molly McEvilley" w:date="2020-08-20T07:39:00Z"/>
        </w:rPr>
        <w:pPrChange w:id="2127" w:author="Molly McEvilley" w:date="2020-08-20T08:03:00Z">
          <w:pPr>
            <w:pStyle w:val="ListParagraph"/>
            <w:numPr>
              <w:numId w:val="83"/>
            </w:numPr>
          </w:pPr>
        </w:pPrChange>
      </w:pPr>
      <w:ins w:id="2128"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129" w:author="Molly McEvilley" w:date="2020-08-20T07:39:00Z"/>
        </w:rPr>
      </w:pPr>
      <w:ins w:id="2130"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131"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132" w:author="Molly McEvilley" w:date="2020-08-20T07:40:00Z">
        <w:r w:rsidDel="005F42B7">
          <w:t xml:space="preserve"> </w:t>
        </w:r>
      </w:ins>
      <w:del w:id="2133"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134"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135"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136" w:name="_Toc37849825"/>
      <w:bookmarkStart w:id="2137" w:name="_Toc38030599"/>
      <w:r>
        <w:lastRenderedPageBreak/>
        <w:t xml:space="preserve">Get Counts of </w:t>
      </w:r>
      <w:proofErr w:type="spellStart"/>
      <w:r>
        <w:t>Bednights</w:t>
      </w:r>
      <w:proofErr w:type="spellEnd"/>
      <w:r>
        <w:t xml:space="preserve"> by Project and Personal Characteristics</w:t>
      </w:r>
      <w:bookmarkEnd w:id="2136"/>
      <w:bookmarkEnd w:id="213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EB4EA1" w:rsidRDefault="00EB4EA1"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EB4EA1" w:rsidRDefault="00EB4EA1"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EB4EA1" w:rsidRDefault="00EB4EA1"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EB4EA1" w:rsidRDefault="00EB4EA1"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EB4EA1" w:rsidRDefault="00EB4EA1"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EB4EA1" w:rsidRDefault="00EB4EA1"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EB4EA1" w:rsidRDefault="00EB4EA1"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EB4EA1" w:rsidRDefault="00EB4EA1"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EB4EA1" w:rsidRDefault="00EB4EA1"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138" w:author="Molly McEvilley" w:date="2020-08-19T03:57:00Z">
        <w:r>
          <w:t xml:space="preserve">These counts may be included under any circumstances but are required in </w:t>
        </w:r>
      </w:ins>
      <w:proofErr w:type="spellStart"/>
      <w:ins w:id="2139" w:author="Molly McEvilley" w:date="2020-08-20T06:17:00Z">
        <w:r w:rsidR="00DA0FF7">
          <w:t>LSACalculated</w:t>
        </w:r>
      </w:ins>
      <w:proofErr w:type="spellEnd"/>
      <w:ins w:id="2140" w:author="Molly McEvilley" w:date="2020-08-19T03:57:00Z">
        <w:r>
          <w:t xml:space="preserve"> only if: </w:t>
        </w:r>
      </w:ins>
      <w:del w:id="2141"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142" w:author="Molly McEvilley" w:date="2020-08-06T10:09:00Z"/>
          <w:rFonts w:cstheme="minorHAnsi"/>
        </w:rPr>
      </w:pPr>
      <w:ins w:id="2143"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144"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145"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146" w:author="Molly McEvilley" w:date="2020-08-06T10:10:00Z"/>
        </w:rPr>
      </w:pPr>
      <w:ins w:id="2147"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148" w:author="Molly McEvilley" w:date="2020-08-06T10:10:00Z"/>
        </w:rPr>
      </w:pPr>
      <w:ins w:id="2149"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15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lastRenderedPageBreak/>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151" w:name="_Toc37849826"/>
      <w:bookmarkStart w:id="2152" w:name="_Toc38030600"/>
      <w:r>
        <w:t xml:space="preserve">Get Counts of </w:t>
      </w:r>
      <w:proofErr w:type="spellStart"/>
      <w:r>
        <w:t>Bednights</w:t>
      </w:r>
      <w:proofErr w:type="spellEnd"/>
      <w:r>
        <w:t xml:space="preserve"> by Project Type and Personal Characteristics</w:t>
      </w:r>
      <w:bookmarkEnd w:id="2151"/>
      <w:bookmarkEnd w:id="2152"/>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EB4EA1" w:rsidRDefault="00EB4EA1"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EB4EA1" w:rsidRDefault="00EB4EA1"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EB4EA1" w:rsidRDefault="00EB4EA1"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EB4EA1" w:rsidRDefault="00EB4EA1"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EB4EA1" w:rsidRDefault="00EB4EA1"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EB4EA1" w:rsidRDefault="00EB4EA1"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EB4EA1" w:rsidRDefault="00EB4EA1"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EB4EA1" w:rsidRDefault="00EB4EA1"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EB4EA1" w:rsidRDefault="00EB4EA1"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EB4EA1" w:rsidRDefault="00EB4EA1"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EB4EA1" w:rsidRDefault="00EB4EA1"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EB4EA1" w:rsidRDefault="00EB4EA1"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153" w:author="Molly McEvilley" w:date="2020-08-19T03:57:00Z">
        <w:r w:rsidR="00142EAC">
          <w:t xml:space="preserve">may be included under </w:t>
        </w:r>
      </w:ins>
      <w:ins w:id="2154"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lastRenderedPageBreak/>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155" w:author="Molly McEvilley" w:date="2020-08-20T08:02:00Z"/>
          <w:rFonts w:cstheme="minorHAnsi"/>
        </w:rPr>
      </w:pPr>
      <w:ins w:id="215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157" w:author="Molly McEvilley" w:date="2020-08-06T10:10:00Z"/>
        </w:rPr>
      </w:pPr>
      <w:del w:id="2158"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2159" w:author="Molly McEvilley" w:date="2020-08-20T08:02:00Z">
              <w:rPr/>
            </w:rPrChange>
          </w:rPr>
          <w:delText xml:space="preserve">. </w:delText>
        </w:r>
        <w:r w:rsidRPr="000C17CC" w:rsidDel="000C17CC">
          <w:rPr>
            <w:rFonts w:cstheme="minorHAnsi"/>
            <w:rPrChange w:id="2160"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2161" w:author="Molly McEvilley" w:date="2020-08-20T08:02:00Z">
              <w:rPr/>
            </w:rPrChange>
          </w:rPr>
          <w:delText xml:space="preserve">tlsa_Person </w:delText>
        </w:r>
        <w:r w:rsidRPr="000C17CC" w:rsidDel="000C17CC">
          <w:rPr>
            <w:rFonts w:cstheme="minorHAnsi"/>
            <w:rPrChange w:id="2162" w:author="Molly McEvilley" w:date="2020-08-20T08:02:00Z">
              <w:rPr/>
            </w:rPrChange>
          </w:rPr>
          <w:delText>values.</w:delText>
        </w:r>
      </w:del>
      <w:ins w:id="2163"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164" w:author="Molly McEvilley" w:date="2020-08-06T10:10:00Z"/>
        </w:rPr>
      </w:pPr>
      <w:ins w:id="216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166" w:author="Molly McEvilley" w:date="2020-08-06T10:10:00Z"/>
        </w:rPr>
      </w:pPr>
      <w:ins w:id="216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16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169" w:name="_Toc31198840"/>
      <w:bookmarkStart w:id="2170" w:name="_Toc37849827"/>
      <w:bookmarkStart w:id="2171" w:name="_Toc38030601"/>
      <w:bookmarkEnd w:id="2169"/>
      <w:r>
        <w:t xml:space="preserve">Data Quality – </w:t>
      </w:r>
      <w:r w:rsidR="00CF1247">
        <w:t xml:space="preserve">Get Counts of </w:t>
      </w:r>
      <w:r>
        <w:t>Enrollments Active After Project Operating End Date</w:t>
      </w:r>
      <w:r w:rsidR="00DA0B37">
        <w:t xml:space="preserve"> by Project</w:t>
      </w:r>
      <w:bookmarkEnd w:id="2170"/>
      <w:bookmarkEnd w:id="217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EB4EA1" w:rsidRDefault="00EB4EA1"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EB4EA1" w:rsidRDefault="00EB4EA1"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EB4EA1" w:rsidRDefault="00EB4EA1"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EB4EA1" w:rsidRDefault="00EB4EA1"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EB4EA1" w:rsidRDefault="00EB4EA1"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EB4EA1" w:rsidRDefault="00EB4EA1"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EB4EA1" w:rsidRDefault="00EB4EA1"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EB4EA1" w:rsidRDefault="00EB4EA1"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EB4EA1" w:rsidRDefault="00EB4EA1"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EB4EA1" w:rsidRDefault="00EB4EA1"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172" w:author="Molly McEvilley" w:date="2020-08-11T17:50:00Z"/>
        </w:rPr>
      </w:pPr>
      <w:proofErr w:type="spellStart"/>
      <w:r w:rsidRPr="00AB2970">
        <w:t>ReportRow</w:t>
      </w:r>
      <w:proofErr w:type="spellEnd"/>
    </w:p>
    <w:p w14:paraId="265E536F" w14:textId="48B5F7A4" w:rsidR="00EB1C9F" w:rsidRPr="00EB1C9F" w:rsidRDefault="00EB1C9F">
      <w:pPr>
        <w:pPrChange w:id="2173" w:author="Molly McEvilley" w:date="2020-08-11T17:50:00Z">
          <w:pPr>
            <w:pStyle w:val="Heading3"/>
          </w:pPr>
        </w:pPrChange>
      </w:pPr>
      <w:proofErr w:type="spellStart"/>
      <w:ins w:id="2174" w:author="Molly McEvilley" w:date="2020-08-11T17:50:00Z">
        <w:r w:rsidRPr="00EB1C9F">
          <w:rPr>
            <w:b/>
            <w:bCs/>
            <w:rPrChange w:id="2175" w:author="Molly McEvilley" w:date="2020-08-11T17:51:00Z">
              <w:rPr/>
            </w:rPrChange>
          </w:rPr>
          <w:t>ReportR</w:t>
        </w:r>
      </w:ins>
      <w:ins w:id="2176" w:author="Molly McEvilley" w:date="2020-08-11T17:51:00Z">
        <w:r w:rsidRPr="00EB1C9F">
          <w:rPr>
            <w:b/>
            <w:bCs/>
            <w:rPrChange w:id="2177" w:author="Molly McEvilley" w:date="2020-08-11T17:51:00Z">
              <w:rPr/>
            </w:rPrChange>
          </w:rPr>
          <w:t>ow</w:t>
        </w:r>
        <w:r>
          <w:t>s</w:t>
        </w:r>
        <w:proofErr w:type="spellEnd"/>
        <w:r>
          <w:t xml:space="preserve"> 58 and 59</w:t>
        </w:r>
      </w:ins>
      <w:ins w:id="2178" w:author="Molly McEvilley" w:date="2020-08-11T17:52:00Z">
        <w:r>
          <w:t xml:space="preserve"> </w:t>
        </w:r>
      </w:ins>
      <w:ins w:id="2179" w:author="Molly McEvilley" w:date="2020-08-11T17:53:00Z">
        <w:r>
          <w:t xml:space="preserve">count a subset of </w:t>
        </w:r>
      </w:ins>
      <w:ins w:id="2180"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lastRenderedPageBreak/>
        <w:t>Cohort</w:t>
      </w:r>
    </w:p>
    <w:p w14:paraId="53CBDB82" w14:textId="2412CA91" w:rsidR="00DE2AC2" w:rsidRDefault="00DE2AC2" w:rsidP="00DE2AC2">
      <w:r>
        <w:rPr>
          <w:b/>
          <w:bCs/>
        </w:rPr>
        <w:t>Cohort</w:t>
      </w:r>
      <w:r>
        <w:t xml:space="preserve"> = 20 for these counts</w:t>
      </w:r>
      <w:del w:id="2181" w:author="Molly McEvilley" w:date="2020-08-11T17:48:00Z">
        <w:r w:rsidR="004873DC" w:rsidDel="00EB1C9F">
          <w:delText xml:space="preserve">. </w:delText>
        </w:r>
        <w:r w:rsidDel="00EB1C9F">
          <w:delText>The cohort for these counts is</w:delText>
        </w:r>
      </w:del>
      <w:ins w:id="2182" w:author="Molly McEvilley" w:date="2020-08-11T17:48:00Z">
        <w:r w:rsidR="00EB1C9F">
          <w:t xml:space="preserve"> – they include</w:t>
        </w:r>
      </w:ins>
      <w:r>
        <w:t xml:space="preserve"> all </w:t>
      </w:r>
      <w:ins w:id="2183" w:author="Molly McEvilley" w:date="2020-08-11T17:48:00Z">
        <w:r w:rsidR="00EB1C9F">
          <w:t xml:space="preserve">enrollments </w:t>
        </w:r>
      </w:ins>
      <w:del w:id="2184" w:author="Molly McEvilley" w:date="2020-08-11T17:48:00Z">
        <w:r w:rsidDel="00EB1C9F">
          <w:delText xml:space="preserve">clients </w:delText>
        </w:r>
      </w:del>
      <w:r>
        <w:t xml:space="preserve">in continuum ES/SH/TH/RRH/PSH projects </w:t>
      </w:r>
      <w:del w:id="2185"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186"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187" w:author="Molly McEvilley" w:date="2020-08-20T08:10:00Z">
          <w:pPr>
            <w:pStyle w:val="ListParagraph"/>
            <w:numPr>
              <w:numId w:val="39"/>
            </w:numPr>
          </w:pPr>
        </w:pPrChange>
      </w:pPr>
      <w:ins w:id="2188" w:author="Molly McEvilley" w:date="2020-08-20T08:10:00Z">
        <w:r w:rsidRPr="00E5055B">
          <w:rPr>
            <w:rPrChange w:id="2189"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190" w:name="_Toc37849828"/>
      <w:bookmarkStart w:id="219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190"/>
      <w:bookmarkEnd w:id="219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EB4EA1" w:rsidRDefault="00EB4EA1"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EB4EA1" w:rsidRDefault="00EB4EA1"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EB4EA1" w:rsidRDefault="00EB4EA1"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EB4EA1" w:rsidRDefault="00EB4EA1"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EB4EA1" w:rsidRDefault="00EB4EA1"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EB4EA1" w:rsidRDefault="00EB4EA1"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EB4EA1" w:rsidRDefault="00EB4EA1"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EB4EA1" w:rsidRDefault="00EB4EA1"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EB4EA1" w:rsidRDefault="00EB4EA1"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EB4EA1" w:rsidRDefault="00EB4EA1"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EB4EA1" w:rsidRDefault="00EB4EA1"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EB4EA1" w:rsidRDefault="00EB4EA1"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EB4EA1" w:rsidRDefault="00EB4EA1"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EB4EA1" w:rsidRDefault="00EB4EA1"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lastRenderedPageBreak/>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192" w:name="_Data_Quality_–"/>
      <w:bookmarkStart w:id="2193" w:name="_Toc37849829"/>
      <w:bookmarkStart w:id="2194" w:name="_Toc38030603"/>
      <w:bookmarkEnd w:id="2192"/>
      <w:r>
        <w:t xml:space="preserve">Data Quality – Get Counts of </w:t>
      </w:r>
      <w:del w:id="2195" w:author="Molly McEvilley" w:date="2020-08-13T05:11:00Z">
        <w:r w:rsidDel="00EB1C9F">
          <w:delText xml:space="preserve">Enrollments </w:delText>
        </w:r>
      </w:del>
      <w:ins w:id="2196" w:author="Molly McEvilley" w:date="2020-08-13T05:11:00Z">
        <w:r w:rsidR="00EB1C9F">
          <w:t xml:space="preserve">Households </w:t>
        </w:r>
      </w:ins>
      <w:r>
        <w:t xml:space="preserve">with no </w:t>
      </w:r>
      <w:proofErr w:type="spellStart"/>
      <w:r>
        <w:t>Enrollment</w:t>
      </w:r>
      <w:del w:id="2197" w:author="Molly McEvilley" w:date="2020-08-13T05:11:00Z">
        <w:r w:rsidDel="00EB1C9F">
          <w:delText xml:space="preserve"> </w:delText>
        </w:r>
      </w:del>
      <w:r>
        <w:t>CoC</w:t>
      </w:r>
      <w:proofErr w:type="spellEnd"/>
      <w:r>
        <w:t xml:space="preserve"> Record by Project</w:t>
      </w:r>
      <w:bookmarkEnd w:id="2193"/>
      <w:bookmarkEnd w:id="2194"/>
    </w:p>
    <w:p w14:paraId="30E606E8" w14:textId="52E8A7A1" w:rsidR="00EB1C9F" w:rsidRPr="00EF3C8B" w:rsidRDefault="00EF3C8B" w:rsidP="009400D2">
      <w:pPr>
        <w:jc w:val="center"/>
      </w:pPr>
      <w:del w:id="2198"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EB4EA1" w:rsidRDefault="00EB4EA1"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EB4EA1" w:rsidRDefault="00EB4EA1"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EB4EA1" w:rsidRDefault="00EB4EA1"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EB4EA1" w:rsidRDefault="00EB4EA1"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EB4EA1" w:rsidRDefault="00EB4EA1"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EB4EA1" w:rsidRDefault="00EB4EA1"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EB4EA1" w:rsidRDefault="00EB4EA1"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EB4EA1" w:rsidRDefault="00EB4EA1"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EB4EA1" w:rsidRDefault="00EB4EA1"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EB4EA1" w:rsidRDefault="00EB4EA1"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EB4EA1" w:rsidRDefault="00EB4EA1"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EB4EA1" w:rsidRDefault="00EB4EA1" w:rsidP="00EF3C8B">
                            <w:pPr>
                              <w:pStyle w:val="Style3"/>
                            </w:pPr>
                            <w:r>
                              <w:t>hmis_EnrollmentCoC</w:t>
                            </w:r>
                          </w:p>
                        </w:txbxContent>
                      </v:textbox>
                    </v:shape>
                  </v:group>
                  <w10:anchorlock/>
                </v:group>
              </w:pict>
            </mc:Fallback>
          </mc:AlternateContent>
        </w:r>
      </w:del>
      <w:ins w:id="2199"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B4EA1" w:rsidRDefault="00EB4EA1"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B4EA1" w:rsidRDefault="00EB4EA1"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B4EA1" w:rsidRDefault="00EB4EA1"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B4EA1" w:rsidRDefault="00EB4EA1"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B4EA1" w:rsidRDefault="00EB4EA1"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B4EA1" w:rsidRDefault="00EB4EA1"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B4EA1" w:rsidRDefault="00EB4EA1"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B4EA1" w:rsidRDefault="00EB4EA1"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B4EA1" w:rsidRDefault="00EB4EA1"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B4EA1" w:rsidRDefault="00EB4EA1"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B4EA1" w:rsidRDefault="00EB4EA1"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B4EA1" w:rsidRDefault="00EB4EA1"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200" w:author="Molly McEvilley" w:date="2020-08-11T16:21:00Z">
        <w:r w:rsidR="00EB1C9F">
          <w:t xml:space="preserve"> and Value</w:t>
        </w:r>
      </w:ins>
      <w:del w:id="2201" w:author="Molly McEvilley" w:date="2020-08-11T16:21:00Z">
        <w:r w:rsidRPr="00AB2970" w:rsidDel="00EB1C9F">
          <w:delText>, Universe, and ProjectID</w:delText>
        </w:r>
      </w:del>
    </w:p>
    <w:p w14:paraId="4C396F73" w14:textId="24BB5BD3" w:rsidR="00EB1C9F" w:rsidRDefault="00D705D2" w:rsidP="00D705D2">
      <w:pPr>
        <w:rPr>
          <w:ins w:id="2202" w:author="Molly McEvilley" w:date="2020-08-11T17:45:00Z"/>
        </w:rPr>
      </w:pPr>
      <w:proofErr w:type="spellStart"/>
      <w:r>
        <w:rPr>
          <w:b/>
          <w:bCs/>
        </w:rPr>
        <w:t>ReportRow</w:t>
      </w:r>
      <w:proofErr w:type="spellEnd"/>
      <w:r>
        <w:t xml:space="preserve"> 62 counts</w:t>
      </w:r>
      <w:ins w:id="2203" w:author="Molly McEvilley" w:date="2020-08-11T14:56:00Z">
        <w:r w:rsidR="00EB1C9F">
          <w:t xml:space="preserve"> households </w:t>
        </w:r>
      </w:ins>
      <w:ins w:id="2204" w:author="Molly McEvilley" w:date="2020-08-11T16:05:00Z">
        <w:r w:rsidR="00EB1C9F">
          <w:t xml:space="preserve">that are active in </w:t>
        </w:r>
      </w:ins>
      <w:ins w:id="2205" w:author="Molly McEvilley" w:date="2020-08-11T16:13:00Z">
        <w:r w:rsidR="00EB1C9F">
          <w:t xml:space="preserve">a continuum </w:t>
        </w:r>
      </w:ins>
      <w:ins w:id="2206" w:author="Molly McEvilley" w:date="2020-08-11T16:15:00Z">
        <w:r w:rsidR="00EB1C9F">
          <w:t>ES/SH/TH</w:t>
        </w:r>
      </w:ins>
      <w:ins w:id="2207" w:author="Molly McEvilley" w:date="2020-08-11T16:16:00Z">
        <w:r w:rsidR="00EB1C9F">
          <w:t xml:space="preserve">/RRH/PSH </w:t>
        </w:r>
      </w:ins>
      <w:ins w:id="2208" w:author="Molly McEvilley" w:date="2020-08-11T16:13:00Z">
        <w:r w:rsidR="00EB1C9F">
          <w:t xml:space="preserve">project during </w:t>
        </w:r>
      </w:ins>
      <w:ins w:id="2209" w:author="Molly McEvilley" w:date="2020-08-11T16:05:00Z">
        <w:r w:rsidR="00EB1C9F">
          <w:t>the report period</w:t>
        </w:r>
      </w:ins>
      <w:ins w:id="2210" w:author="Molly McEvilley" w:date="2020-08-11T16:16:00Z">
        <w:r w:rsidR="00EB1C9F">
          <w:t xml:space="preserve"> </w:t>
        </w:r>
      </w:ins>
      <w:ins w:id="2211" w:author="Molly McEvilley" w:date="2020-08-11T16:17:00Z">
        <w:r w:rsidR="00EB1C9F">
          <w:t>and whose enrollment(s)</w:t>
        </w:r>
      </w:ins>
      <w:ins w:id="2212" w:author="Molly McEvilley" w:date="2020-08-11T16:05:00Z">
        <w:r w:rsidR="00EB1C9F">
          <w:t xml:space="preserve"> </w:t>
        </w:r>
      </w:ins>
      <w:ins w:id="2213" w:author="Molly McEvilley" w:date="2020-08-11T14:56:00Z">
        <w:r w:rsidR="00EB1C9F">
          <w:t>are not associated with any CoC</w:t>
        </w:r>
      </w:ins>
      <w:ins w:id="2214" w:author="Molly McEvilley" w:date="2020-08-11T16:21:00Z">
        <w:r w:rsidR="00EB1C9F">
          <w:t xml:space="preserve">. </w:t>
        </w:r>
      </w:ins>
    </w:p>
    <w:p w14:paraId="3A6A89C4" w14:textId="47C8BB1F" w:rsidR="00D705D2" w:rsidRDefault="00D705D2" w:rsidP="00D705D2">
      <w:pPr>
        <w:rPr>
          <w:ins w:id="2215" w:author="Molly McEvilley" w:date="2020-08-11T16:11:00Z"/>
        </w:rPr>
      </w:pPr>
      <w:del w:id="2216" w:author="Molly McEvilley" w:date="2020-08-11T14:57:00Z">
        <w:r w:rsidDel="00EB1C9F">
          <w:delText xml:space="preserve"> </w:delText>
        </w:r>
      </w:del>
      <w:del w:id="2217" w:author="Molly McEvilley" w:date="2020-08-11T16:12:00Z">
        <w:r w:rsidDel="00EB1C9F">
          <w:rPr>
            <w:i/>
            <w:iCs/>
          </w:rPr>
          <w:delText>HouseholdID</w:delText>
        </w:r>
        <w:r w:rsidDel="00EB1C9F">
          <w:delText xml:space="preserve">s </w:delText>
        </w:r>
      </w:del>
      <w:del w:id="2218" w:author="Molly McEvilley" w:date="2020-08-11T16:10:00Z">
        <w:r w:rsidDel="00EB1C9F">
          <w:delText xml:space="preserve">in continuum ES/SH/TH/RRH/PSH projects without </w:delText>
        </w:r>
      </w:del>
      <w:del w:id="2219" w:author="Molly McEvilley" w:date="2020-08-11T14:55:00Z">
        <w:r w:rsidDel="00EB1C9F">
          <w:delText xml:space="preserve">a </w:delText>
        </w:r>
      </w:del>
      <w:del w:id="2220" w:author="Molly McEvilley" w:date="2020-08-11T14:57:00Z">
        <w:r w:rsidDel="00EB1C9F">
          <w:delText xml:space="preserve">valid </w:delText>
        </w:r>
      </w:del>
      <w:del w:id="2221" w:author="Molly McEvilley" w:date="2020-08-11T16:10:00Z">
        <w:r w:rsidDel="00EB1C9F">
          <w:rPr>
            <w:i/>
            <w:iCs/>
          </w:rPr>
          <w:delText>EnrollmentCoC</w:delText>
        </w:r>
      </w:del>
      <w:del w:id="2222" w:author="Molly McEvilley" w:date="2020-08-11T14:50:00Z">
        <w:r w:rsidR="004873DC" w:rsidDel="00EB1C9F">
          <w:delText xml:space="preserve">. </w:delText>
        </w:r>
      </w:del>
    </w:p>
    <w:p w14:paraId="75764086" w14:textId="77777777" w:rsidR="00EB1C9F" w:rsidRDefault="00EB1C9F" w:rsidP="00EB1C9F">
      <w:pPr>
        <w:rPr>
          <w:ins w:id="2223" w:author="Molly McEvilley" w:date="2020-08-11T16:11:00Z"/>
        </w:rPr>
      </w:pPr>
      <w:ins w:id="2224" w:author="Molly McEvilley" w:date="2020-08-11T16:11:00Z">
        <w:r>
          <w:rPr>
            <w:b/>
            <w:bCs/>
          </w:rPr>
          <w:lastRenderedPageBreak/>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225" w:author="Molly McEvilley" w:date="2020-08-11T16:31:00Z"/>
          <w:rFonts w:ascii="Calibri" w:hAnsi="Calibri" w:cs="Calibri"/>
        </w:rPr>
      </w:pPr>
      <w:ins w:id="2226"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227"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2228" w:author="Molly McEvilley" w:date="2020-08-11T16:11:00Z"/>
          <w:rFonts w:ascii="Calibri" w:hAnsi="Calibri" w:cs="Calibri"/>
          <w:u w:val="single"/>
        </w:rPr>
      </w:pPr>
      <w:ins w:id="2229"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2230" w:author="Molly McEvilley" w:date="2020-08-11T16:11:00Z"/>
          <w:rFonts w:ascii="Calibri" w:hAnsi="Calibri" w:cs="Calibri"/>
        </w:rPr>
      </w:pPr>
      <w:ins w:id="2231" w:author="Molly McEvilley" w:date="2020-08-11T16:11:00Z">
        <w:r>
          <w:rPr>
            <w:rFonts w:ascii="Calibri" w:hAnsi="Calibri" w:cs="Calibri"/>
            <w:i/>
            <w:iCs/>
          </w:rPr>
          <w:t>EntryDate</w:t>
        </w:r>
        <w:r>
          <w:rPr>
            <w:rFonts w:ascii="Calibri" w:hAnsi="Calibri" w:cs="Calibri"/>
          </w:rPr>
          <w:t xml:space="preserve"> &lt;= </w:t>
        </w:r>
      </w:ins>
      <w:ins w:id="2232" w:author="Molly McEvilley" w:date="2020-03-30T05:05:00Z">
        <w:r w:rsidRPr="00EB1C9F">
          <w:rPr>
            <w:rFonts w:ascii="Calibri" w:hAnsi="Calibri"/>
            <w:u w:val="single"/>
          </w:rPr>
          <w:t>ReportEnd</w:t>
        </w:r>
      </w:ins>
      <w:ins w:id="223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234" w:author="Molly McEvilley" w:date="2020-08-11T16:11:00Z"/>
          <w:rFonts w:ascii="Calibri" w:hAnsi="Calibri" w:cs="Calibri"/>
          <w:u w:val="single"/>
        </w:rPr>
      </w:pPr>
      <w:proofErr w:type="spellStart"/>
      <w:ins w:id="2235" w:author="Molly McEvilley" w:date="2020-08-11T16:31:00Z">
        <w:r>
          <w:rPr>
            <w:rFonts w:ascii="Calibri" w:hAnsi="Calibri" w:cs="Calibri"/>
          </w:rPr>
          <w:t>hmis_</w:t>
        </w:r>
      </w:ins>
      <w:ins w:id="223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237" w:author="Molly McEvilley" w:date="2020-08-11T16:11:00Z"/>
          <w:rFonts w:ascii="Calibri" w:hAnsi="Calibri" w:cs="Calibri"/>
          <w:u w:val="single"/>
        </w:rPr>
      </w:pPr>
      <w:proofErr w:type="spellStart"/>
      <w:ins w:id="223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239" w:author="Molly McEvilley" w:date="2020-08-11T16:11:00Z"/>
          <w:rFonts w:ascii="Calibri" w:hAnsi="Calibri" w:cs="Calibri"/>
          <w:u w:val="single"/>
        </w:rPr>
      </w:pPr>
      <w:proofErr w:type="spellStart"/>
      <w:ins w:id="224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241" w:author="Molly McEvilley" w:date="2020-08-11T16:19:00Z"/>
          <w:rFonts w:ascii="Calibri" w:hAnsi="Calibri" w:cs="Calibri"/>
          <w:u w:val="single"/>
        </w:rPr>
      </w:pPr>
      <w:ins w:id="2242" w:author="Molly McEvilley" w:date="2020-08-11T16:11:00Z">
        <w:r>
          <w:rPr>
            <w:rFonts w:ascii="Calibri" w:hAnsi="Calibri" w:cs="Calibri"/>
          </w:rPr>
          <w:t xml:space="preserve">There is no </w:t>
        </w:r>
      </w:ins>
      <w:ins w:id="2243" w:author="Molly McEvilley" w:date="2020-08-13T05:07:00Z">
        <w:r>
          <w:rPr>
            <w:rFonts w:ascii="Calibri" w:hAnsi="Calibri" w:cs="Calibri"/>
          </w:rPr>
          <w:t>hmis_</w:t>
        </w:r>
      </w:ins>
      <w:ins w:id="2244" w:author="Molly McEvilley" w:date="2020-08-11T16:11:00Z">
        <w:r>
          <w:rPr>
            <w:rFonts w:ascii="Calibri" w:hAnsi="Calibri" w:cs="Calibri"/>
          </w:rPr>
          <w:t xml:space="preserve">EnrollmentCoC record </w:t>
        </w:r>
      </w:ins>
      <w:ins w:id="224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246" w:author="Molly McEvilley" w:date="2020-08-11T16:19:00Z"/>
          <w:rFonts w:ascii="Calibri" w:hAnsi="Calibri" w:cs="Calibri"/>
          <w:u w:val="single"/>
        </w:rPr>
      </w:pPr>
      <w:ins w:id="2247" w:author="Molly McEvilley" w:date="2020-08-11T16:19:00Z">
        <w:r w:rsidRPr="00EB1C9F">
          <w:rPr>
            <w:rFonts w:ascii="Calibri" w:hAnsi="Calibri" w:cs="Calibri"/>
            <w:i/>
            <w:iCs/>
          </w:rPr>
          <w:t>CoCCode</w:t>
        </w:r>
        <w:r>
          <w:rPr>
            <w:rFonts w:ascii="Calibri" w:hAnsi="Calibri" w:cs="Calibri"/>
          </w:rPr>
          <w:t xml:space="preserve"> is not NULL</w:t>
        </w:r>
      </w:ins>
      <w:ins w:id="224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249" w:author="Molly McEvilley" w:date="2020-08-11T16:20:00Z"/>
          <w:rFonts w:ascii="Calibri" w:hAnsi="Calibri" w:cs="Calibri"/>
          <w:u w:val="single"/>
        </w:rPr>
      </w:pPr>
      <w:ins w:id="225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25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252" w:author="Molly McEvilley" w:date="2020-08-11T16:30:00Z"/>
          <w:rFonts w:ascii="Calibri" w:hAnsi="Calibri" w:cs="Calibri"/>
          <w:u w:val="single"/>
        </w:rPr>
      </w:pPr>
      <w:ins w:id="225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2254" w:author="Molly McEvilley" w:date="2020-08-11T16:11:00Z"/>
          <w:rFonts w:ascii="Calibri" w:hAnsi="Calibri" w:cs="Calibri"/>
          <w:u w:val="single"/>
        </w:rPr>
      </w:pPr>
      <w:ins w:id="2255"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2256" w:author="Molly McEvilley" w:date="2020-08-11T16:14:00Z"/>
        </w:rPr>
      </w:pPr>
      <w:ins w:id="2257"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258"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259" w:author="Molly McEvilley" w:date="2020-08-11T15:08:00Z">
        <w:r w:rsidDel="00EB1C9F">
          <w:delText xml:space="preserve">listed </w:delText>
        </w:r>
      </w:del>
      <w:del w:id="2260" w:author="Molly McEvilley" w:date="2020-08-27T12:44:00Z">
        <w:r w:rsidDel="00050704">
          <w:delText>in Project.csv</w:delText>
        </w:r>
        <w:r w:rsidR="004873DC" w:rsidDel="00050704">
          <w:delText>.</w:delText>
        </w:r>
      </w:del>
      <w:ins w:id="2261" w:author="Molly McEvilley" w:date="2020-08-28T05:51:00Z">
        <w:r w:rsidR="00A47288">
          <w:t xml:space="preserve"> and limited to </w:t>
        </w:r>
        <w:proofErr w:type="spellStart"/>
        <w:r w:rsidR="00A47288" w:rsidRPr="00E028AF">
          <w:rPr>
            <w:b/>
            <w:bCs/>
            <w:rPrChange w:id="2262" w:author="Molly McEvilley" w:date="2020-08-28T05:51:00Z">
              <w:rPr/>
            </w:rPrChange>
          </w:rPr>
          <w:t>ProjectID</w:t>
        </w:r>
        <w:r w:rsidR="00A47288">
          <w:t>s</w:t>
        </w:r>
        <w:proofErr w:type="spellEnd"/>
        <w:r w:rsidR="00A47288">
          <w:t xml:space="preserve"> included in Project.csv.</w:t>
        </w:r>
      </w:ins>
      <w:del w:id="2263"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264" w:author="Molly McEvilley" w:date="2020-08-11T16:23:00Z"/>
        </w:rPr>
      </w:pPr>
      <w:r>
        <w:rPr>
          <w:b/>
          <w:bCs/>
        </w:rPr>
        <w:t>Cohort</w:t>
      </w:r>
      <w:r>
        <w:t xml:space="preserve"> = 1 for these counts – they are limited to household enrollments active in the report period</w:t>
      </w:r>
      <w:ins w:id="2265" w:author="Molly McEvilley" w:date="2020-08-11T16:23:00Z">
        <w:r w:rsidR="00EB1C9F">
          <w:t>.</w:t>
        </w:r>
      </w:ins>
    </w:p>
    <w:p w14:paraId="159DFB2A" w14:textId="2E51059D" w:rsidR="00D705D2" w:rsidDel="000C17CC" w:rsidRDefault="00EB1C9F" w:rsidP="00DD1639">
      <w:pPr>
        <w:rPr>
          <w:del w:id="2266" w:author="Molly McEvilley" w:date="2020-08-11T15:27:00Z"/>
        </w:rPr>
      </w:pPr>
      <w:ins w:id="2267" w:author="Molly McEvilley" w:date="2020-08-11T16:23:00Z">
        <w:r>
          <w:t>In this case, the cohort</w:t>
        </w:r>
      </w:ins>
      <w:ins w:id="2268" w:author="Molly McEvilley" w:date="2020-08-11T16:26:00Z">
        <w:r>
          <w:t xml:space="preserve"> only indicate</w:t>
        </w:r>
      </w:ins>
      <w:ins w:id="2269" w:author="Molly McEvilley" w:date="2020-08-11T16:24:00Z">
        <w:r>
          <w:t>s only that the household was active during the report period.</w:t>
        </w:r>
      </w:ins>
      <w:r w:rsidR="005A642F">
        <w:t xml:space="preserve"> </w:t>
      </w:r>
      <w:ins w:id="2270" w:author="Molly McEvilley" w:date="2020-08-11T16:24:00Z">
        <w:r>
          <w:t xml:space="preserve">The counts </w:t>
        </w:r>
      </w:ins>
      <w:del w:id="2271" w:author="Molly McEvilley" w:date="2020-08-11T14:51:00Z">
        <w:r w:rsidR="004873DC" w:rsidDel="00EB1C9F">
          <w:delText xml:space="preserve">. </w:delText>
        </w:r>
        <w:r w:rsidR="00D705D2" w:rsidDel="00EB1C9F">
          <w:delText xml:space="preserve">However, </w:delText>
        </w:r>
      </w:del>
      <w:del w:id="2272"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273"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274" w:author="Molly McEvilley" w:date="2020-08-11T16:28:00Z">
        <w:r>
          <w:t xml:space="preserve">and none of the criteria associated with identifying active households and enrollments in other sections </w:t>
        </w:r>
      </w:ins>
      <w:ins w:id="2275" w:author="Molly McEvilley" w:date="2020-08-11T16:29:00Z">
        <w:r>
          <w:t xml:space="preserve">apply – e.g., the count of records where </w:t>
        </w:r>
        <w:r w:rsidRPr="00EB1C9F">
          <w:rPr>
            <w:i/>
            <w:iCs/>
          </w:rPr>
          <w:t>RelationshipToHoH</w:t>
        </w:r>
        <w:r>
          <w:t xml:space="preserve"> = 1 is irrelevant</w:t>
        </w:r>
      </w:ins>
      <w:ins w:id="2276" w:author="Molly McEvilley" w:date="2020-08-13T05:06:00Z">
        <w:r>
          <w:t>.</w:t>
        </w:r>
      </w:ins>
      <w:ins w:id="2277" w:author="Molly McEvilley" w:date="2020-08-11T16:29:00Z">
        <w:r>
          <w:t xml:space="preserve"> </w:t>
        </w:r>
      </w:ins>
      <w:del w:id="2278" w:author="Molly McEvilley" w:date="2020-08-11T16:28:00Z">
        <w:r w:rsidR="00D705D2" w:rsidDel="00EB1C9F">
          <w:delText xml:space="preserve">– </w:delText>
        </w:r>
      </w:del>
      <w:del w:id="2279" w:author="Molly McEvilley" w:date="2020-08-11T15:07:00Z">
        <w:r w:rsidR="00D705D2" w:rsidDel="00EB1C9F">
          <w:delText xml:space="preserve">they are counting enrollments that may have been excluded from the LSA erroneously because of missing </w:delText>
        </w:r>
      </w:del>
      <w:del w:id="2280" w:author="Molly McEvilley" w:date="2020-08-11T16:17:00Z">
        <w:r w:rsidR="00D705D2" w:rsidDel="00EB1C9F">
          <w:rPr>
            <w:i/>
            <w:iCs/>
          </w:rPr>
          <w:delText>3.16 Client Location</w:delText>
        </w:r>
        <w:r w:rsidR="00D705D2" w:rsidDel="00EB1C9F">
          <w:delText xml:space="preserve"> </w:delText>
        </w:r>
      </w:del>
      <w:del w:id="2281"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282"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283"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284" w:author="Molly McEvilley" w:date="2020-08-20T08:06:00Z">
        <w:r w:rsidR="003C4035" w:rsidDel="000C17CC">
          <w:delText>3</w:delText>
        </w:r>
      </w:del>
      <w:ins w:id="2285" w:author="Molly McEvilley" w:date="2020-08-20T08:05:00Z">
        <w:r w:rsidR="000C17CC">
          <w:fldChar w:fldCharType="begin"/>
        </w:r>
      </w:ins>
      <w:ins w:id="2286" w:author="Molly McEvilley" w:date="2020-08-20T08:06:00Z">
        <w:r w:rsidR="000C17CC">
          <w:instrText>HYPERLINK  \l "_Toc31197113"</w:instrText>
        </w:r>
      </w:ins>
      <w:ins w:id="2287" w:author="Molly McEvilley" w:date="2020-08-20T08:05:00Z">
        <w:r w:rsidR="000C17CC">
          <w:fldChar w:fldCharType="separate"/>
        </w:r>
      </w:ins>
      <w:ins w:id="2288" w:author="Molly McEvilley" w:date="2020-08-20T08:06:00Z">
        <w:r w:rsidR="000C17CC">
          <w:rPr>
            <w:rStyle w:val="Hyperlink"/>
          </w:rPr>
          <w:t>3.5 Enrollment Ages</w:t>
        </w:r>
      </w:ins>
      <w:ins w:id="2289" w:author="Molly McEvilley" w:date="2020-08-20T08:05:00Z">
        <w:r w:rsidR="000C17CC">
          <w:fldChar w:fldCharType="end"/>
        </w:r>
      </w:ins>
      <w:r w:rsidR="003C4035">
        <w:t xml:space="preserve"> and </w:t>
      </w:r>
      <w:ins w:id="2290"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291" w:author="Molly McEvilley" w:date="2020-08-20T08:11:00Z"/>
        </w:rPr>
      </w:pPr>
      <w:ins w:id="2292"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293" w:author="Molly McEvilley" w:date="2020-08-20T08:11:00Z"/>
        </w:rPr>
      </w:pPr>
    </w:p>
    <w:p w14:paraId="22FAD798" w14:textId="444DBCB3" w:rsidR="00D705D2" w:rsidDel="00EB1C9F" w:rsidRDefault="00D705D2" w:rsidP="00D705D2">
      <w:pPr>
        <w:rPr>
          <w:del w:id="2294" w:author="Molly McEvilley" w:date="2020-08-11T16:11:00Z"/>
        </w:rPr>
      </w:pPr>
      <w:del w:id="2295"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296" w:author="Molly McEvilley" w:date="2020-08-11T16:11:00Z"/>
          <w:rFonts w:ascii="Calibri" w:hAnsi="Calibri" w:cs="Calibri"/>
        </w:rPr>
      </w:pPr>
      <w:del w:id="2297"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298" w:author="Molly McEvilley" w:date="2020-08-11T16:11:00Z"/>
          <w:rFonts w:ascii="Calibri" w:hAnsi="Calibri" w:cs="Calibri"/>
        </w:rPr>
      </w:pPr>
      <w:del w:id="2299"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300" w:author="Molly McEvilley" w:date="2020-08-11T16:11:00Z"/>
          <w:rFonts w:ascii="Calibri" w:hAnsi="Calibri" w:cs="Calibri"/>
          <w:u w:val="single"/>
        </w:rPr>
      </w:pPr>
      <w:del w:id="230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302" w:author="Molly McEvilley" w:date="2020-08-11T16:11:00Z"/>
          <w:rFonts w:ascii="Calibri" w:hAnsi="Calibri" w:cs="Calibri"/>
          <w:u w:val="single"/>
        </w:rPr>
      </w:pPr>
      <w:del w:id="230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304" w:author="Molly McEvilley" w:date="2020-08-11T16:11:00Z"/>
          <w:rFonts w:ascii="Calibri" w:hAnsi="Calibri" w:cs="Calibri"/>
          <w:u w:val="single"/>
        </w:rPr>
      </w:pPr>
      <w:del w:id="230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306" w:author="Molly McEvilley" w:date="2020-08-11T16:11:00Z"/>
          <w:rFonts w:ascii="Calibri" w:hAnsi="Calibri" w:cs="Calibri"/>
          <w:u w:val="single"/>
        </w:rPr>
      </w:pPr>
      <w:del w:id="2307"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308"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309" w:author="Molly McEvilley" w:date="2020-08-20T07:46:00Z"/>
        </w:rPr>
      </w:pPr>
      <w:ins w:id="2310"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311" w:author="Molly McEvilley" w:date="2020-08-20T07:46:00Z"/>
        </w:rPr>
      </w:pPr>
      <w:ins w:id="2312"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313" w:author="Molly McEvilley" w:date="2020-08-20T07:46:00Z"/>
        </w:rPr>
      </w:pPr>
      <w:proofErr w:type="spellStart"/>
      <w:ins w:id="2314"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315" w:author="Molly McEvilley" w:date="2020-08-20T07:46:00Z"/>
        </w:rPr>
      </w:pPr>
      <w:del w:id="2316" w:author="Molly McEvilley" w:date="2020-08-20T07:46:00Z">
        <w:r w:rsidRPr="00AB2970" w:rsidDel="007002AF">
          <w:delText>Population and SystemPath</w:delText>
        </w:r>
      </w:del>
    </w:p>
    <w:p w14:paraId="78531BE8" w14:textId="530992F5" w:rsidR="00D705D2" w:rsidDel="007002AF" w:rsidRDefault="00D705D2" w:rsidP="00D705D2">
      <w:pPr>
        <w:rPr>
          <w:del w:id="2317" w:author="Molly McEvilley" w:date="2020-08-20T07:46:00Z"/>
        </w:rPr>
      </w:pPr>
      <w:del w:id="2318"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319" w:author="Molly McEvilley" w:date="2020-08-20T07:46:00Z"/>
        </w:rPr>
      </w:pPr>
      <w:del w:id="2320"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321" w:name="_HMIS_Business_Logic:"/>
      <w:bookmarkStart w:id="2322" w:name="_Toc37849830"/>
      <w:bookmarkStart w:id="2323" w:name="_Toc38030604"/>
      <w:bookmarkEnd w:id="2321"/>
      <w:proofErr w:type="spellStart"/>
      <w:r>
        <w:t>LSACalculated</w:t>
      </w:r>
      <w:bookmarkEnd w:id="2322"/>
      <w:bookmarkEnd w:id="2323"/>
      <w:proofErr w:type="spellEnd"/>
    </w:p>
    <w:p w14:paraId="4C7E45C3" w14:textId="6567BE32" w:rsidR="007C0D7B" w:rsidRDefault="007C0D7B" w:rsidP="007C0D7B">
      <w:pPr>
        <w:rPr>
          <w:ins w:id="2324"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325" w:author="Molly McEvilley" w:date="2020-08-20T07:47:00Z">
        <w:r w:rsidRPr="007002AF">
          <w:rPr>
            <w:b/>
            <w:bCs/>
          </w:rPr>
          <w:t>Value</w:t>
        </w:r>
      </w:ins>
      <w:ins w:id="2326" w:author="Molly McEvilley" w:date="2020-08-20T07:48:00Z">
        <w:r>
          <w:rPr>
            <w:b/>
            <w:bCs/>
          </w:rPr>
          <w:t xml:space="preserve"> </w:t>
        </w:r>
        <w:r>
          <w:t>for every record must be greater than zero; neither averages nor counts are generated when there are no recor</w:t>
        </w:r>
      </w:ins>
      <w:ins w:id="2327"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328"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329" w:author="Molly McEvilley" w:date="2020-08-28T05:46:00Z">
        <w:r w:rsidRPr="00291CD4" w:rsidDel="00A47288">
          <w:delText xml:space="preserve">must </w:delText>
        </w:r>
      </w:del>
      <w:ins w:id="2330" w:author="Molly McEvilley" w:date="2020-08-28T05:46:00Z">
        <w:r w:rsidR="00A47288">
          <w:t>may not be NULL</w:t>
        </w:r>
      </w:ins>
      <w:del w:id="2331" w:author="Molly McEvilley" w:date="2020-08-28T05:46:00Z">
        <w:r w:rsidRPr="00291CD4" w:rsidDel="00A47288">
          <w:delText>match a record in Project.csv</w:delText>
        </w:r>
      </w:del>
      <w:r w:rsidR="004873DC">
        <w:t>.</w:t>
      </w:r>
      <w:ins w:id="2332" w:author="Molly McEvilley" w:date="2020-08-28T05:47:00Z">
        <w:r w:rsidR="00A47288">
          <w:t xml:space="preserve">  </w:t>
        </w:r>
      </w:ins>
      <w:r w:rsidR="004873DC">
        <w:t xml:space="preserve"> </w:t>
      </w:r>
    </w:p>
    <w:p w14:paraId="2DF560DE" w14:textId="50571407" w:rsidR="00E028AF" w:rsidRPr="00291CD4" w:rsidRDefault="00E028AF" w:rsidP="00E028AF">
      <w:pPr>
        <w:pStyle w:val="ListParagraph"/>
        <w:numPr>
          <w:ilvl w:val="1"/>
          <w:numId w:val="11"/>
        </w:numPr>
        <w:pPrChange w:id="2333" w:author="Molly McEvilley" w:date="2020-08-28T05:52:00Z">
          <w:pPr>
            <w:pStyle w:val="ListParagraph"/>
            <w:numPr>
              <w:numId w:val="11"/>
            </w:numPr>
          </w:pPr>
        </w:pPrChange>
      </w:pPr>
      <w:ins w:id="2334" w:author="Molly McEvilley" w:date="2020-08-28T05:53:00Z">
        <w:r>
          <w:t>Unless otherwise noted</w:t>
        </w:r>
      </w:ins>
      <w:ins w:id="2335" w:author="Molly McEvilley" w:date="2020-08-28T05:54:00Z">
        <w:r>
          <w:t xml:space="preserve"> (</w:t>
        </w:r>
        <w:proofErr w:type="spellStart"/>
        <w:r w:rsidRPr="00E028AF">
          <w:rPr>
            <w:b/>
            <w:bCs/>
            <w:rPrChange w:id="2336" w:author="Molly McEvilley" w:date="2020-08-28T05:54:00Z">
              <w:rPr/>
            </w:rPrChange>
          </w:rPr>
          <w:t>Repor</w:t>
        </w:r>
      </w:ins>
      <w:ins w:id="2337" w:author="Molly McEvilley" w:date="2020-08-28T05:53:00Z">
        <w:r w:rsidRPr="00E028AF">
          <w:rPr>
            <w:b/>
            <w:bCs/>
            <w:rPrChange w:id="2338" w:author="Molly McEvilley" w:date="2020-08-28T05:54:00Z">
              <w:rPr/>
            </w:rPrChange>
          </w:rPr>
          <w:t>tRow</w:t>
        </w:r>
        <w:r>
          <w:t>s</w:t>
        </w:r>
        <w:proofErr w:type="spellEnd"/>
        <w:r>
          <w:t xml:space="preserve"> 60-62</w:t>
        </w:r>
      </w:ins>
      <w:ins w:id="2339" w:author="Molly McEvilley" w:date="2020-08-28T05:54:00Z">
        <w:r>
          <w:t>)</w:t>
        </w:r>
      </w:ins>
      <w:ins w:id="2340" w:author="Molly McEvilley" w:date="2020-08-28T05:53:00Z">
        <w:r>
          <w:t xml:space="preserve">, </w:t>
        </w:r>
        <w:proofErr w:type="spellStart"/>
        <w:r w:rsidRPr="00E028AF">
          <w:rPr>
            <w:b/>
            <w:bCs/>
            <w:rPrChange w:id="2341"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342"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lastRenderedPageBreak/>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343" w:name="_HMIS_Business_Logic:_4"/>
      <w:bookmarkStart w:id="2344" w:name="_Toc37849831"/>
      <w:bookmarkStart w:id="2345" w:name="_Toc38030605"/>
      <w:bookmarkEnd w:id="2343"/>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EB4EA1" w:rsidRPr="00923BE2" w:rsidRDefault="00EB4EA1"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EB4EA1" w:rsidRPr="00923BE2" w:rsidRDefault="00EB4EA1"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344"/>
      <w:bookmarkEnd w:id="2345"/>
      <w:proofErr w:type="spellEnd"/>
    </w:p>
    <w:p w14:paraId="408EA906" w14:textId="61AFB04E" w:rsidR="007242D3" w:rsidRDefault="007242D3" w:rsidP="007242D3">
      <w:pPr>
        <w:pStyle w:val="Heading2"/>
      </w:pPr>
      <w:bookmarkStart w:id="2346" w:name="_Toc37849832"/>
      <w:bookmarkStart w:id="2347" w:name="_Toc38030606"/>
      <w:r>
        <w:t>Get HMIS Enrollments Active in the Three-Year Data Quality Report Period</w:t>
      </w:r>
      <w:bookmarkEnd w:id="2346"/>
      <w:bookmarkEnd w:id="234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EB4EA1" w:rsidRDefault="00EB4EA1"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EB4EA1" w:rsidRDefault="00EB4EA1"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EB4EA1" w:rsidRDefault="00EB4EA1"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EB4EA1" w:rsidRDefault="00EB4EA1"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EB4EA1" w:rsidRDefault="00EB4EA1"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EB4EA1" w:rsidRDefault="00EB4EA1"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EB4EA1" w:rsidRDefault="00EB4EA1"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EB4EA1" w:rsidRDefault="00EB4EA1"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EB4EA1" w:rsidRDefault="00EB4EA1"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EB4EA1" w:rsidRDefault="00EB4EA1"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EB4EA1" w:rsidRDefault="00EB4EA1"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EB4EA1" w:rsidRDefault="00EB4EA1"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EB4EA1" w:rsidRDefault="00EB4EA1"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EB4EA1" w:rsidRDefault="00EB4EA1"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lastRenderedPageBreak/>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348" w:author="Molly McEvilley" w:date="2020-09-02T10:33:00Z">
        <w:r w:rsidR="00442D4F">
          <w:rPr>
            <w:rFonts w:eastAsia="Times New Roman" w:cstheme="minorHAnsi"/>
          </w:rPr>
          <w:t>LSACalcul</w:t>
        </w:r>
      </w:ins>
      <w:ins w:id="2349"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350"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351" w:author="Molly McEvilley" w:date="2020-08-13T05:33:00Z">
        <w:r w:rsidR="00EB1C9F">
          <w:rPr>
            <w:rStyle w:val="FootnoteReference"/>
            <w:u w:val="single"/>
          </w:rPr>
          <w:footnoteReference w:id="3"/>
        </w:r>
      </w:ins>
      <w:r w:rsidRPr="00EB1C9F">
        <w:t xml:space="preserve"> for </w:t>
      </w:r>
      <w:del w:id="2355"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356"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lastRenderedPageBreak/>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357"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358" w:name="_Toc37849833"/>
      <w:bookmarkStart w:id="2359" w:name="_Toc38030607"/>
      <w:r>
        <w:t>Set LSAReport Data Quality Values</w:t>
      </w:r>
      <w:bookmarkEnd w:id="2358"/>
      <w:r w:rsidR="00D05131">
        <w:t xml:space="preserve"> </w:t>
      </w:r>
      <w:bookmarkEnd w:id="2359"/>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360" w:name="_NoCoC"/>
      <w:bookmarkEnd w:id="2360"/>
      <w:proofErr w:type="spellStart"/>
      <w:r>
        <w:lastRenderedPageBreak/>
        <w:t>NoCoC</w:t>
      </w:r>
      <w:proofErr w:type="spellEnd"/>
    </w:p>
    <w:p w14:paraId="35A76013" w14:textId="0DAC9438" w:rsidR="00D05131" w:rsidRDefault="00EB1C9F" w:rsidP="00D05131">
      <w:proofErr w:type="spellStart"/>
      <w:ins w:id="2361" w:author="Molly McEvilley" w:date="2020-08-13T05:18:00Z">
        <w:r>
          <w:t>LSACalculated</w:t>
        </w:r>
        <w:proofErr w:type="spellEnd"/>
        <w:r>
          <w:t xml:space="preserve"> </w:t>
        </w:r>
        <w:proofErr w:type="spellStart"/>
        <w:r w:rsidRPr="00017776">
          <w:rPr>
            <w:b/>
            <w:bCs/>
          </w:rPr>
          <w:t>ReportRow</w:t>
        </w:r>
        <w:proofErr w:type="spellEnd"/>
        <w:r>
          <w:t xml:space="preserve"> 62 (see </w:t>
        </w:r>
      </w:ins>
      <w:ins w:id="2362"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363" w:author="Molly McEvilley" w:date="2020-08-13T05:18:00Z">
        <w:r>
          <w:t xml:space="preserve">) includes </w:t>
        </w:r>
      </w:ins>
      <w:ins w:id="2364" w:author="Molly McEvilley" w:date="2020-08-13T05:20:00Z">
        <w:r>
          <w:t xml:space="preserve">project-level </w:t>
        </w:r>
      </w:ins>
      <w:ins w:id="2365" w:author="Molly McEvilley" w:date="2020-08-13T05:18:00Z">
        <w:r>
          <w:t xml:space="preserve">counts of households </w:t>
        </w:r>
      </w:ins>
      <w:ins w:id="2366" w:author="Molly McEvilley" w:date="2020-08-13T05:19:00Z">
        <w:r>
          <w:t>served in projects operating in ReportCoC</w:t>
        </w:r>
      </w:ins>
      <w:ins w:id="2367" w:author="Molly McEvilley" w:date="2020-08-13T05:20:00Z">
        <w:r>
          <w:t xml:space="preserve"> during</w:t>
        </w:r>
      </w:ins>
      <w:ins w:id="2368" w:author="Molly McEvilley" w:date="2020-08-13T05:19:00Z">
        <w:r>
          <w:t xml:space="preserve"> </w:t>
        </w:r>
      </w:ins>
      <w:ins w:id="2369" w:author="Molly McEvilley" w:date="2020-08-13T05:20:00Z">
        <w:r>
          <w:t xml:space="preserve">the report period </w:t>
        </w:r>
      </w:ins>
      <w:ins w:id="2370" w:author="Molly McEvilley" w:date="2020-08-13T05:18:00Z">
        <w:r>
          <w:t xml:space="preserve">with no </w:t>
        </w:r>
        <w:proofErr w:type="spellStart"/>
        <w:r>
          <w:t>EnrollmentCoC</w:t>
        </w:r>
      </w:ins>
      <w:proofErr w:type="spellEnd"/>
      <w:ins w:id="2371" w:author="Molly McEvilley" w:date="2020-08-13T05:20:00Z">
        <w:r>
          <w:t>.</w:t>
        </w:r>
      </w:ins>
      <w:r w:rsidR="005A642F">
        <w:t xml:space="preserve"> </w:t>
      </w:r>
      <w:proofErr w:type="spellStart"/>
      <w:ins w:id="2372" w:author="Molly McEvilley" w:date="2020-08-13T05:18:00Z">
        <w:r w:rsidRPr="00EB1C9F">
          <w:rPr>
            <w:b/>
            <w:bCs/>
          </w:rPr>
          <w:t>NoCoC</w:t>
        </w:r>
        <w:proofErr w:type="spellEnd"/>
        <w:r>
          <w:t xml:space="preserve"> </w:t>
        </w:r>
      </w:ins>
      <w:ins w:id="2373" w:author="Molly McEvilley" w:date="2020-08-13T05:24:00Z">
        <w:r>
          <w:t>is</w:t>
        </w:r>
      </w:ins>
      <w:ins w:id="2374" w:author="Molly McEvilley" w:date="2020-08-13T05:25:00Z">
        <w:r>
          <w:t xml:space="preserve"> a</w:t>
        </w:r>
      </w:ins>
      <w:ins w:id="2375" w:author="Molly McEvilley" w:date="2020-08-13T05:27:00Z">
        <w:r>
          <w:t xml:space="preserve"> systemwide</w:t>
        </w:r>
      </w:ins>
      <w:del w:id="2376"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377" w:author="Molly McEvilley" w:date="2020-08-13T05:26:00Z">
        <w:r>
          <w:t xml:space="preserve"> with the same data quality issue </w:t>
        </w:r>
      </w:ins>
      <w:ins w:id="2378" w:author="Molly McEvilley" w:date="2020-08-13T05:27:00Z">
        <w:r>
          <w:t>for</w:t>
        </w:r>
      </w:ins>
      <w:ins w:id="2379" w:author="Molly McEvilley" w:date="2020-08-13T05:26:00Z">
        <w:r>
          <w:t xml:space="preserve"> the </w:t>
        </w:r>
      </w:ins>
      <w:ins w:id="2380" w:author="Molly McEvilley" w:date="2020-08-13T05:27:00Z">
        <w:r>
          <w:t xml:space="preserve">three-year </w:t>
        </w:r>
      </w:ins>
      <w:ins w:id="2381" w:author="Molly McEvilley" w:date="2020-08-13T05:26:00Z">
        <w:r>
          <w:t>DQ cohort period.</w:t>
        </w:r>
      </w:ins>
      <w:del w:id="2382" w:author="Molly McEvilley" w:date="2020-08-13T05:23:00Z">
        <w:r w:rsidR="00D05131" w:rsidDel="00EB1C9F">
          <w:delText xml:space="preserve"> </w:delText>
        </w:r>
      </w:del>
      <w:del w:id="2383"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384"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385"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386" w:author="Molly McEvilley" w:date="2020-08-13T05:38:00Z"/>
        </w:trPr>
        <w:tc>
          <w:tcPr>
            <w:tcW w:w="3235" w:type="dxa"/>
          </w:tcPr>
          <w:p w14:paraId="4F69CE88" w14:textId="54A0580C" w:rsidR="00EB1C9F" w:rsidRPr="00956E23" w:rsidRDefault="00EB1C9F" w:rsidP="00ED62C9">
            <w:pPr>
              <w:pStyle w:val="NoSpacing"/>
              <w:rPr>
                <w:ins w:id="2387" w:author="Molly McEvilley" w:date="2020-08-13T05:38:00Z"/>
              </w:rPr>
            </w:pPr>
          </w:p>
        </w:tc>
        <w:tc>
          <w:tcPr>
            <w:tcW w:w="6115" w:type="dxa"/>
          </w:tcPr>
          <w:p w14:paraId="3EF448D5" w14:textId="0FE95583" w:rsidR="00EB1C9F" w:rsidRDefault="00EB1C9F" w:rsidP="00ED62C9">
            <w:pPr>
              <w:pStyle w:val="NoSpacing"/>
              <w:rPr>
                <w:ins w:id="2388" w:author="Molly McEvilley" w:date="2020-08-13T05:43:00Z"/>
              </w:rPr>
            </w:pPr>
            <w:ins w:id="2389" w:author="Molly McEvilley" w:date="2020-08-13T05:43:00Z">
              <w:r>
                <w:t xml:space="preserve">No </w:t>
              </w:r>
              <w:proofErr w:type="spellStart"/>
              <w:r>
                <w:t>EnrollmentCoC</w:t>
              </w:r>
              <w:proofErr w:type="spellEnd"/>
              <w:r>
                <w:t xml:space="preserve"> records exists</w:t>
              </w:r>
            </w:ins>
            <w:ins w:id="2390" w:author="Molly McEvilley" w:date="2020-08-13T05:44:00Z">
              <w:r>
                <w:t xml:space="preserve"> for the </w:t>
              </w:r>
              <w:r w:rsidRPr="00EB1C9F">
                <w:rPr>
                  <w:i/>
                  <w:iCs/>
                </w:rPr>
                <w:t>HouseholdID</w:t>
              </w:r>
            </w:ins>
            <w:ins w:id="2391" w:author="Molly McEvilley" w:date="2020-08-13T05:43:00Z">
              <w:r>
                <w:t xml:space="preserve"> where:</w:t>
              </w:r>
            </w:ins>
          </w:p>
          <w:p w14:paraId="23EB2E11" w14:textId="77777777" w:rsidR="00EB1C9F" w:rsidRDefault="00EB1C9F" w:rsidP="00EB1C9F">
            <w:pPr>
              <w:pStyle w:val="NoSpacing"/>
              <w:numPr>
                <w:ilvl w:val="0"/>
                <w:numId w:val="78"/>
              </w:numPr>
              <w:rPr>
                <w:ins w:id="2392" w:author="Molly McEvilley" w:date="2020-08-13T05:43:00Z"/>
              </w:rPr>
            </w:pPr>
            <w:ins w:id="2393"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394" w:author="Molly McEvilley" w:date="2020-08-13T05:38:00Z"/>
              </w:rPr>
            </w:pPr>
            <w:ins w:id="2395"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396" w:author="Molly McEvilley" w:date="2020-08-13T05:44:00Z"/>
        </w:trPr>
        <w:tc>
          <w:tcPr>
            <w:tcW w:w="3235" w:type="dxa"/>
          </w:tcPr>
          <w:p w14:paraId="6F189BD7" w14:textId="50E3F0F5" w:rsidR="00EB1C9F" w:rsidRPr="00956E23" w:rsidDel="00EB1C9F" w:rsidRDefault="00EB1C9F" w:rsidP="00EB1C9F">
            <w:pPr>
              <w:pStyle w:val="NoSpacing"/>
              <w:rPr>
                <w:del w:id="2397" w:author="Molly McEvilley" w:date="2020-08-13T05:44:00Z"/>
              </w:rPr>
            </w:pPr>
            <w:del w:id="2398"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399" w:author="Molly McEvilley" w:date="2020-08-13T05:44:00Z"/>
              </w:rPr>
            </w:pPr>
            <w:del w:id="2400"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lastRenderedPageBreak/>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0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0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lastRenderedPageBreak/>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0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0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lastRenderedPageBreak/>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lastRenderedPageBreak/>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403"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lastRenderedPageBreak/>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04" w:name="_Toc37973636"/>
      <w:bookmarkStart w:id="2405" w:name="_Toc37974189"/>
      <w:bookmarkStart w:id="2406" w:name="_Toc37974740"/>
      <w:bookmarkStart w:id="2407" w:name="_Toc37975228"/>
      <w:bookmarkStart w:id="2408" w:name="_Set_LSAReport_ReportDate"/>
      <w:bookmarkStart w:id="2409" w:name="_Toc37849834"/>
      <w:bookmarkStart w:id="2410" w:name="_Toc38030608"/>
      <w:bookmarkEnd w:id="2404"/>
      <w:bookmarkEnd w:id="2405"/>
      <w:bookmarkEnd w:id="2406"/>
      <w:bookmarkEnd w:id="2407"/>
      <w:bookmarkEnd w:id="2408"/>
      <w:r>
        <w:t>Set LSARe</w:t>
      </w:r>
      <w:r w:rsidR="001D44E7">
        <w:t xml:space="preserve">port </w:t>
      </w:r>
      <w:proofErr w:type="spellStart"/>
      <w:r w:rsidR="001D44E7">
        <w:t>ReportDate</w:t>
      </w:r>
      <w:bookmarkEnd w:id="2409"/>
      <w:bookmarkEnd w:id="241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11" w:name="_Toc34145731"/>
      <w:bookmarkStart w:id="2412" w:name="_LSAHousehold"/>
      <w:bookmarkStart w:id="2413" w:name="_Toc37849835"/>
      <w:bookmarkStart w:id="2414" w:name="_Toc38030609"/>
      <w:bookmarkEnd w:id="2411"/>
      <w:bookmarkEnd w:id="2412"/>
      <w:r>
        <w:t>LSAReport</w:t>
      </w:r>
      <w:bookmarkEnd w:id="2413"/>
      <w:bookmarkEnd w:id="2414"/>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lastRenderedPageBreak/>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15" w:name="_System_Engagement_Status"/>
      <w:bookmarkStart w:id="2416" w:name="_Length_of_Time_1"/>
      <w:bookmarkStart w:id="2417" w:name="_Length_of_Time"/>
      <w:bookmarkStart w:id="2418" w:name="_Cumulative_Length_of"/>
      <w:bookmarkStart w:id="2419" w:name="_Length_of_Time_2"/>
      <w:bookmarkStart w:id="2420" w:name="_Returns"/>
      <w:bookmarkStart w:id="2421" w:name="_Days_to_Return/Re-engage_3"/>
      <w:bookmarkStart w:id="2422" w:name="_Days_to_Return/Re-engage"/>
      <w:bookmarkStart w:id="2423" w:name="_Days_to_Return/Re-engage_2"/>
      <w:bookmarkStart w:id="2424" w:name="_Days_to_Return/Re-engage_1"/>
      <w:bookmarkEnd w:id="3"/>
      <w:bookmarkEnd w:id="1616"/>
      <w:bookmarkEnd w:id="1617"/>
      <w:bookmarkEnd w:id="1618"/>
      <w:bookmarkEnd w:id="1619"/>
      <w:bookmarkEnd w:id="2415"/>
      <w:bookmarkEnd w:id="2416"/>
      <w:bookmarkEnd w:id="2417"/>
      <w:bookmarkEnd w:id="2418"/>
      <w:bookmarkEnd w:id="2419"/>
      <w:bookmarkEnd w:id="2420"/>
      <w:bookmarkEnd w:id="2421"/>
      <w:bookmarkEnd w:id="2422"/>
      <w:bookmarkEnd w:id="2423"/>
      <w:bookmarkEnd w:id="2424"/>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EB4EA1" w:rsidRDefault="00EB4EA1">
      <w:pPr>
        <w:pStyle w:val="CommentText"/>
      </w:pPr>
      <w:r>
        <w:rPr>
          <w:rStyle w:val="CommentReference"/>
        </w:rPr>
        <w:annotationRef/>
      </w:r>
      <w:r>
        <w:t>GitHub #386</w:t>
      </w:r>
    </w:p>
  </w:comment>
  <w:comment w:id="48" w:author="Molly McEvilley" w:date="2020-08-11T11:57:00Z" w:initials="MM">
    <w:p w14:paraId="61CE27D9" w14:textId="3D5A4B28" w:rsidR="00EB4EA1" w:rsidRDefault="00EB4EA1">
      <w:pPr>
        <w:pStyle w:val="CommentText"/>
      </w:pPr>
      <w:r>
        <w:rPr>
          <w:rStyle w:val="CommentReference"/>
        </w:rPr>
        <w:annotationRef/>
      </w:r>
      <w:r>
        <w:t>Ref GitHub #294 and #353</w:t>
      </w:r>
    </w:p>
  </w:comment>
  <w:comment w:id="58" w:author="Molly McEvilley" w:date="2020-08-20T08:15:00Z" w:initials="MM">
    <w:p w14:paraId="2F9A11CE" w14:textId="7C3C85AD" w:rsidR="00EB4EA1" w:rsidRDefault="00EB4EA1">
      <w:pPr>
        <w:pStyle w:val="CommentText"/>
      </w:pPr>
      <w:r>
        <w:rPr>
          <w:rStyle w:val="CommentReference"/>
        </w:rPr>
        <w:annotationRef/>
      </w:r>
      <w:r>
        <w:t>GitHub #430 and #467</w:t>
      </w:r>
    </w:p>
  </w:comment>
  <w:comment w:id="72" w:author="Molly McEvilley" w:date="2020-08-13T10:53:00Z" w:initials="MM">
    <w:p w14:paraId="050A63BA" w14:textId="557DBF88" w:rsidR="00EB4EA1" w:rsidRDefault="00EB4EA1">
      <w:pPr>
        <w:pStyle w:val="CommentText"/>
      </w:pPr>
      <w:r>
        <w:rPr>
          <w:rStyle w:val="CommentReference"/>
        </w:rPr>
        <w:annotationRef/>
      </w:r>
      <w:r>
        <w:t>Ref GitHub #352 (also the similar revision in section 3.3)</w:t>
      </w:r>
    </w:p>
  </w:comment>
  <w:comment w:id="79" w:author="Molly McEvilley" w:date="2020-08-19T04:21:00Z" w:initials="MM">
    <w:p w14:paraId="2746D6FE" w14:textId="76B14944" w:rsidR="00EB4EA1" w:rsidRDefault="00EB4EA1">
      <w:pPr>
        <w:pStyle w:val="CommentText"/>
      </w:pPr>
      <w:r>
        <w:rPr>
          <w:rStyle w:val="CommentReference"/>
        </w:rPr>
        <w:annotationRef/>
      </w:r>
      <w:r>
        <w:t>GitHub #466</w:t>
      </w:r>
    </w:p>
  </w:comment>
  <w:comment w:id="91" w:author="Molly McEvilley" w:date="2020-08-11T12:58:00Z" w:initials="MM">
    <w:p w14:paraId="2CBAF573" w14:textId="341ABB78" w:rsidR="00EB4EA1" w:rsidRDefault="00EB4EA1">
      <w:pPr>
        <w:pStyle w:val="CommentText"/>
      </w:pPr>
      <w:r>
        <w:rPr>
          <w:rStyle w:val="CommentReference"/>
        </w:rPr>
        <w:annotationRef/>
      </w:r>
      <w:r>
        <w:t>Ref comment in GitHub issue #431</w:t>
      </w:r>
    </w:p>
  </w:comment>
  <w:comment w:id="95" w:author="Molly McEvilley" w:date="2020-08-11T12:01:00Z" w:initials="MM">
    <w:p w14:paraId="4C020E01" w14:textId="5D130BF7" w:rsidR="00EB4EA1" w:rsidRDefault="00EB4EA1">
      <w:pPr>
        <w:pStyle w:val="CommentText"/>
      </w:pPr>
      <w:r>
        <w:rPr>
          <w:rStyle w:val="CommentReference"/>
        </w:rPr>
        <w:annotationRef/>
      </w:r>
      <w:r>
        <w:t>GitHub #434</w:t>
      </w:r>
    </w:p>
  </w:comment>
  <w:comment w:id="101" w:author="Molly McEvilley" w:date="2020-08-19T04:49:00Z" w:initials="MM">
    <w:p w14:paraId="2CB2216C" w14:textId="616638D2" w:rsidR="00EB4EA1" w:rsidRDefault="00EB4EA1">
      <w:pPr>
        <w:pStyle w:val="CommentText"/>
      </w:pPr>
      <w:r>
        <w:rPr>
          <w:rStyle w:val="CommentReference"/>
        </w:rPr>
        <w:annotationRef/>
      </w:r>
      <w:r>
        <w:t>GitHub #468</w:t>
      </w:r>
    </w:p>
  </w:comment>
  <w:comment w:id="105" w:author="Molly McEvilley" w:date="2020-08-19T07:46:00Z" w:initials="MM">
    <w:p w14:paraId="52449BD7" w14:textId="03EF002A" w:rsidR="00EB4EA1" w:rsidRDefault="00EB4EA1">
      <w:pPr>
        <w:pStyle w:val="CommentText"/>
      </w:pPr>
      <w:r>
        <w:rPr>
          <w:rStyle w:val="CommentReference"/>
        </w:rPr>
        <w:annotationRef/>
      </w:r>
      <w:r>
        <w:t>#435</w:t>
      </w:r>
    </w:p>
  </w:comment>
  <w:comment w:id="116" w:author="Molly McEvilley" w:date="2020-08-11T11:40:00Z" w:initials="MM">
    <w:p w14:paraId="0C4BD955" w14:textId="26BC9463" w:rsidR="00EB4EA1" w:rsidRDefault="00EB4EA1">
      <w:pPr>
        <w:pStyle w:val="CommentText"/>
      </w:pPr>
      <w:r>
        <w:rPr>
          <w:rStyle w:val="CommentReference"/>
        </w:rPr>
        <w:annotationRef/>
      </w:r>
      <w:r>
        <w:t xml:space="preserve">Ref GitHub #334 </w:t>
      </w:r>
    </w:p>
  </w:comment>
  <w:comment w:id="125" w:author="Molly McEvilley" w:date="2020-08-19T05:19:00Z" w:initials="MM">
    <w:p w14:paraId="2BB50897" w14:textId="4B57CA22" w:rsidR="00EB4EA1" w:rsidRDefault="00EB4EA1">
      <w:pPr>
        <w:pStyle w:val="CommentText"/>
      </w:pPr>
      <w:r>
        <w:rPr>
          <w:rStyle w:val="CommentReference"/>
        </w:rPr>
        <w:annotationRef/>
      </w:r>
      <w:r>
        <w:t>Ref GitHub #462</w:t>
      </w:r>
    </w:p>
  </w:comment>
  <w:comment w:id="131" w:author="Molly McEvilley" w:date="2020-08-20T08:48:00Z" w:initials="MM">
    <w:p w14:paraId="7A1ECED0" w14:textId="747C124D" w:rsidR="00EB4EA1" w:rsidRDefault="00EB4EA1">
      <w:pPr>
        <w:pStyle w:val="CommentText"/>
      </w:pPr>
      <w:r>
        <w:rPr>
          <w:rStyle w:val="CommentReference"/>
        </w:rPr>
        <w:annotationRef/>
      </w:r>
      <w:r>
        <w:t>GitHub #453</w:t>
      </w:r>
    </w:p>
  </w:comment>
  <w:comment w:id="133" w:author="Molly McEvilley" w:date="2020-08-20T09:18:00Z" w:initials="MM">
    <w:p w14:paraId="2838EB9D" w14:textId="1F41A2DD" w:rsidR="00EB4EA1" w:rsidRDefault="00EB4EA1">
      <w:pPr>
        <w:pStyle w:val="CommentText"/>
      </w:pPr>
      <w:r>
        <w:rPr>
          <w:rStyle w:val="CommentReference"/>
        </w:rPr>
        <w:annotationRef/>
      </w:r>
      <w:r>
        <w:t>Ref GitHub #453</w:t>
      </w:r>
    </w:p>
  </w:comment>
  <w:comment w:id="141" w:author="Molly McEvilley" w:date="2020-08-27T10:59:00Z" w:initials="MM">
    <w:p w14:paraId="0C974318" w14:textId="032FDA5D" w:rsidR="00EB4EA1" w:rsidRDefault="00EB4EA1">
      <w:pPr>
        <w:pStyle w:val="CommentText"/>
      </w:pPr>
      <w:r>
        <w:rPr>
          <w:rStyle w:val="CommentReference"/>
        </w:rPr>
        <w:annotationRef/>
      </w:r>
      <w:r>
        <w:t>#485</w:t>
      </w:r>
    </w:p>
  </w:comment>
  <w:comment w:id="146" w:author="Molly McEvilley" w:date="2020-08-06T10:13:00Z" w:initials="MM">
    <w:p w14:paraId="4783AFA5" w14:textId="00D7D667" w:rsidR="00EB4EA1" w:rsidRDefault="00EB4EA1">
      <w:pPr>
        <w:pStyle w:val="CommentText"/>
      </w:pPr>
      <w:r>
        <w:rPr>
          <w:rStyle w:val="CommentReference"/>
        </w:rPr>
        <w:annotationRef/>
      </w:r>
      <w:r>
        <w:t>Ref GitHub #432</w:t>
      </w:r>
    </w:p>
  </w:comment>
  <w:comment w:id="158" w:author="Molly McEvilley" w:date="2020-09-02T11:41:00Z" w:initials="MM">
    <w:p w14:paraId="686E9555" w14:textId="43C9D434" w:rsidR="003D1E9F" w:rsidRDefault="003D1E9F">
      <w:pPr>
        <w:pStyle w:val="CommentText"/>
      </w:pPr>
      <w:r>
        <w:rPr>
          <w:rStyle w:val="CommentReference"/>
        </w:rPr>
        <w:annotationRef/>
      </w:r>
      <w:r>
        <w:t>GitHub #376</w:t>
      </w:r>
    </w:p>
  </w:comment>
  <w:comment w:id="162" w:author="Molly McEvilley" w:date="2020-09-02T11:15:00Z" w:initials="MM">
    <w:p w14:paraId="2BA4930B" w14:textId="403E61BD" w:rsidR="00D037DA" w:rsidRDefault="00D037DA">
      <w:pPr>
        <w:pStyle w:val="CommentText"/>
      </w:pPr>
      <w:r>
        <w:rPr>
          <w:rStyle w:val="CommentReference"/>
        </w:rPr>
        <w:annotationRef/>
      </w:r>
      <w:r>
        <w:t>GitHub #372</w:t>
      </w:r>
    </w:p>
  </w:comment>
  <w:comment w:id="186" w:author="Molly McEvilley" w:date="2020-08-19T05:50:00Z" w:initials="MM">
    <w:p w14:paraId="093FF84F" w14:textId="1E10E261" w:rsidR="00EB4EA1" w:rsidRDefault="00EB4EA1">
      <w:pPr>
        <w:pStyle w:val="CommentText"/>
      </w:pPr>
      <w:r>
        <w:rPr>
          <w:rStyle w:val="CommentReference"/>
        </w:rPr>
        <w:annotationRef/>
      </w:r>
      <w:r>
        <w:t>GitHub #400 and #461</w:t>
      </w:r>
    </w:p>
  </w:comment>
  <w:comment w:id="192" w:author="Molly McEvilley" w:date="2020-08-19T09:18:00Z" w:initials="MM">
    <w:p w14:paraId="54D081DA" w14:textId="4296D3E2" w:rsidR="00EB4EA1" w:rsidRDefault="00EB4EA1">
      <w:pPr>
        <w:pStyle w:val="CommentText"/>
      </w:pPr>
      <w:r>
        <w:rPr>
          <w:rStyle w:val="CommentReference"/>
        </w:rPr>
        <w:annotationRef/>
      </w:r>
      <w:r>
        <w:t>#395</w:t>
      </w:r>
    </w:p>
  </w:comment>
  <w:comment w:id="195" w:author="Molly McEvilley" w:date="2020-08-20T11:20:00Z" w:initials="MM">
    <w:p w14:paraId="786023D5" w14:textId="353E96C1" w:rsidR="00EB4EA1" w:rsidRDefault="00EB4EA1">
      <w:pPr>
        <w:pStyle w:val="CommentText"/>
      </w:pPr>
      <w:r>
        <w:rPr>
          <w:rStyle w:val="CommentReference"/>
        </w:rPr>
        <w:annotationRef/>
      </w:r>
      <w:r>
        <w:t xml:space="preserve">GITHUB #393 with related changes to sample code </w:t>
      </w:r>
    </w:p>
  </w:comment>
  <w:comment w:id="200" w:author="Molly McEvilley" w:date="2020-08-19T04:01:00Z" w:initials="MM">
    <w:p w14:paraId="1110C0BA" w14:textId="601D868F" w:rsidR="00EB4EA1" w:rsidRDefault="00EB4EA1">
      <w:pPr>
        <w:pStyle w:val="CommentText"/>
      </w:pPr>
      <w:r>
        <w:rPr>
          <w:rStyle w:val="CommentReference"/>
        </w:rPr>
        <w:annotationRef/>
      </w:r>
      <w:r>
        <w:t>GitHub #398</w:t>
      </w:r>
    </w:p>
  </w:comment>
  <w:comment w:id="210" w:author="Molly McEvilley" w:date="2020-08-13T11:01:00Z" w:initials="MM">
    <w:p w14:paraId="5F10070C" w14:textId="7F2466EF" w:rsidR="00EB4EA1" w:rsidRDefault="00EB4EA1">
      <w:pPr>
        <w:pStyle w:val="CommentText"/>
      </w:pPr>
      <w:r>
        <w:rPr>
          <w:rStyle w:val="CommentReference"/>
        </w:rPr>
        <w:annotationRef/>
      </w:r>
      <w:r>
        <w:t>Ref GitHub #427</w:t>
      </w:r>
    </w:p>
  </w:comment>
  <w:comment w:id="219" w:author="Molly McEvilley" w:date="2020-08-28T05:56:00Z" w:initials="MM">
    <w:p w14:paraId="7DF1B837" w14:textId="3EADCCB6" w:rsidR="00E028AF" w:rsidRDefault="00E028AF">
      <w:pPr>
        <w:pStyle w:val="CommentText"/>
      </w:pPr>
      <w:r>
        <w:rPr>
          <w:rStyle w:val="CommentReference"/>
        </w:rPr>
        <w:annotationRef/>
      </w:r>
      <w:proofErr w:type="spellStart"/>
      <w:r>
        <w:t>Github</w:t>
      </w:r>
      <w:proofErr w:type="spellEnd"/>
      <w:r>
        <w:t xml:space="preserve"> #480</w:t>
      </w:r>
    </w:p>
  </w:comment>
  <w:comment w:id="229" w:author="Molly McEvilley" w:date="2020-08-11T11:48:00Z" w:initials="MM">
    <w:p w14:paraId="3B6071D4" w14:textId="60A454CC" w:rsidR="00EB4EA1" w:rsidRDefault="00EB4EA1">
      <w:pPr>
        <w:pStyle w:val="CommentText"/>
      </w:pPr>
      <w:r>
        <w:rPr>
          <w:rStyle w:val="CommentReference"/>
        </w:rPr>
        <w:annotationRef/>
      </w:r>
      <w:r>
        <w:t>GitHub #321 and #322</w:t>
      </w:r>
    </w:p>
  </w:comment>
  <w:comment w:id="256" w:author="Molly McEvilley" w:date="2020-08-11T11:44:00Z" w:initials="MM">
    <w:p w14:paraId="197C740C" w14:textId="3C6DD45B" w:rsidR="00EB4EA1" w:rsidRDefault="00EB4EA1">
      <w:pPr>
        <w:pStyle w:val="CommentText"/>
      </w:pPr>
      <w:r>
        <w:rPr>
          <w:rStyle w:val="CommentReference"/>
        </w:rPr>
        <w:annotationRef/>
      </w:r>
      <w:r>
        <w:t>Ref GitHub #313 and #381</w:t>
      </w:r>
    </w:p>
  </w:comment>
  <w:comment w:id="270" w:author="Molly McEvilley" w:date="2020-09-02T11:55:00Z" w:initials="MM">
    <w:p w14:paraId="331362E7" w14:textId="5C5CF0D5" w:rsidR="00913759" w:rsidRDefault="00913759">
      <w:pPr>
        <w:pStyle w:val="CommentText"/>
      </w:pPr>
      <w:r>
        <w:rPr>
          <w:rStyle w:val="CommentReference"/>
        </w:rPr>
        <w:annotationRef/>
      </w:r>
      <w:r>
        <w:t>GitHub #449</w:t>
      </w:r>
    </w:p>
  </w:comment>
  <w:comment w:id="364" w:author="Molly McEvilley" w:date="2020-08-06T05:56:00Z" w:initials="MM">
    <w:p w14:paraId="2B6D149D" w14:textId="70F4FA93" w:rsidR="00EB4EA1" w:rsidRDefault="00EB4EA1">
      <w:pPr>
        <w:pStyle w:val="CommentText"/>
      </w:pPr>
      <w:r>
        <w:rPr>
          <w:rStyle w:val="CommentReference"/>
        </w:rPr>
        <w:annotationRef/>
      </w:r>
      <w:r>
        <w:t>Ref GitHub issue #294</w:t>
      </w:r>
    </w:p>
  </w:comment>
  <w:comment w:id="423" w:author="Molly McEvilley" w:date="2020-08-13T10:21:00Z" w:initials="MM">
    <w:p w14:paraId="6EAD2AD4" w14:textId="251BADC1" w:rsidR="00EB4EA1" w:rsidRDefault="00EB4EA1">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66" w:author="Molly McEvilley" w:date="2020-08-06T09:53:00Z" w:initials="MM">
    <w:p w14:paraId="1862BB8A" w14:textId="1259872E" w:rsidR="00EB4EA1" w:rsidRDefault="00EB4EA1">
      <w:pPr>
        <w:pStyle w:val="CommentText"/>
      </w:pPr>
      <w:r>
        <w:rPr>
          <w:rStyle w:val="CommentReference"/>
        </w:rPr>
        <w:annotationRef/>
      </w:r>
      <w:r>
        <w:t>Ref GitHub #434</w:t>
      </w:r>
    </w:p>
  </w:comment>
  <w:comment w:id="687" w:author="Molly McEvilley" w:date="2020-08-06T08:44:00Z" w:initials="MM">
    <w:p w14:paraId="24D6E569" w14:textId="0A8F6328" w:rsidR="00EB4EA1" w:rsidRDefault="00EB4EA1">
      <w:pPr>
        <w:pStyle w:val="CommentText"/>
      </w:pPr>
      <w:r>
        <w:rPr>
          <w:rStyle w:val="CommentReference"/>
        </w:rPr>
        <w:annotationRef/>
      </w:r>
      <w:r>
        <w:t>Ref GitHub #483</w:t>
      </w:r>
    </w:p>
  </w:comment>
  <w:comment w:id="754" w:author="Molly McEvilley" w:date="2020-08-06T22:14:00Z" w:initials="MM">
    <w:p w14:paraId="119CBCFA" w14:textId="51912BEB" w:rsidR="00EB4EA1" w:rsidRDefault="00EB4EA1">
      <w:pPr>
        <w:pStyle w:val="CommentText"/>
      </w:pPr>
      <w:r>
        <w:rPr>
          <w:rStyle w:val="CommentReference"/>
        </w:rPr>
        <w:annotationRef/>
      </w:r>
      <w:r>
        <w:t xml:space="preserve">For LengthOfStay: </w:t>
      </w:r>
    </w:p>
    <w:p w14:paraId="0454825F" w14:textId="77777777" w:rsidR="00EB4EA1" w:rsidRDefault="00EB4EA1">
      <w:pPr>
        <w:pStyle w:val="CommentText"/>
      </w:pPr>
      <w:r>
        <w:t xml:space="preserve">10 = one night or less </w:t>
      </w:r>
    </w:p>
    <w:p w14:paraId="3C2E3C0E" w14:textId="77777777" w:rsidR="00EB4EA1" w:rsidRDefault="00EB4EA1">
      <w:pPr>
        <w:pStyle w:val="CommentText"/>
      </w:pPr>
      <w:r>
        <w:t>11 = 2-6 nights</w:t>
      </w:r>
    </w:p>
    <w:p w14:paraId="7BB42E0B" w14:textId="77777777" w:rsidR="00EB4EA1" w:rsidRDefault="00EB4EA1">
      <w:pPr>
        <w:pStyle w:val="CommentText"/>
      </w:pPr>
      <w:r>
        <w:t>2 = 1 week-less than a month</w:t>
      </w:r>
    </w:p>
    <w:p w14:paraId="66C756EF" w14:textId="77777777" w:rsidR="00EB4EA1" w:rsidRDefault="00EB4EA1">
      <w:pPr>
        <w:pStyle w:val="CommentText"/>
      </w:pPr>
      <w:r>
        <w:t>3 = 1 month/less than 90 days</w:t>
      </w:r>
    </w:p>
    <w:p w14:paraId="56B92E29" w14:textId="77777777" w:rsidR="00EB4EA1" w:rsidRDefault="00EB4EA1">
      <w:pPr>
        <w:pStyle w:val="CommentText"/>
      </w:pPr>
    </w:p>
    <w:p w14:paraId="612FCFD9" w14:textId="4D9FBE1B" w:rsidR="00EB4EA1" w:rsidRDefault="00EB4EA1">
      <w:pPr>
        <w:pStyle w:val="CommentText"/>
      </w:pPr>
      <w:r>
        <w:t xml:space="preserve">These are institutional living situations and should be paired with </w:t>
      </w:r>
      <w:r w:rsidRPr="007F4F13">
        <w:rPr>
          <w:i/>
          <w:iCs/>
        </w:rPr>
        <w:t>LengthOfStay</w:t>
      </w:r>
      <w:r>
        <w:t xml:space="preserve"> in (2,3). </w:t>
      </w:r>
    </w:p>
  </w:comment>
  <w:comment w:id="762" w:author="Molly McEvilley" w:date="2020-08-06T22:20:00Z" w:initials="MM">
    <w:p w14:paraId="494EB082" w14:textId="324CB2E1" w:rsidR="00EB4EA1" w:rsidRDefault="00EB4EA1">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585" w:author="Molly McEvilley" w:date="2020-07-23T10:36:00Z" w:initials="MM">
    <w:p w14:paraId="7EA48B6C" w14:textId="77777777" w:rsidR="00EB4EA1" w:rsidRDefault="00EB4EA1"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0C974318" w15:done="0"/>
  <w15:commentEx w15:paraId="4783AFA5" w15:done="0"/>
  <w15:commentEx w15:paraId="686E9555" w15:done="0"/>
  <w15:commentEx w15:paraId="2BA4930B" w15:done="0"/>
  <w15:commentEx w15:paraId="093FF84F"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331362E7"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FA037C" w16cex:dateUtc="2020-09-02T15:41:00Z"/>
  <w16cex:commentExtensible w16cex:durableId="22F9FD5D" w16cex:dateUtc="2020-09-02T15:15: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2FA06CE" w16cex:dateUtc="2020-09-02T15:55: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0C974318" w16cid:durableId="22F2107C"/>
  <w16cid:commentId w16cid:paraId="4783AFA5" w16cid:durableId="22D6564A"/>
  <w16cid:commentId w16cid:paraId="686E9555" w16cid:durableId="22FA037C"/>
  <w16cid:commentId w16cid:paraId="2BA4930B" w16cid:durableId="22F9FD5D"/>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331362E7" w16cid:durableId="22FA06CE"/>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EB4EA1" w:rsidRDefault="00EB4EA1" w:rsidP="008E455B">
      <w:pPr>
        <w:spacing w:after="0" w:line="240" w:lineRule="auto"/>
      </w:pPr>
      <w:r>
        <w:separator/>
      </w:r>
    </w:p>
  </w:endnote>
  <w:endnote w:type="continuationSeparator" w:id="0">
    <w:p w14:paraId="178F97F7" w14:textId="77777777" w:rsidR="00EB4EA1" w:rsidRDefault="00EB4EA1" w:rsidP="008E455B">
      <w:pPr>
        <w:spacing w:after="0" w:line="240" w:lineRule="auto"/>
      </w:pPr>
      <w:r>
        <w:continuationSeparator/>
      </w:r>
    </w:p>
  </w:endnote>
  <w:endnote w:type="continuationNotice" w:id="1">
    <w:p w14:paraId="07619A1F" w14:textId="77777777" w:rsidR="00EB4EA1" w:rsidRDefault="00EB4EA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EB4EA1" w:rsidRDefault="00EB4EA1">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EB4EA1" w:rsidRDefault="00EB4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EB4EA1" w:rsidRDefault="00EB4EA1">
    <w:pPr>
      <w:pStyle w:val="Footer"/>
      <w:jc w:val="right"/>
    </w:pPr>
  </w:p>
  <w:p w14:paraId="3A92520C" w14:textId="77777777" w:rsidR="00EB4EA1" w:rsidRDefault="00EB4E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EB4EA1" w:rsidRDefault="00EB4EA1">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EB4EA1" w:rsidRDefault="00EB4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EB4EA1" w:rsidRDefault="00EB4EA1" w:rsidP="008E455B">
      <w:pPr>
        <w:spacing w:after="0" w:line="240" w:lineRule="auto"/>
      </w:pPr>
      <w:r>
        <w:separator/>
      </w:r>
    </w:p>
  </w:footnote>
  <w:footnote w:type="continuationSeparator" w:id="0">
    <w:p w14:paraId="404081D2" w14:textId="77777777" w:rsidR="00EB4EA1" w:rsidRDefault="00EB4EA1" w:rsidP="008E455B">
      <w:pPr>
        <w:spacing w:after="0" w:line="240" w:lineRule="auto"/>
      </w:pPr>
      <w:r>
        <w:continuationSeparator/>
      </w:r>
    </w:p>
  </w:footnote>
  <w:footnote w:type="continuationNotice" w:id="1">
    <w:p w14:paraId="60FA427C" w14:textId="77777777" w:rsidR="00EB4EA1" w:rsidRDefault="00EB4EA1">
      <w:pPr>
        <w:spacing w:before="0" w:after="0" w:line="240" w:lineRule="auto"/>
      </w:pPr>
    </w:p>
  </w:footnote>
  <w:footnote w:id="2">
    <w:p w14:paraId="2F9F2EF7" w14:textId="47C44709" w:rsidR="00EB4EA1" w:rsidRDefault="00EB4EA1">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B4EA1" w:rsidRDefault="00EB4EA1">
      <w:pPr>
        <w:pStyle w:val="FootnoteText"/>
      </w:pPr>
      <w:ins w:id="2352" w:author="Molly McEvilley" w:date="2020-08-13T05:33:00Z">
        <w:r>
          <w:rPr>
            <w:rStyle w:val="FootnoteReference"/>
          </w:rPr>
          <w:footnoteRef/>
        </w:r>
        <w:r>
          <w:t xml:space="preserve"> </w:t>
        </w:r>
      </w:ins>
      <w:ins w:id="2353" w:author="Molly McEvilley" w:date="2020-08-13T05:34:00Z">
        <w:r>
          <w:t xml:space="preserve">The </w:t>
        </w:r>
        <w:r w:rsidRPr="00EB1C9F">
          <w:rPr>
            <w:b/>
            <w:bCs/>
          </w:rPr>
          <w:t>NoCoC</w:t>
        </w:r>
        <w:r>
          <w:t xml:space="preserve"> column is an exception to this; it counts records in hmis_Enrollment that </w:t>
        </w:r>
      </w:ins>
      <w:ins w:id="2354"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EB4EA1" w:rsidRPr="00381EDF" w:rsidRDefault="00EB4EA1"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EB4EA1" w:rsidRDefault="00EB4E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164</Pages>
  <Words>46259</Words>
  <Characters>263681</Characters>
  <Application>Microsoft Office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309322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16</cp:revision>
  <cp:lastPrinted>2018-10-11T13:23:00Z</cp:lastPrinted>
  <dcterms:created xsi:type="dcterms:W3CDTF">2020-08-19T10:00:00Z</dcterms:created>
  <dcterms:modified xsi:type="dcterms:W3CDTF">2020-09-02T15:59:00Z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