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73CA3164" w:rsidR="00A33436" w:rsidRDefault="001657D1" w:rsidP="00CB72CA">
                            <w:pPr>
                              <w:jc w:val="right"/>
                            </w:pPr>
                            <w:r>
                              <w:rPr>
                                <w:rStyle w:val="SubtitleChar"/>
                              </w:rPr>
                              <w:t xml:space="preserve">VENDOR </w:t>
                            </w:r>
                            <w:r w:rsidR="00A33436">
                              <w:rPr>
                                <w:rStyle w:val="SubtitleChar"/>
                              </w:rPr>
                              <w:t xml:space="preserve">DRAFT </w:t>
                            </w:r>
                            <w:proofErr w:type="gramStart"/>
                            <w:r w:rsidR="00A33436" w:rsidRPr="00FF1532">
                              <w:rPr>
                                <w:rStyle w:val="SubtitleChar"/>
                              </w:rPr>
                              <w:t>Version</w:t>
                            </w:r>
                            <w:r w:rsidR="00A33436" w:rsidRPr="00F057B5">
                              <w:rPr>
                                <w:rStyle w:val="SubtitleChar"/>
                              </w:rPr>
                              <w:t xml:space="preserve">  ●</w:t>
                            </w:r>
                            <w:proofErr w:type="gramEnd"/>
                            <w:r w:rsidR="00A33436" w:rsidRPr="00F057B5">
                              <w:rPr>
                                <w:rStyle w:val="SubtitleChar"/>
                              </w:rPr>
                              <w:t xml:space="preserve"> </w:t>
                            </w:r>
                            <w:r w:rsidR="00A33436">
                              <w:rPr>
                                <w:rStyle w:val="SubtitleChar"/>
                              </w:rPr>
                              <w:t xml:space="preserve"> April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73CA3164" w:rsidR="00A33436" w:rsidRDefault="001657D1" w:rsidP="00CB72CA">
                      <w:pPr>
                        <w:jc w:val="right"/>
                      </w:pPr>
                      <w:r>
                        <w:rPr>
                          <w:rStyle w:val="SubtitleChar"/>
                        </w:rPr>
                        <w:t xml:space="preserve">VENDOR </w:t>
                      </w:r>
                      <w:r w:rsidR="00A33436">
                        <w:rPr>
                          <w:rStyle w:val="SubtitleChar"/>
                        </w:rPr>
                        <w:t xml:space="preserve">DRAFT </w:t>
                      </w:r>
                      <w:proofErr w:type="gramStart"/>
                      <w:r w:rsidR="00A33436" w:rsidRPr="00FF1532">
                        <w:rPr>
                          <w:rStyle w:val="SubtitleChar"/>
                        </w:rPr>
                        <w:t>Version</w:t>
                      </w:r>
                      <w:r w:rsidR="00A33436" w:rsidRPr="00F057B5">
                        <w:rPr>
                          <w:rStyle w:val="SubtitleChar"/>
                        </w:rPr>
                        <w:t xml:space="preserve">  ●</w:t>
                      </w:r>
                      <w:proofErr w:type="gramEnd"/>
                      <w:r w:rsidR="00A33436" w:rsidRPr="00F057B5">
                        <w:rPr>
                          <w:rStyle w:val="SubtitleChar"/>
                        </w:rPr>
                        <w:t xml:space="preserve"> </w:t>
                      </w:r>
                      <w:r w:rsidR="00A33436">
                        <w:rPr>
                          <w:rStyle w:val="SubtitleChar"/>
                        </w:rPr>
                        <w:t xml:space="preserve"> April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022606">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022606">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022606">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022606">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022606">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022606">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022606">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022606">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022606">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022606">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022606">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022606">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022606">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022606">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022606">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022606">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022606">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022606">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022606">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022606">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022606">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022606">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022606">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022606">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022606">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022606">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022606">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77777777" w:rsidR="00D62C7B" w:rsidRDefault="00022606">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  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022606">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022606">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022606">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022606">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022606">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022606">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022606">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022606">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022606">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022606">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022606">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022606">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022606">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022606">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022606">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022606">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022606">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022606">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022606">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022606">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022606">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022606">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022606">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022606">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022606">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022606">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022606">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022606">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022606">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022606">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022606">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022606">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022606">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022606">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022606">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022606">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022606">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022606">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022606">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77777777" w:rsidR="00D62C7B" w:rsidRDefault="00022606">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  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022606">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022606">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022606">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022606">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022606">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022606">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022606">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022606">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022606">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022606">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022606">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022606">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022606">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022606">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022606">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022606">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022606">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022606">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022606">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022606">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022606">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022606">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022606">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022606">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022606">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022606">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022606">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022606">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022606">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022606">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022606">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022606">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022606">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022606">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022606">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022606">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77777777" w:rsidR="00933154" w:rsidRPr="008D0578" w:rsidRDefault="00933154" w:rsidP="00933154">
      <w:pPr>
        <w:rPr>
          <w:b/>
        </w:rPr>
      </w:pPr>
      <w:r w:rsidRPr="008D0578">
        <w:rPr>
          <w:b/>
        </w:rPr>
        <w:lastRenderedPageBreak/>
        <w:t>Version 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77777777" w:rsidR="002A0263" w:rsidRDefault="002A0263" w:rsidP="004402C9">
            <w:pPr>
              <w:spacing w:before="0" w:after="0" w:line="240" w:lineRule="auto"/>
            </w:pPr>
          </w:p>
        </w:tc>
        <w:tc>
          <w:tcPr>
            <w:tcW w:w="1512" w:type="dxa"/>
          </w:tcPr>
          <w:p w14:paraId="2E270235" w14:textId="77777777" w:rsidR="002A0263" w:rsidRDefault="002A0263" w:rsidP="004402C9">
            <w:pPr>
              <w:spacing w:before="0" w:after="0" w:line="240" w:lineRule="auto"/>
            </w:pPr>
          </w:p>
        </w:tc>
        <w:tc>
          <w:tcPr>
            <w:tcW w:w="6839" w:type="dxa"/>
          </w:tcPr>
          <w:p w14:paraId="298C6699" w14:textId="77777777" w:rsidR="002A0263" w:rsidRDefault="002A0263"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4" w:name="_Toc37849730"/>
      <w:bookmarkStart w:id="5" w:name="_Toc38030505"/>
      <w:r w:rsidRPr="00C52062">
        <w:lastRenderedPageBreak/>
        <w:t>Introduction</w:t>
      </w:r>
      <w:bookmarkEnd w:id="0"/>
      <w:bookmarkEnd w:id="1"/>
      <w:bookmarkEnd w:id="4"/>
      <w:bookmarkEnd w:id="5"/>
    </w:p>
    <w:p w14:paraId="5DE97F33" w14:textId="0F5B2D87" w:rsidR="007F6B46" w:rsidRPr="00416D60" w:rsidRDefault="00B014FA" w:rsidP="0088191A">
      <w:pPr>
        <w:pStyle w:val="Heading2"/>
        <w:ind w:left="900" w:hanging="900"/>
      </w:pPr>
      <w:bookmarkStart w:id="6" w:name="_Toc497116383"/>
      <w:bookmarkStart w:id="7" w:name="_Toc498527171"/>
      <w:bookmarkStart w:id="8" w:name="_Toc499292008"/>
      <w:bookmarkStart w:id="9" w:name="_Toc499543968"/>
      <w:bookmarkStart w:id="10" w:name="_Toc37849731"/>
      <w:bookmarkStart w:id="11" w:name="_Toc38030506"/>
      <w:r w:rsidRPr="00416D60">
        <w:t xml:space="preserve">Background: </w:t>
      </w:r>
      <w:r w:rsidR="007F6B46" w:rsidRPr="00416D60">
        <w:t>Ann</w:t>
      </w:r>
      <w:r w:rsidRPr="00416D60">
        <w:t>ual Homeless Assessment Report</w:t>
      </w:r>
      <w:bookmarkEnd w:id="6"/>
      <w:bookmarkEnd w:id="7"/>
      <w:bookmarkEnd w:id="8"/>
      <w:bookmarkEnd w:id="9"/>
      <w:r w:rsidRPr="00416D60">
        <w:t xml:space="preserve"> and the Longitudinal System Analysis</w:t>
      </w:r>
      <w:bookmarkEnd w:id="10"/>
      <w:bookmarkEnd w:id="1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2E093B2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 xml:space="preserve">the report defined by this document: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770E38B9"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046859">
      <w:pPr>
        <w:pStyle w:val="ListParagraph"/>
        <w:numPr>
          <w:ilvl w:val="0"/>
          <w:numId w:val="31"/>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046859">
      <w:pPr>
        <w:pStyle w:val="ListParagraph"/>
        <w:numPr>
          <w:ilvl w:val="0"/>
          <w:numId w:val="31"/>
        </w:numPr>
      </w:pPr>
      <w:r w:rsidRPr="008F6A9B">
        <w:t xml:space="preserve">Destination types; and, </w:t>
      </w:r>
    </w:p>
    <w:p w14:paraId="269BA834" w14:textId="5DAB2991" w:rsidR="007F6B46" w:rsidRPr="003D10AE" w:rsidRDefault="00FA1896" w:rsidP="00046859">
      <w:pPr>
        <w:pStyle w:val="ListParagraph"/>
        <w:numPr>
          <w:ilvl w:val="0"/>
          <w:numId w:val="31"/>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2" w:name="_Toc499543972"/>
      <w:bookmarkStart w:id="13" w:name="_Toc37849732"/>
      <w:bookmarkStart w:id="14" w:name="_Toc38030507"/>
      <w:r w:rsidRPr="0036072B">
        <w:t>About This Document</w:t>
      </w:r>
      <w:bookmarkStart w:id="15" w:name="_Toc499292012"/>
      <w:bookmarkStart w:id="16" w:name="_Toc499543973"/>
      <w:bookmarkEnd w:id="12"/>
      <w:bookmarkEnd w:id="13"/>
      <w:bookmarkEnd w:id="14"/>
    </w:p>
    <w:p w14:paraId="57D1D754" w14:textId="77777777" w:rsidR="007F6B46" w:rsidRPr="0036072B" w:rsidRDefault="007F6B46" w:rsidP="009336C4">
      <w:pPr>
        <w:pStyle w:val="Heading3"/>
      </w:pPr>
      <w:r w:rsidRPr="0036072B">
        <w:t>Intended Audience</w:t>
      </w:r>
      <w:bookmarkEnd w:id="15"/>
      <w:bookmarkEnd w:id="1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7"/>
    </w:p>
    <w:p w14:paraId="03B12582" w14:textId="77777777" w:rsidR="007F6B46" w:rsidRPr="009336C4" w:rsidRDefault="007F6B46" w:rsidP="009336C4">
      <w:pPr>
        <w:pStyle w:val="Heading3"/>
      </w:pPr>
      <w:bookmarkStart w:id="18" w:name="_Toc497116386"/>
      <w:bookmarkStart w:id="19" w:name="_Toc498527174"/>
      <w:bookmarkStart w:id="20" w:name="_Toc499292013"/>
      <w:bookmarkStart w:id="21" w:name="_Toc499543974"/>
      <w:r w:rsidRPr="0036072B">
        <w:lastRenderedPageBreak/>
        <w:t>Purpose</w:t>
      </w:r>
      <w:bookmarkEnd w:id="18"/>
      <w:bookmarkEnd w:id="19"/>
      <w:r w:rsidRPr="0036072B">
        <w:t xml:space="preserve"> and Scope</w:t>
      </w:r>
      <w:bookmarkEnd w:id="20"/>
      <w:bookmarkEnd w:id="2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2" w:name="_Toc499292014"/>
      <w:bookmarkStart w:id="23" w:name="_Toc499543975"/>
      <w:bookmarkStart w:id="24" w:name="_Toc497116389"/>
      <w:bookmarkStart w:id="25" w:name="_Toc498527177"/>
      <w:r w:rsidRPr="0036072B">
        <w:t xml:space="preserve">Structure and </w:t>
      </w:r>
      <w:r w:rsidRPr="009336C4">
        <w:t>Content</w:t>
      </w:r>
      <w:bookmarkEnd w:id="22"/>
      <w:bookmarkEnd w:id="2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Default="118D5271" w:rsidP="118D5271">
      <w:pPr>
        <w:rPr>
          <w:b/>
          <w:bCs/>
          <w:highlight w:val="yellow"/>
        </w:rPr>
      </w:pPr>
      <w:r w:rsidRPr="118D5271">
        <w:rPr>
          <w:b/>
          <w:bCs/>
          <w:highlight w:val="yellow"/>
        </w:rPr>
        <w:t>The following companion documents</w:t>
      </w:r>
      <w:r w:rsidR="0074636B">
        <w:rPr>
          <w:b/>
          <w:bCs/>
          <w:highlight w:val="yellow"/>
        </w:rPr>
        <w:t xml:space="preserve"> or links</w:t>
      </w:r>
      <w:r w:rsidRPr="118D5271">
        <w:rPr>
          <w:b/>
          <w:bCs/>
          <w:highlight w:val="yellow"/>
        </w:rPr>
        <w:t xml:space="preserve"> are available </w:t>
      </w:r>
      <w:r w:rsidR="00546E6C">
        <w:rPr>
          <w:b/>
          <w:bCs/>
          <w:highlight w:val="yellow"/>
        </w:rPr>
        <w:t xml:space="preserve">for vendors in the HUB. Most materials will be publicly posted to the HUD Exchange after initial vendor feedback via weekly office </w:t>
      </w:r>
      <w:r w:rsidR="00913533">
        <w:rPr>
          <w:b/>
          <w:bCs/>
          <w:highlight w:val="yellow"/>
        </w:rPr>
        <w:t>hours</w:t>
      </w:r>
      <w:r w:rsidRPr="118D5271">
        <w:rPr>
          <w:b/>
          <w:bCs/>
          <w:highlight w:val="yellow"/>
        </w:rPr>
        <w:t>:</w:t>
      </w:r>
    </w:p>
    <w:p w14:paraId="51D46C34" w14:textId="4A7BDBDF" w:rsidR="00546E6C" w:rsidRPr="00546E6C" w:rsidRDefault="00546E6C" w:rsidP="00546E6C">
      <w:pPr>
        <w:pStyle w:val="ListParagraph"/>
        <w:numPr>
          <w:ilvl w:val="0"/>
          <w:numId w:val="60"/>
        </w:numPr>
        <w:rPr>
          <w:bCs/>
          <w:highlight w:val="yellow"/>
        </w:rPr>
      </w:pPr>
      <w:r w:rsidRPr="00546E6C">
        <w:rPr>
          <w:bCs/>
          <w:highlight w:val="yellow"/>
        </w:rPr>
        <w:t>Specifications with tracked changes from FY2018</w:t>
      </w:r>
    </w:p>
    <w:p w14:paraId="39AA0483" w14:textId="7F9C7631" w:rsidR="00546E6C" w:rsidRPr="00546E6C" w:rsidRDefault="00546E6C" w:rsidP="00546E6C">
      <w:pPr>
        <w:pStyle w:val="ListParagraph"/>
        <w:numPr>
          <w:ilvl w:val="0"/>
          <w:numId w:val="60"/>
        </w:numPr>
        <w:rPr>
          <w:bCs/>
          <w:highlight w:val="yellow"/>
        </w:rPr>
      </w:pPr>
      <w:r w:rsidRPr="00546E6C">
        <w:rPr>
          <w:bCs/>
          <w:highlight w:val="yellow"/>
        </w:rPr>
        <w:t>Specifications with annotations describing the changes from FY2018</w:t>
      </w:r>
    </w:p>
    <w:p w14:paraId="408313D4" w14:textId="3474E1C0" w:rsidR="00546E6C" w:rsidRPr="00546E6C" w:rsidRDefault="00546E6C" w:rsidP="00546E6C">
      <w:pPr>
        <w:pStyle w:val="ListParagraph"/>
        <w:numPr>
          <w:ilvl w:val="0"/>
          <w:numId w:val="60"/>
        </w:numPr>
        <w:rPr>
          <w:bCs/>
          <w:highlight w:val="yellow"/>
        </w:rPr>
      </w:pPr>
      <w:r w:rsidRPr="00546E6C">
        <w:rPr>
          <w:bCs/>
          <w:highlight w:val="yellow"/>
        </w:rPr>
        <w:t>LSA Dictionary</w:t>
      </w:r>
    </w:p>
    <w:p w14:paraId="306F2F43" w14:textId="622DBC07" w:rsidR="00546E6C" w:rsidRPr="00546E6C" w:rsidRDefault="00546E6C" w:rsidP="00546E6C">
      <w:pPr>
        <w:pStyle w:val="ListParagraph"/>
        <w:numPr>
          <w:ilvl w:val="0"/>
          <w:numId w:val="60"/>
        </w:numPr>
        <w:rPr>
          <w:bCs/>
          <w:highlight w:val="yellow"/>
        </w:rPr>
      </w:pPr>
      <w:r w:rsidRPr="00546E6C">
        <w:rPr>
          <w:bCs/>
          <w:highlight w:val="yellow"/>
        </w:rPr>
        <w:t>Test Kit</w:t>
      </w:r>
    </w:p>
    <w:p w14:paraId="3F635E84" w14:textId="6C7914B1" w:rsidR="00546E6C" w:rsidRPr="00546E6C" w:rsidRDefault="00546E6C" w:rsidP="00546E6C">
      <w:pPr>
        <w:pStyle w:val="ListParagraph"/>
        <w:numPr>
          <w:ilvl w:val="0"/>
          <w:numId w:val="60"/>
        </w:numPr>
        <w:rPr>
          <w:bCs/>
          <w:highlight w:val="yellow"/>
        </w:rPr>
      </w:pPr>
      <w:r w:rsidRPr="00546E6C">
        <w:rPr>
          <w:bCs/>
          <w:highlight w:val="yellow"/>
        </w:rPr>
        <w:t>Sample Code</w:t>
      </w:r>
      <w:r w:rsidR="0074636B">
        <w:rPr>
          <w:bCs/>
          <w:highlight w:val="yellow"/>
        </w:rPr>
        <w:t xml:space="preserve"> (stored on </w:t>
      </w:r>
      <w:proofErr w:type="spellStart"/>
      <w:r w:rsidR="0074636B">
        <w:rPr>
          <w:bCs/>
          <w:highlight w:val="yellow"/>
        </w:rPr>
        <w:t>Github</w:t>
      </w:r>
      <w:proofErr w:type="spellEnd"/>
      <w:r w:rsidR="0074636B">
        <w:rPr>
          <w:bCs/>
          <w:highlight w:val="yellow"/>
        </w:rPr>
        <w:t>)</w:t>
      </w:r>
    </w:p>
    <w:p w14:paraId="5D5F6B39" w14:textId="77777777" w:rsidR="007F6B46" w:rsidRPr="0036072B" w:rsidRDefault="007F6B46" w:rsidP="009336C4">
      <w:pPr>
        <w:pStyle w:val="Heading3"/>
      </w:pPr>
      <w:bookmarkStart w:id="26" w:name="_Toc499292015"/>
      <w:bookmarkStart w:id="27" w:name="_Toc499543976"/>
      <w:r w:rsidRPr="0036072B">
        <w:t>External References</w:t>
      </w:r>
      <w:bookmarkEnd w:id="24"/>
      <w:bookmarkEnd w:id="25"/>
      <w:bookmarkEnd w:id="26"/>
      <w:bookmarkEnd w:id="2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83D758" w:rsidR="007F6B46" w:rsidRPr="00A6067F" w:rsidRDefault="118D5271" w:rsidP="118D5271">
      <w:pPr>
        <w:rPr>
          <w:rFonts w:eastAsia="Times New Roman"/>
        </w:rPr>
      </w:pPr>
      <w:r w:rsidRPr="118D5271">
        <w:rPr>
          <w:b/>
          <w:bCs/>
        </w:rPr>
        <w:t xml:space="preserve">FY 2020 HMIS Data Standards: Data Dictionary </w:t>
      </w:r>
      <w:r>
        <w:t>(</w:t>
      </w:r>
      <w:hyperlink r:id="rId16">
        <w:r w:rsidRPr="118D5271">
          <w:rPr>
            <w:rStyle w:val="Hyperlink"/>
          </w:rPr>
          <w:t>Dictionary</w:t>
        </w:r>
      </w:hyperlink>
      <w:r>
        <w:t xml:space="preserve">) – </w:t>
      </w:r>
      <w:r w:rsidRPr="118D5271">
        <w:rPr>
          <w:rFonts w:eastAsia="Times New Roman"/>
        </w:rPr>
        <w:t xml:space="preserve"> 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17"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18"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19"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28" w:name="_Toc497116390"/>
      <w:bookmarkStart w:id="29" w:name="_Toc498527178"/>
      <w:bookmarkStart w:id="30" w:name="_Toc499292016"/>
      <w:bookmarkStart w:id="31"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A33436" w:rsidRDefault="00A33436"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A33436" w:rsidRDefault="00A33436" w:rsidP="00CC0BBB">
                            <w:pPr>
                              <w:pStyle w:val="Style3"/>
                            </w:pPr>
                            <w:r>
                              <w:t>hmis_Project</w:t>
                            </w:r>
                          </w:p>
                        </w:txbxContent>
                      </v:textbox>
                      <w10:anchorlock/>
                    </v:shape>
                  </w:pict>
                </mc:Fallback>
              </mc:AlternateContent>
            </w:r>
          </w:p>
        </w:tc>
        <w:tc>
          <w:tcPr>
            <w:tcW w:w="7105" w:type="dxa"/>
          </w:tcPr>
          <w:p w14:paraId="13F33E57" w14:textId="77777777"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A33436" w:rsidRDefault="00A33436"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A33436" w:rsidRDefault="00A33436" w:rsidP="00CC0BBB">
                            <w:pPr>
                              <w:pStyle w:val="Style3"/>
                            </w:pPr>
                            <w:r>
                              <w:t>lsa_Project</w:t>
                            </w:r>
                          </w:p>
                        </w:txbxContent>
                      </v:textbox>
                      <w10:anchorlock/>
                    </v:shape>
                  </w:pict>
                </mc:Fallback>
              </mc:AlternateContent>
            </w:r>
          </w:p>
        </w:tc>
        <w:tc>
          <w:tcPr>
            <w:tcW w:w="7105" w:type="dxa"/>
          </w:tcPr>
          <w:p w14:paraId="661E8DAB" w14:textId="6580E202"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 xml:space="preserve">epresented by the flowchart symbol for ‘document.’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A33436" w:rsidRDefault="00A33436"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A33436" w:rsidRDefault="00A33436"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559320D5"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 xml:space="preserve">are represented by the flowchart symbol for ‘internal storage.’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A33436" w:rsidRDefault="00A33436"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A33436" w:rsidRDefault="00A33436"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2" w:name="_Toc37849733"/>
      <w:bookmarkStart w:id="33" w:name="_Toc38030508"/>
      <w:bookmarkEnd w:id="28"/>
      <w:bookmarkEnd w:id="29"/>
      <w:bookmarkEnd w:id="30"/>
      <w:bookmarkEnd w:id="31"/>
      <w:r w:rsidRPr="0036072B">
        <w:t>Definitions/Acronyms</w:t>
      </w:r>
      <w:bookmarkEnd w:id="32"/>
      <w:bookmarkEnd w:id="33"/>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4" w:name="_Toc37849734"/>
      <w:bookmarkStart w:id="35" w:name="_Toc38030509"/>
      <w:r w:rsidRPr="00C52062">
        <w:lastRenderedPageBreak/>
        <w:t>HDX 2.0 Upload</w:t>
      </w:r>
      <w:bookmarkEnd w:id="34"/>
      <w:bookmarkEnd w:id="35"/>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6" w:name="_Toc37849735"/>
      <w:bookmarkStart w:id="37" w:name="_Toc38030510"/>
      <w:r>
        <w:t>Project.csv</w:t>
      </w:r>
      <w:bookmarkEnd w:id="36"/>
      <w:bookmarkEnd w:id="37"/>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8" w:name="_Toc37849736"/>
      <w:bookmarkStart w:id="39" w:name="_Toc38030511"/>
      <w:r>
        <w:t>Organization.csv</w:t>
      </w:r>
      <w:bookmarkEnd w:id="38"/>
      <w:bookmarkEnd w:id="39"/>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40" w:name="_Toc37849737"/>
      <w:bookmarkStart w:id="41" w:name="_Toc38030512"/>
      <w:r>
        <w:t>Funder.csv</w:t>
      </w:r>
      <w:bookmarkEnd w:id="40"/>
      <w:bookmarkEnd w:id="41"/>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42" w:name="_Toc37849738"/>
      <w:bookmarkStart w:id="43" w:name="_Toc38030513"/>
      <w:r>
        <w:t>ProjectCoC.csv</w:t>
      </w:r>
      <w:bookmarkEnd w:id="42"/>
      <w:bookmarkEnd w:id="43"/>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44" w:name="_Toc37849739"/>
      <w:bookmarkStart w:id="45" w:name="_Toc38030514"/>
      <w:r>
        <w:t>Inventory.csv</w:t>
      </w:r>
      <w:bookmarkEnd w:id="44"/>
      <w:bookmarkEnd w:id="45"/>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46" w:name="_Toc37849740"/>
      <w:bookmarkStart w:id="47" w:name="_Toc38030515"/>
      <w:r w:rsidRPr="00107D01">
        <w:t>LSAReport.csv</w:t>
      </w:r>
      <w:bookmarkEnd w:id="46"/>
      <w:bookmarkEnd w:id="47"/>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022606" w:rsidP="00046859">
      <w:pPr>
        <w:pStyle w:val="ListParagraph"/>
        <w:numPr>
          <w:ilvl w:val="0"/>
          <w:numId w:val="50"/>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022606" w:rsidP="00046859">
      <w:pPr>
        <w:pStyle w:val="ListParagraph"/>
        <w:numPr>
          <w:ilvl w:val="0"/>
          <w:numId w:val="50"/>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48" w:name="_Toc37973097"/>
      <w:bookmarkStart w:id="49" w:name="_Toc37973652"/>
      <w:bookmarkStart w:id="50" w:name="_Toc37974203"/>
      <w:bookmarkStart w:id="51" w:name="_Toc37974755"/>
      <w:bookmarkStart w:id="52" w:name="_Toc37849741"/>
      <w:bookmarkStart w:id="53" w:name="_Toc38030516"/>
      <w:bookmarkEnd w:id="48"/>
      <w:bookmarkEnd w:id="49"/>
      <w:bookmarkEnd w:id="50"/>
      <w:bookmarkEnd w:id="51"/>
      <w:r w:rsidRPr="00107D01">
        <w:t>LSAPerson.csv</w:t>
      </w:r>
      <w:bookmarkEnd w:id="52"/>
      <w:bookmarkEnd w:id="53"/>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77777777"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  HMIS Business Logic:  LSAPerson</w:t>
        </w:r>
      </w:hyperlink>
      <w:r>
        <w:rPr>
          <w:rFonts w:cstheme="minorHAnsi"/>
        </w:rPr>
        <w:t>.</w:t>
      </w:r>
    </w:p>
    <w:p w14:paraId="6EA1CC90" w14:textId="77777777" w:rsidR="009F00E9" w:rsidRPr="00914087" w:rsidRDefault="009F00E9" w:rsidP="009F00E9">
      <w:pPr>
        <w:pStyle w:val="Heading2"/>
        <w:ind w:left="900" w:hanging="900"/>
      </w:pPr>
      <w:bookmarkStart w:id="54" w:name="_Toc37849742"/>
      <w:bookmarkStart w:id="55" w:name="_Toc38030517"/>
      <w:r w:rsidRPr="00914087">
        <w:t>LSAHousehold.csv</w:t>
      </w:r>
      <w:bookmarkEnd w:id="54"/>
      <w:bookmarkEnd w:id="55"/>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77777777"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 xml:space="preserve">:  HMIS Business Logic: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56" w:name="_Toc37849743"/>
      <w:bookmarkStart w:id="57" w:name="_Toc38030518"/>
      <w:r>
        <w:t>LSAExit</w:t>
      </w:r>
      <w:r w:rsidRPr="00C52062">
        <w:t>.csv</w:t>
      </w:r>
      <w:bookmarkEnd w:id="56"/>
      <w:bookmarkEnd w:id="57"/>
    </w:p>
    <w:p w14:paraId="4809C0F4" w14:textId="3A4110DF"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 xml:space="preserve">followed by at least two weeks without an active enrollment – in three distinct periods:  </w:t>
      </w:r>
    </w:p>
    <w:p w14:paraId="393C1C1D" w14:textId="77777777" w:rsidR="009F00E9" w:rsidRPr="0006219F" w:rsidRDefault="009F00E9" w:rsidP="00046859">
      <w:pPr>
        <w:pStyle w:val="ListParagraph"/>
        <w:numPr>
          <w:ilvl w:val="0"/>
          <w:numId w:val="46"/>
        </w:numPr>
      </w:pPr>
      <w:r w:rsidRPr="0006219F">
        <w:t>Cohort -2 – Begins two years prior to the report start date and ends two years prior to the end date.</w:t>
      </w:r>
    </w:p>
    <w:p w14:paraId="520F5322" w14:textId="77777777" w:rsidR="009F00E9" w:rsidRPr="00823268" w:rsidRDefault="009F00E9" w:rsidP="00046859">
      <w:pPr>
        <w:pStyle w:val="ListParagraph"/>
        <w:numPr>
          <w:ilvl w:val="0"/>
          <w:numId w:val="46"/>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046859">
      <w:pPr>
        <w:pStyle w:val="ListParagraph"/>
        <w:numPr>
          <w:ilvl w:val="0"/>
          <w:numId w:val="46"/>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5ED9E1E4"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  LSAExit</w:t>
        </w:r>
      </w:hyperlink>
      <w:r>
        <w:rPr>
          <w:rFonts w:cstheme="minorHAnsi"/>
        </w:rPr>
        <w:t>.</w:t>
      </w:r>
    </w:p>
    <w:p w14:paraId="2A477920" w14:textId="77777777" w:rsidR="009F00E9" w:rsidRPr="00C52062" w:rsidRDefault="009F00E9" w:rsidP="009F00E9">
      <w:pPr>
        <w:pStyle w:val="Heading2"/>
        <w:ind w:left="900" w:hanging="900"/>
      </w:pPr>
      <w:bookmarkStart w:id="58" w:name="_Toc37849744"/>
      <w:bookmarkStart w:id="59" w:name="_Toc38030519"/>
      <w:r>
        <w:t>LSACalculated</w:t>
      </w:r>
      <w:r w:rsidRPr="00C52062">
        <w:t>.csv</w:t>
      </w:r>
      <w:bookmarkEnd w:id="58"/>
      <w:bookmarkEnd w:id="59"/>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w:t>
      </w:r>
      <w:proofErr w:type="spellStart"/>
      <w:r>
        <w:rPr>
          <w:rFonts w:cstheme="minorHAnsi"/>
        </w:rPr>
        <w:t>LSAHousehold</w:t>
      </w:r>
      <w:proofErr w:type="spellEnd"/>
      <w:r>
        <w:rPr>
          <w:rFonts w:cstheme="minorHAnsi"/>
        </w:rPr>
        <w:t xml:space="preserve">,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63E37267"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 xml:space="preserve">HMIS Business Logic: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60" w:name="_Toc37849745"/>
      <w:bookmarkStart w:id="61" w:name="_Toc38030520"/>
      <w:bookmarkEnd w:id="2"/>
      <w:r>
        <w:lastRenderedPageBreak/>
        <w:t>HMIS Business Logic</w:t>
      </w:r>
      <w:r w:rsidR="000365D7">
        <w:t>: Core Concepts</w:t>
      </w:r>
      <w:bookmarkEnd w:id="60"/>
      <w:bookmarkEnd w:id="61"/>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A33436" w:rsidRPr="00C5485D" w:rsidRDefault="00A33436"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proofErr w:type="spellStart"/>
                                  <w:r>
                                    <w:t>SSNDataQuality</w:t>
                                  </w:r>
                                  <w:proofErr w:type="spellEnd"/>
                                </w:p>
                                <w:p w14:paraId="4ED78614" w14:textId="77777777" w:rsidR="00A33436" w:rsidRDefault="00A33436" w:rsidP="00DF48A5">
                                  <w:pPr>
                                    <w:pStyle w:val="NoSpacing"/>
                                  </w:pPr>
                                  <w:r>
                                    <w:t>DOB</w:t>
                                  </w:r>
                                </w:p>
                                <w:p w14:paraId="3D3F7C3E" w14:textId="77777777" w:rsidR="00A33436" w:rsidRDefault="00A33436" w:rsidP="00DF48A5">
                                  <w:pPr>
                                    <w:pStyle w:val="NoSpacing"/>
                                  </w:pPr>
                                  <w:proofErr w:type="spellStart"/>
                                  <w:r>
                                    <w:t>DOBDataQuality</w:t>
                                  </w:r>
                                  <w:proofErr w:type="spellEnd"/>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proofErr w:type="spellStart"/>
                                  <w:r>
                                    <w:t>VeteranStatus</w:t>
                                  </w:r>
                                  <w:proofErr w:type="spellEnd"/>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A33436" w:rsidRPr="00C5485D" w:rsidRDefault="00A33436"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proofErr w:type="spellStart"/>
                                  <w:r>
                                    <w:t>LivingSituation</w:t>
                                  </w:r>
                                  <w:proofErr w:type="spellEnd"/>
                                </w:p>
                                <w:p w14:paraId="710807C0" w14:textId="77777777" w:rsidR="00A33436" w:rsidRDefault="00A33436" w:rsidP="00DF48A5">
                                  <w:pPr>
                                    <w:pStyle w:val="NoSpacing"/>
                                  </w:pPr>
                                  <w:proofErr w:type="spellStart"/>
                                  <w:r>
                                    <w:t>LengthOfStay</w:t>
                                  </w:r>
                                  <w:proofErr w:type="spellEnd"/>
                                </w:p>
                                <w:p w14:paraId="5C1E52C0" w14:textId="77777777" w:rsidR="00A33436" w:rsidRDefault="00A33436" w:rsidP="00DF48A5">
                                  <w:pPr>
                                    <w:pStyle w:val="NoSpacing"/>
                                  </w:pPr>
                                  <w:proofErr w:type="spellStart"/>
                                  <w:r>
                                    <w:t>PreviousStreetESSH</w:t>
                                  </w:r>
                                  <w:proofErr w:type="spellEnd"/>
                                  <w:r>
                                    <w:t xml:space="preserve">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proofErr w:type="spellStart"/>
                                  <w:r>
                                    <w:t>TimesHomelessPastThreeYears</w:t>
                                  </w:r>
                                  <w:proofErr w:type="spellEnd"/>
                                  <w:r>
                                    <w:t xml:space="preserve"> </w:t>
                                  </w:r>
                                </w:p>
                                <w:p w14:paraId="388D5F20" w14:textId="77777777" w:rsidR="00A33436" w:rsidRDefault="00A33436" w:rsidP="00DF48A5">
                                  <w:pPr>
                                    <w:pStyle w:val="NoSpacing"/>
                                  </w:pPr>
                                  <w:proofErr w:type="spellStart"/>
                                  <w:r>
                                    <w:t>MonthsHomelessPastThreeYears</w:t>
                                  </w:r>
                                  <w:proofErr w:type="spellEnd"/>
                                  <w:r>
                                    <w:t xml:space="preserve">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A33436" w:rsidRPr="00C5485D" w:rsidRDefault="00A33436"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proofErr w:type="spellStart"/>
                                  <w:r>
                                    <w:t>DomesticViolenceVictim</w:t>
                                  </w:r>
                                  <w:proofErr w:type="spellEnd"/>
                                </w:p>
                                <w:p w14:paraId="39763F8A" w14:textId="7BFC5F80" w:rsidR="00A33436" w:rsidRDefault="00A33436" w:rsidP="00DF48A5">
                                  <w:pPr>
                                    <w:pStyle w:val="NoSpacing"/>
                                  </w:pPr>
                                  <w:proofErr w:type="spellStart"/>
                                  <w:r>
                                    <w:t>CurrentlyFleeing</w:t>
                                  </w:r>
                                  <w:proofErr w:type="spellEnd"/>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A33436" w:rsidRPr="00C5485D" w:rsidRDefault="00A33436"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33436" w:rsidRDefault="00A33436" w:rsidP="00DF48A5">
                                  <w:pPr>
                                    <w:pStyle w:val="NoSpacing"/>
                                  </w:pPr>
                                  <w:proofErr w:type="spellStart"/>
                                  <w:r>
                                    <w:t>RecordType</w:t>
                                  </w:r>
                                  <w:proofErr w:type="spellEnd"/>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A33436" w:rsidRPr="00C5485D" w:rsidRDefault="00A33436"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A33436" w:rsidRPr="00C5485D" w:rsidRDefault="00A33436"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A33436" w:rsidRDefault="00A33436"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proofErr w:type="spellStart"/>
                                <w:r>
                                  <w:t>GeographyType</w:t>
                                </w:r>
                                <w:proofErr w:type="spellEnd"/>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A33436" w:rsidRDefault="00A33436"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proofErr w:type="spellStart"/>
                                <w:r>
                                  <w:t>ContinuumProject</w:t>
                                </w:r>
                                <w:proofErr w:type="spellEnd"/>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A33436" w:rsidRPr="00C5485D" w:rsidRDefault="00A33436"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A33436" w:rsidRPr="00C5485D" w:rsidRDefault="00A33436"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A33436" w:rsidRPr="00C5485D" w:rsidRDefault="00A33436"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A33436" w:rsidRPr="00C5485D" w:rsidRDefault="00A33436"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proofErr w:type="spellStart"/>
                            <w:r>
                              <w:t>SSNDataQuality</w:t>
                            </w:r>
                            <w:proofErr w:type="spellEnd"/>
                          </w:p>
                          <w:p w14:paraId="4ED78614" w14:textId="77777777" w:rsidR="00A33436" w:rsidRDefault="00A33436" w:rsidP="00DF48A5">
                            <w:pPr>
                              <w:pStyle w:val="NoSpacing"/>
                            </w:pPr>
                            <w:r>
                              <w:t>DOB</w:t>
                            </w:r>
                          </w:p>
                          <w:p w14:paraId="3D3F7C3E" w14:textId="77777777" w:rsidR="00A33436" w:rsidRDefault="00A33436" w:rsidP="00DF48A5">
                            <w:pPr>
                              <w:pStyle w:val="NoSpacing"/>
                            </w:pPr>
                            <w:proofErr w:type="spellStart"/>
                            <w:r>
                              <w:t>DOBDataQuality</w:t>
                            </w:r>
                            <w:proofErr w:type="spellEnd"/>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proofErr w:type="spellStart"/>
                            <w:r>
                              <w:t>VeteranStatus</w:t>
                            </w:r>
                            <w:proofErr w:type="spellEnd"/>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A33436" w:rsidRPr="00C5485D" w:rsidRDefault="00A33436"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proofErr w:type="spellStart"/>
                            <w:r>
                              <w:t>LivingSituation</w:t>
                            </w:r>
                            <w:proofErr w:type="spellEnd"/>
                          </w:p>
                          <w:p w14:paraId="710807C0" w14:textId="77777777" w:rsidR="00A33436" w:rsidRDefault="00A33436" w:rsidP="00DF48A5">
                            <w:pPr>
                              <w:pStyle w:val="NoSpacing"/>
                            </w:pPr>
                            <w:proofErr w:type="spellStart"/>
                            <w:r>
                              <w:t>LengthOfStay</w:t>
                            </w:r>
                            <w:proofErr w:type="spellEnd"/>
                          </w:p>
                          <w:p w14:paraId="5C1E52C0" w14:textId="77777777" w:rsidR="00A33436" w:rsidRDefault="00A33436" w:rsidP="00DF48A5">
                            <w:pPr>
                              <w:pStyle w:val="NoSpacing"/>
                            </w:pPr>
                            <w:proofErr w:type="spellStart"/>
                            <w:r>
                              <w:t>PreviousStreetESSH</w:t>
                            </w:r>
                            <w:proofErr w:type="spellEnd"/>
                            <w:r>
                              <w:t xml:space="preserve">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proofErr w:type="spellStart"/>
                            <w:r>
                              <w:t>TimesHomelessPastThreeYears</w:t>
                            </w:r>
                            <w:proofErr w:type="spellEnd"/>
                            <w:r>
                              <w:t xml:space="preserve"> </w:t>
                            </w:r>
                          </w:p>
                          <w:p w14:paraId="388D5F20" w14:textId="77777777" w:rsidR="00A33436" w:rsidRDefault="00A33436" w:rsidP="00DF48A5">
                            <w:pPr>
                              <w:pStyle w:val="NoSpacing"/>
                            </w:pPr>
                            <w:proofErr w:type="spellStart"/>
                            <w:r>
                              <w:t>MonthsHomelessPastThreeYears</w:t>
                            </w:r>
                            <w:proofErr w:type="spellEnd"/>
                            <w:r>
                              <w:t xml:space="preserve">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A33436" w:rsidRPr="00C5485D" w:rsidRDefault="00A33436"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proofErr w:type="spellStart"/>
                            <w:r>
                              <w:t>DomesticViolenceVictim</w:t>
                            </w:r>
                            <w:proofErr w:type="spellEnd"/>
                          </w:p>
                          <w:p w14:paraId="39763F8A" w14:textId="7BFC5F80" w:rsidR="00A33436" w:rsidRDefault="00A33436" w:rsidP="00DF48A5">
                            <w:pPr>
                              <w:pStyle w:val="NoSpacing"/>
                            </w:pPr>
                            <w:proofErr w:type="spellStart"/>
                            <w:r>
                              <w:t>CurrentlyFleeing</w:t>
                            </w:r>
                            <w:proofErr w:type="spellEnd"/>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A33436" w:rsidRPr="00C5485D" w:rsidRDefault="00A33436"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33436" w:rsidRDefault="00A33436" w:rsidP="00DF48A5">
                            <w:pPr>
                              <w:pStyle w:val="NoSpacing"/>
                            </w:pPr>
                            <w:proofErr w:type="spellStart"/>
                            <w:r>
                              <w:t>RecordType</w:t>
                            </w:r>
                            <w:proofErr w:type="spellEnd"/>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A33436" w:rsidRPr="00C5485D" w:rsidRDefault="00A33436"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A33436" w:rsidRPr="00C5485D" w:rsidRDefault="00A33436"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A33436" w:rsidRDefault="00A33436"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proofErr w:type="spellStart"/>
                          <w:r>
                            <w:t>GeographyType</w:t>
                          </w:r>
                          <w:proofErr w:type="spellEnd"/>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A33436" w:rsidRDefault="00A33436"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proofErr w:type="spellStart"/>
                          <w:r>
                            <w:t>ContinuumProject</w:t>
                          </w:r>
                          <w:proofErr w:type="spellEnd"/>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A33436" w:rsidRPr="00C5485D" w:rsidRDefault="00A33436"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A33436" w:rsidRPr="00C5485D" w:rsidRDefault="00A33436"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A33436" w:rsidRPr="00C5485D" w:rsidRDefault="00A33436"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36A0C811" w:rsidR="00DC20C4" w:rsidRDefault="00524B7E" w:rsidP="00723E5E">
      <w:r>
        <w:t xml:space="preserve">The business logic in this section </w:t>
      </w:r>
      <w:r w:rsidR="00DC6F11">
        <w:t>defines core concepts:  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6F77EDB4"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 xml:space="preserve">age and household </w:t>
      </w:r>
      <w:proofErr w:type="gramStart"/>
      <w:r>
        <w:t xml:space="preserve">type </w:t>
      </w:r>
      <w:r w:rsidR="002B6991">
        <w:t xml:space="preserve"> processes</w:t>
      </w:r>
      <w:proofErr w:type="gramEnd"/>
      <w:r w:rsidR="002B6991">
        <w:t xml:space="preserve">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A33436" w:rsidRDefault="00A33436"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A33436" w:rsidRDefault="00A33436"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A33436" w:rsidRDefault="00A33436"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A33436" w:rsidRDefault="00A33436"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A33436" w:rsidRDefault="00A33436"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A33436" w:rsidRDefault="00A33436"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A33436" w:rsidRDefault="00A33436"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A33436" w:rsidRDefault="00A33436"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A33436" w:rsidRDefault="00A33436"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A33436" w:rsidRDefault="00A33436"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A33436" w:rsidRDefault="00A33436"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A33436" w:rsidRDefault="00A33436"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A33436" w:rsidRDefault="00A33436"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A33436" w:rsidRDefault="00A33436"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A33436" w:rsidRDefault="00A33436"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A33436" w:rsidRDefault="00A33436"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A33436" w:rsidRDefault="00A33436"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A33436" w:rsidRDefault="00A33436"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A33436" w:rsidRDefault="00A33436"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A33436" w:rsidRDefault="00A33436"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A33436" w:rsidRDefault="00A33436"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A33436" w:rsidRDefault="00A33436"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A33436" w:rsidRDefault="00A33436"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A33436" w:rsidRDefault="00A33436"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A33436" w:rsidRDefault="00A33436"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A33436" w:rsidRDefault="00A33436"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A33436" w:rsidRDefault="00A33436"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A33436" w:rsidRDefault="00A33436"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A33436" w:rsidRDefault="00A33436"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A33436" w:rsidRDefault="00A33436"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A33436" w:rsidRDefault="00A33436"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A33436" w:rsidRDefault="00A33436"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A33436" w:rsidRDefault="00A33436"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A33436" w:rsidRDefault="00A33436"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A33436" w:rsidRDefault="00A33436"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A33436" w:rsidRDefault="00A33436"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62" w:name="_Report_Parameters"/>
      <w:bookmarkStart w:id="63" w:name="_Report_Parameters_and"/>
      <w:bookmarkStart w:id="64" w:name="_Toc497116396"/>
      <w:bookmarkStart w:id="65" w:name="_Toc498527188"/>
      <w:bookmarkStart w:id="66" w:name="_Toc499543979"/>
      <w:bookmarkStart w:id="67" w:name="_Toc37849746"/>
      <w:bookmarkStart w:id="68" w:name="_Toc38030521"/>
      <w:bookmarkStart w:id="69" w:name="_Toc498527190"/>
      <w:bookmarkEnd w:id="62"/>
      <w:bookmarkEnd w:id="63"/>
      <w:r w:rsidRPr="00107D01">
        <w:lastRenderedPageBreak/>
        <w:t>Report Parameters</w:t>
      </w:r>
      <w:bookmarkEnd w:id="64"/>
      <w:bookmarkEnd w:id="65"/>
      <w:bookmarkEnd w:id="66"/>
      <w:r w:rsidR="00E14C44">
        <w:t xml:space="preserve"> </w:t>
      </w:r>
      <w:r w:rsidR="00D87EAD">
        <w:t xml:space="preserve">and Metadata </w:t>
      </w:r>
      <w:r w:rsidR="00E14928">
        <w:t>(lsa_Report)</w:t>
      </w:r>
      <w:bookmarkEnd w:id="67"/>
      <w:bookmarkEnd w:id="6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A33436" w:rsidRDefault="00A33436"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A33436" w:rsidRDefault="00A33436"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A33436" w:rsidRDefault="00A33436"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A33436" w:rsidRDefault="00A33436"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A33436" w:rsidRDefault="00A33436"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A33436" w:rsidRDefault="00A33436"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70" w:name="_Hlk490711189"/>
      <w:r w:rsidRPr="00A6067F">
        <w:t xml:space="preserve">The HUD-assigned code identifying the continuum for which the </w:t>
      </w:r>
      <w:r w:rsidR="0002698D" w:rsidRPr="00A6067F">
        <w:t>LSA</w:t>
      </w:r>
      <w:r w:rsidRPr="00A6067F">
        <w:t xml:space="preserve"> is being produced</w:t>
      </w:r>
      <w:bookmarkEnd w:id="7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6AD5070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commentRangeStart w:id="71"/>
      <w:ins w:id="72" w:author="Molly McEvilley" w:date="2020-05-14T10:08:00Z">
        <w:r w:rsidR="00F73DD1">
          <w:t>1</w:t>
        </w:r>
      </w:ins>
      <w:del w:id="73" w:author="Molly McEvilley" w:date="2020-05-14T10:08:00Z">
        <w:r w:rsidR="00DE4A2E" w:rsidDel="00F73DD1">
          <w:delText>2</w:delText>
        </w:r>
      </w:del>
      <w:commentRangeEnd w:id="71"/>
      <w:r w:rsidR="00F73DD1">
        <w:rPr>
          <w:rStyle w:val="CommentReference"/>
        </w:rPr>
        <w:commentReference w:id="71"/>
      </w:r>
      <w:r w:rsidR="00DE4A2E">
        <w:t xml:space="preserve"> for submissions to HUD.)</w:t>
      </w:r>
    </w:p>
    <w:p w14:paraId="61065B6D" w14:textId="6353C0BE"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 xml:space="preserve">.)  </w:t>
      </w:r>
      <w:r>
        <w:t xml:space="preserve">Projects available to select </w:t>
      </w:r>
      <w:r w:rsidR="00CA42D1">
        <w:t>should</w:t>
      </w:r>
      <w:r>
        <w:t xml:space="preserve"> be limited to:</w:t>
      </w:r>
    </w:p>
    <w:p w14:paraId="4BEE57C3" w14:textId="77777777" w:rsidR="00DB54BE" w:rsidRDefault="00DB54BE" w:rsidP="006970C5">
      <w:pPr>
        <w:pStyle w:val="ListParagraph"/>
        <w:numPr>
          <w:ilvl w:val="5"/>
          <w:numId w:val="75"/>
        </w:numPr>
      </w:pPr>
      <w:r>
        <w:t>Continuum projects (</w:t>
      </w:r>
      <w:proofErr w:type="spellStart"/>
      <w:r w:rsidRPr="00B678E4">
        <w:rPr>
          <w:i/>
          <w:iCs/>
        </w:rPr>
        <w:t>ContinuumProject</w:t>
      </w:r>
      <w:proofErr w:type="spellEnd"/>
      <w:r>
        <w:t xml:space="preserve"> = 1)</w:t>
      </w:r>
    </w:p>
    <w:p w14:paraId="11A9B4A6" w14:textId="77777777" w:rsidR="00DB54BE" w:rsidRDefault="00DB54BE" w:rsidP="006970C5">
      <w:pPr>
        <w:pStyle w:val="ListParagraph"/>
        <w:numPr>
          <w:ilvl w:val="5"/>
          <w:numId w:val="75"/>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74" w:name="_HMIS_Data_Elements"/>
      <w:bookmarkStart w:id="75" w:name="_Toc37849747"/>
      <w:bookmarkStart w:id="76" w:name="_Toc38030522"/>
      <w:bookmarkEnd w:id="69"/>
      <w:bookmarkEnd w:id="74"/>
      <w:r>
        <w:t xml:space="preserve">LSA Reporting Cohorts </w:t>
      </w:r>
      <w:r w:rsidR="00E14928">
        <w:t>and Dates (</w:t>
      </w:r>
      <w:proofErr w:type="spellStart"/>
      <w:r w:rsidR="00E14928">
        <w:t>tlsa_CohortDates</w:t>
      </w:r>
      <w:proofErr w:type="spellEnd"/>
      <w:r w:rsidR="00E14928">
        <w:t>)</w:t>
      </w:r>
      <w:bookmarkEnd w:id="75"/>
      <w:bookmarkEnd w:id="7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A33436" w:rsidRDefault="00A33436"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A33436" w:rsidRDefault="00A33436"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A33436" w:rsidRDefault="00A33436"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A33436" w:rsidRDefault="00A33436"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77" w:name="_Toc37849748"/>
      <w:bookmarkStart w:id="78" w:name="_Toc38030523"/>
      <w:r>
        <w:t>HMIS Household Enrollments (</w:t>
      </w:r>
      <w:proofErr w:type="spellStart"/>
      <w:r>
        <w:t>tlsa_HHID</w:t>
      </w:r>
      <w:proofErr w:type="spellEnd"/>
      <w:r>
        <w:t>)</w:t>
      </w:r>
      <w:bookmarkEnd w:id="77"/>
      <w:bookmarkEnd w:id="78"/>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A33436" w:rsidRDefault="00A33436"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A33436" w:rsidRDefault="00A33436"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A33436" w:rsidRDefault="00A33436"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A33436" w:rsidRDefault="00A33436"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A33436" w:rsidRDefault="00A33436"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A33436" w:rsidRDefault="00A33436"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A33436" w:rsidRDefault="00A33436"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A33436" w:rsidRDefault="00A33436"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A33436" w:rsidRDefault="00A33436"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A33436" w:rsidRDefault="00A33436"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A33436" w:rsidRDefault="00A33436"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A33436" w:rsidRDefault="00A33436"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A33436" w:rsidRDefault="00A33436"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A33436" w:rsidRDefault="00A33436"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046859">
      <w:pPr>
        <w:pStyle w:val="ListParagraph"/>
        <w:numPr>
          <w:ilvl w:val="0"/>
          <w:numId w:val="52"/>
        </w:numPr>
      </w:pPr>
      <w:r>
        <w:t>All LSA reporting is limited to enrollments that meet the core criteria defined in this step; and</w:t>
      </w:r>
    </w:p>
    <w:p w14:paraId="7CCE85A5" w14:textId="77777777" w:rsidR="00D27CF7" w:rsidRDefault="00D27CF7" w:rsidP="00046859">
      <w:pPr>
        <w:pStyle w:val="ListParagraph"/>
        <w:numPr>
          <w:ilvl w:val="0"/>
          <w:numId w:val="52"/>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046859">
      <w:pPr>
        <w:pStyle w:val="ListParagraph"/>
        <w:numPr>
          <w:ilvl w:val="0"/>
          <w:numId w:val="34"/>
        </w:numPr>
      </w:pPr>
      <w:r>
        <w:t>Those enrollments will be excluded from LSA reporting.</w:t>
      </w:r>
    </w:p>
    <w:p w14:paraId="2BAE25F7" w14:textId="77777777" w:rsidR="00C3527B" w:rsidRDefault="00C3527B" w:rsidP="00046859">
      <w:pPr>
        <w:pStyle w:val="ListParagraph"/>
        <w:numPr>
          <w:ilvl w:val="0"/>
          <w:numId w:val="34"/>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046859">
      <w:pPr>
        <w:pStyle w:val="ListParagraph"/>
        <w:numPr>
          <w:ilvl w:val="0"/>
          <w:numId w:val="34"/>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046859">
      <w:pPr>
        <w:pStyle w:val="ListParagraph"/>
        <w:numPr>
          <w:ilvl w:val="0"/>
          <w:numId w:val="34"/>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046859">
      <w:pPr>
        <w:pStyle w:val="ListParagraph"/>
        <w:numPr>
          <w:ilvl w:val="0"/>
          <w:numId w:val="3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046859">
      <w:pPr>
        <w:pStyle w:val="ListParagraph"/>
        <w:numPr>
          <w:ilvl w:val="0"/>
          <w:numId w:val="3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lastRenderedPageBreak/>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79"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79"/>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046859">
      <w:pPr>
        <w:pStyle w:val="ListParagraph"/>
        <w:numPr>
          <w:ilvl w:val="0"/>
          <w:numId w:val="35"/>
        </w:numPr>
      </w:pPr>
      <w:r>
        <w:t>LSA reporting procedures will use an effective exit date of [last bed night + 1 day].</w:t>
      </w:r>
    </w:p>
    <w:p w14:paraId="648267B7"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046859">
      <w:pPr>
        <w:pStyle w:val="ListParagraph"/>
        <w:numPr>
          <w:ilvl w:val="0"/>
          <w:numId w:val="35"/>
        </w:numPr>
      </w:pPr>
      <w:r>
        <w:t>LSA reporting procedures will use an effective exit date of [last bed night + 1 day].</w:t>
      </w:r>
    </w:p>
    <w:p w14:paraId="465CFFED"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046859">
      <w:pPr>
        <w:pStyle w:val="ListParagraph"/>
        <w:numPr>
          <w:ilvl w:val="0"/>
          <w:numId w:val="35"/>
        </w:numPr>
      </w:pPr>
      <w:r>
        <w:t>LSA reporting procedures will use the operating end date as the effective exit date.</w:t>
      </w:r>
    </w:p>
    <w:p w14:paraId="61569A49" w14:textId="77777777" w:rsidR="000B1737"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77777777" w:rsidR="00D27CF7" w:rsidRDefault="00D27CF7" w:rsidP="00046859">
      <w:pPr>
        <w:pStyle w:val="ListParagraph"/>
        <w:numPr>
          <w:ilvl w:val="0"/>
          <w:numId w:val="36"/>
        </w:numPr>
      </w:pPr>
      <w:proofErr w:type="spellStart"/>
      <w:r>
        <w:t>Project.</w:t>
      </w:r>
      <w:r w:rsidRPr="00B02074">
        <w:rPr>
          <w:i/>
          <w:iCs/>
        </w:rPr>
        <w:t>ProjectType</w:t>
      </w:r>
      <w:proofErr w:type="spellEnd"/>
      <w:r>
        <w:t xml:space="preserve"> in (2,3,8,13</w:t>
      </w:r>
      <w:commentRangeStart w:id="80"/>
      <w:del w:id="81" w:author="Molly McEvilley" w:date="2020-05-14T10:10:00Z">
        <w:r w:rsidDel="00723AE7">
          <w:delText>,3</w:delText>
        </w:r>
      </w:del>
      <w:commentRangeEnd w:id="80"/>
      <w:r w:rsidR="00723AE7">
        <w:rPr>
          <w:rStyle w:val="CommentReference"/>
          <w:rFonts w:eastAsiaTheme="minorHAnsi" w:cstheme="minorBidi"/>
        </w:rPr>
        <w:commentReference w:id="80"/>
      </w:r>
      <w:r>
        <w:t>)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046859">
      <w:pPr>
        <w:pStyle w:val="ListParagraph"/>
        <w:numPr>
          <w:ilvl w:val="0"/>
          <w:numId w:val="36"/>
        </w:numPr>
      </w:pPr>
      <w:proofErr w:type="spellStart"/>
      <w:r>
        <w:t>Project.</w:t>
      </w:r>
      <w:r>
        <w:rPr>
          <w:i/>
          <w:iCs/>
        </w:rPr>
        <w:t>ContinuumProject</w:t>
      </w:r>
      <w:proofErr w:type="spellEnd"/>
      <w:r>
        <w:rPr>
          <w:i/>
          <w:iCs/>
        </w:rPr>
        <w:t xml:space="preserve"> </w:t>
      </w:r>
      <w:r>
        <w:t>= 1</w:t>
      </w:r>
    </w:p>
    <w:p w14:paraId="1D3242C8" w14:textId="7FBE0F41" w:rsidR="00D27CF7" w:rsidRDefault="00D27CF7" w:rsidP="00046859">
      <w:pPr>
        <w:pStyle w:val="ListParagraph"/>
        <w:numPr>
          <w:ilvl w:val="0"/>
          <w:numId w:val="36"/>
        </w:numPr>
      </w:pPr>
      <w:proofErr w:type="spellStart"/>
      <w:r>
        <w:t>Project.</w:t>
      </w:r>
      <w:r>
        <w:rPr>
          <w:i/>
          <w:iCs/>
        </w:rPr>
        <w:t>OperatingEndDate</w:t>
      </w:r>
      <w:proofErr w:type="spellEnd"/>
      <w:r>
        <w:rPr>
          <w:i/>
          <w:iCs/>
        </w:rPr>
        <w:t xml:space="preserve"> </w:t>
      </w:r>
      <w:r>
        <w:t xml:space="preserve">&gt;= 10/1/2012 or is </w:t>
      </w:r>
      <w:r w:rsidR="00143E83">
        <w:t>NULL</w:t>
      </w:r>
    </w:p>
    <w:p w14:paraId="2C38C4B4" w14:textId="77777777" w:rsidR="00D27CF7" w:rsidRDefault="00D27CF7" w:rsidP="00046859">
      <w:pPr>
        <w:pStyle w:val="ListParagraph"/>
        <w:numPr>
          <w:ilvl w:val="0"/>
          <w:numId w:val="36"/>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046859">
      <w:pPr>
        <w:pStyle w:val="ListParagraph"/>
        <w:numPr>
          <w:ilvl w:val="0"/>
          <w:numId w:val="36"/>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046859">
      <w:pPr>
        <w:pStyle w:val="ListParagraph"/>
        <w:numPr>
          <w:ilvl w:val="0"/>
          <w:numId w:val="36"/>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046859">
      <w:pPr>
        <w:pStyle w:val="ListParagraph"/>
        <w:numPr>
          <w:ilvl w:val="0"/>
          <w:numId w:val="36"/>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1B02DD02" w14:textId="18A9DFC2" w:rsidR="00D27CF7" w:rsidRPr="00683863" w:rsidDel="00CF43CA" w:rsidRDefault="00D27CF7" w:rsidP="006447AB">
      <w:pPr>
        <w:pStyle w:val="ListParagraph"/>
        <w:numPr>
          <w:ilvl w:val="0"/>
          <w:numId w:val="36"/>
        </w:numPr>
        <w:rPr>
          <w:del w:id="82" w:author="Molly McEvilley" w:date="2020-05-28T09:55:00Z"/>
          <w:u w:val="single"/>
        </w:rPr>
      </w:pPr>
      <w:commentRangeStart w:id="83"/>
      <w:proofErr w:type="spellStart"/>
      <w:r>
        <w:t>Exit.</w:t>
      </w:r>
      <w:r w:rsidRPr="00CF43CA">
        <w:rPr>
          <w:i/>
          <w:iCs/>
        </w:rPr>
        <w:t>ExitDate</w:t>
      </w:r>
      <w:proofErr w:type="spellEnd"/>
      <w:r>
        <w:t xml:space="preserve"> is </w:t>
      </w:r>
      <w:r w:rsidR="00143E83">
        <w:t>NULL</w:t>
      </w:r>
      <w:r>
        <w:t xml:space="preserve"> or </w:t>
      </w:r>
      <w:ins w:id="84" w:author="Molly McEvilley" w:date="2020-05-28T09:55:00Z">
        <w:r w:rsidR="00F7087B">
          <w:t>(</w:t>
        </w:r>
      </w:ins>
      <w:proofErr w:type="spellStart"/>
      <w:r>
        <w:t>Exit</w:t>
      </w:r>
      <w:r w:rsidRPr="00CF43CA">
        <w:rPr>
          <w:i/>
          <w:iCs/>
        </w:rPr>
        <w:t>.ExitDate</w:t>
      </w:r>
      <w:proofErr w:type="spellEnd"/>
      <w:r>
        <w:t xml:space="preserve"> &gt;= </w:t>
      </w:r>
      <w:r w:rsidRPr="00CF43CA">
        <w:rPr>
          <w:u w:val="single"/>
        </w:rPr>
        <w:t>10/1/2012’</w:t>
      </w:r>
      <w:r>
        <w:t xml:space="preserve"> and </w:t>
      </w:r>
    </w:p>
    <w:p w14:paraId="57E55C4F" w14:textId="47F9CF9F" w:rsidR="00D27CF7" w:rsidRPr="00CF43CA" w:rsidRDefault="00D27CF7" w:rsidP="00B32E6A">
      <w:pPr>
        <w:pStyle w:val="ListParagraph"/>
        <w:numPr>
          <w:ilvl w:val="0"/>
          <w:numId w:val="36"/>
        </w:numPr>
        <w:rPr>
          <w:u w:val="single"/>
        </w:rPr>
      </w:pP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ins w:id="85" w:author="Molly McEvilley" w:date="2020-05-28T09:55:00Z">
        <w:r w:rsidR="00F7087B">
          <w:t>)</w:t>
        </w:r>
      </w:ins>
      <w:del w:id="86" w:author="Molly McEvilley" w:date="2020-05-28T09:55:00Z">
        <w:r w:rsidDel="00F7087B">
          <w:delText>; or</w:delText>
        </w:r>
      </w:del>
      <w:commentRangeEnd w:id="83"/>
      <w:r w:rsidR="006447AB">
        <w:rPr>
          <w:rStyle w:val="CommentReference"/>
          <w:rFonts w:eastAsiaTheme="minorHAnsi" w:cstheme="minorBidi"/>
        </w:rPr>
        <w:commentReference w:id="83"/>
      </w:r>
    </w:p>
    <w:p w14:paraId="15132096" w14:textId="0E6177FF" w:rsidR="00D27CF7" w:rsidRPr="002F0D32" w:rsidDel="00F7087B" w:rsidRDefault="00D27CF7" w:rsidP="00046859">
      <w:pPr>
        <w:pStyle w:val="ListParagraph"/>
        <w:numPr>
          <w:ilvl w:val="1"/>
          <w:numId w:val="36"/>
        </w:numPr>
        <w:rPr>
          <w:del w:id="87" w:author="Molly McEvilley" w:date="2020-05-28T09:55:00Z"/>
          <w:u w:val="single"/>
        </w:rPr>
      </w:pPr>
      <w:del w:id="88" w:author="Molly McEvilley" w:date="2020-05-28T09:55:00Z">
        <w:r w:rsidRPr="00363F6A" w:rsidDel="00F7087B">
          <w:rPr>
            <w:i/>
            <w:iCs/>
          </w:rPr>
          <w:delText>ProjectType</w:delText>
        </w:r>
        <w:r w:rsidDel="00F7087B">
          <w:rPr>
            <w:i/>
            <w:iCs/>
          </w:rPr>
          <w:delText xml:space="preserve"> </w:delText>
        </w:r>
        <w:r w:rsidDel="00F7087B">
          <w:delText>is RRH and Exit.</w:delText>
        </w:r>
        <w:r w:rsidRPr="00AB2970" w:rsidDel="00F7087B">
          <w:rPr>
            <w:i/>
            <w:iCs/>
          </w:rPr>
          <w:delText>ExitDate</w:delText>
        </w:r>
        <w:r w:rsidDel="00F7087B">
          <w:delText xml:space="preserve"> = </w:delText>
        </w:r>
        <w:r w:rsidRPr="00B678E4" w:rsidDel="00F7087B">
          <w:rPr>
            <w:i/>
            <w:iCs/>
          </w:rPr>
          <w:delText>EntryDate</w:delText>
        </w:r>
        <w:r w:rsidDel="00F7087B">
          <w:delText xml:space="preserve"> and </w:delText>
        </w:r>
        <w:r w:rsidRPr="00B678E4" w:rsidDel="00F7087B">
          <w:rPr>
            <w:i/>
            <w:iCs/>
          </w:rPr>
          <w:delText>ExitDate</w:delText>
        </w:r>
        <w:r w:rsidDel="00F7087B">
          <w:delText xml:space="preserve"> = </w:delText>
        </w:r>
        <w:r w:rsidRPr="00B678E4" w:rsidDel="00F7087B">
          <w:rPr>
            <w:i/>
            <w:iCs/>
          </w:rPr>
          <w:delText>MoveInDate</w:delText>
        </w:r>
        <w:r w:rsidDel="00F7087B">
          <w:delText xml:space="preserve"> </w:delText>
        </w:r>
      </w:del>
    </w:p>
    <w:p w14:paraId="19D5E4D3" w14:textId="77777777" w:rsidR="00D27CF7" w:rsidRPr="003D6740" w:rsidRDefault="00D27CF7" w:rsidP="00046859">
      <w:pPr>
        <w:pStyle w:val="ListParagraph"/>
        <w:numPr>
          <w:ilvl w:val="0"/>
          <w:numId w:val="36"/>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046859">
      <w:pPr>
        <w:pStyle w:val="ListParagraph"/>
        <w:numPr>
          <w:ilvl w:val="0"/>
          <w:numId w:val="37"/>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046859">
      <w:pPr>
        <w:pStyle w:val="ListParagraph"/>
        <w:numPr>
          <w:ilvl w:val="0"/>
          <w:numId w:val="37"/>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046859">
      <w:pPr>
        <w:pStyle w:val="ListParagraph"/>
        <w:numPr>
          <w:ilvl w:val="0"/>
          <w:numId w:val="37"/>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046859">
      <w:pPr>
        <w:pStyle w:val="ListParagraph"/>
        <w:numPr>
          <w:ilvl w:val="0"/>
          <w:numId w:val="37"/>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046859">
      <w:pPr>
        <w:pStyle w:val="ListParagraph"/>
        <w:numPr>
          <w:ilvl w:val="0"/>
          <w:numId w:val="3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046859">
      <w:pPr>
        <w:pStyle w:val="ListParagraph"/>
        <w:numPr>
          <w:ilvl w:val="0"/>
          <w:numId w:val="39"/>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046859">
      <w:pPr>
        <w:pStyle w:val="ListParagraph"/>
        <w:numPr>
          <w:ilvl w:val="1"/>
          <w:numId w:val="39"/>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046859">
      <w:pPr>
        <w:pStyle w:val="ListParagraph"/>
        <w:numPr>
          <w:ilvl w:val="1"/>
          <w:numId w:val="39"/>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89" w:name="_ExitDest"/>
      <w:bookmarkEnd w:id="89"/>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lastRenderedPageBreak/>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90" w:name="_HMIS_Data_Requirements"/>
      <w:bookmarkStart w:id="91" w:name="_Toc37849749"/>
      <w:bookmarkStart w:id="92" w:name="_Toc38030524"/>
      <w:bookmarkEnd w:id="90"/>
      <w:r>
        <w:t>HMIS Client Enrollments</w:t>
      </w:r>
      <w:r w:rsidR="00B054F4">
        <w:t xml:space="preserve"> (</w:t>
      </w:r>
      <w:proofErr w:type="spellStart"/>
      <w:r w:rsidR="00B054F4">
        <w:t>tlsa_Enrollment</w:t>
      </w:r>
      <w:proofErr w:type="spellEnd"/>
      <w:r w:rsidR="00B054F4">
        <w:t>)</w:t>
      </w:r>
      <w:bookmarkEnd w:id="91"/>
      <w:bookmarkEnd w:id="92"/>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A33436" w:rsidRDefault="00A33436"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A33436" w:rsidRDefault="00A33436"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A33436" w:rsidRDefault="00A33436"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A33436" w:rsidRDefault="00A33436"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A33436" w:rsidRDefault="00A33436"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A33436" w:rsidRDefault="00A33436"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A33436" w:rsidRDefault="00A33436"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A33436" w:rsidRDefault="00A33436"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A33436" w:rsidRDefault="00A33436"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A33436" w:rsidRDefault="00A33436"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A33436" w:rsidRDefault="00A33436"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A33436" w:rsidRDefault="00A33436"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A33436" w:rsidRDefault="00A33436"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A33436" w:rsidRDefault="00A33436"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lastRenderedPageBreak/>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Change w:id="93" w:author="Molly McEvilley" w:date="2020-07-09T06:20:00Z">
          <w:tblPr>
            <w:tblStyle w:val="TableGrid"/>
            <w:tblW w:w="9355" w:type="dxa"/>
            <w:tblLook w:val="04A0" w:firstRow="1" w:lastRow="0" w:firstColumn="1" w:lastColumn="0" w:noHBand="0" w:noVBand="1"/>
          </w:tblPr>
        </w:tblPrChange>
      </w:tblPr>
      <w:tblGrid>
        <w:gridCol w:w="2335"/>
        <w:gridCol w:w="7020"/>
        <w:tblGridChange w:id="94">
          <w:tblGrid>
            <w:gridCol w:w="2335"/>
            <w:gridCol w:w="7020"/>
          </w:tblGrid>
        </w:tblGridChange>
      </w:tblGrid>
      <w:tr w:rsidR="00C3527B" w:rsidRPr="005F4836" w14:paraId="4588BE08" w14:textId="77777777" w:rsidTr="007C7E02">
        <w:trPr>
          <w:cantSplit/>
          <w:trHeight w:val="216"/>
          <w:tblHeader/>
          <w:trPrChange w:id="95" w:author="Molly McEvilley" w:date="2020-07-09T06:20:00Z">
            <w:trPr>
              <w:cantSplit/>
              <w:trHeight w:val="216"/>
            </w:trPr>
          </w:trPrChange>
        </w:trPr>
        <w:tc>
          <w:tcPr>
            <w:tcW w:w="2335" w:type="dxa"/>
            <w:shd w:val="clear" w:color="auto" w:fill="76923C" w:themeFill="accent3" w:themeFillShade="BF"/>
            <w:tcPrChange w:id="96" w:author="Molly McEvilley" w:date="2020-07-09T06:20:00Z">
              <w:tcPr>
                <w:tcW w:w="2335" w:type="dxa"/>
                <w:shd w:val="clear" w:color="auto" w:fill="76923C" w:themeFill="accent3" w:themeFillShade="BF"/>
              </w:tcPr>
            </w:tcPrChange>
          </w:tcPr>
          <w:p w14:paraId="2D6E756C" w14:textId="77777777" w:rsidR="00C3527B" w:rsidRPr="005F4836" w:rsidRDefault="00C3527B" w:rsidP="0084349D">
            <w:pPr>
              <w:pStyle w:val="NoSpacing"/>
              <w:rPr>
                <w:b/>
                <w:bCs/>
                <w:color w:val="FFFFFF" w:themeColor="background1"/>
              </w:rPr>
            </w:pPr>
            <w:proofErr w:type="spellStart"/>
            <w:r>
              <w:rPr>
                <w:b/>
                <w:bCs/>
                <w:color w:val="FFFFFF" w:themeColor="background1"/>
              </w:rPr>
              <w:t>tlsa_</w:t>
            </w:r>
            <w:commentRangeStart w:id="97"/>
            <w:r>
              <w:rPr>
                <w:b/>
                <w:bCs/>
                <w:color w:val="FFFFFF" w:themeColor="background1"/>
              </w:rPr>
              <w:t>Enrollment</w:t>
            </w:r>
            <w:commentRangeEnd w:id="97"/>
            <w:proofErr w:type="spellEnd"/>
            <w:r w:rsidR="006447AB">
              <w:rPr>
                <w:rStyle w:val="CommentReference"/>
                <w:rFonts w:eastAsiaTheme="minorHAnsi"/>
              </w:rPr>
              <w:commentReference w:id="97"/>
            </w:r>
            <w:del w:id="98" w:author="Molly McEvilley" w:date="2020-05-28T10:15:00Z">
              <w:r w:rsidDel="00FB77B8">
                <w:rPr>
                  <w:b/>
                  <w:bCs/>
                  <w:color w:val="FFFFFF" w:themeColor="background1"/>
                </w:rPr>
                <w:delText>ID</w:delText>
              </w:r>
            </w:del>
          </w:p>
        </w:tc>
        <w:tc>
          <w:tcPr>
            <w:tcW w:w="7020" w:type="dxa"/>
            <w:shd w:val="clear" w:color="auto" w:fill="76923C" w:themeFill="accent3" w:themeFillShade="BF"/>
            <w:tcPrChange w:id="99" w:author="Molly McEvilley" w:date="2020-07-09T06:20:00Z">
              <w:tcPr>
                <w:tcW w:w="7020" w:type="dxa"/>
                <w:shd w:val="clear" w:color="auto" w:fill="76923C" w:themeFill="accent3" w:themeFillShade="BF"/>
              </w:tcPr>
            </w:tcPrChange>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r w:rsidR="00BB6C9F" w:rsidDel="00057995" w14:paraId="383D5F1D" w14:textId="591AB61E" w:rsidTr="0084349D">
        <w:trPr>
          <w:cantSplit/>
          <w:trHeight w:val="216"/>
          <w:del w:id="100" w:author="Molly McEvilley" w:date="2020-05-28T10:19:00Z"/>
        </w:trPr>
        <w:tc>
          <w:tcPr>
            <w:tcW w:w="2335" w:type="dxa"/>
          </w:tcPr>
          <w:p w14:paraId="77805A06" w14:textId="15287698" w:rsidR="00BB6C9F" w:rsidRPr="009E23F8" w:rsidDel="00057995" w:rsidRDefault="00BB6C9F" w:rsidP="0084349D">
            <w:pPr>
              <w:pStyle w:val="NoSpacing"/>
              <w:rPr>
                <w:del w:id="101" w:author="Molly McEvilley" w:date="2020-05-28T10:19:00Z"/>
                <w:bCs/>
              </w:rPr>
            </w:pPr>
            <w:del w:id="102" w:author="Molly McEvilley" w:date="2020-05-28T10:19:00Z">
              <w:r w:rsidRPr="009E23F8" w:rsidDel="00D8558F">
                <w:rPr>
                  <w:bCs/>
                </w:rPr>
                <w:lastRenderedPageBreak/>
                <w:delText>ExitCohort</w:delText>
              </w:r>
            </w:del>
          </w:p>
        </w:tc>
        <w:tc>
          <w:tcPr>
            <w:tcW w:w="7020" w:type="dxa"/>
          </w:tcPr>
          <w:p w14:paraId="120A8282" w14:textId="12DD9145" w:rsidR="00BB6C9F" w:rsidDel="00057995" w:rsidRDefault="00AD1C57" w:rsidP="0084349D">
            <w:pPr>
              <w:pStyle w:val="NoSpacing"/>
              <w:rPr>
                <w:del w:id="103" w:author="Molly McEvilley" w:date="2020-05-28T10:19:00Z"/>
              </w:rPr>
            </w:pPr>
            <w:del w:id="104" w:author="Molly McEvilley" w:date="2020-05-28T10:19:00Z">
              <w:r w:rsidDel="00057995">
                <w:delText>For enrollments that meet the criteria for inclusion in an exit cohort, identifies the cohort</w:delText>
              </w:r>
            </w:del>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046859">
      <w:pPr>
        <w:pStyle w:val="ListParagraph"/>
        <w:numPr>
          <w:ilvl w:val="0"/>
          <w:numId w:val="36"/>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046859">
      <w:pPr>
        <w:pStyle w:val="ListParagraph"/>
        <w:numPr>
          <w:ilvl w:val="0"/>
          <w:numId w:val="36"/>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230A9080" w:rsidR="00C3527B" w:rsidRDefault="00C3527B" w:rsidP="00046859">
      <w:pPr>
        <w:pStyle w:val="ListParagraph"/>
        <w:numPr>
          <w:ilvl w:val="0"/>
          <w:numId w:val="36"/>
        </w:numPr>
      </w:pPr>
      <w:proofErr w:type="spellStart"/>
      <w:r w:rsidRPr="002F0D32">
        <w:t>Enrollment.</w:t>
      </w:r>
      <w:r w:rsidRPr="002F0D32">
        <w:rPr>
          <w:i/>
          <w:iCs/>
        </w:rPr>
        <w:t>EntryDate</w:t>
      </w:r>
      <w:proofErr w:type="spellEnd"/>
      <w:r>
        <w:t xml:space="preserve"> between </w:t>
      </w:r>
      <w:proofErr w:type="spellStart"/>
      <w:r w:rsidRPr="002F0D32">
        <w:t>HHID.</w:t>
      </w:r>
      <w:r w:rsidRPr="008705FF">
        <w:rPr>
          <w:b/>
          <w:bCs/>
        </w:rPr>
        <w:t>EntryDate</w:t>
      </w:r>
      <w:proofErr w:type="spellEnd"/>
      <w:r>
        <w:rPr>
          <w:i/>
          <w:iCs/>
        </w:rPr>
        <w:t xml:space="preserve"> </w:t>
      </w:r>
      <w:r>
        <w:t>and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t xml:space="preserve"> </w:t>
      </w:r>
      <w:r w:rsidRPr="002F0D32">
        <w:t xml:space="preserve"> </w:t>
      </w:r>
    </w:p>
    <w:p w14:paraId="36DC52A4" w14:textId="72C1FEBA" w:rsidR="00C3527B" w:rsidRPr="002F0D32" w:rsidRDefault="00C3527B" w:rsidP="00046859">
      <w:pPr>
        <w:pStyle w:val="ListParagraph"/>
        <w:numPr>
          <w:ilvl w:val="0"/>
          <w:numId w:val="36"/>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046859">
      <w:pPr>
        <w:pStyle w:val="ListParagraph"/>
        <w:numPr>
          <w:ilvl w:val="1"/>
          <w:numId w:val="36"/>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6EDCFBE1" w14:textId="701E6FA9" w:rsidR="00C3527B" w:rsidRPr="002F0D32" w:rsidRDefault="00C3527B" w:rsidP="00046859">
      <w:pPr>
        <w:pStyle w:val="ListParagraph"/>
        <w:numPr>
          <w:ilvl w:val="1"/>
          <w:numId w:val="36"/>
        </w:numPr>
        <w:rPr>
          <w:u w:val="single"/>
        </w:r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4873DC">
        <w:t xml:space="preserve">. </w:t>
      </w:r>
    </w:p>
    <w:p w14:paraId="2EB7CA3F" w14:textId="77777777"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046859">
      <w:pPr>
        <w:pStyle w:val="ListParagraph"/>
        <w:numPr>
          <w:ilvl w:val="0"/>
          <w:numId w:val="4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046859">
      <w:pPr>
        <w:pStyle w:val="ListParagraph"/>
        <w:numPr>
          <w:ilvl w:val="0"/>
          <w:numId w:val="4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046859">
      <w:pPr>
        <w:pStyle w:val="ListParagraph"/>
        <w:numPr>
          <w:ilvl w:val="0"/>
          <w:numId w:val="40"/>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lastRenderedPageBreak/>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pPr>
        <w:rPr>
          <w:ins w:id="105" w:author="Molly McEvilley" w:date="2020-05-28T10:30:00Z"/>
        </w:rPr>
      </w:pPr>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ins w:id="106" w:author="Molly McEvilley" w:date="2020-05-28T10:30:00Z">
        <w:r w:rsidR="004A3DAA">
          <w:t>:</w:t>
        </w:r>
      </w:ins>
    </w:p>
    <w:p w14:paraId="00750DD2" w14:textId="45DA9921" w:rsidR="00C3527B" w:rsidRDefault="0009759C" w:rsidP="000743E4">
      <w:pPr>
        <w:pStyle w:val="ListParagraph"/>
        <w:numPr>
          <w:ilvl w:val="0"/>
          <w:numId w:val="61"/>
        </w:numPr>
        <w:rPr>
          <w:ins w:id="107" w:author="Molly McEvilley" w:date="2020-05-28T10:30:00Z"/>
        </w:rPr>
      </w:pPr>
      <w:commentRangeStart w:id="108"/>
      <w:ins w:id="109" w:author="Molly McEvilley" w:date="2020-05-28T10:30:00Z">
        <w:r>
          <w:t xml:space="preserve">On or before </w:t>
        </w:r>
      </w:ins>
      <w:del w:id="110" w:author="Molly McEvilley" w:date="2020-05-28T10:30:00Z">
        <w:r w:rsidR="00C3527B" w:rsidDel="0009759C">
          <w:delText xml:space="preserve"> prior to </w:delText>
        </w:r>
      </w:del>
      <w:r w:rsidR="00C3527B" w:rsidRPr="000743E4">
        <w:rPr>
          <w:u w:val="single"/>
        </w:rPr>
        <w:t>ReportEnd</w:t>
      </w:r>
      <w:r w:rsidR="00C3527B">
        <w:t>:</w:t>
      </w:r>
      <w:ins w:id="111" w:author="Molly McEvilley" w:date="2020-05-28T10:30:00Z">
        <w:r>
          <w:t xml:space="preserve"> and</w:t>
        </w:r>
      </w:ins>
    </w:p>
    <w:p w14:paraId="6E316745" w14:textId="511AB1AD" w:rsidR="0009759C" w:rsidRDefault="000743E4" w:rsidP="000743E4">
      <w:pPr>
        <w:pStyle w:val="ListParagraph"/>
        <w:numPr>
          <w:ilvl w:val="0"/>
          <w:numId w:val="61"/>
        </w:numPr>
      </w:pPr>
      <w:ins w:id="112" w:author="Molly McEvilley" w:date="2020-05-28T10:31:00Z">
        <w:r>
          <w:t xml:space="preserve">On or before </w:t>
        </w:r>
        <w:proofErr w:type="spellStart"/>
        <w:r>
          <w:t>tlsa_Enrollment.</w:t>
        </w:r>
        <w:proofErr w:type="gramStart"/>
        <w:r w:rsidRPr="000743E4">
          <w:rPr>
            <w:b/>
            <w:bCs/>
          </w:rPr>
          <w:t>ExitDate</w:t>
        </w:r>
        <w:proofErr w:type="spellEnd"/>
        <w:r>
          <w:t>, if</w:t>
        </w:r>
        <w:proofErr w:type="gramEnd"/>
        <w:r>
          <w:t xml:space="preserve"> it is not null.</w:t>
        </w:r>
      </w:ins>
      <w:commentRangeEnd w:id="108"/>
      <w:ins w:id="113" w:author="Molly McEvilley" w:date="2020-05-28T10:32:00Z">
        <w:r>
          <w:rPr>
            <w:rStyle w:val="CommentReference"/>
            <w:rFonts w:eastAsiaTheme="minorHAnsi" w:cstheme="minorBidi"/>
          </w:rPr>
          <w:commentReference w:id="108"/>
        </w:r>
      </w:ins>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114" w:name="_Toc31197113"/>
      <w:bookmarkStart w:id="115" w:name="_Toc31197114"/>
      <w:bookmarkStart w:id="116" w:name="_Toc31197115"/>
      <w:bookmarkStart w:id="117" w:name="_Toc31197116"/>
      <w:bookmarkStart w:id="118" w:name="_Toc31197117"/>
      <w:bookmarkStart w:id="119" w:name="_Toc31197118"/>
      <w:bookmarkStart w:id="120" w:name="_Toc29188000"/>
      <w:bookmarkStart w:id="121" w:name="_Toc31197119"/>
      <w:bookmarkStart w:id="122" w:name="_Toc37849750"/>
      <w:bookmarkStart w:id="123" w:name="_Toc38030525"/>
      <w:bookmarkStart w:id="124" w:name="_Toc499543982"/>
      <w:bookmarkEnd w:id="114"/>
      <w:bookmarkEnd w:id="115"/>
      <w:bookmarkEnd w:id="116"/>
      <w:bookmarkEnd w:id="117"/>
      <w:bookmarkEnd w:id="118"/>
      <w:bookmarkEnd w:id="119"/>
      <w:bookmarkEnd w:id="120"/>
      <w:bookmarkEnd w:id="121"/>
      <w:r>
        <w:t>Enrollment Ages</w:t>
      </w:r>
      <w:r w:rsidR="00E14928">
        <w:t xml:space="preserve"> (</w:t>
      </w:r>
      <w:proofErr w:type="spellStart"/>
      <w:r w:rsidR="00E14928">
        <w:t>tlsa_Enrollment</w:t>
      </w:r>
      <w:proofErr w:type="spellEnd"/>
      <w:r w:rsidR="00E14928">
        <w:t>)</w:t>
      </w:r>
      <w:bookmarkEnd w:id="122"/>
      <w:bookmarkEnd w:id="123"/>
    </w:p>
    <w:p w14:paraId="33CEA01E" w14:textId="209600A4" w:rsidR="00E14928" w:rsidRPr="00B601F9" w:rsidRDefault="003D3EEC" w:rsidP="00E14928">
      <w:pPr>
        <w:jc w:val="center"/>
      </w:pPr>
      <w:r>
        <w:rPr>
          <w:rFonts w:ascii="Times New Roman" w:hAnsi="Times New Roman" w:cs="Times New Roman"/>
          <w:noProof/>
          <w:sz w:val="24"/>
          <w:szCs w:val="24"/>
        </w:rPr>
        <mc:AlternateContent>
          <mc:Choice Requires="wpg">
            <w:drawing>
              <wp:inline distT="0" distB="0" distL="0" distR="0" wp14:anchorId="5647E609" wp14:editId="5E6BA612">
                <wp:extent cx="3171825" cy="880110"/>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880110"/>
                          <a:chOff x="1057699" y="1065683"/>
                          <a:chExt cx="31720" cy="8801"/>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A33436" w:rsidRDefault="00A33436"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0529" y="1070083"/>
                            <a:ext cx="6963" cy="252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9" y="1065683"/>
                            <a:ext cx="12830" cy="8801"/>
                            <a:chOff x="1057699" y="1065683"/>
                            <a:chExt cx="12829" cy="8801"/>
                          </a:xfrm>
                        </wpg:grpSpPr>
                        <wps:wsp>
                          <wps:cNvPr id="74486080" name="AutoShape 466"/>
                          <wps:cNvSpPr>
                            <a:spLocks noChangeArrowheads="1"/>
                          </wps:cNvSpPr>
                          <wps:spPr bwMode="auto">
                            <a:xfrm>
                              <a:off x="1057699" y="1070732"/>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A33436" w:rsidRDefault="00A33436" w:rsidP="003D3EEC">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A33436" w:rsidRDefault="00A33436"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75pt;height:69.3pt;mso-position-horizontal-relative:char;mso-position-vertical-relative:line" coordorigin="10576,10656" coordsize="31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A33436" w:rsidRDefault="00A33436" w:rsidP="003D3EEC">
                        <w:pPr>
                          <w:pStyle w:val="Style3"/>
                        </w:pPr>
                        <w:proofErr w:type="spellStart"/>
                        <w:r>
                          <w:t>tlsa_Enrollment</w:t>
                        </w:r>
                        <w:proofErr w:type="spellEnd"/>
                      </w:p>
                    </w:txbxContent>
                  </v:textbox>
                </v:shape>
                <v:shape id="AutoShape 463" o:spid="_x0000_s1149" type="#_x0000_t38" style="position:absolute;left:10705;top:10700;width:69;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29;height:88" coordorigin="10576,10656" coordsize="12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76;top:10707;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A33436" w:rsidRDefault="00A33436" w:rsidP="003D3EEC">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A33436" w:rsidRDefault="00A33436" w:rsidP="003D3EEC">
                          <w:pPr>
                            <w:pStyle w:val="Style3"/>
                          </w:pPr>
                          <w:proofErr w:type="spellStart"/>
                          <w:r>
                            <w:t>tlsa_CohortDates</w:t>
                          </w:r>
                          <w:proofErr w:type="spellEnd"/>
                        </w:p>
                      </w:txbxContent>
                    </v:textbox>
                  </v:shape>
                </v:group>
                <w10:anchorlock/>
              </v:group>
            </w:pict>
          </mc:Fallback>
        </mc:AlternateContent>
      </w:r>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lastRenderedPageBreak/>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0D0F1BD"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 xml:space="preserve">(Age for inactive enrollments may be needed to report on active client/household history.) </w:t>
      </w:r>
      <w:r w:rsidR="000406C9">
        <w:t xml:space="preserve"> </w:t>
      </w:r>
      <w:r w:rsidR="00D564CD">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5F62A5EE"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ins w:id="125" w:author="Molly McEvilley" w:date="2020-07-09T10:32:00Z">
              <w:r w:rsidR="008964B0">
                <w:rPr>
                  <w:rFonts w:cstheme="minorHAnsi"/>
                </w:rPr>
                <w:t xml:space="preserve">not between </w:t>
              </w:r>
            </w:ins>
            <w:del w:id="126" w:author="Molly McEvilley" w:date="2020-07-09T10:32:00Z">
              <w:r w:rsidR="0021011E" w:rsidDel="008964B0">
                <w:rPr>
                  <w:rFonts w:cstheme="minorHAnsi"/>
                </w:rPr>
                <w:delText>&lt;</w:delText>
              </w:r>
              <w:r w:rsidDel="008964B0">
                <w:rPr>
                  <w:rFonts w:cstheme="minorHAnsi"/>
                </w:rPr>
                <w:delText xml:space="preserve"> </w:delText>
              </w:r>
            </w:del>
            <w:proofErr w:type="spellStart"/>
            <w:r w:rsidRPr="004F3BD5">
              <w:rPr>
                <w:rFonts w:cstheme="minorHAnsi"/>
                <w:b/>
                <w:bCs/>
              </w:rPr>
              <w:t>CohortStart</w:t>
            </w:r>
            <w:proofErr w:type="spellEnd"/>
            <w:r>
              <w:rPr>
                <w:rFonts w:cstheme="minorHAnsi"/>
              </w:rPr>
              <w:t xml:space="preserve"> </w:t>
            </w:r>
            <w:ins w:id="127" w:author="Molly McEvilley" w:date="2020-07-09T10:32:00Z">
              <w:r w:rsidR="008964B0">
                <w:rPr>
                  <w:rFonts w:cstheme="minorHAnsi"/>
                </w:rPr>
                <w:t xml:space="preserve">and </w:t>
              </w:r>
              <w:proofErr w:type="spellStart"/>
              <w:r w:rsidR="008964B0" w:rsidRPr="00FE5696">
                <w:rPr>
                  <w:rFonts w:cstheme="minorHAnsi"/>
                  <w:b/>
                  <w:bCs/>
                </w:rPr>
                <w:t>CohortEnd</w:t>
              </w:r>
            </w:ins>
            <w:proofErr w:type="spellEnd"/>
            <w:del w:id="128" w:author="Molly McEvilley" w:date="2020-06-04T05:22:00Z">
              <w:r w:rsidR="0021011E" w:rsidDel="003A1376">
                <w:rPr>
                  <w:rFonts w:cstheme="minorHAnsi"/>
                </w:rPr>
                <w:delText xml:space="preserve">or </w:delText>
              </w:r>
              <w:commentRangeStart w:id="129"/>
              <w:r w:rsidR="0021011E" w:rsidRPr="004F3BD5" w:rsidDel="003A1376">
                <w:rPr>
                  <w:rFonts w:cstheme="minorHAnsi"/>
                  <w:b/>
                  <w:bCs/>
                </w:rPr>
                <w:delText>EntryDate</w:delText>
              </w:r>
              <w:r w:rsidR="0021011E" w:rsidDel="003A1376">
                <w:rPr>
                  <w:rFonts w:cstheme="minorHAnsi"/>
                </w:rPr>
                <w:delText xml:space="preserve"> </w:delText>
              </w:r>
            </w:del>
            <w:commentRangeEnd w:id="129"/>
            <w:r w:rsidR="000A52A1">
              <w:rPr>
                <w:rStyle w:val="CommentReference"/>
                <w:rFonts w:eastAsiaTheme="minorHAnsi"/>
              </w:rPr>
              <w:commentReference w:id="129"/>
            </w:r>
            <w:del w:id="130" w:author="Molly McEvilley" w:date="2020-06-04T05:22:00Z">
              <w:r w:rsidR="0021011E" w:rsidDel="003A1376">
                <w:rPr>
                  <w:rFonts w:cstheme="minorHAnsi"/>
                </w:rPr>
                <w:delText>&gt;</w:delText>
              </w:r>
            </w:del>
            <w:del w:id="131" w:author="Molly McEvilley" w:date="2020-06-04T05:19:00Z">
              <w:r w:rsidR="0021011E" w:rsidDel="00092B24">
                <w:rPr>
                  <w:rFonts w:cstheme="minorHAnsi"/>
                </w:rPr>
                <w:delText xml:space="preserve"> </w:delText>
              </w:r>
              <w:r w:rsidDel="004C592E">
                <w:rPr>
                  <w:rFonts w:cstheme="minorHAnsi"/>
                </w:rPr>
                <w:delText>CohortEnd</w:delText>
              </w:r>
            </w:del>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ins w:id="132" w:author="Molly McEvilley" w:date="2020-07-09T10:35:00Z">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ins>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lastRenderedPageBreak/>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33" w:name="_Toc37849751"/>
      <w:bookmarkStart w:id="134" w:name="_Toc38030526"/>
      <w:r>
        <w:t>Household Types</w:t>
      </w:r>
      <w:r w:rsidR="00E14928">
        <w:t xml:space="preserve"> (</w:t>
      </w:r>
      <w:proofErr w:type="spellStart"/>
      <w:r w:rsidR="00E14928">
        <w:t>tlsa_HHID</w:t>
      </w:r>
      <w:proofErr w:type="spellEnd"/>
      <w:r w:rsidR="00E14928">
        <w:t>)</w:t>
      </w:r>
      <w:bookmarkEnd w:id="133"/>
      <w:bookmarkEnd w:id="134"/>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A33436" w:rsidRDefault="00A33436"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A33436" w:rsidRDefault="00A33436"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A33436" w:rsidRDefault="00A33436"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3"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">
                <v:shape id="AutoShape 469" o:spid="_x0000_s115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A33436" w:rsidRDefault="00A33436" w:rsidP="00AC79AD">
                        <w:pPr>
                          <w:pStyle w:val="Style3"/>
                        </w:pPr>
                        <w:proofErr w:type="spellStart"/>
                        <w:r>
                          <w:t>tlsa_HHID</w:t>
                        </w:r>
                        <w:proofErr w:type="spellEnd"/>
                      </w:p>
                    </w:txbxContent>
                  </v:textbox>
                </v:shape>
                <v:group id="Group 404" o:spid="_x0000_s1155"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A33436" w:rsidRDefault="00A33436" w:rsidP="00AC79AD">
                          <w:pPr>
                            <w:pStyle w:val="Style3"/>
                          </w:pPr>
                          <w:proofErr w:type="spellStart"/>
                          <w:r>
                            <w:t>tlsa_Enrollment</w:t>
                          </w:r>
                          <w:proofErr w:type="spellEnd"/>
                        </w:p>
                      </w:txbxContent>
                    </v:textbox>
                  </v:shape>
                  <v:shape id="AutoShape 390" o:spid="_x0000_s1157"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A33436" w:rsidRDefault="00A33436" w:rsidP="00AC79AD">
                          <w:pPr>
                            <w:pStyle w:val="Style3"/>
                          </w:pPr>
                          <w:proofErr w:type="spellStart"/>
                          <w:r>
                            <w:t>tlsa_CohortDates</w:t>
                          </w:r>
                          <w:proofErr w:type="spellEnd"/>
                        </w:p>
                      </w:txbxContent>
                    </v:textbox>
                  </v:shape>
                </v:group>
                <v:shape id="AutoShape 407" o:spid="_x0000_s1158"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5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29C55B96" w14:textId="5F44A302" w:rsidR="00CF2E24" w:rsidDel="00CB18B6" w:rsidRDefault="00CF2E24" w:rsidP="00215946">
      <w:pPr>
        <w:rPr>
          <w:del w:id="135" w:author="Molly McEvilley" w:date="2020-07-09T07:37:00Z"/>
        </w:rPr>
      </w:pPr>
      <w:commentRangeStart w:id="136"/>
      <w:del w:id="137" w:author="Molly McEvilley" w:date="2020-07-09T07:37:00Z">
        <w:r w:rsidRPr="00E014B9" w:rsidDel="00CB18B6">
          <w:rPr>
            <w:b/>
            <w:bCs/>
          </w:rPr>
          <w:delText>CohortPeriod</w:delText>
        </w:r>
        <w:r w:rsidDel="00CB18B6">
          <w:delText xml:space="preserve"> </w:delText>
        </w:r>
      </w:del>
      <w:commentRangeEnd w:id="136"/>
      <w:r w:rsidR="0009044E">
        <w:rPr>
          <w:rStyle w:val="CommentReference"/>
        </w:rPr>
        <w:commentReference w:id="136"/>
      </w:r>
      <w:del w:id="138" w:author="Molly McEvilley" w:date="2020-07-09T07:37:00Z">
        <w:r w:rsidDel="00CB18B6">
          <w:delText xml:space="preserve">is also set in this step </w:delText>
        </w:r>
        <w:r w:rsidR="000F1281" w:rsidDel="00CB18B6">
          <w:delText xml:space="preserve">for enrollments with an exit date that falls between </w:delText>
        </w:r>
        <w:r w:rsidR="000F1281" w:rsidRPr="00E014B9" w:rsidDel="00CB18B6">
          <w:rPr>
            <w:b/>
            <w:bCs/>
          </w:rPr>
          <w:delText>CohortStart</w:delText>
        </w:r>
        <w:r w:rsidR="000F1281" w:rsidDel="00CB18B6">
          <w:delText xml:space="preserve"> and </w:delText>
        </w:r>
        <w:r w:rsidR="000F1281" w:rsidRPr="00E014B9" w:rsidDel="00CB18B6">
          <w:rPr>
            <w:b/>
            <w:bCs/>
          </w:rPr>
          <w:delText>CohortEnd</w:delText>
        </w:r>
        <w:r w:rsidR="000F1281" w:rsidDel="00CB18B6">
          <w:delText xml:space="preserve"> </w:delText>
        </w:r>
        <w:r w:rsidR="00E014B9" w:rsidDel="00CB18B6">
          <w:delText>for exit cohorts -2, -1, and 0.</w:delText>
        </w:r>
      </w:del>
    </w:p>
    <w:p w14:paraId="15754DD5" w14:textId="77777777"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215946" w:rsidDel="0015748A" w14:paraId="7A397018" w14:textId="1795E78E" w:rsidTr="00F93C8F">
        <w:trPr>
          <w:cantSplit/>
          <w:trHeight w:val="216"/>
          <w:del w:id="139" w:author="Molly McEvilley" w:date="2020-05-28T11:26:00Z"/>
        </w:trPr>
        <w:tc>
          <w:tcPr>
            <w:tcW w:w="9355" w:type="dxa"/>
          </w:tcPr>
          <w:p w14:paraId="7B90B9EB" w14:textId="2C280D60" w:rsidR="00215946" w:rsidDel="0015748A" w:rsidRDefault="00215946" w:rsidP="00F93C8F">
            <w:pPr>
              <w:pStyle w:val="NoSpacing"/>
              <w:rPr>
                <w:del w:id="140" w:author="Molly McEvilley" w:date="2020-05-28T11:26:00Z"/>
                <w:b/>
                <w:bCs/>
              </w:rPr>
            </w:pPr>
            <w:commentRangeStart w:id="141"/>
            <w:del w:id="142" w:author="Molly McEvilley" w:date="2020-05-28T11:26:00Z">
              <w:r w:rsidDel="0015748A">
                <w:rPr>
                  <w:b/>
                  <w:bCs/>
                </w:rPr>
                <w:delText>CohortPeriod</w:delText>
              </w:r>
            </w:del>
            <w:commentRangeEnd w:id="141"/>
            <w:r w:rsidR="0015748A">
              <w:rPr>
                <w:rStyle w:val="CommentReference"/>
                <w:rFonts w:eastAsiaTheme="minorHAnsi"/>
              </w:rPr>
              <w:commentReference w:id="141"/>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lastRenderedPageBreak/>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commentRangeStart w:id="143"/>
      <w:ins w:id="144" w:author="Molly McEvilley" w:date="2020-05-28T11:32:00Z">
        <w:r w:rsidR="002A2D59">
          <w:t>=</w:t>
        </w:r>
        <w:commentRangeEnd w:id="143"/>
        <w:r w:rsidR="00353505">
          <w:rPr>
            <w:rStyle w:val="CommentReference"/>
          </w:rPr>
          <w:commentReference w:id="143"/>
        </w:r>
      </w:ins>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commentRangeStart w:id="145"/>
      <w:ins w:id="146" w:author="Molly McEvilley" w:date="2020-06-04T05:10:00Z">
        <w:r w:rsidR="00063A0B">
          <w:t>=</w:t>
        </w:r>
      </w:ins>
      <w:r w:rsidR="00650324">
        <w:t xml:space="preserve"> </w:t>
      </w:r>
      <w:commentRangeEnd w:id="145"/>
      <w:r w:rsidR="00063A0B">
        <w:rPr>
          <w:rStyle w:val="CommentReference"/>
        </w:rPr>
        <w:commentReference w:id="145"/>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0572E14D" w14:textId="47D8D0D1" w:rsidR="00896F86" w:rsidDel="000B5002" w:rsidRDefault="00896F86" w:rsidP="00896F86">
      <w:pPr>
        <w:pStyle w:val="Heading4"/>
        <w:rPr>
          <w:del w:id="147" w:author="Molly McEvilley" w:date="2020-05-28T11:26:00Z"/>
        </w:rPr>
      </w:pPr>
      <w:commentRangeStart w:id="148"/>
      <w:commentRangeStart w:id="149"/>
      <w:del w:id="150" w:author="Molly McEvilley" w:date="2020-05-28T11:26:00Z">
        <w:r w:rsidDel="000B5002">
          <w:delText>Cohort Period</w:delText>
        </w:r>
      </w:del>
      <w:commentRangeEnd w:id="148"/>
      <w:r w:rsidR="000B5002">
        <w:rPr>
          <w:rStyle w:val="CommentReference"/>
          <w:rFonts w:asciiTheme="minorHAnsi" w:eastAsiaTheme="minorHAnsi" w:hAnsiTheme="minorHAnsi" w:cstheme="minorBidi"/>
        </w:rPr>
        <w:commentReference w:id="148"/>
      </w:r>
    </w:p>
    <w:p w14:paraId="6B4B6C20" w14:textId="21B3ED80" w:rsidR="003011EF" w:rsidDel="000B5002" w:rsidRDefault="00A335E6" w:rsidP="003011EF">
      <w:pPr>
        <w:rPr>
          <w:del w:id="151" w:author="Molly McEvilley" w:date="2020-05-28T11:26:00Z"/>
        </w:rPr>
      </w:pPr>
      <w:del w:id="152" w:author="Molly McEvilley" w:date="2020-05-28T11:26:00Z">
        <w:r w:rsidRPr="00A335E6" w:rsidDel="000B5002">
          <w:rPr>
            <w:b/>
            <w:bCs/>
          </w:rPr>
          <w:delText>CohortPeriod</w:delText>
        </w:r>
        <w:r w:rsidDel="000B5002">
          <w:delText xml:space="preserve"> indicates, where applicable, which of the three exit cohort periods the tlsa_HHID.</w:delText>
        </w:r>
        <w:r w:rsidRPr="00A335E6" w:rsidDel="000B5002">
          <w:rPr>
            <w:b/>
            <w:bCs/>
          </w:rPr>
          <w:delText>ExitDate</w:delText>
        </w:r>
        <w:r w:rsidDel="000B5002">
          <w:delText xml:space="preserve"> falls in</w:delText>
        </w:r>
        <w:r w:rsidR="004873DC" w:rsidDel="000B5002">
          <w:delText xml:space="preserve">. </w:delText>
        </w:r>
      </w:del>
    </w:p>
    <w:p w14:paraId="18639585" w14:textId="753D448A" w:rsidR="00A335E6" w:rsidDel="000B5002" w:rsidRDefault="00A335E6" w:rsidP="003011EF">
      <w:pPr>
        <w:rPr>
          <w:del w:id="153" w:author="Molly McEvilley" w:date="2020-05-28T11:26:00Z"/>
        </w:rPr>
      </w:pPr>
      <w:del w:id="154" w:author="Molly McEvilley" w:date="2020-05-28T11:26:00Z">
        <w:r w:rsidDel="000B5002">
          <w:delText xml:space="preserve">It is set using </w:delText>
        </w:r>
        <w:r w:rsidR="00B0284E" w:rsidDel="000B5002">
          <w:delText>tlsa_CohortDates.</w:delText>
        </w:r>
        <w:r w:rsidR="00B0284E" w:rsidRPr="00B0284E" w:rsidDel="000B5002">
          <w:rPr>
            <w:b/>
            <w:bCs/>
          </w:rPr>
          <w:delText>Cohort</w:delText>
        </w:r>
        <w:r w:rsidR="00B0284E" w:rsidDel="000B5002">
          <w:delText xml:space="preserve"> where </w:delText>
        </w:r>
        <w:r w:rsidR="00B0284E" w:rsidRPr="00B0284E" w:rsidDel="000B5002">
          <w:rPr>
            <w:b/>
            <w:bCs/>
          </w:rPr>
          <w:delText>ExitDate</w:delText>
        </w:r>
        <w:r w:rsidR="00B0284E" w:rsidDel="000B5002">
          <w:delText xml:space="preserve"> between </w:delText>
        </w:r>
        <w:r w:rsidR="00B0284E" w:rsidRPr="00B0284E" w:rsidDel="000B5002">
          <w:rPr>
            <w:b/>
            <w:bCs/>
          </w:rPr>
          <w:delText>CohortStart</w:delText>
        </w:r>
        <w:r w:rsidR="00B0284E" w:rsidDel="000B5002">
          <w:delText xml:space="preserve"> and </w:delText>
        </w:r>
        <w:r w:rsidR="00B0284E" w:rsidRPr="00B0284E" w:rsidDel="000B5002">
          <w:rPr>
            <w:b/>
            <w:bCs/>
          </w:rPr>
          <w:delText>CohortEnd</w:delText>
        </w:r>
        <w:r w:rsidR="00B0284E" w:rsidDel="000B5002">
          <w:delText>.</w:delText>
        </w:r>
      </w:del>
    </w:p>
    <w:p w14:paraId="16CB09DA" w14:textId="7AA5F161" w:rsidR="00B0284E" w:rsidRPr="003011EF" w:rsidDel="000B5002" w:rsidRDefault="00B0284E" w:rsidP="003011EF">
      <w:pPr>
        <w:rPr>
          <w:del w:id="155" w:author="Molly McEvilley" w:date="2020-05-28T11:26:00Z"/>
        </w:rPr>
      </w:pPr>
      <w:del w:id="156" w:author="Molly McEvilley" w:date="2020-05-28T11:26:00Z">
        <w:r w:rsidDel="000B5002">
          <w:delText xml:space="preserve">A value in the </w:delText>
        </w:r>
        <w:r w:rsidRPr="00B0284E" w:rsidDel="000B5002">
          <w:rPr>
            <w:b/>
            <w:bCs/>
          </w:rPr>
          <w:delText>CohortPeriod</w:delText>
        </w:r>
        <w:r w:rsidDel="000B5002">
          <w:delText xml:space="preserve"> column does not mean that the household is necessarily included in reporting for the associated exit cohort</w:delText>
        </w:r>
        <w:r w:rsidR="004873DC" w:rsidDel="000B5002">
          <w:delText xml:space="preserve">. </w:delText>
        </w:r>
        <w:r w:rsidDel="000B5002">
          <w:delText xml:space="preserve">It means only that the exit occurred in the appropriate timeframe – other criteria for inclusion are described and applied in section </w:delText>
        </w:r>
        <w:r w:rsidR="00C43020" w:rsidDel="000B5002">
          <w:fldChar w:fldCharType="begin"/>
        </w:r>
        <w:r w:rsidR="00C43020" w:rsidDel="000B5002">
          <w:delInstrText xml:space="preserve"> HYPERLINK \l "_Identify_Qualifying_Exits" </w:delInstrText>
        </w:r>
        <w:r w:rsidR="00C43020" w:rsidDel="000B5002">
          <w:fldChar w:fldCharType="separate"/>
        </w:r>
        <w:r w:rsidRPr="00B0284E" w:rsidDel="000B5002">
          <w:rPr>
            <w:rStyle w:val="Hyperlink"/>
          </w:rPr>
          <w:delText>7.1 Identify Qualifying Exits in Exit Cohort Periods</w:delText>
        </w:r>
        <w:r w:rsidR="00C43020" w:rsidDel="000B5002">
          <w:rPr>
            <w:rStyle w:val="Hyperlink"/>
          </w:rPr>
          <w:fldChar w:fldCharType="end"/>
        </w:r>
        <w:r w:rsidDel="000B5002">
          <w:delText>.</w:delText>
        </w:r>
      </w:del>
    </w:p>
    <w:p w14:paraId="2B2ED667" w14:textId="6C9F65CB" w:rsidR="00896F86" w:rsidRDefault="00896F86" w:rsidP="00896F86">
      <w:pPr>
        <w:pStyle w:val="Heading4"/>
      </w:pPr>
      <w:r>
        <w:t>Exit</w:t>
      </w:r>
      <w:ins w:id="157" w:author="Molly McEvilley" w:date="2020-06-04T05:30:00Z">
        <w:r w:rsidR="00313658">
          <w:t>1</w:t>
        </w:r>
      </w:ins>
      <w:r>
        <w:t>HHType</w:t>
      </w:r>
      <w:ins w:id="158" w:author="Molly McEvilley" w:date="2020-06-04T05:30:00Z">
        <w:r w:rsidR="00566DCF">
          <w:t>/Exit2HHType</w:t>
        </w:r>
      </w:ins>
      <w:commentRangeEnd w:id="149"/>
      <w:ins w:id="159" w:author="Molly McEvilley" w:date="2020-06-04T05:55:00Z">
        <w:r w:rsidR="00263455">
          <w:rPr>
            <w:rStyle w:val="CommentReference"/>
            <w:rFonts w:asciiTheme="minorHAnsi" w:eastAsiaTheme="minorHAnsi" w:hAnsiTheme="minorHAnsi" w:cstheme="minorBidi"/>
          </w:rPr>
          <w:commentReference w:id="149"/>
        </w:r>
      </w:ins>
    </w:p>
    <w:p w14:paraId="28832427" w14:textId="2FD7F0A2" w:rsidR="008937E3" w:rsidRDefault="008937E3" w:rsidP="00650324">
      <w:pPr>
        <w:rPr>
          <w:ins w:id="160" w:author="Molly McEvilley" w:date="2020-06-04T05:31:00Z"/>
        </w:rPr>
      </w:pPr>
      <w:ins w:id="161" w:author="Molly McEvilley" w:date="2020-06-04T05:31:00Z">
        <w:r w:rsidRPr="008937E3">
          <w:t xml:space="preserve">If </w:t>
        </w:r>
        <w:proofErr w:type="spellStart"/>
        <w:r w:rsidRPr="008937E3">
          <w:t>tlsa_HHID.</w:t>
        </w:r>
        <w:r w:rsidRPr="005C4382">
          <w:rPr>
            <w:b/>
            <w:bCs/>
          </w:rPr>
          <w:t>EntryDate</w:t>
        </w:r>
        <w:proofErr w:type="spellEnd"/>
        <w:r w:rsidRPr="008937E3">
          <w:t xml:space="preserve"> is &gt;= </w:t>
        </w:r>
      </w:ins>
      <w:proofErr w:type="spellStart"/>
      <w:ins w:id="162" w:author="Molly McEvilley" w:date="2020-06-04T05:32:00Z">
        <w:r w:rsidR="00870694" w:rsidRPr="005C4382">
          <w:rPr>
            <w:b/>
            <w:bCs/>
          </w:rPr>
          <w:t>CohortStart</w:t>
        </w:r>
      </w:ins>
      <w:proofErr w:type="spellEnd"/>
      <w:ins w:id="163" w:author="Molly McEvilley" w:date="2020-06-04T05:31:00Z">
        <w:r w:rsidRPr="008937E3">
          <w:t xml:space="preserve"> or </w:t>
        </w:r>
        <w:proofErr w:type="spellStart"/>
        <w:r w:rsidRPr="008937E3">
          <w:t>tlsa_HHID.</w:t>
        </w:r>
        <w:r w:rsidRPr="005C4382">
          <w:rPr>
            <w:b/>
            <w:bCs/>
          </w:rPr>
          <w:t>ExitDate</w:t>
        </w:r>
        <w:proofErr w:type="spellEnd"/>
        <w:r w:rsidRPr="008937E3">
          <w:t xml:space="preserve"> &lt; </w:t>
        </w:r>
      </w:ins>
      <w:proofErr w:type="spellStart"/>
      <w:ins w:id="164" w:author="Molly McEvilley" w:date="2020-06-04T05:32:00Z">
        <w:r w:rsidR="00400E4D" w:rsidRPr="005C4382">
          <w:rPr>
            <w:b/>
            <w:bCs/>
          </w:rPr>
          <w:t>CohortStart</w:t>
        </w:r>
      </w:ins>
      <w:proofErr w:type="spellEnd"/>
      <w:ins w:id="165" w:author="Molly McEvilley" w:date="2020-06-04T05:31:00Z">
        <w:r w:rsidRPr="008937E3">
          <w:t xml:space="preserve">, </w:t>
        </w:r>
      </w:ins>
      <w:proofErr w:type="gramStart"/>
      <w:ins w:id="166" w:author="Molly McEvilley" w:date="2020-06-04T05:33:00Z">
        <w:r w:rsidR="00400E4D">
          <w:rPr>
            <w:b/>
            <w:bCs/>
          </w:rPr>
          <w:t>Exit(</w:t>
        </w:r>
        <w:proofErr w:type="gramEnd"/>
        <w:r w:rsidR="00400E4D">
          <w:rPr>
            <w:b/>
            <w:bCs/>
          </w:rPr>
          <w:t>1 or 2)</w:t>
        </w:r>
      </w:ins>
      <w:ins w:id="167" w:author="Molly McEvilley" w:date="2020-06-04T05:31:00Z">
        <w:r w:rsidRPr="005C4382">
          <w:rPr>
            <w:b/>
            <w:bCs/>
          </w:rPr>
          <w:t>HHType</w:t>
        </w:r>
        <w:r w:rsidRPr="008937E3">
          <w:t xml:space="preserve"> = </w:t>
        </w:r>
        <w:proofErr w:type="spellStart"/>
        <w:r w:rsidRPr="005C4382">
          <w:rPr>
            <w:b/>
            <w:bCs/>
          </w:rPr>
          <w:t>EntryHHType</w:t>
        </w:r>
        <w:proofErr w:type="spellEnd"/>
        <w:r w:rsidRPr="008937E3">
          <w:t>.</w:t>
        </w:r>
      </w:ins>
    </w:p>
    <w:p w14:paraId="7C3EC9C3" w14:textId="71083AF6" w:rsidR="00650324" w:rsidRDefault="00CC0B2D" w:rsidP="00650324">
      <w:ins w:id="168" w:author="Molly McEvilley" w:date="2020-06-04T05:33:00Z">
        <w:r>
          <w:t>For all other households</w:t>
        </w:r>
        <w:r w:rsidR="00DD138B">
          <w:t xml:space="preserve">, </w:t>
        </w:r>
        <w:r w:rsidR="00DD138B" w:rsidRPr="005C4382">
          <w:rPr>
            <w:b/>
            <w:bCs/>
          </w:rPr>
          <w:t>Exit</w:t>
        </w:r>
      </w:ins>
      <w:ins w:id="169" w:author="Molly McEvilley" w:date="2020-06-04T05:34:00Z">
        <w:r w:rsidR="00DD138B" w:rsidRPr="005C4382">
          <w:rPr>
            <w:b/>
            <w:bCs/>
          </w:rPr>
          <w:t>1HHType</w:t>
        </w:r>
        <w:r w:rsidR="00DD138B">
          <w:t xml:space="preserve"> is based on </w:t>
        </w:r>
      </w:ins>
      <w:del w:id="170" w:author="Molly McEvilley" w:date="2020-06-04T05:34:00Z">
        <w:r w:rsidR="00650324" w:rsidDel="00DD138B">
          <w:delText xml:space="preserve">Calculate for tlsa_HHID based on </w:delText>
        </w:r>
      </w:del>
      <w:r w:rsidR="00A335E6">
        <w:rPr>
          <w:b/>
          <w:bCs/>
        </w:rPr>
        <w:t>Exit</w:t>
      </w:r>
      <w:ins w:id="171" w:author="Molly McEvilley" w:date="2020-06-04T05:34:00Z">
        <w:r w:rsidR="00DD138B">
          <w:rPr>
            <w:b/>
            <w:bCs/>
          </w:rPr>
          <w:t>1</w:t>
        </w:r>
      </w:ins>
      <w:r w:rsidR="00650324" w:rsidRPr="008705FF">
        <w:rPr>
          <w:b/>
          <w:bCs/>
        </w:rPr>
        <w:t>Age</w:t>
      </w:r>
      <w:r w:rsidR="00650324">
        <w:t xml:space="preserve"> </w:t>
      </w:r>
      <w:ins w:id="172" w:author="Molly McEvilley" w:date="2020-06-04T05:34:00Z">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ins>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0FCF4B9C" w14:textId="74F3E452" w:rsidR="00650324" w:rsidDel="00A731FB" w:rsidRDefault="00650324">
      <w:pPr>
        <w:pStyle w:val="ListParagraph"/>
        <w:numPr>
          <w:ilvl w:val="0"/>
          <w:numId w:val="53"/>
        </w:numPr>
        <w:spacing w:before="0" w:after="160" w:line="259" w:lineRule="auto"/>
        <w:rPr>
          <w:del w:id="173" w:author="Molly McEvilley" w:date="2020-06-04T05:35:00Z"/>
        </w:rPr>
        <w:pPrChange w:id="174" w:author="Molly McEvilley" w:date="2020-06-04T05:35:00Z">
          <w:pPr>
            <w:pStyle w:val="ListParagraph"/>
            <w:numPr>
              <w:numId w:val="53"/>
            </w:numPr>
          </w:pPr>
        </w:pPrChange>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del w:id="175" w:author="Molly McEvilley" w:date="2020-06-04T05:35:00Z">
        <w:r w:rsidDel="00A731FB">
          <w:delText xml:space="preserve">for the </w:delText>
        </w:r>
        <w:r w:rsidRPr="00DE4A2E" w:rsidDel="00A731FB">
          <w:rPr>
            <w:u w:val="single"/>
          </w:rPr>
          <w:delText>same</w:delText>
        </w:r>
        <w:r w:rsidDel="00A731FB">
          <w:delText xml:space="preserve"> </w:delText>
        </w:r>
        <w:r w:rsidRPr="00DE4A2E" w:rsidDel="00A731FB">
          <w:rPr>
            <w:b/>
            <w:bCs/>
          </w:rPr>
          <w:delText>Cohort</w:delText>
        </w:r>
        <w:r w:rsidR="00A335E6" w:rsidDel="00A731FB">
          <w:rPr>
            <w:b/>
            <w:bCs/>
          </w:rPr>
          <w:delText xml:space="preserve"> </w:delText>
        </w:r>
        <w:r w:rsidDel="00A731FB">
          <w:delText>as the tlsa_</w:delText>
        </w:r>
        <w:r w:rsidR="00A335E6" w:rsidDel="00A731FB">
          <w:delText>HHID.</w:delText>
        </w:r>
        <w:r w:rsidRPr="00DE4A2E" w:rsidDel="00A731FB">
          <w:rPr>
            <w:b/>
            <w:bCs/>
          </w:rPr>
          <w:delText>ExitDate</w:delText>
        </w:r>
        <w:r w:rsidR="004873DC" w:rsidDel="00A731FB">
          <w:delText xml:space="preserve">. </w:delText>
        </w:r>
      </w:del>
    </w:p>
    <w:p w14:paraId="567B73D3" w14:textId="77777777" w:rsidR="009E5B16" w:rsidRPr="00645339" w:rsidRDefault="009E5B16" w:rsidP="005C4382">
      <w:pPr>
        <w:pStyle w:val="ListParagraph"/>
        <w:numPr>
          <w:ilvl w:val="0"/>
          <w:numId w:val="53"/>
        </w:numPr>
        <w:spacing w:before="0" w:after="160" w:line="259" w:lineRule="auto"/>
        <w:rPr>
          <w:rFonts w:cs="Open Sans"/>
          <w:b/>
          <w:sz w:val="26"/>
          <w:szCs w:val="32"/>
        </w:rPr>
      </w:pPr>
      <w:r>
        <w:br w:type="page"/>
      </w:r>
    </w:p>
    <w:p w14:paraId="75582FAC" w14:textId="2F65264F" w:rsidR="008E455B" w:rsidRPr="00C52062" w:rsidRDefault="0034621F" w:rsidP="005904C6">
      <w:pPr>
        <w:pStyle w:val="Heading1"/>
      </w:pPr>
      <w:bookmarkStart w:id="176" w:name="_Toc37849752"/>
      <w:bookmarkStart w:id="177" w:name="_Toc38030527"/>
      <w:r>
        <w:lastRenderedPageBreak/>
        <w:t xml:space="preserve">HMIS Business Logic: </w:t>
      </w:r>
      <w:bookmarkStart w:id="178" w:name="_HDX_2.0_HMIS"/>
      <w:bookmarkStart w:id="179" w:name="_LSAReport.csv"/>
      <w:bookmarkStart w:id="180" w:name="_LSAPerson.csv"/>
      <w:bookmarkStart w:id="181" w:name="_LSAExit.csv"/>
      <w:bookmarkStart w:id="182" w:name="_HMIS_Business_Logic"/>
      <w:bookmarkEnd w:id="124"/>
      <w:bookmarkEnd w:id="178"/>
      <w:bookmarkEnd w:id="179"/>
      <w:bookmarkEnd w:id="180"/>
      <w:bookmarkEnd w:id="181"/>
      <w:bookmarkEnd w:id="182"/>
      <w:r w:rsidR="000365D7">
        <w:t>Project Descriptor Data for Export</w:t>
      </w:r>
      <w:bookmarkEnd w:id="176"/>
      <w:bookmarkEnd w:id="177"/>
    </w:p>
    <w:p w14:paraId="4C881045" w14:textId="11FF6F60" w:rsidR="004A469A" w:rsidRDefault="004A469A" w:rsidP="0088191A">
      <w:pPr>
        <w:pStyle w:val="Heading2"/>
      </w:pPr>
      <w:bookmarkStart w:id="183" w:name="_Report_Metadata_for"/>
      <w:bookmarkStart w:id="184" w:name="_Get_Relevant_Project"/>
      <w:bookmarkStart w:id="185" w:name="_Get_Relevant_Project_1"/>
      <w:bookmarkStart w:id="186" w:name="_Get_Project.csv_Records"/>
      <w:bookmarkStart w:id="187" w:name="_Toc510893840"/>
      <w:bookmarkStart w:id="188" w:name="_Toc37849753"/>
      <w:bookmarkStart w:id="189" w:name="_Toc38030528"/>
      <w:bookmarkEnd w:id="183"/>
      <w:bookmarkEnd w:id="184"/>
      <w:bookmarkEnd w:id="185"/>
      <w:bookmarkEnd w:id="186"/>
      <w:r w:rsidRPr="006C26B8">
        <w:t>Get Project</w:t>
      </w:r>
      <w:r w:rsidR="00487413">
        <w:t>.csv</w:t>
      </w:r>
      <w:r w:rsidRPr="006C26B8">
        <w:t xml:space="preserve"> Records / lsa_Project</w:t>
      </w:r>
      <w:bookmarkEnd w:id="187"/>
      <w:bookmarkEnd w:id="188"/>
      <w:bookmarkEnd w:id="189"/>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A33436" w:rsidRDefault="00A33436"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A33436" w:rsidRDefault="00A33436"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A33436" w:rsidRDefault="00A33436"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A33436" w:rsidRDefault="00A33436"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A33436" w:rsidRDefault="00A33436"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0"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">
                <v:shape id="AutoShape 404" o:spid="_x0000_s1161"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A33436" w:rsidRDefault="00A33436" w:rsidP="0055577A">
                        <w:pPr>
                          <w:widowControl w:val="0"/>
                          <w:jc w:val="center"/>
                        </w:pPr>
                        <w:r>
                          <w:t>lsa_Project</w:t>
                        </w:r>
                      </w:p>
                    </w:txbxContent>
                  </v:textbox>
                </v:shape>
                <v:group id="Group 334" o:spid="_x0000_s1162"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3"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A33436" w:rsidRDefault="00A33436" w:rsidP="0055577A">
                          <w:pPr>
                            <w:pStyle w:val="Style3"/>
                          </w:pPr>
                          <w:r>
                            <w:t>hmis_Project</w:t>
                          </w:r>
                        </w:p>
                      </w:txbxContent>
                    </v:textbox>
                  </v:shape>
                  <v:shape id="AutoShape 403" o:spid="_x0000_s1164"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A33436" w:rsidRDefault="00A33436" w:rsidP="0055577A">
                          <w:pPr>
                            <w:pStyle w:val="Style3"/>
                          </w:pPr>
                          <w:r>
                            <w:t>hmis_ProjectCoC</w:t>
                          </w:r>
                        </w:p>
                      </w:txbxContent>
                    </v:textbox>
                  </v:shape>
                  <v:shape id="AutoShape 407" o:spid="_x0000_s1165"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6"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67"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68"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A33436" w:rsidRDefault="00A33436" w:rsidP="0055577A">
                          <w:pPr>
                            <w:widowControl w:val="0"/>
                            <w:jc w:val="center"/>
                          </w:pPr>
                          <w:r>
                            <w:t>lsa_Report</w:t>
                          </w:r>
                        </w:p>
                      </w:txbxContent>
                    </v:textbox>
                  </v:shape>
                  <v:shape id="AutoShape 341" o:spid="_x0000_s1169"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A33436" w:rsidRDefault="00A33436"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0"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1"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2"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7924E338" w:rsidR="005508FD" w:rsidRPr="00C41BC1" w:rsidRDefault="005508FD" w:rsidP="006A3016">
      <w:pPr>
        <w:pStyle w:val="Heading4"/>
      </w:pPr>
      <w:r w:rsidRPr="006A3016">
        <w:t>Target</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90"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lastRenderedPageBreak/>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35542F4A" w14:textId="5A25620F" w:rsidR="00D92CD1" w:rsidRDefault="006623E2" w:rsidP="00672757">
      <w:pPr>
        <w:pStyle w:val="ListParagraph"/>
        <w:numPr>
          <w:ilvl w:val="0"/>
          <w:numId w:val="4"/>
        </w:numPr>
        <w:spacing w:after="0" w:line="264" w:lineRule="auto"/>
      </w:pPr>
      <w:r w:rsidRPr="008005D4">
        <w:rPr>
          <w:i/>
        </w:rPr>
        <w:t>OperatingEndDate</w:t>
      </w:r>
      <w:r>
        <w:t xml:space="preserve"> is </w:t>
      </w:r>
      <w:r w:rsidR="00143E83">
        <w:t>NULL</w:t>
      </w:r>
      <w:r>
        <w:t xml:space="preserve"> or &gt;= </w:t>
      </w:r>
      <w:r w:rsidRPr="008005D4">
        <w:rPr>
          <w:u w:val="single"/>
        </w:rPr>
        <w:t>ReportStart</w:t>
      </w:r>
      <w:r w:rsidRPr="00FE4ACE">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91" w:name="_Toc29188011"/>
      <w:bookmarkStart w:id="192" w:name="_Toc29188013"/>
      <w:bookmarkStart w:id="193" w:name="_Get_Organization.csv_Records"/>
      <w:bookmarkStart w:id="194" w:name="_Toc37849754"/>
      <w:bookmarkStart w:id="195" w:name="_Toc38030529"/>
      <w:bookmarkEnd w:id="191"/>
      <w:bookmarkEnd w:id="192"/>
      <w:bookmarkEnd w:id="193"/>
      <w:r>
        <w:t xml:space="preserve">Get </w:t>
      </w:r>
      <w:r w:rsidR="004A469A" w:rsidRPr="002B030B">
        <w:t xml:space="preserve">Organization.csv Records </w:t>
      </w:r>
      <w:r w:rsidR="004A469A" w:rsidRPr="00030684">
        <w:t>/ lsa_Organization</w:t>
      </w:r>
      <w:bookmarkEnd w:id="194"/>
      <w:bookmarkEnd w:id="195"/>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A33436" w:rsidRDefault="00A33436"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A33436" w:rsidRDefault="00A33436"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A33436" w:rsidRDefault="00A33436"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3"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pwdWNzoEAACREAAADgAAAAAAAAAA&#10;AAAAAAAuAgAAZHJzL2Uyb0RvYy54bWxQSwECLQAUAAYACAAAACEAPG7hod0AAAAEAQAADwAAAAAA&#10;AAAAAAAAAACUBgAAZHJzL2Rvd25yZXYueG1sUEsFBgAAAAAEAAQA8wAAAJ4HAAAAAA==&#10;">
                <v:shape id="AutoShape 41" o:spid="_x0000_s1174"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A33436" w:rsidRDefault="00A33436" w:rsidP="00C514A1">
                        <w:pPr>
                          <w:pStyle w:val="Style3"/>
                        </w:pPr>
                        <w:r>
                          <w:t>hmis_Organization</w:t>
                        </w:r>
                      </w:p>
                    </w:txbxContent>
                  </v:textbox>
                </v:shape>
                <v:shape id="AutoShape 42" o:spid="_x0000_s1175"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A33436" w:rsidRDefault="00A33436" w:rsidP="00C514A1">
                        <w:pPr>
                          <w:pStyle w:val="Style3"/>
                        </w:pPr>
                        <w:r>
                          <w:t>lsa_Project</w:t>
                        </w:r>
                      </w:p>
                    </w:txbxContent>
                  </v:textbox>
                </v:shape>
                <v:shape id="AutoShape 43" o:spid="_x0000_s1176"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A33436" w:rsidRDefault="00A33436" w:rsidP="00C514A1">
                        <w:pPr>
                          <w:pStyle w:val="Style3"/>
                        </w:pPr>
                        <w:r>
                          <w:t>lsa_Organization</w:t>
                        </w:r>
                      </w:p>
                    </w:txbxContent>
                  </v:textbox>
                </v:shape>
                <v:shape id="AutoShape 44" o:spid="_x0000_s1177"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78"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77777777" w:rsidR="00573BC0" w:rsidRPr="00C41BC1" w:rsidRDefault="00573BC0"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96" w:name="_Get_Funder.csv_Records"/>
      <w:bookmarkStart w:id="197" w:name="_Toc510893841"/>
      <w:bookmarkStart w:id="198" w:name="_Toc37849755"/>
      <w:bookmarkStart w:id="199" w:name="_Toc38030530"/>
      <w:bookmarkEnd w:id="196"/>
      <w:r w:rsidRPr="006C26B8">
        <w:t>Get Funder.csv Records / lsa_Funder</w:t>
      </w:r>
      <w:bookmarkEnd w:id="197"/>
      <w:bookmarkEnd w:id="198"/>
      <w:bookmarkEnd w:id="199"/>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A33436" w:rsidRDefault="00A33436"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A33436" w:rsidRDefault="00A33436"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79"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je37FfwEAAAUGAAADgAAAAAAAAAAAAAAAAAuAgAAZHJzL2Uyb0RvYy54bWxQSwECLQAUAAYACAAA&#10;ACEAvoKoz9sAAAAFAQAADwAAAAAAAAAAAAAAAABWBwAAZHJzL2Rvd25yZXYueG1sUEsFBgAAAAAE&#10;AAQA8wAAAF4IAAAAAA==&#10;">
                <v:shape id="AutoShape 410" o:spid="_x0000_s1180"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A33436" w:rsidRDefault="00A33436" w:rsidP="00DE4A2E">
                        <w:pPr>
                          <w:pStyle w:val="Style3"/>
                        </w:pPr>
                        <w:r>
                          <w:t>lsa_Funder</w:t>
                        </w:r>
                      </w:p>
                    </w:txbxContent>
                  </v:textbox>
                </v:shape>
                <v:shape id="AutoShape 411" o:spid="_x0000_s1181"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A33436" w:rsidRDefault="00A33436" w:rsidP="00DE4A2E">
                        <w:pPr>
                          <w:pStyle w:val="Style3"/>
                        </w:pPr>
                        <w:r>
                          <w:t>hmis_Funder</w:t>
                        </w:r>
                      </w:p>
                    </w:txbxContent>
                  </v:textbox>
                </v:shape>
                <v:group id="Group 412" o:spid="_x0000_s1182"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3"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A33436" w:rsidRDefault="00A33436" w:rsidP="00DE4A2E">
                          <w:pPr>
                            <w:pStyle w:val="Style3"/>
                          </w:pPr>
                          <w:r>
                            <w:t>lsa_Report</w:t>
                          </w:r>
                        </w:p>
                      </w:txbxContent>
                    </v:textbox>
                  </v:shape>
                  <v:shape id="AutoShape 414" o:spid="_x0000_s1184"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A33436" w:rsidRDefault="00A33436" w:rsidP="00DE4A2E">
                          <w:pPr>
                            <w:pStyle w:val="Style3"/>
                          </w:pPr>
                          <w:r>
                            <w:t>lsa_Project</w:t>
                          </w:r>
                        </w:p>
                      </w:txbxContent>
                    </v:textbox>
                  </v:shape>
                </v:group>
                <v:shape id="AutoShape 415" o:spid="_x0000_s1185"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6"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87"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77777777" w:rsidR="00705B9E" w:rsidRPr="00C41BC1" w:rsidRDefault="00705B9E"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ins w:id="200" w:author="Molly McEvilley" w:date="2020-05-14T09:46:00Z">
        <w:r w:rsidR="002D2109">
          <w:t>(</w:t>
        </w:r>
      </w:ins>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commentRangeStart w:id="201"/>
      <w:ins w:id="202" w:author="Molly McEvilley" w:date="2020-05-14T09:46:00Z">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ins>
      <w:commentRangeEnd w:id="201"/>
      <w:ins w:id="203" w:author="Molly McEvilley" w:date="2020-05-14T10:00:00Z">
        <w:r w:rsidR="00573711">
          <w:rPr>
            <w:rStyle w:val="CommentReference"/>
            <w:rFonts w:eastAsiaTheme="minorHAnsi" w:cstheme="minorBidi"/>
          </w:rPr>
          <w:commentReference w:id="201"/>
        </w:r>
      </w:ins>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04" w:name="_Toc510893842"/>
    </w:p>
    <w:p w14:paraId="629DE690" w14:textId="0044626A" w:rsidR="007945B2" w:rsidRDefault="007945B2" w:rsidP="0088191A">
      <w:pPr>
        <w:pStyle w:val="Heading2"/>
      </w:pPr>
      <w:bookmarkStart w:id="205" w:name="_Get_Inventory.csv_Records"/>
      <w:bookmarkStart w:id="206" w:name="_Get_ProjectCoC_.csv"/>
      <w:bookmarkStart w:id="207" w:name="_Toc37849756"/>
      <w:bookmarkStart w:id="208" w:name="_Toc38030531"/>
      <w:bookmarkEnd w:id="205"/>
      <w:bookmarkEnd w:id="206"/>
      <w:r w:rsidRPr="006C26B8">
        <w:t xml:space="preserve">Get </w:t>
      </w:r>
      <w:r>
        <w:t>ProjectCoC</w:t>
      </w:r>
      <w:r w:rsidRPr="006C26B8">
        <w:t>.csv Records / lsa_</w:t>
      </w:r>
      <w:r>
        <w:t>ProjectCoC</w:t>
      </w:r>
      <w:bookmarkEnd w:id="207"/>
      <w:bookmarkEnd w:id="208"/>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A33436" w:rsidRDefault="00A33436"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A33436" w:rsidRDefault="00A33436"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88"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BNfkahBwUAAN0XAAAOAAAAAAAAAAAAAAAAAC4CAABkcnMvZTJvRG9jLnhtbFBL&#10;AQItABQABgAIAAAAIQC+gqjP2wAAAAUBAAAPAAAAAAAAAAAAAAAAAGEHAABkcnMvZG93bnJldi54&#10;bWxQSwUGAAAAAAQABADzAAAAaQgAAAAA&#10;">
                <v:shape id="AutoShape 419" o:spid="_x0000_s1189"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A33436" w:rsidRDefault="00A33436" w:rsidP="00DE4A2E">
                        <w:pPr>
                          <w:pStyle w:val="Style3"/>
                        </w:pPr>
                        <w:r>
                          <w:t>lsa_ProjectCoC</w:t>
                        </w:r>
                      </w:p>
                    </w:txbxContent>
                  </v:textbox>
                </v:shape>
                <v:shape id="AutoShape 420" o:spid="_x0000_s1190"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A33436" w:rsidRDefault="00A33436" w:rsidP="00DE4A2E">
                        <w:pPr>
                          <w:pStyle w:val="Style3"/>
                        </w:pPr>
                        <w:r>
                          <w:t>hmis_ProjectCoC</w:t>
                        </w:r>
                      </w:p>
                    </w:txbxContent>
                  </v:textbox>
                </v:shape>
                <v:group id="Group 421" o:spid="_x0000_s1191"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2"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A33436" w:rsidRDefault="00A33436" w:rsidP="00DE4A2E">
                          <w:pPr>
                            <w:pStyle w:val="Style3"/>
                          </w:pPr>
                          <w:r>
                            <w:t>lsa_Report</w:t>
                          </w:r>
                        </w:p>
                      </w:txbxContent>
                    </v:textbox>
                  </v:shape>
                  <v:shape id="AutoShape 423" o:spid="_x0000_s1193"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A33436" w:rsidRDefault="00A33436" w:rsidP="00DE4A2E">
                          <w:pPr>
                            <w:pStyle w:val="Style3"/>
                          </w:pPr>
                          <w:r>
                            <w:t>lsa_Project</w:t>
                          </w:r>
                        </w:p>
                      </w:txbxContent>
                    </v:textbox>
                  </v:shape>
                </v:group>
                <v:shape id="AutoShape 424" o:spid="_x0000_s1194"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5"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6"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046859">
      <w:pPr>
        <w:pStyle w:val="ListParagraph"/>
        <w:numPr>
          <w:ilvl w:val="0"/>
          <w:numId w:val="24"/>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046859">
      <w:pPr>
        <w:pStyle w:val="ListParagraph"/>
        <w:numPr>
          <w:ilvl w:val="0"/>
          <w:numId w:val="24"/>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77777777" w:rsidR="00FC2D23" w:rsidRPr="00C41BC1" w:rsidRDefault="00FC2D23"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209" w:name="_Get_Inventory.csv_Records_1"/>
      <w:bookmarkStart w:id="210" w:name="_Toc37849757"/>
      <w:bookmarkStart w:id="211" w:name="_Toc38030532"/>
      <w:bookmarkEnd w:id="209"/>
      <w:r w:rsidRPr="006C26B8">
        <w:t>Get Inventory.csv Records / lsa_Inventory</w:t>
      </w:r>
      <w:bookmarkEnd w:id="204"/>
      <w:bookmarkEnd w:id="210"/>
      <w:bookmarkEnd w:id="211"/>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A33436" w:rsidRDefault="00A33436"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A33436" w:rsidRDefault="00A33436"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197"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">
                <v:shape id="AutoShape 428" o:spid="_x0000_s1198"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A33436" w:rsidRDefault="00A33436" w:rsidP="00DE4A2E">
                        <w:pPr>
                          <w:pStyle w:val="Style3"/>
                        </w:pPr>
                        <w:r>
                          <w:t>lsa_Inventory</w:t>
                        </w:r>
                      </w:p>
                    </w:txbxContent>
                  </v:textbox>
                </v:shape>
                <v:shape id="AutoShape 429" o:spid="_x0000_s1199"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A33436" w:rsidRDefault="00A33436" w:rsidP="00DE4A2E">
                        <w:pPr>
                          <w:pStyle w:val="Style3"/>
                        </w:pPr>
                        <w:r>
                          <w:t>hmis_Inventory</w:t>
                        </w:r>
                      </w:p>
                    </w:txbxContent>
                  </v:textbox>
                </v:shape>
                <v:group id="Group 430" o:spid="_x0000_s1200"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1"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A33436" w:rsidRDefault="00A33436" w:rsidP="00DE4A2E">
                          <w:pPr>
                            <w:pStyle w:val="Style3"/>
                          </w:pPr>
                          <w:r>
                            <w:t>lsa_Report</w:t>
                          </w:r>
                        </w:p>
                      </w:txbxContent>
                    </v:textbox>
                  </v:shape>
                  <v:shape id="AutoShape 432" o:spid="_x0000_s1202"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A33436" w:rsidRDefault="00A33436" w:rsidP="00DE4A2E">
                          <w:pPr>
                            <w:pStyle w:val="Style3"/>
                          </w:pPr>
                          <w:r>
                            <w:t>lsa_Project</w:t>
                          </w:r>
                        </w:p>
                      </w:txbxContent>
                    </v:textbox>
                  </v:shape>
                </v:group>
                <v:shape id="AutoShape 433" o:spid="_x0000_s1203"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4"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5"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lastRenderedPageBreak/>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commentRangeStart w:id="212"/>
      <w:r w:rsidRPr="006C26B8">
        <w:t>Logic</w:t>
      </w:r>
      <w:commentRangeEnd w:id="212"/>
      <w:r w:rsidR="0001415C">
        <w:rPr>
          <w:rStyle w:val="CommentReference"/>
          <w:rFonts w:asciiTheme="minorHAnsi" w:eastAsiaTheme="minorHAnsi" w:hAnsiTheme="minorHAnsi" w:cstheme="minorBidi"/>
        </w:rPr>
        <w:commentReference w:id="212"/>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DAB1FF0" w14:textId="703488E4" w:rsidR="00800C8C" w:rsidDel="00A52F9B" w:rsidRDefault="001B6AA6" w:rsidP="00672757">
      <w:pPr>
        <w:pStyle w:val="ListParagraph"/>
        <w:numPr>
          <w:ilvl w:val="0"/>
          <w:numId w:val="4"/>
        </w:numPr>
        <w:spacing w:before="0" w:after="0" w:line="240" w:lineRule="auto"/>
        <w:rPr>
          <w:del w:id="213" w:author="Molly McEvilley" w:date="2020-05-14T09:54:00Z"/>
        </w:rPr>
      </w:pPr>
      <w:del w:id="214" w:author="Molly McEvilley" w:date="2020-05-14T09:54:00Z">
        <w:r w:rsidRPr="00F36BA3" w:rsidDel="00A52F9B">
          <w:rPr>
            <w:i/>
          </w:rPr>
          <w:delText>Inventory</w:delText>
        </w:r>
        <w:r w:rsidR="00800C8C" w:rsidRPr="00A6584A" w:rsidDel="00A52F9B">
          <w:rPr>
            <w:i/>
          </w:rPr>
          <w:delText>StartDate</w:delText>
        </w:r>
        <w:r w:rsidR="00800C8C" w:rsidDel="00A52F9B">
          <w:delText xml:space="preserve"> &lt; </w:delText>
        </w:r>
        <w:r w:rsidR="00800C8C" w:rsidRPr="00CF63DD" w:rsidDel="00A52F9B">
          <w:rPr>
            <w:u w:val="single"/>
          </w:rPr>
          <w:delText>ReportEnd</w:delText>
        </w:r>
      </w:del>
    </w:p>
    <w:p w14:paraId="5256ACF7" w14:textId="60414743" w:rsidR="00A52F9B" w:rsidRDefault="001B6AA6" w:rsidP="00D803FE">
      <w:pPr>
        <w:pStyle w:val="ListParagraph"/>
        <w:numPr>
          <w:ilvl w:val="0"/>
          <w:numId w:val="4"/>
        </w:numPr>
        <w:spacing w:before="0" w:after="0" w:line="240" w:lineRule="auto"/>
        <w:rPr>
          <w:ins w:id="215" w:author="Molly McEvilley" w:date="2020-05-14T09:54:00Z"/>
        </w:rPr>
      </w:pPr>
      <w:r w:rsidRPr="00F36BA3">
        <w:rPr>
          <w:i/>
        </w:rPr>
        <w:t>Inventory</w:t>
      </w:r>
      <w:r w:rsidR="00800C8C" w:rsidRPr="00A6584A">
        <w:rPr>
          <w:i/>
        </w:rPr>
        <w:t>EndDate</w:t>
      </w:r>
      <w:r w:rsidR="00800C8C">
        <w:t xml:space="preserve"> is </w:t>
      </w:r>
      <w:r w:rsidR="00143E83">
        <w:t>NULL</w:t>
      </w:r>
      <w:r w:rsidR="00800C8C">
        <w:t xml:space="preserve"> or</w:t>
      </w:r>
      <w:ins w:id="216" w:author="Molly McEvilley" w:date="2020-05-14T09:54:00Z">
        <w:r w:rsidR="00DF5077">
          <w:t xml:space="preserve"> (</w:t>
        </w:r>
      </w:ins>
      <w:ins w:id="217" w:author="Molly McEvilley" w:date="2020-05-14T09:55:00Z">
        <w:r w:rsidR="00DF5077" w:rsidRPr="00F36BA3">
          <w:rPr>
            <w:i/>
          </w:rPr>
          <w:t>Inventory</w:t>
        </w:r>
        <w:r w:rsidR="00DF5077" w:rsidRPr="00A6584A">
          <w:rPr>
            <w:i/>
          </w:rPr>
          <w:t>EndDate</w:t>
        </w:r>
      </w:ins>
      <w:r w:rsidR="00800C8C">
        <w:t xml:space="preserve"> &gt;= </w:t>
      </w:r>
      <w:r w:rsidR="00800C8C" w:rsidRPr="00CF63DD">
        <w:rPr>
          <w:u w:val="single"/>
        </w:rPr>
        <w:t>ReportStart</w:t>
      </w:r>
      <w:r w:rsidR="00800C8C" w:rsidRPr="00FE4ACE">
        <w:t xml:space="preserve"> </w:t>
      </w:r>
      <w:ins w:id="218" w:author="Molly McEvilley" w:date="2020-05-14T09:55:00Z">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ins>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219" w:name="_Toc29188023"/>
      <w:bookmarkStart w:id="220" w:name="_Toc29188024"/>
      <w:bookmarkStart w:id="221" w:name="_Toc29188025"/>
      <w:bookmarkStart w:id="222" w:name="_Toc29188082"/>
      <w:bookmarkStart w:id="223" w:name="_Toc29188083"/>
      <w:bookmarkStart w:id="224" w:name="_Toc29188084"/>
      <w:bookmarkStart w:id="225" w:name="_Toc29188085"/>
      <w:bookmarkStart w:id="226" w:name="_Toc29188086"/>
      <w:bookmarkStart w:id="227" w:name="_Get_Active_HouseholdIDs"/>
      <w:bookmarkEnd w:id="190"/>
      <w:bookmarkEnd w:id="219"/>
      <w:bookmarkEnd w:id="220"/>
      <w:bookmarkEnd w:id="221"/>
      <w:bookmarkEnd w:id="222"/>
      <w:bookmarkEnd w:id="223"/>
      <w:bookmarkEnd w:id="224"/>
      <w:bookmarkEnd w:id="225"/>
      <w:bookmarkEnd w:id="226"/>
      <w:bookmarkEnd w:id="227"/>
      <w:r>
        <w:rPr>
          <w:highlight w:val="lightGray"/>
        </w:rPr>
        <w:br w:type="page"/>
      </w:r>
    </w:p>
    <w:p w14:paraId="6AA20C2D" w14:textId="2B404C26" w:rsidR="00E158FC" w:rsidRDefault="00365473" w:rsidP="007B5290">
      <w:pPr>
        <w:pStyle w:val="Heading1"/>
      </w:pPr>
      <w:bookmarkStart w:id="228" w:name="_HMIS_Business_Logic:_1"/>
      <w:bookmarkStart w:id="229" w:name="_Toc37849758"/>
      <w:bookmarkStart w:id="230" w:name="_Toc38030533"/>
      <w:bookmarkEnd w:id="228"/>
      <w:r>
        <w:lastRenderedPageBreak/>
        <w:t xml:space="preserve">HMIS Business Logic:  </w:t>
      </w:r>
      <w:r w:rsidR="00E158FC">
        <w:t>LSAPerson</w:t>
      </w:r>
      <w:bookmarkEnd w:id="229"/>
      <w:bookmarkEnd w:id="230"/>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231" w:name="_Get_Active_HouseholdIDs_1"/>
      <w:bookmarkStart w:id="232" w:name="_Toc37849759"/>
      <w:bookmarkStart w:id="233" w:name="_Toc38030534"/>
      <w:bookmarkEnd w:id="231"/>
      <w:r w:rsidRPr="00C52062">
        <w:lastRenderedPageBreak/>
        <w:t>Get Active Household</w:t>
      </w:r>
      <w:r>
        <w:t>ID</w:t>
      </w:r>
      <w:r w:rsidRPr="00C52062">
        <w:t>s</w:t>
      </w:r>
      <w:bookmarkEnd w:id="232"/>
      <w:bookmarkEnd w:id="233"/>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B1FCF25" id="AutoShape 383" o:spid="_x0000_s1026" type="#_x0000_t85" style="position:absolute;margin-left:274.85pt;margin-top:1.35pt;width:19.65pt;height:50.4pt;flip:x y;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A33436" w:rsidRDefault="00A33436"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A33436" w:rsidRDefault="00A33436"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06"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">
                <v:shape id="AutoShape 383" o:spid="_x0000_s1207"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08"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09"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A33436" w:rsidRDefault="00A33436" w:rsidP="00DE4A2E">
                        <w:pPr>
                          <w:pStyle w:val="Style3"/>
                        </w:pPr>
                        <w:r>
                          <w:t>lsa_Report</w:t>
                        </w:r>
                      </w:p>
                    </w:txbxContent>
                  </v:textbox>
                </v:shape>
                <v:shape id="AutoShape 387" o:spid="_x0000_s1210"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A33436" w:rsidRDefault="00A33436" w:rsidP="00DE4A2E">
                        <w:pPr>
                          <w:pStyle w:val="Style3"/>
                        </w:pPr>
                        <w:r>
                          <w:t>lsa_Project</w:t>
                        </w:r>
                      </w:p>
                    </w:txbxContent>
                  </v:textbox>
                </v:shape>
                <v:shape id="AutoShape 388" o:spid="_x0000_s1211"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12"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13"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A33436" w:rsidRDefault="00A33436" w:rsidP="00DE4A2E">
                        <w:pPr>
                          <w:pStyle w:val="Style3"/>
                        </w:pPr>
                        <w:proofErr w:type="spellStart"/>
                        <w:r>
                          <w:t>tlsa_HHID</w:t>
                        </w:r>
                        <w:proofErr w:type="spellEnd"/>
                      </w:p>
                    </w:txbxContent>
                  </v:textbox>
                </v:shape>
                <v:shape id="AutoShape 379" o:spid="_x0000_s1214"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A33436" w:rsidRDefault="00A33436"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046859">
      <w:pPr>
        <w:pStyle w:val="ListParagraph"/>
        <w:numPr>
          <w:ilvl w:val="0"/>
          <w:numId w:val="36"/>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046859">
      <w:pPr>
        <w:pStyle w:val="ListParagraph"/>
        <w:numPr>
          <w:ilvl w:val="0"/>
          <w:numId w:val="36"/>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046859">
      <w:pPr>
        <w:pStyle w:val="ListParagraph"/>
        <w:numPr>
          <w:ilvl w:val="0"/>
          <w:numId w:val="36"/>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046859">
      <w:pPr>
        <w:pStyle w:val="ListParagraph"/>
        <w:numPr>
          <w:ilvl w:val="0"/>
          <w:numId w:val="36"/>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046859">
      <w:pPr>
        <w:pStyle w:val="ListParagraph"/>
        <w:numPr>
          <w:ilvl w:val="1"/>
          <w:numId w:val="36"/>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234" w:name="_Toc29163943"/>
      <w:bookmarkStart w:id="235" w:name="_Toc29188088"/>
      <w:bookmarkStart w:id="236" w:name="_Toc29188093"/>
      <w:bookmarkStart w:id="237" w:name="_Toc29188094"/>
      <w:bookmarkStart w:id="238" w:name="_Resolve_Data_Conflicts"/>
      <w:bookmarkStart w:id="239" w:name="_Toc37849760"/>
      <w:bookmarkStart w:id="240" w:name="_Toc38030535"/>
      <w:bookmarkEnd w:id="234"/>
      <w:bookmarkEnd w:id="235"/>
      <w:bookmarkEnd w:id="236"/>
      <w:bookmarkEnd w:id="237"/>
      <w:bookmarkEnd w:id="238"/>
      <w:r>
        <w:t>Get Activ</w:t>
      </w:r>
      <w:r w:rsidR="001437DE" w:rsidRPr="00C52062">
        <w:t>e Enrollments</w:t>
      </w:r>
      <w:r w:rsidR="001437DE">
        <w:t xml:space="preserve"> </w:t>
      </w:r>
      <w:bookmarkEnd w:id="239"/>
      <w:bookmarkEnd w:id="240"/>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15"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MOGQg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">
                <v:shape id="AutoShape 437" o:spid="_x0000_s1216"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17"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18"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A33436" w:rsidRDefault="00A33436" w:rsidP="00DE4A2E">
                        <w:pPr>
                          <w:pStyle w:val="Style3"/>
                        </w:pPr>
                        <w:r>
                          <w:t>lsa_Report</w:t>
                        </w:r>
                      </w:p>
                    </w:txbxContent>
                  </v:textbox>
                </v:shape>
                <v:shape id="AutoShape 447" o:spid="_x0000_s1219"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A33436" w:rsidRDefault="00A33436" w:rsidP="00DE4A2E">
                        <w:pPr>
                          <w:pStyle w:val="Style3"/>
                        </w:pPr>
                        <w:proofErr w:type="spellStart"/>
                        <w:r>
                          <w:t>tlsa_HHID</w:t>
                        </w:r>
                        <w:proofErr w:type="spellEnd"/>
                      </w:p>
                    </w:txbxContent>
                  </v:textbox>
                </v:shape>
                <v:shape id="AutoShape 448" o:spid="_x0000_s1220"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A33436" w:rsidRDefault="00A33436"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3D918B61" w:rsidR="00CB505E" w:rsidRDefault="00886BFC" w:rsidP="00886BFC">
      <w:r>
        <w:t>References in subsequent sections to active</w:t>
      </w:r>
      <w:r w:rsidR="004A12BD">
        <w:t xml:space="preserve"> enrollments and </w:t>
      </w:r>
      <w:proofErr w:type="spellStart"/>
      <w:r w:rsidR="004A12BD">
        <w:t>and</w:t>
      </w:r>
      <w:proofErr w:type="spellEnd"/>
      <w:r w:rsidR="004A12BD">
        <w:t xml:space="preserve">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41"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42A22A6" w14:textId="77777777" w:rsidTr="00AF370B">
        <w:trPr>
          <w:cantSplit/>
          <w:trHeight w:val="216"/>
        </w:trPr>
        <w:tc>
          <w:tcPr>
            <w:tcW w:w="9355" w:type="dxa"/>
          </w:tcPr>
          <w:p w14:paraId="1B212C54" w14:textId="77777777" w:rsidR="00AF370B" w:rsidRPr="00AF370B" w:rsidRDefault="00AF370B" w:rsidP="00C71837">
            <w:pPr>
              <w:pStyle w:val="NoSpacing"/>
            </w:pPr>
            <w:r w:rsidRPr="00AF370B">
              <w:t>PersonalID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14:paraId="4D777654" w14:textId="77777777" w:rsidTr="00AF370B">
        <w:trPr>
          <w:cantSplit/>
          <w:trHeight w:val="216"/>
        </w:trPr>
        <w:tc>
          <w:tcPr>
            <w:tcW w:w="9355" w:type="dxa"/>
          </w:tcPr>
          <w:p w14:paraId="7745CAE1" w14:textId="77777777" w:rsidR="00AF370B" w:rsidRPr="00AF370B" w:rsidRDefault="00AF370B" w:rsidP="00C71837">
            <w:pPr>
              <w:pStyle w:val="NoSpacing"/>
            </w:pPr>
            <w:r w:rsidRPr="00AF370B">
              <w:t>RelationshipToHoH</w:t>
            </w:r>
          </w:p>
        </w:tc>
      </w:tr>
      <w:tr w:rsidR="00AF65BA" w14:paraId="6E3211CD" w14:textId="77777777" w:rsidTr="00DE4A2E">
        <w:trPr>
          <w:cantSplit/>
          <w:trHeight w:val="216"/>
        </w:trPr>
        <w:tc>
          <w:tcPr>
            <w:tcW w:w="9355" w:type="dxa"/>
          </w:tcPr>
          <w:p w14:paraId="4695718D" w14:textId="77777777" w:rsidR="00AF65BA" w:rsidRPr="00AF370B" w:rsidRDefault="00AF65BA" w:rsidP="00DE4A2E">
            <w:pPr>
              <w:pStyle w:val="NoSpacing"/>
            </w:pPr>
            <w:r w:rsidRPr="00AF370B">
              <w:t>EntryDate</w:t>
            </w:r>
          </w:p>
        </w:tc>
      </w:tr>
      <w:tr w:rsidR="00AF65BA" w14:paraId="56B3867A" w14:textId="77777777" w:rsidTr="00AF370B">
        <w:trPr>
          <w:cantSplit/>
          <w:trHeight w:val="216"/>
        </w:trPr>
        <w:tc>
          <w:tcPr>
            <w:tcW w:w="9355" w:type="dxa"/>
          </w:tcPr>
          <w:p w14:paraId="45AB4644" w14:textId="6C958D1D" w:rsidR="00AF65BA" w:rsidRPr="00AF370B" w:rsidRDefault="00AF65BA"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14:paraId="0225A3F6" w14:textId="77777777" w:rsidTr="00AF370B">
        <w:trPr>
          <w:cantSplit/>
          <w:trHeight w:val="216"/>
        </w:trPr>
        <w:tc>
          <w:tcPr>
            <w:tcW w:w="9355" w:type="dxa"/>
          </w:tcPr>
          <w:p w14:paraId="0D22911C" w14:textId="6873C2D0" w:rsidR="00AF65BA" w:rsidRPr="00AF370B" w:rsidRDefault="00AF65BA" w:rsidP="00C71837">
            <w:pPr>
              <w:pStyle w:val="NoSpacing"/>
            </w:pPr>
            <w:r>
              <w:t>ProjectID</w:t>
            </w:r>
          </w:p>
        </w:tc>
      </w:tr>
      <w:tr w:rsidR="00AF65BA" w14:paraId="20DFB02B" w14:textId="77777777" w:rsidTr="00AF370B">
        <w:trPr>
          <w:cantSplit/>
          <w:trHeight w:val="216"/>
        </w:trPr>
        <w:tc>
          <w:tcPr>
            <w:tcW w:w="9355" w:type="dxa"/>
          </w:tcPr>
          <w:p w14:paraId="066D0EDC" w14:textId="339831CF" w:rsidR="00AF65BA" w:rsidRPr="00AF370B" w:rsidRDefault="00AF65BA" w:rsidP="00C71837">
            <w:pPr>
              <w:pStyle w:val="NoSpacing"/>
            </w:pPr>
            <w:r>
              <w:t>ProjectType</w:t>
            </w:r>
          </w:p>
        </w:tc>
      </w:tr>
      <w:tr w:rsidR="00AF65BA" w14:paraId="7FAEE399" w14:textId="77777777" w:rsidTr="00AF370B">
        <w:trPr>
          <w:cantSplit/>
          <w:trHeight w:val="216"/>
        </w:trPr>
        <w:tc>
          <w:tcPr>
            <w:tcW w:w="9355" w:type="dxa"/>
          </w:tcPr>
          <w:p w14:paraId="40F7DB8F" w14:textId="6F770E68" w:rsidR="00AF65BA" w:rsidRPr="00AF370B" w:rsidRDefault="00AF65BA" w:rsidP="00C71837">
            <w:pPr>
              <w:pStyle w:val="NoSpacing"/>
            </w:pPr>
            <w:r>
              <w:t>TrackingMethod</w:t>
            </w:r>
          </w:p>
        </w:tc>
      </w:tr>
      <w:tr w:rsidR="00AF65BA" w14:paraId="5BA3CA8C" w14:textId="77777777" w:rsidTr="00AF370B">
        <w:trPr>
          <w:cantSplit/>
          <w:trHeight w:val="216"/>
        </w:trPr>
        <w:tc>
          <w:tcPr>
            <w:tcW w:w="9355" w:type="dxa"/>
          </w:tcPr>
          <w:p w14:paraId="0A864222" w14:textId="140B6F59" w:rsidR="00AF65BA" w:rsidRDefault="00AF65BA" w:rsidP="00C71837">
            <w:pPr>
              <w:pStyle w:val="NoSpacing"/>
            </w:pPr>
            <w:proofErr w:type="spellStart"/>
            <w:r>
              <w:t>ActiveAge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241"/>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2D54B9E8" w:rsidR="00736B2E" w:rsidRPr="00736B2E" w:rsidRDefault="00736B2E" w:rsidP="008F2C7B">
      <w:r>
        <w:t>Active enrollments</w:t>
      </w:r>
      <w:r w:rsidR="00C91919">
        <w:t xml:space="preserve"> in </w:t>
      </w:r>
      <w:proofErr w:type="spellStart"/>
      <w:r w:rsidR="00C91919">
        <w:t>tlsa_Enrollment</w:t>
      </w:r>
      <w:proofErr w:type="spellEnd"/>
      <w:r w:rsidR="00C91919">
        <w:t xml:space="preserve"> are those where</w:t>
      </w:r>
      <w:r>
        <w:t>:</w:t>
      </w:r>
    </w:p>
    <w:p w14:paraId="3C0CBEF9" w14:textId="02F21112" w:rsidR="00482327" w:rsidRDefault="00C47588" w:rsidP="00046859">
      <w:pPr>
        <w:pStyle w:val="ListParagraph"/>
        <w:numPr>
          <w:ilvl w:val="0"/>
          <w:numId w:val="36"/>
        </w:numPr>
      </w:pPr>
      <w:r>
        <w:lastRenderedPageBreak/>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046859">
      <w:pPr>
        <w:pStyle w:val="ListParagraph"/>
        <w:numPr>
          <w:ilvl w:val="0"/>
          <w:numId w:val="36"/>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242" w:name="_Toc29188096"/>
      <w:bookmarkStart w:id="243" w:name="_Toc31197136"/>
      <w:bookmarkStart w:id="244" w:name="_Toc29188097"/>
      <w:bookmarkStart w:id="245" w:name="_Toc31197137"/>
      <w:bookmarkStart w:id="246" w:name="_Toc29188098"/>
      <w:bookmarkStart w:id="247" w:name="_Toc31197138"/>
      <w:bookmarkStart w:id="248" w:name="_Toc29188099"/>
      <w:bookmarkStart w:id="249" w:name="_Toc31197139"/>
      <w:bookmarkStart w:id="250" w:name="_Toc29188100"/>
      <w:bookmarkStart w:id="251" w:name="_Toc31197140"/>
      <w:bookmarkStart w:id="252" w:name="_Toc29188101"/>
      <w:bookmarkStart w:id="253" w:name="_Toc31197141"/>
      <w:bookmarkStart w:id="254" w:name="_Toc29188102"/>
      <w:bookmarkStart w:id="255" w:name="_Toc31197142"/>
      <w:bookmarkStart w:id="256" w:name="_Set_Age_Group"/>
      <w:bookmarkStart w:id="257" w:name="_Toc29188104"/>
      <w:bookmarkStart w:id="258" w:name="_Toc31197144"/>
      <w:bookmarkStart w:id="259" w:name="_Set_Household_Type"/>
      <w:bookmarkStart w:id="260" w:name="_Get_Active_Clients"/>
      <w:bookmarkStart w:id="261" w:name="_Toc499543989"/>
      <w:bookmarkStart w:id="262" w:name="_Toc37849761"/>
      <w:bookmarkStart w:id="263" w:name="_Toc38030536"/>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r w:rsidRPr="00C52062">
        <w:t xml:space="preserve">Get Active Clients </w:t>
      </w:r>
      <w:bookmarkEnd w:id="261"/>
      <w:r w:rsidR="00801317">
        <w:t>for LSAPerson</w:t>
      </w:r>
      <w:bookmarkEnd w:id="262"/>
      <w:bookmarkEnd w:id="263"/>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A33436" w:rsidRDefault="00A33436"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A33436" w:rsidRDefault="00A33436"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1"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">
                <v:shape id="AutoShape 468" o:spid="_x0000_s1222"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A33436" w:rsidRDefault="00A33436" w:rsidP="00340046">
                        <w:pPr>
                          <w:pStyle w:val="Style3"/>
                        </w:pPr>
                        <w:proofErr w:type="spellStart"/>
                        <w:r>
                          <w:t>tlsa_Enrollment</w:t>
                        </w:r>
                        <w:proofErr w:type="spellEnd"/>
                      </w:p>
                    </w:txbxContent>
                  </v:textbox>
                </v:shape>
                <v:shape id="AutoShape 469" o:spid="_x0000_s1223"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A33436" w:rsidRDefault="00A33436" w:rsidP="00340046">
                        <w:pPr>
                          <w:pStyle w:val="Style3"/>
                        </w:pPr>
                        <w:r>
                          <w:t>tlsa_Person</w:t>
                        </w:r>
                      </w:p>
                    </w:txbxContent>
                  </v:textbox>
                </v:shape>
                <v:shape id="AutoShape 470" o:spid="_x0000_s1224"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lastRenderedPageBreak/>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lastRenderedPageBreak/>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64" w:name="_Toc506721197"/>
      <w:bookmarkStart w:id="265" w:name="_Toc499543990"/>
      <w:bookmarkStart w:id="266" w:name="_Hlk510689117"/>
    </w:p>
    <w:p w14:paraId="7C089F01" w14:textId="4D1B62B6" w:rsidR="00EC52CD" w:rsidRDefault="003C176F" w:rsidP="0088191A">
      <w:pPr>
        <w:pStyle w:val="Heading2"/>
      </w:pPr>
      <w:bookmarkStart w:id="267" w:name="_LSAPerson_Demographics"/>
      <w:bookmarkStart w:id="268" w:name="_Toc37849762"/>
      <w:bookmarkStart w:id="269" w:name="_Toc38030537"/>
      <w:bookmarkEnd w:id="267"/>
      <w:r>
        <w:lastRenderedPageBreak/>
        <w:t xml:space="preserve">LSAPerson </w:t>
      </w:r>
      <w:r w:rsidR="00876AFA">
        <w:t>Demographics</w:t>
      </w:r>
      <w:bookmarkEnd w:id="264"/>
      <w:bookmarkEnd w:id="265"/>
      <w:bookmarkEnd w:id="268"/>
      <w:bookmarkEnd w:id="269"/>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A33436" w:rsidRDefault="00A33436"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A33436" w:rsidRDefault="00A33436"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A33436" w:rsidRDefault="00A33436"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A33436" w:rsidRDefault="00A33436"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A33436" w:rsidRDefault="00A33436"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A33436" w:rsidRDefault="00A33436"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25"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">
                <v:shape id="AutoShape 472" o:spid="_x0000_s1226"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A33436" w:rsidRDefault="00A33436" w:rsidP="00C877A2">
                        <w:pPr>
                          <w:pStyle w:val="Style3"/>
                        </w:pPr>
                        <w:r>
                          <w:t>hmis_Enrollment</w:t>
                        </w:r>
                      </w:p>
                    </w:txbxContent>
                  </v:textbox>
                </v:shape>
                <v:shape id="AutoShape 473" o:spid="_x0000_s1227"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A33436" w:rsidRDefault="00A33436" w:rsidP="00C877A2">
                        <w:pPr>
                          <w:pStyle w:val="Style3"/>
                        </w:pPr>
                        <w:r>
                          <w:t>hmis_Client</w:t>
                        </w:r>
                      </w:p>
                    </w:txbxContent>
                  </v:textbox>
                </v:shape>
                <v:shape id="AutoShape 474" o:spid="_x0000_s1228"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A33436" w:rsidRDefault="00A33436" w:rsidP="00C877A2">
                        <w:pPr>
                          <w:pStyle w:val="Style3"/>
                        </w:pPr>
                        <w:r>
                          <w:t>hmis_HealthAndDV</w:t>
                        </w:r>
                      </w:p>
                    </w:txbxContent>
                  </v:textbox>
                </v:shape>
                <v:shape id="AutoShape 475" o:spid="_x0000_s1229"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0"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31"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32"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33"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4"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A33436" w:rsidRDefault="00A33436" w:rsidP="00C877A2">
                        <w:pPr>
                          <w:pStyle w:val="Style3"/>
                        </w:pPr>
                        <w:r>
                          <w:t>tlsa_Person</w:t>
                        </w:r>
                      </w:p>
                    </w:txbxContent>
                  </v:textbox>
                </v:shape>
                <v:group id="Group 481" o:spid="_x0000_s1235"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36"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A33436" w:rsidRDefault="00A33436" w:rsidP="00C95D08">
                          <w:pPr>
                            <w:widowControl w:val="0"/>
                            <w:spacing w:after="0"/>
                            <w:jc w:val="center"/>
                          </w:pPr>
                          <w:r>
                            <w:t>lsa_Report</w:t>
                          </w:r>
                        </w:p>
                      </w:txbxContent>
                    </v:textbox>
                  </v:shape>
                  <v:shape id="AutoShape 483" o:spid="_x0000_s1237"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A33436" w:rsidRDefault="00A33436"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10C25994" w14:textId="77777777" w:rsidTr="00FD1AE1">
        <w:trPr>
          <w:cantSplit/>
          <w:trHeight w:val="216"/>
        </w:trPr>
        <w:tc>
          <w:tcPr>
            <w:tcW w:w="9355" w:type="dxa"/>
          </w:tcPr>
          <w:p w14:paraId="7F6683D4" w14:textId="77777777" w:rsidR="00FD1AE1" w:rsidRPr="00FD1AE1" w:rsidRDefault="00FD1AE1" w:rsidP="00621D1D">
            <w:pPr>
              <w:pStyle w:val="NoSpacing"/>
            </w:pPr>
            <w:r w:rsidRPr="00FD1AE1">
              <w:t>EnrollmentID</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7777777" w:rsidR="00FD1AE1" w:rsidRPr="00FD1AE1" w:rsidRDefault="00FD1AE1" w:rsidP="00621D1D">
            <w:pPr>
              <w:pStyle w:val="NoSpacing"/>
            </w:pPr>
            <w:proofErr w:type="spellStart"/>
            <w:r w:rsidRPr="00FD1AE1">
              <w:t>AgeGroup</w:t>
            </w:r>
            <w:proofErr w:type="spellEnd"/>
          </w:p>
        </w:tc>
      </w:tr>
      <w:tr w:rsidR="00A30D5B" w:rsidRPr="006B4F91" w14:paraId="56397DF0" w14:textId="77777777" w:rsidTr="00FD1AE1">
        <w:trPr>
          <w:cantSplit/>
          <w:trHeight w:val="216"/>
          <w:ins w:id="270" w:author="Molly McEvilley" w:date="2020-07-09T06:22:00Z"/>
        </w:trPr>
        <w:tc>
          <w:tcPr>
            <w:tcW w:w="9355" w:type="dxa"/>
          </w:tcPr>
          <w:p w14:paraId="1DBC2739" w14:textId="72182528" w:rsidR="00A30D5B" w:rsidRPr="00FD1AE1" w:rsidRDefault="00090DF3" w:rsidP="00621D1D">
            <w:pPr>
              <w:pStyle w:val="NoSpacing"/>
              <w:rPr>
                <w:ins w:id="271" w:author="Molly McEvilley" w:date="2020-07-09T06:22:00Z"/>
              </w:rPr>
            </w:pPr>
            <w:commentRangeStart w:id="272"/>
            <w:ins w:id="273" w:author="Molly McEvilley" w:date="2020-07-09T06:22:00Z">
              <w:r>
                <w:t>Disability Status</w:t>
              </w:r>
            </w:ins>
            <w:commentRangeEnd w:id="272"/>
            <w:ins w:id="274" w:author="Molly McEvilley" w:date="2020-07-09T06:24:00Z">
              <w:r w:rsidR="002157CA">
                <w:rPr>
                  <w:rStyle w:val="CommentReference"/>
                  <w:rFonts w:eastAsiaTheme="minorHAnsi"/>
                </w:rPr>
                <w:commentReference w:id="272"/>
              </w:r>
            </w:ins>
          </w:p>
        </w:tc>
      </w:tr>
      <w:tr w:rsidR="00A30D5B" w:rsidRPr="006B4F91" w14:paraId="3BAFCB1E" w14:textId="77777777" w:rsidTr="00FD1AE1">
        <w:trPr>
          <w:cantSplit/>
          <w:trHeight w:val="216"/>
          <w:ins w:id="275" w:author="Molly McEvilley" w:date="2020-07-09T06:22:00Z"/>
        </w:trPr>
        <w:tc>
          <w:tcPr>
            <w:tcW w:w="9355" w:type="dxa"/>
          </w:tcPr>
          <w:p w14:paraId="127F60C3" w14:textId="7391CCC0" w:rsidR="00A30D5B" w:rsidRPr="00FD1AE1" w:rsidRDefault="00090DF3" w:rsidP="00621D1D">
            <w:pPr>
              <w:pStyle w:val="NoSpacing"/>
              <w:rPr>
                <w:ins w:id="276" w:author="Molly McEvilley" w:date="2020-07-09T06:22:00Z"/>
              </w:rPr>
            </w:pPr>
            <w:proofErr w:type="spellStart"/>
            <w:ins w:id="277" w:author="Molly McEvilley" w:date="2020-07-09T06:22:00Z">
              <w:r>
                <w:t>DVS</w:t>
              </w:r>
            </w:ins>
            <w:ins w:id="278" w:author="Molly McEvilley" w:date="2020-07-09T06:23:00Z">
              <w:r>
                <w:t>tatus</w:t>
              </w:r>
            </w:ins>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279" w:name="_Hlk36667540"/>
            <w:r w:rsidRPr="00FD1AE1">
              <w:t>Gender</w:t>
            </w:r>
          </w:p>
        </w:tc>
      </w:tr>
      <w:tr w:rsidR="00FD1AE1" w:rsidRPr="006B4F91" w14:paraId="52E890EE" w14:textId="77777777" w:rsidTr="00FD1AE1">
        <w:trPr>
          <w:cantSplit/>
          <w:trHeight w:val="216"/>
        </w:trPr>
        <w:tc>
          <w:tcPr>
            <w:tcW w:w="9355" w:type="dxa"/>
          </w:tcPr>
          <w:p w14:paraId="6F665866" w14:textId="77777777" w:rsidR="00FD1AE1" w:rsidRPr="00FD1AE1" w:rsidRDefault="00FD1AE1" w:rsidP="00621D1D">
            <w:pPr>
              <w:pStyle w:val="NoSpacing"/>
            </w:pPr>
            <w:r w:rsidRPr="00FD1AE1">
              <w:t>Race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bookmarkEnd w:id="279"/>
      <w:tr w:rsidR="00FD1AE1" w:rsidRPr="006B4F91" w:rsidDel="00090DF3" w14:paraId="18C54B6E" w14:textId="29B5F317" w:rsidTr="00FD1AE1">
        <w:trPr>
          <w:cantSplit/>
          <w:trHeight w:val="216"/>
          <w:del w:id="280" w:author="Molly McEvilley" w:date="2020-07-09T06:23:00Z"/>
        </w:trPr>
        <w:tc>
          <w:tcPr>
            <w:tcW w:w="9355" w:type="dxa"/>
            <w:shd w:val="clear" w:color="auto" w:fill="EEECE1" w:themeFill="background2"/>
          </w:tcPr>
          <w:p w14:paraId="2961B1E3" w14:textId="401611CE" w:rsidR="00FD1AE1" w:rsidRPr="00FD1AE1" w:rsidDel="00090DF3" w:rsidRDefault="00FD1AE1" w:rsidP="00621D1D">
            <w:pPr>
              <w:pStyle w:val="NoSpacing"/>
              <w:rPr>
                <w:del w:id="281" w:author="Molly McEvilley" w:date="2020-07-09T06:23:00Z"/>
                <w:b/>
                <w:bCs/>
              </w:rPr>
            </w:pPr>
            <w:del w:id="282" w:author="Molly McEvilley" w:date="2020-07-09T06:23:00Z">
              <w:r w:rsidRPr="00FD1AE1" w:rsidDel="00090DF3">
                <w:rPr>
                  <w:b/>
                  <w:bCs/>
                </w:rPr>
                <w:delText>hmis_Enrollment</w:delText>
              </w:r>
            </w:del>
          </w:p>
        </w:tc>
      </w:tr>
      <w:tr w:rsidR="00FD1AE1" w:rsidRPr="006B4F91" w:rsidDel="00090DF3" w14:paraId="4B221A59" w14:textId="7A1CF445" w:rsidTr="00FD1AE1">
        <w:trPr>
          <w:cantSplit/>
          <w:trHeight w:val="216"/>
          <w:del w:id="283" w:author="Molly McEvilley" w:date="2020-07-09T06:23:00Z"/>
        </w:trPr>
        <w:tc>
          <w:tcPr>
            <w:tcW w:w="9355" w:type="dxa"/>
          </w:tcPr>
          <w:p w14:paraId="63EB76FA" w14:textId="3885A523" w:rsidR="00FD1AE1" w:rsidRPr="00FD1AE1" w:rsidDel="00090DF3" w:rsidRDefault="00FD1AE1" w:rsidP="00621D1D">
            <w:pPr>
              <w:pStyle w:val="NoSpacing"/>
              <w:rPr>
                <w:del w:id="284" w:author="Molly McEvilley" w:date="2020-07-09T06:23:00Z"/>
              </w:rPr>
            </w:pPr>
            <w:del w:id="285" w:author="Molly McEvilley" w:date="2020-07-09T06:23:00Z">
              <w:r w:rsidRPr="00FD1AE1" w:rsidDel="00090DF3">
                <w:delText>EnrollmentID</w:delText>
              </w:r>
            </w:del>
          </w:p>
        </w:tc>
      </w:tr>
      <w:tr w:rsidR="00FD1AE1" w:rsidRPr="006B4F91" w:rsidDel="00090DF3" w14:paraId="01153E1B" w14:textId="479C2187" w:rsidTr="00FD1AE1">
        <w:trPr>
          <w:cantSplit/>
          <w:trHeight w:val="216"/>
          <w:del w:id="286" w:author="Molly McEvilley" w:date="2020-07-09T06:23:00Z"/>
        </w:trPr>
        <w:tc>
          <w:tcPr>
            <w:tcW w:w="9355" w:type="dxa"/>
          </w:tcPr>
          <w:p w14:paraId="76599AE6" w14:textId="37836A92" w:rsidR="00FD1AE1" w:rsidRPr="00FD1AE1" w:rsidDel="00090DF3" w:rsidRDefault="00FD1AE1" w:rsidP="00621D1D">
            <w:pPr>
              <w:pStyle w:val="NoSpacing"/>
              <w:rPr>
                <w:del w:id="287" w:author="Molly McEvilley" w:date="2020-07-09T06:23:00Z"/>
              </w:rPr>
            </w:pPr>
            <w:del w:id="288" w:author="Molly McEvilley" w:date="2020-07-09T06:23:00Z">
              <w:r w:rsidRPr="00FD1AE1" w:rsidDel="00090DF3">
                <w:delText>DisablingCondition</w:delText>
              </w:r>
            </w:del>
          </w:p>
        </w:tc>
      </w:tr>
      <w:tr w:rsidR="00FD1AE1" w:rsidRPr="006B4F91" w:rsidDel="00090DF3" w14:paraId="3BE46985" w14:textId="516ED9FC" w:rsidTr="00FD1AE1">
        <w:trPr>
          <w:cantSplit/>
          <w:trHeight w:val="216"/>
          <w:del w:id="289" w:author="Molly McEvilley" w:date="2020-07-09T06:23:00Z"/>
        </w:trPr>
        <w:tc>
          <w:tcPr>
            <w:tcW w:w="9355" w:type="dxa"/>
            <w:shd w:val="clear" w:color="auto" w:fill="EEECE1" w:themeFill="background2"/>
          </w:tcPr>
          <w:p w14:paraId="26FC42AA" w14:textId="7EEC7C70" w:rsidR="00FD1AE1" w:rsidRPr="00FD1AE1" w:rsidDel="00090DF3" w:rsidRDefault="00FD1AE1" w:rsidP="00621D1D">
            <w:pPr>
              <w:pStyle w:val="NoSpacing"/>
              <w:rPr>
                <w:del w:id="290" w:author="Molly McEvilley" w:date="2020-07-09T06:23:00Z"/>
                <w:b/>
                <w:bCs/>
              </w:rPr>
            </w:pPr>
            <w:del w:id="291" w:author="Molly McEvilley" w:date="2020-07-09T06:23:00Z">
              <w:r w:rsidRPr="00FD1AE1" w:rsidDel="00090DF3">
                <w:rPr>
                  <w:b/>
                  <w:bCs/>
                </w:rPr>
                <w:delText>hmis_HealthAndDV</w:delText>
              </w:r>
            </w:del>
          </w:p>
        </w:tc>
      </w:tr>
      <w:tr w:rsidR="00FD1AE1" w:rsidRPr="006B4F91" w:rsidDel="00090DF3" w14:paraId="758B720A" w14:textId="7A213BBB" w:rsidTr="00FD1AE1">
        <w:trPr>
          <w:cantSplit/>
          <w:trHeight w:val="216"/>
          <w:del w:id="292" w:author="Molly McEvilley" w:date="2020-07-09T06:23:00Z"/>
        </w:trPr>
        <w:tc>
          <w:tcPr>
            <w:tcW w:w="9355" w:type="dxa"/>
          </w:tcPr>
          <w:p w14:paraId="44B0E30A" w14:textId="2DD90854" w:rsidR="00FD1AE1" w:rsidRPr="00FD1AE1" w:rsidDel="00090DF3" w:rsidRDefault="00FD1AE1" w:rsidP="00621D1D">
            <w:pPr>
              <w:pStyle w:val="NoSpacing"/>
              <w:rPr>
                <w:del w:id="293" w:author="Molly McEvilley" w:date="2020-07-09T06:23:00Z"/>
              </w:rPr>
            </w:pPr>
            <w:del w:id="294" w:author="Molly McEvilley" w:date="2020-07-09T06:23:00Z">
              <w:r w:rsidRPr="00FD1AE1" w:rsidDel="00090DF3">
                <w:delText>EnrollmentID</w:delText>
              </w:r>
            </w:del>
          </w:p>
        </w:tc>
      </w:tr>
      <w:tr w:rsidR="00FD1AE1" w:rsidRPr="006B4F91" w:rsidDel="00090DF3" w14:paraId="0E967A8B" w14:textId="70FC5FEB" w:rsidTr="00FD1AE1">
        <w:trPr>
          <w:cantSplit/>
          <w:trHeight w:val="216"/>
          <w:del w:id="295" w:author="Molly McEvilley" w:date="2020-07-09T06:23:00Z"/>
        </w:trPr>
        <w:tc>
          <w:tcPr>
            <w:tcW w:w="9355" w:type="dxa"/>
          </w:tcPr>
          <w:p w14:paraId="01A2D203" w14:textId="7E111916" w:rsidR="00FD1AE1" w:rsidRPr="00FD1AE1" w:rsidDel="00090DF3" w:rsidRDefault="00FD1AE1" w:rsidP="00621D1D">
            <w:pPr>
              <w:pStyle w:val="NoSpacing"/>
              <w:rPr>
                <w:del w:id="296" w:author="Molly McEvilley" w:date="2020-07-09T06:23:00Z"/>
              </w:rPr>
            </w:pPr>
            <w:del w:id="297" w:author="Molly McEvilley" w:date="2020-07-09T06:23:00Z">
              <w:r w:rsidRPr="00FD1AE1" w:rsidDel="00090DF3">
                <w:delText>DomesticViolenceVictim</w:delText>
              </w:r>
            </w:del>
          </w:p>
        </w:tc>
      </w:tr>
      <w:tr w:rsidR="00FD1AE1" w:rsidRPr="006B4F91" w:rsidDel="00090DF3" w14:paraId="4A0A9C84" w14:textId="4FBE91C8" w:rsidTr="00FD1AE1">
        <w:trPr>
          <w:cantSplit/>
          <w:trHeight w:val="216"/>
          <w:del w:id="298" w:author="Molly McEvilley" w:date="2020-07-09T06:23:00Z"/>
        </w:trPr>
        <w:tc>
          <w:tcPr>
            <w:tcW w:w="9355" w:type="dxa"/>
          </w:tcPr>
          <w:p w14:paraId="3DE7D1A8" w14:textId="0B657ECF" w:rsidR="00FD1AE1" w:rsidRPr="00FD1AE1" w:rsidDel="00090DF3" w:rsidRDefault="00FD1AE1" w:rsidP="00621D1D">
            <w:pPr>
              <w:pStyle w:val="NoSpacing"/>
              <w:rPr>
                <w:del w:id="299" w:author="Molly McEvilley" w:date="2020-07-09T06:23:00Z"/>
              </w:rPr>
            </w:pPr>
            <w:del w:id="300" w:author="Molly McEvilley" w:date="2020-07-09T06:23:00Z">
              <w:r w:rsidRPr="00FD1AE1" w:rsidDel="00090DF3">
                <w:delText>CurrentlyFleeing</w:delText>
              </w:r>
            </w:del>
          </w:p>
        </w:tc>
      </w:tr>
    </w:tbl>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lastRenderedPageBreak/>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lastRenderedPageBreak/>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0B9E382"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ins w:id="301" w:author="Molly McEvilley" w:date="2020-07-09T06:27:00Z">
        <w:r w:rsidR="00FF7B75">
          <w:t xml:space="preserve"> </w:t>
        </w:r>
        <w:proofErr w:type="spellStart"/>
        <w:r w:rsidR="00FF7B75">
          <w:t>tlsa_Person.</w:t>
        </w:r>
      </w:ins>
      <w:del w:id="302" w:author="Molly McEvilley" w:date="2020-07-09T06:27:00Z">
        <w:r w:rsidR="00014EE4" w:rsidRPr="00577A54" w:rsidDel="00FF7B75">
          <w:delText xml:space="preserve"> </w:delText>
        </w:r>
      </w:del>
      <w:r w:rsidR="002E318E" w:rsidRPr="002E318E">
        <w:rPr>
          <w:b/>
        </w:rPr>
        <w:t>DisabilityStatus</w:t>
      </w:r>
      <w:proofErr w:type="spellEnd"/>
      <w:r w:rsidR="00014EE4" w:rsidRPr="00577A54">
        <w:t xml:space="preserve"> to the first LSA Value in the table below where </w:t>
      </w:r>
      <w:commentRangeStart w:id="303"/>
      <w:proofErr w:type="spellStart"/>
      <w:ins w:id="304" w:author="Molly McEvilley" w:date="2020-07-09T06:28:00Z">
        <w:r w:rsidR="00625BC3">
          <w:t>tlsa_Enrollment.</w:t>
        </w:r>
        <w:r w:rsidR="00625BC3" w:rsidRPr="00625BC3">
          <w:rPr>
            <w:b/>
            <w:bCs/>
            <w:rPrChange w:id="305" w:author="Molly McEvilley" w:date="2020-07-09T06:28:00Z">
              <w:rPr/>
            </w:rPrChange>
          </w:rPr>
          <w:t>DisabilityStatus</w:t>
        </w:r>
        <w:proofErr w:type="spellEnd"/>
        <w:r w:rsidR="00625BC3">
          <w:t xml:space="preserve"> </w:t>
        </w:r>
      </w:ins>
      <w:commentRangeEnd w:id="303"/>
      <w:ins w:id="306" w:author="Molly McEvilley" w:date="2020-07-09T06:35:00Z">
        <w:r w:rsidR="002D4267">
          <w:rPr>
            <w:rStyle w:val="CommentReference"/>
          </w:rPr>
          <w:commentReference w:id="303"/>
        </w:r>
      </w:ins>
      <w:ins w:id="307" w:author="Molly McEvilley" w:date="2020-07-09T06:28:00Z">
        <w:r w:rsidR="00625BC3">
          <w:t xml:space="preserve">for any active enrollment matches. </w:t>
        </w:r>
      </w:ins>
      <w:del w:id="308" w:author="Molly McEvilley" w:date="2020-07-09T06:28:00Z">
        <w:r w:rsidR="00014EE4" w:rsidRPr="00577A54" w:rsidDel="00625BC3">
          <w:delText xml:space="preserve">the </w:delText>
        </w:r>
        <w:r w:rsidR="00014EE4" w:rsidRPr="005D0E7C" w:rsidDel="00625BC3">
          <w:rPr>
            <w:i/>
          </w:rPr>
          <w:delText>DisablingCondition</w:delText>
        </w:r>
        <w:r w:rsidR="00014EE4" w:rsidRPr="00577A54" w:rsidDel="00625BC3">
          <w:delText xml:space="preserve"> </w:delText>
        </w:r>
        <w:r w:rsidR="00D44F75" w:rsidDel="00625BC3">
          <w:delText xml:space="preserve">HMIS </w:delText>
        </w:r>
        <w:r w:rsidR="00014EE4" w:rsidRPr="00577A54" w:rsidDel="00625BC3">
          <w:delText xml:space="preserve">value </w:delText>
        </w:r>
        <w:r w:rsidR="000C70EE" w:rsidDel="00625BC3">
          <w:delText>of</w:delText>
        </w:r>
        <w:r w:rsidR="007D4083" w:rsidDel="00625BC3">
          <w:delText xml:space="preserve"> any </w:delText>
        </w:r>
        <w:r w:rsidR="001F4B38" w:rsidDel="00625BC3">
          <w:delText xml:space="preserve">active </w:delText>
        </w:r>
        <w:r w:rsidR="007D4083" w:rsidDel="00625BC3">
          <w:delText xml:space="preserve">enrollment </w:delText>
        </w:r>
        <w:r w:rsidR="00014EE4" w:rsidRPr="00577A54" w:rsidDel="00625BC3">
          <w:delText>matches</w:delText>
        </w:r>
        <w:r w:rsidR="004873DC" w:rsidDel="00625BC3">
          <w:delText xml:space="preserve">. </w:delText>
        </w:r>
      </w:del>
    </w:p>
    <w:tbl>
      <w:tblPr>
        <w:tblStyle w:val="Style11"/>
        <w:tblW w:w="4473" w:type="pct"/>
        <w:tblLook w:val="0420" w:firstRow="1" w:lastRow="0" w:firstColumn="0" w:lastColumn="0" w:noHBand="0" w:noVBand="1"/>
        <w:tblPrChange w:id="309" w:author="Molly McEvilley" w:date="2020-07-09T06:29:00Z">
          <w:tblPr>
            <w:tblStyle w:val="Style11"/>
            <w:tblW w:w="5000" w:type="pct"/>
            <w:tblLook w:val="0420" w:firstRow="1" w:lastRow="0" w:firstColumn="0" w:lastColumn="0" w:noHBand="0" w:noVBand="1"/>
          </w:tblPr>
        </w:tblPrChange>
      </w:tblPr>
      <w:tblGrid>
        <w:gridCol w:w="835"/>
        <w:gridCol w:w="2880"/>
        <w:gridCol w:w="2831"/>
        <w:gridCol w:w="1819"/>
        <w:tblGridChange w:id="310">
          <w:tblGrid>
            <w:gridCol w:w="837"/>
            <w:gridCol w:w="2880"/>
            <w:gridCol w:w="1264"/>
            <w:gridCol w:w="2631"/>
          </w:tblGrid>
        </w:tblGridChange>
      </w:tblGrid>
      <w:tr w:rsidR="00BB1AF4" w:rsidRPr="00107D01" w14:paraId="2E6841B3" w14:textId="77777777" w:rsidTr="00746A56">
        <w:trPr>
          <w:cnfStyle w:val="100000000000" w:firstRow="1" w:lastRow="0" w:firstColumn="0" w:lastColumn="0" w:oddVBand="0" w:evenVBand="0" w:oddHBand="0" w:evenHBand="0" w:firstRowFirstColumn="0" w:firstRowLastColumn="0" w:lastRowFirstColumn="0" w:lastRowLastColumn="0"/>
          <w:cantSplit/>
          <w:trHeight w:val="216"/>
          <w:tblHeader/>
          <w:trPrChange w:id="311" w:author="Molly McEvilley" w:date="2020-07-09T06:29:00Z">
            <w:trPr>
              <w:cantSplit/>
              <w:trHeight w:val="216"/>
              <w:tblHeader/>
            </w:trPr>
          </w:trPrChange>
        </w:trPr>
        <w:tc>
          <w:tcPr>
            <w:tcW w:w="499" w:type="pct"/>
            <w:tcPrChange w:id="312" w:author="Molly McEvilley" w:date="2020-07-09T06:29:00Z">
              <w:tcPr>
                <w:tcW w:w="447" w:type="pct"/>
              </w:tcPr>
            </w:tcPrChange>
          </w:tcPr>
          <w:p w14:paraId="0522C8F4" w14:textId="77777777" w:rsidR="00BB1AF4" w:rsidRPr="008743AE" w:rsidRDefault="00BB1AF4" w:rsidP="004C2D38">
            <w:pPr>
              <w:pStyle w:val="NoSpacing"/>
              <w:cnfStyle w:val="100000000000" w:firstRow="1" w:lastRow="0" w:firstColumn="0" w:lastColumn="0" w:oddVBand="0" w:evenVBand="0" w:oddHBand="0" w:evenHBand="0" w:firstRowFirstColumn="0" w:firstRowLastColumn="0" w:lastRowFirstColumn="0" w:lastRowLastColumn="0"/>
            </w:pPr>
            <w:r w:rsidRPr="008743AE">
              <w:t>Priority</w:t>
            </w:r>
          </w:p>
        </w:tc>
        <w:tc>
          <w:tcPr>
            <w:tcW w:w="1721" w:type="pct"/>
            <w:tcPrChange w:id="313" w:author="Molly McEvilley" w:date="2020-07-09T06:29:00Z">
              <w:tcPr>
                <w:tcW w:w="1540" w:type="pct"/>
              </w:tcPr>
            </w:tcPrChange>
          </w:tcPr>
          <w:p w14:paraId="4689ADF2" w14:textId="03AD7AE0" w:rsidR="00BB1AF4" w:rsidRPr="00655B0F" w:rsidRDefault="00BB1AF4" w:rsidP="004C2D38">
            <w:pPr>
              <w:pStyle w:val="NoSpacing"/>
              <w:cnfStyle w:val="100000000000" w:firstRow="1" w:lastRow="0" w:firstColumn="0" w:lastColumn="0" w:oddVBand="0" w:evenVBand="0" w:oddHBand="0" w:evenHBand="0" w:firstRowFirstColumn="0" w:firstRowLastColumn="0" w:lastRowFirstColumn="0" w:lastRowLastColumn="0"/>
              <w:rPr>
                <w:ins w:id="314" w:author="Molly McEvilley" w:date="2020-07-09T06:25:00Z"/>
              </w:rPr>
            </w:pPr>
            <w:proofErr w:type="spellStart"/>
            <w:ins w:id="315" w:author="Molly McEvilley" w:date="2020-07-09T06:26:00Z">
              <w:r>
                <w:t>tlsa_Enrollment.DisabilityStatus</w:t>
              </w:r>
            </w:ins>
            <w:proofErr w:type="spellEnd"/>
          </w:p>
        </w:tc>
        <w:tc>
          <w:tcPr>
            <w:tcW w:w="1692" w:type="pct"/>
            <w:tcPrChange w:id="316" w:author="Molly McEvilley" w:date="2020-07-09T06:29:00Z">
              <w:tcPr>
                <w:tcW w:w="676" w:type="pct"/>
              </w:tcPr>
            </w:tcPrChange>
          </w:tcPr>
          <w:p w14:paraId="39AA10B6" w14:textId="15D32629" w:rsidR="00BB1AF4" w:rsidRPr="00107D01" w:rsidRDefault="00BB1AF4" w:rsidP="004C2D38">
            <w:pPr>
              <w:pStyle w:val="NoSpacing"/>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rPr>
            </w:pPr>
            <w:proofErr w:type="spellStart"/>
            <w:ins w:id="317" w:author="Molly McEvilley" w:date="2020-07-09T06:29:00Z">
              <w:r>
                <w:t>tlsa_Person.Disability</w:t>
              </w:r>
              <w:r w:rsidR="00746A56">
                <w:t>Status</w:t>
              </w:r>
            </w:ins>
            <w:proofErr w:type="spellEnd"/>
            <w:del w:id="318" w:author="Molly McEvilley" w:date="2020-07-09T06:29:00Z">
              <w:r w:rsidRPr="00655B0F" w:rsidDel="00746A56">
                <w:delText>LSA</w:delText>
              </w:r>
              <w:r w:rsidRPr="00A6067F" w:rsidDel="00746A56">
                <w:rPr>
                  <w:b w:val="0"/>
                  <w:bCs w:val="0"/>
                </w:rPr>
                <w:delText xml:space="preserve"> </w:delText>
              </w:r>
              <w:r w:rsidRPr="00655B0F" w:rsidDel="00746A56">
                <w:delText>Value</w:delText>
              </w:r>
            </w:del>
          </w:p>
        </w:tc>
        <w:tc>
          <w:tcPr>
            <w:tcW w:w="1087" w:type="pct"/>
            <w:tcPrChange w:id="319" w:author="Molly McEvilley" w:date="2020-07-09T06:29:00Z">
              <w:tcPr>
                <w:tcW w:w="1407" w:type="pct"/>
              </w:tcPr>
            </w:tcPrChange>
          </w:tcPr>
          <w:p w14:paraId="4C4FD9ED" w14:textId="77777777" w:rsidR="00BB1AF4" w:rsidRPr="008743AE" w:rsidRDefault="00BB1AF4" w:rsidP="004C2D38">
            <w:pPr>
              <w:pStyle w:val="NoSpacing"/>
              <w:cnfStyle w:val="100000000000" w:firstRow="1" w:lastRow="0" w:firstColumn="0" w:lastColumn="0" w:oddVBand="0" w:evenVBand="0" w:oddHBand="0" w:evenHBand="0" w:firstRowFirstColumn="0" w:firstRowLastColumn="0" w:lastRowFirstColumn="0" w:lastRowLastColumn="0"/>
            </w:pPr>
            <w:r w:rsidRPr="008743AE">
              <w:t>LSA Category</w:t>
            </w:r>
          </w:p>
        </w:tc>
      </w:tr>
      <w:tr w:rsidR="00BB1AF4" w:rsidRPr="00107D01" w14:paraId="7B99ADB0" w14:textId="77777777" w:rsidTr="00746A56">
        <w:trPr>
          <w:cnfStyle w:val="000000100000" w:firstRow="0" w:lastRow="0" w:firstColumn="0" w:lastColumn="0" w:oddVBand="0" w:evenVBand="0" w:oddHBand="1" w:evenHBand="0" w:firstRowFirstColumn="0" w:firstRowLastColumn="0" w:lastRowFirstColumn="0" w:lastRowLastColumn="0"/>
          <w:cantSplit/>
          <w:trHeight w:val="216"/>
          <w:trPrChange w:id="320" w:author="Molly McEvilley" w:date="2020-07-09T06:29:00Z">
            <w:trPr>
              <w:cantSplit/>
              <w:trHeight w:val="216"/>
            </w:trPr>
          </w:trPrChange>
        </w:trPr>
        <w:tc>
          <w:tcPr>
            <w:tcW w:w="499" w:type="pct"/>
            <w:tcPrChange w:id="321" w:author="Molly McEvilley" w:date="2020-07-09T06:29:00Z">
              <w:tcPr>
                <w:tcW w:w="447" w:type="pct"/>
              </w:tcPr>
            </w:tcPrChange>
          </w:tcPr>
          <w:p w14:paraId="70AD3961" w14:textId="77777777"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pPr>
            <w:r w:rsidRPr="00014EE4">
              <w:t>1</w:t>
            </w:r>
          </w:p>
        </w:tc>
        <w:tc>
          <w:tcPr>
            <w:tcW w:w="1721" w:type="pct"/>
            <w:tcPrChange w:id="322" w:author="Molly McEvilley" w:date="2020-07-09T06:29:00Z">
              <w:tcPr>
                <w:tcW w:w="1540" w:type="pct"/>
              </w:tcPr>
            </w:tcPrChange>
          </w:tcPr>
          <w:p w14:paraId="4B8693BB" w14:textId="542C77EB"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rPr>
                <w:ins w:id="323" w:author="Molly McEvilley" w:date="2020-07-09T06:25:00Z"/>
              </w:rPr>
            </w:pPr>
            <w:ins w:id="324" w:author="Molly McEvilley" w:date="2020-07-09T06:28:00Z">
              <w:r w:rsidRPr="00014EE4">
                <w:t xml:space="preserve">Yes (1) </w:t>
              </w:r>
            </w:ins>
          </w:p>
        </w:tc>
        <w:tc>
          <w:tcPr>
            <w:tcW w:w="1692" w:type="pct"/>
            <w:tcPrChange w:id="325" w:author="Molly McEvilley" w:date="2020-07-09T06:29:00Z">
              <w:tcPr>
                <w:tcW w:w="676" w:type="pct"/>
              </w:tcPr>
            </w:tcPrChange>
          </w:tcPr>
          <w:p w14:paraId="6B8B7261" w14:textId="7745CAEB"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pPr>
            <w:r w:rsidRPr="00014EE4">
              <w:t>1</w:t>
            </w:r>
          </w:p>
        </w:tc>
        <w:tc>
          <w:tcPr>
            <w:tcW w:w="1087" w:type="pct"/>
            <w:tcPrChange w:id="326" w:author="Molly McEvilley" w:date="2020-07-09T06:29:00Z">
              <w:tcPr>
                <w:tcW w:w="1407" w:type="pct"/>
              </w:tcPr>
            </w:tcPrChange>
          </w:tcPr>
          <w:p w14:paraId="5FAFF011" w14:textId="77777777"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pPr>
            <w:r w:rsidRPr="00014EE4">
              <w:t>Disabled</w:t>
            </w:r>
          </w:p>
        </w:tc>
      </w:tr>
      <w:tr w:rsidR="00BB1AF4" w:rsidRPr="00107D01" w14:paraId="7441FD8C" w14:textId="77777777" w:rsidTr="00746A56">
        <w:trPr>
          <w:cnfStyle w:val="000000010000" w:firstRow="0" w:lastRow="0" w:firstColumn="0" w:lastColumn="0" w:oddVBand="0" w:evenVBand="0" w:oddHBand="0" w:evenHBand="1" w:firstRowFirstColumn="0" w:firstRowLastColumn="0" w:lastRowFirstColumn="0" w:lastRowLastColumn="0"/>
          <w:cantSplit/>
          <w:trHeight w:val="216"/>
          <w:trPrChange w:id="327" w:author="Molly McEvilley" w:date="2020-07-09T06:29:00Z">
            <w:trPr>
              <w:cantSplit/>
              <w:trHeight w:val="216"/>
            </w:trPr>
          </w:trPrChange>
        </w:trPr>
        <w:tc>
          <w:tcPr>
            <w:tcW w:w="499" w:type="pct"/>
            <w:tcPrChange w:id="328" w:author="Molly McEvilley" w:date="2020-07-09T06:29:00Z">
              <w:tcPr>
                <w:tcW w:w="447" w:type="pct"/>
              </w:tcPr>
            </w:tcPrChange>
          </w:tcPr>
          <w:p w14:paraId="51A94042" w14:textId="77777777" w:rsidR="00BB1AF4" w:rsidRPr="00014EE4" w:rsidRDefault="00BB1AF4" w:rsidP="00BB1AF4">
            <w:pPr>
              <w:pStyle w:val="NoSpacing"/>
              <w:cnfStyle w:val="000000010000" w:firstRow="0" w:lastRow="0" w:firstColumn="0" w:lastColumn="0" w:oddVBand="0" w:evenVBand="0" w:oddHBand="0" w:evenHBand="1" w:firstRowFirstColumn="0" w:firstRowLastColumn="0" w:lastRowFirstColumn="0" w:lastRowLastColumn="0"/>
            </w:pPr>
            <w:r w:rsidRPr="00014EE4">
              <w:t>2</w:t>
            </w:r>
          </w:p>
        </w:tc>
        <w:tc>
          <w:tcPr>
            <w:tcW w:w="1721" w:type="pct"/>
            <w:tcPrChange w:id="329" w:author="Molly McEvilley" w:date="2020-07-09T06:29:00Z">
              <w:tcPr>
                <w:tcW w:w="1540" w:type="pct"/>
              </w:tcPr>
            </w:tcPrChange>
          </w:tcPr>
          <w:p w14:paraId="332C8622" w14:textId="4901574D" w:rsidR="00BB1AF4" w:rsidRPr="00014EE4" w:rsidRDefault="00BB1AF4" w:rsidP="00BB1AF4">
            <w:pPr>
              <w:pStyle w:val="NoSpacing"/>
              <w:cnfStyle w:val="000000010000" w:firstRow="0" w:lastRow="0" w:firstColumn="0" w:lastColumn="0" w:oddVBand="0" w:evenVBand="0" w:oddHBand="0" w:evenHBand="1" w:firstRowFirstColumn="0" w:firstRowLastColumn="0" w:lastRowFirstColumn="0" w:lastRowLastColumn="0"/>
              <w:rPr>
                <w:ins w:id="330" w:author="Molly McEvilley" w:date="2020-07-09T06:25:00Z"/>
              </w:rPr>
            </w:pPr>
            <w:ins w:id="331" w:author="Molly McEvilley" w:date="2020-07-09T06:28:00Z">
              <w:r w:rsidRPr="00014EE4">
                <w:t xml:space="preserve">No (0) </w:t>
              </w:r>
            </w:ins>
          </w:p>
        </w:tc>
        <w:tc>
          <w:tcPr>
            <w:tcW w:w="1692" w:type="pct"/>
            <w:tcPrChange w:id="332" w:author="Molly McEvilley" w:date="2020-07-09T06:29:00Z">
              <w:tcPr>
                <w:tcW w:w="676" w:type="pct"/>
              </w:tcPr>
            </w:tcPrChange>
          </w:tcPr>
          <w:p w14:paraId="24E5097F" w14:textId="5CF80D8B" w:rsidR="00BB1AF4" w:rsidRPr="00014EE4" w:rsidRDefault="00BB1AF4" w:rsidP="00BB1AF4">
            <w:pPr>
              <w:pStyle w:val="NoSpacing"/>
              <w:cnfStyle w:val="000000010000" w:firstRow="0" w:lastRow="0" w:firstColumn="0" w:lastColumn="0" w:oddVBand="0" w:evenVBand="0" w:oddHBand="0" w:evenHBand="1" w:firstRowFirstColumn="0" w:firstRowLastColumn="0" w:lastRowFirstColumn="0" w:lastRowLastColumn="0"/>
            </w:pPr>
            <w:r w:rsidRPr="00014EE4">
              <w:t>0</w:t>
            </w:r>
          </w:p>
        </w:tc>
        <w:tc>
          <w:tcPr>
            <w:tcW w:w="1087" w:type="pct"/>
            <w:tcPrChange w:id="333" w:author="Molly McEvilley" w:date="2020-07-09T06:29:00Z">
              <w:tcPr>
                <w:tcW w:w="1407" w:type="pct"/>
              </w:tcPr>
            </w:tcPrChange>
          </w:tcPr>
          <w:p w14:paraId="01AA105A" w14:textId="77777777" w:rsidR="00BB1AF4" w:rsidRPr="00014EE4" w:rsidRDefault="00BB1AF4" w:rsidP="00BB1AF4">
            <w:pPr>
              <w:pStyle w:val="NoSpacing"/>
              <w:cnfStyle w:val="000000010000" w:firstRow="0" w:lastRow="0" w:firstColumn="0" w:lastColumn="0" w:oddVBand="0" w:evenVBand="0" w:oddHBand="0" w:evenHBand="1" w:firstRowFirstColumn="0" w:firstRowLastColumn="0" w:lastRowFirstColumn="0" w:lastRowLastColumn="0"/>
            </w:pPr>
            <w:r w:rsidRPr="00014EE4">
              <w:t>Not disabled</w:t>
            </w:r>
          </w:p>
        </w:tc>
      </w:tr>
      <w:tr w:rsidR="00BB1AF4" w:rsidRPr="00107D01" w14:paraId="59B7D784" w14:textId="77777777" w:rsidTr="00746A56">
        <w:trPr>
          <w:cnfStyle w:val="000000100000" w:firstRow="0" w:lastRow="0" w:firstColumn="0" w:lastColumn="0" w:oddVBand="0" w:evenVBand="0" w:oddHBand="1" w:evenHBand="0" w:firstRowFirstColumn="0" w:firstRowLastColumn="0" w:lastRowFirstColumn="0" w:lastRowLastColumn="0"/>
          <w:cantSplit/>
          <w:trHeight w:val="216"/>
          <w:trPrChange w:id="334" w:author="Molly McEvilley" w:date="2020-07-09T06:29:00Z">
            <w:trPr>
              <w:cantSplit/>
              <w:trHeight w:val="216"/>
            </w:trPr>
          </w:trPrChange>
        </w:trPr>
        <w:tc>
          <w:tcPr>
            <w:tcW w:w="499" w:type="pct"/>
            <w:tcPrChange w:id="335" w:author="Molly McEvilley" w:date="2020-07-09T06:29:00Z">
              <w:tcPr>
                <w:tcW w:w="447" w:type="pct"/>
              </w:tcPr>
            </w:tcPrChange>
          </w:tcPr>
          <w:p w14:paraId="22A8CE30" w14:textId="77777777"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pPr>
            <w:r w:rsidRPr="00014EE4">
              <w:t>3</w:t>
            </w:r>
          </w:p>
        </w:tc>
        <w:tc>
          <w:tcPr>
            <w:tcW w:w="1721" w:type="pct"/>
            <w:tcPrChange w:id="336" w:author="Molly McEvilley" w:date="2020-07-09T06:29:00Z">
              <w:tcPr>
                <w:tcW w:w="1540" w:type="pct"/>
              </w:tcPr>
            </w:tcPrChange>
          </w:tcPr>
          <w:p w14:paraId="0F220A92" w14:textId="537EF226"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rPr>
                <w:ins w:id="337" w:author="Molly McEvilley" w:date="2020-07-09T06:25:00Z"/>
              </w:rPr>
            </w:pPr>
            <w:ins w:id="338" w:author="Molly McEvilley" w:date="2020-07-09T06:28:00Z">
              <w:r w:rsidRPr="00014EE4">
                <w:t>(Any other)</w:t>
              </w:r>
            </w:ins>
          </w:p>
        </w:tc>
        <w:tc>
          <w:tcPr>
            <w:tcW w:w="1692" w:type="pct"/>
            <w:tcPrChange w:id="339" w:author="Molly McEvilley" w:date="2020-07-09T06:29:00Z">
              <w:tcPr>
                <w:tcW w:w="676" w:type="pct"/>
              </w:tcPr>
            </w:tcPrChange>
          </w:tcPr>
          <w:p w14:paraId="6E2C3151" w14:textId="062D339F"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pPr>
            <w:r w:rsidRPr="00014EE4">
              <w:t>99</w:t>
            </w:r>
          </w:p>
        </w:tc>
        <w:tc>
          <w:tcPr>
            <w:tcW w:w="1087" w:type="pct"/>
            <w:tcPrChange w:id="340" w:author="Molly McEvilley" w:date="2020-07-09T06:29:00Z">
              <w:tcPr>
                <w:tcW w:w="1407" w:type="pct"/>
              </w:tcPr>
            </w:tcPrChange>
          </w:tcPr>
          <w:p w14:paraId="306CD1C2" w14:textId="77777777"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9863D14" w14:textId="6E75BD92" w:rsidR="00294A2C" w:rsidDel="00F908AC" w:rsidRDefault="000308E2" w:rsidP="00910CAF">
      <w:pPr>
        <w:rPr>
          <w:del w:id="341" w:author="Molly McEvilley" w:date="2020-07-09T06:31:00Z"/>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p>
    <w:p w14:paraId="0F95E2A8" w14:textId="15629C03" w:rsidR="0076210A" w:rsidDel="00173859" w:rsidRDefault="0006396A" w:rsidP="00F908AC">
      <w:pPr>
        <w:rPr>
          <w:del w:id="342" w:author="Molly McEvilley" w:date="2020-07-09T06:30:00Z"/>
        </w:rPr>
      </w:pPr>
      <w:r>
        <w:lastRenderedPageBreak/>
        <w:t>S</w:t>
      </w:r>
      <w:r w:rsidR="00014EE4" w:rsidRPr="00577A54">
        <w:t xml:space="preserve">et the value of </w:t>
      </w:r>
      <w:proofErr w:type="spellStart"/>
      <w:ins w:id="343" w:author="Molly McEvilley" w:date="2020-07-09T06:30:00Z">
        <w:r w:rsidR="00746A56" w:rsidRPr="00577A54">
          <w:t>of</w:t>
        </w:r>
        <w:proofErr w:type="spellEnd"/>
        <w:r w:rsidR="00746A56">
          <w:t xml:space="preserve"> </w:t>
        </w:r>
        <w:proofErr w:type="spellStart"/>
        <w:r w:rsidR="00746A56">
          <w:t>tlsa_Person.</w:t>
        </w:r>
      </w:ins>
      <w:r w:rsidR="002E318E" w:rsidRPr="00F908AC">
        <w:rPr>
          <w:b/>
        </w:rPr>
        <w:t>DVStatus</w:t>
      </w:r>
      <w:proofErr w:type="spellEnd"/>
      <w:r w:rsidR="00014EE4" w:rsidRPr="00577A54">
        <w:t xml:space="preserve"> to the first LSA Value in the table below where </w:t>
      </w:r>
      <w:commentRangeStart w:id="344"/>
      <w:proofErr w:type="spellStart"/>
      <w:ins w:id="345" w:author="Molly McEvilley" w:date="2020-07-09T06:30:00Z">
        <w:r w:rsidR="005A0165">
          <w:t>tlsa_Enrollment.</w:t>
        </w:r>
        <w:r w:rsidR="005A0165" w:rsidRPr="00F908AC">
          <w:rPr>
            <w:b/>
            <w:bCs/>
          </w:rPr>
          <w:t>D</w:t>
        </w:r>
      </w:ins>
      <w:ins w:id="346" w:author="Molly McEvilley" w:date="2020-07-09T06:34:00Z">
        <w:r w:rsidR="002D4267">
          <w:rPr>
            <w:b/>
            <w:bCs/>
          </w:rPr>
          <w:t>V</w:t>
        </w:r>
      </w:ins>
      <w:ins w:id="347" w:author="Molly McEvilley" w:date="2020-07-09T06:30:00Z">
        <w:r w:rsidR="005A0165" w:rsidRPr="00F908AC">
          <w:rPr>
            <w:b/>
            <w:bCs/>
          </w:rPr>
          <w:t>Status</w:t>
        </w:r>
        <w:proofErr w:type="spellEnd"/>
        <w:r w:rsidR="005A0165">
          <w:t xml:space="preserve"> </w:t>
        </w:r>
      </w:ins>
      <w:commentRangeEnd w:id="344"/>
      <w:ins w:id="348" w:author="Molly McEvilley" w:date="2020-07-09T06:35:00Z">
        <w:r w:rsidR="002D4267">
          <w:rPr>
            <w:rStyle w:val="CommentReference"/>
          </w:rPr>
          <w:commentReference w:id="344"/>
        </w:r>
      </w:ins>
      <w:ins w:id="349" w:author="Molly McEvilley" w:date="2020-07-09T06:30:00Z">
        <w:r w:rsidR="005A0165">
          <w:t>for any active enrollment matches</w:t>
        </w:r>
      </w:ins>
      <w:ins w:id="350" w:author="Molly McEvilley" w:date="2020-07-09T06:32:00Z">
        <w:r w:rsidR="00173859">
          <w:t>.</w:t>
        </w:r>
      </w:ins>
      <w:del w:id="351" w:author="Molly McEvilley" w:date="2020-07-09T06:30:00Z">
        <w:r w:rsidR="00621555" w:rsidDel="005A0165">
          <w:delText xml:space="preserve">HMIS </w:delText>
        </w:r>
        <w:r w:rsidR="00774ECC" w:rsidRPr="00F908AC" w:rsidDel="005A0165">
          <w:rPr>
            <w:i/>
          </w:rPr>
          <w:delText>DomesticViolenceVictim</w:delText>
        </w:r>
        <w:r w:rsidR="00014EE4" w:rsidRPr="00577A54" w:rsidDel="005A0165">
          <w:delText xml:space="preserve"> and </w:delText>
        </w:r>
        <w:r w:rsidR="00014EE4" w:rsidRPr="00F908AC" w:rsidDel="005A0165">
          <w:rPr>
            <w:i/>
          </w:rPr>
          <w:delText>CurrentlyFleeing</w:delText>
        </w:r>
        <w:r w:rsidR="00014EE4" w:rsidRPr="00577A54" w:rsidDel="005A0165">
          <w:delText xml:space="preserve"> values </w:delText>
        </w:r>
        <w:r w:rsidR="00D76C86" w:rsidDel="005A0165">
          <w:delText xml:space="preserve">from any </w:delText>
        </w:r>
        <w:r w:rsidR="00FB74E8" w:rsidDel="005A0165">
          <w:delText xml:space="preserve">record of </w:delText>
        </w:r>
        <w:r w:rsidR="00FB74E8" w:rsidRPr="00F908AC" w:rsidDel="005A0165">
          <w:rPr>
            <w:i/>
          </w:rPr>
          <w:delText>4.11 Domestic Violence</w:delText>
        </w:r>
        <w:r w:rsidR="00FB74E8" w:rsidRPr="00577A54" w:rsidDel="005A0165">
          <w:delText xml:space="preserve"> associated with</w:delText>
        </w:r>
        <w:r w:rsidR="00FB74E8" w:rsidDel="005A0165">
          <w:delText xml:space="preserve"> an</w:delText>
        </w:r>
        <w:r w:rsidR="00FB74E8" w:rsidRPr="00577A54" w:rsidDel="005A0165">
          <w:delText xml:space="preserve"> active </w:delText>
        </w:r>
        <w:r w:rsidR="00FB74E8" w:rsidRPr="00445256" w:rsidDel="005A0165">
          <w:delText xml:space="preserve">enrollment </w:delText>
        </w:r>
        <w:r w:rsidR="0076210A" w:rsidDel="005A0165">
          <w:delText>where:</w:delText>
        </w:r>
      </w:del>
    </w:p>
    <w:p w14:paraId="65668B8A" w14:textId="4C39EBB0" w:rsidR="0076210A" w:rsidDel="005A0165" w:rsidRDefault="00D2540B" w:rsidP="001F58CC">
      <w:pPr>
        <w:rPr>
          <w:del w:id="352" w:author="Molly McEvilley" w:date="2020-07-09T06:30:00Z"/>
        </w:rPr>
      </w:pPr>
      <w:del w:id="353" w:author="Molly McEvilley" w:date="2020-07-09T06:30:00Z">
        <w:r w:rsidRPr="0076210A" w:rsidDel="005A0165">
          <w:rPr>
            <w:i/>
            <w:iCs/>
          </w:rPr>
          <w:delText>InformationDate</w:delText>
        </w:r>
        <w:r w:rsidRPr="00445256" w:rsidDel="005A0165">
          <w:delText xml:space="preserve"> &lt;= </w:delText>
        </w:r>
        <w:r w:rsidRPr="0076210A" w:rsidDel="005A0165">
          <w:rPr>
            <w:u w:val="single"/>
          </w:rPr>
          <w:delText>ReportEnd</w:delText>
        </w:r>
        <w:r w:rsidR="0076210A" w:rsidDel="005A0165">
          <w:delText>; and</w:delText>
        </w:r>
      </w:del>
    </w:p>
    <w:p w14:paraId="53273D64" w14:textId="4CCD0592" w:rsidR="00EC52CD" w:rsidRPr="008F77C0" w:rsidRDefault="0076210A" w:rsidP="001F58CC">
      <w:pPr>
        <w:rPr>
          <w:szCs w:val="20"/>
        </w:rPr>
      </w:pPr>
      <w:del w:id="354" w:author="Molly McEvilley" w:date="2020-07-09T06:30:00Z">
        <w:r w:rsidRPr="00841045" w:rsidDel="005A0165">
          <w:rPr>
            <w:i/>
            <w:iCs/>
          </w:rPr>
          <w:delText>InformationDate</w:delText>
        </w:r>
        <w:r w:rsidDel="005A0165">
          <w:delText xml:space="preserve"> &lt;= </w:delText>
        </w:r>
        <w:r w:rsidR="00C91919" w:rsidDel="005A0165">
          <w:delText>tlsa_</w:delText>
        </w:r>
        <w:r w:rsidDel="005A0165">
          <w:delText>Enrollment.</w:delText>
        </w:r>
        <w:r w:rsidRPr="00841045" w:rsidDel="005A0165">
          <w:rPr>
            <w:i/>
            <w:iCs/>
          </w:rPr>
          <w:delText>ExitDate</w:delText>
        </w:r>
        <w:r w:rsidDel="005A0165">
          <w:delText>.</w:delText>
        </w:r>
      </w:del>
    </w:p>
    <w:tbl>
      <w:tblPr>
        <w:tblStyle w:val="Style11"/>
        <w:tblW w:w="9175" w:type="dxa"/>
        <w:tblLook w:val="0420" w:firstRow="1" w:lastRow="0" w:firstColumn="0" w:lastColumn="0" w:noHBand="0" w:noVBand="1"/>
        <w:tblPrChange w:id="355" w:author="Molly McEvilley" w:date="2020-07-09T06:34:00Z">
          <w:tblPr>
            <w:tblStyle w:val="Style11"/>
            <w:tblW w:w="7555" w:type="dxa"/>
            <w:tblLook w:val="0420" w:firstRow="1" w:lastRow="0" w:firstColumn="0" w:lastColumn="0" w:noHBand="0" w:noVBand="1"/>
          </w:tblPr>
        </w:tblPrChange>
      </w:tblPr>
      <w:tblGrid>
        <w:gridCol w:w="876"/>
        <w:gridCol w:w="2352"/>
        <w:gridCol w:w="2303"/>
        <w:gridCol w:w="3644"/>
        <w:tblGridChange w:id="356">
          <w:tblGrid>
            <w:gridCol w:w="876"/>
            <w:gridCol w:w="2352"/>
            <w:gridCol w:w="2303"/>
            <w:gridCol w:w="2024"/>
          </w:tblGrid>
        </w:tblGridChange>
      </w:tblGrid>
      <w:tr w:rsidR="002D4267" w:rsidRPr="00107D01" w14:paraId="20A01DF9" w14:textId="77777777" w:rsidTr="002D4267">
        <w:trPr>
          <w:cnfStyle w:val="100000000000" w:firstRow="1" w:lastRow="0" w:firstColumn="0" w:lastColumn="0" w:oddVBand="0" w:evenVBand="0" w:oddHBand="0" w:evenHBand="0" w:firstRowFirstColumn="0" w:firstRowLastColumn="0" w:lastRowFirstColumn="0" w:lastRowLastColumn="0"/>
          <w:cantSplit/>
          <w:trHeight w:val="216"/>
          <w:tblHeader/>
          <w:trPrChange w:id="357" w:author="Molly McEvilley" w:date="2020-07-09T06:34:00Z">
            <w:trPr>
              <w:cantSplit/>
              <w:trHeight w:val="216"/>
              <w:tblHeader/>
            </w:trPr>
          </w:trPrChange>
        </w:trPr>
        <w:tc>
          <w:tcPr>
            <w:tcW w:w="876" w:type="dxa"/>
            <w:tcPrChange w:id="358" w:author="Molly McEvilley" w:date="2020-07-09T06:34:00Z">
              <w:tcPr>
                <w:tcW w:w="985" w:type="dxa"/>
              </w:tcPr>
            </w:tcPrChange>
          </w:tcPr>
          <w:p w14:paraId="236AFFD8" w14:textId="77777777" w:rsidR="00DC14C3" w:rsidRPr="008743AE" w:rsidRDefault="00DC14C3" w:rsidP="00DC14C3">
            <w:pPr>
              <w:pStyle w:val="NoSpacing"/>
              <w:cnfStyle w:val="100000000000" w:firstRow="1" w:lastRow="0" w:firstColumn="0" w:lastColumn="0" w:oddVBand="0" w:evenVBand="0" w:oddHBand="0" w:evenHBand="0" w:firstRowFirstColumn="0" w:firstRowLastColumn="0" w:lastRowFirstColumn="0" w:lastRowLastColumn="0"/>
            </w:pPr>
            <w:r w:rsidRPr="008743AE">
              <w:t>Priority</w:t>
            </w:r>
          </w:p>
        </w:tc>
        <w:tc>
          <w:tcPr>
            <w:tcW w:w="2352" w:type="dxa"/>
            <w:tcPrChange w:id="359" w:author="Molly McEvilley" w:date="2020-07-09T06:34:00Z">
              <w:tcPr>
                <w:tcW w:w="1710" w:type="dxa"/>
              </w:tcPr>
            </w:tcPrChange>
          </w:tcPr>
          <w:p w14:paraId="35698639" w14:textId="163B793B" w:rsidR="00DC14C3" w:rsidRPr="008743AE" w:rsidRDefault="002D4267" w:rsidP="00DC14C3">
            <w:pPr>
              <w:pStyle w:val="NoSpacing"/>
              <w:cnfStyle w:val="100000000000" w:firstRow="1" w:lastRow="0" w:firstColumn="0" w:lastColumn="0" w:oddVBand="0" w:evenVBand="0" w:oddHBand="0" w:evenHBand="0" w:firstRowFirstColumn="0" w:firstRowLastColumn="0" w:lastRowFirstColumn="0" w:lastRowLastColumn="0"/>
              <w:rPr>
                <w:ins w:id="360" w:author="Molly McEvilley" w:date="2020-07-09T06:32:00Z"/>
              </w:rPr>
            </w:pPr>
            <w:proofErr w:type="spellStart"/>
            <w:ins w:id="361" w:author="Molly McEvilley" w:date="2020-07-09T06:33:00Z">
              <w:r>
                <w:t>tlsa_Enrollment.</w:t>
              </w:r>
            </w:ins>
            <w:ins w:id="362" w:author="Molly McEvilley" w:date="2020-07-09T06:32:00Z">
              <w:r w:rsidR="00DC14C3">
                <w:t>DVStatus</w:t>
              </w:r>
              <w:proofErr w:type="spellEnd"/>
            </w:ins>
          </w:p>
        </w:tc>
        <w:tc>
          <w:tcPr>
            <w:tcW w:w="2303" w:type="dxa"/>
            <w:tcPrChange w:id="363" w:author="Molly McEvilley" w:date="2020-07-09T06:34:00Z">
              <w:tcPr>
                <w:tcW w:w="1283" w:type="dxa"/>
              </w:tcPr>
            </w:tcPrChange>
          </w:tcPr>
          <w:p w14:paraId="10BDA145" w14:textId="712E8575" w:rsidR="00DC14C3" w:rsidRPr="008743AE" w:rsidRDefault="002D4267" w:rsidP="00DC14C3">
            <w:pPr>
              <w:pStyle w:val="NoSpacing"/>
              <w:cnfStyle w:val="100000000000" w:firstRow="1" w:lastRow="0" w:firstColumn="0" w:lastColumn="0" w:oddVBand="0" w:evenVBand="0" w:oddHBand="0" w:evenHBand="0" w:firstRowFirstColumn="0" w:firstRowLastColumn="0" w:lastRowFirstColumn="0" w:lastRowLastColumn="0"/>
            </w:pPr>
            <w:proofErr w:type="spellStart"/>
            <w:ins w:id="364" w:author="Molly McEvilley" w:date="2020-07-09T06:33:00Z">
              <w:r>
                <w:t>tlsa_Person.DVStatus</w:t>
              </w:r>
            </w:ins>
            <w:proofErr w:type="spellEnd"/>
            <w:del w:id="365" w:author="Molly McEvilley" w:date="2020-07-09T06:33:00Z">
              <w:r w:rsidR="00DC14C3" w:rsidRPr="008743AE" w:rsidDel="002D4267">
                <w:delText>LSA Value</w:delText>
              </w:r>
            </w:del>
          </w:p>
        </w:tc>
        <w:tc>
          <w:tcPr>
            <w:tcW w:w="3644" w:type="dxa"/>
            <w:tcPrChange w:id="366" w:author="Molly McEvilley" w:date="2020-07-09T06:34:00Z">
              <w:tcPr>
                <w:tcW w:w="3577" w:type="dxa"/>
              </w:tcPr>
            </w:tcPrChange>
          </w:tcPr>
          <w:p w14:paraId="55E08020" w14:textId="77777777" w:rsidR="00DC14C3" w:rsidRPr="008743AE" w:rsidRDefault="00DC14C3" w:rsidP="00DC14C3">
            <w:pPr>
              <w:pStyle w:val="NoSpacing"/>
              <w:cnfStyle w:val="100000000000" w:firstRow="1" w:lastRow="0" w:firstColumn="0" w:lastColumn="0" w:oddVBand="0" w:evenVBand="0" w:oddHBand="0" w:evenHBand="0" w:firstRowFirstColumn="0" w:firstRowLastColumn="0" w:lastRowFirstColumn="0" w:lastRowLastColumn="0"/>
            </w:pPr>
            <w:r w:rsidRPr="008743AE">
              <w:t>LSA Category</w:t>
            </w:r>
          </w:p>
        </w:tc>
      </w:tr>
      <w:tr w:rsidR="002D4267" w:rsidRPr="00107D01" w14:paraId="309F516C" w14:textId="77777777" w:rsidTr="002D4267">
        <w:trPr>
          <w:cnfStyle w:val="000000100000" w:firstRow="0" w:lastRow="0" w:firstColumn="0" w:lastColumn="0" w:oddVBand="0" w:evenVBand="0" w:oddHBand="1" w:evenHBand="0" w:firstRowFirstColumn="0" w:firstRowLastColumn="0" w:lastRowFirstColumn="0" w:lastRowLastColumn="0"/>
          <w:cantSplit/>
          <w:trHeight w:val="216"/>
          <w:trPrChange w:id="367" w:author="Molly McEvilley" w:date="2020-07-09T06:34:00Z">
            <w:trPr>
              <w:cantSplit/>
              <w:trHeight w:val="216"/>
            </w:trPr>
          </w:trPrChange>
        </w:trPr>
        <w:tc>
          <w:tcPr>
            <w:tcW w:w="876" w:type="dxa"/>
            <w:tcPrChange w:id="368" w:author="Molly McEvilley" w:date="2020-07-09T06:34:00Z">
              <w:tcPr>
                <w:tcW w:w="985" w:type="dxa"/>
              </w:tcPr>
            </w:tcPrChange>
          </w:tcPr>
          <w:p w14:paraId="39AAA4D6" w14:textId="77777777"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014EE4">
              <w:t>1</w:t>
            </w:r>
          </w:p>
        </w:tc>
        <w:tc>
          <w:tcPr>
            <w:tcW w:w="2352" w:type="dxa"/>
            <w:tcPrChange w:id="369" w:author="Molly McEvilley" w:date="2020-07-09T06:34:00Z">
              <w:tcPr>
                <w:tcW w:w="1710" w:type="dxa"/>
              </w:tcPr>
            </w:tcPrChange>
          </w:tcPr>
          <w:p w14:paraId="1D694CB0" w14:textId="1E2E4C4E"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rPr>
                <w:ins w:id="370" w:author="Molly McEvilley" w:date="2020-07-09T06:32:00Z"/>
              </w:rPr>
            </w:pPr>
            <w:ins w:id="371" w:author="Molly McEvilley" w:date="2020-07-09T06:32:00Z">
              <w:r>
                <w:t>1</w:t>
              </w:r>
            </w:ins>
          </w:p>
        </w:tc>
        <w:tc>
          <w:tcPr>
            <w:tcW w:w="2303" w:type="dxa"/>
            <w:tcPrChange w:id="372" w:author="Molly McEvilley" w:date="2020-07-09T06:34:00Z">
              <w:tcPr>
                <w:tcW w:w="1283" w:type="dxa"/>
              </w:tcPr>
            </w:tcPrChange>
          </w:tcPr>
          <w:p w14:paraId="2DB1A4F4" w14:textId="77777777"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014EE4">
              <w:t>1</w:t>
            </w:r>
          </w:p>
        </w:tc>
        <w:tc>
          <w:tcPr>
            <w:tcW w:w="3644" w:type="dxa"/>
            <w:tcPrChange w:id="373" w:author="Molly McEvilley" w:date="2020-07-09T06:34:00Z">
              <w:tcPr>
                <w:tcW w:w="3577" w:type="dxa"/>
              </w:tcPr>
            </w:tcPrChange>
          </w:tcPr>
          <w:p w14:paraId="1311E588" w14:textId="77777777" w:rsidR="00DC14C3" w:rsidRPr="00577A5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577A54">
              <w:t>DV victim, currently fleeing</w:t>
            </w:r>
          </w:p>
        </w:tc>
      </w:tr>
      <w:tr w:rsidR="002D4267" w:rsidRPr="00107D01" w14:paraId="36A0CD32" w14:textId="77777777" w:rsidTr="002D4267">
        <w:trPr>
          <w:cnfStyle w:val="000000010000" w:firstRow="0" w:lastRow="0" w:firstColumn="0" w:lastColumn="0" w:oddVBand="0" w:evenVBand="0" w:oddHBand="0" w:evenHBand="1" w:firstRowFirstColumn="0" w:firstRowLastColumn="0" w:lastRowFirstColumn="0" w:lastRowLastColumn="0"/>
          <w:cantSplit/>
          <w:trHeight w:val="216"/>
          <w:trPrChange w:id="374" w:author="Molly McEvilley" w:date="2020-07-09T06:34:00Z">
            <w:trPr>
              <w:cantSplit/>
              <w:trHeight w:val="216"/>
            </w:trPr>
          </w:trPrChange>
        </w:trPr>
        <w:tc>
          <w:tcPr>
            <w:tcW w:w="876" w:type="dxa"/>
            <w:tcPrChange w:id="375" w:author="Molly McEvilley" w:date="2020-07-09T06:34:00Z">
              <w:tcPr>
                <w:tcW w:w="985" w:type="dxa"/>
              </w:tcPr>
            </w:tcPrChange>
          </w:tcPr>
          <w:p w14:paraId="6B036CDB" w14:textId="7777777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014EE4">
              <w:t>2</w:t>
            </w:r>
          </w:p>
        </w:tc>
        <w:tc>
          <w:tcPr>
            <w:tcW w:w="2352" w:type="dxa"/>
            <w:tcPrChange w:id="376" w:author="Molly McEvilley" w:date="2020-07-09T06:34:00Z">
              <w:tcPr>
                <w:tcW w:w="1710" w:type="dxa"/>
              </w:tcPr>
            </w:tcPrChange>
          </w:tcPr>
          <w:p w14:paraId="6DE92A70" w14:textId="71320401"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rPr>
                <w:ins w:id="377" w:author="Molly McEvilley" w:date="2020-07-09T06:32:00Z"/>
              </w:rPr>
            </w:pPr>
            <w:ins w:id="378" w:author="Molly McEvilley" w:date="2020-07-09T06:32:00Z">
              <w:r>
                <w:t>2</w:t>
              </w:r>
            </w:ins>
          </w:p>
        </w:tc>
        <w:tc>
          <w:tcPr>
            <w:tcW w:w="2303" w:type="dxa"/>
            <w:tcPrChange w:id="379" w:author="Molly McEvilley" w:date="2020-07-09T06:34:00Z">
              <w:tcPr>
                <w:tcW w:w="1283" w:type="dxa"/>
              </w:tcPr>
            </w:tcPrChange>
          </w:tcPr>
          <w:p w14:paraId="417EB8FA" w14:textId="7777777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014EE4">
              <w:t>2</w:t>
            </w:r>
          </w:p>
        </w:tc>
        <w:tc>
          <w:tcPr>
            <w:tcW w:w="3644" w:type="dxa"/>
            <w:tcPrChange w:id="380" w:author="Molly McEvilley" w:date="2020-07-09T06:34:00Z">
              <w:tcPr>
                <w:tcW w:w="3577" w:type="dxa"/>
              </w:tcPr>
            </w:tcPrChange>
          </w:tcPr>
          <w:p w14:paraId="358B2896" w14:textId="77777777" w:rsidR="00DC14C3" w:rsidRPr="00577A5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577A54">
              <w:t>DV victim, not currently fleeing</w:t>
            </w:r>
          </w:p>
        </w:tc>
      </w:tr>
      <w:tr w:rsidR="002D4267" w:rsidRPr="00107D01" w14:paraId="4A56FD59" w14:textId="77777777" w:rsidTr="002D4267">
        <w:trPr>
          <w:cnfStyle w:val="000000100000" w:firstRow="0" w:lastRow="0" w:firstColumn="0" w:lastColumn="0" w:oddVBand="0" w:evenVBand="0" w:oddHBand="1" w:evenHBand="0" w:firstRowFirstColumn="0" w:firstRowLastColumn="0" w:lastRowFirstColumn="0" w:lastRowLastColumn="0"/>
          <w:cantSplit/>
          <w:trHeight w:val="216"/>
          <w:trPrChange w:id="381" w:author="Molly McEvilley" w:date="2020-07-09T06:34:00Z">
            <w:trPr>
              <w:cantSplit/>
              <w:trHeight w:val="216"/>
            </w:trPr>
          </w:trPrChange>
        </w:trPr>
        <w:tc>
          <w:tcPr>
            <w:tcW w:w="876" w:type="dxa"/>
            <w:tcPrChange w:id="382" w:author="Molly McEvilley" w:date="2020-07-09T06:34:00Z">
              <w:tcPr>
                <w:tcW w:w="985" w:type="dxa"/>
              </w:tcPr>
            </w:tcPrChange>
          </w:tcPr>
          <w:p w14:paraId="51ECD4AC" w14:textId="77777777"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014EE4">
              <w:t>3</w:t>
            </w:r>
          </w:p>
        </w:tc>
        <w:tc>
          <w:tcPr>
            <w:tcW w:w="2352" w:type="dxa"/>
            <w:tcPrChange w:id="383" w:author="Molly McEvilley" w:date="2020-07-09T06:34:00Z">
              <w:tcPr>
                <w:tcW w:w="1710" w:type="dxa"/>
              </w:tcPr>
            </w:tcPrChange>
          </w:tcPr>
          <w:p w14:paraId="170E7BE9" w14:textId="26D098FE"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rPr>
                <w:ins w:id="384" w:author="Molly McEvilley" w:date="2020-07-09T06:32:00Z"/>
              </w:rPr>
            </w:pPr>
            <w:ins w:id="385" w:author="Molly McEvilley" w:date="2020-07-09T06:32:00Z">
              <w:r>
                <w:t>3</w:t>
              </w:r>
            </w:ins>
          </w:p>
        </w:tc>
        <w:tc>
          <w:tcPr>
            <w:tcW w:w="2303" w:type="dxa"/>
            <w:tcPrChange w:id="386" w:author="Molly McEvilley" w:date="2020-07-09T06:34:00Z">
              <w:tcPr>
                <w:tcW w:w="1283" w:type="dxa"/>
              </w:tcPr>
            </w:tcPrChange>
          </w:tcPr>
          <w:p w14:paraId="6484728E" w14:textId="77777777"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014EE4">
              <w:t>3</w:t>
            </w:r>
          </w:p>
        </w:tc>
        <w:tc>
          <w:tcPr>
            <w:tcW w:w="3644" w:type="dxa"/>
            <w:tcPrChange w:id="387" w:author="Molly McEvilley" w:date="2020-07-09T06:34:00Z">
              <w:tcPr>
                <w:tcW w:w="3577" w:type="dxa"/>
              </w:tcPr>
            </w:tcPrChange>
          </w:tcPr>
          <w:p w14:paraId="482B9098" w14:textId="77777777" w:rsidR="00DC14C3" w:rsidRPr="00577A5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577A54">
              <w:t>DV victim, unknown if currently fleeing</w:t>
            </w:r>
          </w:p>
        </w:tc>
      </w:tr>
      <w:tr w:rsidR="002D4267" w:rsidRPr="00107D01" w14:paraId="1C42DC0B" w14:textId="77777777" w:rsidTr="002D4267">
        <w:trPr>
          <w:cnfStyle w:val="000000010000" w:firstRow="0" w:lastRow="0" w:firstColumn="0" w:lastColumn="0" w:oddVBand="0" w:evenVBand="0" w:oddHBand="0" w:evenHBand="1" w:firstRowFirstColumn="0" w:firstRowLastColumn="0" w:lastRowFirstColumn="0" w:lastRowLastColumn="0"/>
          <w:cantSplit/>
          <w:trHeight w:val="216"/>
          <w:trPrChange w:id="388" w:author="Molly McEvilley" w:date="2020-07-09T06:34:00Z">
            <w:trPr>
              <w:cantSplit/>
              <w:trHeight w:val="216"/>
            </w:trPr>
          </w:trPrChange>
        </w:trPr>
        <w:tc>
          <w:tcPr>
            <w:tcW w:w="876" w:type="dxa"/>
            <w:tcPrChange w:id="389" w:author="Molly McEvilley" w:date="2020-07-09T06:34:00Z">
              <w:tcPr>
                <w:tcW w:w="985" w:type="dxa"/>
              </w:tcPr>
            </w:tcPrChange>
          </w:tcPr>
          <w:p w14:paraId="064208EA" w14:textId="7777777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014EE4">
              <w:t>4</w:t>
            </w:r>
          </w:p>
        </w:tc>
        <w:tc>
          <w:tcPr>
            <w:tcW w:w="2352" w:type="dxa"/>
            <w:tcPrChange w:id="390" w:author="Molly McEvilley" w:date="2020-07-09T06:34:00Z">
              <w:tcPr>
                <w:tcW w:w="1710" w:type="dxa"/>
              </w:tcPr>
            </w:tcPrChange>
          </w:tcPr>
          <w:p w14:paraId="56DB7469" w14:textId="2B8A213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rPr>
                <w:ins w:id="391" w:author="Molly McEvilley" w:date="2020-07-09T06:32:00Z"/>
              </w:rPr>
            </w:pPr>
            <w:ins w:id="392" w:author="Molly McEvilley" w:date="2020-07-09T06:32:00Z">
              <w:r>
                <w:t>10</w:t>
              </w:r>
            </w:ins>
          </w:p>
        </w:tc>
        <w:tc>
          <w:tcPr>
            <w:tcW w:w="2303" w:type="dxa"/>
            <w:tcPrChange w:id="393" w:author="Molly McEvilley" w:date="2020-07-09T06:34:00Z">
              <w:tcPr>
                <w:tcW w:w="1283" w:type="dxa"/>
              </w:tcPr>
            </w:tcPrChange>
          </w:tcPr>
          <w:p w14:paraId="1CB61D76" w14:textId="7777777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014EE4">
              <w:t>0</w:t>
            </w:r>
          </w:p>
        </w:tc>
        <w:tc>
          <w:tcPr>
            <w:tcW w:w="3644" w:type="dxa"/>
            <w:tcPrChange w:id="394" w:author="Molly McEvilley" w:date="2020-07-09T06:34:00Z">
              <w:tcPr>
                <w:tcW w:w="3577" w:type="dxa"/>
              </w:tcPr>
            </w:tcPrChange>
          </w:tcPr>
          <w:p w14:paraId="1195008D" w14:textId="77777777" w:rsidR="00DC14C3" w:rsidRPr="00577A5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577A54">
              <w:t>Not a victim of domestic violence</w:t>
            </w:r>
          </w:p>
        </w:tc>
      </w:tr>
      <w:tr w:rsidR="002D4267" w:rsidRPr="00107D01" w14:paraId="7E1BCCDC" w14:textId="77777777" w:rsidTr="002D4267">
        <w:trPr>
          <w:cnfStyle w:val="000000100000" w:firstRow="0" w:lastRow="0" w:firstColumn="0" w:lastColumn="0" w:oddVBand="0" w:evenVBand="0" w:oddHBand="1" w:evenHBand="0" w:firstRowFirstColumn="0" w:firstRowLastColumn="0" w:lastRowFirstColumn="0" w:lastRowLastColumn="0"/>
          <w:cantSplit/>
          <w:trHeight w:val="216"/>
          <w:trPrChange w:id="395" w:author="Molly McEvilley" w:date="2020-07-09T06:34:00Z">
            <w:trPr>
              <w:cantSplit/>
              <w:trHeight w:val="216"/>
            </w:trPr>
          </w:trPrChange>
        </w:trPr>
        <w:tc>
          <w:tcPr>
            <w:tcW w:w="876" w:type="dxa"/>
            <w:tcPrChange w:id="396" w:author="Molly McEvilley" w:date="2020-07-09T06:34:00Z">
              <w:tcPr>
                <w:tcW w:w="985" w:type="dxa"/>
              </w:tcPr>
            </w:tcPrChange>
          </w:tcPr>
          <w:p w14:paraId="4C005C06" w14:textId="77777777"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014EE4">
              <w:t>5</w:t>
            </w:r>
          </w:p>
        </w:tc>
        <w:tc>
          <w:tcPr>
            <w:tcW w:w="2352" w:type="dxa"/>
            <w:tcPrChange w:id="397" w:author="Molly McEvilley" w:date="2020-07-09T06:34:00Z">
              <w:tcPr>
                <w:tcW w:w="1710" w:type="dxa"/>
              </w:tcPr>
            </w:tcPrChange>
          </w:tcPr>
          <w:p w14:paraId="459EBB2E" w14:textId="6D2905C2"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rPr>
                <w:ins w:id="398" w:author="Molly McEvilley" w:date="2020-07-09T06:32:00Z"/>
              </w:rPr>
            </w:pPr>
            <w:ins w:id="399" w:author="Molly McEvilley" w:date="2020-07-09T06:32:00Z">
              <w:r>
                <w:t>98</w:t>
              </w:r>
            </w:ins>
          </w:p>
        </w:tc>
        <w:tc>
          <w:tcPr>
            <w:tcW w:w="2303" w:type="dxa"/>
            <w:tcPrChange w:id="400" w:author="Molly McEvilley" w:date="2020-07-09T06:34:00Z">
              <w:tcPr>
                <w:tcW w:w="1283" w:type="dxa"/>
              </w:tcPr>
            </w:tcPrChange>
          </w:tcPr>
          <w:p w14:paraId="57EA6BFF" w14:textId="77777777"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014EE4">
              <w:t>98</w:t>
            </w:r>
          </w:p>
        </w:tc>
        <w:tc>
          <w:tcPr>
            <w:tcW w:w="3644" w:type="dxa"/>
            <w:tcPrChange w:id="401" w:author="Molly McEvilley" w:date="2020-07-09T06:34:00Z">
              <w:tcPr>
                <w:tcW w:w="3577" w:type="dxa"/>
              </w:tcPr>
            </w:tcPrChange>
          </w:tcPr>
          <w:p w14:paraId="573DEF8D" w14:textId="77777777" w:rsidR="00DC14C3" w:rsidRPr="00577A5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2D4267">
        <w:trPr>
          <w:cnfStyle w:val="000000010000" w:firstRow="0" w:lastRow="0" w:firstColumn="0" w:lastColumn="0" w:oddVBand="0" w:evenVBand="0" w:oddHBand="0" w:evenHBand="1" w:firstRowFirstColumn="0" w:firstRowLastColumn="0" w:lastRowFirstColumn="0" w:lastRowLastColumn="0"/>
          <w:cantSplit/>
          <w:trHeight w:val="216"/>
          <w:trPrChange w:id="402" w:author="Molly McEvilley" w:date="2020-07-09T06:34:00Z">
            <w:trPr>
              <w:cantSplit/>
              <w:trHeight w:val="216"/>
            </w:trPr>
          </w:trPrChange>
        </w:trPr>
        <w:tc>
          <w:tcPr>
            <w:tcW w:w="876" w:type="dxa"/>
            <w:tcPrChange w:id="403" w:author="Molly McEvilley" w:date="2020-07-09T06:34:00Z">
              <w:tcPr>
                <w:tcW w:w="985" w:type="dxa"/>
              </w:tcPr>
            </w:tcPrChange>
          </w:tcPr>
          <w:p w14:paraId="0B8F0F8F" w14:textId="7777777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014EE4">
              <w:t>6</w:t>
            </w:r>
          </w:p>
        </w:tc>
        <w:tc>
          <w:tcPr>
            <w:tcW w:w="2352" w:type="dxa"/>
            <w:tcPrChange w:id="404" w:author="Molly McEvilley" w:date="2020-07-09T06:34:00Z">
              <w:tcPr>
                <w:tcW w:w="1710" w:type="dxa"/>
              </w:tcPr>
            </w:tcPrChange>
          </w:tcPr>
          <w:p w14:paraId="29EBC880" w14:textId="59CEC7F4"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rPr>
                <w:ins w:id="405" w:author="Molly McEvilley" w:date="2020-07-09T06:32:00Z"/>
              </w:rPr>
            </w:pPr>
            <w:ins w:id="406" w:author="Molly McEvilley" w:date="2020-07-09T06:32:00Z">
              <w:r>
                <w:t>NULL</w:t>
              </w:r>
            </w:ins>
          </w:p>
        </w:tc>
        <w:tc>
          <w:tcPr>
            <w:tcW w:w="2303" w:type="dxa"/>
            <w:tcPrChange w:id="407" w:author="Molly McEvilley" w:date="2020-07-09T06:34:00Z">
              <w:tcPr>
                <w:tcW w:w="1283" w:type="dxa"/>
              </w:tcPr>
            </w:tcPrChange>
          </w:tcPr>
          <w:p w14:paraId="016F57A4" w14:textId="7777777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014EE4">
              <w:t>99</w:t>
            </w:r>
          </w:p>
        </w:tc>
        <w:tc>
          <w:tcPr>
            <w:tcW w:w="3644" w:type="dxa"/>
            <w:tcPrChange w:id="408" w:author="Molly McEvilley" w:date="2020-07-09T06:34:00Z">
              <w:tcPr>
                <w:tcW w:w="3577" w:type="dxa"/>
              </w:tcPr>
            </w:tcPrChange>
          </w:tcPr>
          <w:p w14:paraId="2781EBB9" w14:textId="77777777" w:rsidR="00DC14C3" w:rsidRPr="00577A5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3EA0C743" w14:textId="441BB194" w:rsidR="00006148" w:rsidRDefault="005E02A5" w:rsidP="0088191A">
      <w:pPr>
        <w:pStyle w:val="Heading2"/>
      </w:pPr>
      <w:bookmarkStart w:id="409" w:name="_ES/SH/Street_Time_–"/>
      <w:bookmarkStart w:id="410" w:name="_Toc34144028"/>
      <w:bookmarkStart w:id="411" w:name="_Toc34144029"/>
      <w:bookmarkStart w:id="412" w:name="_Toc34144030"/>
      <w:bookmarkStart w:id="413" w:name="_Toc34144031"/>
      <w:bookmarkStart w:id="414" w:name="_Toc34144032"/>
      <w:bookmarkStart w:id="415" w:name="_Toc34144033"/>
      <w:bookmarkStart w:id="416" w:name="_Time_Spent_in"/>
      <w:bookmarkStart w:id="417" w:name="_Toc506721198"/>
      <w:bookmarkStart w:id="418" w:name="_Toc37849763"/>
      <w:bookmarkStart w:id="419" w:name="_Toc38030538"/>
      <w:bookmarkStart w:id="420" w:name="_Toc499543992"/>
      <w:bookmarkStart w:id="421" w:name="_Toc506721201"/>
      <w:bookmarkEnd w:id="266"/>
      <w:bookmarkEnd w:id="409"/>
      <w:bookmarkEnd w:id="410"/>
      <w:bookmarkEnd w:id="411"/>
      <w:bookmarkEnd w:id="412"/>
      <w:bookmarkEnd w:id="413"/>
      <w:bookmarkEnd w:id="414"/>
      <w:bookmarkEnd w:id="415"/>
      <w:bookmarkEnd w:id="416"/>
      <w:r>
        <w:t xml:space="preserve">Time Spent </w:t>
      </w:r>
      <w:r w:rsidR="00CC6B23">
        <w:t>in ES/SH or on the Street</w:t>
      </w:r>
      <w:r w:rsidR="00006148">
        <w:t xml:space="preserve"> </w:t>
      </w:r>
      <w:bookmarkEnd w:id="417"/>
      <w:r w:rsidR="00EE5EF2">
        <w:t xml:space="preserve">– </w:t>
      </w:r>
      <w:r w:rsidR="00A76144">
        <w:t>LSAPerson</w:t>
      </w:r>
      <w:bookmarkEnd w:id="418"/>
      <w:bookmarkEnd w:id="419"/>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046859">
      <w:pPr>
        <w:pStyle w:val="ListParagraph"/>
        <w:numPr>
          <w:ilvl w:val="0"/>
          <w:numId w:val="21"/>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046859">
      <w:pPr>
        <w:pStyle w:val="ListParagraph"/>
        <w:numPr>
          <w:ilvl w:val="0"/>
          <w:numId w:val="21"/>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046859">
      <w:pPr>
        <w:pStyle w:val="ListParagraph"/>
        <w:numPr>
          <w:ilvl w:val="0"/>
          <w:numId w:val="21"/>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33D466CA">
                <wp:extent cx="5517615" cy="3129915"/>
                <wp:effectExtent l="0" t="0" r="27368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7615" cy="3129915"/>
                          <a:chOff x="1032065" y="1066135"/>
                          <a:chExt cx="55174" cy="31296"/>
                        </a:xfrm>
                      </wpg:grpSpPr>
                      <wps:wsp>
                        <wps:cNvPr id="74485983" name="AutoShape 516"/>
                        <wps:cNvCnPr>
                          <a:cxnSpLocks noChangeShapeType="1"/>
                          <a:stCxn id="74485984" idx="1"/>
                          <a:endCxn id="74485993" idx="1"/>
                        </wps:cNvCnPr>
                        <wps:spPr bwMode="auto">
                          <a:xfrm flipV="1">
                            <a:off x="1064331" y="1068540"/>
                            <a:ext cx="7845"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A33436" w:rsidRDefault="00A33436"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A33436" w:rsidRDefault="00A33436"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A33436" w:rsidRDefault="00A33436"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A33436" w:rsidRDefault="00A33436"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A33436" w:rsidRDefault="00A33436"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A33436" w:rsidRDefault="00A33436"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A33436" w:rsidRDefault="00A33436"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034" y="1069943"/>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6" y="1067137"/>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2B3D7D5" w:rsidR="00A33436" w:rsidRDefault="00A33436" w:rsidP="00A24D36">
                              <w:pPr>
                                <w:pStyle w:val="Style3"/>
                              </w:pPr>
                              <w:r>
                                <w:t>tlsa_Enrollment.</w:t>
                              </w:r>
                              <w:r w:rsidRPr="00C91919">
                                <w:rPr>
                                  <w:b/>
                                  <w:bCs/>
                                </w:rPr>
                                <w:t>CH</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A33436" w:rsidRDefault="00A33436"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A33436" w:rsidRDefault="00A33436"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A33436" w:rsidRDefault="00A33436"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A33436" w:rsidRDefault="00A33436"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034"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034"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A33436" w:rsidRDefault="00A33436"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A33436" w:rsidRDefault="00A33436"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A33436" w:rsidRDefault="00A33436"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3078" y="1093095"/>
                            <a:ext cx="11913"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A33436" w:rsidRDefault="00A33436"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5987" idx="4"/>
                        </wps:cNvCnPr>
                        <wps:spPr bwMode="auto">
                          <a:xfrm flipH="1">
                            <a:off x="1084991" y="1089297"/>
                            <a:ext cx="901" cy="5653"/>
                          </a:xfrm>
                          <a:prstGeom prst="curvedConnector3">
                            <a:avLst>
                              <a:gd name="adj1" fmla="val -253634"/>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5987" idx="2"/>
                          <a:endCxn id="74485994" idx="1"/>
                        </wps:cNvCnPr>
                        <wps:spPr bwMode="auto">
                          <a:xfrm rot="10800000">
                            <a:off x="1072176" y="1089297"/>
                            <a:ext cx="902" cy="5653"/>
                          </a:xfrm>
                          <a:prstGeom prst="curvedConnector3">
                            <a:avLst>
                              <a:gd name="adj1" fmla="val 35363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flipH="1">
                            <a:off x="1085892" y="1071243"/>
                            <a:ext cx="1347" cy="7751"/>
                          </a:xfrm>
                          <a:prstGeom prst="curvedConnector3">
                            <a:avLst>
                              <a:gd name="adj1" fmla="val -16975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38" style="width:434.45pt;height:246.45pt;mso-position-horizontal-relative:char;mso-position-vertical-relative:line" coordorigin="10320,10661" coordsize="55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">
                <v:shape id="AutoShape 516" o:spid="_x0000_s1239"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0"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1"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A33436" w:rsidRDefault="00A33436" w:rsidP="00A24D36">
                        <w:pPr>
                          <w:pStyle w:val="Style3"/>
                        </w:pPr>
                        <w:r>
                          <w:t>hmis_Exit</w:t>
                        </w:r>
                      </w:p>
                    </w:txbxContent>
                  </v:textbox>
                </v:shape>
                <v:shape id="AutoShape 519" o:spid="_x0000_s1242"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A33436" w:rsidRDefault="00A33436" w:rsidP="00A24D36">
                        <w:pPr>
                          <w:pStyle w:val="Style3"/>
                        </w:pPr>
                        <w:r>
                          <w:t>hmis_EnrollmentCoC</w:t>
                        </w:r>
                      </w:p>
                    </w:txbxContent>
                  </v:textbox>
                </v:shape>
                <v:shape id="AutoShape 520" o:spid="_x0000_s1243"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A33436" w:rsidRDefault="00A33436" w:rsidP="00A24D36">
                        <w:pPr>
                          <w:pStyle w:val="Style3"/>
                        </w:pPr>
                        <w:r>
                          <w:t>hmis_Enrollment</w:t>
                        </w:r>
                      </w:p>
                    </w:txbxContent>
                  </v:textbox>
                </v:shape>
                <v:shape id="AutoShape 521" o:spid="_x0000_s1244"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A33436" w:rsidRDefault="00A33436" w:rsidP="00A24D36">
                        <w:pPr>
                          <w:pStyle w:val="Style3"/>
                        </w:pPr>
                        <w:r>
                          <w:t>hmis_Services</w:t>
                        </w:r>
                      </w:p>
                    </w:txbxContent>
                  </v:textbox>
                </v:shape>
                <v:shape id="AutoShape 522" o:spid="_x0000_s124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A33436" w:rsidRDefault="00A33436" w:rsidP="00A24D36">
                        <w:pPr>
                          <w:pStyle w:val="Style3"/>
                        </w:pPr>
                        <w:r>
                          <w:t>hmis_Project</w:t>
                        </w:r>
                      </w:p>
                    </w:txbxContent>
                  </v:textbox>
                </v:shape>
                <v:shape id="AutoShape 523" o:spid="_x0000_s1246"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A33436" w:rsidRDefault="00A33436" w:rsidP="00A24D36">
                        <w:pPr>
                          <w:pStyle w:val="Style3"/>
                        </w:pPr>
                        <w:r>
                          <w:t>hmis_ProjectCoC</w:t>
                        </w:r>
                      </w:p>
                    </w:txbxContent>
                  </v:textbox>
                </v:shape>
                <v:shape id="AutoShape 524" o:spid="_x0000_s124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A33436" w:rsidRDefault="00A33436" w:rsidP="00A24D36">
                        <w:pPr>
                          <w:pStyle w:val="Style3"/>
                        </w:pPr>
                        <w:r>
                          <w:t>tlsa_Person (5.5)</w:t>
                        </w:r>
                      </w:p>
                    </w:txbxContent>
                  </v:textbox>
                </v:shape>
                <v:shape id="AutoShape 525" o:spid="_x0000_s1248" type="#_x0000_t32" style="position:absolute;left:10790;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49" type="#_x0000_t113" style="position:absolute;left:10721;top:10671;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2B3D7D5" w:rsidR="00A33436" w:rsidRDefault="00A33436" w:rsidP="00A24D36">
                        <w:pPr>
                          <w:pStyle w:val="Style3"/>
                        </w:pPr>
                        <w:r>
                          <w:t>tlsa_Enrollment.</w:t>
                        </w:r>
                        <w:r w:rsidRPr="00C91919">
                          <w:rPr>
                            <w:b/>
                            <w:bCs/>
                          </w:rPr>
                          <w:t>CH</w:t>
                        </w:r>
                      </w:p>
                    </w:txbxContent>
                  </v:textbox>
                </v:shape>
                <v:shape id="AutoShape 530" o:spid="_x0000_s1250" type="#_x0000_t113" style="position:absolute;left:10721;top:10879;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A33436" w:rsidRDefault="00A33436" w:rsidP="00A24D36">
                        <w:pPr>
                          <w:pStyle w:val="Style3"/>
                        </w:pPr>
                        <w:r>
                          <w:t>tlsa_Person (5.10)</w:t>
                        </w:r>
                      </w:p>
                    </w:txbxContent>
                  </v:textbox>
                </v:shape>
                <v:shape id="AutoShape 531" o:spid="_x0000_s1251" type="#_x0000_t113" style="position:absolute;left:10721;top:10723;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A33436" w:rsidRDefault="00A33436" w:rsidP="00A24D36">
                        <w:pPr>
                          <w:pStyle w:val="Style3"/>
                        </w:pPr>
                        <w:r>
                          <w:t>ch_Exclude (5.7)</w:t>
                        </w:r>
                      </w:p>
                    </w:txbxContent>
                  </v:textbox>
                </v:shape>
                <v:shape id="AutoShape 532" o:spid="_x0000_s1252" type="#_x0000_t113" style="position:absolute;left:10721;top:10776;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A33436" w:rsidRDefault="00A33436" w:rsidP="00A24D36">
                        <w:pPr>
                          <w:pStyle w:val="Style3"/>
                        </w:pPr>
                        <w:r>
                          <w:t>ch_Include (5.8)</w:t>
                        </w:r>
                      </w:p>
                    </w:txbxContent>
                  </v:textbox>
                </v:shape>
                <v:shape id="AutoShape 533" o:spid="_x0000_s1253" type="#_x0000_t113" style="position:absolute;left:10721;top:10827;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A33436" w:rsidRDefault="00A33436" w:rsidP="00A24D36">
                        <w:pPr>
                          <w:pStyle w:val="Style3"/>
                        </w:pPr>
                        <w:r>
                          <w:t>ch_Episodes (5.9)</w:t>
                        </w:r>
                      </w:p>
                    </w:txbxContent>
                  </v:textbox>
                </v:shape>
                <v:shape id="AutoShape 534" o:spid="_x0000_s1254" type="#_x0000_t32" style="position:absolute;left:10790;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5" type="#_x0000_t32" style="position:absolute;left:10790;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5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A33436" w:rsidRDefault="00A33436" w:rsidP="00B36AD6">
                        <w:pPr>
                          <w:pStyle w:val="Style3"/>
                        </w:pPr>
                        <w:r>
                          <w:t>lsa_</w:t>
                        </w:r>
                        <w:r w:rsidRPr="00B36AD6">
                          <w:t>Report</w:t>
                        </w:r>
                      </w:p>
                    </w:txbxContent>
                  </v:textbox>
                </v:shape>
                <v:shape id="AutoShape 488" o:spid="_x0000_s125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A33436" w:rsidRDefault="00A33436" w:rsidP="00A24D36">
                        <w:pPr>
                          <w:pStyle w:val="Style3"/>
                        </w:pPr>
                        <w:proofErr w:type="spellStart"/>
                        <w:r>
                          <w:t>tlsa_Enrollment</w:t>
                        </w:r>
                        <w:proofErr w:type="spellEnd"/>
                      </w:p>
                    </w:txbxContent>
                  </v:textbox>
                </v:shape>
                <v:shape id="AutoShape 489" o:spid="_x0000_s125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5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A33436" w:rsidRDefault="00A33436" w:rsidP="00A24D36">
                        <w:pPr>
                          <w:widowControl w:val="0"/>
                        </w:pPr>
                        <w:r>
                          <w:t>This is three years of enrollment history for every active adult/HoH – it is not limited to active enrollments.</w:t>
                        </w:r>
                      </w:p>
                    </w:txbxContent>
                  </v:textbox>
                </v:shape>
                <v:shape id="AutoShape 622" o:spid="_x0000_s126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3" type="#_x0000_t132" style="position:absolute;left:10730;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A33436" w:rsidRDefault="00A33436" w:rsidP="00A24D36">
                        <w:pPr>
                          <w:pStyle w:val="Style3"/>
                        </w:pPr>
                        <w:proofErr w:type="spellStart"/>
                        <w:r>
                          <w:t>tlsa</w:t>
                        </w:r>
                        <w:proofErr w:type="spellEnd"/>
                        <w:r>
                          <w:t>_/hmis_Enrollment</w:t>
                        </w:r>
                      </w:p>
                    </w:txbxContent>
                  </v:textbox>
                </v:shape>
                <v:shape id="AutoShape 624" o:spid="_x0000_s1264" type="#_x0000_t38" style="position:absolute;left:10849;top:10892;width:9;height: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" adj="-54785" strokecolor="black [0]" strokeweight=".5pt">
                  <v:stroke endarrow="block"/>
                  <v:shadow color="black [0]"/>
                </v:shape>
                <v:shape id="AutoShape 625" o:spid="_x0000_s1265" type="#_x0000_t38" style="position:absolute;left:10721;top:10892;width:9;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" adj="76386"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66"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 id="AutoShape 627" o:spid="_x0000_s1267" type="#_x0000_t38" style="position:absolute;left:10858;top:10712;width:14;height:7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" adj="-36668"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23FBD8D8"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ins w:id="422" w:author="Molly McEvilley" w:date="2020-06-11T09:26:00Z">
        <w:r w:rsidR="006C001B">
          <w:t xml:space="preserve">these are identified in </w:t>
        </w:r>
        <w:commentRangeStart w:id="423"/>
        <w:proofErr w:type="spellStart"/>
        <w:r w:rsidR="006C001B">
          <w:t>tlsa_Enrollment</w:t>
        </w:r>
        <w:proofErr w:type="spellEnd"/>
        <w:r w:rsidR="006C001B">
          <w:t xml:space="preserve"> by setting </w:t>
        </w:r>
        <w:r w:rsidR="006C001B" w:rsidRPr="005C4382">
          <w:rPr>
            <w:b/>
            <w:bCs/>
          </w:rPr>
          <w:t>CH</w:t>
        </w:r>
        <w:r w:rsidR="006C001B">
          <w:t xml:space="preserve"> = 1.</w:t>
        </w:r>
      </w:ins>
      <w:commentRangeEnd w:id="423"/>
      <w:ins w:id="424" w:author="Molly McEvilley" w:date="2020-06-11T09:27:00Z">
        <w:r w:rsidR="00B31626">
          <w:rPr>
            <w:rStyle w:val="CommentReference"/>
          </w:rPr>
          <w:commentReference w:id="423"/>
        </w:r>
      </w:ins>
      <w:del w:id="425" w:author="Molly McEvilley" w:date="2020-06-11T09:26:00Z">
        <w:r w:rsidR="00504307" w:rsidDel="006C001B">
          <w:delText>a record for each relevant enrollment is created in ch_Enrollment.</w:delText>
        </w:r>
      </w:del>
    </w:p>
    <w:p w14:paraId="0F6695BF" w14:textId="68171402" w:rsidR="0046086D" w:rsidRDefault="0046086D" w:rsidP="00DF37FF">
      <w:r>
        <w:t>Section 5.</w:t>
      </w:r>
      <w:r w:rsidR="008F16F0">
        <w:t>6</w:t>
      </w:r>
      <w:r>
        <w:t xml:space="preserve">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lastRenderedPageBreak/>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046859">
      <w:pPr>
        <w:pStyle w:val="ListParagraph"/>
        <w:numPr>
          <w:ilvl w:val="0"/>
          <w:numId w:val="51"/>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046859">
      <w:pPr>
        <w:pStyle w:val="ListParagraph"/>
        <w:numPr>
          <w:ilvl w:val="0"/>
          <w:numId w:val="51"/>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426" w:name="_Get_Enrollments_Relevant"/>
      <w:bookmarkStart w:id="427" w:name="_Toc37849764"/>
      <w:bookmarkStart w:id="428" w:name="_Toc38030539"/>
      <w:bookmarkEnd w:id="426"/>
      <w:r>
        <w:t xml:space="preserve">Enrollments Relevant to </w:t>
      </w:r>
      <w:r w:rsidR="000146AE">
        <w:t>Counting ES/SH/Street Dates</w:t>
      </w:r>
      <w:bookmarkEnd w:id="427"/>
      <w:bookmarkEnd w:id="428"/>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14:paraId="15ECAE9B" w14:textId="77777777" w:rsidTr="00DE4A2E">
        <w:trPr>
          <w:cantSplit/>
          <w:trHeight w:val="216"/>
        </w:trPr>
        <w:tc>
          <w:tcPr>
            <w:tcW w:w="9355" w:type="dxa"/>
            <w:shd w:val="clear" w:color="auto" w:fill="auto"/>
          </w:tcPr>
          <w:p w14:paraId="6D41F1F8" w14:textId="1E10CE2B" w:rsidR="00C76DF7" w:rsidRPr="00DE4A2E" w:rsidDel="00C76DF7" w:rsidRDefault="00C76DF7" w:rsidP="00621D1D">
            <w:pPr>
              <w:pStyle w:val="NoSpacing"/>
            </w:pPr>
            <w:r w:rsidRPr="00DE4A2E">
              <w:t>EnrollmentID</w:t>
            </w:r>
          </w:p>
        </w:tc>
      </w:tr>
      <w:tr w:rsidR="00A366EB" w14:paraId="51036A54" w14:textId="77777777" w:rsidTr="00A366EB">
        <w:trPr>
          <w:cantSplit/>
          <w:trHeight w:val="216"/>
        </w:trPr>
        <w:tc>
          <w:tcPr>
            <w:tcW w:w="9355" w:type="dxa"/>
          </w:tcPr>
          <w:p w14:paraId="13069F87" w14:textId="77777777" w:rsidR="00A366EB" w:rsidRPr="005F4836" w:rsidRDefault="00A366EB" w:rsidP="00621D1D">
            <w:pPr>
              <w:pStyle w:val="NoSpacing"/>
            </w:pPr>
            <w:r w:rsidRPr="005F4836">
              <w:t>ProjectType</w:t>
            </w:r>
          </w:p>
        </w:tc>
      </w:tr>
      <w:tr w:rsidR="00A366EB" w14:paraId="0FBD1D58" w14:textId="77777777" w:rsidTr="00A366EB">
        <w:trPr>
          <w:cantSplit/>
          <w:trHeight w:val="216"/>
        </w:trPr>
        <w:tc>
          <w:tcPr>
            <w:tcW w:w="9355" w:type="dxa"/>
          </w:tcPr>
          <w:p w14:paraId="0B12FA01" w14:textId="77777777" w:rsidR="00A366EB" w:rsidRPr="005F4836" w:rsidRDefault="00A366EB" w:rsidP="00621D1D">
            <w:pPr>
              <w:pStyle w:val="NoSpacing"/>
            </w:pPr>
            <w:r w:rsidRPr="005F4836">
              <w:t>TrackingMethod</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14:paraId="7064DF4E" w14:textId="77777777" w:rsidTr="00A366EB">
        <w:trPr>
          <w:cantSplit/>
          <w:trHeight w:val="216"/>
        </w:trPr>
        <w:tc>
          <w:tcPr>
            <w:tcW w:w="9355" w:type="dxa"/>
          </w:tcPr>
          <w:p w14:paraId="1797D189" w14:textId="77777777" w:rsidR="00A366EB" w:rsidRPr="005F4836" w:rsidRDefault="00A366EB" w:rsidP="00621D1D">
            <w:pPr>
              <w:pStyle w:val="NoSpacing"/>
            </w:pPr>
            <w:r w:rsidRPr="005F4836">
              <w:t>MoveInDate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14:paraId="5FADA02A" w14:textId="77777777" w:rsidTr="00584131">
        <w:trPr>
          <w:cantSplit/>
          <w:trHeight w:val="216"/>
        </w:trPr>
        <w:tc>
          <w:tcPr>
            <w:tcW w:w="9355" w:type="dxa"/>
            <w:shd w:val="clear" w:color="auto" w:fill="EEECE1" w:themeFill="background2"/>
          </w:tcPr>
          <w:p w14:paraId="472B356E" w14:textId="77777777" w:rsidR="00514DD9" w:rsidRPr="00AF370B" w:rsidRDefault="00514DD9" w:rsidP="00584131">
            <w:pPr>
              <w:pStyle w:val="NoSpacing"/>
            </w:pPr>
            <w:r w:rsidRPr="00C032F4">
              <w:rPr>
                <w:b/>
                <w:bCs/>
              </w:rPr>
              <w:t>hmis_Services</w:t>
            </w:r>
          </w:p>
        </w:tc>
      </w:tr>
      <w:tr w:rsidR="00514DD9" w14:paraId="79CA0129" w14:textId="77777777" w:rsidTr="00584131">
        <w:trPr>
          <w:cantSplit/>
          <w:trHeight w:val="216"/>
        </w:trPr>
        <w:tc>
          <w:tcPr>
            <w:tcW w:w="9355" w:type="dxa"/>
          </w:tcPr>
          <w:p w14:paraId="22E657FB" w14:textId="77777777" w:rsidR="00514DD9" w:rsidRPr="00AF370B" w:rsidRDefault="00514DD9" w:rsidP="00584131">
            <w:pPr>
              <w:pStyle w:val="NoSpacing"/>
            </w:pPr>
            <w:r w:rsidRPr="00C032F4">
              <w:t>EnrollmentID</w:t>
            </w:r>
          </w:p>
        </w:tc>
      </w:tr>
      <w:tr w:rsidR="00514DD9" w14:paraId="49621043" w14:textId="77777777" w:rsidTr="00584131">
        <w:trPr>
          <w:cantSplit/>
          <w:trHeight w:val="216"/>
        </w:trPr>
        <w:tc>
          <w:tcPr>
            <w:tcW w:w="9355" w:type="dxa"/>
          </w:tcPr>
          <w:p w14:paraId="559B7EF3" w14:textId="36496E2F" w:rsidR="00514DD9" w:rsidRPr="00AF370B" w:rsidRDefault="003C4035" w:rsidP="00584131">
            <w:pPr>
              <w:pStyle w:val="NoSpacing"/>
            </w:pPr>
            <w:proofErr w:type="spellStart"/>
            <w:r w:rsidRPr="003C4035">
              <w:rPr>
                <w:i/>
              </w:rPr>
              <w:t>BedNightDate</w:t>
            </w:r>
            <w:proofErr w:type="spellEnd"/>
            <w:r w:rsidR="00514DD9">
              <w:t xml:space="preserve"> (</w:t>
            </w:r>
            <w:proofErr w:type="spellStart"/>
            <w:r w:rsidR="00514DD9" w:rsidRPr="002F0D32">
              <w:rPr>
                <w:i/>
                <w:iCs/>
              </w:rPr>
              <w:t>DateProvided</w:t>
            </w:r>
            <w:proofErr w:type="spellEnd"/>
            <w:r w:rsidR="00514DD9">
              <w:t xml:space="preserve"> where </w:t>
            </w:r>
            <w:proofErr w:type="spellStart"/>
            <w:r w:rsidR="00514DD9" w:rsidRPr="002F0D32">
              <w:rPr>
                <w:i/>
                <w:iCs/>
              </w:rPr>
              <w:t>RecordType</w:t>
            </w:r>
            <w:proofErr w:type="spellEnd"/>
            <w:r w:rsidR="00514DD9">
              <w:t xml:space="preserve"> = 200)</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lastRenderedPageBreak/>
        <w:t>Logic</w:t>
      </w:r>
    </w:p>
    <w:p w14:paraId="553E974C" w14:textId="57AF04DD" w:rsidR="00006148"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1D38A702" w14:textId="5D6EAA07" w:rsidR="00E401C2" w:rsidRPr="009F20B7" w:rsidRDefault="00E401C2" w:rsidP="00046859">
      <w:pPr>
        <w:pStyle w:val="ListParagraph"/>
        <w:numPr>
          <w:ilvl w:val="0"/>
          <w:numId w:val="36"/>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046859">
      <w:pPr>
        <w:pStyle w:val="ListParagraph"/>
        <w:numPr>
          <w:ilvl w:val="0"/>
          <w:numId w:val="36"/>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046859">
      <w:pPr>
        <w:pStyle w:val="ListParagraph"/>
        <w:numPr>
          <w:ilvl w:val="0"/>
          <w:numId w:val="36"/>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429" w:name="_Toc37849765"/>
      <w:bookmarkStart w:id="430" w:name="_Toc38030540"/>
      <w:r>
        <w:t xml:space="preserve">Get Dates to Exclude from Counts of ES/SH/Street Days </w:t>
      </w:r>
      <w:r w:rsidR="007B705B">
        <w:t>(ch_Exclude)</w:t>
      </w:r>
      <w:bookmarkEnd w:id="429"/>
      <w:bookmarkEnd w:id="430"/>
    </w:p>
    <w:p w14:paraId="6979A728" w14:textId="718BAD05" w:rsidR="00006148" w:rsidRDefault="00F709EC">
      <w:pPr>
        <w:pStyle w:val="Heading3"/>
      </w:pPr>
      <w:proofErr w:type="spellStart"/>
      <w:r>
        <w:t>RelevantData</w:t>
      </w:r>
      <w:proofErr w:type="spellEnd"/>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7CEE8BBF"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431" w:name="_Toc37849766"/>
      <w:bookmarkStart w:id="432" w:name="_Toc38030541"/>
      <w:r>
        <w:lastRenderedPageBreak/>
        <w:t xml:space="preserve">Get Dates to Include in Counts of ES/SH/Street Days </w:t>
      </w:r>
      <w:r w:rsidR="007B705B">
        <w:t>(</w:t>
      </w:r>
      <w:r w:rsidR="00E04B04">
        <w:t>ch_Include</w:t>
      </w:r>
      <w:r w:rsidR="007B705B">
        <w:t>)</w:t>
      </w:r>
      <w:bookmarkEnd w:id="431"/>
      <w:bookmarkEnd w:id="432"/>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046859">
      <w:pPr>
        <w:pStyle w:val="ListParagraph"/>
        <w:numPr>
          <w:ilvl w:val="0"/>
          <w:numId w:val="22"/>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046859">
      <w:pPr>
        <w:pStyle w:val="ListParagraph"/>
        <w:numPr>
          <w:ilvl w:val="0"/>
          <w:numId w:val="22"/>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267838">
      <w:pPr>
        <w:pStyle w:val="ListParagraph"/>
        <w:numPr>
          <w:ilvl w:val="5"/>
          <w:numId w:val="63"/>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267838">
      <w:pPr>
        <w:pStyle w:val="ListParagraph"/>
        <w:numPr>
          <w:ilvl w:val="5"/>
          <w:numId w:val="63"/>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267838">
      <w:pPr>
        <w:pStyle w:val="ListParagraph"/>
        <w:numPr>
          <w:ilvl w:val="5"/>
          <w:numId w:val="63"/>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lastRenderedPageBreak/>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267838">
      <w:pPr>
        <w:pStyle w:val="ListParagraph"/>
        <w:numPr>
          <w:ilvl w:val="5"/>
          <w:numId w:val="64"/>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3B1AEA" w:rsidRDefault="009366AD" w:rsidP="00267838">
      <w:pPr>
        <w:pStyle w:val="ListParagraph"/>
        <w:numPr>
          <w:ilvl w:val="5"/>
          <w:numId w:val="64"/>
        </w:numPr>
        <w:rPr>
          <w:ins w:id="433" w:author="Molly McEvilley" w:date="2020-07-09T08:18:00Z"/>
          <w:rPrChange w:id="434" w:author="Molly McEvilley" w:date="2020-07-09T08:18:00Z">
            <w:rPr>
              <w:ins w:id="435" w:author="Molly McEvilley" w:date="2020-07-09T08:18:00Z"/>
              <w:i/>
            </w:rPr>
          </w:rPrChange>
        </w:rPr>
      </w:pPr>
      <w:proofErr w:type="spellStart"/>
      <w:r>
        <w:rPr>
          <w:b/>
        </w:rPr>
        <w:t>ESSHStreetDate</w:t>
      </w:r>
      <w:proofErr w:type="spellEnd"/>
      <w:r w:rsidR="00006148">
        <w:t xml:space="preserve"> = </w:t>
      </w:r>
      <w:bookmarkStart w:id="436" w:name="_Hlk42149391"/>
      <w:proofErr w:type="spellStart"/>
      <w:r w:rsidR="003C4035" w:rsidRPr="003C4035">
        <w:rPr>
          <w:i/>
        </w:rPr>
        <w:t>BedNightDate</w:t>
      </w:r>
      <w:bookmarkEnd w:id="436"/>
      <w:proofErr w:type="spellEnd"/>
    </w:p>
    <w:p w14:paraId="504559F8" w14:textId="30675504" w:rsidR="003B1AEA" w:rsidRPr="00267838" w:rsidRDefault="00BF0431" w:rsidP="00267838">
      <w:pPr>
        <w:pStyle w:val="ListParagraph"/>
        <w:numPr>
          <w:ilvl w:val="5"/>
          <w:numId w:val="64"/>
        </w:numPr>
        <w:rPr>
          <w:ins w:id="437" w:author="Molly McEvilley" w:date="2020-06-04T07:49:00Z"/>
        </w:rPr>
      </w:pPr>
      <w:proofErr w:type="spellStart"/>
      <w:ins w:id="438" w:author="Molly McEvilley" w:date="2020-07-09T08:19:00Z">
        <w:r w:rsidRPr="003C4035">
          <w:rPr>
            <w:i/>
          </w:rPr>
          <w:t>BedNightDate</w:t>
        </w:r>
        <w:proofErr w:type="spellEnd"/>
        <w:r>
          <w:rPr>
            <w:i/>
          </w:rPr>
          <w:t xml:space="preserve"> </w:t>
        </w:r>
        <w:r>
          <w:rPr>
            <w:iCs/>
          </w:rPr>
          <w:t>&gt;= 10/1/2012</w:t>
        </w:r>
      </w:ins>
    </w:p>
    <w:p w14:paraId="2D173277" w14:textId="57B801FA" w:rsidR="004A087A" w:rsidRPr="00645339" w:rsidRDefault="004A087A" w:rsidP="00267838">
      <w:pPr>
        <w:pStyle w:val="ListParagraph"/>
        <w:numPr>
          <w:ilvl w:val="5"/>
          <w:numId w:val="64"/>
        </w:numPr>
        <w:rPr>
          <w:ins w:id="439" w:author="Molly McEvilley" w:date="2020-06-04T07:50:00Z"/>
        </w:rPr>
      </w:pPr>
      <w:proofErr w:type="spellStart"/>
      <w:ins w:id="440" w:author="Molly McEvilley" w:date="2020-06-04T07:49:00Z">
        <w:r w:rsidRPr="003C4035">
          <w:rPr>
            <w:i/>
          </w:rPr>
          <w:t>BedNightDate</w:t>
        </w:r>
        <w:proofErr w:type="spellEnd"/>
        <w:r>
          <w:rPr>
            <w:i/>
          </w:rPr>
          <w:t xml:space="preserve"> </w:t>
        </w:r>
      </w:ins>
      <w:ins w:id="441" w:author="Molly McEvilley" w:date="2020-06-04T07:54:00Z">
        <w:r w:rsidR="009B137E">
          <w:rPr>
            <w:iCs/>
          </w:rPr>
          <w:t>&gt;=</w:t>
        </w:r>
      </w:ins>
      <w:ins w:id="442" w:author="Molly McEvilley" w:date="2020-06-04T07:50:00Z">
        <w:r w:rsidR="002D3AF1">
          <w:rPr>
            <w:iCs/>
          </w:rPr>
          <w:t xml:space="preserve"> </w:t>
        </w:r>
        <w:r w:rsidR="002D3AF1" w:rsidRPr="005C4382">
          <w:rPr>
            <w:b/>
            <w:bCs/>
            <w:iCs/>
          </w:rPr>
          <w:t>EntryDate</w:t>
        </w:r>
        <w:r w:rsidR="002D3AF1">
          <w:rPr>
            <w:iCs/>
          </w:rPr>
          <w:t xml:space="preserve"> </w:t>
        </w:r>
        <w:commentRangeStart w:id="443"/>
        <w:r w:rsidR="002D3AF1">
          <w:rPr>
            <w:iCs/>
          </w:rPr>
          <w:t>for the associated enrollment</w:t>
        </w:r>
      </w:ins>
    </w:p>
    <w:p w14:paraId="55C409D4" w14:textId="5449E4AC" w:rsidR="00DD7E0D" w:rsidRPr="00F92C8B" w:rsidRDefault="00DD7E0D" w:rsidP="00267838">
      <w:pPr>
        <w:pStyle w:val="ListParagraph"/>
        <w:numPr>
          <w:ilvl w:val="5"/>
          <w:numId w:val="64"/>
        </w:numPr>
      </w:pPr>
      <w:proofErr w:type="spellStart"/>
      <w:ins w:id="444" w:author="Molly McEvilley" w:date="2020-06-04T07:51:00Z">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ins>
      <w:commentRangeEnd w:id="443"/>
      <w:proofErr w:type="spellEnd"/>
      <w:ins w:id="445" w:author="Molly McEvilley" w:date="2020-06-04T07:52:00Z">
        <w:r w:rsidR="005C7A1A">
          <w:rPr>
            <w:rStyle w:val="CommentReference"/>
            <w:rFonts w:eastAsiaTheme="minorHAnsi" w:cstheme="minorBidi"/>
          </w:rPr>
          <w:commentReference w:id="443"/>
        </w:r>
      </w:ins>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200F1CB2" w:rsidR="00006148" w:rsidRPr="00730985" w:rsidRDefault="00006148" w:rsidP="00006148">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r w:rsidR="006D7614" w:rsidRPr="00027DB7">
        <w:rPr>
          <w:i/>
        </w:rPr>
        <w:t>DateToStreetESSH</w:t>
      </w:r>
      <w:r w:rsidR="002D0C06">
        <w:t xml:space="preserve"> </w:t>
      </w:r>
      <w:r>
        <w:t xml:space="preserve">is used </w:t>
      </w:r>
      <w:r w:rsidR="00EC095B">
        <w:t xml:space="preserve">in conjunction with </w:t>
      </w:r>
      <w:r w:rsidR="00E43129" w:rsidRPr="009C008E">
        <w:rPr>
          <w:b/>
          <w:bCs/>
        </w:rPr>
        <w:t>EntryDate</w:t>
      </w:r>
      <w:r w:rsidR="00E43129">
        <w:t xml:space="preserve"> </w:t>
      </w:r>
      <w:r w:rsidR="0060416E">
        <w:t xml:space="preserve">or </w:t>
      </w:r>
      <w:r w:rsidR="0060416E" w:rsidRPr="009C008E">
        <w:rPr>
          <w:b/>
          <w:bCs/>
        </w:rPr>
        <w:t>MoveInDate</w:t>
      </w:r>
      <w:r w:rsidR="0060416E">
        <w:t xml:space="preserve"> </w:t>
      </w:r>
      <w:r>
        <w:t xml:space="preserve">to identify </w:t>
      </w:r>
      <w:r w:rsidR="00F94409">
        <w:t>ES/SH/Street dates</w:t>
      </w:r>
      <w:r w:rsidR="004873DC">
        <w:t xml:space="preserve">. </w:t>
      </w:r>
    </w:p>
    <w:p w14:paraId="37BB5EFB" w14:textId="77777777" w:rsidR="00ED5D10" w:rsidRPr="0091659E" w:rsidRDefault="00ED5D10" w:rsidP="00267838">
      <w:pPr>
        <w:pStyle w:val="ListParagraph"/>
        <w:numPr>
          <w:ilvl w:val="0"/>
          <w:numId w:val="65"/>
        </w:numPr>
      </w:pPr>
      <w:r>
        <w:t>The client was in ES/SH or on the street prior to project entry:</w:t>
      </w:r>
    </w:p>
    <w:p w14:paraId="2A3781E6" w14:textId="77777777" w:rsidR="00ED5D10" w:rsidRPr="00DD4D75" w:rsidRDefault="00ED5D10" w:rsidP="00267838">
      <w:pPr>
        <w:pStyle w:val="ListParagraph"/>
        <w:numPr>
          <w:ilvl w:val="1"/>
          <w:numId w:val="65"/>
        </w:numPr>
      </w:pPr>
      <w:proofErr w:type="spellStart"/>
      <w:r w:rsidRPr="007327FC">
        <w:rPr>
          <w:i/>
        </w:rPr>
        <w:t>LivingSituation</w:t>
      </w:r>
      <w:proofErr w:type="spellEnd"/>
      <w:r w:rsidRPr="007327FC">
        <w:t xml:space="preserve"> in (1,18,16)</w:t>
      </w:r>
      <w:r w:rsidRPr="00DB4FDE">
        <w:t>; or</w:t>
      </w:r>
    </w:p>
    <w:p w14:paraId="2E7F2FAB" w14:textId="334E8AC4" w:rsidR="00ED5D10" w:rsidRPr="00DD4D75" w:rsidRDefault="00502E5E" w:rsidP="00267838">
      <w:pPr>
        <w:pStyle w:val="ListParagraph"/>
        <w:numPr>
          <w:ilvl w:val="1"/>
          <w:numId w:val="65"/>
        </w:numPr>
      </w:pPr>
      <w:r w:rsidRPr="009C008E">
        <w:rPr>
          <w:b/>
          <w:bCs/>
        </w:rPr>
        <w:t>ProjectType</w:t>
      </w:r>
      <w:r w:rsidRPr="000D5A2E">
        <w:rPr>
          <w:i/>
        </w:rPr>
        <w:t xml:space="preserve"> </w:t>
      </w:r>
      <w:r w:rsidRPr="000D5A2E">
        <w:rPr>
          <w:iCs/>
        </w:rPr>
        <w:t xml:space="preserve">not in (1,8) and </w:t>
      </w:r>
      <w:proofErr w:type="spellStart"/>
      <w:r w:rsidR="00ED5D10" w:rsidRPr="007327FC">
        <w:rPr>
          <w:i/>
        </w:rPr>
        <w:t>LengthOfStay</w:t>
      </w:r>
      <w:proofErr w:type="spellEnd"/>
      <w:r w:rsidR="00ED5D10" w:rsidRPr="007327FC">
        <w:t xml:space="preserve"> in (10, 11) and </w:t>
      </w:r>
      <w:proofErr w:type="spellStart"/>
      <w:r w:rsidR="00ED5D10" w:rsidRPr="00DB4FDE">
        <w:rPr>
          <w:i/>
        </w:rPr>
        <w:t>PreviousStreetESSH</w:t>
      </w:r>
      <w:proofErr w:type="spellEnd"/>
      <w:r w:rsidR="00ED5D10" w:rsidRPr="00DD4D75">
        <w:t xml:space="preserve"> = 1; or</w:t>
      </w:r>
    </w:p>
    <w:p w14:paraId="6054882A" w14:textId="21FB4E96" w:rsidR="00ED5D10" w:rsidRPr="00DD4D75" w:rsidRDefault="00502E5E" w:rsidP="00267838">
      <w:pPr>
        <w:pStyle w:val="ListParagraph"/>
        <w:numPr>
          <w:ilvl w:val="1"/>
          <w:numId w:val="65"/>
        </w:numPr>
      </w:pPr>
      <w:r w:rsidRPr="009C008E">
        <w:rPr>
          <w:b/>
          <w:bCs/>
        </w:rPr>
        <w:t>ProjectType</w:t>
      </w:r>
      <w:r w:rsidRPr="000D5A2E">
        <w:rPr>
          <w:i/>
        </w:rPr>
        <w:t xml:space="preserve"> </w:t>
      </w:r>
      <w:r w:rsidRPr="000D5A2E">
        <w:rPr>
          <w:iCs/>
        </w:rPr>
        <w:t xml:space="preserve">not in (1,8) and </w:t>
      </w:r>
      <w:proofErr w:type="spellStart"/>
      <w:r w:rsidR="00ED5D10" w:rsidRPr="007327FC">
        <w:rPr>
          <w:i/>
        </w:rPr>
        <w:t>LivingSituation</w:t>
      </w:r>
      <w:proofErr w:type="spellEnd"/>
      <w:r w:rsidR="00ED5D10" w:rsidRPr="007327FC">
        <w:t xml:space="preserve"> in (4,5,6,7,15,</w:t>
      </w:r>
      <w:r w:rsidR="00E97B56">
        <w:t>25</w:t>
      </w:r>
      <w:r w:rsidR="00ED5D10" w:rsidRPr="007327FC">
        <w:t>)</w:t>
      </w:r>
      <w:r w:rsidR="00ED5D10" w:rsidRPr="00DB4FDE">
        <w:t xml:space="preserve"> and </w:t>
      </w:r>
      <w:proofErr w:type="spellStart"/>
      <w:r w:rsidR="00ED5D10" w:rsidRPr="00DD4D75">
        <w:rPr>
          <w:i/>
        </w:rPr>
        <w:t>LengthOfStay</w:t>
      </w:r>
      <w:proofErr w:type="spellEnd"/>
      <w:r w:rsidR="00ED5D10" w:rsidRPr="00DD4D75">
        <w:t xml:space="preserve"> in (2,3) and </w:t>
      </w:r>
      <w:proofErr w:type="spellStart"/>
      <w:r w:rsidR="00ED5D10" w:rsidRPr="00DD4D75">
        <w:rPr>
          <w:i/>
        </w:rPr>
        <w:t>PreviousStreetESSH</w:t>
      </w:r>
      <w:proofErr w:type="spellEnd"/>
      <w:r w:rsidR="00ED5D10" w:rsidRPr="00DD4D75">
        <w:t xml:space="preserve"> = 1</w:t>
      </w:r>
    </w:p>
    <w:p w14:paraId="29643334" w14:textId="4E2A29DF" w:rsidR="00006148" w:rsidRPr="002F68BE" w:rsidRDefault="009366AD" w:rsidP="00267838">
      <w:pPr>
        <w:pStyle w:val="ListParagraph"/>
        <w:numPr>
          <w:ilvl w:val="0"/>
          <w:numId w:val="65"/>
        </w:numPr>
      </w:pPr>
      <w:proofErr w:type="spellStart"/>
      <w:r>
        <w:rPr>
          <w:b/>
        </w:rPr>
        <w:t>ESSHStreetDate</w:t>
      </w:r>
      <w:proofErr w:type="spellEnd"/>
      <w:r w:rsidR="00006148">
        <w:t xml:space="preserve"> </w:t>
      </w:r>
      <w:r w:rsidR="00006148" w:rsidRPr="002F68BE">
        <w:t xml:space="preserve">&gt;= </w:t>
      </w:r>
      <w:r w:rsidR="00006148" w:rsidRPr="00027DB7">
        <w:rPr>
          <w:i/>
        </w:rPr>
        <w:t>DateToStreetESSH</w:t>
      </w:r>
      <w:r w:rsidR="00006148">
        <w:t xml:space="preserve">; </w:t>
      </w:r>
      <w:r w:rsidR="00006148" w:rsidRPr="00A6067F">
        <w:t>and</w:t>
      </w:r>
    </w:p>
    <w:p w14:paraId="040D1F85" w14:textId="1BF76B74" w:rsidR="00006148" w:rsidRPr="00930DC2" w:rsidRDefault="00006148" w:rsidP="00267838">
      <w:pPr>
        <w:pStyle w:val="ListParagraph"/>
        <w:numPr>
          <w:ilvl w:val="0"/>
          <w:numId w:val="65"/>
        </w:numPr>
      </w:pPr>
      <w:r>
        <w:t xml:space="preserve">If </w:t>
      </w:r>
      <w:r w:rsidRPr="009C008E">
        <w:rPr>
          <w:b/>
          <w:bCs/>
          <w:iCs/>
        </w:rPr>
        <w:t>ProjectType</w:t>
      </w:r>
      <w:r>
        <w:t xml:space="preserve"> </w:t>
      </w:r>
      <w:r w:rsidR="00A9341A">
        <w:t>in (1,8,2)</w:t>
      </w:r>
      <w:r>
        <w:t xml:space="preserve">: </w:t>
      </w:r>
      <w:proofErr w:type="spellStart"/>
      <w:r w:rsidR="009366AD">
        <w:rPr>
          <w:b/>
        </w:rPr>
        <w:t>ESSHStreetDate</w:t>
      </w:r>
      <w:proofErr w:type="spellEnd"/>
      <w:r>
        <w:t xml:space="preserve"> </w:t>
      </w:r>
      <w:r w:rsidRPr="002F68BE">
        <w:t>&lt;</w:t>
      </w:r>
      <w:r>
        <w:t xml:space="preserve"> </w:t>
      </w:r>
      <w:r w:rsidRPr="009C008E">
        <w:rPr>
          <w:b/>
          <w:bCs/>
          <w:iCs/>
        </w:rPr>
        <w:t>EntryDate</w:t>
      </w:r>
      <w:r w:rsidRPr="00A6067F">
        <w:t>; and</w:t>
      </w:r>
    </w:p>
    <w:p w14:paraId="067EEBB0" w14:textId="42279984" w:rsidR="00006148" w:rsidRDefault="00006148" w:rsidP="00267838">
      <w:pPr>
        <w:pStyle w:val="ListParagraph"/>
        <w:numPr>
          <w:ilvl w:val="0"/>
          <w:numId w:val="65"/>
        </w:numPr>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not </w:t>
      </w:r>
      <w:r w:rsidR="00143E83">
        <w:t>NULL</w:t>
      </w:r>
      <w:r>
        <w:t xml:space="preserve">: </w:t>
      </w:r>
      <w:proofErr w:type="spellStart"/>
      <w:r w:rsidR="009366AD">
        <w:rPr>
          <w:b/>
        </w:rPr>
        <w:t>ESSHStreetDate</w:t>
      </w:r>
      <w:proofErr w:type="spellEnd"/>
      <w:r w:rsidR="0074637C">
        <w:t xml:space="preserve"> </w:t>
      </w:r>
      <w:r w:rsidRPr="002F68BE">
        <w:t>&lt;</w:t>
      </w:r>
      <w:r>
        <w:t xml:space="preserve"> </w:t>
      </w:r>
      <w:r w:rsidR="009C008E" w:rsidRPr="009C008E">
        <w:rPr>
          <w:b/>
          <w:bCs/>
          <w:iCs/>
        </w:rPr>
        <w:t>MoveInDate</w:t>
      </w:r>
      <w:r w:rsidRPr="00A6067F">
        <w:t>; and</w:t>
      </w:r>
      <w:r>
        <w:t xml:space="preserve"> </w:t>
      </w:r>
    </w:p>
    <w:p w14:paraId="4E248585" w14:textId="1FB8F549" w:rsidR="00006148" w:rsidRPr="00730985" w:rsidRDefault="00006148" w:rsidP="00267838">
      <w:pPr>
        <w:pStyle w:val="ListParagraph"/>
        <w:numPr>
          <w:ilvl w:val="0"/>
          <w:numId w:val="65"/>
        </w:numPr>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w:t>
      </w:r>
      <w:r w:rsidR="00143E83">
        <w:t>NULL</w:t>
      </w:r>
      <w:r>
        <w:t xml:space="preserve">: </w:t>
      </w:r>
      <w:proofErr w:type="spellStart"/>
      <w:r w:rsidR="009366AD">
        <w:rPr>
          <w:b/>
        </w:rPr>
        <w:t>ESSHStreetDate</w:t>
      </w:r>
      <w:proofErr w:type="spellEnd"/>
      <w:r>
        <w:t xml:space="preserve"> </w:t>
      </w:r>
      <w:r w:rsidRPr="002F68BE">
        <w:t>&lt;= (</w:t>
      </w:r>
      <w:r w:rsidRPr="009C008E">
        <w:rPr>
          <w:b/>
          <w:bCs/>
          <w:iCs/>
        </w:rPr>
        <w:t>ExitDate</w:t>
      </w:r>
      <w:r w:rsidRPr="00A6067F">
        <w:t xml:space="preserve"> – 1 day) or </w:t>
      </w:r>
      <w:proofErr w:type="spellStart"/>
      <w:r w:rsidR="00CF23C7" w:rsidRPr="00CF23C7">
        <w:rPr>
          <w:b/>
        </w:rPr>
        <w:t>LastActive</w:t>
      </w:r>
      <w:proofErr w:type="spellEnd"/>
      <w:r w:rsidRPr="00A6067F">
        <w:t xml:space="preserve"> (if no exit)</w:t>
      </w:r>
      <w:r w:rsidR="00A722B4">
        <w:t>.</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267838">
      <w:pPr>
        <w:pStyle w:val="ListParagraph"/>
        <w:numPr>
          <w:ilvl w:val="5"/>
          <w:numId w:val="66"/>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267838">
      <w:pPr>
        <w:pStyle w:val="ListParagraph"/>
        <w:numPr>
          <w:ilvl w:val="5"/>
          <w:numId w:val="66"/>
        </w:numPr>
        <w:rPr>
          <w:i/>
        </w:rPr>
      </w:pPr>
      <w:r>
        <w:t>[Date] &lt; [</w:t>
      </w:r>
      <w:r w:rsidR="009366AD">
        <w:rPr>
          <w:b/>
        </w:rPr>
        <w:t>ESSHStreetDate</w:t>
      </w:r>
      <w:r w:rsidRPr="00FF207C">
        <w:rPr>
          <w:i/>
        </w:rPr>
        <w:t>2</w:t>
      </w:r>
      <w:r w:rsidRPr="00A6067F">
        <w:t>]; and</w:t>
      </w:r>
    </w:p>
    <w:p w14:paraId="05DAAF9D" w14:textId="22C14AD8" w:rsidR="00006148" w:rsidRPr="002F68BE" w:rsidRDefault="00006148" w:rsidP="00267838">
      <w:pPr>
        <w:pStyle w:val="ListParagraph"/>
        <w:numPr>
          <w:ilvl w:val="5"/>
          <w:numId w:val="66"/>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446" w:name="_Toc506721200"/>
    </w:p>
    <w:p w14:paraId="4E52BCD6" w14:textId="4F2FFADA" w:rsidR="00006148" w:rsidRDefault="00006148" w:rsidP="0088191A">
      <w:pPr>
        <w:pStyle w:val="Heading2"/>
      </w:pPr>
      <w:bookmarkStart w:id="447" w:name="_Toc37849767"/>
      <w:bookmarkStart w:id="448" w:name="_Toc38030542"/>
      <w:r>
        <w:t>Get ES/SH/Street Episodes</w:t>
      </w:r>
      <w:r w:rsidR="007B705B">
        <w:t xml:space="preserve"> (ch_Episodes)</w:t>
      </w:r>
      <w:bookmarkEnd w:id="447"/>
      <w:bookmarkEnd w:id="448"/>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lastRenderedPageBreak/>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proofErr w:type="spellStart"/>
            <w:r w:rsidRPr="00970494">
              <w:t>episodeEnd</w:t>
            </w:r>
            <w:proofErr w:type="spellEnd"/>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046859">
      <w:pPr>
        <w:pStyle w:val="ListParagraph"/>
        <w:numPr>
          <w:ilvl w:val="0"/>
          <w:numId w:val="48"/>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449" w:name="_CHTime_and_CHTimeStatus"/>
      <w:bookmarkStart w:id="450" w:name="_Toc31197153"/>
      <w:bookmarkStart w:id="451" w:name="_Toc37849768"/>
      <w:bookmarkStart w:id="452" w:name="_Toc38030543"/>
      <w:bookmarkEnd w:id="446"/>
      <w:bookmarkEnd w:id="449"/>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450"/>
      <w:bookmarkEnd w:id="451"/>
      <w:bookmarkEnd w:id="452"/>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lastRenderedPageBreak/>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601F9A2B"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commentRangeStart w:id="453"/>
            <w:proofErr w:type="spellStart"/>
            <w:r w:rsidRPr="005F4836">
              <w:rPr>
                <w:b/>
                <w:bCs/>
              </w:rPr>
              <w:t>episodeEnd</w:t>
            </w:r>
            <w:proofErr w:type="spellEnd"/>
            <w:r>
              <w:t xml:space="preserve"> </w:t>
            </w:r>
            <w:del w:id="454" w:author="Molly McEvilley" w:date="2020-06-04T08:52:00Z">
              <w:r w:rsidDel="00741212">
                <w:delText xml:space="preserve">between </w:delText>
              </w:r>
            </w:del>
            <w:del w:id="455" w:author="Molly McEvilley" w:date="2020-06-04T08:51:00Z">
              <w:r w:rsidRPr="00E6519A" w:rsidDel="00206C7F">
                <w:delText>(</w:delText>
              </w:r>
              <w:r w:rsidRPr="005F4836" w:rsidDel="00206C7F">
                <w:rPr>
                  <w:b/>
                  <w:bCs/>
                </w:rPr>
                <w:delText>LastActive</w:delText>
              </w:r>
              <w:r w:rsidRPr="00E6519A" w:rsidDel="00206C7F">
                <w:rPr>
                  <w:i/>
                </w:rPr>
                <w:delText xml:space="preserve"> </w:delText>
              </w:r>
              <w:r w:rsidRPr="00E6519A" w:rsidDel="00206C7F">
                <w:delText>– 364 days) and</w:delText>
              </w:r>
            </w:del>
            <w:ins w:id="456" w:author="Molly McEvilley" w:date="2020-06-04T08:51:00Z">
              <w:r w:rsidR="00206C7F">
                <w:t>in the year ending on</w:t>
              </w:r>
            </w:ins>
            <w:r w:rsidRPr="00E6519A">
              <w:t xml:space="preserve"> </w:t>
            </w:r>
            <w:proofErr w:type="spellStart"/>
            <w:r w:rsidRPr="005F4836">
              <w:rPr>
                <w:b/>
                <w:bCs/>
              </w:rPr>
              <w:t>LastActive</w:t>
            </w:r>
            <w:commentRangeEnd w:id="453"/>
            <w:proofErr w:type="spellEnd"/>
            <w:r w:rsidR="00645339">
              <w:rPr>
                <w:rStyle w:val="CommentReference"/>
                <w:rFonts w:eastAsiaTheme="minorHAnsi"/>
              </w:rPr>
              <w:commentReference w:id="453"/>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046859">
      <w:pPr>
        <w:pStyle w:val="ListParagraph"/>
        <w:widowControl w:val="0"/>
        <w:numPr>
          <w:ilvl w:val="0"/>
          <w:numId w:val="25"/>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6D2E5B3F" w:rsidR="00DE0E77" w:rsidRPr="006B4F91" w:rsidRDefault="00DE0E77" w:rsidP="00046859">
      <w:pPr>
        <w:pStyle w:val="ListParagraph"/>
        <w:widowControl w:val="0"/>
        <w:numPr>
          <w:ilvl w:val="0"/>
          <w:numId w:val="25"/>
        </w:numPr>
        <w:rPr>
          <w:b/>
        </w:rPr>
      </w:pPr>
      <w:proofErr w:type="spellStart"/>
      <w:r w:rsidRPr="006B4F91">
        <w:rPr>
          <w:bCs/>
        </w:rPr>
        <w:t>ch_Episodes.</w:t>
      </w:r>
      <w:r w:rsidRPr="006B4F91">
        <w:rPr>
          <w:b/>
        </w:rPr>
        <w:t>episodeEnd</w:t>
      </w:r>
      <w:proofErr w:type="spellEnd"/>
      <w:r>
        <w:t xml:space="preserve"> </w:t>
      </w:r>
      <w:commentRangeStart w:id="457"/>
      <w:del w:id="458" w:author="Molly McEvilley" w:date="2020-06-04T08:54:00Z">
        <w:r w:rsidRPr="00E6519A" w:rsidDel="009B23F3">
          <w:delText xml:space="preserve">between </w:delText>
        </w:r>
      </w:del>
      <w:ins w:id="459" w:author="Molly McEvilley" w:date="2020-06-04T08:54:00Z">
        <w:r w:rsidR="009B23F3">
          <w:t xml:space="preserve">&gt; </w:t>
        </w:r>
      </w:ins>
      <w:r w:rsidRPr="00E6519A">
        <w:t>(</w:t>
      </w:r>
      <w:proofErr w:type="spellStart"/>
      <w:r w:rsidRPr="006B4F91">
        <w:rPr>
          <w:b/>
        </w:rPr>
        <w:t>LastActive</w:t>
      </w:r>
      <w:proofErr w:type="spellEnd"/>
      <w:r w:rsidRPr="006B4F91">
        <w:rPr>
          <w:i/>
        </w:rPr>
        <w:t xml:space="preserve"> </w:t>
      </w:r>
      <w:r w:rsidRPr="00E6519A">
        <w:t xml:space="preserve">– </w:t>
      </w:r>
      <w:del w:id="460" w:author="Molly McEvilley" w:date="2020-06-04T08:54:00Z">
        <w:r w:rsidRPr="00E6519A" w:rsidDel="009B23F3">
          <w:delText>364 days</w:delText>
        </w:r>
      </w:del>
      <w:ins w:id="461" w:author="Molly McEvilley" w:date="2020-06-04T08:54:00Z">
        <w:r w:rsidR="009B23F3">
          <w:t xml:space="preserve">1 year) </w:t>
        </w:r>
      </w:ins>
      <w:del w:id="462" w:author="Molly McEvilley" w:date="2020-06-04T08:54:00Z">
        <w:r w:rsidRPr="005C4382" w:rsidDel="009B23F3">
          <w:rPr>
            <w:b/>
            <w:bCs/>
          </w:rPr>
          <w:delText xml:space="preserve">) and </w:delText>
        </w:r>
      </w:del>
      <w:del w:id="463" w:author="Molly McEvilley" w:date="2020-06-04T08:56:00Z">
        <w:r w:rsidRPr="006B4F91" w:rsidDel="0059423E">
          <w:rPr>
            <w:b/>
          </w:rPr>
          <w:delText>LastActive</w:delText>
        </w:r>
      </w:del>
      <w:commentRangeEnd w:id="457"/>
      <w:r w:rsidR="006F1751">
        <w:rPr>
          <w:rStyle w:val="CommentReference"/>
          <w:rFonts w:eastAsiaTheme="minorHAnsi" w:cstheme="minorBidi"/>
        </w:rPr>
        <w:commentReference w:id="457"/>
      </w:r>
    </w:p>
    <w:p w14:paraId="3ABBFCCE" w14:textId="77777777" w:rsidR="00DE0E77" w:rsidRPr="00A7544C"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046859">
      <w:pPr>
        <w:pStyle w:val="ListParagraph"/>
        <w:widowControl w:val="0"/>
        <w:numPr>
          <w:ilvl w:val="0"/>
          <w:numId w:val="25"/>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046859">
      <w:pPr>
        <w:pStyle w:val="ListParagraph"/>
        <w:widowControl w:val="0"/>
        <w:numPr>
          <w:ilvl w:val="0"/>
          <w:numId w:val="25"/>
        </w:numPr>
        <w:rPr>
          <w:b/>
        </w:rPr>
      </w:pPr>
      <w:r>
        <w:rPr>
          <w:bCs/>
        </w:rPr>
        <w:t>[COUNT of ch_</w:t>
      </w:r>
      <w:r w:rsidRPr="006B4F91">
        <w:rPr>
          <w:bCs/>
        </w:rPr>
        <w:t>Episodes</w:t>
      </w:r>
      <w:r>
        <w:rPr>
          <w:bCs/>
        </w:rPr>
        <w:t>] &gt;= 4</w:t>
      </w:r>
    </w:p>
    <w:p w14:paraId="120CA292" w14:textId="77777777" w:rsidR="00DE0E77" w:rsidRPr="00A7544C" w:rsidRDefault="00DE0E77" w:rsidP="00046859">
      <w:pPr>
        <w:pStyle w:val="ListParagraph"/>
        <w:numPr>
          <w:ilvl w:val="0"/>
          <w:numId w:val="26"/>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046859">
      <w:pPr>
        <w:pStyle w:val="ListParagraph"/>
        <w:widowControl w:val="0"/>
        <w:numPr>
          <w:ilvl w:val="0"/>
          <w:numId w:val="25"/>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046859">
      <w:pPr>
        <w:pStyle w:val="ListParagraph"/>
        <w:widowControl w:val="0"/>
        <w:numPr>
          <w:ilvl w:val="0"/>
          <w:numId w:val="25"/>
        </w:numPr>
        <w:rPr>
          <w:ins w:id="464" w:author="Molly McEvilley" w:date="2020-06-11T07:46:00Z"/>
        </w:rPr>
      </w:pPr>
      <w:commentRangeStart w:id="465"/>
      <w:ins w:id="466" w:author="Molly McEvilley" w:date="2020-06-11T07:45:00Z">
        <w:r>
          <w:t xml:space="preserve">There is </w:t>
        </w:r>
      </w:ins>
      <w:ins w:id="467" w:author="Molly McEvilley" w:date="2020-06-11T07:46:00Z">
        <w:r>
          <w:t xml:space="preserve">an enrollment in </w:t>
        </w:r>
        <w:proofErr w:type="spellStart"/>
        <w:r>
          <w:t>tlsa_Enrollment</w:t>
        </w:r>
        <w:proofErr w:type="spellEnd"/>
        <w:r>
          <w:t xml:space="preserve"> where </w:t>
        </w:r>
        <w:r w:rsidRPr="00BB2FE1">
          <w:rPr>
            <w:b/>
            <w:bCs/>
          </w:rPr>
          <w:t>CH</w:t>
        </w:r>
        <w:r>
          <w:rPr>
            <w:b/>
            <w:bCs/>
          </w:rPr>
          <w:t xml:space="preserve"> </w:t>
        </w:r>
        <w:r w:rsidRPr="00BB2FE1">
          <w:t>= 1 and:</w:t>
        </w:r>
      </w:ins>
    </w:p>
    <w:p w14:paraId="77138547" w14:textId="48BF77BD" w:rsidR="00DE0E77" w:rsidRPr="00D75C24" w:rsidRDefault="00DE0E77" w:rsidP="00BB2FE1">
      <w:pPr>
        <w:pStyle w:val="ListParagraph"/>
        <w:widowControl w:val="0"/>
        <w:numPr>
          <w:ilvl w:val="1"/>
          <w:numId w:val="25"/>
        </w:numPr>
      </w:pPr>
      <w:r w:rsidRPr="005F4836">
        <w:rPr>
          <w:b/>
          <w:bCs/>
        </w:rPr>
        <w:t>EntryDate</w:t>
      </w:r>
      <w:r w:rsidRPr="00A7544C">
        <w:t xml:space="preserve"> </w:t>
      </w:r>
      <w:del w:id="468" w:author="Molly McEvilley" w:date="2020-06-11T07:46:00Z">
        <w:r w:rsidRPr="00A7544C" w:rsidDel="003B2526">
          <w:delText xml:space="preserve">for ch_Enrollment </w:delText>
        </w:r>
      </w:del>
      <w:commentRangeStart w:id="469"/>
      <w:r w:rsidRPr="00A7544C">
        <w:t>&gt;</w:t>
      </w:r>
      <w:del w:id="470" w:author="Molly McEvilley" w:date="2020-06-04T08:55:00Z">
        <w:r w:rsidRPr="00A7544C" w:rsidDel="00FF0F8F">
          <w:delText>=</w:delText>
        </w:r>
      </w:del>
      <w:r w:rsidRPr="00A7544C">
        <w:t xml:space="preserve"> (</w:t>
      </w:r>
      <w:commentRangeEnd w:id="465"/>
      <w:proofErr w:type="spellStart"/>
      <w:r w:rsidR="00C61C30">
        <w:rPr>
          <w:rStyle w:val="CommentReference"/>
          <w:rFonts w:eastAsiaTheme="minorHAnsi" w:cstheme="minorBidi"/>
        </w:rPr>
        <w:commentReference w:id="465"/>
      </w:r>
      <w:r w:rsidRPr="00A7544C">
        <w:rPr>
          <w:b/>
          <w:bCs/>
        </w:rPr>
        <w:t>LastActive</w:t>
      </w:r>
      <w:proofErr w:type="spellEnd"/>
      <w:r w:rsidRPr="00A7544C">
        <w:t xml:space="preserve"> – </w:t>
      </w:r>
      <w:ins w:id="471" w:author="Molly McEvilley" w:date="2020-06-04T08:55:00Z">
        <w:r w:rsidR="00FF0F8F">
          <w:t>1 year</w:t>
        </w:r>
      </w:ins>
      <w:del w:id="472" w:author="Molly McEvilley" w:date="2020-06-04T08:55:00Z">
        <w:r w:rsidRPr="00A7544C" w:rsidDel="00FF0F8F">
          <w:delText>364 day</w:delText>
        </w:r>
        <w:r w:rsidRPr="00E17F92" w:rsidDel="00FF0F8F">
          <w:delText>s</w:delText>
        </w:r>
      </w:del>
      <w:r w:rsidRPr="00E17F92">
        <w:t>)</w:t>
      </w:r>
      <w:commentRangeEnd w:id="469"/>
      <w:r w:rsidR="006F1751">
        <w:rPr>
          <w:rStyle w:val="CommentReference"/>
          <w:rFonts w:eastAsiaTheme="minorHAnsi" w:cstheme="minorBidi"/>
        </w:rPr>
        <w:commentReference w:id="469"/>
      </w:r>
    </w:p>
    <w:p w14:paraId="42ECDDC5" w14:textId="77777777" w:rsidR="00DE0E77" w:rsidRPr="00E17F92" w:rsidRDefault="00DE0E77" w:rsidP="00BB2FE1">
      <w:pPr>
        <w:pStyle w:val="ListParagraph"/>
        <w:widowControl w:val="0"/>
        <w:numPr>
          <w:ilvl w:val="1"/>
          <w:numId w:val="25"/>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BB2FE1">
      <w:pPr>
        <w:pStyle w:val="ListParagraph"/>
        <w:widowControl w:val="0"/>
        <w:numPr>
          <w:ilvl w:val="1"/>
          <w:numId w:val="25"/>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046859">
      <w:pPr>
        <w:pStyle w:val="ListParagraph"/>
        <w:widowControl w:val="0"/>
        <w:numPr>
          <w:ilvl w:val="0"/>
          <w:numId w:val="26"/>
        </w:numPr>
        <w:rPr>
          <w:szCs w:val="20"/>
        </w:rPr>
      </w:pPr>
      <w:r w:rsidRPr="006B4F91">
        <w:rPr>
          <w:szCs w:val="20"/>
        </w:rPr>
        <w:lastRenderedPageBreak/>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046859">
      <w:pPr>
        <w:pStyle w:val="ListParagraph"/>
        <w:widowControl w:val="0"/>
        <w:numPr>
          <w:ilvl w:val="0"/>
          <w:numId w:val="25"/>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046859">
      <w:pPr>
        <w:pStyle w:val="ListParagraph"/>
        <w:widowControl w:val="0"/>
        <w:numPr>
          <w:ilvl w:val="0"/>
          <w:numId w:val="25"/>
        </w:numPr>
        <w:rPr>
          <w:b/>
        </w:rPr>
      </w:pPr>
      <w:r>
        <w:rPr>
          <w:bCs/>
        </w:rPr>
        <w:t xml:space="preserve"> [COUNT of ch_</w:t>
      </w:r>
      <w:r w:rsidRPr="006B4F91">
        <w:rPr>
          <w:bCs/>
        </w:rPr>
        <w:t>Episodes</w:t>
      </w:r>
      <w:r>
        <w:rPr>
          <w:bCs/>
        </w:rPr>
        <w:t>] &lt; 4</w:t>
      </w:r>
    </w:p>
    <w:p w14:paraId="75C3DB73" w14:textId="04EEF003" w:rsidR="00DE0E77" w:rsidRPr="005F4836"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commentRangeStart w:id="473"/>
      <w:ins w:id="474" w:author="Molly McEvilley" w:date="2020-06-11T09:18:00Z">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ins>
      <w:commentRangeEnd w:id="473"/>
      <w:ins w:id="475" w:author="Molly McEvilley" w:date="2020-06-11T09:31:00Z">
        <w:r w:rsidR="0005626C">
          <w:rPr>
            <w:rStyle w:val="CommentReference"/>
            <w:rFonts w:eastAsiaTheme="minorHAnsi" w:cstheme="minorBidi"/>
          </w:rPr>
          <w:commentReference w:id="473"/>
        </w:r>
      </w:ins>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046859">
      <w:pPr>
        <w:pStyle w:val="ListParagraph"/>
        <w:widowControl w:val="0"/>
        <w:numPr>
          <w:ilvl w:val="0"/>
          <w:numId w:val="26"/>
        </w:numPr>
        <w:rPr>
          <w:ins w:id="476" w:author="Molly McEvilley" w:date="2020-06-11T08:18:00Z"/>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commentRangeStart w:id="477"/>
      <w:ins w:id="478" w:author="Molly McEvilley" w:date="2020-06-11T09:19:00Z">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ins>
      <w:commentRangeEnd w:id="477"/>
      <w:ins w:id="479" w:author="Molly McEvilley" w:date="2020-06-11T09:32:00Z">
        <w:r w:rsidR="00D417DC">
          <w:rPr>
            <w:rStyle w:val="CommentReference"/>
            <w:rFonts w:eastAsiaTheme="minorHAnsi" w:cstheme="minorBidi"/>
          </w:rPr>
          <w:commentReference w:id="477"/>
        </w:r>
      </w:ins>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ins w:id="480" w:author="Molly McEvilley" w:date="2020-06-11T08:23:00Z"/>
          <w:szCs w:val="20"/>
        </w:rPr>
      </w:pPr>
      <w:commentRangeStart w:id="481"/>
      <w:ins w:id="482" w:author="Molly McEvilley" w:date="2020-06-11T08:35:00Z">
        <w:r>
          <w:rPr>
            <w:szCs w:val="20"/>
          </w:rPr>
          <w:t xml:space="preserve">After these values are set, </w:t>
        </w:r>
        <w:r w:rsidR="00AC415B">
          <w:rPr>
            <w:szCs w:val="20"/>
          </w:rPr>
          <w:t xml:space="preserve">there </w:t>
        </w:r>
      </w:ins>
      <w:ins w:id="483" w:author="Molly McEvilley" w:date="2020-06-11T09:19:00Z">
        <w:r w:rsidR="00485A85">
          <w:rPr>
            <w:szCs w:val="20"/>
          </w:rPr>
          <w:t>is one</w:t>
        </w:r>
      </w:ins>
      <w:ins w:id="484" w:author="Molly McEvilley" w:date="2020-06-11T08:35:00Z">
        <w:r w:rsidR="00AC415B">
          <w:rPr>
            <w:szCs w:val="20"/>
          </w:rPr>
          <w:t xml:space="preserve"> additional update to </w:t>
        </w:r>
        <w:proofErr w:type="spellStart"/>
        <w:r w:rsidR="00AC415B" w:rsidRPr="005C4382">
          <w:rPr>
            <w:b/>
            <w:bCs/>
            <w:szCs w:val="20"/>
          </w:rPr>
          <w:t>CHTim</w:t>
        </w:r>
      </w:ins>
      <w:ins w:id="485" w:author="Molly McEvilley" w:date="2020-06-11T08:36:00Z">
        <w:r w:rsidR="00AC415B" w:rsidRPr="005C4382">
          <w:rPr>
            <w:b/>
            <w:bCs/>
            <w:szCs w:val="20"/>
          </w:rPr>
          <w:t>eStatus</w:t>
        </w:r>
      </w:ins>
      <w:proofErr w:type="spellEnd"/>
      <w:ins w:id="486" w:author="Molly McEvilley" w:date="2020-06-11T09:19:00Z">
        <w:r w:rsidR="00485A85">
          <w:rPr>
            <w:szCs w:val="20"/>
          </w:rPr>
          <w:t xml:space="preserve"> to identify </w:t>
        </w:r>
      </w:ins>
      <w:ins w:id="487" w:author="Molly McEvilley" w:date="2020-06-11T08:37:00Z">
        <w:r w:rsidR="004814D5">
          <w:rPr>
            <w:szCs w:val="20"/>
          </w:rPr>
          <w:t xml:space="preserve">people who </w:t>
        </w:r>
      </w:ins>
      <w:ins w:id="488" w:author="Molly McEvilley" w:date="2020-06-11T08:19:00Z">
        <w:r w:rsidR="00990D7E">
          <w:rPr>
            <w:szCs w:val="20"/>
          </w:rPr>
          <w:t xml:space="preserve">do not meet the </w:t>
        </w:r>
        <w:r w:rsidR="00917274">
          <w:rPr>
            <w:szCs w:val="20"/>
          </w:rPr>
          <w:t xml:space="preserve">time criteria for chronic homelessness </w:t>
        </w:r>
      </w:ins>
      <w:ins w:id="489" w:author="Molly McEvilley" w:date="2020-06-11T08:39:00Z">
        <w:r w:rsidR="00317F6A">
          <w:rPr>
            <w:szCs w:val="20"/>
          </w:rPr>
          <w:t>and</w:t>
        </w:r>
      </w:ins>
      <w:ins w:id="490" w:author="Molly McEvilley" w:date="2020-06-11T08:37:00Z">
        <w:r w:rsidR="004814D5">
          <w:rPr>
            <w:szCs w:val="20"/>
          </w:rPr>
          <w:t xml:space="preserve"> are missing </w:t>
        </w:r>
      </w:ins>
      <w:ins w:id="491" w:author="Molly McEvilley" w:date="2020-06-11T08:39:00Z">
        <w:r w:rsidR="00317F6A">
          <w:rPr>
            <w:szCs w:val="20"/>
          </w:rPr>
          <w:t xml:space="preserve">relevant </w:t>
        </w:r>
      </w:ins>
      <w:ins w:id="492" w:author="Molly McEvilley" w:date="2020-06-11T08:38:00Z">
        <w:r w:rsidR="00CC12C6">
          <w:rPr>
            <w:szCs w:val="20"/>
          </w:rPr>
          <w:t xml:space="preserve">data </w:t>
        </w:r>
      </w:ins>
      <w:ins w:id="493" w:author="Molly McEvilley" w:date="2020-06-11T08:39:00Z">
        <w:r w:rsidR="00317F6A">
          <w:rPr>
            <w:szCs w:val="20"/>
          </w:rPr>
          <w:t>(i.e., people who might meet the time criteria if data were complete)</w:t>
        </w:r>
        <w:r w:rsidR="00BC189A">
          <w:rPr>
            <w:szCs w:val="20"/>
          </w:rPr>
          <w:t xml:space="preserve">. </w:t>
        </w:r>
      </w:ins>
      <w:ins w:id="494" w:author="Molly McEvilley" w:date="2020-06-11T08:45:00Z">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ins>
      <w:ins w:id="495" w:author="Molly McEvilley" w:date="2020-06-11T08:40:00Z">
        <w:r w:rsidR="00B67A79">
          <w:rPr>
            <w:szCs w:val="20"/>
          </w:rPr>
          <w:t xml:space="preserve"> all </w:t>
        </w:r>
      </w:ins>
      <w:ins w:id="496" w:author="Molly McEvilley" w:date="2020-06-11T08:43:00Z">
        <w:r w:rsidR="004F1F68">
          <w:rPr>
            <w:szCs w:val="20"/>
          </w:rPr>
          <w:t>records in tlsa_Person where</w:t>
        </w:r>
      </w:ins>
      <w:ins w:id="497" w:author="Molly McEvilley" w:date="2020-06-11T08:23:00Z">
        <w:r w:rsidR="00F865CF">
          <w:rPr>
            <w:szCs w:val="20"/>
          </w:rPr>
          <w:t>:</w:t>
        </w:r>
      </w:ins>
    </w:p>
    <w:p w14:paraId="601F2161" w14:textId="1F9BFC4F" w:rsidR="00481311" w:rsidRDefault="00F865CF" w:rsidP="005C4382">
      <w:pPr>
        <w:pStyle w:val="ListParagraph"/>
        <w:widowControl w:val="0"/>
        <w:numPr>
          <w:ilvl w:val="0"/>
          <w:numId w:val="62"/>
        </w:numPr>
        <w:rPr>
          <w:ins w:id="498" w:author="Molly McEvilley" w:date="2020-06-11T08:25:00Z"/>
        </w:rPr>
      </w:pPr>
      <w:proofErr w:type="spellStart"/>
      <w:ins w:id="499" w:author="Molly McEvilley" w:date="2020-06-11T08:23:00Z">
        <w:r w:rsidRPr="00FD1F07">
          <w:rPr>
            <w:b/>
          </w:rPr>
          <w:t>CHTime</w:t>
        </w:r>
        <w:proofErr w:type="spellEnd"/>
        <w:r>
          <w:t xml:space="preserve"> in (0,270) </w:t>
        </w:r>
        <w:r w:rsidR="0044757A">
          <w:t xml:space="preserve">– </w:t>
        </w:r>
      </w:ins>
      <w:ins w:id="500" w:author="Molly McEvilley" w:date="2020-06-11T08:27:00Z">
        <w:r w:rsidR="00D543DB">
          <w:t>T</w:t>
        </w:r>
      </w:ins>
      <w:ins w:id="501" w:author="Molly McEvilley" w:date="2020-06-11T08:23:00Z">
        <w:r w:rsidR="0044757A">
          <w:t>he total numb</w:t>
        </w:r>
      </w:ins>
      <w:ins w:id="502" w:author="Molly McEvilley" w:date="2020-06-11T08:24:00Z">
        <w:r w:rsidR="0044757A">
          <w:t xml:space="preserve">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ins>
      <w:proofErr w:type="spellStart"/>
      <w:ins w:id="503" w:author="Molly McEvilley" w:date="2020-06-11T08:25:00Z">
        <w:r w:rsidR="00481311" w:rsidRPr="005C4382">
          <w:rPr>
            <w:b/>
            <w:bCs/>
          </w:rPr>
          <w:t>LastActive</w:t>
        </w:r>
        <w:proofErr w:type="spellEnd"/>
        <w:r w:rsidR="00481311">
          <w:t xml:space="preserve"> </w:t>
        </w:r>
      </w:ins>
      <w:ins w:id="504" w:author="Molly McEvilley" w:date="2020-06-11T08:24:00Z">
        <w:r w:rsidR="00481311">
          <w:t>is less than 365</w:t>
        </w:r>
      </w:ins>
      <w:ins w:id="505" w:author="Molly McEvilley" w:date="2020-06-11T08:25:00Z">
        <w:r w:rsidR="00BE0F89">
          <w:t>; or</w:t>
        </w:r>
      </w:ins>
    </w:p>
    <w:p w14:paraId="53FCF3A0" w14:textId="088F832D" w:rsidR="00BE0F89" w:rsidRDefault="00BE0F89" w:rsidP="005C4382">
      <w:pPr>
        <w:pStyle w:val="ListParagraph"/>
        <w:widowControl w:val="0"/>
        <w:numPr>
          <w:ilvl w:val="0"/>
          <w:numId w:val="62"/>
        </w:numPr>
        <w:rPr>
          <w:ins w:id="506" w:author="Molly McEvilley" w:date="2020-06-11T08:25:00Z"/>
        </w:rPr>
      </w:pPr>
      <w:proofErr w:type="spellStart"/>
      <w:ins w:id="507" w:author="Molly McEvilley" w:date="2020-06-11T08:25:00Z">
        <w:r w:rsidRPr="005C4382">
          <w:rPr>
            <w:b/>
            <w:bCs/>
          </w:rPr>
          <w:t>CHTimeStatus</w:t>
        </w:r>
        <w:proofErr w:type="spellEnd"/>
        <w:r>
          <w:t xml:space="preserve"> = 3</w:t>
        </w:r>
      </w:ins>
      <w:ins w:id="508" w:author="Molly McEvilley" w:date="2020-06-11T08:26:00Z">
        <w:r w:rsidR="00A77E7A">
          <w:t xml:space="preserve"> </w:t>
        </w:r>
      </w:ins>
      <w:ins w:id="509" w:author="Molly McEvilley" w:date="2020-06-11T08:28:00Z">
        <w:r w:rsidR="007C5DBD">
          <w:t>–</w:t>
        </w:r>
      </w:ins>
      <w:ins w:id="510" w:author="Molly McEvilley" w:date="2020-06-11T09:20:00Z">
        <w:r w:rsidR="00803B6C">
          <w:t xml:space="preserve"> </w:t>
        </w:r>
      </w:ins>
      <w:ins w:id="511" w:author="Molly McEvilley" w:date="2020-06-11T09:21:00Z">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ins>
      <w:ins w:id="512" w:author="Molly McEvilley" w:date="2020-06-11T09:25:00Z">
        <w:r w:rsidR="00DE3C32">
          <w:t>;</w:t>
        </w:r>
      </w:ins>
      <w:proofErr w:type="gramEnd"/>
    </w:p>
    <w:p w14:paraId="57B54763" w14:textId="29F8ECFC" w:rsidR="004043CB" w:rsidRPr="004043CB" w:rsidRDefault="00AE1B2E" w:rsidP="005C4382">
      <w:pPr>
        <w:widowControl w:val="0"/>
        <w:rPr>
          <w:szCs w:val="20"/>
        </w:rPr>
      </w:pPr>
      <w:ins w:id="513" w:author="Molly McEvilley" w:date="2020-06-11T09:22:00Z">
        <w:r>
          <w:rPr>
            <w:szCs w:val="20"/>
          </w:rPr>
          <w:t xml:space="preserve">AND there is </w:t>
        </w:r>
        <w:r w:rsidR="00FC6156">
          <w:rPr>
            <w:szCs w:val="20"/>
          </w:rPr>
          <w:t>at least one</w:t>
        </w:r>
      </w:ins>
      <w:ins w:id="514" w:author="Molly McEvilley" w:date="2020-06-11T09:23:00Z">
        <w:r w:rsidR="00FC6156">
          <w:rPr>
            <w:szCs w:val="20"/>
          </w:rPr>
          <w:t xml:space="preserve"> enrollment </w:t>
        </w:r>
      </w:ins>
      <w:ins w:id="515" w:author="Molly McEvilley" w:date="2020-06-11T09:24:00Z">
        <w:r w:rsidR="003A32CC">
          <w:rPr>
            <w:szCs w:val="20"/>
          </w:rPr>
          <w:t xml:space="preserve">for the </w:t>
        </w:r>
        <w:r w:rsidR="003A32CC" w:rsidRPr="005C4382">
          <w:rPr>
            <w:b/>
            <w:bCs/>
            <w:szCs w:val="20"/>
          </w:rPr>
          <w:t>PersonalID</w:t>
        </w:r>
        <w:r w:rsidR="003A32CC">
          <w:rPr>
            <w:szCs w:val="20"/>
          </w:rPr>
          <w:t xml:space="preserve"> </w:t>
        </w:r>
      </w:ins>
      <w:ins w:id="516" w:author="Molly McEvilley" w:date="2020-06-11T09:23:00Z">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ins>
      <w:ins w:id="517" w:author="Molly McEvilley" w:date="2020-06-11T09:24:00Z">
        <w:r w:rsidR="003A32CC" w:rsidRPr="005C4382">
          <w:rPr>
            <w:b/>
            <w:bCs/>
            <w:szCs w:val="20"/>
          </w:rPr>
          <w:t>CH</w:t>
        </w:r>
        <w:r w:rsidR="003A32CC">
          <w:rPr>
            <w:szCs w:val="20"/>
          </w:rPr>
          <w:t xml:space="preserve"> = 1 and </w:t>
        </w:r>
      </w:ins>
      <w:ins w:id="518" w:author="Molly McEvilley" w:date="2020-06-11T09:23:00Z">
        <w:r w:rsidR="00697DB9">
          <w:rPr>
            <w:szCs w:val="20"/>
          </w:rPr>
          <w:t xml:space="preserve">any </w:t>
        </w:r>
      </w:ins>
      <w:ins w:id="519" w:author="Molly McEvilley" w:date="2020-06-11T09:24:00Z">
        <w:r w:rsidR="00697DB9">
          <w:rPr>
            <w:szCs w:val="20"/>
          </w:rPr>
          <w:t xml:space="preserve">of the following </w:t>
        </w:r>
        <w:r w:rsidR="003A32CC">
          <w:rPr>
            <w:szCs w:val="20"/>
          </w:rPr>
          <w:t>are true</w:t>
        </w:r>
      </w:ins>
      <w:ins w:id="520" w:author="Molly McEvilley" w:date="2020-06-11T09:23:00Z">
        <w:r w:rsidR="00FC6156">
          <w:rPr>
            <w:szCs w:val="20"/>
          </w:rPr>
          <w:t>:</w:t>
        </w:r>
      </w:ins>
      <w:commentRangeEnd w:id="481"/>
      <w:ins w:id="521" w:author="Molly McEvilley" w:date="2020-06-11T09:33:00Z">
        <w:r w:rsidR="00CA7665">
          <w:rPr>
            <w:rStyle w:val="CommentReference"/>
          </w:rPr>
          <w:commentReference w:id="481"/>
        </w:r>
      </w:ins>
    </w:p>
    <w:p w14:paraId="63945150" w14:textId="2A48EA08" w:rsidR="00DE0E77" w:rsidDel="00FC6156" w:rsidRDefault="00DE0E77" w:rsidP="00046859">
      <w:pPr>
        <w:pStyle w:val="ListParagraph"/>
        <w:numPr>
          <w:ilvl w:val="0"/>
          <w:numId w:val="26"/>
        </w:numPr>
        <w:rPr>
          <w:del w:id="522" w:author="Molly McEvilley" w:date="2020-06-11T09:23:00Z"/>
        </w:rPr>
      </w:pPr>
      <w:commentRangeStart w:id="523"/>
      <w:del w:id="524" w:author="Molly McEvilley" w:date="2020-06-11T09:23:00Z">
        <w:r w:rsidDel="00FC6156">
          <w:delText xml:space="preserve">Set </w:delText>
        </w:r>
        <w:r w:rsidRPr="00A7544C" w:rsidDel="00FC6156">
          <w:rPr>
            <w:b/>
          </w:rPr>
          <w:delText>CHTimeStatus</w:delText>
        </w:r>
        <w:r w:rsidDel="00FC6156">
          <w:delText xml:space="preserve"> = 99 where (</w:delText>
        </w:r>
        <w:r w:rsidRPr="00A7544C" w:rsidDel="00FC6156">
          <w:rPr>
            <w:b/>
          </w:rPr>
          <w:delText>CHTime</w:delText>
        </w:r>
        <w:r w:rsidDel="00FC6156">
          <w:delText xml:space="preserve"> in (0,270) or </w:delText>
        </w:r>
        <w:r w:rsidRPr="00A7544C" w:rsidDel="00FC6156">
          <w:rPr>
            <w:b/>
          </w:rPr>
          <w:delText>CHTimeStatus</w:delText>
        </w:r>
        <w:r w:rsidDel="00FC6156">
          <w:delText xml:space="preserve"> = 3) and for any ch_Enrollment where:</w:delText>
        </w:r>
      </w:del>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77777777" w:rsidR="00F82A02" w:rsidRDefault="00DE0E77" w:rsidP="00DE0E77">
      <w:pPr>
        <w:pStyle w:val="ListParagraph"/>
        <w:ind w:left="1080"/>
        <w:rPr>
          <w:ins w:id="525" w:author="Molly McEvilley" w:date="2020-06-11T11:41:00Z"/>
        </w:rPr>
      </w:pPr>
      <w:r w:rsidRPr="009C008E">
        <w:rPr>
          <w:b/>
          <w:bCs/>
          <w:iCs/>
        </w:rPr>
        <w:t>ProjectType</w:t>
      </w:r>
      <w:r w:rsidRPr="00104046">
        <w:t xml:space="preserve"> in (1,8) and </w:t>
      </w:r>
    </w:p>
    <w:p w14:paraId="1C18EA10" w14:textId="6EE5E156" w:rsidR="00DE0E77" w:rsidRDefault="00DE0E77" w:rsidP="00F82A02">
      <w:pPr>
        <w:pStyle w:val="ListParagraph"/>
        <w:numPr>
          <w:ilvl w:val="6"/>
          <w:numId w:val="3"/>
        </w:numPr>
        <w:rPr>
          <w:ins w:id="526" w:author="Molly McEvilley" w:date="2020-06-11T11:41:00Z"/>
        </w:rPr>
      </w:pPr>
      <w:r w:rsidRPr="0060237C">
        <w:rPr>
          <w:i/>
        </w:rPr>
        <w:t>DateToStreetESSH</w:t>
      </w:r>
      <w:r w:rsidRPr="00104046">
        <w:t xml:space="preserve"> </w:t>
      </w:r>
      <w:r w:rsidRPr="00A6067F">
        <w:t xml:space="preserve">is </w:t>
      </w:r>
      <w:r w:rsidR="00143E83">
        <w:t>NULL</w:t>
      </w:r>
      <w:ins w:id="527" w:author="Molly McEvilley" w:date="2020-06-11T11:41:00Z">
        <w:r w:rsidR="00F82A02">
          <w:t>; or</w:t>
        </w:r>
      </w:ins>
    </w:p>
    <w:p w14:paraId="15E65F0E" w14:textId="77777777" w:rsidR="00624143" w:rsidRPr="00104046" w:rsidRDefault="00624143" w:rsidP="00BD2E81">
      <w:pPr>
        <w:pStyle w:val="ListParagraph"/>
        <w:numPr>
          <w:ilvl w:val="6"/>
          <w:numId w:val="3"/>
        </w:numPr>
        <w:rPr>
          <w:ins w:id="528" w:author="Molly McEvilley" w:date="2020-06-11T11:41:00Z"/>
        </w:rPr>
      </w:pPr>
      <w:proofErr w:type="spellStart"/>
      <w:ins w:id="529" w:author="Molly McEvilley" w:date="2020-06-11T11:41:00Z">
        <w:r w:rsidRPr="0060237C">
          <w:rPr>
            <w:i/>
          </w:rPr>
          <w:t>TimesHomelessPastThreeYears</w:t>
        </w:r>
        <w:proofErr w:type="spellEnd"/>
        <w:r>
          <w:t xml:space="preserve"> </w:t>
        </w:r>
        <w:r w:rsidRPr="00104046">
          <w:t xml:space="preserve">in (8,9,99) or is </w:t>
        </w:r>
        <w:r>
          <w:t>NULL</w:t>
        </w:r>
      </w:ins>
    </w:p>
    <w:p w14:paraId="41D94958" w14:textId="77777777" w:rsidR="00624143" w:rsidRDefault="00624143" w:rsidP="00BD2E81">
      <w:pPr>
        <w:pStyle w:val="ListParagraph"/>
        <w:numPr>
          <w:ilvl w:val="6"/>
          <w:numId w:val="3"/>
        </w:numPr>
        <w:rPr>
          <w:ins w:id="530" w:author="Molly McEvilley" w:date="2020-06-11T11:41:00Z"/>
        </w:rPr>
      </w:pPr>
      <w:proofErr w:type="spellStart"/>
      <w:ins w:id="531" w:author="Molly McEvilley" w:date="2020-06-11T11:41:00Z">
        <w:r w:rsidRPr="0060237C">
          <w:rPr>
            <w:i/>
          </w:rPr>
          <w:t>MonthsHomelessPastThreeYears</w:t>
        </w:r>
        <w:proofErr w:type="spellEnd"/>
        <w:r>
          <w:t xml:space="preserve"> </w:t>
        </w:r>
        <w:r w:rsidRPr="00104046">
          <w:t>in (8,9</w:t>
        </w:r>
        <w:r>
          <w:t>,</w:t>
        </w:r>
        <w:r w:rsidRPr="00104046">
          <w:t xml:space="preserve">99) or is </w:t>
        </w:r>
        <w:r>
          <w:t>NULL</w:t>
        </w:r>
      </w:ins>
    </w:p>
    <w:p w14:paraId="040285D9" w14:textId="2B6831EC" w:rsidR="00F82A02" w:rsidRPr="00993D17" w:rsidRDefault="00E54828">
      <w:pPr>
        <w:pStyle w:val="ListParagraph"/>
        <w:ind w:left="1080"/>
        <w:rPr>
          <w:iCs/>
        </w:rPr>
      </w:pPr>
      <w:ins w:id="532" w:author="Molly McEvilley" w:date="2020-06-11T11:42:00Z">
        <w:r w:rsidRPr="00A23B1D">
          <w:rPr>
            <w:b/>
            <w:bCs/>
            <w:iCs/>
          </w:rPr>
          <w:t>ProjectType</w:t>
        </w:r>
        <w:r w:rsidRPr="00BD2E81">
          <w:rPr>
            <w:b/>
            <w:bCs/>
            <w:iCs/>
          </w:rPr>
          <w:t xml:space="preserve"> </w:t>
        </w:r>
        <w:r w:rsidRPr="00993D17">
          <w:rPr>
            <w:iCs/>
          </w:rPr>
          <w:t xml:space="preserve">is not in (1,8) and </w:t>
        </w:r>
      </w:ins>
    </w:p>
    <w:p w14:paraId="3174A190" w14:textId="77777777" w:rsidR="00F41436" w:rsidRDefault="00DE0E77" w:rsidP="00461AED">
      <w:pPr>
        <w:pStyle w:val="ListParagraph"/>
        <w:numPr>
          <w:ilvl w:val="6"/>
          <w:numId w:val="3"/>
        </w:numPr>
        <w:rPr>
          <w:ins w:id="533" w:author="Molly McEvilley" w:date="2020-06-11T11:50:00Z"/>
        </w:rPr>
      </w:pPr>
      <w:proofErr w:type="spellStart"/>
      <w:r w:rsidRPr="0060237C">
        <w:rPr>
          <w:i/>
        </w:rPr>
        <w:t>LivingSituation</w:t>
      </w:r>
      <w:proofErr w:type="spellEnd"/>
      <w:r w:rsidRPr="00104046">
        <w:t xml:space="preserve"> in (1,16,18) and </w:t>
      </w:r>
    </w:p>
    <w:p w14:paraId="02D83B5D" w14:textId="37BD807E" w:rsidR="00DE0E77" w:rsidRDefault="00DE0E77" w:rsidP="00F41436">
      <w:pPr>
        <w:pStyle w:val="ListParagraph"/>
        <w:numPr>
          <w:ilvl w:val="7"/>
          <w:numId w:val="3"/>
        </w:numPr>
        <w:rPr>
          <w:ins w:id="534" w:author="Molly McEvilley" w:date="2020-06-11T11:50:00Z"/>
        </w:rPr>
      </w:pPr>
      <w:r w:rsidRPr="0060237C">
        <w:rPr>
          <w:i/>
        </w:rPr>
        <w:t>DateToStreetESSH</w:t>
      </w:r>
      <w:r w:rsidRPr="00104046">
        <w:t xml:space="preserve"> </w:t>
      </w:r>
      <w:r w:rsidRPr="00A6067F">
        <w:t xml:space="preserve">is </w:t>
      </w:r>
      <w:r w:rsidR="00143E83">
        <w:t>NULL</w:t>
      </w:r>
      <w:ins w:id="535" w:author="Molly McEvilley" w:date="2020-06-11T11:43:00Z">
        <w:r w:rsidR="00C25CD4">
          <w:t>; or</w:t>
        </w:r>
      </w:ins>
    </w:p>
    <w:p w14:paraId="572122EC" w14:textId="77777777" w:rsidR="00F41436" w:rsidRPr="00C22052" w:rsidRDefault="00F41436" w:rsidP="00F41436">
      <w:pPr>
        <w:pStyle w:val="ListParagraph"/>
        <w:numPr>
          <w:ilvl w:val="7"/>
          <w:numId w:val="3"/>
        </w:numPr>
        <w:rPr>
          <w:ins w:id="536" w:author="Molly McEvilley" w:date="2020-06-11T11:50:00Z"/>
        </w:rPr>
      </w:pPr>
      <w:proofErr w:type="spellStart"/>
      <w:ins w:id="537" w:author="Molly McEvilley" w:date="2020-06-11T11:50:00Z">
        <w:r w:rsidRPr="00C22052">
          <w:rPr>
            <w:i/>
          </w:rPr>
          <w:t>TimesHomelessPastThreeYears</w:t>
        </w:r>
        <w:proofErr w:type="spellEnd"/>
        <w:r w:rsidRPr="00C22052">
          <w:t xml:space="preserve"> in (8,9,99) or is NULL</w:t>
        </w:r>
      </w:ins>
    </w:p>
    <w:p w14:paraId="7BF73E62" w14:textId="5C2307A6" w:rsidR="00F41436" w:rsidRPr="003B3C3B" w:rsidRDefault="00F41436" w:rsidP="00BD2E81">
      <w:pPr>
        <w:pStyle w:val="ListParagraph"/>
        <w:numPr>
          <w:ilvl w:val="7"/>
          <w:numId w:val="3"/>
        </w:numPr>
      </w:pPr>
      <w:proofErr w:type="spellStart"/>
      <w:ins w:id="538" w:author="Molly McEvilley" w:date="2020-06-11T11:50:00Z">
        <w:r w:rsidRPr="00C22052">
          <w:rPr>
            <w:i/>
          </w:rPr>
          <w:t>MonthsHomelessPastThreeYears</w:t>
        </w:r>
        <w:proofErr w:type="spellEnd"/>
        <w:r w:rsidRPr="00C22052">
          <w:t xml:space="preserve"> in (8,9,99) or is NULL</w:t>
        </w:r>
      </w:ins>
    </w:p>
    <w:p w14:paraId="08C8692F" w14:textId="77777777" w:rsidR="006C7AF2" w:rsidRDefault="00DE0E77" w:rsidP="00BD2E81">
      <w:pPr>
        <w:pStyle w:val="ListParagraph"/>
        <w:numPr>
          <w:ilvl w:val="6"/>
          <w:numId w:val="3"/>
        </w:numPr>
        <w:rPr>
          <w:ins w:id="539" w:author="Molly McEvilley" w:date="2020-06-11T11:45:00Z"/>
        </w:rPr>
      </w:pPr>
      <w:del w:id="540" w:author="Molly McEvilley" w:date="2020-06-11T11:43:00Z">
        <w:r w:rsidRPr="009C008E" w:rsidDel="00C25CD4">
          <w:rPr>
            <w:b/>
            <w:bCs/>
          </w:rPr>
          <w:delText>ProjectType</w:delText>
        </w:r>
        <w:r w:rsidRPr="00323F4A" w:rsidDel="00C25CD4">
          <w:rPr>
            <w:i/>
          </w:rPr>
          <w:delText xml:space="preserve"> </w:delText>
        </w:r>
        <w:r w:rsidRPr="00323F4A" w:rsidDel="00C25CD4">
          <w:rPr>
            <w:iCs/>
          </w:rPr>
          <w:delText xml:space="preserve">not in (1,8) and </w:delText>
        </w:r>
      </w:del>
      <w:proofErr w:type="spellStart"/>
      <w:r w:rsidRPr="0060237C">
        <w:rPr>
          <w:i/>
        </w:rPr>
        <w:t>LengthOfStay</w:t>
      </w:r>
      <w:proofErr w:type="spellEnd"/>
      <w:r>
        <w:t xml:space="preserve"> in (10,11) </w:t>
      </w:r>
      <w:ins w:id="541" w:author="Molly McEvilley" w:date="2020-06-11T11:44:00Z">
        <w:r w:rsidR="000E62A4" w:rsidRPr="00323F4A">
          <w:rPr>
            <w:iCs/>
          </w:rPr>
          <w:t xml:space="preserve">and </w:t>
        </w:r>
        <w:proofErr w:type="spellStart"/>
        <w:r w:rsidR="000E62A4" w:rsidRPr="0060237C">
          <w:rPr>
            <w:i/>
          </w:rPr>
          <w:t>LivingSituation</w:t>
        </w:r>
        <w:proofErr w:type="spellEnd"/>
        <w:r w:rsidR="000E62A4">
          <w:t xml:space="preserve"> in (4,5,6,7,15,</w:t>
        </w:r>
        <w:commentRangeStart w:id="542"/>
        <w:r w:rsidR="000E62A4">
          <w:t>25</w:t>
        </w:r>
        <w:commentRangeEnd w:id="542"/>
        <w:r w:rsidR="000E62A4">
          <w:rPr>
            <w:rStyle w:val="CommentReference"/>
            <w:rFonts w:eastAsiaTheme="minorHAnsi" w:cstheme="minorBidi"/>
          </w:rPr>
          <w:commentReference w:id="542"/>
        </w:r>
        <w:r w:rsidR="000E62A4">
          <w:t xml:space="preserve">) </w:t>
        </w:r>
      </w:ins>
      <w:r>
        <w:t xml:space="preserve">and </w:t>
      </w:r>
    </w:p>
    <w:p w14:paraId="129AC820" w14:textId="77777777" w:rsidR="00CA1551" w:rsidRDefault="00DE0E77" w:rsidP="00BD2E81">
      <w:pPr>
        <w:pStyle w:val="ListParagraph"/>
        <w:numPr>
          <w:ilvl w:val="7"/>
          <w:numId w:val="3"/>
        </w:numPr>
        <w:rPr>
          <w:ins w:id="543" w:author="Molly McEvilley" w:date="2020-06-11T11:45:00Z"/>
        </w:rPr>
      </w:pPr>
      <w:del w:id="544" w:author="Molly McEvilley" w:date="2020-06-11T11:43:00Z">
        <w:r w:rsidDel="00181942">
          <w:delText>(</w:delText>
        </w:r>
      </w:del>
      <w:proofErr w:type="spellStart"/>
      <w:r w:rsidRPr="0060237C">
        <w:rPr>
          <w:i/>
        </w:rPr>
        <w:t>PreviousStreetESSH</w:t>
      </w:r>
      <w:proofErr w:type="spellEnd"/>
      <w:r>
        <w:t xml:space="preserve"> </w:t>
      </w:r>
      <w:r w:rsidRPr="00A6067F">
        <w:t xml:space="preserve">is </w:t>
      </w:r>
      <w:r w:rsidR="00143E83">
        <w:t>NULL</w:t>
      </w:r>
      <w:r w:rsidRPr="00A6067F">
        <w:t xml:space="preserve"> or </w:t>
      </w:r>
    </w:p>
    <w:p w14:paraId="14C1528E" w14:textId="77777777" w:rsidR="00C22052" w:rsidRDefault="00DE0E77" w:rsidP="00BD2E81">
      <w:pPr>
        <w:pStyle w:val="ListParagraph"/>
        <w:numPr>
          <w:ilvl w:val="7"/>
          <w:numId w:val="3"/>
        </w:numPr>
        <w:rPr>
          <w:ins w:id="545" w:author="Molly McEvilley" w:date="2020-06-11T11:46:00Z"/>
        </w:rPr>
      </w:pPr>
      <w:del w:id="546" w:author="Molly McEvilley" w:date="2020-07-02T11:36:00Z">
        <w:r w:rsidRPr="00A6067F" w:rsidDel="001C4667">
          <w:delText>(</w:delText>
        </w:r>
      </w:del>
      <w:proofErr w:type="spellStart"/>
      <w:r w:rsidRPr="0060237C">
        <w:rPr>
          <w:i/>
        </w:rPr>
        <w:t>PreviousStreetESSH</w:t>
      </w:r>
      <w:proofErr w:type="spellEnd"/>
      <w:r>
        <w:t xml:space="preserve"> = 1 </w:t>
      </w:r>
      <w:r w:rsidRPr="00A6067F">
        <w:t xml:space="preserve">and </w:t>
      </w:r>
    </w:p>
    <w:p w14:paraId="3C6A0034" w14:textId="59590E92" w:rsidR="00DE0E77" w:rsidRDefault="00DE0E77" w:rsidP="00BD2E81">
      <w:pPr>
        <w:pStyle w:val="ListParagraph"/>
        <w:numPr>
          <w:ilvl w:val="8"/>
          <w:numId w:val="3"/>
        </w:numPr>
        <w:rPr>
          <w:ins w:id="547" w:author="Molly McEvilley" w:date="2020-06-11T11:46:00Z"/>
        </w:rPr>
      </w:pPr>
      <w:r w:rsidRPr="0060237C">
        <w:rPr>
          <w:i/>
        </w:rPr>
        <w:t>DateToStreetESSH</w:t>
      </w:r>
      <w:r w:rsidRPr="00104046">
        <w:t xml:space="preserve"> </w:t>
      </w:r>
      <w:r w:rsidRPr="00A6067F">
        <w:t xml:space="preserve">is </w:t>
      </w:r>
      <w:r w:rsidR="00143E83">
        <w:t>NULL</w:t>
      </w:r>
      <w:ins w:id="548" w:author="Molly McEvilley" w:date="2020-06-11T11:46:00Z">
        <w:r w:rsidR="00C22052">
          <w:t>; or</w:t>
        </w:r>
      </w:ins>
      <w:del w:id="549" w:author="Molly McEvilley" w:date="2020-06-11T11:46:00Z">
        <w:r w:rsidRPr="00A6067F" w:rsidDel="00C22052">
          <w:delText>))</w:delText>
        </w:r>
      </w:del>
    </w:p>
    <w:p w14:paraId="775179A9" w14:textId="77777777" w:rsidR="00C22052" w:rsidRPr="00C22052" w:rsidRDefault="00C22052" w:rsidP="00BD2E81">
      <w:pPr>
        <w:pStyle w:val="ListParagraph"/>
        <w:numPr>
          <w:ilvl w:val="8"/>
          <w:numId w:val="3"/>
        </w:numPr>
        <w:rPr>
          <w:ins w:id="550" w:author="Molly McEvilley" w:date="2020-06-11T11:46:00Z"/>
        </w:rPr>
      </w:pPr>
      <w:proofErr w:type="spellStart"/>
      <w:ins w:id="551" w:author="Molly McEvilley" w:date="2020-06-11T11:46:00Z">
        <w:r w:rsidRPr="00C22052">
          <w:rPr>
            <w:i/>
          </w:rPr>
          <w:t>TimesHomelessPastThreeYears</w:t>
        </w:r>
        <w:proofErr w:type="spellEnd"/>
        <w:r w:rsidRPr="00C22052">
          <w:t xml:space="preserve"> in (8,9,99) or is NULL</w:t>
        </w:r>
      </w:ins>
    </w:p>
    <w:p w14:paraId="0BB5386A" w14:textId="77777777" w:rsidR="00C22052" w:rsidRPr="00C22052" w:rsidRDefault="00C22052" w:rsidP="00BD2E81">
      <w:pPr>
        <w:pStyle w:val="ListParagraph"/>
        <w:numPr>
          <w:ilvl w:val="8"/>
          <w:numId w:val="3"/>
        </w:numPr>
        <w:rPr>
          <w:ins w:id="552" w:author="Molly McEvilley" w:date="2020-06-11T11:46:00Z"/>
        </w:rPr>
      </w:pPr>
      <w:proofErr w:type="spellStart"/>
      <w:ins w:id="553" w:author="Molly McEvilley" w:date="2020-06-11T11:46:00Z">
        <w:r w:rsidRPr="00C22052">
          <w:rPr>
            <w:i/>
          </w:rPr>
          <w:t>MonthsHomelessPastThreeYears</w:t>
        </w:r>
        <w:proofErr w:type="spellEnd"/>
        <w:r w:rsidRPr="00C22052">
          <w:t xml:space="preserve"> in (8,9,99) or is NULL</w:t>
        </w:r>
      </w:ins>
    </w:p>
    <w:p w14:paraId="4890D988" w14:textId="03EFE387" w:rsidR="00C22052" w:rsidRPr="00104046" w:rsidDel="00F41436" w:rsidRDefault="00C22052" w:rsidP="00BD2E81">
      <w:pPr>
        <w:pStyle w:val="ListParagraph"/>
        <w:numPr>
          <w:ilvl w:val="8"/>
          <w:numId w:val="3"/>
        </w:numPr>
        <w:rPr>
          <w:del w:id="554" w:author="Molly McEvilley" w:date="2020-06-11T11:49:00Z"/>
        </w:rPr>
      </w:pPr>
    </w:p>
    <w:p w14:paraId="7EE1C7B4" w14:textId="5778995B" w:rsidR="000E62A4" w:rsidRDefault="000E62A4" w:rsidP="00BD2E81">
      <w:pPr>
        <w:pStyle w:val="ListParagraph"/>
        <w:numPr>
          <w:ilvl w:val="6"/>
          <w:numId w:val="3"/>
        </w:numPr>
        <w:rPr>
          <w:ins w:id="555" w:author="Molly McEvilley" w:date="2020-06-11T11:44:00Z"/>
        </w:rPr>
      </w:pPr>
      <w:proofErr w:type="spellStart"/>
      <w:ins w:id="556" w:author="Molly McEvilley" w:date="2020-06-11T11:44:00Z">
        <w:r w:rsidRPr="0060237C">
          <w:rPr>
            <w:i/>
          </w:rPr>
          <w:t>LengthOfStay</w:t>
        </w:r>
        <w:proofErr w:type="spellEnd"/>
        <w:r>
          <w:t xml:space="preserve"> </w:t>
        </w:r>
        <w:r w:rsidRPr="00A6067F">
          <w:t xml:space="preserve">in (2,3) and </w:t>
        </w:r>
      </w:ins>
    </w:p>
    <w:p w14:paraId="65415F6F" w14:textId="77777777" w:rsidR="005C023F" w:rsidRDefault="005C023F" w:rsidP="00BD2E81">
      <w:pPr>
        <w:pStyle w:val="ListParagraph"/>
        <w:numPr>
          <w:ilvl w:val="7"/>
          <w:numId w:val="3"/>
        </w:numPr>
        <w:rPr>
          <w:ins w:id="557" w:author="Molly McEvilley" w:date="2020-06-11T11:47:00Z"/>
        </w:rPr>
      </w:pPr>
      <w:proofErr w:type="spellStart"/>
      <w:ins w:id="558" w:author="Molly McEvilley" w:date="2020-06-11T11:47:00Z">
        <w:r w:rsidRPr="0060237C">
          <w:rPr>
            <w:i/>
          </w:rPr>
          <w:t>PreviousStreetESSH</w:t>
        </w:r>
        <w:proofErr w:type="spellEnd"/>
        <w:r>
          <w:t xml:space="preserve"> </w:t>
        </w:r>
        <w:r w:rsidRPr="00A6067F">
          <w:t xml:space="preserve">is </w:t>
        </w:r>
        <w:r>
          <w:t>NULL</w:t>
        </w:r>
        <w:r w:rsidRPr="00A6067F">
          <w:t xml:space="preserve"> or </w:t>
        </w:r>
      </w:ins>
    </w:p>
    <w:p w14:paraId="17F721DC" w14:textId="48A02A40" w:rsidR="005C023F" w:rsidRDefault="005C023F" w:rsidP="00BD2E81">
      <w:pPr>
        <w:pStyle w:val="ListParagraph"/>
        <w:numPr>
          <w:ilvl w:val="7"/>
          <w:numId w:val="3"/>
        </w:numPr>
        <w:rPr>
          <w:ins w:id="559" w:author="Molly McEvilley" w:date="2020-06-11T11:47:00Z"/>
        </w:rPr>
      </w:pPr>
      <w:proofErr w:type="spellStart"/>
      <w:ins w:id="560" w:author="Molly McEvilley" w:date="2020-06-11T11:47:00Z">
        <w:r w:rsidRPr="0060237C">
          <w:rPr>
            <w:i/>
          </w:rPr>
          <w:t>PreviousStreetESSH</w:t>
        </w:r>
        <w:proofErr w:type="spellEnd"/>
        <w:r>
          <w:t xml:space="preserve"> = 1 </w:t>
        </w:r>
        <w:r w:rsidRPr="00A6067F">
          <w:t xml:space="preserve">and </w:t>
        </w:r>
      </w:ins>
    </w:p>
    <w:p w14:paraId="7EDAA40C" w14:textId="77777777" w:rsidR="005C023F" w:rsidRDefault="005C023F" w:rsidP="00BD2E81">
      <w:pPr>
        <w:pStyle w:val="ListParagraph"/>
        <w:numPr>
          <w:ilvl w:val="8"/>
          <w:numId w:val="3"/>
        </w:numPr>
        <w:rPr>
          <w:ins w:id="561" w:author="Molly McEvilley" w:date="2020-06-11T11:47:00Z"/>
        </w:rPr>
      </w:pPr>
      <w:ins w:id="562" w:author="Molly McEvilley" w:date="2020-06-11T11:47:00Z">
        <w:r w:rsidRPr="0060237C">
          <w:rPr>
            <w:i/>
          </w:rPr>
          <w:t>DateToStreetESSH</w:t>
        </w:r>
        <w:r w:rsidRPr="00104046">
          <w:t xml:space="preserve"> </w:t>
        </w:r>
        <w:r w:rsidRPr="00A6067F">
          <w:t xml:space="preserve">is </w:t>
        </w:r>
        <w:r>
          <w:t>NULL; or</w:t>
        </w:r>
      </w:ins>
    </w:p>
    <w:p w14:paraId="24D46A3B" w14:textId="77777777" w:rsidR="005C023F" w:rsidRPr="00C22052" w:rsidRDefault="005C023F" w:rsidP="00BD2E81">
      <w:pPr>
        <w:pStyle w:val="ListParagraph"/>
        <w:numPr>
          <w:ilvl w:val="8"/>
          <w:numId w:val="3"/>
        </w:numPr>
        <w:rPr>
          <w:ins w:id="563" w:author="Molly McEvilley" w:date="2020-06-11T11:47:00Z"/>
        </w:rPr>
      </w:pPr>
      <w:proofErr w:type="spellStart"/>
      <w:ins w:id="564" w:author="Molly McEvilley" w:date="2020-06-11T11:47:00Z">
        <w:r w:rsidRPr="00C22052">
          <w:rPr>
            <w:i/>
          </w:rPr>
          <w:t>TimesHomelessPastThreeYears</w:t>
        </w:r>
        <w:proofErr w:type="spellEnd"/>
        <w:r w:rsidRPr="00C22052">
          <w:t xml:space="preserve"> in (8,9,99) or is NULL</w:t>
        </w:r>
      </w:ins>
    </w:p>
    <w:p w14:paraId="03FC154E" w14:textId="77777777" w:rsidR="005C023F" w:rsidRPr="00C22052" w:rsidRDefault="005C023F" w:rsidP="00BD2E81">
      <w:pPr>
        <w:pStyle w:val="ListParagraph"/>
        <w:numPr>
          <w:ilvl w:val="8"/>
          <w:numId w:val="3"/>
        </w:numPr>
        <w:rPr>
          <w:ins w:id="565" w:author="Molly McEvilley" w:date="2020-06-11T11:47:00Z"/>
        </w:rPr>
      </w:pPr>
      <w:proofErr w:type="spellStart"/>
      <w:ins w:id="566" w:author="Molly McEvilley" w:date="2020-06-11T11:47:00Z">
        <w:r w:rsidRPr="00C22052">
          <w:rPr>
            <w:i/>
          </w:rPr>
          <w:t>MonthsHomelessPastThreeYears</w:t>
        </w:r>
        <w:proofErr w:type="spellEnd"/>
        <w:r w:rsidRPr="00C22052">
          <w:t xml:space="preserve"> in (8,9,99) or is NULL</w:t>
        </w:r>
      </w:ins>
      <w:commentRangeEnd w:id="523"/>
      <w:ins w:id="567" w:author="Molly McEvilley" w:date="2020-06-11T11:51:00Z">
        <w:r w:rsidR="002319A3">
          <w:rPr>
            <w:rStyle w:val="CommentReference"/>
            <w:rFonts w:eastAsiaTheme="minorHAnsi" w:cstheme="minorBidi"/>
          </w:rPr>
          <w:commentReference w:id="523"/>
        </w:r>
      </w:ins>
    </w:p>
    <w:p w14:paraId="4996A52E" w14:textId="35091A08" w:rsidR="00DE0E77" w:rsidRPr="00104046" w:rsidDel="005C023F" w:rsidRDefault="00DE0E77" w:rsidP="00DE0E77">
      <w:pPr>
        <w:pStyle w:val="ListParagraph"/>
        <w:ind w:left="1080"/>
        <w:rPr>
          <w:del w:id="568" w:author="Molly McEvilley" w:date="2020-06-11T11:48:00Z"/>
        </w:rPr>
      </w:pPr>
      <w:del w:id="569" w:author="Molly McEvilley" w:date="2020-06-11T11:48:00Z">
        <w:r w:rsidRPr="009C008E" w:rsidDel="005C023F">
          <w:rPr>
            <w:b/>
            <w:bCs/>
          </w:rPr>
          <w:delText>ProjectType</w:delText>
        </w:r>
        <w:r w:rsidRPr="00323F4A" w:rsidDel="005C023F">
          <w:rPr>
            <w:i/>
          </w:rPr>
          <w:delText xml:space="preserve"> </w:delText>
        </w:r>
        <w:r w:rsidRPr="00323F4A" w:rsidDel="005C023F">
          <w:rPr>
            <w:iCs/>
          </w:rPr>
          <w:delText xml:space="preserve">not in (1,8) </w:delText>
        </w:r>
      </w:del>
      <w:del w:id="570" w:author="Molly McEvilley" w:date="2020-06-11T11:44:00Z">
        <w:r w:rsidRPr="00323F4A" w:rsidDel="000E62A4">
          <w:rPr>
            <w:iCs/>
          </w:rPr>
          <w:delText xml:space="preserve">and </w:delText>
        </w:r>
        <w:r w:rsidRPr="0060237C" w:rsidDel="000E62A4">
          <w:rPr>
            <w:i/>
          </w:rPr>
          <w:delText>LivingSituation</w:delText>
        </w:r>
        <w:r w:rsidDel="000E62A4">
          <w:delText xml:space="preserve"> in (4,5,6,7,15,</w:delText>
        </w:r>
      </w:del>
      <w:del w:id="571" w:author="Molly McEvilley" w:date="2020-06-04T06:20:00Z">
        <w:r w:rsidDel="002B5A9D">
          <w:delText>24</w:delText>
        </w:r>
      </w:del>
      <w:del w:id="572" w:author="Molly McEvilley" w:date="2020-06-11T11:44:00Z">
        <w:r w:rsidDel="000E62A4">
          <w:delText xml:space="preserve">) </w:delText>
        </w:r>
      </w:del>
      <w:del w:id="573" w:author="Molly McEvilley" w:date="2020-06-11T11:48:00Z">
        <w:r w:rsidDel="005C023F">
          <w:delText xml:space="preserve">and </w:delText>
        </w:r>
        <w:r w:rsidRPr="0060237C" w:rsidDel="005C023F">
          <w:rPr>
            <w:i/>
          </w:rPr>
          <w:delText>LengthOfStay</w:delText>
        </w:r>
        <w:r w:rsidDel="005C023F">
          <w:delText xml:space="preserve"> </w:delText>
        </w:r>
        <w:r w:rsidRPr="00A6067F" w:rsidDel="005C023F">
          <w:delText>in (2,3) and (</w:delText>
        </w:r>
        <w:r w:rsidRPr="0060237C" w:rsidDel="005C023F">
          <w:rPr>
            <w:i/>
          </w:rPr>
          <w:delText>PreviousStreetESSH</w:delText>
        </w:r>
        <w:r w:rsidDel="005C023F">
          <w:delText xml:space="preserve"> </w:delText>
        </w:r>
        <w:r w:rsidRPr="00A6067F" w:rsidDel="005C023F">
          <w:delText xml:space="preserve">is </w:delText>
        </w:r>
        <w:r w:rsidR="00143E83" w:rsidDel="005C023F">
          <w:delText>NULL</w:delText>
        </w:r>
        <w:r w:rsidRPr="00A6067F" w:rsidDel="005C023F">
          <w:delText xml:space="preserve"> or (</w:delText>
        </w:r>
        <w:r w:rsidRPr="0060237C" w:rsidDel="005C023F">
          <w:rPr>
            <w:i/>
          </w:rPr>
          <w:delText>PreviousStreetESSH</w:delText>
        </w:r>
        <w:r w:rsidDel="005C023F">
          <w:delText xml:space="preserve"> = 1 </w:delText>
        </w:r>
        <w:r w:rsidRPr="00A6067F" w:rsidDel="005C023F">
          <w:delText xml:space="preserve">and </w:delText>
        </w:r>
        <w:r w:rsidRPr="0060237C" w:rsidDel="005C023F">
          <w:rPr>
            <w:i/>
          </w:rPr>
          <w:delText>DateToStreetESSH</w:delText>
        </w:r>
        <w:r w:rsidRPr="00104046" w:rsidDel="005C023F">
          <w:delText xml:space="preserve"> </w:delText>
        </w:r>
        <w:r w:rsidRPr="00A6067F" w:rsidDel="005C023F">
          <w:delText xml:space="preserve">is </w:delText>
        </w:r>
        <w:r w:rsidR="00143E83" w:rsidDel="005C023F">
          <w:delText>NULL</w:delText>
        </w:r>
        <w:r w:rsidRPr="00A6067F" w:rsidDel="005C023F">
          <w:delText>))</w:delText>
        </w:r>
      </w:del>
    </w:p>
    <w:p w14:paraId="334BC1D5" w14:textId="6925BE26" w:rsidR="00DE0E77" w:rsidRPr="00104046" w:rsidDel="00C22052" w:rsidRDefault="00DE0E77" w:rsidP="00DE0E77">
      <w:pPr>
        <w:pStyle w:val="ListParagraph"/>
        <w:ind w:left="1080"/>
        <w:rPr>
          <w:del w:id="574" w:author="Molly McEvilley" w:date="2020-06-11T11:46:00Z"/>
        </w:rPr>
      </w:pPr>
      <w:del w:id="575" w:author="Molly McEvilley" w:date="2020-06-11T11:46:00Z">
        <w:r w:rsidRPr="0060237C" w:rsidDel="00C22052">
          <w:rPr>
            <w:i/>
          </w:rPr>
          <w:lastRenderedPageBreak/>
          <w:delText>TimesHomelessPastThreeYears</w:delText>
        </w:r>
        <w:r w:rsidDel="00C22052">
          <w:delText xml:space="preserve"> </w:delText>
        </w:r>
        <w:r w:rsidRPr="00104046" w:rsidDel="00C22052">
          <w:delText xml:space="preserve">in (8,9,99) or is </w:delText>
        </w:r>
        <w:r w:rsidR="00143E83" w:rsidDel="00C22052">
          <w:delText>NULL</w:delText>
        </w:r>
      </w:del>
    </w:p>
    <w:p w14:paraId="7C57E656" w14:textId="2C54E478" w:rsidR="00DE0E77" w:rsidDel="00C22052" w:rsidRDefault="00DE0E77" w:rsidP="00DE0E77">
      <w:pPr>
        <w:pStyle w:val="ListParagraph"/>
        <w:ind w:left="1080"/>
        <w:rPr>
          <w:del w:id="576" w:author="Molly McEvilley" w:date="2020-06-11T11:46:00Z"/>
        </w:rPr>
      </w:pPr>
      <w:del w:id="577" w:author="Molly McEvilley" w:date="2020-06-11T11:46:00Z">
        <w:r w:rsidRPr="0060237C" w:rsidDel="00C22052">
          <w:rPr>
            <w:i/>
          </w:rPr>
          <w:delText>MonthsHomelessPastThreeYears</w:delText>
        </w:r>
        <w:r w:rsidDel="00C22052">
          <w:delText xml:space="preserve"> </w:delText>
        </w:r>
        <w:r w:rsidRPr="00104046" w:rsidDel="00C22052">
          <w:delText>in (8,9</w:delText>
        </w:r>
        <w:r w:rsidDel="00C22052">
          <w:delText>,</w:delText>
        </w:r>
        <w:r w:rsidRPr="00104046" w:rsidDel="00C22052">
          <w:delText xml:space="preserve">99) or is </w:delText>
        </w:r>
        <w:r w:rsidR="00143E83" w:rsidDel="00C22052">
          <w:delText>NULL</w:delText>
        </w:r>
      </w:del>
    </w:p>
    <w:p w14:paraId="532C68E7" w14:textId="3E25A848" w:rsidR="00DE0E77" w:rsidRPr="005F4836" w:rsidDel="00485A85" w:rsidRDefault="00DE0E77" w:rsidP="00046859">
      <w:pPr>
        <w:pStyle w:val="ListParagraph"/>
        <w:widowControl w:val="0"/>
        <w:numPr>
          <w:ilvl w:val="0"/>
          <w:numId w:val="26"/>
        </w:numPr>
        <w:rPr>
          <w:del w:id="578" w:author="Molly McEvilley" w:date="2020-06-11T09:19:00Z"/>
          <w:szCs w:val="20"/>
        </w:rPr>
      </w:pPr>
      <w:del w:id="579" w:author="Molly McEvilley" w:date="2020-06-11T09:19:00Z">
        <w:r w:rsidRPr="00A7544C" w:rsidDel="00485A85">
          <w:rPr>
            <w:szCs w:val="20"/>
          </w:rPr>
          <w:delText xml:space="preserve">Set </w:delText>
        </w:r>
        <w:r w:rsidRPr="00A7544C" w:rsidDel="00485A85">
          <w:rPr>
            <w:b/>
            <w:bCs/>
            <w:szCs w:val="20"/>
          </w:rPr>
          <w:delText>CHTimeStatus</w:delText>
        </w:r>
        <w:r w:rsidRPr="00A7544C" w:rsidDel="00485A85">
          <w:rPr>
            <w:szCs w:val="20"/>
          </w:rPr>
          <w:delText xml:space="preserve"> = -1 where </w:delText>
        </w:r>
        <w:r w:rsidRPr="00E17F92" w:rsidDel="00485A85">
          <w:rPr>
            <w:b/>
            <w:bCs/>
            <w:szCs w:val="20"/>
          </w:rPr>
          <w:delText>CHTime</w:delText>
        </w:r>
        <w:r w:rsidRPr="00D75C24" w:rsidDel="00485A85">
          <w:rPr>
            <w:szCs w:val="20"/>
          </w:rPr>
          <w:delText xml:space="preserve"> in (0,270) and </w:delText>
        </w:r>
        <w:r w:rsidRPr="00FC29E8" w:rsidDel="00485A85">
          <w:rPr>
            <w:b/>
            <w:bCs/>
            <w:szCs w:val="20"/>
          </w:rPr>
          <w:delText>CHTimeStatus</w:delText>
        </w:r>
        <w:r w:rsidRPr="005F4836" w:rsidDel="00485A85">
          <w:rPr>
            <w:szCs w:val="20"/>
          </w:rPr>
          <w:delText xml:space="preserve"> has not already been set.</w:delText>
        </w:r>
      </w:del>
    </w:p>
    <w:p w14:paraId="71F19074" w14:textId="1F9897B6" w:rsidR="007B705B" w:rsidRDefault="007B705B" w:rsidP="0088191A">
      <w:pPr>
        <w:pStyle w:val="Heading2"/>
      </w:pPr>
      <w:bookmarkStart w:id="580" w:name="_EST/RRH/PSHAgeMin_and_EST/RRH/PSHAg"/>
      <w:bookmarkStart w:id="581" w:name="_Toc37849769"/>
      <w:bookmarkStart w:id="582" w:name="_Toc38030544"/>
      <w:bookmarkEnd w:id="580"/>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581"/>
      <w:bookmarkEnd w:id="582"/>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6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6boQ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">
                <v:shape id="AutoShape 629" o:spid="_x0000_s126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A33436" w:rsidRDefault="00A33436" w:rsidP="00DE4A2E">
                        <w:pPr>
                          <w:pStyle w:val="Style3"/>
                        </w:pPr>
                        <w:proofErr w:type="spellStart"/>
                        <w:r>
                          <w:t>tlsa_Enrollment</w:t>
                        </w:r>
                        <w:proofErr w:type="spellEnd"/>
                      </w:p>
                    </w:txbxContent>
                  </v:textbox>
                </v:shape>
                <v:shape id="AutoShape 630" o:spid="_x0000_s127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A33436" w:rsidRDefault="00A33436" w:rsidP="00DE4A2E">
                        <w:pPr>
                          <w:pStyle w:val="Style3"/>
                        </w:pPr>
                        <w:r>
                          <w:t>tlsa_Person</w:t>
                        </w:r>
                      </w:p>
                    </w:txbxContent>
                  </v:textbox>
                </v:shape>
                <v:shape id="AutoShape 631" o:spid="_x0000_s127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5C4382">
      <w:pPr>
        <w:pStyle w:val="ListParagraph"/>
        <w:numPr>
          <w:ilvl w:val="5"/>
          <w:numId w:val="67"/>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5C4382">
      <w:pPr>
        <w:pStyle w:val="ListParagraph"/>
        <w:numPr>
          <w:ilvl w:val="5"/>
          <w:numId w:val="67"/>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7715F656" w:rsidR="00077FCD" w:rsidRDefault="005A1140" w:rsidP="00A30360">
      <w:r>
        <w:t xml:space="preserve">For any client not served in the </w:t>
      </w:r>
      <w:proofErr w:type="gramStart"/>
      <w:r>
        <w:t>EST  project</w:t>
      </w:r>
      <w:proofErr w:type="gramEnd"/>
      <w:r>
        <w:t xml:space="preserve"> group </w:t>
      </w:r>
      <w:r w:rsidR="00E76171">
        <w:t xml:space="preserve">– </w:t>
      </w:r>
      <w:r>
        <w:t xml:space="preserve">i.e., there is no active enrollment where </w:t>
      </w:r>
      <w:r w:rsidRPr="009C008E">
        <w:rPr>
          <w:b/>
          <w:bCs/>
        </w:rPr>
        <w:t>ProjectType</w:t>
      </w:r>
      <w:r>
        <w:t xml:space="preserve"> in (1,2,8)</w:t>
      </w:r>
      <w:r w:rsidR="00E76171">
        <w:t xml:space="preserve"> – </w:t>
      </w:r>
      <w:r>
        <w:t xml:space="preserve"> 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046859">
      <w:pPr>
        <w:pStyle w:val="ListParagraph"/>
        <w:numPr>
          <w:ilvl w:val="0"/>
          <w:numId w:val="49"/>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046859">
      <w:pPr>
        <w:pStyle w:val="ListParagraph"/>
        <w:numPr>
          <w:ilvl w:val="0"/>
          <w:numId w:val="49"/>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046859">
      <w:pPr>
        <w:pStyle w:val="ListParagraph"/>
        <w:numPr>
          <w:ilvl w:val="0"/>
          <w:numId w:val="49"/>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046859">
      <w:pPr>
        <w:pStyle w:val="ListParagraph"/>
        <w:numPr>
          <w:ilvl w:val="0"/>
          <w:numId w:val="49"/>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046859">
      <w:pPr>
        <w:pStyle w:val="ListParagraph"/>
        <w:numPr>
          <w:ilvl w:val="0"/>
          <w:numId w:val="49"/>
        </w:numPr>
      </w:pPr>
      <w:proofErr w:type="spellStart"/>
      <w:r>
        <w:rPr>
          <w:b/>
          <w:bCs/>
        </w:rPr>
        <w:lastRenderedPageBreak/>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046859">
      <w:pPr>
        <w:pStyle w:val="ListParagraph"/>
        <w:numPr>
          <w:ilvl w:val="0"/>
          <w:numId w:val="49"/>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583" w:name="_HHTypeEST/RRH/PSH_-_LSAPerson"/>
      <w:bookmarkStart w:id="584" w:name="_Toc37849770"/>
      <w:bookmarkStart w:id="585" w:name="_Toc38030545"/>
      <w:bookmarkEnd w:id="583"/>
      <w:proofErr w:type="spellStart"/>
      <w:r w:rsidRPr="00F678D4">
        <w:t>HHType</w:t>
      </w:r>
      <w:r w:rsidRPr="00F71669">
        <w:t>EST</w:t>
      </w:r>
      <w:proofErr w:type="spellEnd"/>
      <w:r w:rsidRPr="00F71669">
        <w:t>/RRH/PSH</w:t>
      </w:r>
      <w:r w:rsidRPr="009366AD">
        <w:t xml:space="preserve"> - LSAPe</w:t>
      </w:r>
      <w:r w:rsidRPr="00A7544C">
        <w:t>rson</w:t>
      </w:r>
      <w:bookmarkEnd w:id="584"/>
      <w:bookmarkEnd w:id="585"/>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7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PW1WrOOBAAAJhIAAA4AAAAAAAAAAAAAAAAALgIAAGRycy9lMm9Eb2MueG1sUEsBAi0AFAAG&#10;AAgAAAAhAFd9QRTbAAAABQEAAA8AAAAAAAAAAAAAAAAA6AYAAGRycy9kb3ducmV2LnhtbFBLBQYA&#10;AAAABAAEAPMAAADwBwAAAAA=&#10;">
                <v:shape id="AutoShape 469" o:spid="_x0000_s127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A33436" w:rsidRDefault="00A33436" w:rsidP="00AE5133">
                        <w:pPr>
                          <w:pStyle w:val="Style3"/>
                        </w:pPr>
                        <w:r>
                          <w:t>tlsa_Person</w:t>
                        </w:r>
                      </w:p>
                    </w:txbxContent>
                  </v:textbox>
                </v:shape>
                <v:group id="Group 432" o:spid="_x0000_s127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7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A33436" w:rsidRDefault="00A33436" w:rsidP="00AE5133">
                          <w:pPr>
                            <w:pStyle w:val="Style3"/>
                          </w:pPr>
                          <w:proofErr w:type="spellStart"/>
                          <w:r>
                            <w:t>tlsa_Enrollment</w:t>
                          </w:r>
                          <w:proofErr w:type="spellEnd"/>
                        </w:p>
                      </w:txbxContent>
                    </v:textbox>
                  </v:shape>
                  <v:shape id="AutoShape 390" o:spid="_x0000_s127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A33436" w:rsidRDefault="00A33436" w:rsidP="00AE5133">
                          <w:pPr>
                            <w:pStyle w:val="Style3"/>
                          </w:pPr>
                          <w:proofErr w:type="spellStart"/>
                          <w:r>
                            <w:t>tlsa_HHID</w:t>
                          </w:r>
                          <w:proofErr w:type="spellEnd"/>
                        </w:p>
                      </w:txbxContent>
                    </v:textbox>
                  </v:shape>
                </v:group>
                <v:shape id="AutoShape 435" o:spid="_x0000_s127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7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8A72C7">
      <w:pPr>
        <w:pStyle w:val="ListParagraph"/>
        <w:numPr>
          <w:ilvl w:val="5"/>
          <w:numId w:val="68"/>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8A72C7">
      <w:pPr>
        <w:pStyle w:val="ListParagraph"/>
        <w:numPr>
          <w:ilvl w:val="5"/>
          <w:numId w:val="68"/>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307885E8" w:rsidR="009A5C55" w:rsidRDefault="007B705B" w:rsidP="00DE4A2E">
      <w:pPr>
        <w:spacing w:before="240"/>
        <w:rPr>
          <w:rFonts w:eastAsia="Times New Roman" w:cstheme="minorHAnsi"/>
        </w:rPr>
      </w:pPr>
      <w:r w:rsidRPr="00A6067F">
        <w:rPr>
          <w:rFonts w:eastAsia="Times New Roman" w:cstheme="minorHAnsi"/>
        </w:rPr>
        <w:lastRenderedPageBreak/>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proofErr w:type="gramStart"/>
      <w:r w:rsidR="00C651B9">
        <w:rPr>
          <w:b/>
        </w:rPr>
        <w:t xml:space="preserve">ProjectType </w:t>
      </w:r>
      <w:r w:rsidR="00C651B9">
        <w:rPr>
          <w:bCs/>
        </w:rPr>
        <w:t xml:space="preserve"> =</w:t>
      </w:r>
      <w:proofErr w:type="gramEnd"/>
      <w:r w:rsidR="00C651B9">
        <w:rPr>
          <w:bCs/>
        </w:rPr>
        <w:t xml:space="preserve">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 xml:space="preserve">ProjectType </w:t>
      </w:r>
      <w:r w:rsidR="00C651B9">
        <w:rPr>
          <w:bCs/>
        </w:rPr>
        <w:t xml:space="preserve"> =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586" w:name="_HoHEST/RRH/PSH"/>
      <w:bookmarkStart w:id="587" w:name="_Toc37849771"/>
      <w:bookmarkStart w:id="588" w:name="_Toc38030546"/>
      <w:bookmarkEnd w:id="586"/>
      <w:r w:rsidRPr="006B4F91">
        <w:t>HoHEST/RRH/PSH</w:t>
      </w:r>
      <w:bookmarkEnd w:id="587"/>
      <w:bookmarkEnd w:id="588"/>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7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AYVTveOBAAAJhIAAA4AAAAAAAAAAAAAAAAALgIAAGRycy9lMm9Eb2MueG1sUEsBAi0AFAAG&#10;AAgAAAAhAFd9QRTbAAAABQEAAA8AAAAAAAAAAAAAAAAA6AYAAGRycy9kb3ducmV2LnhtbFBLBQYA&#10;AAAABAAEAPMAAADwBwAAAAA=&#10;">
                <v:shape id="AutoShape 469" o:spid="_x0000_s128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A33436" w:rsidRDefault="00A33436" w:rsidP="00AE5133">
                        <w:pPr>
                          <w:pStyle w:val="Style3"/>
                        </w:pPr>
                        <w:r>
                          <w:t>tlsa_Person</w:t>
                        </w:r>
                      </w:p>
                    </w:txbxContent>
                  </v:textbox>
                </v:shape>
                <v:group id="Group 432" o:spid="_x0000_s128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8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A33436" w:rsidRDefault="00A33436" w:rsidP="00AE5133">
                          <w:pPr>
                            <w:pStyle w:val="Style3"/>
                          </w:pPr>
                          <w:proofErr w:type="spellStart"/>
                          <w:r>
                            <w:t>tlsa_Enrollment</w:t>
                          </w:r>
                          <w:proofErr w:type="spellEnd"/>
                        </w:p>
                      </w:txbxContent>
                    </v:textbox>
                  </v:shape>
                  <v:shape id="AutoShape 390" o:spid="_x0000_s128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A33436" w:rsidRDefault="00A33436" w:rsidP="00AE5133">
                          <w:pPr>
                            <w:pStyle w:val="Style3"/>
                          </w:pPr>
                          <w:proofErr w:type="spellStart"/>
                          <w:r>
                            <w:t>tlsa_HHID</w:t>
                          </w:r>
                          <w:proofErr w:type="spellEnd"/>
                        </w:p>
                      </w:txbxContent>
                    </v:textbox>
                  </v:shape>
                </v:group>
                <v:shape id="AutoShape 435" o:spid="_x0000_s128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8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6761B0">
      <w:pPr>
        <w:pStyle w:val="ListParagraph"/>
        <w:numPr>
          <w:ilvl w:val="5"/>
          <w:numId w:val="69"/>
        </w:numPr>
      </w:pPr>
      <w:r w:rsidRPr="00107D01">
        <w:t xml:space="preserve">Whether or not the client was served in the project group as a head of household; and </w:t>
      </w:r>
    </w:p>
    <w:p w14:paraId="58DEA081" w14:textId="0CFB2E8F" w:rsidR="001B1FF5" w:rsidRDefault="001B1FF5" w:rsidP="006761B0">
      <w:pPr>
        <w:pStyle w:val="ListParagraph"/>
        <w:numPr>
          <w:ilvl w:val="5"/>
          <w:numId w:val="69"/>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589"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589"/>
    <w:p w14:paraId="4D4EA25A" w14:textId="77777777" w:rsidR="007B705B" w:rsidRPr="003A3A97" w:rsidRDefault="007B705B" w:rsidP="0088191A">
      <w:pPr>
        <w:pStyle w:val="Heading4"/>
      </w:pPr>
      <w:r w:rsidRPr="003A3A97">
        <w:lastRenderedPageBreak/>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233C24ED" w:rsidR="00AB6344" w:rsidRDefault="00A67329" w:rsidP="00AB6344">
      <w:pPr>
        <w:rPr>
          <w:rFonts w:eastAsia="Times New Roman" w:cstheme="minorHAnsi"/>
        </w:rPr>
      </w:pPr>
      <w:r>
        <w:rPr>
          <w:rFonts w:eastAsia="Times New Roman" w:cstheme="minorHAnsi"/>
        </w:rPr>
        <w:t xml:space="preserve">See </w:t>
      </w:r>
      <w:commentRangeStart w:id="590"/>
      <w:r w:rsidR="00366927">
        <w:fldChar w:fldCharType="begin"/>
      </w:r>
      <w:r w:rsidR="00366927">
        <w:instrText xml:space="preserve"> HYPERLINK \l "_HHTypeEST/RRH/PSH_-_LSAPerson" </w:instrText>
      </w:r>
      <w:r w:rsidR="00366927">
        <w:fldChar w:fldCharType="separate"/>
      </w:r>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del w:id="591" w:author="Molly McEvilley" w:date="2020-06-11T09:42:00Z">
        <w:r w:rsidR="007C7550" w:rsidDel="00921E36">
          <w:rPr>
            <w:rStyle w:val="Hyperlink"/>
            <w:rFonts w:eastAsia="Times New Roman" w:cstheme="minorHAnsi"/>
          </w:rPr>
          <w:delText>2</w:delText>
        </w:r>
      </w:del>
      <w:r w:rsidR="00366927">
        <w:rPr>
          <w:rStyle w:val="Hyperlink"/>
          <w:rFonts w:eastAsia="Times New Roman" w:cstheme="minorHAnsi"/>
        </w:rPr>
        <w:fldChar w:fldCharType="end"/>
      </w:r>
      <w:commentRangeEnd w:id="590"/>
      <w:r w:rsidR="00921E36">
        <w:rPr>
          <w:rStyle w:val="CommentReference"/>
        </w:rPr>
        <w:commentReference w:id="590"/>
      </w:r>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592" w:name="_AdultEST/RRH/PSH__-"/>
      <w:bookmarkStart w:id="593" w:name="_AHAREST/RRH/PSH__-"/>
      <w:bookmarkStart w:id="594" w:name="_AHAREST/RRH/PSH__–"/>
      <w:bookmarkStart w:id="595" w:name="_Toc37849772"/>
      <w:bookmarkStart w:id="596" w:name="_Toc38030547"/>
      <w:bookmarkEnd w:id="592"/>
      <w:bookmarkEnd w:id="593"/>
      <w:bookmarkEnd w:id="594"/>
      <w:r>
        <w:t>AHAR</w:t>
      </w:r>
      <w:r w:rsidRPr="00F71669">
        <w:t>EST/RRH/PSH</w:t>
      </w:r>
      <w:r w:rsidRPr="009366AD">
        <w:t xml:space="preserve"> </w:t>
      </w:r>
      <w:r w:rsidR="00A149D4">
        <w:t>–</w:t>
      </w:r>
      <w:r w:rsidRPr="009366AD">
        <w:t xml:space="preserve"> LSAPe</w:t>
      </w:r>
      <w:r w:rsidRPr="00A7544C">
        <w:t>rson</w:t>
      </w:r>
      <w:bookmarkEnd w:id="595"/>
      <w:bookmarkEnd w:id="596"/>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8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">
                <v:shape id="AutoShape 469" o:spid="_x0000_s128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A33436" w:rsidRDefault="00A33436" w:rsidP="00AE5133">
                        <w:pPr>
                          <w:pStyle w:val="Style3"/>
                        </w:pPr>
                        <w:r>
                          <w:t>tlsa_Person</w:t>
                        </w:r>
                      </w:p>
                    </w:txbxContent>
                  </v:textbox>
                </v:shape>
                <v:group id="Group 432" o:spid="_x0000_s128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8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A33436" w:rsidRDefault="00A33436" w:rsidP="00AE5133">
                          <w:pPr>
                            <w:pStyle w:val="Style3"/>
                          </w:pPr>
                          <w:proofErr w:type="spellStart"/>
                          <w:r>
                            <w:t>tlsa_Enrollment</w:t>
                          </w:r>
                          <w:proofErr w:type="spellEnd"/>
                        </w:p>
                      </w:txbxContent>
                    </v:textbox>
                  </v:shape>
                  <v:shape id="AutoShape 390" o:spid="_x0000_s129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A33436" w:rsidRDefault="00A33436" w:rsidP="00AE5133">
                          <w:pPr>
                            <w:pStyle w:val="Style3"/>
                          </w:pPr>
                          <w:proofErr w:type="spellStart"/>
                          <w:r>
                            <w:t>tlsa_HHID</w:t>
                          </w:r>
                          <w:proofErr w:type="spellEnd"/>
                        </w:p>
                      </w:txbxContent>
                    </v:textbox>
                  </v:shape>
                </v:group>
                <v:shape id="AutoShape 435" o:spid="_x0000_s129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29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77777777"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  </w:t>
      </w:r>
    </w:p>
    <w:p w14:paraId="7D756788" w14:textId="44FEA5BE" w:rsidR="007B72E7" w:rsidRPr="00107D01" w:rsidRDefault="007B72E7" w:rsidP="006761B0">
      <w:pPr>
        <w:pStyle w:val="ListParagraph"/>
        <w:numPr>
          <w:ilvl w:val="5"/>
          <w:numId w:val="70"/>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6761B0">
      <w:pPr>
        <w:pStyle w:val="ListParagraph"/>
        <w:numPr>
          <w:ilvl w:val="5"/>
          <w:numId w:val="70"/>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rsidDel="008F18DB" w14:paraId="21A3F9B0" w14:textId="485A0BAB" w:rsidTr="00AE5133">
        <w:trPr>
          <w:cantSplit/>
          <w:trHeight w:val="216"/>
          <w:del w:id="597" w:author="Molly McEvilley" w:date="2020-06-18T10:30:00Z"/>
        </w:trPr>
        <w:tc>
          <w:tcPr>
            <w:tcW w:w="9265" w:type="dxa"/>
          </w:tcPr>
          <w:p w14:paraId="49C83B9E" w14:textId="4DD03A51" w:rsidR="00AE5133" w:rsidDel="008F18DB" w:rsidRDefault="00AE5133" w:rsidP="00147F22">
            <w:pPr>
              <w:pStyle w:val="NoSpacing"/>
              <w:rPr>
                <w:del w:id="598" w:author="Molly McEvilley" w:date="2020-06-18T10:30:00Z"/>
                <w:bCs/>
              </w:rPr>
            </w:pPr>
            <w:commentRangeStart w:id="599"/>
            <w:del w:id="600" w:author="Molly McEvilley" w:date="2020-06-18T10:30:00Z">
              <w:r w:rsidDel="008F18DB">
                <w:rPr>
                  <w:bCs/>
                </w:rPr>
                <w:delText>EntryDate</w:delText>
              </w:r>
            </w:del>
            <w:commentRangeEnd w:id="599"/>
            <w:r w:rsidR="008F18DB">
              <w:rPr>
                <w:rStyle w:val="CommentReference"/>
                <w:rFonts w:eastAsiaTheme="minorHAnsi"/>
              </w:rPr>
              <w:commentReference w:id="599"/>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lastRenderedPageBreak/>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046859">
      <w:pPr>
        <w:pStyle w:val="ListParagraph"/>
        <w:numPr>
          <w:ilvl w:val="0"/>
          <w:numId w:val="27"/>
        </w:numPr>
      </w:pPr>
      <w:r w:rsidRPr="00A6616E">
        <w:rPr>
          <w:b/>
          <w:bCs/>
        </w:rPr>
        <w:t>ProjectType</w:t>
      </w:r>
      <w:r>
        <w:t xml:space="preserve"> in (1,2,8); and </w:t>
      </w:r>
    </w:p>
    <w:p w14:paraId="6F4E9082" w14:textId="529BB981"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046859">
      <w:pPr>
        <w:pStyle w:val="ListParagraph"/>
        <w:numPr>
          <w:ilvl w:val="1"/>
          <w:numId w:val="27"/>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046859">
      <w:pPr>
        <w:pStyle w:val="ListParagraph"/>
        <w:numPr>
          <w:ilvl w:val="0"/>
          <w:numId w:val="27"/>
        </w:numPr>
      </w:pPr>
      <w:r w:rsidRPr="00A6616E">
        <w:rPr>
          <w:b/>
          <w:bCs/>
        </w:rPr>
        <w:t>ProjectType</w:t>
      </w:r>
      <w:r>
        <w:t xml:space="preserve"> = 13; and </w:t>
      </w:r>
    </w:p>
    <w:p w14:paraId="0B97FFF8" w14:textId="4AAD4F59" w:rsidR="007B705B" w:rsidRPr="006B4F91" w:rsidRDefault="007B705B" w:rsidP="00046859">
      <w:pPr>
        <w:pStyle w:val="ListParagraph"/>
        <w:numPr>
          <w:ilvl w:val="0"/>
          <w:numId w:val="27"/>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046859">
      <w:pPr>
        <w:pStyle w:val="ListParagraph"/>
        <w:numPr>
          <w:ilvl w:val="1"/>
          <w:numId w:val="27"/>
        </w:numPr>
      </w:pPr>
      <w:r w:rsidRPr="00DE4A2E">
        <w:rPr>
          <w:b/>
          <w:bCs/>
        </w:rPr>
        <w:t>ExitDate</w:t>
      </w:r>
      <w:r>
        <w:t xml:space="preserve"> &gt; </w:t>
      </w:r>
      <w:r w:rsidRPr="003C4044">
        <w:rPr>
          <w:u w:val="single"/>
        </w:rPr>
        <w:t>ReportStart</w:t>
      </w:r>
      <w:r>
        <w:t>; or</w:t>
      </w:r>
    </w:p>
    <w:p w14:paraId="77296161" w14:textId="6744287E" w:rsidR="007B705B" w:rsidRDefault="007B705B" w:rsidP="00046859">
      <w:pPr>
        <w:pStyle w:val="ListParagraph"/>
        <w:numPr>
          <w:ilvl w:val="1"/>
          <w:numId w:val="27"/>
        </w:numPr>
      </w:pPr>
      <w:r w:rsidRPr="00DE4A2E">
        <w:rPr>
          <w:b/>
          <w:bCs/>
        </w:rPr>
        <w:t>ExitDate</w:t>
      </w:r>
      <w:r>
        <w:t xml:space="preserve"> is </w:t>
      </w:r>
      <w:r w:rsidR="00143E83">
        <w:t>NULL</w:t>
      </w:r>
      <w:r>
        <w:t>; or</w:t>
      </w:r>
    </w:p>
    <w:p w14:paraId="0989B6DC" w14:textId="689EDB49" w:rsidR="007B705B" w:rsidRDefault="007B705B" w:rsidP="00046859">
      <w:pPr>
        <w:pStyle w:val="ListParagraph"/>
        <w:numPr>
          <w:ilvl w:val="1"/>
          <w:numId w:val="27"/>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046859">
      <w:pPr>
        <w:pStyle w:val="ListParagraph"/>
        <w:numPr>
          <w:ilvl w:val="0"/>
          <w:numId w:val="27"/>
        </w:numPr>
      </w:pPr>
      <w:r w:rsidRPr="00A6616E">
        <w:rPr>
          <w:b/>
          <w:bCs/>
        </w:rPr>
        <w:t>ProjectType</w:t>
      </w:r>
      <w:r>
        <w:t xml:space="preserve"> = 3 and </w:t>
      </w:r>
    </w:p>
    <w:p w14:paraId="444EA386" w14:textId="3B693DF4" w:rsidR="007B705B" w:rsidRPr="006B4F91" w:rsidRDefault="007B705B" w:rsidP="00046859">
      <w:pPr>
        <w:pStyle w:val="ListParagraph"/>
        <w:numPr>
          <w:ilvl w:val="0"/>
          <w:numId w:val="27"/>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046859">
      <w:pPr>
        <w:pStyle w:val="ListParagraph"/>
        <w:numPr>
          <w:ilvl w:val="1"/>
          <w:numId w:val="27"/>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601" w:name="_AHARHoHEST/RRH/PSH"/>
      <w:bookmarkStart w:id="602" w:name="_Toc37849773"/>
      <w:bookmarkStart w:id="603" w:name="_Toc38030548"/>
      <w:bookmarkEnd w:id="601"/>
      <w:proofErr w:type="spellStart"/>
      <w:r>
        <w:t>Adult</w:t>
      </w:r>
      <w:r w:rsidRPr="006B4F91">
        <w:t>EST</w:t>
      </w:r>
      <w:proofErr w:type="spellEnd"/>
      <w:r>
        <w:t xml:space="preserve">/RRH/PSH - </w:t>
      </w:r>
      <w:r w:rsidRPr="00C52062">
        <w:t>LSAPerson</w:t>
      </w:r>
      <w:bookmarkEnd w:id="602"/>
      <w:bookmarkEnd w:id="603"/>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A33436" w:rsidRDefault="00A3343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A33436" w:rsidRDefault="00A3343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293"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">
                <v:shape id="AutoShape 469" o:spid="_x0000_s129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A33436" w:rsidRDefault="00A33436" w:rsidP="00F326FD">
                        <w:pPr>
                          <w:pStyle w:val="Style3"/>
                        </w:pPr>
                        <w:r>
                          <w:t>tlsa_Person</w:t>
                        </w:r>
                      </w:p>
                    </w:txbxContent>
                  </v:textbox>
                </v:shape>
                <v:group id="Group 432" o:spid="_x0000_s1295"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29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A33436" w:rsidRDefault="00A33436" w:rsidP="00F326FD">
                          <w:pPr>
                            <w:pStyle w:val="Style3"/>
                          </w:pPr>
                          <w:proofErr w:type="spellStart"/>
                          <w:r>
                            <w:t>tlsa_Enrollment</w:t>
                          </w:r>
                          <w:proofErr w:type="spellEnd"/>
                        </w:p>
                      </w:txbxContent>
                    </v:textbox>
                  </v:shape>
                  <v:shape id="AutoShape 390" o:spid="_x0000_s1297"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A33436" w:rsidRDefault="00A33436" w:rsidP="00F326FD">
                          <w:pPr>
                            <w:pStyle w:val="Style3"/>
                          </w:pPr>
                          <w:proofErr w:type="spellStart"/>
                          <w:r>
                            <w:t>tlsa_HHID</w:t>
                          </w:r>
                          <w:proofErr w:type="spellEnd"/>
                        </w:p>
                      </w:txbxContent>
                    </v:textbox>
                  </v:shape>
                </v:group>
                <v:shape id="AutoShape 435" o:spid="_x0000_s1298"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29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7E10E5">
      <w:pPr>
        <w:pStyle w:val="ListParagraph"/>
        <w:numPr>
          <w:ilvl w:val="0"/>
          <w:numId w:val="71"/>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7E10E5">
      <w:pPr>
        <w:pStyle w:val="ListParagraph"/>
        <w:numPr>
          <w:ilvl w:val="0"/>
          <w:numId w:val="71"/>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lastRenderedPageBreak/>
              <w:t>ProjectType</w:t>
            </w:r>
          </w:p>
        </w:tc>
      </w:tr>
      <w:tr w:rsidR="00F326FD" w:rsidDel="00DA0033" w14:paraId="749981DB" w14:textId="33AA12F9" w:rsidTr="00F326FD">
        <w:trPr>
          <w:cantSplit/>
          <w:trHeight w:val="216"/>
          <w:del w:id="604" w:author="Molly McEvilley" w:date="2020-06-18T10:31:00Z"/>
        </w:trPr>
        <w:tc>
          <w:tcPr>
            <w:tcW w:w="9265" w:type="dxa"/>
          </w:tcPr>
          <w:p w14:paraId="0C6AB474" w14:textId="466534DE" w:rsidR="00F326FD" w:rsidDel="00DA0033" w:rsidRDefault="00F326FD" w:rsidP="00147F22">
            <w:pPr>
              <w:pStyle w:val="NoSpacing"/>
              <w:rPr>
                <w:del w:id="605" w:author="Molly McEvilley" w:date="2020-06-18T10:31:00Z"/>
                <w:bCs/>
              </w:rPr>
            </w:pPr>
            <w:commentRangeStart w:id="606"/>
            <w:del w:id="607" w:author="Molly McEvilley" w:date="2020-06-18T10:31:00Z">
              <w:r w:rsidDel="00DA0033">
                <w:rPr>
                  <w:bCs/>
                </w:rPr>
                <w:delText>EntryDate</w:delText>
              </w:r>
            </w:del>
            <w:commentRangeEnd w:id="606"/>
            <w:r w:rsidR="00DA0033">
              <w:rPr>
                <w:rStyle w:val="CommentReference"/>
                <w:rFonts w:eastAsiaTheme="minorHAnsi"/>
              </w:rPr>
              <w:commentReference w:id="606"/>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608" w:name="_AHARHoHEST/RRH/PSH_1"/>
      <w:bookmarkStart w:id="609" w:name="_Toc37849774"/>
      <w:bookmarkStart w:id="610" w:name="_Toc38030549"/>
      <w:bookmarkEnd w:id="608"/>
      <w:proofErr w:type="spellStart"/>
      <w:r>
        <w:t>AHARHoH</w:t>
      </w:r>
      <w:r w:rsidRPr="006B4F91">
        <w:t>EST</w:t>
      </w:r>
      <w:proofErr w:type="spellEnd"/>
      <w:r w:rsidRPr="006B4F91">
        <w:t>/RRH/PSH</w:t>
      </w:r>
      <w:bookmarkEnd w:id="609"/>
      <w:bookmarkEnd w:id="610"/>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A33436" w:rsidRDefault="00A3343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A33436" w:rsidRDefault="00A3343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0"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HYr&#10;BAiIBAAAJhIAAA4AAAAAAAAAAAAAAAAALgIAAGRycy9lMm9Eb2MueG1sUEsBAi0AFAAGAAgAAAAh&#10;AFd9QRTbAAAABQEAAA8AAAAAAAAAAAAAAAAA4gYAAGRycy9kb3ducmV2LnhtbFBLBQYAAAAABAAE&#10;APMAAADqBwAAAAA=&#10;">
                <v:shape id="AutoShape 469" o:spid="_x0000_s1301"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A33436" w:rsidRDefault="00A33436" w:rsidP="00F326FD">
                        <w:pPr>
                          <w:pStyle w:val="Style3"/>
                        </w:pPr>
                        <w:r>
                          <w:t>tlsa_Person</w:t>
                        </w:r>
                      </w:p>
                    </w:txbxContent>
                  </v:textbox>
                </v:shape>
                <v:group id="Group 432" o:spid="_x0000_s1302"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03"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A33436" w:rsidRDefault="00A33436" w:rsidP="00F326FD">
                          <w:pPr>
                            <w:pStyle w:val="Style3"/>
                          </w:pPr>
                          <w:proofErr w:type="spellStart"/>
                          <w:r>
                            <w:t>tlsa_Enrollment</w:t>
                          </w:r>
                          <w:proofErr w:type="spellEnd"/>
                        </w:p>
                      </w:txbxContent>
                    </v:textbox>
                  </v:shape>
                  <v:shape id="AutoShape 390" o:spid="_x0000_s1304"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A33436" w:rsidRDefault="00A33436" w:rsidP="00F326FD">
                          <w:pPr>
                            <w:pStyle w:val="Style3"/>
                          </w:pPr>
                          <w:proofErr w:type="spellStart"/>
                          <w:r>
                            <w:t>tlsa_HHID</w:t>
                          </w:r>
                          <w:proofErr w:type="spellEnd"/>
                        </w:p>
                      </w:txbxContent>
                    </v:textbox>
                  </v:shape>
                </v:group>
                <v:shape id="AutoShape 435" o:spid="_x0000_s1305"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06"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0986152C"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ins w:id="611" w:author="Molly McEvilley" w:date="2020-06-18T10:42:00Z">
        <w:r w:rsidR="003A6228">
          <w:rPr>
            <w:rFonts w:eastAsia="Times New Roman" w:cstheme="minorHAnsi"/>
            <w:b/>
            <w:bCs/>
          </w:rPr>
          <w:t>HoH</w:t>
        </w:r>
      </w:ins>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ins w:id="612" w:author="Molly McEvilley" w:date="2020-06-18T10:42:00Z">
        <w:r w:rsidR="003A6228">
          <w:rPr>
            <w:rFonts w:eastAsia="Times New Roman" w:cstheme="minorHAnsi"/>
            <w:b/>
            <w:bCs/>
          </w:rPr>
          <w:t>HoH</w:t>
        </w:r>
      </w:ins>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ins w:id="613" w:author="Molly McEvilley" w:date="2020-06-18T10:42:00Z">
        <w:r w:rsidR="003A6228">
          <w:rPr>
            <w:rFonts w:eastAsia="Times New Roman" w:cstheme="minorHAnsi"/>
            <w:b/>
            <w:bCs/>
          </w:rPr>
          <w:t>HoH</w:t>
        </w:r>
      </w:ins>
      <w:r w:rsidRPr="00A6616E">
        <w:rPr>
          <w:rFonts w:eastAsia="Times New Roman" w:cstheme="minorHAnsi"/>
          <w:b/>
          <w:bCs/>
        </w:rPr>
        <w:t>PSH</w:t>
      </w:r>
      <w:proofErr w:type="spellEnd"/>
      <w:r>
        <w:rPr>
          <w:rFonts w:eastAsia="Times New Roman" w:cstheme="minorHAnsi"/>
        </w:rPr>
        <w:t xml:space="preserve"> columns indicate: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lastRenderedPageBreak/>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rsidDel="00AC162E" w14:paraId="56DDF289" w14:textId="2B7397F2" w:rsidTr="00F326FD">
        <w:trPr>
          <w:cantSplit/>
          <w:trHeight w:val="216"/>
          <w:del w:id="614" w:author="Molly McEvilley" w:date="2020-06-18T10:34:00Z"/>
        </w:trPr>
        <w:tc>
          <w:tcPr>
            <w:tcW w:w="9265" w:type="dxa"/>
          </w:tcPr>
          <w:p w14:paraId="201EC0FA" w14:textId="0B894047" w:rsidR="00F326FD" w:rsidDel="00AC162E" w:rsidRDefault="00F326FD" w:rsidP="00147F22">
            <w:pPr>
              <w:pStyle w:val="NoSpacing"/>
              <w:rPr>
                <w:del w:id="615" w:author="Molly McEvilley" w:date="2020-06-18T10:34:00Z"/>
                <w:bCs/>
              </w:rPr>
            </w:pPr>
            <w:del w:id="616" w:author="Molly McEvilley" w:date="2020-06-18T10:34:00Z">
              <w:r w:rsidDel="00AC162E">
                <w:rPr>
                  <w:bCs/>
                </w:rPr>
                <w:delText>EntryDate</w:delText>
              </w:r>
            </w:del>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rsidDel="00AC162E" w14:paraId="22461A88" w14:textId="052AE9C7" w:rsidTr="00F326FD">
        <w:trPr>
          <w:cantSplit/>
          <w:trHeight w:val="216"/>
          <w:del w:id="617" w:author="Molly McEvilley" w:date="2020-06-18T10:34:00Z"/>
        </w:trPr>
        <w:tc>
          <w:tcPr>
            <w:tcW w:w="9265" w:type="dxa"/>
          </w:tcPr>
          <w:p w14:paraId="68766D25" w14:textId="6038FC10" w:rsidR="00F326FD" w:rsidDel="00AC162E" w:rsidRDefault="00F326FD" w:rsidP="00147F22">
            <w:pPr>
              <w:pStyle w:val="NoSpacing"/>
              <w:rPr>
                <w:del w:id="618" w:author="Molly McEvilley" w:date="2020-06-18T10:34:00Z"/>
                <w:bCs/>
              </w:rPr>
            </w:pPr>
            <w:commentRangeStart w:id="619"/>
            <w:del w:id="620" w:author="Molly McEvilley" w:date="2020-06-18T10:34:00Z">
              <w:r w:rsidDel="00AC162E">
                <w:rPr>
                  <w:bCs/>
                </w:rPr>
                <w:delText>ActiveAge</w:delText>
              </w:r>
            </w:del>
            <w:commentRangeEnd w:id="619"/>
            <w:r w:rsidR="00AC162E">
              <w:rPr>
                <w:rStyle w:val="CommentReference"/>
                <w:rFonts w:eastAsiaTheme="minorHAnsi"/>
              </w:rPr>
              <w:commentReference w:id="619"/>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5CFD6CF2"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r w:rsidR="00DB2D1D">
        <w:fldChar w:fldCharType="begin"/>
      </w:r>
      <w:r w:rsidR="00DB2D1D">
        <w:instrText xml:space="preserve"> HYPERLINK \l "_AHAREST/RRH/PSH__-" </w:instrText>
      </w:r>
      <w:r w:rsidR="00DB2D1D">
        <w:fldChar w:fldCharType="separate"/>
      </w:r>
      <w:r w:rsidR="00963446" w:rsidRPr="007519D6">
        <w:rPr>
          <w:rStyle w:val="Hyperlink"/>
          <w:rFonts w:eastAsia="Times New Roman" w:cstheme="minorHAnsi"/>
        </w:rPr>
        <w:t>section 5.1</w:t>
      </w:r>
      <w:ins w:id="621" w:author="Molly McEvilley" w:date="2020-06-18T10:37:00Z">
        <w:r w:rsidR="00A414A7">
          <w:rPr>
            <w:rStyle w:val="Hyperlink"/>
            <w:rFonts w:eastAsia="Times New Roman" w:cstheme="minorHAnsi"/>
          </w:rPr>
          <w:t>4</w:t>
        </w:r>
      </w:ins>
      <w:del w:id="622" w:author="Molly McEvilley" w:date="2020-06-18T10:37:00Z">
        <w:r w:rsidR="00963446" w:rsidDel="00A414A7">
          <w:rPr>
            <w:rStyle w:val="Hyperlink"/>
            <w:rFonts w:eastAsia="Times New Roman" w:cstheme="minorHAnsi"/>
          </w:rPr>
          <w:delText>7</w:delText>
        </w:r>
      </w:del>
      <w:r w:rsidR="00DB2D1D">
        <w:rPr>
          <w:rStyle w:val="Hyperlink"/>
          <w:rFonts w:eastAsia="Times New Roman" w:cstheme="minorHAnsi"/>
        </w:rPr>
        <w:fldChar w:fldCharType="end"/>
      </w:r>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623" w:name="_Set_Population_Identifiers_5"/>
      <w:bookmarkStart w:id="624" w:name="_Toc37849775"/>
      <w:bookmarkStart w:id="625" w:name="_Toc38030550"/>
      <w:bookmarkEnd w:id="623"/>
      <w:r w:rsidRPr="00C52062">
        <w:t>Set Population Identifiers for Active HMIS Households</w:t>
      </w:r>
      <w:bookmarkEnd w:id="624"/>
      <w:bookmarkEnd w:id="625"/>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07"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">
                <v:shape id="AutoShape 3" o:spid="_x0000_s1308"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A33436" w:rsidRDefault="00A33436" w:rsidP="00DE4A2E">
                        <w:pPr>
                          <w:pStyle w:val="Style3"/>
                        </w:pPr>
                        <w:proofErr w:type="spellStart"/>
                        <w:r>
                          <w:t>tlsa_HHID</w:t>
                        </w:r>
                        <w:proofErr w:type="spellEnd"/>
                      </w:p>
                    </w:txbxContent>
                  </v:textbox>
                </v:shape>
                <v:shape id="AutoShape 4" o:spid="_x0000_s1309"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A33436" w:rsidRDefault="00A33436" w:rsidP="00DE4A2E">
                        <w:pPr>
                          <w:pStyle w:val="Style3"/>
                        </w:pPr>
                        <w:proofErr w:type="spellStart"/>
                        <w:r>
                          <w:t>tlsa_Enrollment</w:t>
                        </w:r>
                        <w:proofErr w:type="spellEnd"/>
                      </w:p>
                    </w:txbxContent>
                  </v:textbox>
                </v:shape>
                <v:shape id="_x0000_s1310"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11"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A33436" w:rsidRDefault="00A33436" w:rsidP="00DE4A2E">
                        <w:pPr>
                          <w:pStyle w:val="Style3"/>
                        </w:pPr>
                        <w:r>
                          <w:t>tlsa_Person</w:t>
                        </w:r>
                      </w:p>
                    </w:txbxContent>
                  </v:textbox>
                </v:shape>
                <v:shape id="AutoShape 7" o:spid="_x0000_s1312"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lastRenderedPageBreak/>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commentRangeStart w:id="626"/>
      <w:proofErr w:type="spellStart"/>
      <w:ins w:id="627" w:author="Molly McEvilley" w:date="2020-06-11T10:01:00Z">
        <w:r w:rsidR="0083149C" w:rsidRPr="0051722F">
          <w:rPr>
            <w:rFonts w:cstheme="minorHAnsi"/>
            <w:b/>
            <w:bCs/>
          </w:rPr>
          <w:t>A</w:t>
        </w:r>
        <w:r w:rsidR="0051722F" w:rsidRPr="0051722F">
          <w:rPr>
            <w:rFonts w:cstheme="minorHAnsi"/>
            <w:b/>
            <w:bCs/>
          </w:rPr>
          <w:t>ctive</w:t>
        </w:r>
      </w:ins>
      <w:r w:rsidR="0089474A" w:rsidRPr="0089474A">
        <w:rPr>
          <w:rFonts w:cstheme="minorHAnsi"/>
          <w:b/>
          <w:bCs/>
        </w:rPr>
        <w:t>HHType</w:t>
      </w:r>
      <w:proofErr w:type="spellEnd"/>
      <w:r w:rsidR="0089474A">
        <w:rPr>
          <w:rFonts w:cstheme="minorHAnsi"/>
        </w:rPr>
        <w:t xml:space="preserve"> </w:t>
      </w:r>
      <w:commentRangeEnd w:id="626"/>
      <w:r w:rsidR="0051722F">
        <w:rPr>
          <w:rStyle w:val="CommentReference"/>
        </w:rPr>
        <w:commentReference w:id="626"/>
      </w:r>
      <w:r w:rsidR="0089474A">
        <w:rPr>
          <w:rFonts w:cstheme="minorHAnsi"/>
        </w:rPr>
        <w:t>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lastRenderedPageBreak/>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628" w:name="_Set_Population_Identifiers_4"/>
      <w:bookmarkStart w:id="629" w:name="_Toc37849776"/>
      <w:bookmarkStart w:id="630" w:name="_Toc38030551"/>
      <w:bookmarkEnd w:id="628"/>
      <w:r>
        <w:t>Set</w:t>
      </w:r>
      <w:r w:rsidRPr="00C52062">
        <w:t xml:space="preserve"> Population Identifiers </w:t>
      </w:r>
      <w:r>
        <w:t xml:space="preserve">for LSAPerson </w:t>
      </w:r>
      <w:r w:rsidRPr="00C52062">
        <w:t>from Active Households</w:t>
      </w:r>
      <w:bookmarkEnd w:id="629"/>
      <w:bookmarkEnd w:id="630"/>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A33436" w:rsidRDefault="00A33436"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A33436" w:rsidRDefault="00A33436"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A33436" w:rsidRDefault="00A33436"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3"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">
                <v:shape id="AutoShape 9" o:spid="_x0000_s1314"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A33436" w:rsidRDefault="00A33436" w:rsidP="00FE534C">
                        <w:pPr>
                          <w:widowControl w:val="0"/>
                          <w:spacing w:after="0"/>
                          <w:jc w:val="center"/>
                        </w:pPr>
                        <w:r>
                          <w:t>tlsa_Person</w:t>
                        </w:r>
                      </w:p>
                    </w:txbxContent>
                  </v:textbox>
                </v:shape>
                <v:shape id="AutoShape 10" o:spid="_x0000_s1315"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A33436" w:rsidRDefault="00A33436" w:rsidP="00FE534C">
                        <w:pPr>
                          <w:widowControl w:val="0"/>
                          <w:spacing w:after="0"/>
                          <w:jc w:val="center"/>
                        </w:pPr>
                        <w:proofErr w:type="spellStart"/>
                        <w:r>
                          <w:t>tlsa_Enrollment</w:t>
                        </w:r>
                        <w:proofErr w:type="spellEnd"/>
                      </w:p>
                    </w:txbxContent>
                  </v:textbox>
                </v:shape>
                <v:shape id="AutoShape 11" o:spid="_x0000_s1316"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17"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A33436" w:rsidRDefault="00A33436" w:rsidP="00FE534C">
                        <w:pPr>
                          <w:widowControl w:val="0"/>
                          <w:spacing w:after="0"/>
                          <w:jc w:val="center"/>
                        </w:pPr>
                        <w:proofErr w:type="spellStart"/>
                        <w:r>
                          <w:t>tlsa_HHID</w:t>
                        </w:r>
                        <w:proofErr w:type="spellEnd"/>
                      </w:p>
                    </w:txbxContent>
                  </v:textbox>
                </v:shape>
                <v:shape id="AutoShape 13" o:spid="_x0000_s1318"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lastRenderedPageBreak/>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236AA5F7" w:rsidR="00012E0F" w:rsidRDefault="00012E0F" w:rsidP="00012E0F">
      <w:pPr>
        <w:rPr>
          <w:rFonts w:eastAsia="Times New Roman" w:cstheme="minorHAnsi"/>
        </w:rPr>
      </w:pPr>
      <w:r>
        <w:rPr>
          <w:rFonts w:eastAsia="Times New Roman" w:cstheme="minorHAnsi"/>
        </w:rPr>
        <w:lastRenderedPageBreak/>
        <w:t xml:space="preserve">See </w:t>
      </w:r>
      <w:del w:id="631" w:author="Molly McEvilley" w:date="2020-06-18T10:43:00Z">
        <w:r w:rsidR="00DB2D1D" w:rsidDel="00680FBD">
          <w:fldChar w:fldCharType="begin"/>
        </w:r>
        <w:r w:rsidR="00DB2D1D" w:rsidDel="00680FBD">
          <w:delInstrText xml:space="preserve"> HYPERLINK \l "_HHTypeEST/RRH/PSH_-_LSAPerson" </w:delInstrText>
        </w:r>
        <w:r w:rsidR="00DB2D1D" w:rsidDel="00680FBD">
          <w:fldChar w:fldCharType="separate"/>
        </w:r>
        <w:r w:rsidRPr="007519D6" w:rsidDel="00680FBD">
          <w:rPr>
            <w:rStyle w:val="Hyperlink"/>
            <w:rFonts w:eastAsia="Times New Roman" w:cstheme="minorHAnsi"/>
          </w:rPr>
          <w:delText>section 5.14</w:delText>
        </w:r>
        <w:r w:rsidR="00DB2D1D" w:rsidDel="00680FBD">
          <w:rPr>
            <w:rStyle w:val="Hyperlink"/>
            <w:rFonts w:eastAsia="Times New Roman" w:cstheme="minorHAnsi"/>
          </w:rPr>
          <w:fldChar w:fldCharType="end"/>
        </w:r>
        <w:r w:rsidDel="00680FBD">
          <w:rPr>
            <w:rFonts w:eastAsia="Times New Roman" w:cstheme="minorHAnsi"/>
          </w:rPr>
          <w:delText xml:space="preserve"> </w:delText>
        </w:r>
      </w:del>
      <w:ins w:id="632" w:author="Molly McEvilley" w:date="2020-06-18T10:43:00Z">
        <w:r w:rsidR="00680FBD">
          <w:fldChar w:fldCharType="begin"/>
        </w:r>
        <w:r w:rsidR="00680FBD">
          <w:instrText xml:space="preserve"> HYPERLINK \l "_HHTypeEST/RRH/PSH_-_LSAPerson" </w:instrText>
        </w:r>
        <w:r w:rsidR="00680FBD">
          <w:fldChar w:fldCharType="separate"/>
        </w:r>
        <w:r w:rsidR="00680FBD" w:rsidRPr="007519D6">
          <w:rPr>
            <w:rStyle w:val="Hyperlink"/>
            <w:rFonts w:eastAsia="Times New Roman" w:cstheme="minorHAnsi"/>
          </w:rPr>
          <w:t>section 5.1</w:t>
        </w:r>
        <w:r w:rsidR="00680FBD">
          <w:rPr>
            <w:rStyle w:val="Hyperlink"/>
            <w:rFonts w:eastAsia="Times New Roman" w:cstheme="minorHAnsi"/>
          </w:rPr>
          <w:t>2</w:t>
        </w:r>
        <w:r w:rsidR="00680FBD">
          <w:rPr>
            <w:rStyle w:val="Hyperlink"/>
            <w:rFonts w:eastAsia="Times New Roman" w:cstheme="minorHAnsi"/>
          </w:rPr>
          <w:fldChar w:fldCharType="end"/>
        </w:r>
        <w:r w:rsidR="00680FBD">
          <w:rPr>
            <w:rFonts w:eastAsia="Times New Roman" w:cstheme="minorHAnsi"/>
          </w:rPr>
          <w:t xml:space="preserve"> </w:t>
        </w:r>
      </w:ins>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20F6B961" w:rsidR="00141341" w:rsidRDefault="00141341" w:rsidP="00141341">
      <w:pPr>
        <w:rPr>
          <w:rFonts w:eastAsia="Times New Roman" w:cstheme="minorHAnsi"/>
        </w:rPr>
      </w:pPr>
      <w:r>
        <w:rPr>
          <w:rFonts w:eastAsia="Times New Roman" w:cstheme="minorHAnsi"/>
        </w:rPr>
        <w:t xml:space="preserve">See </w:t>
      </w:r>
      <w:del w:id="633" w:author="Molly McEvilley" w:date="2020-06-18T10:43:00Z">
        <w:r w:rsidR="00DB2D1D" w:rsidDel="00680FBD">
          <w:fldChar w:fldCharType="begin"/>
        </w:r>
        <w:r w:rsidR="00DB2D1D" w:rsidDel="00680FBD">
          <w:delInstrText xml:space="preserve"> HYPERLINK \l "_HHTypeEST/RRH/PSH_-_LSAPerson" </w:delInstrText>
        </w:r>
        <w:r w:rsidR="00DB2D1D" w:rsidDel="00680FBD">
          <w:fldChar w:fldCharType="separate"/>
        </w:r>
        <w:r w:rsidRPr="007519D6" w:rsidDel="00680FBD">
          <w:rPr>
            <w:rStyle w:val="Hyperlink"/>
            <w:rFonts w:eastAsia="Times New Roman" w:cstheme="minorHAnsi"/>
          </w:rPr>
          <w:delText>section 5.14</w:delText>
        </w:r>
        <w:r w:rsidR="00DB2D1D" w:rsidDel="00680FBD">
          <w:rPr>
            <w:rStyle w:val="Hyperlink"/>
            <w:rFonts w:eastAsia="Times New Roman" w:cstheme="minorHAnsi"/>
          </w:rPr>
          <w:fldChar w:fldCharType="end"/>
        </w:r>
        <w:r w:rsidDel="00680FBD">
          <w:rPr>
            <w:rFonts w:eastAsia="Times New Roman" w:cstheme="minorHAnsi"/>
          </w:rPr>
          <w:delText xml:space="preserve"> </w:delText>
        </w:r>
      </w:del>
      <w:ins w:id="634" w:author="Molly McEvilley" w:date="2020-06-18T10:43:00Z">
        <w:r w:rsidR="00680FBD">
          <w:fldChar w:fldCharType="begin"/>
        </w:r>
        <w:r w:rsidR="00680FBD">
          <w:instrText xml:space="preserve"> HYPERLINK \l "_HHTypeEST/RRH/PSH_-_LSAPerson" </w:instrText>
        </w:r>
        <w:r w:rsidR="00680FBD">
          <w:fldChar w:fldCharType="separate"/>
        </w:r>
        <w:r w:rsidR="00680FBD" w:rsidRPr="007519D6">
          <w:rPr>
            <w:rStyle w:val="Hyperlink"/>
            <w:rFonts w:eastAsia="Times New Roman" w:cstheme="minorHAnsi"/>
          </w:rPr>
          <w:t>section 5.1</w:t>
        </w:r>
        <w:r w:rsidR="00680FBD">
          <w:rPr>
            <w:rStyle w:val="Hyperlink"/>
            <w:rFonts w:eastAsia="Times New Roman" w:cstheme="minorHAnsi"/>
          </w:rPr>
          <w:t>2</w:t>
        </w:r>
        <w:r w:rsidR="00680FBD">
          <w:rPr>
            <w:rStyle w:val="Hyperlink"/>
            <w:rFonts w:eastAsia="Times New Roman" w:cstheme="minorHAnsi"/>
          </w:rPr>
          <w:fldChar w:fldCharType="end"/>
        </w:r>
        <w:r w:rsidR="00680FBD">
          <w:rPr>
            <w:rFonts w:eastAsia="Times New Roman" w:cstheme="minorHAnsi"/>
          </w:rPr>
          <w:t xml:space="preserve"> </w:t>
        </w:r>
      </w:ins>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7000489A" w:rsidR="00415E61" w:rsidRDefault="00415E61" w:rsidP="00415E61">
      <w:pPr>
        <w:rPr>
          <w:rFonts w:eastAsia="Times New Roman" w:cstheme="minorHAnsi"/>
        </w:rPr>
      </w:pPr>
      <w:r>
        <w:rPr>
          <w:rFonts w:eastAsia="Times New Roman" w:cstheme="minorHAnsi"/>
        </w:rPr>
        <w:t xml:space="preserve">See </w:t>
      </w:r>
      <w:del w:id="635" w:author="Molly McEvilley" w:date="2020-06-18T10:51:00Z">
        <w:r w:rsidR="00DB2D1D" w:rsidDel="0054595F">
          <w:fldChar w:fldCharType="begin"/>
        </w:r>
        <w:r w:rsidR="00DB2D1D" w:rsidDel="0054595F">
          <w:delInstrText xml:space="preserve"> HYPERLINK \l "_HHTypeEST/RRH/PSH_-_LSAPerson" </w:delInstrText>
        </w:r>
        <w:r w:rsidR="00DB2D1D" w:rsidDel="0054595F">
          <w:fldChar w:fldCharType="separate"/>
        </w:r>
        <w:r w:rsidRPr="007519D6" w:rsidDel="0054595F">
          <w:rPr>
            <w:rStyle w:val="Hyperlink"/>
            <w:rFonts w:eastAsia="Times New Roman" w:cstheme="minorHAnsi"/>
          </w:rPr>
          <w:delText>section 5.14</w:delText>
        </w:r>
        <w:r w:rsidR="00DB2D1D" w:rsidDel="0054595F">
          <w:rPr>
            <w:rStyle w:val="Hyperlink"/>
            <w:rFonts w:eastAsia="Times New Roman" w:cstheme="minorHAnsi"/>
          </w:rPr>
          <w:fldChar w:fldCharType="end"/>
        </w:r>
      </w:del>
      <w:ins w:id="636" w:author="Molly McEvilley" w:date="2020-06-18T10:51:00Z">
        <w:r w:rsidR="0054595F">
          <w:fldChar w:fldCharType="begin"/>
        </w:r>
        <w:r w:rsidR="0054595F">
          <w:instrText xml:space="preserve"> HYPERLINK \l "_HHTypeEST/RRH/PSH_-_LSAPerson" </w:instrText>
        </w:r>
        <w:r w:rsidR="0054595F">
          <w:fldChar w:fldCharType="separate"/>
        </w:r>
        <w:r w:rsidR="0054595F">
          <w:rPr>
            <w:rStyle w:val="Hyperlink"/>
            <w:rFonts w:eastAsia="Times New Roman" w:cstheme="minorHAnsi"/>
          </w:rPr>
          <w:t>2</w:t>
        </w:r>
        <w:r w:rsidR="0054595F">
          <w:rPr>
            <w:rStyle w:val="Hyperlink"/>
            <w:rFonts w:eastAsia="Times New Roman" w:cstheme="minorHAnsi"/>
          </w:rPr>
          <w:fldChar w:fldCharType="end"/>
        </w:r>
      </w:ins>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2EE83697" w:rsidR="00415E61" w:rsidRDefault="00415E61" w:rsidP="00415E61">
      <w:pPr>
        <w:rPr>
          <w:rFonts w:eastAsia="Times New Roman" w:cstheme="minorHAnsi"/>
        </w:rPr>
      </w:pPr>
      <w:r>
        <w:rPr>
          <w:rFonts w:eastAsia="Times New Roman" w:cstheme="minorHAnsi"/>
        </w:rPr>
        <w:t xml:space="preserve">See </w:t>
      </w:r>
      <w:r w:rsidR="00DB2D1D">
        <w:fldChar w:fldCharType="begin"/>
      </w:r>
      <w:r w:rsidR="00DB2D1D">
        <w:instrText xml:space="preserve"> HYPERLINK \l "_HHTypeEST/RRH/PSH_-_LSAPerson" </w:instrText>
      </w:r>
      <w:r w:rsidR="00DB2D1D">
        <w:fldChar w:fldCharType="separate"/>
      </w:r>
      <w:r w:rsidRPr="007519D6">
        <w:rPr>
          <w:rStyle w:val="Hyperlink"/>
          <w:rFonts w:eastAsia="Times New Roman" w:cstheme="minorHAnsi"/>
        </w:rPr>
        <w:t>section 5.1</w:t>
      </w:r>
      <w:ins w:id="637" w:author="Molly McEvilley" w:date="2020-06-18T10:51:00Z">
        <w:r w:rsidR="0054595F">
          <w:rPr>
            <w:rStyle w:val="Hyperlink"/>
            <w:rFonts w:eastAsia="Times New Roman" w:cstheme="minorHAnsi"/>
          </w:rPr>
          <w:t>2</w:t>
        </w:r>
      </w:ins>
      <w:del w:id="638" w:author="Molly McEvilley" w:date="2020-06-18T10:51:00Z">
        <w:r w:rsidRPr="007519D6" w:rsidDel="0054595F">
          <w:rPr>
            <w:rStyle w:val="Hyperlink"/>
            <w:rFonts w:eastAsia="Times New Roman" w:cstheme="minorHAnsi"/>
          </w:rPr>
          <w:delText>4</w:delText>
        </w:r>
      </w:del>
      <w:r w:rsidR="00DB2D1D">
        <w:rPr>
          <w:rStyle w:val="Hyperlink"/>
          <w:rFonts w:eastAsia="Times New Roman" w:cstheme="minorHAnsi"/>
        </w:rPr>
        <w:fldChar w:fldCharType="end"/>
      </w:r>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54595F">
      <w:pPr>
        <w:pStyle w:val="ListParagraph"/>
        <w:numPr>
          <w:ilvl w:val="0"/>
          <w:numId w:val="73"/>
        </w:numPr>
        <w:spacing w:before="0"/>
      </w:pPr>
      <w:bookmarkStart w:id="639" w:name="_Hlk43369935"/>
      <w:r>
        <w:t xml:space="preserve">EST - </w:t>
      </w:r>
      <w:r w:rsidRPr="0054595F">
        <w:rPr>
          <w:b/>
          <w:bCs/>
        </w:rPr>
        <w:t>ProjectType</w:t>
      </w:r>
      <w:r>
        <w:t xml:space="preserve"> in (1,2,8)</w:t>
      </w:r>
    </w:p>
    <w:p w14:paraId="787F5E10" w14:textId="3A768564" w:rsidR="007B705B" w:rsidRDefault="007B705B" w:rsidP="0054595F">
      <w:pPr>
        <w:pStyle w:val="ListParagraph"/>
        <w:numPr>
          <w:ilvl w:val="0"/>
          <w:numId w:val="73"/>
        </w:numPr>
        <w:spacing w:before="0"/>
      </w:pPr>
      <w:r>
        <w:t xml:space="preserve">RRH - </w:t>
      </w:r>
      <w:r w:rsidRPr="0054595F">
        <w:rPr>
          <w:b/>
          <w:bCs/>
        </w:rPr>
        <w:t>ProjectType</w:t>
      </w:r>
      <w:r>
        <w:t xml:space="preserve"> = 13</w:t>
      </w:r>
    </w:p>
    <w:p w14:paraId="4948856C" w14:textId="060E9D58" w:rsidR="007B705B" w:rsidRDefault="007B705B" w:rsidP="0054595F">
      <w:pPr>
        <w:pStyle w:val="ListParagraph"/>
        <w:numPr>
          <w:ilvl w:val="0"/>
          <w:numId w:val="73"/>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639"/>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lastRenderedPageBreak/>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54595F">
      <w:pPr>
        <w:pStyle w:val="ListParagraph"/>
        <w:numPr>
          <w:ilvl w:val="0"/>
          <w:numId w:val="73"/>
        </w:numPr>
        <w:spacing w:before="0"/>
        <w:rPr>
          <w:ins w:id="640" w:author="Molly McEvilley" w:date="2020-06-18T10:52:00Z"/>
        </w:rPr>
      </w:pPr>
      <w:ins w:id="641" w:author="Molly McEvilley" w:date="2020-06-18T10:52:00Z">
        <w:r>
          <w:t xml:space="preserve">EST - </w:t>
        </w:r>
        <w:r w:rsidRPr="0054595F">
          <w:rPr>
            <w:b/>
            <w:bCs/>
          </w:rPr>
          <w:t>ProjectType</w:t>
        </w:r>
        <w:r>
          <w:t xml:space="preserve"> in (1,2,8)</w:t>
        </w:r>
      </w:ins>
    </w:p>
    <w:p w14:paraId="6F166238" w14:textId="77777777" w:rsidR="0054595F" w:rsidRDefault="0054595F" w:rsidP="0054595F">
      <w:pPr>
        <w:pStyle w:val="ListParagraph"/>
        <w:numPr>
          <w:ilvl w:val="0"/>
          <w:numId w:val="73"/>
        </w:numPr>
        <w:spacing w:before="0"/>
        <w:rPr>
          <w:ins w:id="642" w:author="Molly McEvilley" w:date="2020-06-18T10:52:00Z"/>
        </w:rPr>
      </w:pPr>
      <w:ins w:id="643" w:author="Molly McEvilley" w:date="2020-06-18T10:52:00Z">
        <w:r>
          <w:t xml:space="preserve">RRH - </w:t>
        </w:r>
        <w:r w:rsidRPr="0054595F">
          <w:rPr>
            <w:b/>
            <w:bCs/>
          </w:rPr>
          <w:t>ProjectType</w:t>
        </w:r>
        <w:r>
          <w:t xml:space="preserve"> = 13</w:t>
        </w:r>
      </w:ins>
    </w:p>
    <w:p w14:paraId="48C2EF30" w14:textId="77777777" w:rsidR="0054595F" w:rsidRDefault="0054595F" w:rsidP="0054595F">
      <w:pPr>
        <w:pStyle w:val="ListParagraph"/>
        <w:numPr>
          <w:ilvl w:val="0"/>
          <w:numId w:val="73"/>
        </w:numPr>
        <w:spacing w:before="0"/>
        <w:rPr>
          <w:ins w:id="644" w:author="Molly McEvilley" w:date="2020-06-18T10:52:00Z"/>
        </w:rPr>
      </w:pPr>
      <w:ins w:id="645" w:author="Molly McEvilley" w:date="2020-06-18T10:52:00Z">
        <w:r>
          <w:t xml:space="preserve">PSH - </w:t>
        </w:r>
        <w:r w:rsidRPr="0054595F">
          <w:rPr>
            <w:b/>
            <w:bCs/>
          </w:rPr>
          <w:t>ProjectType</w:t>
        </w:r>
        <w:r>
          <w:t xml:space="preserve"> = 3</w:t>
        </w:r>
      </w:ins>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5B5A814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 </w:t>
      </w:r>
      <w:r w:rsidRPr="00A6067F">
        <w:rPr>
          <w:rFonts w:eastAsia="Times New Roman" w:cstheme="minorHAnsi"/>
        </w:rPr>
        <w:t xml:space="preserve"> 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B7CD620" w:rsidR="00F43210" w:rsidRDefault="00F43210" w:rsidP="00F43210">
      <w:pPr>
        <w:rPr>
          <w:rFonts w:eastAsia="Times New Roman" w:cstheme="minorHAnsi"/>
        </w:rPr>
      </w:pPr>
      <w:r>
        <w:rPr>
          <w:rFonts w:eastAsia="Times New Roman" w:cstheme="minorHAnsi"/>
        </w:rPr>
        <w:t xml:space="preserve">See </w:t>
      </w:r>
      <w:r w:rsidR="00DB2D1D">
        <w:fldChar w:fldCharType="begin"/>
      </w:r>
      <w:r w:rsidR="00DB2D1D">
        <w:instrText xml:space="preserve"> HYPERLINK \l "_HHTypeEST/RRH/PSH_-_LSAPerson" </w:instrText>
      </w:r>
      <w:r w:rsidR="00DB2D1D">
        <w:fldChar w:fldCharType="separate"/>
      </w:r>
      <w:r w:rsidRPr="007519D6">
        <w:rPr>
          <w:rStyle w:val="Hyperlink"/>
          <w:rFonts w:eastAsia="Times New Roman" w:cstheme="minorHAnsi"/>
        </w:rPr>
        <w:t>section 5.1</w:t>
      </w:r>
      <w:ins w:id="646" w:author="Molly McEvilley" w:date="2020-06-18T10:52:00Z">
        <w:r w:rsidR="00D55D56">
          <w:rPr>
            <w:rStyle w:val="Hyperlink"/>
            <w:rFonts w:eastAsia="Times New Roman" w:cstheme="minorHAnsi"/>
          </w:rPr>
          <w:t>2</w:t>
        </w:r>
      </w:ins>
      <w:del w:id="647" w:author="Molly McEvilley" w:date="2020-06-18T10:52:00Z">
        <w:r w:rsidRPr="007519D6" w:rsidDel="00D55D56">
          <w:rPr>
            <w:rStyle w:val="Hyperlink"/>
            <w:rFonts w:eastAsia="Times New Roman" w:cstheme="minorHAnsi"/>
          </w:rPr>
          <w:delText>4</w:delText>
        </w:r>
      </w:del>
      <w:r w:rsidR="00DB2D1D">
        <w:rPr>
          <w:rStyle w:val="Hyperlink"/>
          <w:rFonts w:eastAsia="Times New Roman" w:cstheme="minorHAnsi"/>
        </w:rPr>
        <w:fldChar w:fldCharType="end"/>
      </w:r>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648" w:name="_Toc37849777"/>
      <w:bookmarkStart w:id="649" w:name="_Toc38030552"/>
      <w:r>
        <w:t>LSAPerson</w:t>
      </w:r>
      <w:bookmarkEnd w:id="648"/>
      <w:bookmarkEnd w:id="649"/>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A33436" w:rsidRDefault="00A33436"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A33436" w:rsidRDefault="00A33436"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9"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">
                <v:shape id="AutoShape 19" o:spid="_x0000_s1320"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A33436" w:rsidRDefault="00A33436" w:rsidP="00047784">
                        <w:pPr>
                          <w:widowControl w:val="0"/>
                          <w:spacing w:after="0"/>
                          <w:jc w:val="center"/>
                        </w:pPr>
                        <w:r>
                          <w:t>tlsa_Person</w:t>
                        </w:r>
                      </w:p>
                    </w:txbxContent>
                  </v:textbox>
                </v:shape>
                <v:shape id="AutoShape 20" o:spid="_x0000_s1321"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A33436" w:rsidRDefault="00A33436" w:rsidP="00047784">
                        <w:pPr>
                          <w:widowControl w:val="0"/>
                          <w:spacing w:after="0"/>
                          <w:jc w:val="center"/>
                        </w:pPr>
                        <w:r>
                          <w:t>lsa_Person</w:t>
                        </w:r>
                      </w:p>
                    </w:txbxContent>
                  </v:textbox>
                </v:shape>
                <v:shape id="AutoShape 21" o:spid="_x0000_s1322"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650" w:name="_Toc29188114"/>
      <w:bookmarkStart w:id="651" w:name="_Toc29188129"/>
      <w:bookmarkStart w:id="652" w:name="_Toc29188148"/>
      <w:bookmarkStart w:id="653" w:name="_Toc29188150"/>
      <w:bookmarkStart w:id="654" w:name="_Update_LSAPerson_CHTime"/>
      <w:bookmarkStart w:id="655" w:name="_Toc29188151"/>
      <w:bookmarkStart w:id="656" w:name="_Toc29188153"/>
      <w:bookmarkStart w:id="657" w:name="_Toc29188156"/>
      <w:bookmarkStart w:id="658" w:name="_Toc29188162"/>
      <w:bookmarkStart w:id="659" w:name="_Toc29188164"/>
      <w:bookmarkStart w:id="660" w:name="_Toc29188168"/>
      <w:bookmarkStart w:id="661" w:name="_Toc29188169"/>
      <w:bookmarkStart w:id="662" w:name="_Toc29188170"/>
      <w:bookmarkStart w:id="663" w:name="_Toc34144048"/>
      <w:bookmarkStart w:id="664" w:name="_Toc34144049"/>
      <w:bookmarkStart w:id="665" w:name="_Toc34144050"/>
      <w:bookmarkStart w:id="666" w:name="_Toc34144061"/>
      <w:bookmarkStart w:id="667" w:name="_Toc34144062"/>
      <w:bookmarkStart w:id="668" w:name="_Toc34144077"/>
      <w:bookmarkStart w:id="669" w:name="_Toc34144078"/>
      <w:bookmarkStart w:id="670" w:name="_Toc34144079"/>
      <w:bookmarkStart w:id="671" w:name="_Toc34144080"/>
      <w:bookmarkStart w:id="672" w:name="_Toc34144081"/>
      <w:bookmarkStart w:id="673" w:name="_Toc34144127"/>
      <w:bookmarkStart w:id="674" w:name="_Toc34144128"/>
      <w:bookmarkStart w:id="675" w:name="_Toc34144129"/>
      <w:bookmarkStart w:id="676" w:name="_Toc34144142"/>
      <w:bookmarkStart w:id="677" w:name="_Toc34144143"/>
      <w:bookmarkStart w:id="678" w:name="_Toc34144152"/>
      <w:bookmarkStart w:id="679" w:name="_Toc34144153"/>
      <w:bookmarkStart w:id="680" w:name="_Toc34144154"/>
      <w:bookmarkStart w:id="681" w:name="_Toc34144155"/>
      <w:bookmarkStart w:id="682" w:name="_Toc34144156"/>
      <w:bookmarkStart w:id="683" w:name="_Toc34144208"/>
      <w:bookmarkStart w:id="684" w:name="_Toc34144209"/>
      <w:bookmarkStart w:id="685" w:name="_Toc34144210"/>
      <w:bookmarkStart w:id="686" w:name="_Toc34144221"/>
      <w:bookmarkStart w:id="687" w:name="_Toc34144222"/>
      <w:bookmarkStart w:id="688" w:name="_Toc34144231"/>
      <w:bookmarkStart w:id="689" w:name="_Toc34144232"/>
      <w:bookmarkStart w:id="690" w:name="_Toc34144233"/>
      <w:bookmarkStart w:id="691" w:name="_Toc34144234"/>
      <w:bookmarkStart w:id="692" w:name="_Toc34144235"/>
      <w:bookmarkStart w:id="693" w:name="_Toc34144287"/>
      <w:bookmarkStart w:id="694" w:name="_Toc34144288"/>
      <w:bookmarkStart w:id="695" w:name="_Toc34144289"/>
      <w:bookmarkStart w:id="696" w:name="_Toc34144290"/>
      <w:bookmarkStart w:id="697" w:name="_Toc34144299"/>
      <w:bookmarkStart w:id="698" w:name="_Toc34144300"/>
      <w:bookmarkStart w:id="699" w:name="_Toc34144309"/>
      <w:bookmarkStart w:id="700" w:name="_Toc34144310"/>
      <w:bookmarkStart w:id="701" w:name="_Toc34144311"/>
      <w:bookmarkStart w:id="702" w:name="_Toc34144312"/>
      <w:bookmarkStart w:id="703" w:name="_Toc34144313"/>
      <w:bookmarkStart w:id="704" w:name="_Toc34144341"/>
      <w:bookmarkStart w:id="705" w:name="_Toc34144342"/>
      <w:bookmarkStart w:id="706" w:name="_Toc34144343"/>
      <w:bookmarkStart w:id="707" w:name="_Toc34144362"/>
      <w:bookmarkStart w:id="708" w:name="_Toc34144363"/>
      <w:bookmarkStart w:id="709" w:name="_Toc34144372"/>
      <w:bookmarkStart w:id="710" w:name="_Toc34144373"/>
      <w:bookmarkStart w:id="711" w:name="_Toc29163965"/>
      <w:bookmarkStart w:id="712" w:name="_Toc34144425"/>
      <w:bookmarkStart w:id="713" w:name="_Toc34144426"/>
      <w:bookmarkStart w:id="714" w:name="_Toc34144427"/>
      <w:bookmarkStart w:id="715" w:name="_Toc34144428"/>
      <w:bookmarkStart w:id="716" w:name="_Toc34144429"/>
      <w:bookmarkStart w:id="717" w:name="_Toc34144430"/>
      <w:bookmarkStart w:id="718" w:name="_Toc34144431"/>
      <w:bookmarkStart w:id="719" w:name="_Toc34144432"/>
      <w:bookmarkStart w:id="720" w:name="_Toc34144433"/>
      <w:bookmarkStart w:id="721" w:name="_Toc34144434"/>
      <w:bookmarkStart w:id="722" w:name="_Toc34144435"/>
      <w:bookmarkStart w:id="723" w:name="_Toc34144436"/>
      <w:bookmarkStart w:id="724" w:name="_Toc34144437"/>
      <w:bookmarkStart w:id="725" w:name="_Toc34144438"/>
      <w:bookmarkStart w:id="726" w:name="_Toc34144439"/>
      <w:bookmarkStart w:id="727" w:name="_Toc34144440"/>
      <w:bookmarkStart w:id="728" w:name="_Toc34144441"/>
      <w:bookmarkStart w:id="729" w:name="_Toc34144442"/>
      <w:bookmarkStart w:id="730" w:name="_Toc34144443"/>
      <w:bookmarkStart w:id="731" w:name="_Toc34144474"/>
      <w:bookmarkStart w:id="732" w:name="_Toc34144475"/>
      <w:bookmarkStart w:id="733" w:name="_Toc34144484"/>
      <w:bookmarkStart w:id="734" w:name="_Toc34144485"/>
      <w:bookmarkStart w:id="735" w:name="_Toc34144537"/>
      <w:bookmarkStart w:id="736" w:name="_Toc34144538"/>
      <w:bookmarkStart w:id="737" w:name="_Toc34144539"/>
      <w:bookmarkStart w:id="738" w:name="_Toc34144540"/>
      <w:bookmarkStart w:id="739" w:name="_Toc34144541"/>
      <w:bookmarkStart w:id="740" w:name="_Toc34144542"/>
      <w:bookmarkStart w:id="741" w:name="_Toc34144543"/>
      <w:bookmarkStart w:id="742" w:name="_Toc34144544"/>
      <w:bookmarkStart w:id="743" w:name="_Toc34144545"/>
      <w:bookmarkStart w:id="744" w:name="_Toc34144546"/>
      <w:bookmarkStart w:id="745" w:name="_Toc34144547"/>
      <w:bookmarkStart w:id="746" w:name="_Toc34144548"/>
      <w:bookmarkStart w:id="747" w:name="_Toc34144549"/>
      <w:bookmarkStart w:id="748" w:name="_Toc34144550"/>
      <w:bookmarkStart w:id="749" w:name="_Toc34144551"/>
      <w:bookmarkStart w:id="750" w:name="_Toc34144552"/>
      <w:bookmarkStart w:id="751" w:name="_Toc34144553"/>
      <w:bookmarkStart w:id="752" w:name="_Toc34144554"/>
      <w:bookmarkStart w:id="753" w:name="_Toc34144555"/>
      <w:bookmarkStart w:id="754" w:name="_Set_Population_Identifiers_1"/>
      <w:bookmarkStart w:id="755" w:name="_Toc31197160"/>
      <w:bookmarkStart w:id="756" w:name="_Toc31197161"/>
      <w:bookmarkStart w:id="757" w:name="_Toc31197162"/>
      <w:bookmarkStart w:id="758" w:name="_Toc31197175"/>
      <w:bookmarkStart w:id="759" w:name="_Toc31197176"/>
      <w:bookmarkStart w:id="760" w:name="_Toc31197192"/>
      <w:bookmarkStart w:id="761" w:name="_Toc31197193"/>
      <w:bookmarkStart w:id="762" w:name="_Toc31197194"/>
      <w:bookmarkStart w:id="763" w:name="_Toc31197195"/>
      <w:bookmarkStart w:id="764" w:name="_Toc31197196"/>
      <w:bookmarkStart w:id="765" w:name="_Set_Population_Identifiers_3"/>
      <w:bookmarkStart w:id="766" w:name="_Toc34144556"/>
      <w:bookmarkStart w:id="767" w:name="_Toc34144557"/>
      <w:bookmarkStart w:id="768" w:name="_Toc34144558"/>
      <w:bookmarkStart w:id="769" w:name="_Toc34144589"/>
      <w:bookmarkStart w:id="770" w:name="_Toc34144590"/>
      <w:bookmarkStart w:id="771" w:name="_Toc34144609"/>
      <w:bookmarkStart w:id="772" w:name="_Toc34144610"/>
      <w:bookmarkStart w:id="773" w:name="_Toc34144611"/>
      <w:bookmarkStart w:id="774" w:name="_Toc34144612"/>
      <w:bookmarkStart w:id="775" w:name="_Toc34144613"/>
      <w:bookmarkStart w:id="776" w:name="_Toc34144614"/>
      <w:bookmarkStart w:id="777" w:name="_Toc34144615"/>
      <w:bookmarkStart w:id="778" w:name="_Toc34144616"/>
      <w:bookmarkStart w:id="779" w:name="_Toc34144617"/>
      <w:bookmarkStart w:id="780" w:name="_Toc34144618"/>
      <w:bookmarkStart w:id="781" w:name="_Toc34144619"/>
      <w:bookmarkStart w:id="782" w:name="_Toc34144620"/>
      <w:bookmarkStart w:id="783" w:name="_Toc34144621"/>
      <w:bookmarkStart w:id="784" w:name="_Toc34144622"/>
      <w:bookmarkStart w:id="785" w:name="_Toc34144623"/>
      <w:bookmarkStart w:id="786" w:name="_HHAdultAge"/>
      <w:bookmarkStart w:id="787" w:name="_Toc34144624"/>
      <w:bookmarkStart w:id="788" w:name="_Toc34144625"/>
      <w:bookmarkStart w:id="789" w:name="_Toc34144647"/>
      <w:bookmarkStart w:id="790" w:name="_Toc34144648"/>
      <w:bookmarkStart w:id="791" w:name="_Toc34144649"/>
      <w:bookmarkStart w:id="792" w:name="_Toc34144650"/>
      <w:bookmarkStart w:id="793" w:name="_Toc34144651"/>
      <w:bookmarkStart w:id="794" w:name="_Toc34144652"/>
      <w:bookmarkStart w:id="795" w:name="_Toc34144653"/>
      <w:bookmarkStart w:id="796" w:name="_Toc34144654"/>
      <w:bookmarkStart w:id="797" w:name="_Toc34144655"/>
      <w:bookmarkStart w:id="798" w:name="_Toc34144656"/>
      <w:bookmarkStart w:id="799" w:name="_Toc34144657"/>
      <w:bookmarkStart w:id="800" w:name="_Toc34144686"/>
      <w:bookmarkStart w:id="801" w:name="_Toc34144687"/>
      <w:bookmarkStart w:id="802" w:name="_Toc34144740"/>
      <w:bookmarkStart w:id="803" w:name="_Toc34144741"/>
      <w:bookmarkStart w:id="804" w:name="_Toc34144742"/>
      <w:bookmarkStart w:id="805" w:name="_Toc34144743"/>
      <w:bookmarkStart w:id="806" w:name="_Toc34144744"/>
      <w:bookmarkStart w:id="807" w:name="_Toc34144745"/>
      <w:bookmarkStart w:id="808" w:name="_Toc34144746"/>
      <w:bookmarkStart w:id="809" w:name="_Toc34144747"/>
      <w:bookmarkStart w:id="810" w:name="_Toc34144799"/>
      <w:bookmarkStart w:id="811" w:name="_Toc34144800"/>
      <w:bookmarkStart w:id="812" w:name="_Toc34144801"/>
      <w:bookmarkStart w:id="813" w:name="_Toc34144802"/>
      <w:bookmarkStart w:id="814" w:name="_Toc34144803"/>
      <w:bookmarkStart w:id="815" w:name="_Toc34144804"/>
      <w:bookmarkStart w:id="816" w:name="_Toc34144805"/>
      <w:bookmarkStart w:id="817" w:name="_Toc34144833"/>
      <w:bookmarkStart w:id="818" w:name="_Toc34144834"/>
      <w:bookmarkStart w:id="819" w:name="_Toc34144835"/>
      <w:bookmarkStart w:id="820" w:name="_Toc34144836"/>
      <w:bookmarkStart w:id="821" w:name="_Toc34144837"/>
      <w:bookmarkStart w:id="822" w:name="_Toc34144838"/>
      <w:bookmarkStart w:id="823" w:name="_Toc34144839"/>
      <w:bookmarkStart w:id="824" w:name="_Toc34144891"/>
      <w:bookmarkStart w:id="825" w:name="_Toc34144892"/>
      <w:bookmarkStart w:id="826" w:name="_Toc34144893"/>
      <w:bookmarkStart w:id="827" w:name="_Toc34144894"/>
      <w:bookmarkStart w:id="828" w:name="_Toc34144895"/>
      <w:bookmarkStart w:id="829" w:name="_Toc34144896"/>
      <w:bookmarkStart w:id="830" w:name="_Toc34144897"/>
      <w:bookmarkStart w:id="831" w:name="_Toc34144949"/>
      <w:bookmarkStart w:id="832" w:name="_Toc34144950"/>
      <w:bookmarkStart w:id="833" w:name="_Toc34144951"/>
      <w:bookmarkStart w:id="834" w:name="_Toc34144952"/>
      <w:bookmarkStart w:id="835" w:name="_Toc34144953"/>
      <w:bookmarkStart w:id="836" w:name="_Toc34144954"/>
      <w:bookmarkStart w:id="837" w:name="_Toc34144955"/>
      <w:bookmarkStart w:id="838" w:name="_Toc34144980"/>
      <w:bookmarkStart w:id="839" w:name="_Toc34144981"/>
      <w:bookmarkStart w:id="840" w:name="_Toc34144982"/>
      <w:bookmarkStart w:id="841" w:name="_Toc34144983"/>
      <w:bookmarkStart w:id="842" w:name="_Toc34144984"/>
      <w:bookmarkStart w:id="843" w:name="_Toc34144985"/>
      <w:bookmarkStart w:id="844" w:name="_Toc34144986"/>
      <w:bookmarkStart w:id="845" w:name="_Toc34145011"/>
      <w:bookmarkStart w:id="846" w:name="_Toc34145012"/>
      <w:bookmarkStart w:id="847" w:name="_Toc34145013"/>
      <w:bookmarkStart w:id="848" w:name="_Toc34145014"/>
      <w:bookmarkStart w:id="849" w:name="_Toc34145015"/>
      <w:bookmarkStart w:id="850" w:name="_Toc34145016"/>
      <w:bookmarkStart w:id="851" w:name="_Toc34145017"/>
      <w:bookmarkStart w:id="852" w:name="_Toc34145069"/>
      <w:bookmarkStart w:id="853" w:name="_Toc34145070"/>
      <w:bookmarkStart w:id="854" w:name="_Toc34145071"/>
      <w:bookmarkStart w:id="855" w:name="_Toc34145072"/>
      <w:bookmarkStart w:id="856" w:name="_Toc34145073"/>
      <w:bookmarkStart w:id="857" w:name="_Toc34145074"/>
      <w:bookmarkStart w:id="858" w:name="_Toc506721205"/>
      <w:bookmarkEnd w:id="420"/>
      <w:bookmarkEnd w:id="421"/>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r>
        <w:br w:type="page"/>
      </w:r>
    </w:p>
    <w:p w14:paraId="65BA16A7" w14:textId="21D9A953" w:rsidR="00E158FC" w:rsidRPr="00C52062" w:rsidRDefault="00E158FC" w:rsidP="00E158FC">
      <w:pPr>
        <w:pStyle w:val="Heading1"/>
      </w:pPr>
      <w:bookmarkStart w:id="859" w:name="_HMIS_Business_Logic:_2"/>
      <w:bookmarkStart w:id="860" w:name="_Toc37849778"/>
      <w:bookmarkStart w:id="861" w:name="_Toc38030553"/>
      <w:bookmarkEnd w:id="859"/>
      <w:r w:rsidRPr="00C52062">
        <w:lastRenderedPageBreak/>
        <w:t>HMIS Business Logic</w:t>
      </w:r>
      <w:r>
        <w:t xml:space="preserve">: </w:t>
      </w:r>
      <w:proofErr w:type="spellStart"/>
      <w:r>
        <w:t>LSAHousehold</w:t>
      </w:r>
      <w:bookmarkEnd w:id="860"/>
      <w:bookmarkEnd w:id="861"/>
      <w:proofErr w:type="spellEnd"/>
    </w:p>
    <w:p w14:paraId="4C5B0BA6" w14:textId="7443B573" w:rsidR="00F25CD0" w:rsidRDefault="00F25CD0" w:rsidP="0088191A">
      <w:pPr>
        <w:pStyle w:val="Heading2"/>
      </w:pPr>
      <w:bookmarkStart w:id="862" w:name="_Get_Distinct_Households"/>
      <w:bookmarkStart w:id="863" w:name="_Toc37849779"/>
      <w:bookmarkStart w:id="864" w:name="_Toc38030554"/>
      <w:bookmarkEnd w:id="858"/>
      <w:bookmarkEnd w:id="862"/>
      <w:r w:rsidRPr="00C52062">
        <w:t xml:space="preserve">Get </w:t>
      </w:r>
      <w:r>
        <w:t>Distinct</w:t>
      </w:r>
      <w:r w:rsidRPr="00C52062">
        <w:t xml:space="preserve"> Households for </w:t>
      </w:r>
      <w:proofErr w:type="spellStart"/>
      <w:r w:rsidRPr="00C52062">
        <w:t>LSAHousehold</w:t>
      </w:r>
      <w:bookmarkEnd w:id="863"/>
      <w:bookmarkEnd w:id="864"/>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A33436" w:rsidRDefault="00A33436"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A33436" w:rsidRDefault="00A33436"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23"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">
                <v:shape id="AutoShape 15" o:spid="_x0000_s1324"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A33436" w:rsidRDefault="00A33436" w:rsidP="00147F22">
                        <w:pPr>
                          <w:pStyle w:val="Style3"/>
                        </w:pPr>
                        <w:r>
                          <w:t>tlsa_Household</w:t>
                        </w:r>
                      </w:p>
                    </w:txbxContent>
                  </v:textbox>
                </v:shape>
                <v:shape id="AutoShape 16" o:spid="_x0000_s1325"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A33436" w:rsidRDefault="00A33436" w:rsidP="00147F22">
                        <w:pPr>
                          <w:pStyle w:val="Style3"/>
                        </w:pPr>
                        <w:proofErr w:type="spellStart"/>
                        <w:r>
                          <w:t>tlsa_HHID</w:t>
                        </w:r>
                        <w:proofErr w:type="spellEnd"/>
                      </w:p>
                    </w:txbxContent>
                  </v:textbox>
                </v:shape>
                <v:shape id="AutoShape 17" o:spid="_x0000_s1326"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590DD81E"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7C4255">
              <w:t xml:space="preserve"> </w:t>
            </w:r>
            <w:r w:rsidRPr="001D36D8">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0328D3BD"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504FAF29"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865" w:name="_Set_Population_Identifiers_2"/>
      <w:bookmarkStart w:id="866" w:name="_Toc37849780"/>
      <w:bookmarkStart w:id="867" w:name="_Toc38030555"/>
      <w:bookmarkEnd w:id="865"/>
      <w:r w:rsidRPr="00F25CD0">
        <w:t xml:space="preserve">Set </w:t>
      </w:r>
      <w:r w:rsidR="002B6231" w:rsidRPr="00F25CD0">
        <w:t>Population Identifiers</w:t>
      </w:r>
      <w:r w:rsidRPr="00EE1280">
        <w:t xml:space="preserve"> for</w:t>
      </w:r>
      <w:r>
        <w:t xml:space="preserve"> </w:t>
      </w:r>
      <w:proofErr w:type="spellStart"/>
      <w:r>
        <w:t>LSAHousehold</w:t>
      </w:r>
      <w:bookmarkEnd w:id="866"/>
      <w:bookmarkEnd w:id="867"/>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A33436" w:rsidRDefault="00A33436"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A33436" w:rsidRDefault="00A33436"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A33436" w:rsidRDefault="00A33436"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A33436" w:rsidRDefault="00A33436"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27"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">
                <v:shape id="AutoShape 448" o:spid="_x0000_s132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A33436" w:rsidRDefault="00A33436" w:rsidP="00210481">
                        <w:pPr>
                          <w:pStyle w:val="Style3"/>
                        </w:pPr>
                        <w:proofErr w:type="spellStart"/>
                        <w:r>
                          <w:t>tlsa_Enrollment</w:t>
                        </w:r>
                        <w:proofErr w:type="spellEnd"/>
                      </w:p>
                    </w:txbxContent>
                  </v:textbox>
                </v:shape>
                <v:shape id="AutoShape 390" o:spid="_x0000_s132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A33436" w:rsidRDefault="00A33436" w:rsidP="00210481">
                        <w:pPr>
                          <w:pStyle w:val="Style3"/>
                        </w:pPr>
                        <w:proofErr w:type="spellStart"/>
                        <w:r>
                          <w:t>tlsa_HHID</w:t>
                        </w:r>
                        <w:proofErr w:type="spellEnd"/>
                      </w:p>
                    </w:txbxContent>
                  </v:textbox>
                </v:shape>
                <v:shape id="Flowchart: Internal Storage 63" o:spid="_x0000_s133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A33436" w:rsidRDefault="00A33436" w:rsidP="00210481">
                        <w:pPr>
                          <w:pStyle w:val="Style3"/>
                        </w:pPr>
                        <w:r>
                          <w:t>tlsa_Household</w:t>
                        </w:r>
                      </w:p>
                    </w:txbxContent>
                  </v:textbox>
                </v:shape>
                <v:shape id="AutoShape 55" o:spid="_x0000_s1331"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32"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A33436" w:rsidRDefault="00A33436" w:rsidP="00210481">
                        <w:pPr>
                          <w:pStyle w:val="Style3"/>
                        </w:pPr>
                        <w:r>
                          <w:t>tlsa_Person</w:t>
                        </w:r>
                      </w:p>
                    </w:txbxContent>
                  </v:textbox>
                </v:shape>
                <v:shape id="AutoShape 382" o:spid="_x0000_s133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A33436" w:rsidRPr="009C5CD5" w:rsidRDefault="00A3343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r>
                              <w:rPr>
                                <w:rStyle w:val="CommentReference"/>
                              </w:rPr>
                              <w:annotationRef/>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34"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Dzl3glRAIAAJEEAAAOAAAA&#10;AAAAAAAAAAAAAC4CAABkcnMvZTJvRG9jLnhtbFBLAQItABQABgAIAAAAIQC3DAMI1wAAAAUBAAAP&#10;AAAAAAAAAAAAAAAAAJ4EAABkcnMvZG93bnJldi54bWxQSwUGAAAAAAQABADzAAAAogUAAAAA&#10;" filled="f" strokeweight=".5pt">
                <v:textbox style="mso-fit-shape-to-text:t">
                  <w:txbxContent>
                    <w:p w14:paraId="469F9417" w14:textId="77777777" w:rsidR="00A33436" w:rsidRPr="009C5CD5" w:rsidRDefault="00A3343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r>
                        <w:rPr>
                          <w:rStyle w:val="CommentReference"/>
                        </w:rPr>
                        <w:annotationRef/>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868" w:name="_HHAdultAge_1"/>
      <w:bookmarkEnd w:id="868"/>
      <w:r>
        <w:rPr>
          <w:rFonts w:cstheme="minorHAnsi"/>
        </w:rPr>
        <w:t>These columns are used to identify populations of interest:</w:t>
      </w:r>
    </w:p>
    <w:p w14:paraId="6A6B1408" w14:textId="77777777" w:rsidR="0019166A" w:rsidRPr="004B69AF" w:rsidRDefault="0019166A" w:rsidP="00046859">
      <w:pPr>
        <w:pStyle w:val="ListParagraph"/>
        <w:numPr>
          <w:ilvl w:val="0"/>
          <w:numId w:val="44"/>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046859">
      <w:pPr>
        <w:pStyle w:val="ListParagraph"/>
        <w:numPr>
          <w:ilvl w:val="0"/>
          <w:numId w:val="44"/>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046859">
      <w:pPr>
        <w:pStyle w:val="ListParagraph"/>
        <w:numPr>
          <w:ilvl w:val="0"/>
          <w:numId w:val="44"/>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046859">
      <w:pPr>
        <w:pStyle w:val="ListParagraph"/>
        <w:numPr>
          <w:ilvl w:val="0"/>
          <w:numId w:val="44"/>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046859">
      <w:pPr>
        <w:pStyle w:val="ListParagraph"/>
        <w:numPr>
          <w:ilvl w:val="0"/>
          <w:numId w:val="44"/>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046859">
      <w:pPr>
        <w:pStyle w:val="ListParagraph"/>
        <w:numPr>
          <w:ilvl w:val="0"/>
          <w:numId w:val="44"/>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869"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046859">
      <w:pPr>
        <w:pStyle w:val="ListParagraph"/>
        <w:numPr>
          <w:ilvl w:val="0"/>
          <w:numId w:val="19"/>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046859">
      <w:pPr>
        <w:pStyle w:val="ListParagraph"/>
        <w:numPr>
          <w:ilvl w:val="0"/>
          <w:numId w:val="19"/>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046859">
      <w:pPr>
        <w:pStyle w:val="ListParagraph"/>
        <w:numPr>
          <w:ilvl w:val="0"/>
          <w:numId w:val="19"/>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046859">
      <w:pPr>
        <w:pStyle w:val="ListParagraph"/>
        <w:numPr>
          <w:ilvl w:val="0"/>
          <w:numId w:val="19"/>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046859">
      <w:pPr>
        <w:pStyle w:val="ListParagraph"/>
        <w:numPr>
          <w:ilvl w:val="0"/>
          <w:numId w:val="19"/>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870" w:name="_Toc37849781"/>
      <w:bookmarkStart w:id="871"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870"/>
      <w:bookmarkEnd w:id="871"/>
      <w:proofErr w:type="spellEnd"/>
      <w:r w:rsidR="002B6231" w:rsidRPr="00C52062">
        <w:t xml:space="preserve"> </w:t>
      </w:r>
      <w:bookmarkEnd w:id="869"/>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3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">
                <v:shape id="AutoShape 390" o:spid="_x0000_s133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A33436" w:rsidRDefault="00A33436" w:rsidP="00F6042F">
                        <w:pPr>
                          <w:pStyle w:val="Style3"/>
                        </w:pPr>
                        <w:proofErr w:type="spellStart"/>
                        <w:r>
                          <w:t>tlsa_HHID</w:t>
                        </w:r>
                        <w:proofErr w:type="spellEnd"/>
                      </w:p>
                    </w:txbxContent>
                  </v:textbox>
                </v:shape>
                <v:shape id="Flowchart: Internal Storage 63" o:spid="_x0000_s133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A33436" w:rsidRDefault="00A33436" w:rsidP="00F6042F">
                        <w:pPr>
                          <w:pStyle w:val="Style3"/>
                        </w:pPr>
                        <w:r>
                          <w:t>tlsa_Household</w:t>
                        </w:r>
                      </w:p>
                    </w:txbxContent>
                  </v:textbox>
                </v:shape>
                <v:shape id="AutoShape 61" o:spid="_x0000_s133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872"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873" w:name="_Toc37849782"/>
      <w:bookmarkStart w:id="874"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873"/>
      <w:bookmarkEnd w:id="874"/>
      <w:proofErr w:type="spellEnd"/>
      <w:r>
        <w:t xml:space="preserve"> </w:t>
      </w:r>
      <w:bookmarkEnd w:id="872"/>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3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5I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Qkd5IvAMAAHELAAAOAAAAAAAAAAAAAAAAAC4CAABkcnMv&#10;ZTJvRG9jLnhtbFBLAQItABQABgAIAAAAIQAzkGts3AAAAAQBAAAPAAAAAAAAAAAAAAAAABYGAABk&#10;cnMvZG93bnJldi54bWxQSwUGAAAAAAQABADzAAAAHwcAAAAA&#10;">
                <v:shape id="AutoShape 390" o:spid="_x0000_s1340"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A33436" w:rsidRDefault="00A33436" w:rsidP="00F6042F">
                        <w:pPr>
                          <w:pStyle w:val="Style3"/>
                        </w:pPr>
                        <w:proofErr w:type="spellStart"/>
                        <w:r>
                          <w:t>tlsa_HHID</w:t>
                        </w:r>
                        <w:proofErr w:type="spellEnd"/>
                      </w:p>
                    </w:txbxContent>
                  </v:textbox>
                </v:shape>
                <v:shape id="Flowchart: Internal Storage 63" o:spid="_x0000_s1341"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A33436" w:rsidRDefault="00A33436" w:rsidP="00F6042F">
                        <w:pPr>
                          <w:pStyle w:val="Style3"/>
                        </w:pPr>
                        <w:r>
                          <w:t>tlsa_Household</w:t>
                        </w:r>
                      </w:p>
                    </w:txbxContent>
                  </v:textbox>
                </v:shape>
                <v:shape id="AutoShape 61" o:spid="_x0000_s1342"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875" w:name="_Toc37849783"/>
      <w:bookmarkStart w:id="876" w:name="_Toc38030558"/>
      <w:bookmarkStart w:id="877"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875"/>
      <w:bookmarkEnd w:id="876"/>
      <w:proofErr w:type="spellEnd"/>
      <w:r w:rsidR="002B6231" w:rsidRPr="00C52062">
        <w:t xml:space="preserve"> </w:t>
      </w:r>
      <w:bookmarkEnd w:id="877"/>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878" w:name="_AHAR_CSV_Files"/>
      <w:bookmarkStart w:id="879" w:name="_Toc37849784"/>
      <w:bookmarkStart w:id="880" w:name="_Toc38030559"/>
      <w:bookmarkStart w:id="881" w:name="_Toc499543995"/>
      <w:bookmarkStart w:id="882" w:name="_Toc506721209"/>
      <w:bookmarkStart w:id="883" w:name="_Toc497116480"/>
      <w:bookmarkStart w:id="884" w:name="_Hlk496773519"/>
      <w:bookmarkStart w:id="885" w:name="_Toc506721210"/>
      <w:bookmarkEnd w:id="878"/>
      <w:r>
        <w:t>EST/RRH/</w:t>
      </w:r>
      <w:proofErr w:type="spellStart"/>
      <w:r>
        <w:t>PSHLivingSit</w:t>
      </w:r>
      <w:proofErr w:type="spellEnd"/>
      <w:r>
        <w:t xml:space="preserve"> – </w:t>
      </w:r>
      <w:proofErr w:type="spellStart"/>
      <w:r w:rsidRPr="00C52062">
        <w:t>LSAHousehold</w:t>
      </w:r>
      <w:bookmarkEnd w:id="879"/>
      <w:bookmarkEnd w:id="880"/>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A33436" w:rsidRDefault="00A3343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A33436" w:rsidRDefault="00A33436"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4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">
                <v:shape id="AutoShape 448" o:spid="_x0000_s134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A33436" w:rsidRDefault="00A33436" w:rsidP="00F6042F">
                        <w:pPr>
                          <w:pStyle w:val="Style3"/>
                        </w:pPr>
                        <w:proofErr w:type="spellStart"/>
                        <w:r>
                          <w:t>tlsa_Enrollment</w:t>
                        </w:r>
                        <w:proofErr w:type="spellEnd"/>
                      </w:p>
                    </w:txbxContent>
                  </v:textbox>
                </v:shape>
                <v:shape id="AutoShape 390" o:spid="_x0000_s134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A33436" w:rsidRDefault="00A33436" w:rsidP="00F6042F">
                        <w:pPr>
                          <w:pStyle w:val="Style3"/>
                        </w:pPr>
                        <w:proofErr w:type="spellStart"/>
                        <w:r>
                          <w:t>tlsa_HHID</w:t>
                        </w:r>
                        <w:proofErr w:type="spellEnd"/>
                      </w:p>
                    </w:txbxContent>
                  </v:textbox>
                </v:shape>
                <v:shape id="Flowchart: Internal Storage 63" o:spid="_x0000_s134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A33436" w:rsidRDefault="00A33436" w:rsidP="00F6042F">
                        <w:pPr>
                          <w:pStyle w:val="Style3"/>
                        </w:pPr>
                        <w:r>
                          <w:t>tlsa_Household</w:t>
                        </w:r>
                      </w:p>
                    </w:txbxContent>
                  </v:textbox>
                </v:shape>
                <v:shape id="AutoShape 66" o:spid="_x0000_s134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4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A33436" w:rsidRDefault="00A33436" w:rsidP="00F6042F">
                        <w:pPr>
                          <w:pStyle w:val="Style3"/>
                        </w:pPr>
                        <w:r>
                          <w:t>hmis_Enrollment</w:t>
                        </w:r>
                      </w:p>
                    </w:txbxContent>
                  </v:textbox>
                </v:shape>
                <v:shape id="AutoShape 382" o:spid="_x0000_s134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43449C81"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8E54C0">
              <w:t>Homeless  -</w:t>
            </w:r>
            <w:proofErr w:type="gramEnd"/>
            <w:r w:rsidRPr="008E54C0">
              <w:t xml:space="preserve">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886" w:name="_EST/RRH/PSHDestination–_LSAHousehol"/>
      <w:bookmarkStart w:id="887" w:name="_Toc37849785"/>
      <w:bookmarkStart w:id="888" w:name="_Toc38030560"/>
      <w:bookmarkEnd w:id="886"/>
      <w:r>
        <w:t>EST/RRH/</w:t>
      </w:r>
      <w:proofErr w:type="spellStart"/>
      <w:r>
        <w:t>PSHDestination</w:t>
      </w:r>
      <w:proofErr w:type="spellEnd"/>
      <w:r w:rsidR="006F09FD">
        <w:t xml:space="preserve"> </w:t>
      </w:r>
      <w:r>
        <w:t xml:space="preserve">– </w:t>
      </w:r>
      <w:proofErr w:type="spellStart"/>
      <w:r w:rsidRPr="00C52062">
        <w:t>LSAHousehold</w:t>
      </w:r>
      <w:bookmarkEnd w:id="887"/>
      <w:bookmarkEnd w:id="888"/>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A33436" w:rsidRDefault="00A3343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A33436" w:rsidRDefault="00A33436"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0"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A33436" w:rsidRDefault="00A33436" w:rsidP="00F6042F">
                        <w:pPr>
                          <w:pStyle w:val="Style3"/>
                        </w:pPr>
                        <w:proofErr w:type="spellStart"/>
                        <w:r>
                          <w:t>tlsa_Enrollment</w:t>
                        </w:r>
                        <w:proofErr w:type="spellEnd"/>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A33436" w:rsidRDefault="00A33436" w:rsidP="00F6042F">
                        <w:pPr>
                          <w:pStyle w:val="Style3"/>
                        </w:pPr>
                        <w:proofErr w:type="spellStart"/>
                        <w:r>
                          <w:t>tlsa_HHID</w:t>
                        </w:r>
                        <w:proofErr w:type="spellEnd"/>
                      </w:p>
                    </w:txbxContent>
                  </v:textbox>
                </v:shape>
                <v:shape id="Flowchart: Internal Storage 63" o:spid="_x0000_s135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A33436" w:rsidRDefault="00A33436" w:rsidP="00F6042F">
                        <w:pPr>
                          <w:pStyle w:val="Style3"/>
                        </w:pPr>
                        <w:r>
                          <w:t>tlsa_Household</w:t>
                        </w:r>
                      </w:p>
                    </w:txbxContent>
                  </v:textbox>
                </v:shape>
                <v:shape id="AutoShape 66" o:spid="_x0000_s1354"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A33436" w:rsidRDefault="00A33436" w:rsidP="00F6042F">
                        <w:pPr>
                          <w:pStyle w:val="Style3"/>
                        </w:pPr>
                        <w:r>
                          <w:t>hmis_Exit</w:t>
                        </w:r>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889" w:name="_Toc37849786"/>
    </w:p>
    <w:p w14:paraId="62F91D64" w14:textId="77777777" w:rsidR="0019166A" w:rsidRDefault="0019166A" w:rsidP="0088191A">
      <w:pPr>
        <w:pStyle w:val="Heading2"/>
      </w:pPr>
      <w:bookmarkStart w:id="890" w:name="_Toc38030561"/>
      <w:r w:rsidRPr="00EE1280">
        <w:t>EST/RRH/PSH</w:t>
      </w:r>
      <w:r>
        <w:t xml:space="preserve"> Population Identifiers</w:t>
      </w:r>
      <w:bookmarkEnd w:id="889"/>
      <w:bookmarkEnd w:id="890"/>
      <w:r>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pfvQ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qjA6X70DAABxCwAADgAAAAAAAAAAAAAAAAAuAgAAZHJz&#10;L2Uyb0RvYy54bWxQSwECLQAUAAYACAAAACEAM5BrbNwAAAAEAQAADwAAAAAAAAAAAAAAAAAXBgAA&#10;ZHJzL2Rvd25yZXYueG1sUEsFBgAAAAAEAAQA8wAAACAHAAAAAA==&#10;">
                <v:shape id="AutoShape 390" o:spid="_x0000_s135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A33436" w:rsidRDefault="00A33436" w:rsidP="0027730C">
                        <w:pPr>
                          <w:pStyle w:val="Style3"/>
                        </w:pPr>
                        <w:proofErr w:type="spellStart"/>
                        <w:r>
                          <w:t>tlsa_HHID</w:t>
                        </w:r>
                        <w:proofErr w:type="spellEnd"/>
                      </w:p>
                    </w:txbxContent>
                  </v:textbox>
                </v:shape>
                <v:shape id="Flowchart: Internal Storage 63" o:spid="_x0000_s135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A33436" w:rsidRDefault="00A33436" w:rsidP="0027730C">
                        <w:pPr>
                          <w:pStyle w:val="Style3"/>
                        </w:pPr>
                        <w:r>
                          <w:t>tlsa_Household</w:t>
                        </w:r>
                      </w:p>
                    </w:txbxContent>
                  </v:textbox>
                </v:shape>
                <v:shape id="AutoShape 61" o:spid="_x0000_s136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1569A651"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 xml:space="preserve">and the project type is consistent with the relevant project group:  </w:t>
      </w:r>
    </w:p>
    <w:p w14:paraId="1EE62E28" w14:textId="2AE2DAE6" w:rsidR="0019166A" w:rsidRPr="002C297C" w:rsidRDefault="0019166A" w:rsidP="00046859">
      <w:pPr>
        <w:pStyle w:val="ListParagraph"/>
        <w:numPr>
          <w:ilvl w:val="0"/>
          <w:numId w:val="45"/>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046859">
      <w:pPr>
        <w:pStyle w:val="ListParagraph"/>
        <w:numPr>
          <w:ilvl w:val="0"/>
          <w:numId w:val="45"/>
        </w:numPr>
      </w:pPr>
      <w:r>
        <w:rPr>
          <w:b/>
          <w:bCs/>
        </w:rPr>
        <w:t>RRH</w:t>
      </w:r>
      <w:r>
        <w:t xml:space="preserve"> – </w:t>
      </w:r>
      <w:r w:rsidRPr="002C297C">
        <w:rPr>
          <w:b/>
          <w:bCs/>
        </w:rPr>
        <w:t>ProjectType</w:t>
      </w:r>
      <w:r>
        <w:t xml:space="preserve"> = 13</w:t>
      </w:r>
    </w:p>
    <w:p w14:paraId="3FBC9AD1" w14:textId="7135B3CD" w:rsidR="0019166A" w:rsidRDefault="0019166A" w:rsidP="00046859">
      <w:pPr>
        <w:pStyle w:val="ListParagraph"/>
        <w:numPr>
          <w:ilvl w:val="0"/>
          <w:numId w:val="45"/>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5123DAA5" w:rsidR="0019166A" w:rsidRDefault="00FC4D89" w:rsidP="0019166A">
      <w:ins w:id="891" w:author="Molly McEvilley" w:date="2020-07-09T09:04:00Z">
        <w:r>
          <w:t xml:space="preserve">For records in </w:t>
        </w:r>
        <w:r w:rsidR="00507DE1">
          <w:t>tlsa_Hou</w:t>
        </w:r>
      </w:ins>
      <w:ins w:id="892" w:author="Molly McEvilley" w:date="2020-07-09T09:05:00Z">
        <w:r w:rsidR="00507DE1">
          <w:t xml:space="preserve">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 xml:space="preserve">to 1 </w:t>
        </w:r>
      </w:ins>
      <w:del w:id="893" w:author="Molly McEvilley" w:date="2020-07-09T09:05:00Z">
        <w:r w:rsidR="0019166A" w:rsidDel="00507DE1">
          <w:delText>I</w:delText>
        </w:r>
      </w:del>
      <w:ins w:id="894" w:author="Molly McEvilley" w:date="2020-07-09T09:05:00Z">
        <w:r w:rsidR="00507DE1">
          <w:t>i</w:t>
        </w:r>
      </w:ins>
      <w:r w:rsidR="0019166A">
        <w:t xml:space="preserve">f there is any </w:t>
      </w:r>
      <w:r w:rsidR="00D81910">
        <w:t xml:space="preserve">active </w:t>
      </w:r>
      <w:r w:rsidR="00D81910" w:rsidRPr="0064623F">
        <w:rPr>
          <w:b/>
          <w:bCs/>
        </w:rPr>
        <w:t>HouseholdID</w:t>
      </w:r>
      <w:r w:rsidR="00D81910">
        <w:t xml:space="preserve"> </w:t>
      </w:r>
      <w:ins w:id="895" w:author="Molly McEvilley" w:date="2020-07-09T09:06:00Z">
        <w:r w:rsidR="00102496">
          <w:t xml:space="preserve">in </w:t>
        </w:r>
        <w:proofErr w:type="spellStart"/>
        <w:r w:rsidR="00102496">
          <w:t>tlsa_HHID</w:t>
        </w:r>
        <w:proofErr w:type="spellEnd"/>
        <w:r w:rsidR="00102496">
          <w:t xml:space="preserve"> </w:t>
        </w:r>
      </w:ins>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del w:id="896" w:author="Molly McEvilley" w:date="2020-07-09T09:00:00Z">
        <w:r w:rsidR="0019166A" w:rsidRPr="002C297C" w:rsidDel="00932E16">
          <w:rPr>
            <w:b/>
            <w:bCs/>
          </w:rPr>
          <w:delText>HHType</w:delText>
        </w:r>
        <w:r w:rsidR="0019166A" w:rsidDel="00932E16">
          <w:delText xml:space="preserve"> </w:delText>
        </w:r>
      </w:del>
      <w:ins w:id="897" w:author="Molly McEvilley" w:date="2020-07-09T09:00:00Z">
        <w:r w:rsidR="00932E16">
          <w:rPr>
            <w:b/>
            <w:bCs/>
          </w:rPr>
          <w:t>2</w:t>
        </w:r>
        <w:r w:rsidR="00932E16">
          <w:t xml:space="preserve"> </w:t>
        </w:r>
      </w:ins>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ins w:id="898" w:author="Molly McEvilley" w:date="2020-07-09T09:06:00Z">
        <w:r w:rsidR="00102496">
          <w:t>.  For all other records</w:t>
        </w:r>
      </w:ins>
      <w:r w:rsidR="0019166A">
        <w:t xml:space="preserve">, </w:t>
      </w:r>
      <w:del w:id="899" w:author="Molly McEvilley" w:date="2020-07-09T09:07:00Z">
        <w:r w:rsidR="0019166A" w:rsidDel="00745E36">
          <w:delText>set the value for</w:delText>
        </w:r>
      </w:del>
      <w:del w:id="900" w:author="Molly McEvilley" w:date="2020-07-09T09:05:00Z">
        <w:r w:rsidR="0019166A" w:rsidDel="00507DE1">
          <w:delText xml:space="preserve"> </w:delText>
        </w:r>
        <w:r w:rsidR="0019166A" w:rsidRPr="002C297C" w:rsidDel="00507DE1">
          <w:rPr>
            <w:b/>
            <w:bCs/>
          </w:rPr>
          <w:delText>EST/RRH/PSH</w:delText>
        </w:r>
        <w:r w:rsidR="0019166A" w:rsidDel="00507DE1">
          <w:rPr>
            <w:b/>
            <w:bCs/>
          </w:rPr>
          <w:delText>AC3Plus</w:delText>
        </w:r>
        <w:r w:rsidR="0019166A" w:rsidRPr="00AE4D6E" w:rsidDel="00507DE1">
          <w:delText xml:space="preserve"> </w:delText>
        </w:r>
        <w:r w:rsidR="0019166A" w:rsidDel="00507DE1">
          <w:delText>to 1</w:delText>
        </w:r>
      </w:del>
      <w:del w:id="901" w:author="Molly McEvilley" w:date="2020-07-09T09:07:00Z">
        <w:r w:rsidR="004873DC" w:rsidDel="00745E36">
          <w:delText xml:space="preserve">. </w:delText>
        </w:r>
        <w:r w:rsidR="0019166A" w:rsidDel="00745E36">
          <w:delText xml:space="preserve">Otherwise, </w:delText>
        </w:r>
      </w:del>
      <w:r w:rsidR="0019166A">
        <w:t>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902" w:name="_Toc37849787"/>
      <w:bookmarkStart w:id="903" w:name="_Toc38030562"/>
      <w:r w:rsidRPr="00EE1280">
        <w:t>System Engagement</w:t>
      </w:r>
      <w:r w:rsidRPr="00C52062">
        <w:t xml:space="preserve"> Status and Return Time</w:t>
      </w:r>
      <w:bookmarkEnd w:id="902"/>
      <w:bookmarkEnd w:id="903"/>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61"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NapebW8AwAAiQsAAA4AAAAAAAAAAAAAAAAALgIAAGRycy9l&#10;Mm9Eb2MueG1sUEsBAi0AFAAGAAgAAAAhAM51yUDbAAAABAEAAA8AAAAAAAAAAAAAAAAAFgYAAGRy&#10;cy9kb3ducmV2LnhtbFBLBQYAAAAABAAEAPMAAAAeBwAAAAA=&#10;">
                <v:shape id="AutoShape 448" o:spid="_x0000_s136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A33436" w:rsidRDefault="00A33436" w:rsidP="0027730C">
                        <w:pPr>
                          <w:pStyle w:val="Style3"/>
                        </w:pPr>
                        <w:proofErr w:type="spellStart"/>
                        <w:r>
                          <w:t>tlsa_HHID</w:t>
                        </w:r>
                        <w:proofErr w:type="spellEnd"/>
                      </w:p>
                    </w:txbxContent>
                  </v:textbox>
                </v:shape>
                <v:shape id="Flowchart: Internal Storage 63" o:spid="_x0000_s136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A33436" w:rsidRDefault="00A33436" w:rsidP="0027730C">
                        <w:pPr>
                          <w:pStyle w:val="Style3"/>
                        </w:pPr>
                        <w:r>
                          <w:t>tlsa_Household</w:t>
                        </w:r>
                      </w:p>
                    </w:txbxContent>
                  </v:textbox>
                </v:shape>
                <v:shape id="AutoShape 73" o:spid="_x0000_s1364"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881"/>
    <w:bookmarkEnd w:id="882"/>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05069B1D" w14:textId="4934033F" w:rsidR="00117196" w:rsidDel="00F334CF" w:rsidRDefault="006B43EF" w:rsidP="00117196">
      <w:pPr>
        <w:rPr>
          <w:del w:id="904" w:author="Molly McEvilley" w:date="2020-07-09T10:18:00Z"/>
          <w:bCs/>
        </w:rPr>
      </w:pPr>
      <w:del w:id="905" w:author="Molly McEvilley" w:date="2020-07-09T10:18:00Z">
        <w:r w:rsidDel="00F334CF">
          <w:rPr>
            <w:bCs/>
          </w:rPr>
          <w:delText xml:space="preserve">If </w:delText>
        </w:r>
        <w:r w:rsidRPr="008F2C7B" w:rsidDel="00F334CF">
          <w:rPr>
            <w:b/>
          </w:rPr>
          <w:delText>FirstEntry</w:delText>
        </w:r>
        <w:r w:rsidR="00CB24E1" w:rsidDel="00F334CF">
          <w:rPr>
            <w:bCs/>
          </w:rPr>
          <w:delText xml:space="preserve"> &lt; </w:delText>
        </w:r>
        <w:r w:rsidR="00155278" w:rsidRPr="00155278" w:rsidDel="00F334CF">
          <w:rPr>
            <w:bCs/>
            <w:u w:val="single"/>
          </w:rPr>
          <w:delText>ReportStart</w:delText>
        </w:r>
        <w:r w:rsidR="00D44BDE" w:rsidRPr="008F2C7B" w:rsidDel="00F334CF">
          <w:rPr>
            <w:bCs/>
          </w:rPr>
          <w:delText xml:space="preserve">, </w:delText>
        </w:r>
        <w:r w:rsidR="004450D2" w:rsidRPr="008F2C7B" w:rsidDel="00F334CF">
          <w:rPr>
            <w:b/>
            <w:bCs/>
          </w:rPr>
          <w:delText>Stat</w:delText>
        </w:r>
        <w:r w:rsidR="004450D2" w:rsidRPr="008F2C7B" w:rsidDel="00F334CF">
          <w:rPr>
            <w:bCs/>
          </w:rPr>
          <w:delText xml:space="preserve"> </w:delText>
        </w:r>
        <w:r w:rsidR="007A1769" w:rsidDel="00F334CF">
          <w:rPr>
            <w:bCs/>
          </w:rPr>
          <w:delText>= 5</w:delText>
        </w:r>
        <w:r w:rsidR="004450D2" w:rsidRPr="008F2C7B" w:rsidDel="00F334CF">
          <w:rPr>
            <w:bCs/>
          </w:rPr>
          <w:delText xml:space="preserve"> </w:delText>
        </w:r>
        <w:r w:rsidR="004E16BF" w:rsidRPr="008F2C7B" w:rsidDel="00F334CF">
          <w:rPr>
            <w:bCs/>
          </w:rPr>
          <w:delText>–</w:delText>
        </w:r>
        <w:r w:rsidR="004450D2" w:rsidRPr="008F2C7B" w:rsidDel="00F334CF">
          <w:rPr>
            <w:bCs/>
          </w:rPr>
          <w:delText xml:space="preserve"> </w:delText>
        </w:r>
        <w:r w:rsidR="004E16BF" w:rsidRPr="008F2C7B" w:rsidDel="00F334CF">
          <w:rPr>
            <w:bCs/>
          </w:rPr>
          <w:delText xml:space="preserve">the </w:delText>
        </w:r>
        <w:r w:rsidR="00693BA5" w:rsidRPr="008F2C7B" w:rsidDel="00F334CF">
          <w:rPr>
            <w:bCs/>
          </w:rPr>
          <w:delText>active enrollment is part of a period of continuous engagement with the</w:delText>
        </w:r>
        <w:r w:rsidR="00693BA5" w:rsidDel="00F334CF">
          <w:rPr>
            <w:bCs/>
            <w:u w:val="single"/>
          </w:rPr>
          <w:delText xml:space="preserve"> </w:delText>
        </w:r>
        <w:r w:rsidR="000A14DA" w:rsidDel="00F334CF">
          <w:rPr>
            <w:bCs/>
          </w:rPr>
          <w:delText xml:space="preserve">continuum </w:delText>
        </w:r>
        <w:r w:rsidR="00693BA5" w:rsidDel="00F334CF">
          <w:rPr>
            <w:bCs/>
          </w:rPr>
          <w:delText xml:space="preserve">that began </w:delText>
        </w:r>
        <w:r w:rsidR="000A14DA" w:rsidDel="00F334CF">
          <w:rPr>
            <w:bCs/>
          </w:rPr>
          <w:delText xml:space="preserve">prior </w:delText>
        </w:r>
        <w:r w:rsidR="00693BA5" w:rsidDel="00F334CF">
          <w:rPr>
            <w:bCs/>
          </w:rPr>
          <w:delText xml:space="preserve">to </w:delText>
        </w:r>
        <w:r w:rsidR="00281586" w:rsidDel="00F334CF">
          <w:rPr>
            <w:bCs/>
          </w:rPr>
          <w:delText>the report period</w:delText>
        </w:r>
        <w:r w:rsidR="00B13593" w:rsidDel="00F334CF">
          <w:rPr>
            <w:bCs/>
          </w:rPr>
          <w:delText>.</w:delText>
        </w:r>
      </w:del>
    </w:p>
    <w:p w14:paraId="017853CF" w14:textId="2FF1300A" w:rsidR="007A1769" w:rsidDel="00F334CF" w:rsidRDefault="007F5EBC" w:rsidP="00117196">
      <w:pPr>
        <w:rPr>
          <w:del w:id="906" w:author="Molly McEvilley" w:date="2020-07-09T10:18:00Z"/>
          <w:bCs/>
        </w:rPr>
      </w:pPr>
      <w:del w:id="907" w:author="Molly McEvilley" w:date="2020-07-09T10:18:00Z">
        <w:r w:rsidDel="00F334CF">
          <w:rPr>
            <w:bCs/>
          </w:rPr>
          <w:delText xml:space="preserve">If </w:delText>
        </w:r>
        <w:r w:rsidRPr="002F0D32" w:rsidDel="00F334CF">
          <w:rPr>
            <w:b/>
          </w:rPr>
          <w:delText>FirstEntry</w:delText>
        </w:r>
        <w:r w:rsidDel="00F334CF">
          <w:rPr>
            <w:bCs/>
          </w:rPr>
          <w:delText xml:space="preserve"> &gt;= </w:delText>
        </w:r>
        <w:r w:rsidRPr="00155278" w:rsidDel="00F334CF">
          <w:rPr>
            <w:bCs/>
            <w:u w:val="single"/>
          </w:rPr>
          <w:delText>ReportStart</w:delText>
        </w:r>
        <w:r w:rsidRPr="002F0D32" w:rsidDel="00F334CF">
          <w:rPr>
            <w:bCs/>
          </w:rPr>
          <w:delText>,</w:delText>
        </w:r>
        <w:r w:rsidR="003E0E3B" w:rsidDel="00F334CF">
          <w:rPr>
            <w:bCs/>
          </w:rPr>
          <w:delText xml:space="preserve"> </w:delText>
        </w:r>
        <w:r w:rsidR="006D748B" w:rsidDel="00F334CF">
          <w:rPr>
            <w:bCs/>
          </w:rPr>
          <w:delText xml:space="preserve">it is necessary to look for inactive enrollments </w:delText>
        </w:r>
        <w:r w:rsidR="00CE3419" w:rsidDel="00F334CF">
          <w:rPr>
            <w:bCs/>
          </w:rPr>
          <w:delText xml:space="preserve">for the household </w:delText>
        </w:r>
        <w:r w:rsidR="00057316" w:rsidDel="00F334CF">
          <w:rPr>
            <w:bCs/>
          </w:rPr>
          <w:delText xml:space="preserve">in </w:delText>
        </w:r>
        <w:r w:rsidR="0066609C" w:rsidDel="00F334CF">
          <w:rPr>
            <w:bCs/>
          </w:rPr>
          <w:delText>the two years prior</w:delText>
        </w:r>
        <w:r w:rsidR="001806AD" w:rsidDel="00F334CF">
          <w:rPr>
            <w:bCs/>
          </w:rPr>
          <w:delText xml:space="preserve"> to determine status</w:delText>
        </w:r>
        <w:r w:rsidR="004873DC" w:rsidDel="00F334CF">
          <w:rPr>
            <w:bCs/>
          </w:rPr>
          <w:delText xml:space="preserve">. </w:delText>
        </w:r>
      </w:del>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046859">
      <w:pPr>
        <w:pStyle w:val="ListParagraph"/>
        <w:numPr>
          <w:ilvl w:val="0"/>
          <w:numId w:val="41"/>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046859">
      <w:pPr>
        <w:pStyle w:val="ListParagraph"/>
        <w:numPr>
          <w:ilvl w:val="0"/>
          <w:numId w:val="41"/>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046859">
      <w:pPr>
        <w:pStyle w:val="ListParagraph"/>
        <w:numPr>
          <w:ilvl w:val="0"/>
          <w:numId w:val="41"/>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77777777" w:rsidR="00F334CF" w:rsidRDefault="00F334CF" w:rsidP="00F334CF">
      <w:pPr>
        <w:rPr>
          <w:ins w:id="908" w:author="Molly McEvilley" w:date="2020-07-09T10:19:00Z"/>
          <w:bCs/>
        </w:rPr>
      </w:pPr>
      <w:ins w:id="909" w:author="Molly McEvilley" w:date="2020-07-09T10:19:00Z">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 xml:space="preserve">continuum that began prior to the report period.  </w:t>
        </w:r>
        <w:commentRangeStart w:id="910"/>
        <w:commentRangeStart w:id="911"/>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commentRangeEnd w:id="910"/>
        <w:r>
          <w:rPr>
            <w:rStyle w:val="CommentReference"/>
          </w:rPr>
          <w:commentReference w:id="910"/>
        </w:r>
      </w:ins>
      <w:commentRangeEnd w:id="911"/>
      <w:ins w:id="912" w:author="Molly McEvilley" w:date="2020-07-09T10:20:00Z">
        <w:r w:rsidR="00DB45F6">
          <w:rPr>
            <w:rStyle w:val="CommentReference"/>
          </w:rPr>
          <w:commentReference w:id="911"/>
        </w:r>
      </w:ins>
    </w:p>
    <w:p w14:paraId="131832A0" w14:textId="77777777" w:rsidR="00F334CF" w:rsidRDefault="00F334CF" w:rsidP="00F334CF">
      <w:pPr>
        <w:rPr>
          <w:ins w:id="913" w:author="Molly McEvilley" w:date="2020-07-09T10:19:00Z"/>
          <w:bCs/>
        </w:rPr>
      </w:pPr>
      <w:ins w:id="914" w:author="Molly McEvilley" w:date="2020-07-09T10:19:00Z">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ins>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386A7F0F"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commentRangeStart w:id="915"/>
            <w:del w:id="916" w:author="Molly McEvilley" w:date="2020-07-02T11:42:00Z">
              <w:r w:rsidR="00854868" w:rsidDel="005B0C2C">
                <w:delText xml:space="preserve">30 </w:delText>
              </w:r>
            </w:del>
            <w:ins w:id="917" w:author="Molly McEvilley" w:date="2020-07-02T11:42:00Z">
              <w:r w:rsidR="005B0C2C">
                <w:t xml:space="preserve">15 </w:t>
              </w:r>
            </w:ins>
            <w:r w:rsidR="00854868">
              <w:t>and 730</w:t>
            </w:r>
            <w:commentRangeEnd w:id="915"/>
            <w:r w:rsidR="005B0C2C">
              <w:rPr>
                <w:rStyle w:val="CommentReference"/>
                <w:rFonts w:eastAsiaTheme="minorHAnsi"/>
              </w:rPr>
              <w:commentReference w:id="915"/>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509EB606"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del w:id="918" w:author="Molly McEvilley" w:date="2020-07-02T11:42:00Z">
              <w:r w:rsidDel="005B0C2C">
                <w:delText xml:space="preserve">30 </w:delText>
              </w:r>
            </w:del>
            <w:ins w:id="919" w:author="Molly McEvilley" w:date="2020-07-02T11:42:00Z">
              <w:r w:rsidR="005B0C2C">
                <w:t xml:space="preserve">15 </w:t>
              </w:r>
            </w:ins>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3FD5D4D5"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del w:id="920" w:author="Molly McEvilley" w:date="2020-07-02T11:42:00Z">
              <w:r w:rsidDel="005B0C2C">
                <w:delText xml:space="preserve">30 </w:delText>
              </w:r>
            </w:del>
            <w:ins w:id="921" w:author="Molly McEvilley" w:date="2020-07-02T11:42:00Z">
              <w:r w:rsidR="005B0C2C">
                <w:t xml:space="preserve">15 </w:t>
              </w:r>
            </w:ins>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883"/>
      <w:bookmarkEnd w:id="884"/>
    </w:tbl>
    <w:p w14:paraId="0E1486B3" w14:textId="77777777" w:rsidR="00300425" w:rsidRDefault="00300425" w:rsidP="008F2C7B"/>
    <w:p w14:paraId="54D9E0C2" w14:textId="71BC3D12" w:rsidR="00466A69" w:rsidRDefault="00466A69" w:rsidP="0088191A">
      <w:pPr>
        <w:pStyle w:val="Heading2"/>
      </w:pPr>
      <w:bookmarkStart w:id="922" w:name="_Dates_Housed_in"/>
      <w:bookmarkStart w:id="923" w:name="_Toc37849788"/>
      <w:bookmarkStart w:id="924" w:name="_Toc38030563"/>
      <w:bookmarkEnd w:id="922"/>
      <w:proofErr w:type="spellStart"/>
      <w:r w:rsidRPr="00EE1280">
        <w:t>RRHPreMoveInDays</w:t>
      </w:r>
      <w:proofErr w:type="spellEnd"/>
      <w:r w:rsidRPr="00EE1280">
        <w:t xml:space="preserve"> </w:t>
      </w:r>
      <w:r w:rsidR="007E42C3">
        <w:t>–</w:t>
      </w:r>
      <w:r>
        <w:t xml:space="preserve"> </w:t>
      </w:r>
      <w:proofErr w:type="spellStart"/>
      <w:r>
        <w:t>LSAHousehold</w:t>
      </w:r>
      <w:bookmarkEnd w:id="923"/>
      <w:bookmarkEnd w:id="924"/>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A33436" w:rsidRDefault="00A33436"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A33436" w:rsidRDefault="00A33436"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DysH5G+AwAAcQsAAA4AAAAAAAAAAAAAAAAALgIAAGRy&#10;cy9lMm9Eb2MueG1sUEsBAi0AFAAGAAgAAAAhADOQa2zcAAAABAEAAA8AAAAAAAAAAAAAAAAAGAYA&#10;AGRycy9kb3ducmV2LnhtbFBLBQYAAAAABAAEAPMAAAAhBwAAAAA=&#10;">
                <v:shape id="AutoShape 390" o:spid="_x0000_s136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A33436" w:rsidRDefault="00A33436" w:rsidP="007E42C3">
                        <w:pPr>
                          <w:pStyle w:val="Style3"/>
                        </w:pPr>
                        <w:proofErr w:type="spellStart"/>
                        <w:r>
                          <w:t>tlsa_HHID</w:t>
                        </w:r>
                        <w:proofErr w:type="spellEnd"/>
                      </w:p>
                    </w:txbxContent>
                  </v:textbox>
                </v:shape>
                <v:shape id="Flowchart: Internal Storage 63" o:spid="_x0000_s136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A33436" w:rsidRDefault="00A33436" w:rsidP="007E42C3">
                        <w:pPr>
                          <w:pStyle w:val="Style3"/>
                        </w:pPr>
                        <w:r>
                          <w:t>tlsa_Household</w:t>
                        </w:r>
                      </w:p>
                    </w:txbxContent>
                  </v:textbox>
                </v:shape>
                <v:shape id="AutoShape 61" o:spid="_x0000_s136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925" w:name="_Dates_Housed_in_1"/>
      <w:bookmarkStart w:id="926" w:name="_Toc37849789"/>
      <w:bookmarkStart w:id="927" w:name="_Toc38030564"/>
      <w:bookmarkEnd w:id="925"/>
      <w:r>
        <w:t>Dates Housed in PSH or RRH (</w:t>
      </w:r>
      <w:proofErr w:type="spellStart"/>
      <w:r>
        <w:t>sys_Time</w:t>
      </w:r>
      <w:proofErr w:type="spellEnd"/>
      <w:r>
        <w:t>)</w:t>
      </w:r>
      <w:bookmarkEnd w:id="926"/>
      <w:bookmarkEnd w:id="927"/>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2F1EA37D" w:rsidR="00A33436" w:rsidRDefault="00A33436" w:rsidP="00BA01E8">
                              <w:pPr>
                                <w:pStyle w:val="Style3"/>
                              </w:pPr>
                              <w:proofErr w:type="spellStart"/>
                              <w:r>
                                <w:t>tlsa_Enrollment</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A33436" w:rsidRDefault="00A33436"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A33436" w:rsidRDefault="00A33436"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9"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KL6ePFhBAAAVxEAAA4AAAAAAAAAAAAAAAAALgIAAGRycy9lMm9Eb2Mu&#10;eG1sUEsBAi0AFAAGAAgAAAAhAEdLff7bAAAABQEAAA8AAAAAAAAAAAAAAAAAuwYAAGRycy9kb3du&#10;cmV2LnhtbFBLBQYAAAAABAAEAPMAAADDBwAAAAA=&#10;">
                <v:shape id="AutoShape 448" o:spid="_x0000_s1370"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2F1EA37D" w:rsidR="00A33436" w:rsidRDefault="00A33436" w:rsidP="00BA01E8">
                        <w:pPr>
                          <w:pStyle w:val="Style3"/>
                        </w:pPr>
                        <w:proofErr w:type="spellStart"/>
                        <w:r>
                          <w:t>tlsa_Enrollment</w:t>
                        </w:r>
                        <w:proofErr w:type="spellEnd"/>
                      </w:p>
                    </w:txbxContent>
                  </v:textbox>
                </v:shape>
                <v:shape id="AutoShape 390" o:spid="_x0000_s1371"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A33436" w:rsidRDefault="00A33436" w:rsidP="00BA01E8">
                        <w:pPr>
                          <w:pStyle w:val="Style3"/>
                        </w:pPr>
                        <w:proofErr w:type="spellStart"/>
                        <w:r>
                          <w:t>tlsa_HHID</w:t>
                        </w:r>
                        <w:proofErr w:type="spellEnd"/>
                      </w:p>
                    </w:txbxContent>
                  </v:textbox>
                </v:shape>
                <v:shape id="Flowchart: Internal Storage 63" o:spid="_x0000_s1372"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A33436" w:rsidRDefault="00A33436" w:rsidP="00BA01E8">
                        <w:pPr>
                          <w:pStyle w:val="Style3"/>
                        </w:pPr>
                        <w:proofErr w:type="spellStart"/>
                        <w:r>
                          <w:t>sys_Time</w:t>
                        </w:r>
                        <w:proofErr w:type="spellEnd"/>
                      </w:p>
                    </w:txbxContent>
                  </v:textbox>
                </v:shape>
                <v:shape id="AutoShape 80" o:spid="_x0000_s1373"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74"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3DBFEA4E" w14:textId="77777777" w:rsidTr="007B5290">
        <w:tc>
          <w:tcPr>
            <w:tcW w:w="9355" w:type="dxa"/>
          </w:tcPr>
          <w:p w14:paraId="1094F677" w14:textId="77777777" w:rsidR="00DA4B2C" w:rsidRPr="008B04EA" w:rsidRDefault="00DA4B2C" w:rsidP="007B5290">
            <w:pPr>
              <w:pStyle w:val="NoSpacing"/>
            </w:pPr>
            <w:r w:rsidRPr="008B04EA">
              <w:t>HouseholdID</w:t>
            </w:r>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77777777" w:rsidR="00DA4B2C" w:rsidRPr="006B4F91" w:rsidRDefault="00DA4B2C" w:rsidP="007B5290">
            <w:pPr>
              <w:pStyle w:val="NoSpacing"/>
              <w:ind w:left="54"/>
            </w:pPr>
            <w:r w:rsidRPr="000C3904">
              <w:t xml:space="preserve">HoHID </w:t>
            </w:r>
            <w:proofErr w:type="gramStart"/>
            <w:r w:rsidRPr="000C3904">
              <w:t xml:space="preserve">–  </w:t>
            </w:r>
            <w:r>
              <w:t>tlsa</w:t>
            </w:r>
            <w:proofErr w:type="gramEnd"/>
            <w:r>
              <w:t>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046859">
            <w:pPr>
              <w:pStyle w:val="NoSpacing"/>
              <w:numPr>
                <w:ilvl w:val="0"/>
                <w:numId w:val="30"/>
              </w:numPr>
            </w:pPr>
            <w:r>
              <w:t>1 = Housed in PSH</w:t>
            </w:r>
          </w:p>
          <w:p w14:paraId="3F2E115C" w14:textId="77777777" w:rsidR="00DA4B2C" w:rsidRDefault="00DA4B2C" w:rsidP="00046859">
            <w:pPr>
              <w:pStyle w:val="NoSpacing"/>
              <w:numPr>
                <w:ilvl w:val="0"/>
                <w:numId w:val="30"/>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046859">
            <w:pPr>
              <w:pStyle w:val="NoSpacing"/>
              <w:numPr>
                <w:ilvl w:val="0"/>
                <w:numId w:val="30"/>
              </w:numPr>
            </w:pPr>
            <w:r>
              <w:t>3 = In TH</w:t>
            </w:r>
          </w:p>
          <w:p w14:paraId="37DAC99C" w14:textId="77777777" w:rsidR="00DA4B2C" w:rsidRDefault="00DA4B2C" w:rsidP="00046859">
            <w:pPr>
              <w:pStyle w:val="NoSpacing"/>
              <w:numPr>
                <w:ilvl w:val="0"/>
                <w:numId w:val="30"/>
              </w:numPr>
              <w:rPr>
                <w:i/>
              </w:rPr>
            </w:pPr>
            <w:r>
              <w:t xml:space="preserve">4 = In ES/SH </w:t>
            </w:r>
          </w:p>
          <w:p w14:paraId="5F75407C" w14:textId="77777777" w:rsidR="00DA4B2C" w:rsidRDefault="00DA4B2C" w:rsidP="00046859">
            <w:pPr>
              <w:pStyle w:val="NoSpacing"/>
              <w:numPr>
                <w:ilvl w:val="0"/>
                <w:numId w:val="30"/>
              </w:numPr>
            </w:pPr>
            <w:r>
              <w:t>5 = In PSH pre-move-in</w:t>
            </w:r>
          </w:p>
          <w:p w14:paraId="3037B495" w14:textId="77777777" w:rsidR="00DA4B2C" w:rsidRDefault="00DA4B2C" w:rsidP="00046859">
            <w:pPr>
              <w:pStyle w:val="NoSpacing"/>
              <w:numPr>
                <w:ilvl w:val="0"/>
                <w:numId w:val="30"/>
              </w:numPr>
            </w:pPr>
            <w:r>
              <w:t>6 = In RRH pre-move-in</w:t>
            </w:r>
          </w:p>
          <w:p w14:paraId="6417824E" w14:textId="77777777" w:rsidR="00DA4B2C" w:rsidRDefault="00DA4B2C" w:rsidP="00046859">
            <w:pPr>
              <w:pStyle w:val="NoSpacing"/>
              <w:numPr>
                <w:ilvl w:val="0"/>
                <w:numId w:val="30"/>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lastRenderedPageBreak/>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046859">
      <w:pPr>
        <w:pStyle w:val="ListParagraph"/>
        <w:numPr>
          <w:ilvl w:val="0"/>
          <w:numId w:val="16"/>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16180405" w:rsidR="00DA4B2C" w:rsidRPr="001F1C18" w:rsidRDefault="00A966B9" w:rsidP="00046859">
      <w:pPr>
        <w:pStyle w:val="ListParagraph"/>
        <w:numPr>
          <w:ilvl w:val="0"/>
          <w:numId w:val="16"/>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5C55F87B" w14:textId="325EE86B" w:rsidR="00DA4B2C" w:rsidRPr="001F1C18" w:rsidRDefault="00DA4B2C" w:rsidP="00046859">
      <w:pPr>
        <w:pStyle w:val="ListParagraph"/>
        <w:numPr>
          <w:ilvl w:val="0"/>
          <w:numId w:val="16"/>
        </w:numPr>
      </w:pPr>
      <w:r>
        <w:rPr>
          <w:b/>
        </w:rPr>
        <w:t xml:space="preserve">ProjectType </w:t>
      </w:r>
      <w:r>
        <w:t>= 3;</w:t>
      </w:r>
      <w:r w:rsidRPr="00CD54A7">
        <w:t xml:space="preserve"> </w:t>
      </w:r>
      <w:r>
        <w:t>and</w:t>
      </w:r>
    </w:p>
    <w:p w14:paraId="7853FD0B" w14:textId="2F0DF4E8" w:rsidR="00DA4B2C" w:rsidRPr="009F74F4" w:rsidRDefault="00DA4B2C" w:rsidP="00046859">
      <w:pPr>
        <w:pStyle w:val="ListParagraph"/>
        <w:numPr>
          <w:ilvl w:val="0"/>
          <w:numId w:val="16"/>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491F8CA7" w14:textId="347133E0" w:rsidR="00DA4B2C" w:rsidRDefault="00DA4B2C" w:rsidP="00046859">
      <w:pPr>
        <w:pStyle w:val="ListParagraph"/>
        <w:numPr>
          <w:ilvl w:val="0"/>
          <w:numId w:val="16"/>
        </w:numPr>
      </w:pPr>
      <w:r>
        <w:rPr>
          <w:b/>
        </w:rPr>
        <w:t xml:space="preserve">ExitDate </w:t>
      </w:r>
      <w:r>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046859">
      <w:pPr>
        <w:pStyle w:val="ListParagraph"/>
        <w:numPr>
          <w:ilvl w:val="0"/>
          <w:numId w:val="16"/>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046859">
      <w:pPr>
        <w:pStyle w:val="ListParagraph"/>
        <w:numPr>
          <w:ilvl w:val="0"/>
          <w:numId w:val="16"/>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046859">
      <w:pPr>
        <w:pStyle w:val="ListParagraph"/>
        <w:numPr>
          <w:ilvl w:val="0"/>
          <w:numId w:val="16"/>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1017875" w14:textId="0E045087" w:rsidR="00A966B9" w:rsidRPr="001F1C18" w:rsidRDefault="00A966B9" w:rsidP="00046859">
      <w:pPr>
        <w:pStyle w:val="ListParagraph"/>
        <w:numPr>
          <w:ilvl w:val="0"/>
          <w:numId w:val="16"/>
        </w:numPr>
      </w:pPr>
      <w:r>
        <w:rPr>
          <w:b/>
        </w:rPr>
        <w:t xml:space="preserve">ProjectType </w:t>
      </w:r>
      <w:r>
        <w:t>= 13;</w:t>
      </w:r>
      <w:r w:rsidRPr="00CD54A7">
        <w:t xml:space="preserve"> </w:t>
      </w:r>
      <w:r>
        <w:t>and</w:t>
      </w:r>
    </w:p>
    <w:p w14:paraId="0076EC43" w14:textId="77777777" w:rsidR="00A966B9" w:rsidRPr="009F74F4" w:rsidRDefault="00A966B9" w:rsidP="00046859">
      <w:pPr>
        <w:pStyle w:val="ListParagraph"/>
        <w:numPr>
          <w:ilvl w:val="0"/>
          <w:numId w:val="16"/>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046859">
      <w:pPr>
        <w:pStyle w:val="ListParagraph"/>
        <w:numPr>
          <w:ilvl w:val="0"/>
          <w:numId w:val="16"/>
        </w:numPr>
      </w:pPr>
      <w:r>
        <w:rPr>
          <w:b/>
        </w:rPr>
        <w:t xml:space="preserve">ExitDate </w:t>
      </w:r>
      <w:r>
        <w:t xml:space="preserve">&gt; [Date] or is </w:t>
      </w:r>
      <w:r w:rsidR="00143E83">
        <w:t>NULL</w:t>
      </w:r>
    </w:p>
    <w:p w14:paraId="21647CC6" w14:textId="4C9E4A94" w:rsidR="007F4432" w:rsidRDefault="007F4432" w:rsidP="0088191A">
      <w:pPr>
        <w:pStyle w:val="Heading2"/>
      </w:pPr>
      <w:bookmarkStart w:id="928" w:name="_Toc37849790"/>
      <w:bookmarkStart w:id="929" w:name="_Toc38030565"/>
      <w:r>
        <w:lastRenderedPageBreak/>
        <w:t>Get Last Inactive Date</w:t>
      </w:r>
      <w:bookmarkEnd w:id="928"/>
      <w:bookmarkEnd w:id="929"/>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A33436" w:rsidRDefault="00A33436"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A33436" w:rsidRDefault="00A33436"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A33436" w:rsidRDefault="00A33436"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">
                <v:shape id="AutoShape 448" o:spid="_x0000_s137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A33436" w:rsidRDefault="00A33436" w:rsidP="00CF2E42">
                        <w:pPr>
                          <w:pStyle w:val="Style3"/>
                        </w:pPr>
                        <w:proofErr w:type="spellStart"/>
                        <w:r>
                          <w:t>tlsa_HHID</w:t>
                        </w:r>
                        <w:proofErr w:type="spellEnd"/>
                      </w:p>
                    </w:txbxContent>
                  </v:textbox>
                </v:shape>
                <v:shape id="AutoShape 390" o:spid="_x0000_s137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A33436" w:rsidRDefault="00A33436" w:rsidP="00CF2E42">
                        <w:pPr>
                          <w:pStyle w:val="Style3"/>
                        </w:pPr>
                        <w:r>
                          <w:t>tlsa_Household</w:t>
                        </w:r>
                      </w:p>
                    </w:txbxContent>
                  </v:textbox>
                </v:shape>
                <v:shape id="Flowchart: Internal Storage 63" o:spid="_x0000_s137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A33436" w:rsidRDefault="00A33436" w:rsidP="00CF2E42">
                        <w:pPr>
                          <w:pStyle w:val="Style3"/>
                        </w:pPr>
                        <w:proofErr w:type="spellStart"/>
                        <w:r>
                          <w:t>sys_TimePadded</w:t>
                        </w:r>
                        <w:proofErr w:type="spellEnd"/>
                      </w:p>
                    </w:txbxContent>
                  </v:textbox>
                </v:shape>
                <v:shape id="AutoShape 6" o:spid="_x0000_s137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A33436" w:rsidRDefault="00A33436" w:rsidP="00CF2E42">
                        <w:pPr>
                          <w:pStyle w:val="Style3"/>
                        </w:pPr>
                        <w:r>
                          <w:t>hmis_Services</w:t>
                        </w:r>
                      </w:p>
                    </w:txbxContent>
                  </v:textbox>
                </v:shape>
                <v:shape id="AutoShape 382" o:spid="_x0000_s138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8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A33436" w:rsidRDefault="00A33436" w:rsidP="00CF2E42">
                        <w:pPr>
                          <w:pStyle w:val="Style3"/>
                        </w:pPr>
                        <w:r>
                          <w:t>tlsa_Household</w:t>
                        </w:r>
                      </w:p>
                    </w:txbxContent>
                  </v:textbox>
                </v:shape>
                <v:shape id="AutoShape 10" o:spid="_x0000_s1383"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046859">
      <w:pPr>
        <w:pStyle w:val="ListParagraph"/>
        <w:numPr>
          <w:ilvl w:val="0"/>
          <w:numId w:val="15"/>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046859">
      <w:pPr>
        <w:pStyle w:val="ListParagraph"/>
        <w:numPr>
          <w:ilvl w:val="0"/>
          <w:numId w:val="15"/>
        </w:numPr>
        <w:rPr>
          <w:ins w:id="930" w:author="Molly McEvilley" w:date="2020-07-09T08:38:00Z"/>
        </w:r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9E9FB3A" w:rsidR="0056667F" w:rsidRPr="00F2045D" w:rsidRDefault="000378AE" w:rsidP="00FA1DE4">
      <w:pPr>
        <w:pStyle w:val="ListParagraph"/>
        <w:numPr>
          <w:ilvl w:val="1"/>
          <w:numId w:val="15"/>
        </w:numPr>
      </w:pPr>
      <w:commentRangeStart w:id="931"/>
      <w:ins w:id="932" w:author="Molly McEvilley" w:date="2020-07-09T08:38:00Z">
        <w:r w:rsidRPr="00FA1DE4">
          <w:t xml:space="preserve">Note </w:t>
        </w:r>
      </w:ins>
      <w:commentRangeEnd w:id="931"/>
      <w:ins w:id="933" w:author="Molly McEvilley" w:date="2020-07-09T08:43:00Z">
        <w:r w:rsidR="005A38F9">
          <w:rPr>
            <w:rStyle w:val="CommentReference"/>
            <w:rFonts w:eastAsiaTheme="minorHAnsi" w:cstheme="minorBidi"/>
          </w:rPr>
          <w:commentReference w:id="931"/>
        </w:r>
      </w:ins>
      <w:ins w:id="934" w:author="Molly McEvilley" w:date="2020-07-09T08:38:00Z">
        <w:r w:rsidRPr="00FA1DE4">
          <w:t xml:space="preserve">that a </w:t>
        </w:r>
        <w:proofErr w:type="spellStart"/>
        <w:r w:rsidRPr="00FA1DE4">
          <w:rPr>
            <w:i/>
            <w:iCs/>
          </w:rPr>
          <w:t>Be</w:t>
        </w:r>
      </w:ins>
      <w:ins w:id="935" w:author="Molly McEvilley" w:date="2020-07-09T08:39:00Z">
        <w:r w:rsidRPr="00FA1DE4">
          <w:rPr>
            <w:i/>
            <w:iCs/>
          </w:rPr>
          <w:t>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ins>
      <w:ins w:id="936" w:author="Molly McEvilley" w:date="2020-07-09T08:40:00Z">
        <w:r w:rsidR="00F2045D">
          <w:t xml:space="preserve"> – </w:t>
        </w:r>
        <w:proofErr w:type="gramStart"/>
        <w:r w:rsidR="00F2045D">
          <w:t>in order to</w:t>
        </w:r>
        <w:proofErr w:type="gramEnd"/>
        <w:r w:rsidR="00F2045D">
          <w:t xml:space="preserve"> be relevant</w:t>
        </w:r>
        <w:r w:rsidR="00FA1DE4">
          <w:t>.</w:t>
        </w:r>
      </w:ins>
      <w:ins w:id="937" w:author="Molly McEvilley" w:date="2020-07-09T08:42:00Z">
        <w:r w:rsidR="005A5687">
          <w:t xml:space="preserve">  In systems that allow the creation of invalid bed night data, </w:t>
        </w:r>
        <w:r w:rsidR="005A38F9">
          <w:t>report code must e</w:t>
        </w:r>
      </w:ins>
      <w:ins w:id="938" w:author="Molly McEvilley" w:date="2020-07-09T08:43:00Z">
        <w:r w:rsidR="005A38F9">
          <w:t>xclude those records.</w:t>
        </w:r>
      </w:ins>
    </w:p>
    <w:p w14:paraId="1C468D2A" w14:textId="1BA68AE6" w:rsidR="007F4432" w:rsidRPr="0092505D" w:rsidRDefault="007F4432" w:rsidP="00046859">
      <w:pPr>
        <w:pStyle w:val="ListParagraph"/>
        <w:numPr>
          <w:ilvl w:val="0"/>
          <w:numId w:val="15"/>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939" w:name="_Toc37849791"/>
      <w:bookmarkStart w:id="940" w:name="_Toc38030566"/>
      <w:r>
        <w:t>Get Dates of Other System Use (</w:t>
      </w:r>
      <w:proofErr w:type="spellStart"/>
      <w:r>
        <w:t>sys_Time</w:t>
      </w:r>
      <w:proofErr w:type="spellEnd"/>
      <w:r>
        <w:t>)</w:t>
      </w:r>
      <w:bookmarkEnd w:id="939"/>
      <w:bookmarkEnd w:id="940"/>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A33436" w:rsidRDefault="00A33436"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A33436" w:rsidRDefault="00A33436"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A33436" w:rsidRDefault="00A33436"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A33436" w:rsidRDefault="00A33436"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84"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">
                <v:shape id="AutoShape 448" o:spid="_x0000_s1385"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A33436" w:rsidRDefault="00A33436" w:rsidP="00B165DB">
                        <w:pPr>
                          <w:pStyle w:val="Style3"/>
                        </w:pPr>
                        <w:proofErr w:type="spellStart"/>
                        <w:r>
                          <w:t>tlsa_HHID</w:t>
                        </w:r>
                        <w:proofErr w:type="spellEnd"/>
                      </w:p>
                    </w:txbxContent>
                  </v:textbox>
                </v:shape>
                <v:shape id="AutoShape 390" o:spid="_x0000_s1386"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A33436" w:rsidRDefault="00A33436" w:rsidP="00B165DB">
                        <w:pPr>
                          <w:pStyle w:val="Style3"/>
                        </w:pPr>
                        <w:r>
                          <w:t>tlsa_Household</w:t>
                        </w:r>
                      </w:p>
                    </w:txbxContent>
                  </v:textbox>
                </v:shape>
                <v:shape id="Flowchart: Internal Storage 63" o:spid="_x0000_s1387"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A33436" w:rsidRDefault="00A33436" w:rsidP="00B165DB">
                        <w:pPr>
                          <w:pStyle w:val="Style3"/>
                        </w:pPr>
                        <w:proofErr w:type="spellStart"/>
                        <w:r>
                          <w:t>sys_Time</w:t>
                        </w:r>
                        <w:proofErr w:type="spellEnd"/>
                      </w:p>
                    </w:txbxContent>
                  </v:textbox>
                </v:shape>
                <v:shape id="AutoShape 96" o:spid="_x0000_s1388"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9"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A33436" w:rsidRDefault="00A33436" w:rsidP="00B165DB">
                        <w:pPr>
                          <w:pStyle w:val="Style3"/>
                        </w:pPr>
                        <w:r>
                          <w:t>hmis_Services</w:t>
                        </w:r>
                      </w:p>
                    </w:txbxContent>
                  </v:textbox>
                </v:shape>
                <v:shape id="AutoShape 382" o:spid="_x0000_s1390"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046859">
      <w:pPr>
        <w:pStyle w:val="ListParagraph"/>
        <w:numPr>
          <w:ilvl w:val="0"/>
          <w:numId w:val="16"/>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046859">
      <w:pPr>
        <w:pStyle w:val="ListParagraph"/>
        <w:numPr>
          <w:ilvl w:val="0"/>
          <w:numId w:val="16"/>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046859">
      <w:pPr>
        <w:pStyle w:val="ListParagraph"/>
        <w:numPr>
          <w:ilvl w:val="0"/>
          <w:numId w:val="16"/>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941" w:name="_Toc37849792"/>
      <w:bookmarkStart w:id="942" w:name="_Toc38030567"/>
      <w:r>
        <w:t>Get Other Dates Homeless from 3.917A/B Living Situation</w:t>
      </w:r>
      <w:bookmarkEnd w:id="941"/>
      <w:bookmarkEnd w:id="942"/>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A33436" w:rsidRDefault="00A33436"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A33436" w:rsidRDefault="00A33436"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A33436" w:rsidRDefault="00A33436"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91"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">
                <v:shape id="Flowchart: Internal Storage 63" o:spid="_x0000_s1392"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A33436" w:rsidRDefault="00A33436" w:rsidP="00224684">
                        <w:pPr>
                          <w:pStyle w:val="Style3"/>
                        </w:pPr>
                        <w:r>
                          <w:t>tlsa_Household</w:t>
                        </w:r>
                      </w:p>
                    </w:txbxContent>
                  </v:textbox>
                </v:shape>
                <v:shape id="AutoShape 110" o:spid="_x0000_s1393"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94"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95"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96"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A33436" w:rsidRDefault="00A33436" w:rsidP="00224684">
                          <w:pPr>
                            <w:pStyle w:val="Style3"/>
                          </w:pPr>
                          <w:proofErr w:type="spellStart"/>
                          <w:r>
                            <w:t>tlsa_HHID</w:t>
                          </w:r>
                          <w:proofErr w:type="spellEnd"/>
                        </w:p>
                      </w:txbxContent>
                    </v:textbox>
                  </v:shape>
                  <v:shape id="AutoShape 390" o:spid="_x0000_s1397"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A33436" w:rsidRDefault="00A33436" w:rsidP="00224684">
                          <w:pPr>
                            <w:pStyle w:val="Style3"/>
                          </w:pPr>
                          <w:r>
                            <w:t>tlsa_Household</w:t>
                          </w:r>
                        </w:p>
                      </w:txbxContent>
                    </v:textbox>
                  </v:shape>
                  <v:shape id="AutoShape 448" o:spid="_x0000_s1398"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A33436" w:rsidRDefault="00A33436" w:rsidP="00224684">
                          <w:pPr>
                            <w:pStyle w:val="Style3"/>
                          </w:pPr>
                          <w:r>
                            <w:t>hmis_Enrollment</w:t>
                          </w:r>
                        </w:p>
                      </w:txbxContent>
                    </v:textbox>
                  </v:shape>
                  <v:shape id="Flowchart: Internal Storage 63" o:spid="_x0000_s1399"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A33436" w:rsidRDefault="00A33436"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6970C5">
      <w:pPr>
        <w:pStyle w:val="ListParagraph"/>
        <w:numPr>
          <w:ilvl w:val="6"/>
          <w:numId w:val="74"/>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6970C5">
      <w:pPr>
        <w:pStyle w:val="ListParagraph"/>
        <w:numPr>
          <w:ilvl w:val="6"/>
          <w:numId w:val="74"/>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6970C5">
      <w:pPr>
        <w:pStyle w:val="ListParagraph"/>
        <w:numPr>
          <w:ilvl w:val="6"/>
          <w:numId w:val="74"/>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943" w:name="_Toc37849793"/>
      <w:bookmarkStart w:id="944" w:name="_Toc38030568"/>
      <w:r>
        <w:lastRenderedPageBreak/>
        <w:t xml:space="preserve">Set System Use Days for </w:t>
      </w:r>
      <w:proofErr w:type="spellStart"/>
      <w:r>
        <w:t>LSAHousehold</w:t>
      </w:r>
      <w:bookmarkEnd w:id="943"/>
      <w:bookmarkEnd w:id="944"/>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A33436" w:rsidRDefault="00A33436"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0"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">
                <v:shape id="Flowchart: Internal Storage 63" o:spid="_x0000_s1401"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A33436" w:rsidRDefault="00A33436" w:rsidP="00224684">
                        <w:pPr>
                          <w:pStyle w:val="Style3"/>
                        </w:pPr>
                        <w:proofErr w:type="spellStart"/>
                        <w:r>
                          <w:t>sys_Time</w:t>
                        </w:r>
                        <w:proofErr w:type="spellEnd"/>
                      </w:p>
                    </w:txbxContent>
                  </v:textbox>
                </v:shape>
                <v:shape id="AutoShape 390" o:spid="_x0000_s1402"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A33436" w:rsidRDefault="00A33436" w:rsidP="00224684">
                        <w:pPr>
                          <w:pStyle w:val="Style3"/>
                        </w:pPr>
                        <w:r>
                          <w:t>tlsa_Household</w:t>
                        </w:r>
                      </w:p>
                    </w:txbxContent>
                  </v:textbox>
                </v:shape>
                <v:shape id="AutoShape 120" o:spid="_x0000_s1403"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046859">
      <w:pPr>
        <w:pStyle w:val="ListParagraph"/>
        <w:numPr>
          <w:ilvl w:val="0"/>
          <w:numId w:val="18"/>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046859">
      <w:pPr>
        <w:pStyle w:val="ListParagraph"/>
        <w:numPr>
          <w:ilvl w:val="0"/>
          <w:numId w:val="18"/>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945" w:name="_Toc29188247"/>
      <w:bookmarkStart w:id="946" w:name="_Toc31197261"/>
      <w:bookmarkStart w:id="947" w:name="_Toc29188248"/>
      <w:bookmarkStart w:id="948" w:name="_Toc31197262"/>
      <w:bookmarkStart w:id="949" w:name="_Toc29188249"/>
      <w:bookmarkStart w:id="950" w:name="_Toc31197263"/>
      <w:bookmarkStart w:id="951" w:name="_Toc29188250"/>
      <w:bookmarkStart w:id="952" w:name="_Toc31197264"/>
      <w:bookmarkStart w:id="953" w:name="_Get_Enrollments_Relevant_1"/>
      <w:bookmarkStart w:id="954" w:name="_Toc34145101"/>
      <w:bookmarkStart w:id="955" w:name="_Toc34145102"/>
      <w:bookmarkStart w:id="956" w:name="_Toc34145103"/>
      <w:bookmarkStart w:id="957" w:name="_Toc34145154"/>
      <w:bookmarkStart w:id="958" w:name="_Toc34145155"/>
      <w:bookmarkStart w:id="959" w:name="_Toc34145182"/>
      <w:bookmarkStart w:id="960" w:name="_Toc34145183"/>
      <w:bookmarkStart w:id="961" w:name="_Toc34145184"/>
      <w:bookmarkStart w:id="962" w:name="_Toc34145185"/>
      <w:bookmarkStart w:id="963" w:name="_Toc34145186"/>
      <w:bookmarkStart w:id="964" w:name="_Toc34145187"/>
      <w:bookmarkStart w:id="965" w:name="_Toc34145188"/>
      <w:bookmarkStart w:id="966" w:name="_Toc34145189"/>
      <w:bookmarkStart w:id="967" w:name="_Toc34145190"/>
      <w:bookmarkStart w:id="968" w:name="_Toc34145191"/>
      <w:bookmarkStart w:id="969" w:name="_Toc34145192"/>
      <w:bookmarkStart w:id="970" w:name="_Toc34145193"/>
      <w:bookmarkStart w:id="971" w:name="_Toc34145194"/>
      <w:bookmarkStart w:id="972" w:name="_Toc34145195"/>
      <w:bookmarkStart w:id="973" w:name="_Toc34145196"/>
      <w:bookmarkStart w:id="974" w:name="_Toc34145197"/>
      <w:bookmarkStart w:id="975" w:name="_Toc34145198"/>
      <w:bookmarkStart w:id="976" w:name="_Toc34145199"/>
      <w:bookmarkStart w:id="977" w:name="_Toc34145200"/>
      <w:bookmarkStart w:id="978" w:name="_Toc34145201"/>
      <w:bookmarkStart w:id="979" w:name="_Toc34145202"/>
      <w:bookmarkStart w:id="980" w:name="_Toc34145203"/>
      <w:bookmarkStart w:id="981" w:name="_Toc34145204"/>
      <w:bookmarkStart w:id="982" w:name="_Toc34145205"/>
      <w:bookmarkStart w:id="983" w:name="_Toc34145206"/>
      <w:bookmarkStart w:id="984" w:name="_Toc34145207"/>
      <w:bookmarkStart w:id="985" w:name="_Toc34145208"/>
      <w:bookmarkStart w:id="986" w:name="_Toc34145209"/>
      <w:bookmarkStart w:id="987" w:name="_Toc34145210"/>
      <w:bookmarkStart w:id="988" w:name="_Toc34145211"/>
      <w:bookmarkStart w:id="989" w:name="_Toc34145212"/>
      <w:bookmarkStart w:id="990" w:name="_Toc34145213"/>
      <w:bookmarkStart w:id="991" w:name="_Toc34145214"/>
      <w:bookmarkStart w:id="992" w:name="_Toc34145215"/>
      <w:bookmarkStart w:id="993" w:name="_Toc34145252"/>
      <w:bookmarkStart w:id="994" w:name="_Toc34145253"/>
      <w:bookmarkStart w:id="995" w:name="_Toc34145254"/>
      <w:bookmarkStart w:id="996" w:name="_Toc34145255"/>
      <w:bookmarkStart w:id="997" w:name="_Toc29188252"/>
      <w:bookmarkStart w:id="998" w:name="_Toc31197266"/>
      <w:bookmarkStart w:id="999" w:name="_Get_Last_Inactive"/>
      <w:bookmarkStart w:id="1000" w:name="_Toc34145256"/>
      <w:bookmarkStart w:id="1001" w:name="_Toc34145257"/>
      <w:bookmarkStart w:id="1002" w:name="_Toc34145258"/>
      <w:bookmarkStart w:id="1003" w:name="_Toc34145283"/>
      <w:bookmarkStart w:id="1004" w:name="_Toc34145288"/>
      <w:bookmarkStart w:id="1005" w:name="_Toc34145289"/>
      <w:bookmarkStart w:id="1006" w:name="_Toc34145290"/>
      <w:bookmarkStart w:id="1007" w:name="_Toc34145291"/>
      <w:bookmarkStart w:id="1008" w:name="_Toc34145292"/>
      <w:bookmarkStart w:id="1009" w:name="_Toc34145293"/>
      <w:bookmarkStart w:id="1010" w:name="_Toc34145294"/>
      <w:bookmarkStart w:id="1011" w:name="_Toc525229485"/>
      <w:bookmarkStart w:id="1012" w:name="_Toc34145295"/>
      <w:bookmarkStart w:id="1013" w:name="_Toc34145296"/>
      <w:bookmarkStart w:id="1014" w:name="_Toc34145297"/>
      <w:bookmarkStart w:id="1015" w:name="_Toc34145326"/>
      <w:bookmarkStart w:id="1016" w:name="_Toc34145327"/>
      <w:bookmarkStart w:id="1017" w:name="_Toc34145338"/>
      <w:bookmarkStart w:id="1018" w:name="_Toc34145339"/>
      <w:bookmarkStart w:id="1019" w:name="_Toc34145340"/>
      <w:bookmarkStart w:id="1020" w:name="_Toc34145341"/>
      <w:bookmarkStart w:id="1021" w:name="_Toc34145342"/>
      <w:bookmarkStart w:id="1022" w:name="_Toc34145343"/>
      <w:bookmarkStart w:id="1023" w:name="_Toc34145344"/>
      <w:bookmarkStart w:id="1024" w:name="_Toc34145360"/>
      <w:bookmarkStart w:id="1025" w:name="_Toc34145386"/>
      <w:bookmarkStart w:id="1026" w:name="_Toc34145387"/>
      <w:bookmarkStart w:id="1027" w:name="_Toc34145388"/>
      <w:bookmarkStart w:id="1028" w:name="_Toc34145423"/>
      <w:bookmarkStart w:id="1029" w:name="_Toc34145424"/>
      <w:bookmarkStart w:id="1030" w:name="_Toc34145435"/>
      <w:bookmarkStart w:id="1031" w:name="_Toc34145436"/>
      <w:bookmarkStart w:id="1032" w:name="_Toc34145437"/>
      <w:bookmarkStart w:id="1033" w:name="_Toc34145438"/>
      <w:bookmarkStart w:id="1034" w:name="_Toc34145439"/>
      <w:bookmarkStart w:id="1035" w:name="_Toc34145440"/>
      <w:bookmarkStart w:id="1036" w:name="_Toc34145441"/>
      <w:bookmarkStart w:id="1037" w:name="_Toc34145442"/>
      <w:bookmarkStart w:id="1038" w:name="_Toc34145443"/>
      <w:bookmarkStart w:id="1039" w:name="_Toc34145444"/>
      <w:bookmarkStart w:id="1040" w:name="_Toc34145445"/>
      <w:bookmarkStart w:id="1041" w:name="_Toc34145446"/>
      <w:bookmarkStart w:id="1042" w:name="_Toc34145447"/>
      <w:bookmarkStart w:id="1043" w:name="_Toc34145448"/>
      <w:bookmarkStart w:id="1044" w:name="_Toc34145449"/>
      <w:bookmarkStart w:id="1045" w:name="_Toc34145450"/>
      <w:bookmarkStart w:id="1046" w:name="_Toc34145451"/>
      <w:bookmarkStart w:id="1047" w:name="_Toc34145452"/>
      <w:bookmarkStart w:id="1048" w:name="_Toc34145463"/>
      <w:bookmarkStart w:id="1049" w:name="_Toc34145464"/>
      <w:bookmarkStart w:id="1050" w:name="_Toc34145465"/>
      <w:bookmarkStart w:id="1051" w:name="_Toc34145466"/>
      <w:bookmarkStart w:id="1052" w:name="_Toc34145489"/>
      <w:bookmarkStart w:id="1053" w:name="_Toc34145490"/>
      <w:bookmarkStart w:id="1054" w:name="_Toc34145491"/>
      <w:bookmarkStart w:id="1055" w:name="_Toc34145492"/>
      <w:bookmarkStart w:id="1056" w:name="_Toc34145493"/>
      <w:bookmarkStart w:id="1057" w:name="_Toc34145494"/>
      <w:bookmarkStart w:id="1058" w:name="_Toc34145495"/>
      <w:bookmarkStart w:id="1059" w:name="_Toc34145496"/>
      <w:bookmarkStart w:id="1060" w:name="_Toc34145497"/>
      <w:bookmarkStart w:id="1061" w:name="_Toc34145498"/>
      <w:bookmarkStart w:id="1062" w:name="_Toc34145499"/>
      <w:bookmarkStart w:id="1063" w:name="_Toc34145500"/>
      <w:bookmarkStart w:id="1064" w:name="_Toc34145501"/>
      <w:bookmarkStart w:id="1065" w:name="_Toc34145502"/>
      <w:bookmarkStart w:id="1066" w:name="_Toc34145503"/>
      <w:bookmarkStart w:id="1067" w:name="_Toc34145504"/>
      <w:bookmarkStart w:id="1068" w:name="_Toc34145505"/>
      <w:bookmarkStart w:id="1069" w:name="_Toc34145506"/>
      <w:bookmarkStart w:id="1070" w:name="_Toc34145507"/>
      <w:bookmarkStart w:id="1071" w:name="_Toc34145508"/>
      <w:bookmarkStart w:id="1072" w:name="_Toc34145509"/>
      <w:bookmarkStart w:id="1073" w:name="_Toc34145510"/>
      <w:bookmarkStart w:id="1074" w:name="_Toc34145511"/>
      <w:bookmarkStart w:id="1075" w:name="_Toc34145512"/>
      <w:bookmarkStart w:id="1076" w:name="_Toc34145513"/>
      <w:bookmarkStart w:id="1077" w:name="_Toc34145514"/>
      <w:bookmarkStart w:id="1078" w:name="_Toc34145515"/>
      <w:bookmarkStart w:id="1079" w:name="_Toc34145516"/>
      <w:bookmarkStart w:id="1080" w:name="_Toc34145517"/>
      <w:bookmarkStart w:id="1081" w:name="_Toc34145518"/>
      <w:bookmarkStart w:id="1082" w:name="_Toc34145519"/>
      <w:bookmarkStart w:id="1083" w:name="_Toc525229489"/>
      <w:bookmarkStart w:id="1084" w:name="_Toc525229490"/>
      <w:bookmarkStart w:id="1085" w:name="_Toc525229491"/>
      <w:bookmarkStart w:id="1086" w:name="_Toc525229492"/>
      <w:bookmarkStart w:id="1087" w:name="_Toc525229493"/>
      <w:bookmarkStart w:id="1088" w:name="_Toc525229494"/>
      <w:bookmarkStart w:id="1089" w:name="_Toc525229495"/>
      <w:bookmarkStart w:id="1090" w:name="_Toc525229496"/>
      <w:bookmarkStart w:id="1091" w:name="_Toc525229497"/>
      <w:bookmarkStart w:id="1092" w:name="_Update_ESHStatus_and"/>
      <w:bookmarkStart w:id="1093" w:name="_Update_EST/RRH/PSHStatus"/>
      <w:bookmarkStart w:id="1094" w:name="_Toc37849794"/>
      <w:bookmarkStart w:id="1095" w:name="_Toc38030569"/>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r>
        <w:t>Update EST</w:t>
      </w:r>
      <w:r w:rsidR="000C20AF">
        <w:t>/</w:t>
      </w:r>
      <w:r>
        <w:t>RRH</w:t>
      </w:r>
      <w:r w:rsidR="000C20AF">
        <w:t>/</w:t>
      </w:r>
      <w:proofErr w:type="spellStart"/>
      <w:r w:rsidR="000C20AF">
        <w:t>PSH</w:t>
      </w:r>
      <w:r>
        <w:t>Status</w:t>
      </w:r>
      <w:bookmarkEnd w:id="1094"/>
      <w:bookmarkEnd w:id="1095"/>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A33436" w:rsidRDefault="00A33436"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0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DKLqwKkwMAACMLAAAOAAAAAAAA&#10;AAAAAAAAAC4CAABkcnMvZTJvRG9jLnhtbFBLAQItABQABgAIAAAAIQBRW4uB2wAAAAQBAAAPAAAA&#10;AAAAAAAAAAAAAO0FAABkcnMvZG93bnJldi54bWxQSwUGAAAAAAQABADzAAAA9QYAAAAA&#10;">
                <v:shape id="Flowchart: Internal Storage 63" o:spid="_x0000_s140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A33436" w:rsidRDefault="00A33436" w:rsidP="007B5290">
                        <w:pPr>
                          <w:pStyle w:val="Style3"/>
                        </w:pPr>
                        <w:proofErr w:type="spellStart"/>
                        <w:r>
                          <w:t>sys_Time</w:t>
                        </w:r>
                        <w:proofErr w:type="spellEnd"/>
                      </w:p>
                    </w:txbxContent>
                  </v:textbox>
                </v:shape>
                <v:shape id="AutoShape 390" o:spid="_x0000_s1406"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A33436" w:rsidRDefault="00A33436" w:rsidP="007B5290">
                        <w:pPr>
                          <w:pStyle w:val="Style3"/>
                        </w:pPr>
                        <w:r>
                          <w:t>tlsa_Household</w:t>
                        </w:r>
                      </w:p>
                    </w:txbxContent>
                  </v:textbox>
                </v:shape>
                <v:shape id="AutoShape 120" o:spid="_x0000_s140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046859">
      <w:pPr>
        <w:pStyle w:val="ListParagraph"/>
        <w:numPr>
          <w:ilvl w:val="0"/>
          <w:numId w:val="32"/>
        </w:numPr>
      </w:pPr>
      <w:proofErr w:type="spellStart"/>
      <w:r w:rsidRPr="00F779FE">
        <w:rPr>
          <w:b/>
        </w:rPr>
        <w:t>ESTStatus</w:t>
      </w:r>
      <w:proofErr w:type="spellEnd"/>
      <w:r w:rsidRPr="006C6EA4">
        <w:t xml:space="preserve"> = 0 and </w:t>
      </w:r>
    </w:p>
    <w:p w14:paraId="5931CC3C" w14:textId="6B043C1B" w:rsidR="00FD437D" w:rsidRPr="006C6EA4" w:rsidRDefault="002B5968" w:rsidP="00046859">
      <w:pPr>
        <w:pStyle w:val="ListParagraph"/>
        <w:numPr>
          <w:ilvl w:val="0"/>
          <w:numId w:val="32"/>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046859">
      <w:pPr>
        <w:pStyle w:val="ListParagraph"/>
        <w:numPr>
          <w:ilvl w:val="0"/>
          <w:numId w:val="15"/>
        </w:numPr>
      </w:pPr>
      <w:proofErr w:type="spellStart"/>
      <w:r w:rsidRPr="0090517D">
        <w:rPr>
          <w:b/>
        </w:rPr>
        <w:t>RRHStatus</w:t>
      </w:r>
      <w:proofErr w:type="spellEnd"/>
      <w:r w:rsidRPr="006C6EA4">
        <w:t xml:space="preserve"> = 0 and </w:t>
      </w:r>
    </w:p>
    <w:p w14:paraId="28BCD155" w14:textId="6D074F1D" w:rsidR="00EB7329" w:rsidRDefault="002B5968" w:rsidP="00046859">
      <w:pPr>
        <w:pStyle w:val="ListParagraph"/>
        <w:numPr>
          <w:ilvl w:val="0"/>
          <w:numId w:val="15"/>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046859">
      <w:pPr>
        <w:pStyle w:val="ListParagraph"/>
        <w:numPr>
          <w:ilvl w:val="0"/>
          <w:numId w:val="15"/>
        </w:numPr>
      </w:pPr>
      <w:proofErr w:type="spellStart"/>
      <w:r>
        <w:rPr>
          <w:b/>
        </w:rPr>
        <w:lastRenderedPageBreak/>
        <w:t>PS</w:t>
      </w:r>
      <w:r w:rsidRPr="0090517D">
        <w:rPr>
          <w:b/>
        </w:rPr>
        <w:t>HStatus</w:t>
      </w:r>
      <w:proofErr w:type="spellEnd"/>
      <w:r w:rsidRPr="006C6EA4">
        <w:t xml:space="preserve"> = 0 and </w:t>
      </w:r>
    </w:p>
    <w:p w14:paraId="4C72FB54" w14:textId="5AFD8F88" w:rsidR="00EB7329" w:rsidRPr="006C6EA4" w:rsidRDefault="00EB7329" w:rsidP="00046859">
      <w:pPr>
        <w:pStyle w:val="ListParagraph"/>
        <w:numPr>
          <w:ilvl w:val="0"/>
          <w:numId w:val="15"/>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096" w:name="_Toc37849795"/>
      <w:bookmarkStart w:id="1097" w:name="_Toc38030570"/>
      <w:r w:rsidRPr="0088191A">
        <w:t>Set EST/RRH/PSHAHAR</w:t>
      </w:r>
      <w:bookmarkEnd w:id="1096"/>
      <w:bookmarkEnd w:id="1097"/>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A33436" w:rsidRDefault="00A33436"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0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">
                <v:shape id="Flowchart: Internal Storage 63" o:spid="_x0000_s1409"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A33436" w:rsidRDefault="00A33436" w:rsidP="007B5290">
                        <w:pPr>
                          <w:pStyle w:val="Style3"/>
                        </w:pPr>
                        <w:proofErr w:type="spellStart"/>
                        <w:r>
                          <w:t>sys_Time</w:t>
                        </w:r>
                        <w:proofErr w:type="spellEnd"/>
                      </w:p>
                    </w:txbxContent>
                  </v:textbox>
                </v:shape>
                <v:shape id="AutoShape 390" o:spid="_x0000_s1410"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A33436" w:rsidRDefault="00A33436" w:rsidP="007B5290">
                        <w:pPr>
                          <w:pStyle w:val="Style3"/>
                        </w:pPr>
                        <w:r>
                          <w:t>tlsa_Household</w:t>
                        </w:r>
                      </w:p>
                    </w:txbxContent>
                  </v:textbox>
                </v:shape>
                <v:shape id="AutoShape 120" o:spid="_x0000_s1411"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1098" w:name="_Toc37849796"/>
      <w:bookmarkStart w:id="1099" w:name="_Toc38030571"/>
      <w:r>
        <w:t xml:space="preserve">Set </w:t>
      </w:r>
      <w:proofErr w:type="spellStart"/>
      <w:r>
        <w:t>SystemPath</w:t>
      </w:r>
      <w:proofErr w:type="spellEnd"/>
      <w:r>
        <w:t xml:space="preserve"> for </w:t>
      </w:r>
      <w:proofErr w:type="spellStart"/>
      <w:r>
        <w:t>LSAHousehold</w:t>
      </w:r>
      <w:bookmarkEnd w:id="1098"/>
      <w:bookmarkEnd w:id="1099"/>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2"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">
                <v:shape id="AutoShape 390" o:spid="_x0000_s1413"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A33436" w:rsidRDefault="00A33436" w:rsidP="009A25EA">
                        <w:pPr>
                          <w:pStyle w:val="Style3"/>
                        </w:pPr>
                        <w:r>
                          <w:t>tlsa_Household</w:t>
                        </w:r>
                      </w:p>
                    </w:txbxContent>
                  </v:textbox>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31" o:spid="_x0000_s1414"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lastRenderedPageBreak/>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100" w:name="_HMIS_Business_Logic:_3"/>
      <w:bookmarkStart w:id="1101" w:name="_Toc37849797"/>
      <w:bookmarkStart w:id="1102" w:name="_Toc38030572"/>
      <w:bookmarkEnd w:id="1100"/>
      <w:proofErr w:type="spellStart"/>
      <w:r>
        <w:t>LSAHousehold</w:t>
      </w:r>
      <w:bookmarkEnd w:id="1101"/>
      <w:bookmarkEnd w:id="1102"/>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A33436" w:rsidRDefault="00A33436"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Dx5dgjLAwAAUwsAAA4AAAAAAAAA&#10;AAAAAAAALgIAAGRycy9lMm9Eb2MueG1sUEsBAi0AFAAGAAgAAAAhAFFbi4HbAAAABAEAAA8AAAAA&#10;AAAAAAAAAAAAJQYAAGRycy9kb3ducmV2LnhtbFBLBQYAAAAABAAEAPMAAAAtBwAAAAA=&#10;">
                <v:shape id="Flowchart: Internal Storage 63" o:spid="_x0000_s141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A33436" w:rsidRDefault="00A33436" w:rsidP="009A25EA">
                        <w:pPr>
                          <w:pStyle w:val="Style3"/>
                        </w:pPr>
                        <w:r>
                          <w:t>tlsa_Household</w:t>
                        </w:r>
                      </w:p>
                    </w:txbxContent>
                  </v:textbox>
                </v:shape>
                <v:shape id="AutoShape 390" o:spid="_x0000_s1417"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A33436" w:rsidRDefault="00A33436" w:rsidP="009A25EA">
                        <w:pPr>
                          <w:pStyle w:val="Style3"/>
                        </w:pPr>
                        <w:r>
                          <w:t>lsa_Household</w:t>
                        </w:r>
                      </w:p>
                    </w:txbxContent>
                  </v:textbox>
                </v:shape>
                <v:shape id="AutoShape 128" o:spid="_x0000_s141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lastRenderedPageBreak/>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lastRenderedPageBreak/>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6AEB68FB" w:rsidR="00E158FC" w:rsidRPr="00C52062" w:rsidRDefault="00E158FC" w:rsidP="00E158FC">
      <w:pPr>
        <w:pStyle w:val="Heading1"/>
      </w:pPr>
      <w:bookmarkStart w:id="1103" w:name="_HMIS_Business_Logic:_5"/>
      <w:bookmarkStart w:id="1104" w:name="_Toc37849798"/>
      <w:bookmarkStart w:id="1105" w:name="_Toc38030573"/>
      <w:bookmarkEnd w:id="1103"/>
      <w:r w:rsidRPr="00C52062">
        <w:lastRenderedPageBreak/>
        <w:t>HMIS Business Logic</w:t>
      </w:r>
      <w:r>
        <w:t>:  LSAExit</w:t>
      </w:r>
      <w:bookmarkEnd w:id="1104"/>
      <w:bookmarkEnd w:id="1105"/>
    </w:p>
    <w:p w14:paraId="73967B66" w14:textId="71A17AB4" w:rsidR="007B5290" w:rsidRDefault="007B5290" w:rsidP="007B5290">
      <w:bookmarkStart w:id="1106" w:name="_Toc34145524"/>
      <w:bookmarkStart w:id="1107" w:name="_Toc34145525"/>
      <w:bookmarkStart w:id="1108" w:name="_Toc34145526"/>
      <w:bookmarkStart w:id="1109" w:name="_Toc34145527"/>
      <w:bookmarkEnd w:id="1106"/>
      <w:bookmarkEnd w:id="1107"/>
      <w:bookmarkEnd w:id="1108"/>
      <w:bookmarkEnd w:id="1109"/>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110" w:name="_Identify_Qualifying_Exits"/>
      <w:bookmarkStart w:id="1111" w:name="_Toc37849799"/>
      <w:bookmarkStart w:id="1112" w:name="_Toc38030574"/>
      <w:bookmarkEnd w:id="1110"/>
      <w:r>
        <w:t xml:space="preserve">Identify </w:t>
      </w:r>
      <w:r w:rsidR="0031059A">
        <w:t>Qualifying</w:t>
      </w:r>
      <w:r w:rsidR="00D96057">
        <w:t xml:space="preserve"> Exits</w:t>
      </w:r>
      <w:r w:rsidR="002C5DCB">
        <w:t xml:space="preserve"> </w:t>
      </w:r>
      <w:r w:rsidR="00DB35F0">
        <w:t>in Exit Cohort Periods</w:t>
      </w:r>
      <w:bookmarkEnd w:id="1111"/>
      <w:bookmarkEnd w:id="1112"/>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A33436" w:rsidRDefault="00A33436"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A33436" w:rsidRDefault="00A33436"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A33436" w:rsidRDefault="00A33436"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A33436" w:rsidRDefault="00A33436"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A33436" w:rsidRDefault="00A33436"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A33436" w:rsidRDefault="00A33436"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9"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AcFBolXwYAALYkAAAOAAAAAAAAAAAAAAAAAC4CAABkcnMvZTJvRG9jLnht&#10;bFBLAQItABQABgAIAAAAIQDlR/m33AAAAAUBAAAPAAAAAAAAAAAAAAAAALkIAABkcnMvZG93bnJl&#10;di54bWxQSwUGAAAAAAQABADzAAAAwgkAAAAA&#10;">
                <v:shape id="AutoShape 78" o:spid="_x0000_s1420"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21"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A33436" w:rsidRDefault="00A33436" w:rsidP="00DD264B">
                        <w:pPr>
                          <w:pStyle w:val="Style3"/>
                        </w:pPr>
                        <w:proofErr w:type="spellStart"/>
                        <w:r>
                          <w:t>tlsa_HHID</w:t>
                        </w:r>
                        <w:proofErr w:type="spellEnd"/>
                      </w:p>
                    </w:txbxContent>
                  </v:textbox>
                </v:shape>
                <v:group id="Group 125" o:spid="_x0000_s1422"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23"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24"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25"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A33436" w:rsidRDefault="00A33436" w:rsidP="00C93E26">
                          <w:pPr>
                            <w:pStyle w:val="Style3"/>
                          </w:pPr>
                          <w:r>
                            <w:t>hmis_EnrollmentCoC</w:t>
                          </w:r>
                        </w:p>
                      </w:txbxContent>
                    </v:textbox>
                  </v:shape>
                  <v:shape id="AutoShape 10" o:spid="_x0000_s1426"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A33436" w:rsidRDefault="00A33436" w:rsidP="00C93E26">
                          <w:pPr>
                            <w:pStyle w:val="Style3"/>
                          </w:pPr>
                          <w:proofErr w:type="spellStart"/>
                          <w:r>
                            <w:t>tlsa_HHID</w:t>
                          </w:r>
                          <w:proofErr w:type="spellEnd"/>
                        </w:p>
                      </w:txbxContent>
                    </v:textbox>
                  </v:shape>
                  <v:shape id="AutoShape 13" o:spid="_x0000_s1427"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A33436" w:rsidRDefault="00A33436" w:rsidP="00C93E26">
                          <w:pPr>
                            <w:pStyle w:val="Style3"/>
                          </w:pPr>
                          <w:r>
                            <w:t>lsa_Project</w:t>
                          </w:r>
                        </w:p>
                      </w:txbxContent>
                    </v:textbox>
                  </v:shape>
                </v:group>
                <v:group id="Group 131" o:spid="_x0000_s1428"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9"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A33436" w:rsidRDefault="00A33436" w:rsidP="00DD264B">
                          <w:pPr>
                            <w:pStyle w:val="Style3"/>
                          </w:pPr>
                          <w:proofErr w:type="spellStart"/>
                          <w:r>
                            <w:t>tlsa_CohortDates</w:t>
                          </w:r>
                          <w:proofErr w:type="spellEnd"/>
                        </w:p>
                      </w:txbxContent>
                    </v:textbox>
                  </v:shape>
                  <v:shape id="AutoShape 13" o:spid="_x0000_s1430"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A33436" w:rsidRDefault="00A33436" w:rsidP="00C93E26">
                          <w:pPr>
                            <w:pStyle w:val="Style3"/>
                          </w:pPr>
                          <w:r>
                            <w:t>lsa_Report</w:t>
                          </w:r>
                        </w:p>
                      </w:txbxContent>
                    </v:textbox>
                  </v:shape>
                  <v:shape id="Left Bracket 244" o:spid="_x0000_s1431"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32"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046859">
      <w:pPr>
        <w:pStyle w:val="ListParagraph"/>
        <w:numPr>
          <w:ilvl w:val="0"/>
          <w:numId w:val="54"/>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046859">
      <w:pPr>
        <w:pStyle w:val="ListParagraph"/>
        <w:numPr>
          <w:ilvl w:val="0"/>
          <w:numId w:val="54"/>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046859">
      <w:pPr>
        <w:pStyle w:val="ListParagraph"/>
        <w:numPr>
          <w:ilvl w:val="0"/>
          <w:numId w:val="54"/>
        </w:numPr>
      </w:pPr>
      <w:r>
        <w:t xml:space="preserve">There is no other record in </w:t>
      </w:r>
      <w:proofErr w:type="spellStart"/>
      <w:r>
        <w:t>tlsa_HHID</w:t>
      </w:r>
      <w:proofErr w:type="spellEnd"/>
      <w:r>
        <w:t xml:space="preserve"> where:</w:t>
      </w:r>
    </w:p>
    <w:p w14:paraId="79CA5BAF" w14:textId="5738E75F" w:rsidR="000B3A9E" w:rsidRPr="00414EE3" w:rsidRDefault="000B3A9E" w:rsidP="00046859">
      <w:pPr>
        <w:pStyle w:val="ListParagraph"/>
        <w:numPr>
          <w:ilvl w:val="1"/>
          <w:numId w:val="54"/>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046859">
      <w:pPr>
        <w:pStyle w:val="ListParagraph"/>
        <w:numPr>
          <w:ilvl w:val="1"/>
          <w:numId w:val="54"/>
        </w:numPr>
      </w:pPr>
      <w:r w:rsidRPr="00FE6B62">
        <w:t>Household type values match:</w:t>
      </w:r>
    </w:p>
    <w:p w14:paraId="74738195"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046859">
      <w:pPr>
        <w:pStyle w:val="ListParagraph"/>
        <w:numPr>
          <w:ilvl w:val="1"/>
          <w:numId w:val="54"/>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046859">
      <w:pPr>
        <w:pStyle w:val="ListParagraph"/>
        <w:numPr>
          <w:ilvl w:val="1"/>
          <w:numId w:val="54"/>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3D110F4A" w14:textId="747A4407" w:rsidR="00414EE3" w:rsidRPr="001C3F78" w:rsidDel="00720006" w:rsidRDefault="00414EE3" w:rsidP="00046859">
      <w:pPr>
        <w:pStyle w:val="ListParagraph"/>
        <w:numPr>
          <w:ilvl w:val="1"/>
          <w:numId w:val="54"/>
        </w:numPr>
        <w:rPr>
          <w:del w:id="1113" w:author="Molly McEvilley" w:date="2020-07-09T07:40:00Z"/>
        </w:rPr>
      </w:pPr>
      <w:commentRangeStart w:id="1114"/>
      <w:del w:id="1115" w:author="Molly McEvilley" w:date="2020-07-09T07:40:00Z">
        <w:r w:rsidDel="00720006">
          <w:delText>[Other].</w:delText>
        </w:r>
        <w:r w:rsidRPr="00414EE3" w:rsidDel="00720006">
          <w:rPr>
            <w:b/>
            <w:bCs/>
          </w:rPr>
          <w:delText>EntryHHType</w:delText>
        </w:r>
        <w:r w:rsidDel="00720006">
          <w:delText xml:space="preserve"> = qx.</w:delText>
        </w:r>
        <w:r w:rsidRPr="00414EE3" w:rsidDel="00720006">
          <w:rPr>
            <w:b/>
            <w:bCs/>
          </w:rPr>
          <w:delText>ExitHHType</w:delText>
        </w:r>
        <w:r w:rsidDel="00720006">
          <w:delText xml:space="preserve"> or ([Other].</w:delText>
        </w:r>
        <w:r w:rsidRPr="00414EE3" w:rsidDel="00720006">
          <w:rPr>
            <w:b/>
            <w:bCs/>
          </w:rPr>
          <w:delText>CohortPeriod</w:delText>
        </w:r>
        <w:r w:rsidDel="00720006">
          <w:delText xml:space="preserve"> = qx.</w:delText>
        </w:r>
        <w:r w:rsidRPr="00414EE3" w:rsidDel="00720006">
          <w:rPr>
            <w:b/>
            <w:bCs/>
          </w:rPr>
          <w:delText>CohortPeriod</w:delText>
        </w:r>
        <w:r w:rsidDel="00720006">
          <w:delText xml:space="preserve"> and [Other].</w:delText>
        </w:r>
        <w:r w:rsidRPr="00414EE3" w:rsidDel="00720006">
          <w:rPr>
            <w:b/>
            <w:bCs/>
          </w:rPr>
          <w:delText>ExitHHType</w:delText>
        </w:r>
        <w:r w:rsidDel="00720006">
          <w:delText xml:space="preserve"> = qx.</w:delText>
        </w:r>
        <w:r w:rsidRPr="00414EE3" w:rsidDel="00720006">
          <w:rPr>
            <w:b/>
            <w:bCs/>
          </w:rPr>
          <w:delText>ExitHHType</w:delText>
        </w:r>
        <w:r w:rsidDel="00720006">
          <w:rPr>
            <w:b/>
            <w:bCs/>
          </w:rPr>
          <w:delText>)</w:delText>
        </w:r>
        <w:commentRangeEnd w:id="1114"/>
        <w:r w:rsidR="00BF6C22" w:rsidDel="00720006">
          <w:rPr>
            <w:rStyle w:val="CommentReference"/>
            <w:rFonts w:eastAsiaTheme="minorHAnsi" w:cstheme="minorBidi"/>
          </w:rPr>
          <w:commentReference w:id="1114"/>
        </w:r>
      </w:del>
    </w:p>
    <w:p w14:paraId="58E3A2E9" w14:textId="2582143F" w:rsidR="001C3F78" w:rsidRDefault="001C3F78" w:rsidP="00046859">
      <w:pPr>
        <w:pStyle w:val="ListParagraph"/>
        <w:numPr>
          <w:ilvl w:val="1"/>
          <w:numId w:val="54"/>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116" w:name="_Toc37973285"/>
      <w:bookmarkStart w:id="1117" w:name="_Toc37973840"/>
      <w:bookmarkStart w:id="1118" w:name="_Toc37974391"/>
      <w:bookmarkStart w:id="1119" w:name="_Toc37974943"/>
      <w:bookmarkStart w:id="1120" w:name="_Toc37973841"/>
      <w:bookmarkStart w:id="1121" w:name="_Toc37974392"/>
      <w:bookmarkStart w:id="1122" w:name="_Toc37974944"/>
      <w:bookmarkStart w:id="1123" w:name="_Toc31197276"/>
      <w:bookmarkStart w:id="1124" w:name="_Toc31197277"/>
      <w:bookmarkStart w:id="1125" w:name="_Toc31197278"/>
      <w:bookmarkStart w:id="1126" w:name="_Toc31197279"/>
      <w:bookmarkStart w:id="1127" w:name="_Toc31197280"/>
      <w:bookmarkStart w:id="1128" w:name="_Toc31197281"/>
      <w:bookmarkStart w:id="1129" w:name="_Toc37973417"/>
      <w:bookmarkStart w:id="1130" w:name="_Toc37973970"/>
      <w:bookmarkStart w:id="1131" w:name="_Toc37974521"/>
      <w:bookmarkStart w:id="1132" w:name="_Toc37975073"/>
      <w:bookmarkStart w:id="1133" w:name="_Toc37849800"/>
      <w:bookmarkStart w:id="1134" w:name="_Toc3803057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r>
        <w:t xml:space="preserve">Select </w:t>
      </w:r>
      <w:r w:rsidR="00BE4030">
        <w:t>Reportable Exits</w:t>
      </w:r>
      <w:bookmarkEnd w:id="1133"/>
      <w:bookmarkEnd w:id="1134"/>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A33436" w:rsidRDefault="00A33436"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A33436" w:rsidRDefault="00A33436"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3"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">
                <v:shape id="AutoShape 89" o:spid="_x0000_s1434"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A33436" w:rsidRDefault="00A33436" w:rsidP="00331ADE">
                        <w:pPr>
                          <w:pStyle w:val="Style3"/>
                        </w:pPr>
                        <w:proofErr w:type="spellStart"/>
                        <w:r>
                          <w:t>tlsa_HHID</w:t>
                        </w:r>
                        <w:proofErr w:type="spellEnd"/>
                      </w:p>
                    </w:txbxContent>
                  </v:textbox>
                </v:shape>
                <v:shape id="AutoShape 90" o:spid="_x0000_s1435"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A33436" w:rsidRDefault="00A33436" w:rsidP="00331ADE">
                        <w:pPr>
                          <w:pStyle w:val="Style3"/>
                        </w:pPr>
                        <w:proofErr w:type="spellStart"/>
                        <w:r>
                          <w:t>tlsa_Exit</w:t>
                        </w:r>
                        <w:proofErr w:type="spellEnd"/>
                      </w:p>
                    </w:txbxContent>
                  </v:textbox>
                </v:shape>
                <v:shape id="AutoShape 91" o:spid="_x0000_s1436"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58702A69"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 xml:space="preserve">. </w:t>
            </w:r>
            <w:r w:rsidR="00BE4030">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C6683A">
      <w:pPr>
        <w:pStyle w:val="ListParagraph"/>
        <w:numPr>
          <w:ilvl w:val="0"/>
          <w:numId w:val="56"/>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C6683A">
      <w:pPr>
        <w:pStyle w:val="ListParagraph"/>
        <w:numPr>
          <w:ilvl w:val="0"/>
          <w:numId w:val="56"/>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C6683A">
      <w:pPr>
        <w:pStyle w:val="ListParagraph"/>
        <w:numPr>
          <w:ilvl w:val="0"/>
          <w:numId w:val="56"/>
        </w:numPr>
        <w:rPr>
          <w:bCs/>
        </w:rPr>
      </w:pPr>
      <w:r w:rsidRPr="00640786">
        <w:rPr>
          <w:bCs/>
        </w:rPr>
        <w:t>Household Type:</w:t>
      </w:r>
    </w:p>
    <w:p w14:paraId="1469A221" w14:textId="45896B51"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795D27">
      <w:pPr>
        <w:pStyle w:val="ListParagraph"/>
        <w:numPr>
          <w:ilvl w:val="0"/>
          <w:numId w:val="57"/>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795D27">
      <w:pPr>
        <w:pStyle w:val="ListParagraph"/>
        <w:numPr>
          <w:ilvl w:val="0"/>
          <w:numId w:val="57"/>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48A039B" w14:textId="626499CD" w:rsidR="00795D27" w:rsidRDefault="00795D27" w:rsidP="00795D27">
      <w:pPr>
        <w:pStyle w:val="ListParagraph"/>
        <w:numPr>
          <w:ilvl w:val="0"/>
          <w:numId w:val="57"/>
        </w:numPr>
      </w:pPr>
      <w:r>
        <w:t>If there is no qualifying exit to an identified temporary destination, the earliest qualifying exit.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135" w:name="_Toc34145531"/>
      <w:bookmarkStart w:id="1136" w:name="_Toc34145532"/>
      <w:bookmarkStart w:id="1137" w:name="_Toc34145533"/>
      <w:bookmarkStart w:id="1138" w:name="_Toc34145534"/>
      <w:bookmarkStart w:id="1139" w:name="_Toc34145555"/>
      <w:bookmarkStart w:id="1140" w:name="_Toc34145628"/>
      <w:bookmarkStart w:id="1141" w:name="_Toc34145629"/>
      <w:bookmarkStart w:id="1142" w:name="_Toc34145630"/>
      <w:bookmarkStart w:id="1143" w:name="_Toc34145631"/>
      <w:bookmarkStart w:id="1144" w:name="_Toc34145632"/>
      <w:bookmarkStart w:id="1145" w:name="_Toc34145633"/>
      <w:bookmarkStart w:id="1146" w:name="_Toc34145674"/>
      <w:bookmarkStart w:id="1147" w:name="_Toc37849801"/>
      <w:bookmarkStart w:id="1148" w:name="_Toc38030576"/>
      <w:bookmarkEnd w:id="1135"/>
      <w:bookmarkEnd w:id="1136"/>
      <w:bookmarkEnd w:id="1137"/>
      <w:bookmarkEnd w:id="1138"/>
      <w:bookmarkEnd w:id="1139"/>
      <w:bookmarkEnd w:id="1140"/>
      <w:bookmarkEnd w:id="1141"/>
      <w:bookmarkEnd w:id="1142"/>
      <w:bookmarkEnd w:id="1143"/>
      <w:bookmarkEnd w:id="1144"/>
      <w:bookmarkEnd w:id="1145"/>
      <w:bookmarkEnd w:id="1146"/>
      <w:r>
        <w:lastRenderedPageBreak/>
        <w:t xml:space="preserve">Set </w:t>
      </w:r>
      <w:proofErr w:type="spellStart"/>
      <w:r w:rsidR="0018056C" w:rsidRPr="00655B0F">
        <w:t>ReturnTime</w:t>
      </w:r>
      <w:proofErr w:type="spellEnd"/>
      <w:r>
        <w:t xml:space="preserve"> for Exit Cohort Households</w:t>
      </w:r>
      <w:bookmarkEnd w:id="1147"/>
      <w:bookmarkEnd w:id="1148"/>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A33436" w:rsidRDefault="00A33436"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A33436" w:rsidRDefault="00A33436"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A33436" w:rsidRDefault="00A33436"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37"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">
                <v:shape id="AutoShape 95" o:spid="_x0000_s1438"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9"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A33436" w:rsidRDefault="00A33436" w:rsidP="00DA20FA">
                        <w:pPr>
                          <w:pStyle w:val="Style3"/>
                        </w:pPr>
                        <w:proofErr w:type="spellStart"/>
                        <w:r>
                          <w:t>tlsa_Exit</w:t>
                        </w:r>
                        <w:proofErr w:type="spellEnd"/>
                      </w:p>
                    </w:txbxContent>
                  </v:textbox>
                </v:shape>
                <v:group id="Group 97" o:spid="_x0000_s1440"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41"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42"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43"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A33436" w:rsidRDefault="00A33436" w:rsidP="00AB5A3E">
                          <w:pPr>
                            <w:pStyle w:val="Style3"/>
                          </w:pPr>
                          <w:proofErr w:type="spellStart"/>
                          <w:r>
                            <w:t>tlsa_HHID</w:t>
                          </w:r>
                          <w:proofErr w:type="spellEnd"/>
                        </w:p>
                      </w:txbxContent>
                    </v:textbox>
                  </v:shape>
                  <v:shape id="AutoShape 13" o:spid="_x0000_s1444"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A33436" w:rsidRDefault="00A33436"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CE5FB2">
        <w:trPr>
          <w:cantSplit/>
          <w:trHeight w:val="216"/>
          <w:ins w:id="1149" w:author="Molly McEvilley" w:date="2020-07-09T10:07:00Z"/>
        </w:trPr>
        <w:tc>
          <w:tcPr>
            <w:tcW w:w="9625" w:type="dxa"/>
            <w:shd w:val="clear" w:color="auto" w:fill="FDE9D9" w:themeFill="accent6" w:themeFillTint="33"/>
          </w:tcPr>
          <w:p w14:paraId="56076B96" w14:textId="115213E9" w:rsidR="008A78FD" w:rsidRPr="00B06FDF" w:rsidRDefault="008A78FD" w:rsidP="00CE5FB2">
            <w:pPr>
              <w:pStyle w:val="NoSpacing"/>
              <w:rPr>
                <w:ins w:id="1150" w:author="Molly McEvilley" w:date="2020-07-09T10:07:00Z"/>
                <w:b/>
                <w:bCs/>
              </w:rPr>
            </w:pPr>
            <w:proofErr w:type="spellStart"/>
            <w:ins w:id="1151" w:author="Molly McEvilley" w:date="2020-07-09T10:07:00Z">
              <w:r>
                <w:rPr>
                  <w:b/>
                  <w:bCs/>
                </w:rPr>
                <w:t>tlsa</w:t>
              </w:r>
              <w:r w:rsidRPr="00323F4A">
                <w:rPr>
                  <w:b/>
                  <w:bCs/>
                </w:rPr>
                <w:t>_</w:t>
              </w:r>
              <w:r w:rsidR="0065728A">
                <w:rPr>
                  <w:b/>
                  <w:bCs/>
                </w:rPr>
                <w:t>Exit</w:t>
              </w:r>
              <w:proofErr w:type="spellEnd"/>
            </w:ins>
          </w:p>
        </w:tc>
      </w:tr>
      <w:tr w:rsidR="008A78FD" w:rsidRPr="00323F4A" w14:paraId="02FB8483" w14:textId="77777777" w:rsidTr="00CE5FB2">
        <w:trPr>
          <w:cantSplit/>
          <w:trHeight w:val="216"/>
          <w:ins w:id="1152" w:author="Molly McEvilley" w:date="2020-07-09T10:07:00Z"/>
        </w:trPr>
        <w:tc>
          <w:tcPr>
            <w:tcW w:w="9625" w:type="dxa"/>
            <w:shd w:val="clear" w:color="auto" w:fill="auto"/>
          </w:tcPr>
          <w:p w14:paraId="0F531FE6" w14:textId="6C665B21" w:rsidR="008A78FD" w:rsidRPr="002F0D32" w:rsidRDefault="008A78FD" w:rsidP="00CE5FB2">
            <w:pPr>
              <w:pStyle w:val="NoSpacing"/>
              <w:rPr>
                <w:ins w:id="1153" w:author="Molly McEvilley" w:date="2020-07-09T10:07:00Z"/>
                <w:bCs/>
              </w:rPr>
            </w:pPr>
            <w:ins w:id="1154" w:author="Molly McEvilley" w:date="2020-07-09T10:07:00Z">
              <w:r>
                <w:rPr>
                  <w:rFonts w:cstheme="minorHAnsi"/>
                  <w:bCs/>
                </w:rPr>
                <w:t>HHTy</w:t>
              </w:r>
              <w:r w:rsidR="0065728A">
                <w:rPr>
                  <w:rFonts w:cstheme="minorHAnsi"/>
                  <w:bCs/>
                </w:rPr>
                <w:t>pe</w:t>
              </w:r>
            </w:ins>
          </w:p>
        </w:tc>
      </w:tr>
      <w:tr w:rsidR="008A78FD" w:rsidRPr="00323F4A" w14:paraId="47F5F05B" w14:textId="77777777" w:rsidTr="00CE5FB2">
        <w:trPr>
          <w:cantSplit/>
          <w:trHeight w:val="216"/>
          <w:ins w:id="1155" w:author="Molly McEvilley" w:date="2020-07-09T10:07:00Z"/>
        </w:trPr>
        <w:tc>
          <w:tcPr>
            <w:tcW w:w="9625" w:type="dxa"/>
            <w:shd w:val="clear" w:color="auto" w:fill="auto"/>
          </w:tcPr>
          <w:p w14:paraId="061753C9" w14:textId="2FD52015" w:rsidR="008A78FD" w:rsidRPr="002F0D32" w:rsidRDefault="0065728A" w:rsidP="00CE5FB2">
            <w:pPr>
              <w:pStyle w:val="NoSpacing"/>
              <w:rPr>
                <w:ins w:id="1156" w:author="Molly McEvilley" w:date="2020-07-09T10:07:00Z"/>
                <w:bCs/>
              </w:rPr>
            </w:pPr>
            <w:ins w:id="1157" w:author="Molly McEvilley" w:date="2020-07-09T10:07:00Z">
              <w:r>
                <w:rPr>
                  <w:rFonts w:cstheme="minorHAnsi"/>
                  <w:bCs/>
                </w:rPr>
                <w:t>Cohort</w:t>
              </w:r>
            </w:ins>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046859">
      <w:pPr>
        <w:pStyle w:val="ListParagraph"/>
        <w:numPr>
          <w:ilvl w:val="0"/>
          <w:numId w:val="41"/>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466F7D78" w:rsidR="00CE4DC6" w:rsidRPr="002F0D32" w:rsidRDefault="003112BE" w:rsidP="00046859">
      <w:pPr>
        <w:pStyle w:val="ListParagraph"/>
        <w:numPr>
          <w:ilvl w:val="0"/>
          <w:numId w:val="41"/>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del w:id="1158" w:author="Molly McEvilley" w:date="2020-07-09T10:05:00Z">
        <w:r w:rsidR="00F824D6" w:rsidDel="008D621F">
          <w:delText>tlsa</w:delText>
        </w:r>
        <w:r w:rsidR="00E364F3" w:rsidDel="008D621F">
          <w:delText>_Exit</w:delText>
        </w:r>
      </w:del>
      <w:ins w:id="1159" w:author="Molly McEvilley" w:date="2020-07-09T10:05:00Z">
        <w:r w:rsidR="008D621F">
          <w:t>qx</w:t>
        </w:r>
      </w:ins>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046859">
      <w:pPr>
        <w:pStyle w:val="ListParagraph"/>
        <w:numPr>
          <w:ilvl w:val="0"/>
          <w:numId w:val="41"/>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EB0196">
      <w:pPr>
        <w:pStyle w:val="ListParagraph"/>
        <w:numPr>
          <w:ilvl w:val="0"/>
          <w:numId w:val="41"/>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4970B9">
      <w:pPr>
        <w:pStyle w:val="ListParagraph"/>
        <w:numPr>
          <w:ilvl w:val="0"/>
          <w:numId w:val="58"/>
        </w:numPr>
      </w:pPr>
      <w:r>
        <w:lastRenderedPageBreak/>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4970B9">
      <w:pPr>
        <w:pStyle w:val="ListParagraph"/>
        <w:numPr>
          <w:ilvl w:val="0"/>
          <w:numId w:val="58"/>
        </w:numPr>
      </w:pPr>
      <w:r>
        <w:t xml:space="preserve">The </w:t>
      </w:r>
      <w:r w:rsidRPr="004970B9">
        <w:rPr>
          <w:b/>
          <w:bCs/>
        </w:rPr>
        <w:t>EntryDate</w:t>
      </w:r>
      <w:r>
        <w:t xml:space="preserve"> for the </w:t>
      </w:r>
      <w:commentRangeStart w:id="1160"/>
      <w:ins w:id="1161" w:author="Molly McEvilley" w:date="2020-07-09T09:41:00Z">
        <w:r w:rsidR="00082B56">
          <w:t xml:space="preserve">earliest </w:t>
        </w:r>
      </w:ins>
      <w:commentRangeEnd w:id="1160"/>
      <w:ins w:id="1162" w:author="Molly McEvilley" w:date="2020-07-09T09:50:00Z">
        <w:r w:rsidR="008A2E07">
          <w:rPr>
            <w:rStyle w:val="CommentReference"/>
            <w:rFonts w:eastAsiaTheme="minorHAnsi" w:cstheme="minorBidi"/>
          </w:rPr>
          <w:commentReference w:id="1160"/>
        </w:r>
      </w:ins>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A33436" w:rsidRDefault="00A3343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33436" w:rsidRDefault="00A33436" w:rsidP="00444D39">
                            <w:r>
                              <w:t xml:space="preserve">The logic associated with </w:t>
                            </w:r>
                            <w:proofErr w:type="spellStart"/>
                            <w:r w:rsidRPr="00B76619">
                              <w:rPr>
                                <w:b/>
                              </w:rPr>
                              <w:t>ReturnTime</w:t>
                            </w:r>
                            <w:proofErr w:type="spellEnd"/>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45"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">
                <v:textbox style="mso-fit-shape-to-text:t">
                  <w:txbxContent>
                    <w:p w14:paraId="0E39259E" w14:textId="62BAD42D" w:rsidR="00A33436" w:rsidRDefault="00A3343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33436" w:rsidRDefault="00A33436" w:rsidP="00444D39">
                      <w:r>
                        <w:t xml:space="preserve">The logic associated with </w:t>
                      </w:r>
                      <w:proofErr w:type="spellStart"/>
                      <w:r w:rsidRPr="00B76619">
                        <w:rPr>
                          <w:b/>
                        </w:rPr>
                        <w:t>ReturnTime</w:t>
                      </w:r>
                      <w:proofErr w:type="spellEnd"/>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163" w:name="_Toc511182504"/>
      <w:bookmarkStart w:id="1164" w:name="_Set_Population_Identifiers"/>
      <w:bookmarkStart w:id="1165" w:name="_Toc37849802"/>
      <w:bookmarkStart w:id="1166" w:name="_Toc38030577"/>
      <w:bookmarkEnd w:id="1163"/>
      <w:bookmarkEnd w:id="1164"/>
      <w:r>
        <w:t>Set Population Identifiers for Exit Cohort Households</w:t>
      </w:r>
      <w:bookmarkEnd w:id="1165"/>
      <w:bookmarkEnd w:id="1166"/>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A33436" w:rsidRDefault="00A33436"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A33436" w:rsidRDefault="00A33436"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A33436" w:rsidRDefault="00A33436"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A33436" w:rsidRDefault="00A33436"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A33436" w:rsidRDefault="00A33436"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46"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">
                <v:shape id="AutoShape 104" o:spid="_x0000_s1447"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48"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A33436" w:rsidRDefault="00A33436" w:rsidP="00BE7B45">
                        <w:pPr>
                          <w:pStyle w:val="Style3"/>
                        </w:pPr>
                        <w:proofErr w:type="spellStart"/>
                        <w:r>
                          <w:t>tlsa_Exit</w:t>
                        </w:r>
                        <w:proofErr w:type="spellEnd"/>
                      </w:p>
                    </w:txbxContent>
                  </v:textbox>
                </v:shape>
                <v:group id="Group 106" o:spid="_x0000_s1449"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0"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52"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A33436" w:rsidRDefault="00A33436" w:rsidP="00876CD5">
                          <w:pPr>
                            <w:pStyle w:val="Style3"/>
                          </w:pPr>
                          <w:proofErr w:type="spellStart"/>
                          <w:r>
                            <w:t>tlsa_HHID</w:t>
                          </w:r>
                          <w:proofErr w:type="spellEnd"/>
                        </w:p>
                      </w:txbxContent>
                    </v:textbox>
                  </v:shape>
                  <v:shape id="AutoShape 13" o:spid="_x0000_s1453"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A33436" w:rsidRDefault="00A33436" w:rsidP="00876CD5">
                          <w:pPr>
                            <w:pStyle w:val="Style3"/>
                          </w:pPr>
                          <w:r>
                            <w:t>hmis_Client</w:t>
                          </w:r>
                        </w:p>
                      </w:txbxContent>
                    </v:textbox>
                  </v:shape>
                  <v:shape id="AutoShape 10" o:spid="_x0000_s1454"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A33436" w:rsidRDefault="00A33436" w:rsidP="00876CD5">
                          <w:pPr>
                            <w:pStyle w:val="Style3"/>
                          </w:pPr>
                          <w:proofErr w:type="spellStart"/>
                          <w:r>
                            <w:t>tlsa_Enrollment</w:t>
                          </w:r>
                          <w:proofErr w:type="spellEnd"/>
                        </w:p>
                      </w:txbxContent>
                    </v:textbox>
                  </v:shape>
                  <v:shape id="AutoShape 13" o:spid="_x0000_s1455"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A33436" w:rsidRDefault="00A33436"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046859">
      <w:pPr>
        <w:pStyle w:val="ListParagraph"/>
        <w:numPr>
          <w:ilvl w:val="0"/>
          <w:numId w:val="14"/>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046859">
      <w:pPr>
        <w:pStyle w:val="ListParagraph"/>
        <w:numPr>
          <w:ilvl w:val="0"/>
          <w:numId w:val="14"/>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lastRenderedPageBreak/>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lastRenderedPageBreak/>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167" w:name="_Toc37849803"/>
      <w:bookmarkStart w:id="1168" w:name="_Toc38030578"/>
      <w:r>
        <w:lastRenderedPageBreak/>
        <w:t xml:space="preserve">Set </w:t>
      </w:r>
      <w:r w:rsidR="001C6307">
        <w:t xml:space="preserve">System Engagement </w:t>
      </w:r>
      <w:r w:rsidR="00EB1AA1">
        <w:t>Stat</w:t>
      </w:r>
      <w:r w:rsidR="001C6307">
        <w:t>us</w:t>
      </w:r>
      <w:r w:rsidR="00EB1AA1">
        <w:t xml:space="preserve"> for Exit Cohort Households</w:t>
      </w:r>
      <w:bookmarkEnd w:id="1167"/>
      <w:bookmarkEnd w:id="1168"/>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A33436" w:rsidRDefault="00A33436"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A33436" w:rsidRDefault="00A33436" w:rsidP="00D652A7">
                              <w:pPr>
                                <w:pStyle w:val="Style3"/>
                              </w:pPr>
                              <w:proofErr w:type="spellStart"/>
                              <w:r>
                                <w:t>tlsa_HHID</w:t>
                              </w:r>
                              <w:proofErr w:type="spellEnd"/>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A33436" w:rsidRDefault="00A33436"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56"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">
                <v:shape id="AutoShape 17" o:spid="_x0000_s1457"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58"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A33436" w:rsidRDefault="00A33436" w:rsidP="00D652A7">
                        <w:pPr>
                          <w:pStyle w:val="Style3"/>
                        </w:pPr>
                        <w:proofErr w:type="spellStart"/>
                        <w:r>
                          <w:t>tlsa_Exit</w:t>
                        </w:r>
                        <w:proofErr w:type="spellEnd"/>
                      </w:p>
                    </w:txbxContent>
                  </v:textbox>
                </v:shape>
                <v:shape id="Left Bracket 244" o:spid="_x0000_s1459"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0"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61"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A33436" w:rsidRDefault="00A33436" w:rsidP="00D652A7">
                        <w:pPr>
                          <w:pStyle w:val="Style3"/>
                        </w:pPr>
                        <w:proofErr w:type="spellStart"/>
                        <w:r>
                          <w:t>tlsa_HHID</w:t>
                        </w:r>
                        <w:proofErr w:type="spellEnd"/>
                      </w:p>
                    </w:txbxContent>
                  </v:textbox>
                </v:shape>
                <v:shape id="AutoShape 13" o:spid="_x0000_s1462"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A33436" w:rsidRDefault="00A33436"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60D843E7" w:rsidR="00C93375" w:rsidRPr="00EB0196" w:rsidRDefault="00C93375" w:rsidP="00EB0196">
            <w:pPr>
              <w:spacing w:before="0" w:after="0"/>
              <w:rPr>
                <w:b/>
                <w:color w:val="000000"/>
              </w:rPr>
            </w:pPr>
            <w:del w:id="1169" w:author="Molly McEvilley" w:date="2020-07-09T10:22:00Z">
              <w:r w:rsidRPr="008F2C7B" w:rsidDel="00D73F02">
                <w:rPr>
                  <w:rFonts w:cstheme="minorHAnsi"/>
                  <w:b/>
                  <w:bCs w:val="0"/>
                </w:rPr>
                <w:delText>ReturnTime</w:delText>
              </w:r>
            </w:del>
            <w:ins w:id="1170" w:author="Molly McEvilley" w:date="2020-07-09T10:22:00Z">
              <w:r w:rsidR="00D73F02">
                <w:rPr>
                  <w:rFonts w:cstheme="minorHAnsi"/>
                  <w:b/>
                  <w:bCs w:val="0"/>
                </w:rPr>
                <w:t>Stat</w:t>
              </w:r>
            </w:ins>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046859">
      <w:pPr>
        <w:pStyle w:val="ListParagraph"/>
        <w:numPr>
          <w:ilvl w:val="0"/>
          <w:numId w:val="41"/>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046859">
      <w:pPr>
        <w:pStyle w:val="ListParagraph"/>
        <w:numPr>
          <w:ilvl w:val="0"/>
          <w:numId w:val="41"/>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046859">
      <w:pPr>
        <w:pStyle w:val="ListParagraph"/>
        <w:numPr>
          <w:ilvl w:val="0"/>
          <w:numId w:val="41"/>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55D1B35C" w:rsidR="00FC615A" w:rsidRPr="003D6740" w:rsidRDefault="002B7E12" w:rsidP="00046859">
      <w:pPr>
        <w:pStyle w:val="ListParagraph"/>
        <w:numPr>
          <w:ilvl w:val="0"/>
          <w:numId w:val="41"/>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proofErr w:type="spellStart"/>
      <w:r w:rsidR="00FC615A" w:rsidRPr="002F0D32">
        <w:t>EnrollmentCoC</w:t>
      </w:r>
      <w:proofErr w:type="spellEnd"/>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046859">
      <w:pPr>
        <w:pStyle w:val="ListParagraph"/>
        <w:numPr>
          <w:ilvl w:val="0"/>
          <w:numId w:val="41"/>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012BFA">
      <w:pPr>
        <w:pStyle w:val="ListParagraph"/>
        <w:numPr>
          <w:ilvl w:val="1"/>
          <w:numId w:val="41"/>
        </w:numPr>
      </w:pPr>
      <w:r w:rsidRPr="009E742A">
        <w:lastRenderedPageBreak/>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171" w:name="_Set_SystemPath_for"/>
      <w:bookmarkEnd w:id="1171"/>
    </w:p>
    <w:p w14:paraId="041815E9" w14:textId="3310CFE4" w:rsidR="0034252A" w:rsidRPr="00000B20" w:rsidRDefault="0034252A" w:rsidP="0088191A">
      <w:pPr>
        <w:pStyle w:val="Heading2"/>
      </w:pPr>
      <w:bookmarkStart w:id="1172" w:name="_Toc37973422"/>
      <w:bookmarkStart w:id="1173" w:name="_Toc37973975"/>
      <w:bookmarkStart w:id="1174" w:name="_Toc37974526"/>
      <w:bookmarkStart w:id="1175" w:name="_Toc37975078"/>
      <w:bookmarkStart w:id="1176" w:name="_Toc37973500"/>
      <w:bookmarkStart w:id="1177" w:name="_Toc37974053"/>
      <w:bookmarkStart w:id="1178" w:name="_Toc37974604"/>
      <w:bookmarkStart w:id="1179" w:name="_Toc37975156"/>
      <w:bookmarkStart w:id="1180" w:name="_Toc37973564"/>
      <w:bookmarkStart w:id="1181" w:name="_Toc37974117"/>
      <w:bookmarkStart w:id="1182" w:name="_Toc37974668"/>
      <w:bookmarkStart w:id="1183" w:name="_Toc37975157"/>
      <w:bookmarkStart w:id="1184" w:name="_Toc37975196"/>
      <w:bookmarkStart w:id="1185" w:name="_Toc37849805"/>
      <w:bookmarkStart w:id="1186" w:name="_Toc38030579"/>
      <w:bookmarkEnd w:id="885"/>
      <w:bookmarkEnd w:id="1172"/>
      <w:bookmarkEnd w:id="1173"/>
      <w:bookmarkEnd w:id="1174"/>
      <w:bookmarkEnd w:id="1175"/>
      <w:bookmarkEnd w:id="1176"/>
      <w:bookmarkEnd w:id="1177"/>
      <w:bookmarkEnd w:id="1178"/>
      <w:bookmarkEnd w:id="1179"/>
      <w:bookmarkEnd w:id="1180"/>
      <w:bookmarkEnd w:id="1181"/>
      <w:bookmarkEnd w:id="1182"/>
      <w:bookmarkEnd w:id="1183"/>
      <w:bookmarkEnd w:id="1184"/>
      <w:r w:rsidRPr="00000B20">
        <w:t>Last Inactive Date</w:t>
      </w:r>
      <w:r w:rsidR="00343642" w:rsidRPr="00000B20">
        <w:t xml:space="preserve"> for Exit Cohorts</w:t>
      </w:r>
      <w:bookmarkEnd w:id="1185"/>
      <w:bookmarkEnd w:id="1186"/>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A33436" w:rsidRDefault="00A33436"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A33436" w:rsidRDefault="00A3343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A33436" w:rsidRDefault="00A33436"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A33436" w:rsidRDefault="00A33436"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A33436" w:rsidRDefault="00A3343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3"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">
                <v:shape id="AutoShape 448" o:spid="_x0000_s146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A33436" w:rsidRDefault="00A33436" w:rsidP="001424B0">
                        <w:pPr>
                          <w:pStyle w:val="Style3"/>
                        </w:pPr>
                        <w:proofErr w:type="spellStart"/>
                        <w:r>
                          <w:t>tlsa_HHID</w:t>
                        </w:r>
                        <w:proofErr w:type="spellEnd"/>
                      </w:p>
                    </w:txbxContent>
                  </v:textbox>
                </v:shape>
                <v:shape id="AutoShape 390" o:spid="_x0000_s146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A33436" w:rsidRDefault="00A33436" w:rsidP="001424B0">
                        <w:pPr>
                          <w:pStyle w:val="Style3"/>
                        </w:pPr>
                        <w:proofErr w:type="spellStart"/>
                        <w:r>
                          <w:t>tlsa_Exit</w:t>
                        </w:r>
                        <w:proofErr w:type="spellEnd"/>
                      </w:p>
                    </w:txbxContent>
                  </v:textbox>
                </v:shape>
                <v:shape id="Flowchart: Internal Storage 63" o:spid="_x0000_s1466"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A33436" w:rsidRDefault="00A33436" w:rsidP="001424B0">
                        <w:pPr>
                          <w:pStyle w:val="Style3"/>
                        </w:pPr>
                        <w:proofErr w:type="spellStart"/>
                        <w:r>
                          <w:t>sys_TimePadded</w:t>
                        </w:r>
                        <w:proofErr w:type="spellEnd"/>
                      </w:p>
                    </w:txbxContent>
                  </v:textbox>
                </v:shape>
                <v:shape id="AutoShape 6" o:spid="_x0000_s1467"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6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A33436" w:rsidRDefault="00A33436" w:rsidP="001424B0">
                        <w:pPr>
                          <w:pStyle w:val="Style3"/>
                        </w:pPr>
                        <w:r>
                          <w:t>hmis_Services</w:t>
                        </w:r>
                      </w:p>
                    </w:txbxContent>
                  </v:textbox>
                </v:shape>
                <v:shape id="AutoShape 382" o:spid="_x0000_s146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0"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A33436" w:rsidRDefault="00A33436" w:rsidP="001424B0">
                        <w:pPr>
                          <w:pStyle w:val="Style3"/>
                        </w:pPr>
                        <w:proofErr w:type="spellStart"/>
                        <w:r>
                          <w:t>tlsa_Exit</w:t>
                        </w:r>
                        <w:proofErr w:type="spellEnd"/>
                      </w:p>
                    </w:txbxContent>
                  </v:textbox>
                </v:shape>
                <v:shape id="AutoShape 10" o:spid="_x0000_s1471"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lastRenderedPageBreak/>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046859">
      <w:pPr>
        <w:pStyle w:val="ListParagraph"/>
        <w:numPr>
          <w:ilvl w:val="0"/>
          <w:numId w:val="15"/>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046859">
      <w:pPr>
        <w:pStyle w:val="ListParagraph"/>
        <w:numPr>
          <w:ilvl w:val="0"/>
          <w:numId w:val="15"/>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046859">
      <w:pPr>
        <w:pStyle w:val="ListParagraph"/>
        <w:numPr>
          <w:ilvl w:val="0"/>
          <w:numId w:val="15"/>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187" w:name="_Toc37849806"/>
      <w:bookmarkStart w:id="1188" w:name="_Toc38030580"/>
      <w:r w:rsidRPr="00000B20">
        <w:t xml:space="preserve">Set </w:t>
      </w:r>
      <w:proofErr w:type="spellStart"/>
      <w:r w:rsidRPr="00000B20">
        <w:t>SystemPath</w:t>
      </w:r>
      <w:proofErr w:type="spellEnd"/>
      <w:r w:rsidRPr="00000B20">
        <w:t xml:space="preserve"> for LSAExit</w:t>
      </w:r>
      <w:bookmarkEnd w:id="1187"/>
      <w:bookmarkEnd w:id="1188"/>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lastRenderedPageBreak/>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2F190B8F" w14:textId="62D98471" w:rsidR="000E25B6" w:rsidRDefault="00B13622" w:rsidP="001B0540">
      <w:r>
        <w:t xml:space="preserve">For any record in </w:t>
      </w:r>
      <w:proofErr w:type="spellStart"/>
      <w:r w:rsidR="00F824D6">
        <w:t>tlsa</w:t>
      </w:r>
      <w:r>
        <w:t>_Exit</w:t>
      </w:r>
      <w:proofErr w:type="spellEnd"/>
      <w:r>
        <w:t xml:space="preserve"> where </w:t>
      </w:r>
      <w:proofErr w:type="spellStart"/>
      <w:r w:rsidR="00F47FFC" w:rsidRPr="00AD7462">
        <w:rPr>
          <w:b/>
          <w:bCs/>
        </w:rPr>
        <w:t>SystemPath</w:t>
      </w:r>
      <w:proofErr w:type="spellEnd"/>
      <w:r w:rsidR="00F47FFC">
        <w:t xml:space="preserve"> is </w:t>
      </w:r>
      <w:r w:rsidR="00143E83">
        <w:t>NULL</w:t>
      </w:r>
      <w:r w:rsidR="00F47FFC">
        <w:t xml:space="preserve">, </w:t>
      </w:r>
      <w:r w:rsidR="005F57BC">
        <w:t xml:space="preserve">set </w:t>
      </w:r>
      <w:proofErr w:type="spellStart"/>
      <w:r w:rsidR="005F57BC" w:rsidRPr="00AD7462">
        <w:rPr>
          <w:b/>
          <w:bCs/>
        </w:rPr>
        <w:t>SystemPath</w:t>
      </w:r>
      <w:proofErr w:type="spellEnd"/>
      <w:r w:rsidR="005F57BC">
        <w:t xml:space="preserve"> based on the combination</w:t>
      </w:r>
      <w:r w:rsidR="003B6240">
        <w:t xml:space="preserve"> of </w:t>
      </w:r>
      <w:proofErr w:type="spellStart"/>
      <w:r w:rsidR="003B6240" w:rsidRPr="00EB0196">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B26540">
      <w:pPr>
        <w:pStyle w:val="ListParagraph"/>
        <w:numPr>
          <w:ilvl w:val="0"/>
          <w:numId w:val="59"/>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EB0196">
      <w:pPr>
        <w:pStyle w:val="ListParagraph"/>
        <w:numPr>
          <w:ilvl w:val="0"/>
          <w:numId w:val="59"/>
        </w:numPr>
        <w:rPr>
          <w:ins w:id="1189" w:author="Molly McEvilley" w:date="2020-07-02T11:52:00Z"/>
        </w:r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EB0196">
      <w:pPr>
        <w:pStyle w:val="ListParagraph"/>
        <w:numPr>
          <w:ilvl w:val="0"/>
          <w:numId w:val="59"/>
        </w:numPr>
      </w:pPr>
      <w:commentRangeStart w:id="1190"/>
      <w:ins w:id="1191" w:author="Molly McEvilley" w:date="2020-07-02T11:52:00Z">
        <w:r>
          <w:rPr>
            <w:b/>
          </w:rPr>
          <w:t xml:space="preserve">EntryDate </w:t>
        </w:r>
        <w:r>
          <w:rPr>
            <w:bCs/>
          </w:rPr>
          <w:t>&lt;</w:t>
        </w:r>
      </w:ins>
      <w:ins w:id="1192" w:author="Molly McEvilley" w:date="2020-07-02T11:53:00Z">
        <w:r>
          <w:rPr>
            <w:bCs/>
          </w:rPr>
          <w:t xml:space="preserve">= </w:t>
        </w:r>
        <w:r w:rsidR="00403D64">
          <w:rPr>
            <w:bCs/>
          </w:rPr>
          <w:t xml:space="preserve">the </w:t>
        </w:r>
        <w:r w:rsidR="00403D64" w:rsidRPr="00403D64">
          <w:rPr>
            <w:b/>
            <w:rPrChange w:id="1193" w:author="Molly McEvilley" w:date="2020-07-02T11:53:00Z">
              <w:rPr>
                <w:bCs/>
              </w:rPr>
            </w:rPrChange>
          </w:rPr>
          <w:t>ExitDate</w:t>
        </w:r>
        <w:r w:rsidR="00403D64">
          <w:rPr>
            <w:bCs/>
          </w:rPr>
          <w:t xml:space="preserve"> for the qualifying exit</w:t>
        </w:r>
        <w:commentRangeEnd w:id="1190"/>
        <w:r w:rsidR="00403D64">
          <w:rPr>
            <w:rStyle w:val="CommentReference"/>
            <w:rFonts w:eastAsiaTheme="minorHAnsi" w:cstheme="minorBidi"/>
          </w:rPr>
          <w:commentReference w:id="1190"/>
        </w:r>
      </w:ins>
      <w:ins w:id="1194" w:author="Molly McEvilley" w:date="2020-07-09T07:22:00Z">
        <w:r w:rsidR="00DD5F28">
          <w:rPr>
            <w:bCs/>
          </w:rPr>
          <w:t>; and</w:t>
        </w:r>
      </w:ins>
    </w:p>
    <w:p w14:paraId="4C6256C2" w14:textId="583C23EA" w:rsidR="004A2152" w:rsidRDefault="004A2152" w:rsidP="00B26540">
      <w:pPr>
        <w:pStyle w:val="ListParagraph"/>
        <w:numPr>
          <w:ilvl w:val="0"/>
          <w:numId w:val="59"/>
        </w:numPr>
      </w:pPr>
      <w:proofErr w:type="spellStart"/>
      <w:r>
        <w:t>tlsa_Exit.</w:t>
      </w:r>
      <w:r w:rsidR="00B26540">
        <w:t>HHType</w:t>
      </w:r>
      <w:proofErr w:type="spellEnd"/>
      <w:r w:rsidR="00B26540">
        <w:t xml:space="preserve"> = </w:t>
      </w:r>
    </w:p>
    <w:p w14:paraId="2AA17848"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lastRenderedPageBreak/>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71101755"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195" w:name="_LSACalculated_Population_Identifier_1"/>
      <w:bookmarkStart w:id="1196" w:name="_Toc31197328"/>
      <w:bookmarkStart w:id="1197" w:name="_Toc31197329"/>
      <w:bookmarkStart w:id="1198" w:name="_Toc31197330"/>
      <w:bookmarkStart w:id="1199" w:name="_Toc31197331"/>
      <w:bookmarkStart w:id="1200" w:name="_Toc31197332"/>
      <w:bookmarkStart w:id="1201" w:name="_Toc31197333"/>
      <w:bookmarkStart w:id="1202" w:name="_Toc31197334"/>
      <w:bookmarkStart w:id="1203" w:name="_Toc31197335"/>
      <w:bookmarkStart w:id="1204" w:name="_Toc31197336"/>
      <w:bookmarkStart w:id="1205" w:name="_Toc511743960"/>
      <w:bookmarkStart w:id="1206" w:name="_Toc511743961"/>
      <w:bookmarkStart w:id="1207" w:name="_Toc511743962"/>
      <w:bookmarkStart w:id="1208" w:name="_Toc511743983"/>
      <w:bookmarkStart w:id="1209" w:name="_Toc511743984"/>
      <w:bookmarkStart w:id="1210" w:name="_Toc511743985"/>
      <w:bookmarkStart w:id="1211" w:name="_Toc511743986"/>
      <w:bookmarkStart w:id="1212" w:name="_Toc511743987"/>
      <w:bookmarkStart w:id="1213" w:name="_Toc511743988"/>
      <w:bookmarkStart w:id="1214" w:name="_Toc511743989"/>
      <w:bookmarkStart w:id="1215" w:name="_Toc511743990"/>
      <w:bookmarkStart w:id="1216" w:name="_Toc511744006"/>
      <w:bookmarkStart w:id="1217" w:name="_Toc511744007"/>
      <w:bookmarkStart w:id="1218" w:name="_Toc511744008"/>
      <w:bookmarkStart w:id="1219" w:name="_Toc511744009"/>
      <w:bookmarkStart w:id="1220" w:name="_Get_LSACalculated_Population"/>
      <w:bookmarkStart w:id="1221" w:name="_LSACalculated_Population_Identifier"/>
      <w:bookmarkStart w:id="1222" w:name="_Toc31197397"/>
      <w:bookmarkStart w:id="1223" w:name="_Toc31197398"/>
      <w:bookmarkStart w:id="1224" w:name="_Toc31197399"/>
      <w:bookmarkStart w:id="1225" w:name="_Toc31197400"/>
      <w:bookmarkStart w:id="1226" w:name="_Toc31197401"/>
      <w:bookmarkStart w:id="1227" w:name="_Toc31197402"/>
      <w:bookmarkStart w:id="1228" w:name="_Toc31197403"/>
      <w:bookmarkStart w:id="1229" w:name="_Toc31197404"/>
      <w:bookmarkStart w:id="1230" w:name="_Toc31197405"/>
      <w:bookmarkStart w:id="1231" w:name="_Toc511744151"/>
      <w:bookmarkStart w:id="1232" w:name="_Toc511744152"/>
      <w:bookmarkStart w:id="1233" w:name="_Toc511744153"/>
      <w:bookmarkStart w:id="1234" w:name="_Toc511744154"/>
      <w:bookmarkStart w:id="1235" w:name="_Toc511744155"/>
      <w:bookmarkStart w:id="1236" w:name="_Toc511744156"/>
      <w:bookmarkStart w:id="1237" w:name="_Toc511744181"/>
      <w:bookmarkStart w:id="1238" w:name="_Toc511744182"/>
      <w:bookmarkStart w:id="1239" w:name="_Toc511744250"/>
      <w:bookmarkStart w:id="1240" w:name="_Toc511744251"/>
      <w:bookmarkStart w:id="1241" w:name="_Toc511744252"/>
      <w:bookmarkStart w:id="1242" w:name="_Toc31197822"/>
      <w:bookmarkStart w:id="1243" w:name="_Toc31197823"/>
      <w:bookmarkStart w:id="1244" w:name="_Toc31197824"/>
      <w:bookmarkStart w:id="1245" w:name="_Toc31197825"/>
      <w:bookmarkStart w:id="1246" w:name="_Toc31197826"/>
      <w:bookmarkStart w:id="1247" w:name="_Toc31197827"/>
      <w:bookmarkStart w:id="1248" w:name="_Toc31197828"/>
      <w:bookmarkStart w:id="1249" w:name="_Toc31197829"/>
      <w:bookmarkStart w:id="1250" w:name="_Toc31197830"/>
      <w:bookmarkStart w:id="1251" w:name="_Toc511744338"/>
      <w:bookmarkStart w:id="1252" w:name="_Toc31198235"/>
      <w:bookmarkStart w:id="1253" w:name="_Toc37849807"/>
      <w:bookmarkStart w:id="1254" w:name="_Toc38030581"/>
      <w:bookmarkStart w:id="1255" w:name="_Toc506721211"/>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r>
        <w:t>LSAExit</w:t>
      </w:r>
      <w:bookmarkEnd w:id="1253"/>
      <w:bookmarkEnd w:id="1254"/>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256" w:name="_HMIS_Business_Logic:_6"/>
      <w:bookmarkStart w:id="1257" w:name="_Toc37849808"/>
      <w:bookmarkEnd w:id="1256"/>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1258" w:name="_Toc38030582"/>
      <w:r w:rsidRPr="00C52062">
        <w:lastRenderedPageBreak/>
        <w:t>HMIS Business Logic</w:t>
      </w:r>
      <w:r>
        <w:t xml:space="preserve">: </w:t>
      </w:r>
      <w:proofErr w:type="spellStart"/>
      <w:r>
        <w:t>LSACalculated</w:t>
      </w:r>
      <w:bookmarkEnd w:id="1257"/>
      <w:bookmarkEnd w:id="1258"/>
      <w:proofErr w:type="spellEnd"/>
    </w:p>
    <w:p w14:paraId="21E1FB90" w14:textId="0FE8C2E2" w:rsidR="002B6231" w:rsidRPr="00C52062" w:rsidRDefault="002B6231" w:rsidP="0088191A">
      <w:pPr>
        <w:pStyle w:val="Heading2"/>
      </w:pPr>
      <w:bookmarkStart w:id="1259" w:name="_Get_Average_Days_3"/>
      <w:bookmarkStart w:id="1260" w:name="_Toc37849809"/>
      <w:bookmarkStart w:id="1261" w:name="_Toc38030583"/>
      <w:bookmarkEnd w:id="1259"/>
      <w:r w:rsidRPr="00C52062">
        <w:t xml:space="preserve">Get Average Days for </w:t>
      </w:r>
      <w:r>
        <w:t>Length of Time Homeless</w:t>
      </w:r>
      <w:bookmarkEnd w:id="1255"/>
      <w:bookmarkEnd w:id="1260"/>
      <w:bookmarkEnd w:id="1261"/>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K8FWJOeAwAA&#10;BQsAAA4AAAAAAAAAAAAAAAAALgIAAGRycy9lMm9Eb2MueG1sUEsBAi0AFAAGAAgAAAAhANPK7NLb&#10;AAAABAEAAA8AAAAAAAAAAAAAAAAA+AUAAGRycy9kb3ducmV2LnhtbFBLBQYAAAAABAAEAPMAAAAA&#10;BwAAAAA=&#10;">
                <v:shape id="AutoShape 390" o:spid="_x0000_s147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A33436" w:rsidRDefault="00A33436" w:rsidP="00F824D6">
                        <w:pPr>
                          <w:pStyle w:val="Style3"/>
                        </w:pPr>
                        <w:r>
                          <w:t>tlsa_</w:t>
                        </w:r>
                        <w:r w:rsidRPr="00F824D6">
                          <w:t>Household</w:t>
                        </w:r>
                      </w:p>
                    </w:txbxContent>
                  </v:textbox>
                </v:shape>
                <v:shape id="AutoShape 16" o:spid="_x0000_s147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7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A33436" w:rsidRDefault="00A33436"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77777777"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046859">
      <w:pPr>
        <w:pStyle w:val="ListParagraph"/>
        <w:numPr>
          <w:ilvl w:val="0"/>
          <w:numId w:val="17"/>
        </w:numPr>
      </w:pPr>
      <w:r>
        <w:t xml:space="preserve">The ID column is the </w:t>
      </w:r>
      <w:r w:rsidRPr="008A53E9">
        <w:rPr>
          <w:b/>
        </w:rPr>
        <w:t>Population</w:t>
      </w:r>
      <w:r>
        <w:t xml:space="preserve"> value for the LSA Calculated file.</w:t>
      </w:r>
    </w:p>
    <w:p w14:paraId="11E21AFB" w14:textId="19EDA179" w:rsidR="00000B20" w:rsidRDefault="00000B20" w:rsidP="00046859">
      <w:pPr>
        <w:pStyle w:val="ListParagraph"/>
        <w:numPr>
          <w:ilvl w:val="0"/>
          <w:numId w:val="17"/>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046859">
      <w:pPr>
        <w:pStyle w:val="ListParagraph"/>
        <w:numPr>
          <w:ilvl w:val="0"/>
          <w:numId w:val="17"/>
        </w:numPr>
      </w:pPr>
      <w:r>
        <w:t xml:space="preserve">The </w:t>
      </w:r>
      <w:r w:rsidRPr="00021E71">
        <w:rPr>
          <w:b/>
          <w:bCs/>
        </w:rPr>
        <w:t>HHType</w:t>
      </w:r>
      <w:r>
        <w:t xml:space="preserve"> column indicates the household types for which the population is relevant.</w:t>
      </w:r>
    </w:p>
    <w:p w14:paraId="4838246B" w14:textId="77777777" w:rsidR="00702792" w:rsidRDefault="00702792" w:rsidP="00046859">
      <w:pPr>
        <w:pStyle w:val="ListParagraph"/>
        <w:numPr>
          <w:ilvl w:val="1"/>
          <w:numId w:val="17"/>
        </w:numPr>
      </w:pPr>
      <w:r>
        <w:t>Zero (0) represents a count of all records that meet the criteria, regardless of household type.</w:t>
      </w:r>
    </w:p>
    <w:p w14:paraId="2CD9E58E" w14:textId="77777777" w:rsidR="00702792" w:rsidRDefault="00702792" w:rsidP="00046859">
      <w:pPr>
        <w:pStyle w:val="ListParagraph"/>
        <w:numPr>
          <w:ilvl w:val="0"/>
          <w:numId w:val="17"/>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17D167F4"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proofErr w:type="gramStart"/>
            <w:r w:rsidR="00702792" w:rsidRPr="00F016B9">
              <w:t xml:space="preserve">Youth </w:t>
            </w:r>
            <w:r w:rsidR="00702792">
              <w:t xml:space="preserve"> </w:t>
            </w:r>
            <w:r w:rsidR="00702792" w:rsidRPr="00F016B9">
              <w:t>18</w:t>
            </w:r>
            <w:proofErr w:type="gramEnd"/>
            <w:r w:rsidR="00702792" w:rsidRPr="00F016B9">
              <w:t>-21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lastRenderedPageBreak/>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lastRenderedPageBreak/>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lastRenderedPageBreak/>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262" w:name="_Toc31198237"/>
      <w:bookmarkStart w:id="1263" w:name="_Toc31198238"/>
      <w:bookmarkEnd w:id="1262"/>
      <w:bookmarkEnd w:id="1263"/>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264" w:name="_Toc37849810"/>
      <w:bookmarkStart w:id="1265" w:name="_Toc38030584"/>
      <w:r w:rsidRPr="00C52062">
        <w:t xml:space="preserve">Get Average Days for </w:t>
      </w:r>
      <w:r>
        <w:t>Length of Time Homeless by System Path</w:t>
      </w:r>
      <w:bookmarkEnd w:id="1264"/>
      <w:bookmarkEnd w:id="1265"/>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7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JOQZQeeAwAA&#10;BQsAAA4AAAAAAAAAAAAAAAAALgIAAGRycy9lMm9Eb2MueG1sUEsBAi0AFAAGAAgAAAAhANPK7NLb&#10;AAAABAEAAA8AAAAAAAAAAAAAAAAA+AUAAGRycy9kb3ducmV2LnhtbFBLBQYAAAAABAAEAPMAAAAA&#10;BwAAAAA=&#10;">
                <v:shape id="AutoShape 390" o:spid="_x0000_s147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A33436" w:rsidRDefault="00A33436" w:rsidP="00F824D6">
                        <w:pPr>
                          <w:pStyle w:val="Style3"/>
                        </w:pPr>
                        <w:r>
                          <w:t>tlsa_</w:t>
                        </w:r>
                        <w:r w:rsidRPr="00F824D6">
                          <w:t>Household</w:t>
                        </w:r>
                      </w:p>
                    </w:txbxContent>
                  </v:textbox>
                </v:shape>
                <v:shape id="AutoShape 16" o:spid="_x0000_s147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7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A33436" w:rsidRDefault="00A33436"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77777777"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6C5EB727"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lastRenderedPageBreak/>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266" w:name="_Toc31198693"/>
      <w:bookmarkStart w:id="1267" w:name="_Get_Average_Days_1"/>
      <w:bookmarkStart w:id="1268" w:name="_Toc506721212"/>
      <w:bookmarkEnd w:id="1266"/>
      <w:bookmarkEnd w:id="1267"/>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269" w:name="_Toc37849811"/>
      <w:bookmarkStart w:id="1270" w:name="_Toc38030585"/>
      <w:r w:rsidRPr="00C52062">
        <w:t>Get Average Days for Cumulative Length of Time Housed in PSH</w:t>
      </w:r>
      <w:bookmarkEnd w:id="1268"/>
      <w:bookmarkEnd w:id="1269"/>
      <w:bookmarkEnd w:id="1270"/>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3dd7qh&#10;AwAABQsAAA4AAAAAAAAAAAAAAAAALgIAAGRycy9lMm9Eb2MueG1sUEsBAi0AFAAGAAgAAAAhANPK&#10;7NLbAAAABAEAAA8AAAAAAAAAAAAAAAAA+wUAAGRycy9kb3ducmV2LnhtbFBLBQYAAAAABAAEAPMA&#10;AAADBw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A33436" w:rsidRDefault="00A33436" w:rsidP="00F824D6">
                        <w:pPr>
                          <w:pStyle w:val="Style3"/>
                        </w:pPr>
                        <w:r>
                          <w:t>tlsa_</w:t>
                        </w:r>
                        <w:r w:rsidRPr="00F824D6">
                          <w:t>Household</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A33436" w:rsidRDefault="00A33436"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77777777"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48FADB27" w:rsidR="00702792" w:rsidRDefault="00702792" w:rsidP="00702792">
      <w:pPr>
        <w:rPr>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271" w:name="_Toc34145685"/>
      <w:bookmarkStart w:id="1272" w:name="_Toc34145686"/>
      <w:bookmarkStart w:id="1273" w:name="_Get_Average_Days_2"/>
      <w:bookmarkStart w:id="1274" w:name="_Toc506721213"/>
      <w:bookmarkStart w:id="1275" w:name="_Toc37849812"/>
      <w:bookmarkStart w:id="1276" w:name="_Toc38030586"/>
      <w:bookmarkEnd w:id="1271"/>
      <w:bookmarkEnd w:id="1272"/>
      <w:bookmarkEnd w:id="1273"/>
      <w:r w:rsidRPr="00C52062">
        <w:t>Get Average Days for Length of Time in RRH Projects</w:t>
      </w:r>
      <w:bookmarkEnd w:id="1274"/>
      <w:bookmarkEnd w:id="1275"/>
      <w:bookmarkEnd w:id="1276"/>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0pSoQ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JMjSlKh&#10;AwAABQsAAA4AAAAAAAAAAAAAAAAALgIAAGRycy9lMm9Eb2MueG1sUEsBAi0AFAAGAAgAAAAhANPK&#10;7NLbAAAABAEAAA8AAAAAAAAAAAAAAAAA+wUAAGRycy9kb3ducmV2LnhtbFBLBQYAAAAABAAEAPMA&#10;AAADBw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A33436" w:rsidRDefault="00A33436" w:rsidP="00F824D6">
                        <w:pPr>
                          <w:pStyle w:val="Style3"/>
                        </w:pPr>
                        <w:r>
                          <w:t>tlsa_</w:t>
                        </w:r>
                        <w:r w:rsidRPr="00F824D6">
                          <w:t>Household</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A33436" w:rsidRDefault="00A33436"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7777777"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lastRenderedPageBreak/>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277"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1DF9CF1D" w:rsidR="00502D3D" w:rsidRDefault="00502D3D" w:rsidP="00502D3D">
      <w:pPr>
        <w:rPr>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278" w:name="_Toc34145696"/>
      <w:bookmarkStart w:id="1279" w:name="_Toc34145697"/>
      <w:bookmarkStart w:id="1280" w:name="_Toc506721215"/>
      <w:bookmarkStart w:id="1281" w:name="_Toc37849813"/>
      <w:bookmarkStart w:id="1282" w:name="_Toc38030587"/>
      <w:bookmarkEnd w:id="1277"/>
      <w:bookmarkEnd w:id="1278"/>
      <w:bookmarkEnd w:id="1279"/>
      <w:r w:rsidRPr="00C52062">
        <w:t>Get Average Days to Return/Re-engage by Last Project Type</w:t>
      </w:r>
      <w:bookmarkEnd w:id="1280"/>
      <w:bookmarkEnd w:id="1281"/>
      <w:bookmarkEnd w:id="1282"/>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z2EpQ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Cr&#10;Tz2EpQMAAAgLAAAOAAAAAAAAAAAAAAAAAC4CAABkcnMvZTJvRG9jLnhtbFBLAQItABQABgAIAAAA&#10;IQDTyuzS2wAAAAQBAAAPAAAAAAAAAAAAAAAAAP8FAABkcnMvZG93bnJldi54bWxQSwUGAAAAAAQA&#10;BADzAAAABwc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A33436" w:rsidRDefault="00A33436" w:rsidP="00F824D6">
                        <w:pPr>
                          <w:pStyle w:val="Style3"/>
                        </w:pPr>
                        <w:proofErr w:type="spellStart"/>
                        <w:r>
                          <w:t>tlsa_Exit</w:t>
                        </w:r>
                        <w:proofErr w:type="spellEnd"/>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A33436" w:rsidRDefault="00A33436"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418FE3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44E748A6" w:rsidR="007E0905" w:rsidRDefault="007E0905" w:rsidP="007E0905">
      <w:pPr>
        <w:rPr>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lastRenderedPageBreak/>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4484E997"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283" w:name="_Get_Average_Days"/>
      <w:bookmarkStart w:id="1284" w:name="_Toc37973614"/>
      <w:bookmarkStart w:id="1285" w:name="_Toc37974167"/>
      <w:bookmarkStart w:id="1286" w:name="_Toc37974718"/>
      <w:bookmarkStart w:id="1287" w:name="_Toc37975206"/>
      <w:bookmarkStart w:id="1288" w:name="_Toc37849814"/>
      <w:bookmarkStart w:id="1289" w:name="_Toc38030588"/>
      <w:bookmarkStart w:id="1290" w:name="_Toc506721216"/>
      <w:bookmarkEnd w:id="1283"/>
      <w:bookmarkEnd w:id="1284"/>
      <w:bookmarkEnd w:id="1285"/>
      <w:bookmarkEnd w:id="1286"/>
      <w:bookmarkEnd w:id="1287"/>
      <w:r w:rsidRPr="00C52062">
        <w:t>Get Average Days to Return/Re-engage by Population</w:t>
      </w:r>
      <w:bookmarkEnd w:id="1288"/>
      <w:bookmarkEnd w:id="1289"/>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4uLA+h&#10;AwAACgsAAA4AAAAAAAAAAAAAAAAALgIAAGRycy9lMm9Eb2MueG1sUEsBAi0AFAAGAAgAAAAhANPK&#10;7NLbAAAABAEAAA8AAAAAAAAAAAAAAAAA+wUAAGRycy9kb3ducmV2LnhtbFBLBQYAAAAABAAEAPMA&#10;AAADBw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A33436" w:rsidRDefault="00A33436" w:rsidP="00F824D6">
                        <w:pPr>
                          <w:pStyle w:val="Style3"/>
                        </w:pPr>
                        <w:proofErr w:type="spellStart"/>
                        <w:r>
                          <w:t>tlsa_Exit</w:t>
                        </w:r>
                        <w:proofErr w:type="spellEnd"/>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A33436" w:rsidRDefault="00A33436"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77777777"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p>
    <w:p w14:paraId="452E9FB5" w14:textId="46325E2A" w:rsidR="007E0905" w:rsidRPr="00D023FD" w:rsidRDefault="007E0905" w:rsidP="00B64929">
      <w:r w:rsidRPr="005E354D">
        <w:t xml:space="preserve">The value of </w:t>
      </w:r>
      <w:proofErr w:type="spellStart"/>
      <w:r w:rsidRPr="005E354D">
        <w:rPr>
          <w:b/>
        </w:rPr>
        <w:t>SystemPath</w:t>
      </w:r>
      <w:proofErr w:type="spellEnd"/>
      <w:r w:rsidRPr="005E354D">
        <w:t xml:space="preserve"> should be -1 for these records.</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25D45814" w:rsidR="007E0905" w:rsidRPr="00A97B27" w:rsidRDefault="007E0905" w:rsidP="007E0905">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 xml:space="preserve">(Note:  LSAExit does not include reporting on Households with a Chronically Homeless Adult/HoH or Households with </w:t>
      </w:r>
      <w:r w:rsidRPr="00F016B9">
        <w:t>Move-In to PSH in Report Perio</w:t>
      </w:r>
      <w:r>
        <w:t>d</w:t>
      </w:r>
      <w:r>
        <w:rPr>
          <w:rFonts w:cstheme="minorHAnsi"/>
        </w:rPr>
        <w:t>; associated population IDs (e.g., 6 and 43</w:t>
      </w:r>
      <w:proofErr w:type="gramStart"/>
      <w:r>
        <w:rPr>
          <w:rFonts w:cstheme="minorHAnsi"/>
        </w:rPr>
        <w:t>)  are</w:t>
      </w:r>
      <w:proofErr w:type="gramEnd"/>
      <w:r>
        <w:rPr>
          <w:rFonts w:cstheme="minorHAnsi"/>
        </w:rPr>
        <w:t xml:space="preserve"> deliberately omitted from the list below.) </w:t>
      </w:r>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lastRenderedPageBreak/>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lastRenderedPageBreak/>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lastRenderedPageBreak/>
        <w:t>Cohort</w:t>
      </w:r>
      <w:r w:rsidR="000B2863">
        <w:t xml:space="preserve">, </w:t>
      </w:r>
      <w:r w:rsidR="007E0905">
        <w:t>Universe</w:t>
      </w:r>
      <w:r w:rsidR="000B2863">
        <w:t>, and ProjectID</w:t>
      </w:r>
    </w:p>
    <w:p w14:paraId="6622111D" w14:textId="44862BA5"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291" w:name="_Toc31198752"/>
      <w:bookmarkEnd w:id="1291"/>
      <w:r w:rsidRPr="005E354D">
        <w:rPr>
          <w:b/>
        </w:rPr>
        <w:t>ProjectID</w:t>
      </w:r>
      <w:r>
        <w:t xml:space="preserve"> is </w:t>
      </w:r>
      <w:r w:rsidR="00143E83">
        <w:t>NULL</w:t>
      </w:r>
      <w:r>
        <w:t>.</w:t>
      </w:r>
    </w:p>
    <w:p w14:paraId="5E249D45" w14:textId="26A7586E" w:rsidR="002B6231" w:rsidRDefault="002B6231" w:rsidP="0088191A">
      <w:pPr>
        <w:pStyle w:val="Heading2"/>
      </w:pPr>
      <w:bookmarkStart w:id="1292" w:name="_Toc37849815"/>
      <w:bookmarkStart w:id="1293" w:name="_Toc38030589"/>
      <w:r w:rsidRPr="00C52062">
        <w:t xml:space="preserve">Get Average Days to Return/Re-engage by </w:t>
      </w:r>
      <w:r>
        <w:t>System Path</w:t>
      </w:r>
      <w:bookmarkEnd w:id="1290"/>
      <w:bookmarkEnd w:id="1292"/>
      <w:bookmarkEnd w:id="1293"/>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C31ZdGh&#10;AwAACgsAAA4AAAAAAAAAAAAAAAAALgIAAGRycy9lMm9Eb2MueG1sUEsBAi0AFAAGAAgAAAAhANPK&#10;7NLbAAAABAEAAA8AAAAAAAAAAAAAAAAA+wUAAGRycy9kb3ducmV2LnhtbFBLBQYAAAAABAAEAPMA&#10;AAADBw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A33436" w:rsidRDefault="00A33436" w:rsidP="00F824D6">
                        <w:pPr>
                          <w:pStyle w:val="Style3"/>
                        </w:pPr>
                        <w:proofErr w:type="spellStart"/>
                        <w:r>
                          <w:t>tlsa_Exit</w:t>
                        </w:r>
                        <w:proofErr w:type="spellEnd"/>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A33436" w:rsidRDefault="00A33436"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5A99B29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088320BA" w:rsidR="007E0905" w:rsidRDefault="007E0905" w:rsidP="007E0905">
      <w:pPr>
        <w:rPr>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29BFE259"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lastRenderedPageBreak/>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294" w:name="_Toc31198754"/>
      <w:bookmarkStart w:id="1295" w:name="_Toc37973617"/>
      <w:bookmarkStart w:id="1296" w:name="_Toc37974170"/>
      <w:bookmarkStart w:id="1297" w:name="_Toc37974721"/>
      <w:bookmarkStart w:id="1298" w:name="_Toc37975209"/>
      <w:bookmarkStart w:id="1299" w:name="_Toc506721217"/>
      <w:bookmarkStart w:id="1300" w:name="_Toc37849816"/>
      <w:bookmarkStart w:id="1301" w:name="_Toc38030590"/>
      <w:bookmarkStart w:id="1302" w:name="_Toc499544018"/>
      <w:bookmarkEnd w:id="1294"/>
      <w:bookmarkEnd w:id="1295"/>
      <w:bookmarkEnd w:id="1296"/>
      <w:bookmarkEnd w:id="1297"/>
      <w:bookmarkEnd w:id="1298"/>
      <w:r w:rsidRPr="00C52062">
        <w:t>Get Average Days to Return/Re-engage by Exit Destination</w:t>
      </w:r>
      <w:bookmarkEnd w:id="1299"/>
      <w:bookmarkEnd w:id="1300"/>
      <w:bookmarkEnd w:id="1301"/>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1zng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Ibr7XOeAwAA&#10;CgsAAA4AAAAAAAAAAAAAAAAALgIAAGRycy9lMm9Eb2MueG1sUEsBAi0AFAAGAAgAAAAhANPK7NLb&#10;AAAABAEAAA8AAAAAAAAAAAAAAAAA+AUAAGRycy9kb3ducmV2LnhtbFBLBQYAAAAABAAEAPMAAAAA&#10;Bw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A33436" w:rsidRDefault="00A33436" w:rsidP="00F824D6">
                        <w:pPr>
                          <w:pStyle w:val="Style3"/>
                        </w:pPr>
                        <w:proofErr w:type="spellStart"/>
                        <w:r>
                          <w:t>tlsa_Exit</w:t>
                        </w:r>
                        <w:proofErr w:type="spellEnd"/>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A33436" w:rsidRDefault="00A33436"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0420EA93"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303" w:name="_Toc499292041"/>
      <w:bookmarkStart w:id="1304" w:name="_Toc499544003"/>
      <w:bookmarkStart w:id="1305"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00960CA2" w:rsidR="007E0905" w:rsidRDefault="007E0905" w:rsidP="007E0905">
      <w:pPr>
        <w:rPr>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lastRenderedPageBreak/>
              <w:t>1</w:t>
            </w:r>
          </w:p>
        </w:tc>
        <w:tc>
          <w:tcPr>
            <w:tcW w:w="1896" w:type="dxa"/>
          </w:tcPr>
          <w:p w14:paraId="2647A16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36AA42F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bookmarkStart w:id="1306" w:name="_Toc31198792"/>
      <w:bookmarkEnd w:id="1306"/>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307" w:name="_Toc37849817"/>
      <w:bookmarkStart w:id="1308" w:name="_Toc38030591"/>
      <w:r>
        <w:t xml:space="preserve">Get Counts of </w:t>
      </w:r>
      <w:r w:rsidR="0078061B">
        <w:t xml:space="preserve">People </w:t>
      </w:r>
      <w:r w:rsidR="00A355EA">
        <w:t xml:space="preserve">by Project and </w:t>
      </w:r>
      <w:r w:rsidR="00772636">
        <w:t>Household Characteristics</w:t>
      </w:r>
      <w:bookmarkEnd w:id="1307"/>
      <w:bookmarkEnd w:id="1308"/>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0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">
                <v:shape id="AutoShape 15" o:spid="_x0000_s150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0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A33436" w:rsidRDefault="00A33436" w:rsidP="00F824D6">
                        <w:pPr>
                          <w:pStyle w:val="Style3"/>
                        </w:pPr>
                        <w:r>
                          <w:t>lsa_Calculated</w:t>
                        </w:r>
                      </w:p>
                    </w:txbxContent>
                  </v:textbox>
                </v:shape>
                <v:shape id="AutoShape 390" o:spid="_x0000_s150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A33436" w:rsidRDefault="00A33436" w:rsidP="00F824D6">
                        <w:pPr>
                          <w:pStyle w:val="Style3"/>
                        </w:pPr>
                        <w:proofErr w:type="spellStart"/>
                        <w:r>
                          <w:t>tlsa_CohortDates</w:t>
                        </w:r>
                        <w:proofErr w:type="spellEnd"/>
                      </w:p>
                    </w:txbxContent>
                  </v:textbox>
                </v:shape>
                <v:shape id="AutoShape 18" o:spid="_x0000_s150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0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A33436" w:rsidRDefault="00A33436" w:rsidP="00F824D6">
                            <w:pPr>
                              <w:pStyle w:val="Style3"/>
                            </w:pPr>
                            <w:proofErr w:type="spellStart"/>
                            <w:r>
                              <w:t>tlsa_Enrollment</w:t>
                            </w:r>
                            <w:proofErr w:type="spellEnd"/>
                          </w:p>
                        </w:txbxContent>
                      </v:textbox>
                    </v:shape>
                    <v:shape id="AutoShape 462" o:spid="_x0000_s151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A33436" w:rsidRDefault="00A33436" w:rsidP="00F824D6">
                            <w:pPr>
                              <w:pStyle w:val="Style3"/>
                            </w:pPr>
                            <w:proofErr w:type="spellStart"/>
                            <w:r>
                              <w:t>tlsa_HHID</w:t>
                            </w:r>
                            <w:proofErr w:type="spellEnd"/>
                          </w:p>
                        </w:txbxContent>
                      </v:textbox>
                    </v:shape>
                  </v:group>
                  <v:shape id="AutoShape 407" o:spid="_x0000_s151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1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1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A33436" w:rsidRDefault="00A33436"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54F81638" w:rsidR="00D14C67" w:rsidRDefault="00D14C67" w:rsidP="00046859">
      <w:pPr>
        <w:pStyle w:val="ListParagraph"/>
        <w:numPr>
          <w:ilvl w:val="0"/>
          <w:numId w:val="10"/>
        </w:numPr>
      </w:pPr>
      <w:r>
        <w:t xml:space="preserve">If </w:t>
      </w:r>
      <w:r w:rsidRPr="00BB785F">
        <w:rPr>
          <w:b/>
        </w:rPr>
        <w:t>ProjectType</w:t>
      </w:r>
      <w:r>
        <w:t xml:space="preserve"> in </w:t>
      </w:r>
      <w:del w:id="1309" w:author="Molly McEvilley" w:date="2020-05-14T10:13:00Z">
        <w:r w:rsidDel="0012409F">
          <w:delText>(1,2,8</w:delText>
        </w:r>
      </w:del>
      <w:del w:id="1310" w:author="Molly McEvilley" w:date="2020-05-14T10:12:00Z">
        <w:r w:rsidDel="00D05894">
          <w:delText>,</w:delText>
        </w:r>
      </w:del>
      <w:del w:id="1311" w:author="Molly McEvilley" w:date="2020-05-14T10:13:00Z">
        <w:r w:rsidDel="0012409F">
          <w:delText>)</w:delText>
        </w:r>
      </w:del>
      <w:ins w:id="1312"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lastRenderedPageBreak/>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059C32E7" w14:textId="3998AD70" w:rsidR="00C80ABF" w:rsidRPr="007F7731" w:rsidRDefault="00C80ABF" w:rsidP="00C80AB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proofErr w:type="spellStart"/>
      <w:r w:rsidR="006A2299">
        <w:rPr>
          <w:rFonts w:cstheme="minorHAnsi"/>
        </w:rPr>
        <w:t>tlsa</w:t>
      </w:r>
      <w:r w:rsidR="00FC65E4">
        <w:rPr>
          <w:rFonts w:cstheme="minorHAnsi"/>
        </w:rPr>
        <w:t>_HHID</w:t>
      </w:r>
      <w:proofErr w:type="spellEnd"/>
      <w:r>
        <w:rPr>
          <w:rFonts w:cstheme="minorHAnsi"/>
        </w:rPr>
        <w:t xml:space="preserve"> values.</w:t>
      </w:r>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C80ABF" w:rsidRPr="004C74F2">
              <w:rPr>
                <w:bCs w:val="0"/>
              </w:rPr>
              <w:t>HHType</w:t>
            </w:r>
            <w:proofErr w:type="spellEnd"/>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C80ABF" w:rsidRPr="001475A1" w14:paraId="718653DA"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313" w:name="_Toc525229521"/>
      <w:bookmarkStart w:id="1314" w:name="_Toc525229522"/>
      <w:bookmarkStart w:id="1315" w:name="_Toc525229523"/>
      <w:bookmarkStart w:id="1316" w:name="_Toc525229524"/>
      <w:bookmarkStart w:id="1317" w:name="_Toc525229525"/>
      <w:bookmarkStart w:id="1318" w:name="_Toc525229526"/>
      <w:bookmarkStart w:id="1319" w:name="_Toc525229527"/>
      <w:bookmarkStart w:id="1320" w:name="_Toc37849818"/>
      <w:bookmarkStart w:id="1321" w:name="_Toc38030592"/>
      <w:bookmarkEnd w:id="1313"/>
      <w:bookmarkEnd w:id="1314"/>
      <w:bookmarkEnd w:id="1315"/>
      <w:bookmarkEnd w:id="1316"/>
      <w:bookmarkEnd w:id="1317"/>
      <w:bookmarkEnd w:id="1318"/>
      <w:bookmarkEnd w:id="1319"/>
      <w:r>
        <w:t>Get Counts of People by Project Type and Household Characteristics</w:t>
      </w:r>
      <w:bookmarkEnd w:id="1320"/>
      <w:bookmarkEnd w:id="1321"/>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1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">
                <v:shape id="AutoShape 15" o:spid="_x0000_s151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1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A33436" w:rsidRDefault="00A33436" w:rsidP="00F824D6">
                        <w:pPr>
                          <w:pStyle w:val="Style3"/>
                        </w:pPr>
                        <w:r>
                          <w:t>lsa_Calculated</w:t>
                        </w:r>
                      </w:p>
                    </w:txbxContent>
                  </v:textbox>
                </v:shape>
                <v:shape id="AutoShape 390" o:spid="_x0000_s151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A33436" w:rsidRDefault="00A33436" w:rsidP="00F824D6">
                        <w:pPr>
                          <w:pStyle w:val="Style3"/>
                        </w:pPr>
                        <w:proofErr w:type="spellStart"/>
                        <w:r>
                          <w:t>tlsa_CohortDates</w:t>
                        </w:r>
                        <w:proofErr w:type="spellEnd"/>
                      </w:p>
                    </w:txbxContent>
                  </v:textbox>
                </v:shape>
                <v:shape id="AutoShape 18" o:spid="_x0000_s152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A33436" w:rsidRDefault="00A33436" w:rsidP="00F824D6">
                            <w:pPr>
                              <w:pStyle w:val="Style3"/>
                            </w:pPr>
                            <w:proofErr w:type="spellStart"/>
                            <w:r>
                              <w:t>tlsa_Enrollment</w:t>
                            </w:r>
                            <w:proofErr w:type="spellEnd"/>
                          </w:p>
                        </w:txbxContent>
                      </v:textbox>
                    </v:shape>
                    <v:shape id="AutoShape 462" o:spid="_x0000_s152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A33436" w:rsidRDefault="00A33436" w:rsidP="00F824D6">
                            <w:pPr>
                              <w:pStyle w:val="Style3"/>
                            </w:pPr>
                            <w:proofErr w:type="spellStart"/>
                            <w:r>
                              <w:t>tlsa_HHID</w:t>
                            </w:r>
                            <w:proofErr w:type="spellEnd"/>
                          </w:p>
                        </w:txbxContent>
                      </v:textbox>
                    </v:shape>
                  </v:group>
                  <v:shape id="AutoShape 407" o:spid="_x0000_s152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2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2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A33436" w:rsidRDefault="00A33436"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lastRenderedPageBreak/>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4C7934C4" w:rsidR="00876778" w:rsidRDefault="00876778" w:rsidP="00046859">
      <w:pPr>
        <w:pStyle w:val="ListParagraph"/>
        <w:numPr>
          <w:ilvl w:val="0"/>
          <w:numId w:val="10"/>
        </w:numPr>
      </w:pPr>
      <w:r>
        <w:t xml:space="preserve">If </w:t>
      </w:r>
      <w:r w:rsidRPr="00BB785F">
        <w:rPr>
          <w:b/>
        </w:rPr>
        <w:t>ProjectType</w:t>
      </w:r>
      <w:r>
        <w:t xml:space="preserve"> in </w:t>
      </w:r>
      <w:del w:id="1322" w:author="Molly McEvilley" w:date="2020-05-14T10:13:00Z">
        <w:r w:rsidDel="0012409F">
          <w:delText>(1,2,8,)</w:delText>
        </w:r>
      </w:del>
      <w:ins w:id="1323"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2717CD77" w14:textId="5F8AAE2D" w:rsidR="00B35565" w:rsidRPr="007F7731" w:rsidRDefault="00B35565" w:rsidP="00B35565">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sidRPr="000B6A31">
        <w:rPr>
          <w:rFonts w:cstheme="minorHAnsi"/>
          <w:b/>
          <w:bCs/>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324" w:name="_Toc525229553"/>
      <w:bookmarkStart w:id="1325" w:name="_Toc525229554"/>
      <w:bookmarkStart w:id="1326" w:name="_Toc525229555"/>
      <w:bookmarkStart w:id="1327" w:name="_Toc525229556"/>
      <w:bookmarkStart w:id="1328" w:name="_Toc525229557"/>
      <w:bookmarkStart w:id="1329" w:name="_Toc525229558"/>
      <w:bookmarkStart w:id="1330" w:name="_Toc525229559"/>
      <w:bookmarkStart w:id="1331" w:name="_Toc37849819"/>
      <w:bookmarkStart w:id="1332" w:name="_Toc38030593"/>
      <w:bookmarkEnd w:id="1324"/>
      <w:bookmarkEnd w:id="1325"/>
      <w:bookmarkEnd w:id="1326"/>
      <w:bookmarkEnd w:id="1327"/>
      <w:bookmarkEnd w:id="1328"/>
      <w:bookmarkEnd w:id="1329"/>
      <w:bookmarkEnd w:id="1330"/>
      <w:r>
        <w:t xml:space="preserve">Get Counts of </w:t>
      </w:r>
      <w:r w:rsidR="00D1704F">
        <w:t>Households</w:t>
      </w:r>
      <w:r>
        <w:t xml:space="preserve"> by Project</w:t>
      </w:r>
      <w:bookmarkEnd w:id="1331"/>
      <w:bookmarkEnd w:id="1332"/>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28"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">
                <v:shape id="AutoShape 16" o:spid="_x0000_s1529"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A33436" w:rsidRDefault="00A33436" w:rsidP="00F824D6">
                        <w:pPr>
                          <w:pStyle w:val="Style3"/>
                        </w:pPr>
                        <w:r>
                          <w:t>lsa_Calculated</w:t>
                        </w:r>
                      </w:p>
                    </w:txbxContent>
                  </v:textbox>
                </v:shape>
                <v:shape id="AutoShape 407" o:spid="_x0000_s1530"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1"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2"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3"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A33436" w:rsidRDefault="00A33436" w:rsidP="00F824D6">
                        <w:pPr>
                          <w:pStyle w:val="Style3"/>
                        </w:pPr>
                        <w:proofErr w:type="spellStart"/>
                        <w:r>
                          <w:t>tlsa_CohortDates</w:t>
                        </w:r>
                        <w:proofErr w:type="spellEnd"/>
                      </w:p>
                    </w:txbxContent>
                  </v:textbox>
                </v:shape>
                <v:shape id="AutoShape 18" o:spid="_x0000_s1534"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35"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36"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A33436" w:rsidRDefault="00A33436" w:rsidP="00F824D6">
                          <w:pPr>
                            <w:pStyle w:val="Style3"/>
                          </w:pPr>
                          <w:proofErr w:type="spellStart"/>
                          <w:r>
                            <w:t>tlsa_HHID</w:t>
                          </w:r>
                          <w:proofErr w:type="spellEnd"/>
                        </w:p>
                      </w:txbxContent>
                    </v:textbox>
                  </v:shape>
                  <v:shape id="AutoShape 448" o:spid="_x0000_s1537"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A33436" w:rsidRDefault="00A33436"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lastRenderedPageBreak/>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51C2AB5C" w:rsidR="00024BFB" w:rsidRDefault="00024BFB" w:rsidP="00046859">
      <w:pPr>
        <w:pStyle w:val="ListParagraph"/>
        <w:numPr>
          <w:ilvl w:val="0"/>
          <w:numId w:val="10"/>
        </w:numPr>
      </w:pPr>
      <w:r>
        <w:t xml:space="preserve">If </w:t>
      </w:r>
      <w:r w:rsidRPr="00BB785F">
        <w:rPr>
          <w:b/>
        </w:rPr>
        <w:t>ProjectType</w:t>
      </w:r>
      <w:r>
        <w:t xml:space="preserve"> in </w:t>
      </w:r>
      <w:del w:id="1333" w:author="Molly McEvilley" w:date="2020-05-14T10:13:00Z">
        <w:r w:rsidDel="0012409F">
          <w:delText>(1,2,8,)</w:delText>
        </w:r>
      </w:del>
      <w:ins w:id="1334"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243F168C" w14:textId="1E44359A" w:rsidR="00A71787" w:rsidRPr="007F7731" w:rsidRDefault="00A71787" w:rsidP="00A71787">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71787" w:rsidRPr="001475A1" w14:paraId="71A9AFB9"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335" w:name="_Toc525229585"/>
      <w:bookmarkStart w:id="1336" w:name="_Toc525229586"/>
      <w:bookmarkStart w:id="1337" w:name="_Toc525229587"/>
      <w:bookmarkStart w:id="1338" w:name="_Toc525229588"/>
      <w:bookmarkStart w:id="1339" w:name="_Toc525229589"/>
      <w:bookmarkStart w:id="1340" w:name="_Toc525229590"/>
      <w:bookmarkStart w:id="1341" w:name="_Toc525229591"/>
      <w:bookmarkStart w:id="1342" w:name="_Toc37849820"/>
      <w:bookmarkStart w:id="1343" w:name="_Toc38030594"/>
      <w:bookmarkEnd w:id="1335"/>
      <w:bookmarkEnd w:id="1336"/>
      <w:bookmarkEnd w:id="1337"/>
      <w:bookmarkEnd w:id="1338"/>
      <w:bookmarkEnd w:id="1339"/>
      <w:bookmarkEnd w:id="1340"/>
      <w:bookmarkEnd w:id="1341"/>
      <w:r>
        <w:lastRenderedPageBreak/>
        <w:t xml:space="preserve">Get Counts of </w:t>
      </w:r>
      <w:r w:rsidR="006B71E5">
        <w:t>Households</w:t>
      </w:r>
      <w:r>
        <w:t xml:space="preserve"> by Project Type</w:t>
      </w:r>
      <w:bookmarkEnd w:id="1342"/>
      <w:bookmarkEnd w:id="1343"/>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38"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CZ05/1IQUAAIUZAAAOAAAAAAAA&#10;AAAAAAAAAC4CAABkcnMvZTJvRG9jLnhtbFBLAQItABQABgAIAAAAIQAn9Wpu3AAAAAUBAAAPAAAA&#10;AAAAAAAAAAAAAHsHAABkcnMvZG93bnJldi54bWxQSwUGAAAAAAQABADzAAAAhAgAAAAA&#10;">
                <v:shape id="AutoShape 16" o:spid="_x0000_s1539"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A33436" w:rsidRDefault="00A33436" w:rsidP="00F824D6">
                        <w:pPr>
                          <w:pStyle w:val="Style3"/>
                        </w:pPr>
                        <w:r>
                          <w:t>lsa_Calculated</w:t>
                        </w:r>
                      </w:p>
                    </w:txbxContent>
                  </v:textbox>
                </v:shape>
                <v:shape id="AutoShape 407" o:spid="_x0000_s1540"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1"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2"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3"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A33436" w:rsidRDefault="00A33436" w:rsidP="00F824D6">
                        <w:pPr>
                          <w:pStyle w:val="Style3"/>
                        </w:pPr>
                        <w:proofErr w:type="spellStart"/>
                        <w:r>
                          <w:t>tlsa_CohortDates</w:t>
                        </w:r>
                        <w:proofErr w:type="spellEnd"/>
                      </w:p>
                    </w:txbxContent>
                  </v:textbox>
                </v:shape>
                <v:shape id="AutoShape 18" o:spid="_x0000_s1544"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45"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46"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A33436" w:rsidRDefault="00A33436" w:rsidP="00F824D6">
                          <w:pPr>
                            <w:pStyle w:val="Style3"/>
                          </w:pPr>
                          <w:proofErr w:type="spellStart"/>
                          <w:r>
                            <w:t>tlsa_HHID</w:t>
                          </w:r>
                          <w:proofErr w:type="spellEnd"/>
                        </w:p>
                      </w:txbxContent>
                    </v:textbox>
                  </v:shape>
                  <v:shape id="AutoShape 448" o:spid="_x0000_s1547"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A33436" w:rsidRDefault="00A33436"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046859">
      <w:pPr>
        <w:pStyle w:val="ListParagraph"/>
        <w:numPr>
          <w:ilvl w:val="0"/>
          <w:numId w:val="20"/>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046859">
      <w:pPr>
        <w:pStyle w:val="ListParagraph"/>
        <w:numPr>
          <w:ilvl w:val="0"/>
          <w:numId w:val="20"/>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8AAE6F0"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69B9773B" w:rsidR="00B814BE" w:rsidRDefault="00B814BE" w:rsidP="00046859">
      <w:pPr>
        <w:pStyle w:val="ListParagraph"/>
        <w:numPr>
          <w:ilvl w:val="0"/>
          <w:numId w:val="10"/>
        </w:numPr>
      </w:pPr>
      <w:r>
        <w:t xml:space="preserve">If </w:t>
      </w:r>
      <w:r w:rsidRPr="00BB785F">
        <w:rPr>
          <w:b/>
        </w:rPr>
        <w:t>ProjectType</w:t>
      </w:r>
      <w:r>
        <w:t xml:space="preserve"> in </w:t>
      </w:r>
      <w:del w:id="1344" w:author="Molly McEvilley" w:date="2020-05-14T10:13:00Z">
        <w:r w:rsidDel="0012409F">
          <w:delText>(1,2,8,)</w:delText>
        </w:r>
      </w:del>
      <w:ins w:id="1345"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lastRenderedPageBreak/>
        <w:t>Household Type</w:t>
      </w:r>
      <w:r w:rsidR="00A93B97">
        <w:t xml:space="preserve"> and Population</w:t>
      </w:r>
    </w:p>
    <w:p w14:paraId="45F8982A" w14:textId="232300B2" w:rsidR="00AD7548" w:rsidRPr="007F7731" w:rsidRDefault="00AD7548" w:rsidP="00AD7548">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77777777"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346" w:name="_Toc525229617"/>
      <w:bookmarkStart w:id="1347" w:name="_Toc525229618"/>
      <w:bookmarkStart w:id="1348" w:name="_Toc525229619"/>
      <w:bookmarkStart w:id="1349" w:name="_Toc525229620"/>
      <w:bookmarkStart w:id="1350" w:name="_Toc525229621"/>
      <w:bookmarkStart w:id="1351" w:name="_Toc525229622"/>
      <w:bookmarkStart w:id="1352" w:name="_Toc525229623"/>
      <w:bookmarkStart w:id="1353" w:name="_Toc511744576"/>
      <w:bookmarkStart w:id="1354" w:name="_Toc511744577"/>
      <w:bookmarkStart w:id="1355" w:name="_Toc511744578"/>
      <w:bookmarkStart w:id="1356" w:name="_Toc511744579"/>
      <w:bookmarkStart w:id="1357" w:name="_Toc511744580"/>
      <w:bookmarkStart w:id="1358" w:name="_Toc511744581"/>
      <w:bookmarkStart w:id="1359" w:name="_Toc511744582"/>
      <w:bookmarkStart w:id="1360" w:name="_Toc511744591"/>
      <w:bookmarkStart w:id="1361" w:name="_Toc511744592"/>
      <w:bookmarkStart w:id="1362" w:name="_Toc511744593"/>
      <w:bookmarkStart w:id="1363" w:name="_Toc511744594"/>
      <w:bookmarkStart w:id="1364" w:name="_Toc511744595"/>
      <w:bookmarkStart w:id="1365" w:name="_Toc511744656"/>
      <w:bookmarkStart w:id="1366" w:name="_Toc511744657"/>
      <w:bookmarkStart w:id="1367" w:name="_Toc511744658"/>
      <w:bookmarkStart w:id="1368" w:name="_Toc511744659"/>
      <w:bookmarkStart w:id="1369" w:name="_Toc511744660"/>
      <w:bookmarkStart w:id="1370" w:name="_Toc511744661"/>
      <w:bookmarkStart w:id="1371" w:name="_Toc511744662"/>
      <w:bookmarkStart w:id="1372" w:name="_Toc511744663"/>
      <w:bookmarkStart w:id="1373" w:name="_Toc511182521"/>
      <w:bookmarkStart w:id="1374" w:name="_Toc37849821"/>
      <w:bookmarkStart w:id="1375" w:name="_Toc3803059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r>
        <w:t>Get Counts of People by Project and Personal Characteristics</w:t>
      </w:r>
      <w:bookmarkEnd w:id="1374"/>
      <w:bookmarkEnd w:id="1375"/>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48"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">
                <v:shape id="AutoShape 30" o:spid="_x0000_s1549"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0"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A33436" w:rsidRDefault="00A33436" w:rsidP="00F824D6">
                        <w:pPr>
                          <w:pStyle w:val="Style3"/>
                        </w:pPr>
                        <w:r>
                          <w:t>lsa_Calculated</w:t>
                        </w:r>
                      </w:p>
                    </w:txbxContent>
                  </v:textbox>
                </v:shape>
                <v:shape id="AutoShape 390" o:spid="_x0000_s1551"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A33436" w:rsidRDefault="00A33436" w:rsidP="00F824D6">
                        <w:pPr>
                          <w:pStyle w:val="Style3"/>
                        </w:pPr>
                        <w:proofErr w:type="spellStart"/>
                        <w:r>
                          <w:t>tlsa_CohortDates</w:t>
                        </w:r>
                        <w:proofErr w:type="spellEnd"/>
                      </w:p>
                    </w:txbxContent>
                  </v:textbox>
                </v:shape>
                <v:shape id="AutoShape 33" o:spid="_x0000_s1552"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3"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54"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5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A33436" w:rsidRDefault="00A33436" w:rsidP="00F824D6">
                            <w:pPr>
                              <w:pStyle w:val="Style3"/>
                            </w:pPr>
                            <w:proofErr w:type="spellStart"/>
                            <w:r>
                              <w:t>tlsa_Enrollment</w:t>
                            </w:r>
                            <w:proofErr w:type="spellEnd"/>
                          </w:p>
                        </w:txbxContent>
                      </v:textbox>
                    </v:shape>
                    <v:shape id="AutoShape 462" o:spid="_x0000_s155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A33436" w:rsidRDefault="00A33436" w:rsidP="00F824D6">
                            <w:pPr>
                              <w:pStyle w:val="Style3"/>
                            </w:pPr>
                            <w:proofErr w:type="spellStart"/>
                            <w:r>
                              <w:t>tlsa_HHID</w:t>
                            </w:r>
                            <w:proofErr w:type="spellEnd"/>
                          </w:p>
                        </w:txbxContent>
                      </v:textbox>
                    </v:shape>
                  </v:group>
                  <v:shape id="AutoShape 407" o:spid="_x0000_s1557"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58"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59"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A33436" w:rsidRDefault="00A33436" w:rsidP="00F824D6">
                          <w:pPr>
                            <w:pStyle w:val="Style3"/>
                          </w:pPr>
                          <w:r>
                            <w:t>hmis_Services</w:t>
                          </w:r>
                        </w:p>
                      </w:txbxContent>
                    </v:textbox>
                  </v:shape>
                  <v:shape id="AutoShape 41" o:spid="_x0000_s1560"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A33436" w:rsidRDefault="00A33436"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lastRenderedPageBreak/>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0B1FFC76" w:rsidR="00866D60" w:rsidRDefault="00866D60" w:rsidP="00046859">
      <w:pPr>
        <w:pStyle w:val="ListParagraph"/>
        <w:numPr>
          <w:ilvl w:val="0"/>
          <w:numId w:val="10"/>
        </w:numPr>
      </w:pPr>
      <w:r>
        <w:t xml:space="preserve">If </w:t>
      </w:r>
      <w:r w:rsidRPr="00BB785F">
        <w:rPr>
          <w:b/>
        </w:rPr>
        <w:t>ProjectType</w:t>
      </w:r>
      <w:r>
        <w:t xml:space="preserve"> in </w:t>
      </w:r>
      <w:del w:id="1376" w:author="Molly McEvilley" w:date="2020-05-14T10:13:00Z">
        <w:r w:rsidDel="0012409F">
          <w:delText>(1,2,8,)</w:delText>
        </w:r>
      </w:del>
      <w:ins w:id="1377"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801B8C6" w14:textId="3FC7637B" w:rsidR="00C80ABF" w:rsidRDefault="00C80ABF" w:rsidP="00C80ABF">
      <w:pPr>
        <w:rPr>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71C3536C" w14:textId="1EE9E4A9"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18</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14412BDB" w14:textId="2E7550AE"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7F016202" w14:textId="55F1FBBF"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18 and </w:t>
            </w: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079CB4" w14:textId="2E24E9DC"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24 and </w:t>
            </w: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41912363"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378" w:name="_Get_Counts_of"/>
      <w:bookmarkStart w:id="1379" w:name="_Toc37849822"/>
      <w:bookmarkStart w:id="1380" w:name="_Toc38030596"/>
      <w:bookmarkEnd w:id="1378"/>
      <w:r>
        <w:t>Get Counts of People by Project Type and Personal Characteristics</w:t>
      </w:r>
      <w:bookmarkEnd w:id="1379"/>
      <w:bookmarkEnd w:id="1380"/>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1"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">
                <v:shape id="AutoShape 30" o:spid="_x0000_s1562"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3"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A33436" w:rsidRDefault="00A33436" w:rsidP="00F824D6">
                        <w:pPr>
                          <w:pStyle w:val="Style3"/>
                        </w:pPr>
                        <w:r>
                          <w:t>lsa_Calculated</w:t>
                        </w:r>
                      </w:p>
                    </w:txbxContent>
                  </v:textbox>
                </v:shape>
                <v:shape id="AutoShape 390" o:spid="_x0000_s1564"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A33436" w:rsidRDefault="00A33436" w:rsidP="00F824D6">
                        <w:pPr>
                          <w:pStyle w:val="Style3"/>
                        </w:pPr>
                        <w:proofErr w:type="spellStart"/>
                        <w:r>
                          <w:t>tlsa_CohortDates</w:t>
                        </w:r>
                        <w:proofErr w:type="spellEnd"/>
                      </w:p>
                    </w:txbxContent>
                  </v:textbox>
                </v:shape>
                <v:shape id="AutoShape 33" o:spid="_x0000_s1565"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66"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6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6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A33436" w:rsidRDefault="00A33436" w:rsidP="00F824D6">
                            <w:pPr>
                              <w:pStyle w:val="Style3"/>
                            </w:pPr>
                            <w:proofErr w:type="spellStart"/>
                            <w:r>
                              <w:t>tlsa_Enrollment</w:t>
                            </w:r>
                            <w:proofErr w:type="spellEnd"/>
                          </w:p>
                        </w:txbxContent>
                      </v:textbox>
                    </v:shape>
                    <v:shape id="AutoShape 462" o:spid="_x0000_s156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A33436" w:rsidRDefault="00A33436" w:rsidP="00F824D6">
                            <w:pPr>
                              <w:pStyle w:val="Style3"/>
                            </w:pPr>
                            <w:proofErr w:type="spellStart"/>
                            <w:r>
                              <w:t>tlsa_HHID</w:t>
                            </w:r>
                            <w:proofErr w:type="spellEnd"/>
                          </w:p>
                        </w:txbxContent>
                      </v:textbox>
                    </v:shape>
                  </v:group>
                  <v:shape id="AutoShape 407" o:spid="_x0000_s157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A33436" w:rsidRDefault="00A33436" w:rsidP="00F824D6">
                          <w:pPr>
                            <w:pStyle w:val="Style3"/>
                          </w:pPr>
                          <w:r>
                            <w:t>hmis_Services</w:t>
                          </w:r>
                        </w:p>
                      </w:txbxContent>
                    </v:textbox>
                  </v:shape>
                  <v:shape id="AutoShape 41" o:spid="_x0000_s1573"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A33436" w:rsidRDefault="00A33436"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784E341"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are required in LSA Calculated only if: </w:t>
      </w:r>
    </w:p>
    <w:p w14:paraId="3479014B" w14:textId="77777777" w:rsidR="00A943D3" w:rsidRDefault="00A943D3" w:rsidP="00046859">
      <w:pPr>
        <w:pStyle w:val="ListParagraph"/>
        <w:numPr>
          <w:ilvl w:val="0"/>
          <w:numId w:val="9"/>
        </w:numPr>
      </w:pPr>
      <w:r w:rsidRPr="00271EB6">
        <w:rPr>
          <w:u w:val="single"/>
        </w:rPr>
        <w:lastRenderedPageBreak/>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6524EF2A" w:rsidR="00E2345E" w:rsidRDefault="00E2345E" w:rsidP="00046859">
      <w:pPr>
        <w:pStyle w:val="ListParagraph"/>
        <w:numPr>
          <w:ilvl w:val="0"/>
          <w:numId w:val="10"/>
        </w:numPr>
      </w:pPr>
      <w:r>
        <w:t xml:space="preserve">If </w:t>
      </w:r>
      <w:r w:rsidRPr="00BB785F">
        <w:rPr>
          <w:b/>
        </w:rPr>
        <w:t>ProjectType</w:t>
      </w:r>
      <w:r>
        <w:t xml:space="preserve"> in </w:t>
      </w:r>
      <w:del w:id="1381" w:author="Molly McEvilley" w:date="2020-05-14T10:13:00Z">
        <w:r w:rsidDel="0012409F">
          <w:delText>(1,2,8,)</w:delText>
        </w:r>
      </w:del>
      <w:ins w:id="1382"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69D25764" w:rsidR="00333A77" w:rsidRPr="009C008E" w:rsidRDefault="00333A77" w:rsidP="00333A77">
      <w:pPr>
        <w:rPr>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lastRenderedPageBreak/>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2</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Pr>
                <w:rFonts w:cstheme="minorHAnsi"/>
                <w:b/>
                <w:color w:val="000000"/>
              </w:rPr>
              <w:t>DVStatus</w:t>
            </w:r>
            <w:proofErr w:type="spell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lastRenderedPageBreak/>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lastRenderedPageBreak/>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lastRenderedPageBreak/>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4F94C5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2</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0A2AA3C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7A0711B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24</w:t>
            </w:r>
          </w:p>
        </w:tc>
      </w:tr>
    </w:tbl>
    <w:p w14:paraId="50F07D83" w14:textId="77777777"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1383" w:name="_Toc37849823"/>
      <w:bookmarkStart w:id="1384" w:name="_Toc38030597"/>
      <w:r>
        <w:lastRenderedPageBreak/>
        <w:t xml:space="preserve">Get Counts of </w:t>
      </w:r>
      <w:proofErr w:type="spellStart"/>
      <w:r>
        <w:t>Bednights</w:t>
      </w:r>
      <w:proofErr w:type="spellEnd"/>
      <w:r>
        <w:t xml:space="preserve"> by Project</w:t>
      </w:r>
      <w:r w:rsidR="00A768D9">
        <w:t xml:space="preserve"> and Household Characteristics</w:t>
      </w:r>
      <w:bookmarkEnd w:id="1383"/>
      <w:bookmarkEnd w:id="1384"/>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74"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">
                <v:shape id="AutoShape 53" o:spid="_x0000_s1575"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76"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A33436" w:rsidRDefault="00A33436" w:rsidP="00F824D6">
                        <w:pPr>
                          <w:pStyle w:val="Style3"/>
                        </w:pPr>
                        <w:r>
                          <w:t>lsa_Calculated</w:t>
                        </w:r>
                      </w:p>
                    </w:txbxContent>
                  </v:textbox>
                </v:shape>
                <v:shape id="AutoShape 390" o:spid="_x0000_s1577"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A33436" w:rsidRDefault="00A33436" w:rsidP="00F824D6">
                        <w:pPr>
                          <w:pStyle w:val="Style3"/>
                        </w:pPr>
                        <w:r>
                          <w:t>lsa_Report</w:t>
                        </w:r>
                      </w:p>
                    </w:txbxContent>
                  </v:textbox>
                </v:shape>
                <v:shape id="AutoShape 56" o:spid="_x0000_s1578"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79"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A33436" w:rsidRDefault="00A33436" w:rsidP="00F824D6">
                            <w:pPr>
                              <w:pStyle w:val="Style3"/>
                            </w:pPr>
                            <w:proofErr w:type="spellStart"/>
                            <w:r>
                              <w:t>tlsa_Enrollment</w:t>
                            </w:r>
                            <w:proofErr w:type="spellEnd"/>
                          </w:p>
                        </w:txbxContent>
                      </v:textbox>
                    </v:shape>
                    <v:shape id="AutoShape 462" o:spid="_x0000_s158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A33436" w:rsidRDefault="00A33436" w:rsidP="00F824D6">
                            <w:pPr>
                              <w:pStyle w:val="Style3"/>
                            </w:pPr>
                            <w:proofErr w:type="spellStart"/>
                            <w:r>
                              <w:t>tlsa_HHID</w:t>
                            </w:r>
                            <w:proofErr w:type="spellEnd"/>
                          </w:p>
                        </w:txbxContent>
                      </v:textbox>
                    </v:shape>
                  </v:group>
                  <v:shape id="AutoShape 407" o:spid="_x0000_s158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8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8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A33436" w:rsidRDefault="00A33436"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77777777" w:rsidR="00857565" w:rsidRDefault="00857565" w:rsidP="00857565">
      <w:r>
        <w:t xml:space="preserve">These counts are required in </w:t>
      </w:r>
      <w:proofErr w:type="spellStart"/>
      <w:r>
        <w:t>LSACalculated</w:t>
      </w:r>
      <w:proofErr w:type="spellEnd"/>
      <w:r>
        <w:t xml:space="preserve">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1342A918" w:rsidR="00333A77" w:rsidRPr="007F7731" w:rsidRDefault="00333A77" w:rsidP="00333A77">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sidR="003C4035">
        <w:rPr>
          <w:rFonts w:cstheme="minorHAnsi"/>
        </w:rPr>
        <w:t>tlsa</w:t>
      </w:r>
      <w:r w:rsidR="00FC65E4">
        <w:rPr>
          <w:rFonts w:cstheme="minorHAnsi"/>
        </w:rPr>
        <w:t>_HHID</w:t>
      </w:r>
      <w:proofErr w:type="spellEnd"/>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4E606A21"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333A77" w:rsidRPr="004C74F2">
              <w:rPr>
                <w:bCs w:val="0"/>
              </w:rPr>
              <w:t>HHType</w:t>
            </w:r>
            <w:proofErr w:type="spellEnd"/>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1385" w:name="_Toc37849824"/>
      <w:bookmarkStart w:id="1386" w:name="_Toc38030598"/>
      <w:r>
        <w:lastRenderedPageBreak/>
        <w:t xml:space="preserve">Get Counts of </w:t>
      </w:r>
      <w:proofErr w:type="spellStart"/>
      <w:r>
        <w:t>Bednights</w:t>
      </w:r>
      <w:proofErr w:type="spellEnd"/>
      <w:r>
        <w:t xml:space="preserve"> by </w:t>
      </w:r>
      <w:r w:rsidR="00A768D9">
        <w:t>Project Type and Household Characteristics</w:t>
      </w:r>
      <w:bookmarkEnd w:id="1385"/>
      <w:bookmarkEnd w:id="1386"/>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86"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">
                <v:shape id="AutoShape 53" o:spid="_x0000_s1587"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88"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A33436" w:rsidRDefault="00A33436" w:rsidP="00F824D6">
                        <w:pPr>
                          <w:pStyle w:val="Style3"/>
                        </w:pPr>
                        <w:r>
                          <w:t>lsa_Calculated</w:t>
                        </w:r>
                      </w:p>
                    </w:txbxContent>
                  </v:textbox>
                </v:shape>
                <v:shape id="AutoShape 390" o:spid="_x0000_s1589"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A33436" w:rsidRDefault="00A33436" w:rsidP="00F824D6">
                        <w:pPr>
                          <w:pStyle w:val="Style3"/>
                        </w:pPr>
                        <w:r>
                          <w:t>lsa_Report</w:t>
                        </w:r>
                      </w:p>
                    </w:txbxContent>
                  </v:textbox>
                </v:shape>
                <v:shape id="AutoShape 56" o:spid="_x0000_s1590"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1"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A33436" w:rsidRDefault="00A33436" w:rsidP="00F824D6">
                            <w:pPr>
                              <w:pStyle w:val="Style3"/>
                            </w:pPr>
                            <w:proofErr w:type="spellStart"/>
                            <w:r>
                              <w:t>tlsa_Enrollment</w:t>
                            </w:r>
                            <w:proofErr w:type="spellEnd"/>
                          </w:p>
                        </w:txbxContent>
                      </v:textbox>
                    </v:shape>
                    <v:shape id="AutoShape 462" o:spid="_x0000_s159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A33436" w:rsidRDefault="00A33436" w:rsidP="00F824D6">
                            <w:pPr>
                              <w:pStyle w:val="Style3"/>
                            </w:pPr>
                            <w:proofErr w:type="spellStart"/>
                            <w:r>
                              <w:t>tlsa_HHID</w:t>
                            </w:r>
                            <w:proofErr w:type="spellEnd"/>
                          </w:p>
                        </w:txbxContent>
                      </v:textbox>
                    </v:shape>
                  </v:group>
                  <v:shape id="AutoShape 407" o:spid="_x0000_s159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59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59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A33436" w:rsidRDefault="00A33436"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08656E3C"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r w:rsidR="00DB411C">
        <w:t xml:space="preserve">These counts are required in </w:t>
      </w:r>
      <w:proofErr w:type="spellStart"/>
      <w:r w:rsidR="00DB411C">
        <w:t>LSACalculated</w:t>
      </w:r>
      <w:proofErr w:type="spellEnd"/>
      <w:r w:rsidR="00DB411C">
        <w:t xml:space="preserve">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4FE757BC" w:rsidR="003C4035" w:rsidRPr="007F7731" w:rsidRDefault="003C4035" w:rsidP="003C4035">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 where </w:t>
      </w:r>
      <w:r>
        <w:rPr>
          <w:rFonts w:cstheme="minorHAnsi"/>
          <w:b/>
          <w:bCs/>
        </w:rPr>
        <w:t xml:space="preserve">Active </w:t>
      </w:r>
      <w:r>
        <w:rPr>
          <w:rFonts w:cstheme="minorHAnsi"/>
        </w:rPr>
        <w:t>= 1.</w:t>
      </w:r>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7777777"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lastRenderedPageBreak/>
              <w:t>1</w:t>
            </w:r>
          </w:p>
        </w:tc>
        <w:tc>
          <w:tcPr>
            <w:tcW w:w="2396" w:type="dxa"/>
          </w:tcPr>
          <w:p w14:paraId="578B2DD6"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1387" w:name="_Toc37849825"/>
      <w:bookmarkStart w:id="1388" w:name="_Toc38030599"/>
      <w:r>
        <w:t xml:space="preserve">Get Counts of </w:t>
      </w:r>
      <w:proofErr w:type="spellStart"/>
      <w:r>
        <w:t>Bednights</w:t>
      </w:r>
      <w:proofErr w:type="spellEnd"/>
      <w:r>
        <w:t xml:space="preserve"> by Project and Personal Characteristics</w:t>
      </w:r>
      <w:bookmarkEnd w:id="1387"/>
      <w:bookmarkEnd w:id="1388"/>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598"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">
                <v:shape id="AutoShape 65" o:spid="_x0000_s1599"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0"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A33436" w:rsidRDefault="00A33436" w:rsidP="00F824D6">
                        <w:pPr>
                          <w:pStyle w:val="Style3"/>
                        </w:pPr>
                        <w:r>
                          <w:t>lsa_Calculated</w:t>
                        </w:r>
                      </w:p>
                    </w:txbxContent>
                  </v:textbox>
                </v:shape>
                <v:shape id="AutoShape 390" o:spid="_x0000_s1601"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A33436" w:rsidRDefault="00A33436" w:rsidP="00F824D6">
                        <w:pPr>
                          <w:pStyle w:val="Style3"/>
                        </w:pPr>
                        <w:r>
                          <w:t>lsa_Report</w:t>
                        </w:r>
                      </w:p>
                    </w:txbxContent>
                  </v:textbox>
                </v:shape>
                <v:shape id="AutoShape 68" o:spid="_x0000_s1602"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3"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04"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0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A33436" w:rsidRDefault="00A33436" w:rsidP="00F824D6">
                            <w:pPr>
                              <w:pStyle w:val="Style3"/>
                            </w:pPr>
                            <w:proofErr w:type="spellStart"/>
                            <w:r>
                              <w:t>tlsa_Enrollment</w:t>
                            </w:r>
                            <w:proofErr w:type="spellEnd"/>
                          </w:p>
                        </w:txbxContent>
                      </v:textbox>
                    </v:shape>
                    <v:shape id="AutoShape 462" o:spid="_x0000_s160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A33436" w:rsidRDefault="00A33436" w:rsidP="00F824D6">
                            <w:pPr>
                              <w:pStyle w:val="Style3"/>
                            </w:pPr>
                            <w:proofErr w:type="spellStart"/>
                            <w:r>
                              <w:t>tlsa_HHID</w:t>
                            </w:r>
                            <w:proofErr w:type="spellEnd"/>
                          </w:p>
                        </w:txbxContent>
                      </v:textbox>
                    </v:shape>
                  </v:group>
                  <v:shape id="AutoShape 407" o:spid="_x0000_s1607"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08"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09"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A33436" w:rsidRDefault="00A33436" w:rsidP="00F824D6">
                          <w:pPr>
                            <w:pStyle w:val="Style3"/>
                          </w:pPr>
                          <w:r>
                            <w:t>hmis_Services</w:t>
                          </w:r>
                        </w:p>
                      </w:txbxContent>
                    </v:textbox>
                  </v:shape>
                  <v:shape id="AutoShape 76" o:spid="_x0000_s1610"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A33436" w:rsidRDefault="00A33436"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77777777" w:rsidR="00857565" w:rsidRDefault="00857565" w:rsidP="00857565">
      <w:r>
        <w:t xml:space="preserve">These counts are required in </w:t>
      </w:r>
      <w:proofErr w:type="spellStart"/>
      <w:r>
        <w:t>LSACalculated</w:t>
      </w:r>
      <w:proofErr w:type="spellEnd"/>
      <w:r>
        <w:t xml:space="preserve"> only if: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lastRenderedPageBreak/>
        <w:t xml:space="preserve">Household Type and </w:t>
      </w:r>
      <w:r w:rsidR="00B23C61">
        <w:t>Population</w:t>
      </w:r>
    </w:p>
    <w:p w14:paraId="5285D028" w14:textId="30A017D9"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1389" w:name="_Toc37849826"/>
      <w:bookmarkStart w:id="1390" w:name="_Toc38030600"/>
      <w:r>
        <w:t xml:space="preserve">Get Counts of </w:t>
      </w:r>
      <w:proofErr w:type="spellStart"/>
      <w:r>
        <w:t>Bednights</w:t>
      </w:r>
      <w:proofErr w:type="spellEnd"/>
      <w:r>
        <w:t xml:space="preserve"> by Project Type and Personal Characteristics</w:t>
      </w:r>
      <w:bookmarkEnd w:id="1389"/>
      <w:bookmarkEnd w:id="1390"/>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1"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">
                <v:shape id="AutoShape 65" o:spid="_x0000_s1612"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3"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A33436" w:rsidRDefault="00A33436" w:rsidP="00F824D6">
                        <w:pPr>
                          <w:pStyle w:val="Style3"/>
                        </w:pPr>
                        <w:r>
                          <w:t>lsa_Calculated</w:t>
                        </w:r>
                      </w:p>
                    </w:txbxContent>
                  </v:textbox>
                </v:shape>
                <v:shape id="AutoShape 390" o:spid="_x0000_s1614"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A33436" w:rsidRDefault="00A33436" w:rsidP="00F824D6">
                        <w:pPr>
                          <w:pStyle w:val="Style3"/>
                        </w:pPr>
                        <w:r>
                          <w:t>lsa_Report</w:t>
                        </w:r>
                      </w:p>
                    </w:txbxContent>
                  </v:textbox>
                </v:shape>
                <v:shape id="AutoShape 68" o:spid="_x0000_s1615"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16"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1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1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A33436" w:rsidRDefault="00A33436" w:rsidP="00F824D6">
                            <w:pPr>
                              <w:pStyle w:val="Style3"/>
                            </w:pPr>
                            <w:proofErr w:type="spellStart"/>
                            <w:r>
                              <w:t>tlsa_Enrollment</w:t>
                            </w:r>
                            <w:proofErr w:type="spellEnd"/>
                          </w:p>
                        </w:txbxContent>
                      </v:textbox>
                    </v:shape>
                    <v:shape id="AutoShape 462" o:spid="_x0000_s161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A33436" w:rsidRDefault="00A33436" w:rsidP="00F824D6">
                            <w:pPr>
                              <w:pStyle w:val="Style3"/>
                            </w:pPr>
                            <w:proofErr w:type="spellStart"/>
                            <w:r>
                              <w:t>tlsa_HHID</w:t>
                            </w:r>
                            <w:proofErr w:type="spellEnd"/>
                          </w:p>
                        </w:txbxContent>
                      </v:textbox>
                    </v:shape>
                  </v:group>
                  <v:shape id="AutoShape 407" o:spid="_x0000_s162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A33436" w:rsidRDefault="00A33436" w:rsidP="00F824D6">
                          <w:pPr>
                            <w:pStyle w:val="Style3"/>
                          </w:pPr>
                          <w:r>
                            <w:t>hmis_Services</w:t>
                          </w:r>
                        </w:p>
                      </w:txbxContent>
                    </v:textbox>
                  </v:shape>
                  <v:shape id="AutoShape 76" o:spid="_x0000_s1623"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A33436" w:rsidRDefault="00A33436"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77777777" w:rsidR="00857565" w:rsidRDefault="00857565" w:rsidP="00857565">
      <w:r>
        <w:t xml:space="preserve">These counts 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lastRenderedPageBreak/>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1BFAC813"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1391" w:name="_Toc31198840"/>
      <w:bookmarkStart w:id="1392" w:name="_Toc37849827"/>
      <w:bookmarkStart w:id="1393" w:name="_Toc38030601"/>
      <w:bookmarkEnd w:id="1391"/>
      <w:r>
        <w:t xml:space="preserve">Data Quality – </w:t>
      </w:r>
      <w:r w:rsidR="00CF1247">
        <w:t xml:space="preserve">Get Counts of </w:t>
      </w:r>
      <w:r>
        <w:t>Enrollments Active After Project Operating End Date</w:t>
      </w:r>
      <w:r w:rsidR="00DA0B37">
        <w:t xml:space="preserve"> by Project</w:t>
      </w:r>
      <w:bookmarkEnd w:id="1392"/>
      <w:bookmarkEnd w:id="1393"/>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A33436" w:rsidRDefault="00A33436"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A33436" w:rsidRDefault="00A33436"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A33436" w:rsidRDefault="00A33436"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A33436" w:rsidRDefault="00A33436"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A33436" w:rsidRDefault="00A33436"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24"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">
                <v:shape id="AutoShape 137" o:spid="_x0000_s1625"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26"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A33436" w:rsidRDefault="00A33436" w:rsidP="00686AF1">
                        <w:pPr>
                          <w:pStyle w:val="Style3"/>
                        </w:pPr>
                        <w:r>
                          <w:t>lsa_Calculated</w:t>
                        </w:r>
                      </w:p>
                    </w:txbxContent>
                  </v:textbox>
                </v:shape>
                <v:group id="Group 139" o:spid="_x0000_s1627"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28"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29"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0"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A33436" w:rsidRDefault="00A33436" w:rsidP="00FC12AA">
                          <w:pPr>
                            <w:pStyle w:val="Style3"/>
                          </w:pPr>
                          <w:r>
                            <w:t>hmis_Exit</w:t>
                          </w:r>
                        </w:p>
                      </w:txbxContent>
                    </v:textbox>
                  </v:shape>
                  <v:shape id="AutoShape 10" o:spid="_x0000_s1631"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A33436" w:rsidRDefault="00A33436" w:rsidP="00FC12AA">
                          <w:pPr>
                            <w:pStyle w:val="Style3"/>
                          </w:pPr>
                          <w:proofErr w:type="spellStart"/>
                          <w:r>
                            <w:t>tlsa_Enrollment</w:t>
                          </w:r>
                          <w:proofErr w:type="spellEnd"/>
                        </w:p>
                      </w:txbxContent>
                    </v:textbox>
                  </v:shape>
                  <v:shape id="AutoShape 13" o:spid="_x0000_s1632"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A33436" w:rsidRDefault="00A33436" w:rsidP="00FC12AA">
                          <w:pPr>
                            <w:pStyle w:val="Style3"/>
                          </w:pPr>
                          <w:r>
                            <w:t>hmis_Project</w:t>
                          </w:r>
                        </w:p>
                      </w:txbxContent>
                    </v:textbox>
                  </v:shape>
                </v:group>
                <v:shape id="AutoShape 145" o:spid="_x0000_s1633"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A33436" w:rsidRDefault="00A33436" w:rsidP="00686AF1">
                        <w:pPr>
                          <w:pStyle w:val="Style3"/>
                        </w:pPr>
                        <w:proofErr w:type="spellStart"/>
                        <w:r>
                          <w:t>tlsa_CohortDates</w:t>
                        </w:r>
                        <w:proofErr w:type="spellEnd"/>
                      </w:p>
                    </w:txbxContent>
                  </v:textbox>
                </v:shape>
                <v:shape id="AutoShape 146" o:spid="_x0000_s1634"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77777777" w:rsidR="00DE2AC2" w:rsidRDefault="00DE2AC2" w:rsidP="0088191A">
      <w:pPr>
        <w:pStyle w:val="Heading3"/>
      </w:pPr>
      <w:proofErr w:type="spellStart"/>
      <w:r w:rsidRPr="00AB2970">
        <w:t>ReportRow</w:t>
      </w:r>
      <w:proofErr w:type="spellEnd"/>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3822CCFF" w:rsidR="00DE2AC2" w:rsidRDefault="00DE2AC2" w:rsidP="00DE2AC2">
      <w:r>
        <w:rPr>
          <w:b/>
          <w:bCs/>
        </w:rPr>
        <w:t>Cohort</w:t>
      </w:r>
      <w:r>
        <w:t xml:space="preserve"> = 20 for these counts</w:t>
      </w:r>
      <w:r w:rsidR="004873DC">
        <w:t xml:space="preserve">. </w:t>
      </w:r>
      <w:r>
        <w:t xml:space="preserve">The cohort for these counts is all clients in continuum ES/SH/TH/RRH/PSH projects with enrollments active in the three years ending on </w:t>
      </w:r>
      <w:r>
        <w:rPr>
          <w:u w:val="single"/>
        </w:rPr>
        <w:t>ReportEnd</w:t>
      </w:r>
      <w:r>
        <w:t>.</w:t>
      </w:r>
    </w:p>
    <w:p w14:paraId="4EB0FAFE" w14:textId="77777777" w:rsidR="00DE2AC2" w:rsidRDefault="00DE2AC2" w:rsidP="00DE2AC2">
      <w:r>
        <w:lastRenderedPageBreak/>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77777777"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1394" w:name="_Toc37849828"/>
      <w:bookmarkStart w:id="1395"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1394"/>
      <w:bookmarkEnd w:id="1395"/>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A33436" w:rsidRDefault="00A33436"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A33436" w:rsidRDefault="00A33436"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A33436" w:rsidRDefault="00A33436"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A33436" w:rsidRDefault="00A33436"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A33436" w:rsidRDefault="00A33436"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A33436" w:rsidRDefault="00A33436"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A33436" w:rsidRDefault="00A33436"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35"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">
                <v:shape id="AutoShape 148" o:spid="_x0000_s1636"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37"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A33436" w:rsidRDefault="00A33436" w:rsidP="00506C76">
                        <w:pPr>
                          <w:pStyle w:val="Style3"/>
                        </w:pPr>
                        <w:r>
                          <w:t>lsa_Calculated</w:t>
                        </w:r>
                      </w:p>
                    </w:txbxContent>
                  </v:textbox>
                </v:shape>
                <v:shape id="AutoShape 150" o:spid="_x0000_s1638"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39"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A33436" w:rsidRDefault="00A33436" w:rsidP="00DF5517">
                        <w:pPr>
                          <w:pStyle w:val="Style3"/>
                        </w:pPr>
                        <w:r>
                          <w:t>lsa_Report</w:t>
                        </w:r>
                      </w:p>
                    </w:txbxContent>
                  </v:textbox>
                </v:shape>
                <v:group id="Group 152" o:spid="_x0000_s1640"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1"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2"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3"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A33436" w:rsidRDefault="00A33436" w:rsidP="00DF5517">
                          <w:pPr>
                            <w:pStyle w:val="Style3"/>
                          </w:pPr>
                          <w:r>
                            <w:t>hmis_Exit</w:t>
                          </w:r>
                        </w:p>
                      </w:txbxContent>
                    </v:textbox>
                  </v:shape>
                  <v:shape id="AutoShape 10" o:spid="_x0000_s1644"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A33436" w:rsidRDefault="00A33436" w:rsidP="00DF5517">
                          <w:pPr>
                            <w:pStyle w:val="Style3"/>
                          </w:pPr>
                          <w:proofErr w:type="spellStart"/>
                          <w:r>
                            <w:t>tlsa_HHID</w:t>
                          </w:r>
                          <w:proofErr w:type="spellEnd"/>
                        </w:p>
                      </w:txbxContent>
                    </v:textbox>
                  </v:shape>
                  <v:shape id="AutoShape 13" o:spid="_x0000_s1645"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A33436" w:rsidRDefault="00A33436" w:rsidP="00DF5517">
                          <w:pPr>
                            <w:pStyle w:val="Style3"/>
                          </w:pPr>
                          <w:r>
                            <w:t>hmis_Enrollment</w:t>
                          </w:r>
                        </w:p>
                      </w:txbxContent>
                    </v:textbox>
                  </v:shape>
                  <v:shape id="AutoShape 9" o:spid="_x0000_s1646"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A33436" w:rsidRDefault="00A33436" w:rsidP="00DF5517">
                          <w:pPr>
                            <w:pStyle w:val="Style3"/>
                          </w:pPr>
                          <w:r>
                            <w:t>hmis_Project</w:t>
                          </w:r>
                        </w:p>
                      </w:txbxContent>
                    </v:textbox>
                  </v:shape>
                  <v:shape id="AutoShape 9" o:spid="_x0000_s1647"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A33436" w:rsidRDefault="00A33436"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lastRenderedPageBreak/>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72660751" w:rsidR="00D705D2" w:rsidRPr="00000B20" w:rsidRDefault="00D705D2" w:rsidP="0088191A">
      <w:pPr>
        <w:pStyle w:val="Heading2"/>
      </w:pPr>
      <w:bookmarkStart w:id="1396" w:name="_Toc37849829"/>
      <w:bookmarkStart w:id="1397" w:name="_Toc38030603"/>
      <w:r>
        <w:t>Data Quality – Get Counts of Enrollments with no Enrollment CoC Record by Project</w:t>
      </w:r>
      <w:bookmarkEnd w:id="1396"/>
      <w:bookmarkEnd w:id="1397"/>
    </w:p>
    <w:p w14:paraId="507844A7" w14:textId="0C310626" w:rsidR="00EF3C8B" w:rsidRPr="00EF3C8B" w:rsidRDefault="00EF3C8B" w:rsidP="009400D2">
      <w:pPr>
        <w:jc w:val="center"/>
      </w:pPr>
      <w:r>
        <w:rPr>
          <w:rFonts w:ascii="Times New Roman" w:hAnsi="Times New Roman" w:cs="Times New Roman"/>
          <w:noProof/>
          <w:sz w:val="24"/>
          <w:szCs w:val="24"/>
        </w:rPr>
        <mc:AlternateContent>
          <mc:Choice Requires="wpg">
            <w:drawing>
              <wp:inline distT="0" distB="0" distL="0" distR="0" wp14:anchorId="20C2416A" wp14:editId="2B4A0D2A">
                <wp:extent cx="5142865" cy="2377440"/>
                <wp:effectExtent l="0" t="0" r="19685" b="2286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377440"/>
                          <a:chOff x="1113973" y="1088229"/>
                          <a:chExt cx="51426" cy="23774"/>
                        </a:xfrm>
                      </wpg:grpSpPr>
                      <wps:wsp>
                        <wps:cNvPr id="74486220" name="AutoShape 161"/>
                        <wps:cNvCnPr>
                          <a:cxnSpLocks noChangeShapeType="1"/>
                          <a:stCxn id="74486225" idx="1"/>
                          <a:endCxn id="74486221" idx="1"/>
                        </wps:cNvCnPr>
                        <wps:spPr bwMode="auto">
                          <a:xfrm>
                            <a:off x="1147573" y="1100116"/>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A33436" w:rsidRDefault="00A33436"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a:off x="1125860" y="1100116"/>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A33436" w:rsidRDefault="00A33436"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23774"/>
                            <a:chOff x="1132301" y="1088229"/>
                            <a:chExt cx="15272" cy="23774"/>
                          </a:xfrm>
                        </wpg:grpSpPr>
                        <wps:wsp>
                          <wps:cNvPr id="74486225" name="Left Bracket 244"/>
                          <wps:cNvSpPr>
                            <a:spLocks/>
                          </wps:cNvSpPr>
                          <wps:spPr bwMode="auto">
                            <a:xfrm flipH="1" flipV="1">
                              <a:off x="1145147"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7695"/>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A33436" w:rsidRDefault="00A33436"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837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A33436" w:rsidRDefault="00A33436"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77777777" w:rsidR="00A33436" w:rsidRDefault="00A33436" w:rsidP="00EF3C8B">
                                <w:pPr>
                                  <w:pStyle w:val="Style3"/>
                                </w:pPr>
                                <w:r>
                                  <w:t>hmis_Project</w:t>
                                </w:r>
                              </w:p>
                            </w:txbxContent>
                          </wps:txbx>
                          <wps:bodyPr rot="0" vert="horz" wrap="square" lIns="0" tIns="0" rIns="0" bIns="0" anchor="ctr" anchorCtr="0" upright="1">
                            <a:noAutofit/>
                          </wps:bodyPr>
                        </wps:wsp>
                        <wps:wsp>
                          <wps:cNvPr id="74486265" name="AutoShape 9"/>
                          <wps:cNvSpPr>
                            <a:spLocks noChangeArrowheads="1"/>
                          </wps:cNvSpPr>
                          <wps:spPr bwMode="auto">
                            <a:xfrm>
                              <a:off x="1133580" y="109371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D3E9B2" w14:textId="77777777" w:rsidR="00A33436" w:rsidRDefault="00A33436" w:rsidP="00EF3C8B">
                                <w:pPr>
                                  <w:pStyle w:val="Style3"/>
                                </w:pPr>
                                <w:r>
                                  <w:t>hmis_ProjectCoC</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103036"/>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A33436" w:rsidRDefault="00A33436"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48" style="width:404.95pt;height:187.2pt;mso-position-horizontal-relative:char;mso-position-vertical-relative:line" coordorigin="11139,10882" coordsize="51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">
                <v:shape id="AutoShape 161" o:spid="_x0000_s1649" type="#_x0000_t32" style="position:absolute;left:11475;top:11001;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0"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A33436" w:rsidRDefault="00A33436" w:rsidP="009400D2">
                        <w:pPr>
                          <w:pStyle w:val="Style3"/>
                        </w:pPr>
                        <w:r>
                          <w:t>lsa_Calculated</w:t>
                        </w:r>
                      </w:p>
                    </w:txbxContent>
                  </v:textbox>
                </v:shape>
                <v:shape id="AutoShape 163" o:spid="_x0000_s1651" type="#_x0000_t32" style="position:absolute;left:11258;top:11001;width: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" strokecolor="black [0]" strokeweight=".5pt">
                  <v:stroke endarrow="block"/>
                  <v:shadow color="black [0]"/>
                </v:shape>
                <v:shape id="AutoShape 13" o:spid="_x0000_s1652"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A33436" w:rsidRDefault="00A33436" w:rsidP="00EF3C8B">
                        <w:pPr>
                          <w:pStyle w:val="Style3"/>
                        </w:pPr>
                        <w:r>
                          <w:t>lsa_Report</w:t>
                        </w:r>
                      </w:p>
                    </w:txbxContent>
                  </v:textbox>
                </v:shape>
                <v:group id="Group 165" o:spid="_x0000_s1653" style="position:absolute;left:11323;top:10882;width:152;height:238" coordorigin="11323,10882" coordsize="15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54" type="#_x0000_t85" style="position:absolute;left:11451;top:10882;width:24;height:23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" fillcolor="#5b9bd5" strokecolor="black [0]" strokeweight=".5pt">
                    <v:shadow color="black [0]"/>
                    <v:textbox inset="2.88pt,2.88pt,2.88pt,2.88pt"/>
                  </v:shape>
                  <v:shape id="Left Bracket 245" o:spid="_x0000_s1655" type="#_x0000_t85" style="position:absolute;left:11323;top:10882;width:24;height:23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" fillcolor="#5b9bd5" strokecolor="black [0]" strokeweight=".5pt">
                    <v:shadow color="black [0]"/>
                    <v:textbox inset="2.88pt,2.88pt,2.88pt,2.88pt"/>
                  </v:shape>
                  <v:shape id="AutoShape 9" o:spid="_x0000_s1656" type="#_x0000_t132" style="position:absolute;left:11335;top:110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A33436" w:rsidRDefault="00A33436" w:rsidP="00EF3C8B">
                          <w:pPr>
                            <w:pStyle w:val="Style3"/>
                          </w:pPr>
                          <w:r>
                            <w:t>hmis_Exit</w:t>
                          </w:r>
                        </w:p>
                      </w:txbxContent>
                    </v:textbox>
                  </v:shape>
                  <v:shape id="AutoShape 13" o:spid="_x0000_s1657" type="#_x0000_t132" style="position:absolute;left:11335;top:1098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A33436" w:rsidRDefault="00A33436" w:rsidP="00EF3C8B">
                          <w:pPr>
                            <w:pStyle w:val="Style3"/>
                          </w:pPr>
                          <w:r>
                            <w:t>hmis_Enrollment</w:t>
                          </w:r>
                        </w:p>
                      </w:txbxContent>
                    </v:textbox>
                  </v:shape>
                  <v:shape id="AutoShape 9" o:spid="_x0000_s1658" type="#_x0000_t132" style="position:absolute;left:11335;top:1089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" fillcolor="#dfebf7" strokecolor="#5b9bd5" strokeweight=".5pt">
                    <v:shadow color="black" opacity="0" offset="0,0"/>
                    <v:textbox inset="0,0,0,0">
                      <w:txbxContent>
                        <w:p w14:paraId="5E50CCA0" w14:textId="77777777" w:rsidR="00A33436" w:rsidRDefault="00A33436" w:rsidP="00EF3C8B">
                          <w:pPr>
                            <w:pStyle w:val="Style3"/>
                          </w:pPr>
                          <w:r>
                            <w:t>hmis_Project</w:t>
                          </w:r>
                        </w:p>
                      </w:txbxContent>
                    </v:textbox>
                  </v:shape>
                  <v:shape id="AutoShape 9" o:spid="_x0000_s1659" type="#_x0000_t132" style="position:absolute;left:11335;top:1093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" fillcolor="#dfebf7" strokecolor="#5b9bd5" strokeweight=".5pt">
                    <v:shadow color="black" opacity="0" offset="0,0"/>
                    <v:textbox inset="0,0,0,0">
                      <w:txbxContent>
                        <w:p w14:paraId="56D3E9B2" w14:textId="77777777" w:rsidR="00A33436" w:rsidRDefault="00A33436" w:rsidP="00EF3C8B">
                          <w:pPr>
                            <w:pStyle w:val="Style3"/>
                          </w:pPr>
                          <w:r>
                            <w:t>hmis_ProjectCoC</w:t>
                          </w:r>
                        </w:p>
                      </w:txbxContent>
                    </v:textbox>
                  </v:shape>
                  <v:shape id="AutoShape 9" o:spid="_x0000_s1660" type="#_x0000_t132" style="position:absolute;left:11335;top:1103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A33436" w:rsidRDefault="00A33436" w:rsidP="00EF3C8B">
                          <w:pPr>
                            <w:pStyle w:val="Style3"/>
                          </w:pPr>
                          <w:r>
                            <w:t>hmis_EnrollmentCoC</w:t>
                          </w:r>
                        </w:p>
                      </w:txbxContent>
                    </v:textbox>
                  </v:shape>
                </v:group>
                <w10:anchorlock/>
              </v:group>
            </w:pict>
          </mc:Fallback>
        </mc:AlternateContent>
      </w:r>
    </w:p>
    <w:p w14:paraId="6311BC1D" w14:textId="77777777" w:rsidR="00D705D2" w:rsidRDefault="00D705D2" w:rsidP="0088191A">
      <w:pPr>
        <w:pStyle w:val="Heading3"/>
      </w:pPr>
      <w:proofErr w:type="spellStart"/>
      <w:r w:rsidRPr="00AB2970">
        <w:t>ReportRow</w:t>
      </w:r>
      <w:proofErr w:type="spellEnd"/>
      <w:r w:rsidRPr="00AB2970">
        <w:t>, Universe, and ProjectID</w:t>
      </w:r>
    </w:p>
    <w:p w14:paraId="3A6A89C4" w14:textId="0F5E73F7" w:rsidR="00D705D2" w:rsidRDefault="00D705D2" w:rsidP="00D705D2">
      <w:proofErr w:type="spellStart"/>
      <w:r>
        <w:rPr>
          <w:b/>
          <w:bCs/>
        </w:rPr>
        <w:t>ReportRow</w:t>
      </w:r>
      <w:proofErr w:type="spellEnd"/>
      <w:r>
        <w:t xml:space="preserve"> 62 counts </w:t>
      </w:r>
      <w:r>
        <w:rPr>
          <w:i/>
          <w:iCs/>
        </w:rPr>
        <w:t>HouseholdID</w:t>
      </w:r>
      <w:r>
        <w:t xml:space="preserve">s in continuum ES/SH/TH/RRH/PSH projects without a valid </w:t>
      </w:r>
      <w:proofErr w:type="spellStart"/>
      <w:r>
        <w:rPr>
          <w:i/>
          <w:iCs/>
        </w:rPr>
        <w:t>EnrollmentCoC</w:t>
      </w:r>
      <w:proofErr w:type="spellEnd"/>
      <w:r w:rsidR="004873DC">
        <w:t xml:space="preserve">. </w:t>
      </w:r>
    </w:p>
    <w:p w14:paraId="2433E6E4" w14:textId="77777777" w:rsidR="00D705D2" w:rsidRDefault="00D705D2" w:rsidP="00D705D2">
      <w:r>
        <w:t xml:space="preserve">The </w:t>
      </w:r>
      <w:r>
        <w:rPr>
          <w:b/>
          <w:bCs/>
        </w:rPr>
        <w:t>Universe</w:t>
      </w:r>
      <w:r>
        <w:t xml:space="preserve"> for project-level counts is 10.</w:t>
      </w:r>
    </w:p>
    <w:p w14:paraId="762D85A0" w14:textId="1956D572" w:rsidR="00D705D2" w:rsidRDefault="00D705D2" w:rsidP="00D705D2">
      <w:r>
        <w:t xml:space="preserve">These counts are grouped by </w:t>
      </w:r>
      <w:r>
        <w:rPr>
          <w:b/>
          <w:bCs/>
          <w:i/>
          <w:iCs/>
        </w:rPr>
        <w:t>ProjectID</w:t>
      </w:r>
      <w:r>
        <w:t xml:space="preserve">; they are limited to </w:t>
      </w:r>
      <w:proofErr w:type="spellStart"/>
      <w:r>
        <w:rPr>
          <w:i/>
          <w:iCs/>
        </w:rPr>
        <w:t>ProjectID</w:t>
      </w:r>
      <w:r>
        <w:t>s</w:t>
      </w:r>
      <w:proofErr w:type="spellEnd"/>
      <w:r>
        <w:t xml:space="preserve"> listed in Project.csv</w:t>
      </w:r>
      <w:r w:rsidR="004873DC">
        <w:t xml:space="preserve">. </w:t>
      </w:r>
    </w:p>
    <w:p w14:paraId="4B6C524C" w14:textId="77777777" w:rsidR="00D705D2" w:rsidRDefault="00D705D2" w:rsidP="0088191A">
      <w:pPr>
        <w:pStyle w:val="Heading3"/>
      </w:pPr>
      <w:r w:rsidRPr="00AB2970">
        <w:lastRenderedPageBreak/>
        <w:t>Cohort</w:t>
      </w:r>
    </w:p>
    <w:p w14:paraId="159DFB2A" w14:textId="7829743B" w:rsidR="00D705D2" w:rsidRDefault="00D705D2" w:rsidP="00D705D2">
      <w:r>
        <w:rPr>
          <w:b/>
          <w:bCs/>
        </w:rPr>
        <w:t>Cohort</w:t>
      </w:r>
      <w:r>
        <w:t xml:space="preserve"> = 1 for these counts – they are limited to household enrollments active in the report period</w:t>
      </w:r>
      <w:r w:rsidR="004873DC">
        <w:t xml:space="preserve">. </w:t>
      </w:r>
      <w:r>
        <w:t xml:space="preserve">However, they do not include any </w:t>
      </w:r>
      <w:r w:rsidRPr="003C4035">
        <w:rPr>
          <w:b/>
          <w:bCs/>
        </w:rPr>
        <w:t>HouseholdID</w:t>
      </w:r>
      <w:r>
        <w:t xml:space="preserve"> in </w:t>
      </w:r>
      <w:proofErr w:type="spellStart"/>
      <w:r w:rsidR="003C4035">
        <w:t>tlsa</w:t>
      </w:r>
      <w:r>
        <w:t>_Enrollment</w:t>
      </w:r>
      <w:proofErr w:type="spellEnd"/>
      <w:r>
        <w:t xml:space="preserve"> – they are counting enrollments that may have been excluded from the LSA erroneously because of missing </w:t>
      </w:r>
      <w:r>
        <w:rPr>
          <w:i/>
          <w:iCs/>
        </w:rPr>
        <w:t>3.16 Client Location</w:t>
      </w:r>
      <w:r>
        <w:t xml:space="preserve"> data</w:t>
      </w:r>
      <w:r w:rsidR="004873DC">
        <w:t xml:space="preserve">. </w:t>
      </w:r>
    </w:p>
    <w:p w14:paraId="68B92DA8" w14:textId="77777777" w:rsidR="00D705D2" w:rsidRDefault="00D705D2" w:rsidP="0088191A">
      <w:pPr>
        <w:pStyle w:val="Heading3"/>
      </w:pPr>
      <w:r w:rsidRPr="00AB2970">
        <w:t>Household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77777777" w:rsidR="00D705D2" w:rsidRDefault="00D705D2" w:rsidP="00D705D2">
      <w:r>
        <w:rPr>
          <w:b/>
          <w:bCs/>
        </w:rPr>
        <w:t>Value</w:t>
      </w:r>
      <w:r>
        <w:t xml:space="preserve"> = a count of distinct </w:t>
      </w:r>
      <w:r>
        <w:rPr>
          <w:i/>
          <w:iCs/>
        </w:rPr>
        <w:t>HouseholdID</w:t>
      </w:r>
      <w:r>
        <w:t>s in hmis_Enrollment where:</w:t>
      </w:r>
    </w:p>
    <w:p w14:paraId="0C2DB013" w14:textId="4A4EC66B" w:rsidR="00D705D2" w:rsidRDefault="00D705D2" w:rsidP="00046859">
      <w:pPr>
        <w:pStyle w:val="ListParagraph"/>
        <w:numPr>
          <w:ilvl w:val="0"/>
          <w:numId w:val="43"/>
        </w:numPr>
        <w:rPr>
          <w:rFonts w:ascii="Calibri" w:hAnsi="Calibri" w:cs="Calibri"/>
        </w:rPr>
      </w:pPr>
      <w:r>
        <w:rPr>
          <w:rFonts w:ascii="Calibri" w:hAnsi="Calibri" w:cs="Calibri"/>
          <w:i/>
          <w:iCs/>
        </w:rPr>
        <w:t>ProjectID</w:t>
      </w:r>
      <w:r>
        <w:rPr>
          <w:rFonts w:ascii="Calibri" w:hAnsi="Calibri" w:cs="Calibri"/>
        </w:rPr>
        <w:t xml:space="preserve"> </w:t>
      </w:r>
      <w:r w:rsidR="003C4035">
        <w:rPr>
          <w:rFonts w:ascii="Calibri" w:hAnsi="Calibri" w:cs="Calibri"/>
        </w:rPr>
        <w:t xml:space="preserve">= </w:t>
      </w:r>
      <w:proofErr w:type="spellStart"/>
      <w:r w:rsidR="003C4035">
        <w:rPr>
          <w:rFonts w:ascii="Calibri" w:hAnsi="Calibri" w:cs="Calibri"/>
        </w:rPr>
        <w:t>lsa_Project.</w:t>
      </w:r>
      <w:r w:rsidR="003C4035" w:rsidRPr="003C4035">
        <w:rPr>
          <w:rFonts w:ascii="Calibri" w:hAnsi="Calibri" w:cs="Calibri"/>
          <w:b/>
          <w:bCs/>
        </w:rPr>
        <w:t>ProjectID</w:t>
      </w:r>
      <w:proofErr w:type="spellEnd"/>
      <w:r w:rsidR="003C4035">
        <w:rPr>
          <w:rFonts w:ascii="Calibri" w:hAnsi="Calibri" w:cs="Calibri"/>
        </w:rPr>
        <w:t xml:space="preserve"> and </w:t>
      </w:r>
      <w:r>
        <w:rPr>
          <w:rFonts w:ascii="Calibri" w:hAnsi="Calibri" w:cs="Calibri"/>
          <w:i/>
          <w:iCs/>
        </w:rPr>
        <w:t>ProjectType</w:t>
      </w:r>
      <w:r>
        <w:rPr>
          <w:rFonts w:ascii="Calibri" w:hAnsi="Calibri" w:cs="Calibri"/>
        </w:rPr>
        <w:t xml:space="preserve"> is not in (9,10):</w:t>
      </w:r>
    </w:p>
    <w:p w14:paraId="1B1641F0" w14:textId="62A41B8F" w:rsidR="00D705D2" w:rsidRDefault="00D705D2" w:rsidP="00046859">
      <w:pPr>
        <w:pStyle w:val="ListParagraph"/>
        <w:numPr>
          <w:ilvl w:val="0"/>
          <w:numId w:val="43"/>
        </w:numPr>
        <w:rPr>
          <w:rFonts w:ascii="Calibri" w:hAnsi="Calibri" w:cs="Calibri"/>
        </w:rPr>
      </w:pPr>
      <w:r>
        <w:rPr>
          <w:rFonts w:ascii="Calibri" w:hAnsi="Calibri" w:cs="Calibri"/>
          <w:i/>
          <w:iCs/>
        </w:rPr>
        <w:t>EntryDate</w:t>
      </w:r>
      <w:r>
        <w:rPr>
          <w:rFonts w:ascii="Calibri" w:hAnsi="Calibri" w:cs="Calibri"/>
        </w:rPr>
        <w:t xml:space="preserve"> &lt;= </w:t>
      </w:r>
      <w:r>
        <w:rPr>
          <w:rFonts w:ascii="Calibri" w:hAnsi="Calibri" w:cs="Calibri"/>
          <w:u w:val="single"/>
        </w:rPr>
        <w:t>ReportEnd</w:t>
      </w:r>
    </w:p>
    <w:p w14:paraId="3FEC5CDE" w14:textId="1FD35A59" w:rsidR="00D705D2" w:rsidRDefault="00D705D2" w:rsidP="00046859">
      <w:pPr>
        <w:pStyle w:val="ListParagraph"/>
        <w:numPr>
          <w:ilvl w:val="0"/>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or </w:t>
      </w:r>
    </w:p>
    <w:p w14:paraId="69B391D4" w14:textId="77777777" w:rsidR="00D705D2" w:rsidRDefault="00D705D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8EE6269" w14:textId="77777777" w:rsidR="00D705D2" w:rsidRDefault="00D705D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5C421B4D" w14:textId="7CF06AA7" w:rsidR="00D705D2" w:rsidRDefault="00D705D2" w:rsidP="00046859">
      <w:pPr>
        <w:pStyle w:val="ListParagraph"/>
        <w:numPr>
          <w:ilvl w:val="0"/>
          <w:numId w:val="43"/>
        </w:numPr>
        <w:rPr>
          <w:rFonts w:ascii="Calibri" w:hAnsi="Calibri" w:cs="Calibri"/>
          <w:u w:val="single"/>
        </w:rPr>
      </w:pPr>
      <w:r>
        <w:rPr>
          <w:rFonts w:ascii="Calibri" w:hAnsi="Calibri" w:cs="Calibri"/>
        </w:rPr>
        <w:t xml:space="preserve">There is no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u w:val="single"/>
        </w:rPr>
        <w:t>ReportCoC</w:t>
      </w:r>
      <w:r>
        <w:rPr>
          <w:rFonts w:ascii="Calibri" w:hAnsi="Calibri" w:cs="Calibri"/>
        </w:rPr>
        <w:t xml:space="preserve"> is not </w:t>
      </w:r>
      <w:r w:rsidR="00143E83">
        <w:rPr>
          <w:rFonts w:ascii="Calibri" w:hAnsi="Calibri" w:cs="Calibri"/>
        </w:rPr>
        <w:t>NULL</w:t>
      </w:r>
    </w:p>
    <w:p w14:paraId="6F1E4BE9" w14:textId="77777777" w:rsidR="00D705D2" w:rsidRPr="00AB2970" w:rsidRDefault="00D705D2" w:rsidP="0088191A">
      <w:pPr>
        <w:pStyle w:val="Heading3"/>
      </w:pPr>
      <w:r w:rsidRPr="00AB2970">
        <w:t xml:space="preserve">Population and </w:t>
      </w:r>
      <w:proofErr w:type="spellStart"/>
      <w:r w:rsidRPr="00AB2970">
        <w:t>SystemPath</w:t>
      </w:r>
      <w:proofErr w:type="spellEnd"/>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proofErr w:type="spellStart"/>
      <w:r>
        <w:rPr>
          <w:b/>
          <w:bCs/>
        </w:rPr>
        <w:t>SystemPath</w:t>
      </w:r>
      <w:proofErr w:type="spellEnd"/>
      <w:r>
        <w:t xml:space="preserve"> is always -1.</w:t>
      </w:r>
    </w:p>
    <w:p w14:paraId="4B385E16" w14:textId="77777777" w:rsidR="007C0D7B" w:rsidRDefault="007C0D7B" w:rsidP="007C0D7B">
      <w:pPr>
        <w:pStyle w:val="Heading2"/>
      </w:pPr>
      <w:bookmarkStart w:id="1398" w:name="_HMIS_Business_Logic:"/>
      <w:bookmarkStart w:id="1399" w:name="_Toc37849830"/>
      <w:bookmarkStart w:id="1400" w:name="_Toc38030604"/>
      <w:bookmarkEnd w:id="1398"/>
      <w:proofErr w:type="spellStart"/>
      <w:r>
        <w:t>LSACalculated</w:t>
      </w:r>
      <w:bookmarkEnd w:id="1399"/>
      <w:bookmarkEnd w:id="1400"/>
      <w:proofErr w:type="spellEnd"/>
    </w:p>
    <w:p w14:paraId="4C7E45C3" w14:textId="46EDA2FE"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046859">
      <w:pPr>
        <w:pStyle w:val="ListParagraph"/>
        <w:numPr>
          <w:ilvl w:val="0"/>
          <w:numId w:val="12"/>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046859">
      <w:pPr>
        <w:pStyle w:val="ListParagraph"/>
        <w:numPr>
          <w:ilvl w:val="0"/>
          <w:numId w:val="12"/>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bookmarkStart w:id="1401" w:name="_HMIS_Business_Logic:_4"/>
    <w:bookmarkStart w:id="1402" w:name="_Toc37849831"/>
    <w:bookmarkStart w:id="1403" w:name="_Toc38030605"/>
    <w:bookmarkEnd w:id="1401"/>
    <w:p w14:paraId="1EDCFB18" w14:textId="786F3DA3" w:rsidR="00F25CD0" w:rsidRDefault="00E5008A" w:rsidP="0088191A">
      <w:pPr>
        <w:pStyle w:val="Heading1"/>
      </w:pPr>
      <w:r>
        <w:rPr>
          <w:noProof/>
        </w:rPr>
        <w:lastRenderedPageBreak/>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61"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HvG&#10;dwpIAgAAjgQAAA4AAAAAAAAAAAAAAAAALgIAAGRycy9lMm9Eb2MueG1sUEsBAi0AFAAGAAgAAAAh&#10;ABQYbbnhAAAACQEAAA8AAAAAAAAAAAAAAAAAogQAAGRycy9kb3ducmV2LnhtbFBLBQYAAAAABAAE&#10;APMAAACwBQAAAAA=&#10;" filled="f" strokeweight=".5pt">
                <v:textbo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1402"/>
      <w:bookmarkEnd w:id="1403"/>
      <w:proofErr w:type="spellEnd"/>
    </w:p>
    <w:p w14:paraId="408EA906" w14:textId="61AFB04E" w:rsidR="007242D3" w:rsidRDefault="007242D3" w:rsidP="007242D3">
      <w:pPr>
        <w:pStyle w:val="Heading2"/>
      </w:pPr>
      <w:bookmarkStart w:id="1404" w:name="_Toc37849832"/>
      <w:bookmarkStart w:id="1405" w:name="_Toc38030606"/>
      <w:r>
        <w:t>Get HMIS Enrollments Active in the Three-Year Data Quality Report Period</w:t>
      </w:r>
      <w:bookmarkEnd w:id="1404"/>
      <w:bookmarkEnd w:id="1405"/>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A33436" w:rsidRDefault="00A33436"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A33436" w:rsidRDefault="00A33436"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A33436" w:rsidRDefault="00A33436"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A33436" w:rsidRDefault="00A33436"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A33436" w:rsidRDefault="00A33436"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A33436" w:rsidRDefault="00A33436"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A33436" w:rsidRDefault="00A33436"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62"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E4KuWpjBQAA&#10;0iEAAA4AAAAAAAAAAAAAAAAALgIAAGRycy9lMm9Eb2MueG1sUEsBAi0AFAAGAAgAAAAhACVAGd/e&#10;AAAABQEAAA8AAAAAAAAAAAAAAAAAvQcAAGRycy9kb3ducmV2LnhtbFBLBQYAAAAABAAEAPMAAADI&#10;CAAAAAA=&#10;">
                <v:shape id="Left Bracket 4" o:spid="_x0000_s1663"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64"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65"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66"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67"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A33436" w:rsidRDefault="00A33436" w:rsidP="00BC0469">
                        <w:pPr>
                          <w:pStyle w:val="Style3"/>
                        </w:pPr>
                        <w:proofErr w:type="spellStart"/>
                        <w:r>
                          <w:t>dq_Enrollment</w:t>
                        </w:r>
                        <w:proofErr w:type="spellEnd"/>
                      </w:p>
                    </w:txbxContent>
                  </v:textbox>
                </v:shape>
                <v:shape id="AutoShape 9" o:spid="_x0000_s1668"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A33436" w:rsidRDefault="00A33436" w:rsidP="00BC0469">
                        <w:pPr>
                          <w:pStyle w:val="Style3"/>
                        </w:pPr>
                        <w:r>
                          <w:t>hmis_Exit</w:t>
                        </w:r>
                      </w:p>
                    </w:txbxContent>
                  </v:textbox>
                </v:shape>
                <v:shape id="AutoShape 10" o:spid="_x0000_s1669"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A33436" w:rsidRDefault="00A33436" w:rsidP="00BC0469">
                        <w:pPr>
                          <w:pStyle w:val="Style3"/>
                        </w:pPr>
                        <w:r>
                          <w:t>hmis_EnrollmentCoC</w:t>
                        </w:r>
                      </w:p>
                    </w:txbxContent>
                  </v:textbox>
                </v:shape>
                <v:shape id="AutoShape 11" o:spid="_x0000_s1670"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A33436" w:rsidRDefault="00A33436" w:rsidP="00BC0469">
                        <w:pPr>
                          <w:pStyle w:val="Style3"/>
                        </w:pPr>
                        <w:r>
                          <w:t>hmis_Enrollment</w:t>
                        </w:r>
                      </w:p>
                    </w:txbxContent>
                  </v:textbox>
                </v:shape>
                <v:shape id="AutoShape 12" o:spid="_x0000_s1671"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A33436" w:rsidRDefault="00A33436" w:rsidP="00BC0469">
                        <w:pPr>
                          <w:pStyle w:val="Style3"/>
                        </w:pPr>
                        <w:r>
                          <w:t>hmis_Services</w:t>
                        </w:r>
                      </w:p>
                    </w:txbxContent>
                  </v:textbox>
                </v:shape>
                <v:shape id="AutoShape 13" o:spid="_x0000_s1672"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A33436" w:rsidRDefault="00A33436" w:rsidP="00BC0469">
                        <w:pPr>
                          <w:pStyle w:val="Style3"/>
                        </w:pPr>
                        <w:r>
                          <w:t>hmis_Project</w:t>
                        </w:r>
                      </w:p>
                    </w:txbxContent>
                  </v:textbox>
                </v:shape>
                <v:shape id="Flowchart: Internal Storage 20" o:spid="_x0000_s1673"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A33436" w:rsidRDefault="00A33436"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14:paraId="259DD752" w14:textId="77777777" w:rsidTr="00BC0469">
        <w:trPr>
          <w:cantSplit/>
          <w:trHeight w:val="216"/>
        </w:trPr>
        <w:tc>
          <w:tcPr>
            <w:tcW w:w="9355" w:type="dxa"/>
          </w:tcPr>
          <w:p w14:paraId="7E6FE47F" w14:textId="77777777" w:rsidR="007242D3" w:rsidRPr="00C032F4" w:rsidRDefault="007242D3" w:rsidP="00BC0469">
            <w:pPr>
              <w:pStyle w:val="NoSpacing"/>
            </w:pPr>
            <w:r w:rsidRPr="00C032F4">
              <w:t>OperatingEndDate</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lastRenderedPageBreak/>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91300B7"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046859">
      <w:pPr>
        <w:pStyle w:val="ListParagraph"/>
        <w:numPr>
          <w:ilvl w:val="0"/>
          <w:numId w:val="36"/>
        </w:numPr>
      </w:pPr>
      <w:r>
        <w:t xml:space="preserve">There is a record for the </w:t>
      </w:r>
      <w:r w:rsidRPr="00DE4A2E">
        <w:rPr>
          <w:b/>
          <w:bCs/>
        </w:rPr>
        <w:t>ProjectID</w:t>
      </w:r>
      <w:r>
        <w:t xml:space="preserve"> in lsa_Project; and</w:t>
      </w:r>
    </w:p>
    <w:p w14:paraId="3A7764BA" w14:textId="2286AE1F" w:rsidR="003B32CD" w:rsidRPr="002F0D32" w:rsidRDefault="003B32CD" w:rsidP="00046859">
      <w:pPr>
        <w:pStyle w:val="ListParagraph"/>
        <w:numPr>
          <w:ilvl w:val="0"/>
          <w:numId w:val="36"/>
        </w:numPr>
      </w:pPr>
      <w:proofErr w:type="spellStart"/>
      <w:r>
        <w:t>tlsa_CohortDates.</w:t>
      </w:r>
      <w:r w:rsidRPr="003B32CD">
        <w:rPr>
          <w:b/>
          <w:bCs/>
        </w:rPr>
        <w:t>Cohort</w:t>
      </w:r>
      <w:proofErr w:type="spellEnd"/>
      <w:r>
        <w:t xml:space="preserve"> = 20</w:t>
      </w:r>
    </w:p>
    <w:p w14:paraId="3F904F78" w14:textId="4DCF5CEA" w:rsidR="003B32CD" w:rsidRDefault="003B32CD" w:rsidP="00046859">
      <w:pPr>
        <w:pStyle w:val="ListParagraph"/>
        <w:numPr>
          <w:ilvl w:val="0"/>
          <w:numId w:val="36"/>
        </w:numPr>
      </w:pPr>
      <w:r>
        <w:rPr>
          <w:b/>
          <w:bCs/>
        </w:rPr>
        <w:t>EntryDate</w:t>
      </w:r>
      <w:r>
        <w:t xml:space="preserve"> &lt;= </w:t>
      </w:r>
      <w:proofErr w:type="spellStart"/>
      <w:r w:rsidRPr="003B32CD">
        <w:rPr>
          <w:b/>
          <w:bCs/>
        </w:rPr>
        <w:t>CohortEnd</w:t>
      </w:r>
      <w:proofErr w:type="spellEnd"/>
    </w:p>
    <w:p w14:paraId="1E45800B" w14:textId="7331783B" w:rsidR="003B32CD" w:rsidRPr="007B5290" w:rsidRDefault="003B32CD" w:rsidP="00046859">
      <w:pPr>
        <w:pStyle w:val="ListParagraph"/>
        <w:numPr>
          <w:ilvl w:val="0"/>
          <w:numId w:val="36"/>
        </w:numPr>
        <w:rPr>
          <w:u w:val="single"/>
        </w:rPr>
      </w:pPr>
      <w:r w:rsidRPr="00DE4A2E">
        <w:rPr>
          <w:b/>
          <w:bCs/>
        </w:rPr>
        <w:t>ExitDate</w:t>
      </w:r>
      <w:r>
        <w:t xml:space="preserve"> is </w:t>
      </w:r>
      <w:r w:rsidR="00143E83">
        <w:t>NULL</w:t>
      </w:r>
      <w:r>
        <w:t xml:space="preserve"> or</w:t>
      </w:r>
      <w:r>
        <w:rPr>
          <w:i/>
          <w:iCs/>
        </w:rPr>
        <w:t xml:space="preserve"> </w:t>
      </w:r>
      <w:r w:rsidRPr="00DE4A2E">
        <w:rPr>
          <w:b/>
          <w:bCs/>
        </w:rPr>
        <w:t>ExitDate</w:t>
      </w:r>
      <w:r>
        <w:t xml:space="preserve"> &gt;= </w:t>
      </w:r>
      <w:proofErr w:type="spellStart"/>
      <w:r w:rsidRPr="003B32CD">
        <w:rPr>
          <w:b/>
          <w:bCs/>
        </w:rPr>
        <w:t>CohortStart</w:t>
      </w:r>
      <w:proofErr w:type="spellEnd"/>
      <w:r>
        <w:t xml:space="preserve"> </w:t>
      </w:r>
    </w:p>
    <w:p w14:paraId="6B4DEA7A" w14:textId="7D7F0605" w:rsidR="003B32CD" w:rsidRPr="00DE4A2E" w:rsidRDefault="003B32CD" w:rsidP="00046859">
      <w:pPr>
        <w:pStyle w:val="ListParagraph"/>
        <w:numPr>
          <w:ilvl w:val="0"/>
          <w:numId w:val="36"/>
        </w:numPr>
        <w:rPr>
          <w:u w:val="single"/>
        </w:rPr>
      </w:pPr>
      <w:proofErr w:type="spellStart"/>
      <w:r>
        <w:t>hmis_EnrollmentCoC.</w:t>
      </w:r>
      <w:r w:rsidRPr="003D6740">
        <w:rPr>
          <w:i/>
          <w:iCs/>
        </w:rPr>
        <w:t>CoCCode</w:t>
      </w:r>
      <w:proofErr w:type="spellEnd"/>
      <w:r>
        <w:t xml:space="preserve"> = </w:t>
      </w:r>
      <w:r w:rsidRPr="003D6740">
        <w:rPr>
          <w:u w:val="single"/>
        </w:rPr>
        <w:t xml:space="preserve">ReportCoC </w:t>
      </w:r>
      <w:r>
        <w:rPr>
          <w:u w:val="single"/>
        </w:rPr>
        <w:t xml:space="preserve">for </w:t>
      </w:r>
      <w:r>
        <w:t xml:space="preserve">the 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lastRenderedPageBreak/>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3F8BDB3" w14:textId="77777777"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046859">
      <w:pPr>
        <w:pStyle w:val="ListParagraph"/>
        <w:numPr>
          <w:ilvl w:val="0"/>
          <w:numId w:val="13"/>
        </w:numPr>
      </w:pPr>
      <w:proofErr w:type="gramStart"/>
      <w:r>
        <w:t>Length(</w:t>
      </w:r>
      <w:proofErr w:type="gramEnd"/>
      <w:r w:rsidRPr="00E46DCB">
        <w:rPr>
          <w:i/>
        </w:rPr>
        <w:t>SSN</w:t>
      </w:r>
      <w:r>
        <w:t>) &lt;&gt; 9; or</w:t>
      </w:r>
    </w:p>
    <w:p w14:paraId="02D7E199" w14:textId="2B266350" w:rsidR="00BC0469" w:rsidRDefault="00BC0469" w:rsidP="00046859">
      <w:pPr>
        <w:pStyle w:val="ListParagraph"/>
        <w:numPr>
          <w:ilvl w:val="0"/>
          <w:numId w:val="13"/>
        </w:numPr>
      </w:pPr>
      <w:r w:rsidRPr="00E46DCB">
        <w:rPr>
          <w:i/>
        </w:rPr>
        <w:t>SSN</w:t>
      </w:r>
      <w:r>
        <w:t xml:space="preserve"> is </w:t>
      </w:r>
      <w:r w:rsidR="00143E83">
        <w:t>NULL</w:t>
      </w:r>
      <w:r>
        <w:t xml:space="preserve"> or set to system default; or</w:t>
      </w:r>
    </w:p>
    <w:p w14:paraId="2EF65BD0" w14:textId="77777777" w:rsidR="00BC0469" w:rsidRDefault="00BC0469" w:rsidP="00046859">
      <w:pPr>
        <w:pStyle w:val="ListParagraph"/>
        <w:numPr>
          <w:ilvl w:val="0"/>
          <w:numId w:val="13"/>
        </w:numPr>
      </w:pPr>
      <w:r w:rsidRPr="00E46DCB">
        <w:rPr>
          <w:i/>
        </w:rPr>
        <w:t>SSN</w:t>
      </w:r>
      <w:r>
        <w:t xml:space="preserve"> begins with ‘000’, ‘666’, or ‘9’; or</w:t>
      </w:r>
    </w:p>
    <w:p w14:paraId="3C2CFB01" w14:textId="3564C835" w:rsidR="00BC0469" w:rsidRDefault="00BC0469" w:rsidP="00046859">
      <w:pPr>
        <w:pStyle w:val="ListParagraph"/>
        <w:numPr>
          <w:ilvl w:val="0"/>
          <w:numId w:val="13"/>
        </w:numPr>
      </w:pPr>
      <w:r w:rsidRPr="00E46DCB">
        <w:rPr>
          <w:i/>
        </w:rPr>
        <w:t>SSN</w:t>
      </w:r>
      <w:r>
        <w:t xml:space="preserve"> middle 2 digits are ‘00’ (e.g</w:t>
      </w:r>
      <w:r w:rsidR="004873DC">
        <w:t xml:space="preserve">. </w:t>
      </w:r>
      <w:r>
        <w:t>999-00-9999); or</w:t>
      </w:r>
    </w:p>
    <w:p w14:paraId="24A627F0" w14:textId="77777777" w:rsidR="00BC0469" w:rsidRDefault="00BC0469" w:rsidP="00046859">
      <w:pPr>
        <w:pStyle w:val="ListParagraph"/>
        <w:numPr>
          <w:ilvl w:val="0"/>
          <w:numId w:val="13"/>
        </w:numPr>
      </w:pPr>
      <w:r w:rsidRPr="00E46DCB">
        <w:rPr>
          <w:i/>
        </w:rPr>
        <w:t>SSN</w:t>
      </w:r>
      <w:r>
        <w:t xml:space="preserve"> last 4 digits are ‘0000’; or</w:t>
      </w:r>
    </w:p>
    <w:p w14:paraId="1556DC1C" w14:textId="77777777" w:rsidR="00BC0469" w:rsidRDefault="00BC0469" w:rsidP="00046859">
      <w:pPr>
        <w:pStyle w:val="ListParagraph"/>
        <w:numPr>
          <w:ilvl w:val="0"/>
          <w:numId w:val="13"/>
        </w:numPr>
      </w:pPr>
      <w:r w:rsidRPr="00E46DCB">
        <w:rPr>
          <w:i/>
        </w:rPr>
        <w:t>SSN</w:t>
      </w:r>
      <w:r>
        <w:t xml:space="preserve"> contains any character other than 0-9; or</w:t>
      </w:r>
    </w:p>
    <w:p w14:paraId="4046E14F" w14:textId="77777777" w:rsidR="00BC0469" w:rsidRPr="000D3DC5" w:rsidRDefault="00BC0469" w:rsidP="00046859">
      <w:pPr>
        <w:pStyle w:val="ListParagraph"/>
        <w:numPr>
          <w:ilvl w:val="0"/>
          <w:numId w:val="13"/>
        </w:numPr>
      </w:pPr>
      <w:r w:rsidRPr="00E46DCB">
        <w:rPr>
          <w:i/>
        </w:rPr>
        <w:t>SSN</w:t>
      </w:r>
      <w:r>
        <w:t xml:space="preserve"> in ('111111111',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406" w:name="_Toc37849833"/>
      <w:bookmarkStart w:id="1407" w:name="_Toc38030607"/>
      <w:r>
        <w:t>Set LSAReport Data Quality Values</w:t>
      </w:r>
      <w:bookmarkEnd w:id="1406"/>
      <w:r w:rsidR="00D05131">
        <w:t xml:space="preserve"> </w:t>
      </w:r>
      <w:bookmarkEnd w:id="1407"/>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proofErr w:type="spellStart"/>
      <w:r>
        <w:t>NoCoC</w:t>
      </w:r>
      <w:proofErr w:type="spellEnd"/>
    </w:p>
    <w:p w14:paraId="35A76013" w14:textId="48B982EC" w:rsidR="00D05131" w:rsidRDefault="00D05131" w:rsidP="00D05131">
      <w:r>
        <w:t xml:space="preserve">A count of distinct </w:t>
      </w:r>
      <w:r w:rsidRPr="006018B9">
        <w:rPr>
          <w:i/>
        </w:rPr>
        <w:t>EnrollmentID</w:t>
      </w:r>
      <w:r>
        <w:t xml:space="preserve">s in hmis_Enrollment </w:t>
      </w:r>
      <w:r w:rsidR="00C24F02">
        <w:t xml:space="preserve">active in the DQ cohort period </w:t>
      </w:r>
      <w:r>
        <w:t xml:space="preserve">for continuum projects that operate in the </w:t>
      </w:r>
      <w:r>
        <w:rPr>
          <w:u w:val="single"/>
        </w:rPr>
        <w:t>ReportCoC</w:t>
      </w:r>
      <w:r w:rsidRPr="006018B9">
        <w:t xml:space="preserve"> </w:t>
      </w:r>
      <w:r>
        <w:t xml:space="preserve">where there is no value for </w:t>
      </w:r>
      <w:proofErr w:type="spellStart"/>
      <w:r w:rsidRPr="006018B9">
        <w:rPr>
          <w:i/>
        </w:rPr>
        <w:t>EnrollmentCoC</w:t>
      </w:r>
      <w:proofErr w:type="spellEnd"/>
      <w:r w:rsidR="004873DC">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lastRenderedPageBreak/>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77777777" w:rsidR="00D05131" w:rsidRDefault="00D05131" w:rsidP="003F2061">
            <w:pPr>
              <w:pStyle w:val="NoSpacing"/>
            </w:pPr>
            <w:r>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77777777" w:rsidR="00D05131" w:rsidRPr="006018B9" w:rsidRDefault="00D05131" w:rsidP="003F2061">
            <w:pPr>
              <w:pStyle w:val="NoSpacing"/>
              <w:rPr>
                <w:u w:val="single"/>
              </w:rPr>
            </w:pPr>
            <w:r>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D05131" w14:paraId="37D67335" w14:textId="77777777" w:rsidTr="003F2061">
        <w:trPr>
          <w:cantSplit/>
          <w:trHeight w:val="216"/>
        </w:trPr>
        <w:tc>
          <w:tcPr>
            <w:tcW w:w="3235" w:type="dxa"/>
          </w:tcPr>
          <w:p w14:paraId="6F189BD7" w14:textId="77777777" w:rsidR="00D05131" w:rsidRPr="00956E23" w:rsidRDefault="00D05131" w:rsidP="003F2061">
            <w:pPr>
              <w:pStyle w:val="NoSpacing"/>
            </w:pPr>
            <w:r w:rsidRPr="00956E23">
              <w:t>CoCCode</w:t>
            </w:r>
          </w:p>
        </w:tc>
        <w:tc>
          <w:tcPr>
            <w:tcW w:w="6115" w:type="dxa"/>
          </w:tcPr>
          <w:p w14:paraId="1E1F74F4" w14:textId="340F3850" w:rsidR="00D05131" w:rsidRDefault="00D05131" w:rsidP="003F2061">
            <w:pPr>
              <w:pStyle w:val="NoSpacing"/>
            </w:pPr>
            <w:r>
              <w:t xml:space="preserve">is </w:t>
            </w:r>
            <w:r w:rsidR="00143E83">
              <w:t>NULL</w:t>
            </w:r>
          </w:p>
        </w:tc>
      </w:tr>
    </w:tbl>
    <w:p w14:paraId="79189732" w14:textId="77777777"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D05131" w:rsidRPr="00C24F02" w14:paraId="65A1532E" w14:textId="77777777" w:rsidTr="00171172">
        <w:trPr>
          <w:cantSplit/>
          <w:trHeight w:val="216"/>
        </w:trPr>
        <w:tc>
          <w:tcPr>
            <w:tcW w:w="2335" w:type="dxa"/>
            <w:shd w:val="clear" w:color="auto" w:fill="EEECE1" w:themeFill="background2"/>
          </w:tcPr>
          <w:p w14:paraId="0E12903E" w14:textId="77777777" w:rsidR="00D05131" w:rsidRPr="00C24F02" w:rsidRDefault="00D05131" w:rsidP="003F2061">
            <w:pPr>
              <w:pStyle w:val="NoSpacing"/>
              <w:rPr>
                <w:b/>
                <w:bCs/>
              </w:rPr>
            </w:pPr>
            <w:r w:rsidRPr="00C24F02">
              <w:rPr>
                <w:b/>
                <w:bCs/>
              </w:rPr>
              <w:t>hmis_Client</w:t>
            </w:r>
          </w:p>
        </w:tc>
        <w:tc>
          <w:tcPr>
            <w:tcW w:w="7015" w:type="dxa"/>
            <w:shd w:val="clear" w:color="auto" w:fill="EEECE1" w:themeFill="background2"/>
          </w:tcPr>
          <w:p w14:paraId="79344754" w14:textId="77777777" w:rsidR="00D05131" w:rsidRPr="00C24F02" w:rsidRDefault="00D05131" w:rsidP="003F2061">
            <w:pPr>
              <w:pStyle w:val="NoSpacing"/>
              <w:rPr>
                <w:b/>
                <w:bCs/>
              </w:rPr>
            </w:pPr>
            <w:r w:rsidRPr="00C24F02">
              <w:rPr>
                <w:b/>
                <w:bCs/>
              </w:rPr>
              <w:t>Condition</w:t>
            </w:r>
          </w:p>
        </w:tc>
      </w:tr>
      <w:tr w:rsidR="005F050C" w:rsidRPr="005F050C" w14:paraId="316416E1" w14:textId="77777777" w:rsidTr="00171172">
        <w:trPr>
          <w:cantSplit/>
          <w:trHeight w:val="216"/>
        </w:trPr>
        <w:tc>
          <w:tcPr>
            <w:tcW w:w="2335" w:type="dxa"/>
            <w:shd w:val="clear" w:color="auto" w:fill="auto"/>
          </w:tcPr>
          <w:p w14:paraId="3F564A09" w14:textId="424B17CB" w:rsidR="005F050C" w:rsidRPr="00171172" w:rsidRDefault="005F050C" w:rsidP="003F2061">
            <w:pPr>
              <w:pStyle w:val="NoSpacing"/>
            </w:pPr>
            <w:r>
              <w:t>PersonalID</w:t>
            </w:r>
          </w:p>
        </w:tc>
        <w:tc>
          <w:tcPr>
            <w:tcW w:w="7015" w:type="dxa"/>
            <w:shd w:val="clear" w:color="auto" w:fill="auto"/>
          </w:tcPr>
          <w:p w14:paraId="6C631D33" w14:textId="6F92B397" w:rsidR="005F050C" w:rsidRPr="00171172" w:rsidRDefault="005F050C" w:rsidP="003F2061">
            <w:pPr>
              <w:pStyle w:val="NoSpacing"/>
            </w:pPr>
            <w:r>
              <w:t xml:space="preserve">In </w:t>
            </w:r>
            <w:proofErr w:type="spellStart"/>
            <w:r>
              <w:t>dq_Enrollment</w:t>
            </w:r>
            <w:proofErr w:type="spellEnd"/>
          </w:p>
        </w:tc>
      </w:tr>
      <w:tr w:rsidR="00D05131" w14:paraId="7FC586BF" w14:textId="77777777" w:rsidTr="00171172">
        <w:trPr>
          <w:cantSplit/>
          <w:trHeight w:val="216"/>
        </w:trPr>
        <w:tc>
          <w:tcPr>
            <w:tcW w:w="2335" w:type="dxa"/>
          </w:tcPr>
          <w:p w14:paraId="7900FAAD" w14:textId="77777777" w:rsidR="00D05131" w:rsidRPr="00C24F02" w:rsidRDefault="00D05131" w:rsidP="003F2061">
            <w:pPr>
              <w:pStyle w:val="NoSpacing"/>
              <w:rPr>
                <w:iCs/>
              </w:rPr>
            </w:pPr>
            <w:proofErr w:type="spellStart"/>
            <w:r w:rsidRPr="00C24F02">
              <w:rPr>
                <w:rFonts w:cs="Open Sans"/>
                <w:iCs/>
              </w:rPr>
              <w:t>SSNDataQuality</w:t>
            </w:r>
            <w:proofErr w:type="spellEnd"/>
          </w:p>
        </w:tc>
        <w:tc>
          <w:tcPr>
            <w:tcW w:w="7015" w:type="dxa"/>
          </w:tcPr>
          <w:p w14:paraId="359DBF6D" w14:textId="77777777" w:rsidR="00D05131" w:rsidRDefault="00D05131" w:rsidP="003F2061">
            <w:pPr>
              <w:pStyle w:val="NoSpacing"/>
            </w:pPr>
            <w:r>
              <w:t>in (8,9)</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408" w:name="_Hlk37406231"/>
            <w:proofErr w:type="spellStart"/>
            <w:r w:rsidRPr="002A38F0">
              <w:rPr>
                <w:b/>
                <w:bCs/>
                <w:color w:val="000000" w:themeColor="text1"/>
              </w:rPr>
              <w:lastRenderedPageBreak/>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77777777" w:rsidR="00D05131" w:rsidRDefault="00D05131" w:rsidP="003F2061">
            <w:pPr>
              <w:pStyle w:val="NoSpacing"/>
            </w:pPr>
            <w:r>
              <w:t>0</w:t>
            </w:r>
          </w:p>
        </w:tc>
      </w:tr>
      <w:tr w:rsidR="00D05131" w14:paraId="6A5358FE" w14:textId="77777777" w:rsidTr="00741942">
        <w:trPr>
          <w:cantSplit/>
          <w:trHeight w:val="216"/>
        </w:trPr>
        <w:tc>
          <w:tcPr>
            <w:tcW w:w="2335" w:type="dxa"/>
            <w:shd w:val="clear" w:color="auto" w:fill="EEECE1" w:themeFill="background2"/>
          </w:tcPr>
          <w:p w14:paraId="2B88150C" w14:textId="77777777" w:rsidR="00D05131" w:rsidRPr="00A43FB2" w:rsidRDefault="00D05131" w:rsidP="003F2061">
            <w:pPr>
              <w:pStyle w:val="NoSpacing"/>
              <w:rPr>
                <w:b/>
                <w:bCs/>
              </w:rPr>
            </w:pPr>
            <w:r w:rsidRPr="00171172">
              <w:rPr>
                <w:b/>
                <w:bCs/>
              </w:rPr>
              <w:t>hmis_Client</w:t>
            </w:r>
          </w:p>
        </w:tc>
        <w:tc>
          <w:tcPr>
            <w:tcW w:w="7015" w:type="dxa"/>
            <w:shd w:val="clear" w:color="auto" w:fill="EEECE1" w:themeFill="background2"/>
          </w:tcPr>
          <w:p w14:paraId="1E9C396A" w14:textId="77777777" w:rsidR="00D05131" w:rsidRDefault="00D05131" w:rsidP="003F2061">
            <w:pPr>
              <w:pStyle w:val="NoSpacing"/>
            </w:pPr>
            <w:r w:rsidRPr="00056D05">
              <w:rPr>
                <w:b/>
              </w:rPr>
              <w:t>Condition</w:t>
            </w:r>
          </w:p>
        </w:tc>
      </w:tr>
      <w:tr w:rsidR="00A43FB2" w14:paraId="7F5A388C" w14:textId="77777777" w:rsidTr="00171172">
        <w:trPr>
          <w:cantSplit/>
          <w:trHeight w:val="216"/>
        </w:trPr>
        <w:tc>
          <w:tcPr>
            <w:tcW w:w="2335" w:type="dxa"/>
            <w:shd w:val="clear" w:color="auto" w:fill="auto"/>
          </w:tcPr>
          <w:p w14:paraId="26120685" w14:textId="51BB75B1" w:rsidR="00A43FB2" w:rsidRPr="00A43FB2" w:rsidRDefault="00A43FB2" w:rsidP="003F2061">
            <w:pPr>
              <w:pStyle w:val="NoSpacing"/>
            </w:pPr>
            <w:r>
              <w:t>PersonalID</w:t>
            </w:r>
          </w:p>
        </w:tc>
        <w:tc>
          <w:tcPr>
            <w:tcW w:w="7015" w:type="dxa"/>
            <w:shd w:val="clear" w:color="auto" w:fill="auto"/>
          </w:tcPr>
          <w:p w14:paraId="1C90F02A" w14:textId="2D68B85E" w:rsidR="00A43FB2" w:rsidRPr="00171172" w:rsidRDefault="00A43FB2" w:rsidP="003F2061">
            <w:pPr>
              <w:pStyle w:val="NoSpacing"/>
            </w:pPr>
            <w:r>
              <w:t xml:space="preserve">In </w:t>
            </w:r>
            <w:proofErr w:type="spellStart"/>
            <w:r>
              <w:t>dq_Enrollment</w:t>
            </w:r>
            <w:proofErr w:type="spellEnd"/>
          </w:p>
        </w:tc>
      </w:tr>
      <w:tr w:rsidR="00D05131" w14:paraId="02D52872" w14:textId="77777777" w:rsidTr="003F2061">
        <w:trPr>
          <w:cantSplit/>
          <w:trHeight w:val="216"/>
        </w:trPr>
        <w:tc>
          <w:tcPr>
            <w:tcW w:w="2335" w:type="dxa"/>
          </w:tcPr>
          <w:p w14:paraId="1A89FF0A" w14:textId="77777777" w:rsidR="00D05131" w:rsidRPr="00574D3C" w:rsidRDefault="00D05131" w:rsidP="003F2061">
            <w:pPr>
              <w:pStyle w:val="NoSpacing"/>
              <w:rPr>
                <w:i/>
              </w:rPr>
            </w:pPr>
            <w:proofErr w:type="spellStart"/>
            <w:r>
              <w:rPr>
                <w:rFonts w:cs="Open Sans"/>
                <w:i/>
              </w:rPr>
              <w:t>SSNDataQuality</w:t>
            </w:r>
            <w:proofErr w:type="spellEnd"/>
          </w:p>
        </w:tc>
        <w:tc>
          <w:tcPr>
            <w:tcW w:w="7015" w:type="dxa"/>
          </w:tcPr>
          <w:p w14:paraId="3B09D24A" w14:textId="0521FE2A" w:rsidR="00D05131" w:rsidRDefault="00D05131" w:rsidP="003F2061">
            <w:pPr>
              <w:pStyle w:val="NoSpacing"/>
            </w:pPr>
            <w:r>
              <w:t xml:space="preserve">NOT in (8,9) or is </w:t>
            </w:r>
            <w:r w:rsidR="00143E83">
              <w:t>NULL</w:t>
            </w:r>
          </w:p>
        </w:tc>
      </w:tr>
    </w:tbl>
    <w:bookmarkEnd w:id="1408"/>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lastRenderedPageBreak/>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ins w:id="1409" w:author="Molly McEvilley" w:date="2020-05-28T09:24:00Z">
              <w:r w:rsidR="00446C0F">
                <w:t>,33,</w:t>
              </w:r>
              <w:r w:rsidR="00581AC7">
                <w:t>34</w:t>
              </w:r>
            </w:ins>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lastRenderedPageBreak/>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77777777" w:rsidR="002D61ED" w:rsidRPr="00956E23" w:rsidRDefault="002D61ED" w:rsidP="00F6016E">
            <w:pPr>
              <w:pStyle w:val="NoSpacing"/>
              <w:rPr>
                <w:iCs/>
              </w:rPr>
            </w:pPr>
            <w:r w:rsidRPr="00956E23">
              <w:rPr>
                <w:iCs/>
              </w:rPr>
              <w:t>in (98,99)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410"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410"/>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lastRenderedPageBreak/>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25645BA5" w:rsidR="00601EDE" w:rsidRPr="00956E23" w:rsidRDefault="00601EDE" w:rsidP="00F6016E">
            <w:pPr>
              <w:pStyle w:val="NoSpacing"/>
              <w:rPr>
                <w:iCs/>
              </w:rPr>
            </w:pPr>
            <w:r w:rsidRPr="00956E23">
              <w:rPr>
                <w:rFonts w:cs="Open Sans"/>
                <w:iCs/>
              </w:rPr>
              <w:t>in (4,5,6,7,15,</w:t>
            </w:r>
            <w:del w:id="1411" w:author="Molly McEvilley" w:date="2020-06-04T10:22:00Z">
              <w:r w:rsidRPr="00956E23" w:rsidDel="00553FEB">
                <w:rPr>
                  <w:rFonts w:cs="Open Sans"/>
                  <w:iCs/>
                </w:rPr>
                <w:delText>24</w:delText>
              </w:r>
            </w:del>
            <w:commentRangeStart w:id="1412"/>
            <w:ins w:id="1413" w:author="Molly McEvilley" w:date="2020-06-04T10:22:00Z">
              <w:r w:rsidR="00553FEB">
                <w:rPr>
                  <w:rFonts w:cs="Open Sans"/>
                  <w:iCs/>
                </w:rPr>
                <w:t>25</w:t>
              </w:r>
            </w:ins>
            <w:commentRangeEnd w:id="1412"/>
            <w:ins w:id="1414" w:author="Molly McEvilley" w:date="2020-06-04T10:23:00Z">
              <w:r w:rsidR="00B02E15">
                <w:rPr>
                  <w:rStyle w:val="CommentReference"/>
                  <w:rFonts w:eastAsiaTheme="minorHAnsi"/>
                </w:rPr>
                <w:commentReference w:id="1412"/>
              </w:r>
            </w:ins>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196FCB80" w:rsidR="00F94485" w:rsidRPr="00956E23" w:rsidRDefault="00F94485">
            <w:pPr>
              <w:pStyle w:val="NoSpacing"/>
              <w:rPr>
                <w:rFonts w:ascii="Calibri" w:hAnsi="Calibri" w:cs="Calibri"/>
              </w:rPr>
            </w:pPr>
            <w:r w:rsidRPr="00956E23">
              <w:rPr>
                <w:rFonts w:ascii="Calibri" w:hAnsi="Calibri" w:cs="Calibri"/>
              </w:rPr>
              <w:t>in (4,5,6,7,15,</w:t>
            </w:r>
            <w:commentRangeStart w:id="1415"/>
            <w:del w:id="1416" w:author="Molly McEvilley" w:date="2020-06-04T10:22:00Z">
              <w:r w:rsidRPr="00956E23" w:rsidDel="00553FEB">
                <w:rPr>
                  <w:rFonts w:ascii="Calibri" w:hAnsi="Calibri" w:cs="Calibri"/>
                </w:rPr>
                <w:delText>24</w:delText>
              </w:r>
            </w:del>
            <w:ins w:id="1417" w:author="Molly McEvilley" w:date="2020-06-04T10:22:00Z">
              <w:r w:rsidR="00553FEB">
                <w:rPr>
                  <w:rFonts w:ascii="Calibri" w:hAnsi="Calibri" w:cs="Calibri"/>
                </w:rPr>
                <w:t>25</w:t>
              </w:r>
            </w:ins>
            <w:commentRangeEnd w:id="1415"/>
            <w:ins w:id="1418" w:author="Molly McEvilley" w:date="2020-06-04T10:23:00Z">
              <w:r w:rsidR="00B02E15">
                <w:rPr>
                  <w:rStyle w:val="CommentReference"/>
                  <w:rFonts w:eastAsiaTheme="minorHAnsi"/>
                </w:rPr>
                <w:commentReference w:id="1415"/>
              </w:r>
            </w:ins>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lastRenderedPageBreak/>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4754BDD" w:rsidR="000C1F5E" w:rsidRDefault="000C1F5E" w:rsidP="000C1F5E">
            <w:pPr>
              <w:pStyle w:val="NoSpacing"/>
              <w:rPr>
                <w:rFonts w:ascii="Calibri" w:hAnsi="Calibri" w:cs="Calibri"/>
              </w:rPr>
            </w:pPr>
            <w:r>
              <w:rPr>
                <w:rFonts w:ascii="Calibri" w:hAnsi="Calibri" w:cs="Calibri"/>
              </w:rPr>
              <w:t>in (4,5,6,7,15,</w:t>
            </w:r>
            <w:commentRangeStart w:id="1419"/>
            <w:del w:id="1420" w:author="Molly McEvilley" w:date="2020-06-04T10:22:00Z">
              <w:r w:rsidDel="00553FEB">
                <w:rPr>
                  <w:rFonts w:ascii="Calibri" w:hAnsi="Calibri" w:cs="Calibri"/>
                </w:rPr>
                <w:delText>24</w:delText>
              </w:r>
            </w:del>
            <w:ins w:id="1421" w:author="Molly McEvilley" w:date="2020-06-04T10:22:00Z">
              <w:r w:rsidR="00553FEB">
                <w:rPr>
                  <w:rFonts w:ascii="Calibri" w:hAnsi="Calibri" w:cs="Calibri"/>
                </w:rPr>
                <w:t>25</w:t>
              </w:r>
            </w:ins>
            <w:commentRangeEnd w:id="1419"/>
            <w:ins w:id="1422" w:author="Molly McEvilley" w:date="2020-06-04T10:23:00Z">
              <w:r w:rsidR="00BB494E">
                <w:rPr>
                  <w:rStyle w:val="CommentReference"/>
                  <w:rFonts w:eastAsiaTheme="minorHAnsi"/>
                </w:rPr>
                <w:commentReference w:id="1419"/>
              </w:r>
            </w:ins>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974782" w:rsidDel="006F3FCA" w14:paraId="579FFF29" w14:textId="5A4BF438" w:rsidTr="00C34F4A">
        <w:trPr>
          <w:trHeight w:val="216"/>
          <w:del w:id="1423" w:author="Molly McEvilley" w:date="2020-05-14T09:11:00Z"/>
        </w:trPr>
        <w:tc>
          <w:tcPr>
            <w:tcW w:w="2065" w:type="dxa"/>
          </w:tcPr>
          <w:p w14:paraId="147AEBC2" w14:textId="7D57F961" w:rsidR="00974782" w:rsidDel="006F3FCA" w:rsidRDefault="00974782" w:rsidP="00C34F4A">
            <w:pPr>
              <w:pStyle w:val="NoSpacing"/>
              <w:rPr>
                <w:del w:id="1424" w:author="Molly McEvilley" w:date="2020-05-14T09:11:00Z"/>
                <w:iCs/>
              </w:rPr>
            </w:pPr>
            <w:commentRangeStart w:id="1425"/>
            <w:del w:id="1426" w:author="Molly McEvilley" w:date="2020-05-14T09:11:00Z">
              <w:r w:rsidDel="006F3FCA">
                <w:rPr>
                  <w:iCs/>
                </w:rPr>
                <w:delText xml:space="preserve">Status1/Status3 </w:delText>
              </w:r>
            </w:del>
            <w:commentRangeEnd w:id="1425"/>
            <w:r w:rsidR="00923C65">
              <w:rPr>
                <w:rStyle w:val="CommentReference"/>
                <w:rFonts w:eastAsiaTheme="minorHAnsi"/>
              </w:rPr>
              <w:commentReference w:id="1425"/>
            </w:r>
          </w:p>
        </w:tc>
        <w:tc>
          <w:tcPr>
            <w:tcW w:w="7290" w:type="dxa"/>
          </w:tcPr>
          <w:p w14:paraId="4AB3325D" w14:textId="2F9DF850" w:rsidR="00974782" w:rsidDel="006F3FCA" w:rsidRDefault="00974782" w:rsidP="00C34F4A">
            <w:pPr>
              <w:pStyle w:val="NoSpacing"/>
              <w:rPr>
                <w:del w:id="1427" w:author="Molly McEvilley" w:date="2020-05-14T09:11:00Z"/>
              </w:rPr>
            </w:pPr>
            <w:del w:id="1428" w:author="Molly McEvilley" w:date="2020-05-14T09:11:00Z">
              <w:r w:rsidDel="006F3FCA">
                <w:delText>Is not NULL</w:delText>
              </w:r>
            </w:del>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ins w:id="1429" w:author="Molly McEvilley" w:date="2020-05-14T09:14:00Z"/>
                <w:rFonts w:cstheme="minorHAnsi"/>
                <w:u w:val="single"/>
              </w:rPr>
            </w:pPr>
            <w:commentRangeStart w:id="1430"/>
            <w:ins w:id="1431" w:author="Molly McEvilley" w:date="2020-05-14T09:14:00Z">
              <w:r w:rsidRPr="001978EB">
                <w:rPr>
                  <w:b/>
                  <w:bCs/>
                </w:rPr>
                <w:t>Destination1</w:t>
              </w:r>
            </w:ins>
            <w:commentRangeEnd w:id="1430"/>
            <w:ins w:id="1432" w:author="Molly McEvilley" w:date="2020-05-14T10:02:00Z">
              <w:r w:rsidR="00A5110F">
                <w:rPr>
                  <w:rStyle w:val="CommentReference"/>
                  <w:rFonts w:eastAsiaTheme="minorHAnsi"/>
                </w:rPr>
                <w:commentReference w:id="1430"/>
              </w:r>
            </w:ins>
            <w:ins w:id="1433" w:author="Molly McEvilley" w:date="2020-05-14T09:14:00Z">
              <w:r>
                <w:t xml:space="preserve">: </w:t>
              </w:r>
            </w:ins>
            <w:ins w:id="1434" w:author="Molly McEvilley" w:date="2020-05-14T09:20:00Z">
              <w:r w:rsidR="00A5673F">
                <w:t>&gt;</w:t>
              </w:r>
            </w:ins>
            <w:ins w:id="1435" w:author="Molly McEvilley" w:date="2020-05-14T09:14:00Z">
              <w:r>
                <w:rPr>
                  <w:b/>
                  <w:bCs/>
                </w:rPr>
                <w:t xml:space="preserve"> </w:t>
              </w:r>
              <w:r w:rsidRPr="00A6067F">
                <w:rPr>
                  <w:rFonts w:cstheme="minorHAnsi"/>
                  <w:u w:val="single"/>
                </w:rPr>
                <w:t>ReportStart</w:t>
              </w:r>
              <w:r w:rsidRPr="00A6067F">
                <w:rPr>
                  <w:rFonts w:cstheme="minorHAnsi"/>
                </w:rPr>
                <w:t xml:space="preserve"> </w:t>
              </w:r>
            </w:ins>
          </w:p>
          <w:p w14:paraId="5D08E6B1" w14:textId="29B5EA4D" w:rsidR="00046859" w:rsidRDefault="00FA207A" w:rsidP="00FA207A">
            <w:pPr>
              <w:pStyle w:val="NoSpacing"/>
            </w:pPr>
            <w:ins w:id="1436" w:author="Molly McEvilley" w:date="2020-05-14T09:14:00Z">
              <w:r>
                <w:rPr>
                  <w:b/>
                  <w:bCs/>
                </w:rPr>
                <w:t>Destination3</w:t>
              </w:r>
              <w:r w:rsidRPr="001978EB">
                <w:t>:  is not NULL</w:t>
              </w:r>
            </w:ins>
            <w:del w:id="1437" w:author="Molly McEvilley" w:date="2020-05-14T09:14:00Z">
              <w:r w:rsidR="00046859" w:rsidRPr="00956E23" w:rsidDel="00FA207A">
                <w:delText>Between</w:delText>
              </w:r>
              <w:r w:rsidR="00046859" w:rsidDel="00FA207A">
                <w:rPr>
                  <w:b/>
                  <w:bCs/>
                </w:rPr>
                <w:delText xml:space="preserve"> </w:delText>
              </w:r>
              <w:r w:rsidR="00046859" w:rsidRPr="00A6067F" w:rsidDel="00FA207A">
                <w:rPr>
                  <w:rFonts w:cstheme="minorHAnsi"/>
                  <w:u w:val="single"/>
                </w:rPr>
                <w:delText>ReportStart</w:delText>
              </w:r>
              <w:r w:rsidR="00046859" w:rsidRPr="00A6067F" w:rsidDel="00FA207A">
                <w:rPr>
                  <w:rFonts w:cstheme="minorHAnsi"/>
                </w:rPr>
                <w:delText xml:space="preserve"> and </w:delText>
              </w:r>
              <w:r w:rsidR="00046859" w:rsidRPr="00046859" w:rsidDel="00FA207A">
                <w:rPr>
                  <w:rFonts w:cstheme="minorHAnsi"/>
                  <w:u w:val="single"/>
                </w:rPr>
                <w:delText>ReportEnd</w:delText>
              </w:r>
            </w:del>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3994E501" w14:textId="390612A4" w:rsidR="003432D7" w:rsidRPr="00A6067F" w:rsidDel="00195C83" w:rsidRDefault="00956E23" w:rsidP="003432D7">
      <w:pPr>
        <w:rPr>
          <w:del w:id="1438" w:author="Molly McEvilley" w:date="2020-05-14T09:15:00Z"/>
          <w:rFonts w:cstheme="minorHAnsi"/>
        </w:rPr>
      </w:pPr>
      <w:del w:id="1439" w:author="Molly McEvilley" w:date="2020-05-14T09:15:00Z">
        <w:r w:rsidDel="00195C83">
          <w:delText>And:</w:delText>
        </w:r>
      </w:del>
    </w:p>
    <w:tbl>
      <w:tblPr>
        <w:tblStyle w:val="TableGrid"/>
        <w:tblW w:w="0" w:type="auto"/>
        <w:tblLook w:val="04A0" w:firstRow="1" w:lastRow="0" w:firstColumn="1" w:lastColumn="0" w:noHBand="0" w:noVBand="1"/>
      </w:tblPr>
      <w:tblGrid>
        <w:gridCol w:w="3235"/>
        <w:gridCol w:w="6115"/>
      </w:tblGrid>
      <w:tr w:rsidR="003432D7" w:rsidRPr="00956E23" w:rsidDel="00195C83" w14:paraId="36A38BA6" w14:textId="29F9A66A" w:rsidTr="00956E23">
        <w:trPr>
          <w:trHeight w:val="216"/>
          <w:del w:id="1440" w:author="Molly McEvilley" w:date="2020-05-14T09:15:00Z"/>
        </w:trPr>
        <w:tc>
          <w:tcPr>
            <w:tcW w:w="3235" w:type="dxa"/>
            <w:shd w:val="clear" w:color="auto" w:fill="EEECE1" w:themeFill="background2"/>
          </w:tcPr>
          <w:p w14:paraId="16A5EB66" w14:textId="324E13F0" w:rsidR="003432D7" w:rsidRPr="00956E23" w:rsidDel="00195C83" w:rsidRDefault="003432D7" w:rsidP="00F6016E">
            <w:pPr>
              <w:pStyle w:val="NoSpacing"/>
              <w:rPr>
                <w:del w:id="1441" w:author="Molly McEvilley" w:date="2020-05-14T09:15:00Z"/>
                <w:b/>
                <w:bCs/>
              </w:rPr>
            </w:pPr>
            <w:del w:id="1442" w:author="Molly McEvilley" w:date="2020-05-14T09:15:00Z">
              <w:r w:rsidRPr="00956E23" w:rsidDel="00195C83">
                <w:rPr>
                  <w:b/>
                  <w:bCs/>
                </w:rPr>
                <w:delText>hmis_Exit</w:delText>
              </w:r>
            </w:del>
          </w:p>
        </w:tc>
        <w:tc>
          <w:tcPr>
            <w:tcW w:w="6115" w:type="dxa"/>
            <w:shd w:val="clear" w:color="auto" w:fill="EEECE1" w:themeFill="background2"/>
          </w:tcPr>
          <w:p w14:paraId="764455FC" w14:textId="06BA090B" w:rsidR="003432D7" w:rsidRPr="00956E23" w:rsidDel="00195C83" w:rsidRDefault="00056D05" w:rsidP="00F6016E">
            <w:pPr>
              <w:pStyle w:val="NoSpacing"/>
              <w:rPr>
                <w:del w:id="1443" w:author="Molly McEvilley" w:date="2020-05-14T09:15:00Z"/>
                <w:b/>
                <w:bCs/>
              </w:rPr>
            </w:pPr>
            <w:del w:id="1444" w:author="Molly McEvilley" w:date="2020-05-14T09:15:00Z">
              <w:r w:rsidRPr="00956E23" w:rsidDel="00195C83">
                <w:rPr>
                  <w:b/>
                  <w:bCs/>
                </w:rPr>
                <w:delText>Condition</w:delText>
              </w:r>
            </w:del>
          </w:p>
        </w:tc>
      </w:tr>
      <w:tr w:rsidR="00956E23" w:rsidRPr="00956E23" w:rsidDel="00195C83" w14:paraId="4A89F1B9" w14:textId="761A8B98" w:rsidTr="00956E23">
        <w:trPr>
          <w:trHeight w:val="216"/>
          <w:del w:id="1445" w:author="Molly McEvilley" w:date="2020-05-14T09:15:00Z"/>
        </w:trPr>
        <w:tc>
          <w:tcPr>
            <w:tcW w:w="3235" w:type="dxa"/>
            <w:shd w:val="clear" w:color="auto" w:fill="auto"/>
          </w:tcPr>
          <w:p w14:paraId="46A11DC4" w14:textId="57402749" w:rsidR="00956E23" w:rsidRPr="00956E23" w:rsidDel="00195C83" w:rsidRDefault="00956E23" w:rsidP="00F6016E">
            <w:pPr>
              <w:pStyle w:val="NoSpacing"/>
              <w:rPr>
                <w:del w:id="1446" w:author="Molly McEvilley" w:date="2020-05-14T09:15:00Z"/>
              </w:rPr>
            </w:pPr>
            <w:del w:id="1447" w:author="Molly McEvilley" w:date="2020-05-14T09:15:00Z">
              <w:r w:rsidRPr="00956E23" w:rsidDel="00195C83">
                <w:delText>ExitDate</w:delText>
              </w:r>
            </w:del>
          </w:p>
        </w:tc>
        <w:tc>
          <w:tcPr>
            <w:tcW w:w="6115" w:type="dxa"/>
            <w:shd w:val="clear" w:color="auto" w:fill="auto"/>
          </w:tcPr>
          <w:p w14:paraId="2DFFD48D" w14:textId="53301175" w:rsidR="00947C0F" w:rsidRPr="00956E23" w:rsidDel="00195C83" w:rsidRDefault="00956E23" w:rsidP="00F6016E">
            <w:pPr>
              <w:pStyle w:val="NoSpacing"/>
              <w:rPr>
                <w:del w:id="1448" w:author="Molly McEvilley" w:date="2020-05-14T09:15:00Z"/>
                <w:b/>
                <w:bCs/>
              </w:rPr>
            </w:pPr>
            <w:del w:id="1449" w:author="Molly McEvilley" w:date="2020-05-14T09:14:00Z">
              <w:r w:rsidRPr="00956E23" w:rsidDel="00FA207A">
                <w:delText>Between</w:delText>
              </w:r>
              <w:r w:rsidDel="00FA207A">
                <w:rPr>
                  <w:b/>
                  <w:bCs/>
                </w:rPr>
                <w:delText xml:space="preserve"> </w:delText>
              </w:r>
              <w:r w:rsidRPr="00A6067F" w:rsidDel="00FA207A">
                <w:rPr>
                  <w:rFonts w:cstheme="minorHAnsi"/>
                  <w:u w:val="single"/>
                </w:rPr>
                <w:delText>ReportStart</w:delText>
              </w:r>
              <w:r w:rsidRPr="00A6067F" w:rsidDel="00FA207A">
                <w:rPr>
                  <w:rFonts w:cstheme="minorHAnsi"/>
                </w:rPr>
                <w:delText xml:space="preserve"> and </w:delText>
              </w:r>
            </w:del>
            <w:del w:id="1450" w:author="Molly McEvilley" w:date="2020-05-14T09:10:00Z">
              <w:r w:rsidRPr="00A6067F" w:rsidDel="00947C0F">
                <w:rPr>
                  <w:rFonts w:cstheme="minorHAnsi"/>
                  <w:u w:val="single"/>
                </w:rPr>
                <w:delText>ReportEnd</w:delText>
              </w:r>
            </w:del>
          </w:p>
        </w:tc>
      </w:tr>
      <w:tr w:rsidR="003432D7" w:rsidDel="00195C83" w14:paraId="39787F6D" w14:textId="218A8BC9" w:rsidTr="00F6016E">
        <w:trPr>
          <w:trHeight w:val="216"/>
          <w:del w:id="1451" w:author="Molly McEvilley" w:date="2020-05-14T09:15:00Z"/>
        </w:trPr>
        <w:tc>
          <w:tcPr>
            <w:tcW w:w="3235" w:type="dxa"/>
          </w:tcPr>
          <w:p w14:paraId="3B3136BF" w14:textId="4D6A626F" w:rsidR="003432D7" w:rsidRPr="00956E23" w:rsidDel="00195C83" w:rsidRDefault="003432D7" w:rsidP="00A005D8">
            <w:pPr>
              <w:pStyle w:val="NoSpacing"/>
              <w:rPr>
                <w:del w:id="1452" w:author="Molly McEvilley" w:date="2020-05-14T09:15:00Z"/>
                <w:iCs/>
              </w:rPr>
            </w:pPr>
            <w:del w:id="1453" w:author="Molly McEvilley" w:date="2020-05-14T09:15:00Z">
              <w:r w:rsidRPr="00956E23" w:rsidDel="00195C83">
                <w:rPr>
                  <w:iCs/>
                </w:rPr>
                <w:delText>Destination</w:delText>
              </w:r>
            </w:del>
          </w:p>
        </w:tc>
        <w:tc>
          <w:tcPr>
            <w:tcW w:w="6115" w:type="dxa"/>
          </w:tcPr>
          <w:p w14:paraId="6A0E1640" w14:textId="5DEB28D6" w:rsidR="003432D7" w:rsidDel="00195C83" w:rsidRDefault="003432D7" w:rsidP="00F6016E">
            <w:pPr>
              <w:pStyle w:val="NoSpacing"/>
              <w:rPr>
                <w:del w:id="1454" w:author="Molly McEvilley" w:date="2020-05-14T09:15:00Z"/>
              </w:rPr>
            </w:pPr>
            <w:del w:id="1455" w:author="Molly McEvilley" w:date="2020-05-14T09:15:00Z">
              <w:r w:rsidDel="00195C83">
                <w:delText>in (8,9,17,30,99)</w:delText>
              </w:r>
              <w:r w:rsidR="00956E23" w:rsidDel="00195C83">
                <w:delText xml:space="preserve"> or is </w:delText>
              </w:r>
              <w:r w:rsidR="00143E83" w:rsidDel="00195C83">
                <w:delText>NULL</w:delText>
              </w:r>
            </w:del>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456" w:name="_Toc37973636"/>
      <w:bookmarkStart w:id="1457" w:name="_Toc37974189"/>
      <w:bookmarkStart w:id="1458" w:name="_Toc37974740"/>
      <w:bookmarkStart w:id="1459" w:name="_Toc37975228"/>
      <w:bookmarkStart w:id="1460" w:name="_Set_LSAReport_ReportDate"/>
      <w:bookmarkStart w:id="1461" w:name="_Toc37849834"/>
      <w:bookmarkStart w:id="1462" w:name="_Toc38030608"/>
      <w:bookmarkEnd w:id="1456"/>
      <w:bookmarkEnd w:id="1457"/>
      <w:bookmarkEnd w:id="1458"/>
      <w:bookmarkEnd w:id="1459"/>
      <w:bookmarkEnd w:id="1460"/>
      <w:r>
        <w:lastRenderedPageBreak/>
        <w:t>Set LSARe</w:t>
      </w:r>
      <w:r w:rsidR="001D44E7">
        <w:t xml:space="preserve">port </w:t>
      </w:r>
      <w:proofErr w:type="spellStart"/>
      <w:r w:rsidR="001D44E7">
        <w:t>ReportDate</w:t>
      </w:r>
      <w:bookmarkEnd w:id="1461"/>
      <w:bookmarkEnd w:id="1462"/>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463" w:name="_Toc34145731"/>
      <w:bookmarkStart w:id="1464" w:name="_LSAHousehold"/>
      <w:bookmarkStart w:id="1465" w:name="_Toc37849835"/>
      <w:bookmarkStart w:id="1466" w:name="_Toc38030609"/>
      <w:bookmarkEnd w:id="1463"/>
      <w:bookmarkEnd w:id="1464"/>
      <w:r>
        <w:t>LSAReport</w:t>
      </w:r>
      <w:bookmarkEnd w:id="1465"/>
      <w:bookmarkEnd w:id="1466"/>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lastRenderedPageBreak/>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467" w:name="_System_Engagement_Status"/>
      <w:bookmarkStart w:id="1468" w:name="_Length_of_Time_1"/>
      <w:bookmarkStart w:id="1469" w:name="_Length_of_Time"/>
      <w:bookmarkStart w:id="1470" w:name="_Cumulative_Length_of"/>
      <w:bookmarkStart w:id="1471" w:name="_Length_of_Time_2"/>
      <w:bookmarkStart w:id="1472" w:name="_Returns"/>
      <w:bookmarkStart w:id="1473" w:name="_Days_to_Return/Re-engage_3"/>
      <w:bookmarkStart w:id="1474" w:name="_Days_to_Return/Re-engage"/>
      <w:bookmarkStart w:id="1475" w:name="_Days_to_Return/Re-engage_2"/>
      <w:bookmarkStart w:id="1476" w:name="_Days_to_Return/Re-engage_1"/>
      <w:bookmarkEnd w:id="3"/>
      <w:bookmarkEnd w:id="1302"/>
      <w:bookmarkEnd w:id="1303"/>
      <w:bookmarkEnd w:id="1304"/>
      <w:bookmarkEnd w:id="1305"/>
      <w:bookmarkEnd w:id="1467"/>
      <w:bookmarkEnd w:id="1468"/>
      <w:bookmarkEnd w:id="1469"/>
      <w:bookmarkEnd w:id="1470"/>
      <w:bookmarkEnd w:id="1471"/>
      <w:bookmarkEnd w:id="1472"/>
      <w:bookmarkEnd w:id="1473"/>
      <w:bookmarkEnd w:id="1474"/>
      <w:bookmarkEnd w:id="1475"/>
      <w:bookmarkEnd w:id="1476"/>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1" w:author="Molly McEvilley" w:date="2020-05-14T10:08:00Z" w:initials="MM">
    <w:p w14:paraId="097AD011" w14:textId="112F2C41" w:rsidR="00F73DD1" w:rsidRDefault="00F73DD1">
      <w:pPr>
        <w:pStyle w:val="CommentText"/>
      </w:pPr>
      <w:r>
        <w:rPr>
          <w:rStyle w:val="CommentReference"/>
        </w:rPr>
        <w:annotationRef/>
      </w:r>
      <w:r>
        <w:t xml:space="preserve">Correction </w:t>
      </w:r>
      <w:r w:rsidR="00AC2942">
        <w:t>–</w:t>
      </w:r>
      <w:r>
        <w:t xml:space="preserve"> </w:t>
      </w:r>
      <w:r w:rsidR="00AC2942">
        <w:t>submissions to HUD must be systemwide.</w:t>
      </w:r>
    </w:p>
  </w:comment>
  <w:comment w:id="80" w:author="Molly McEvilley" w:date="2020-05-14T10:10:00Z" w:initials="MM">
    <w:p w14:paraId="6FA4CB40" w14:textId="165D206B" w:rsidR="00723AE7" w:rsidRDefault="00723AE7">
      <w:pPr>
        <w:pStyle w:val="CommentText"/>
      </w:pPr>
      <w:r>
        <w:rPr>
          <w:rStyle w:val="CommentReference"/>
        </w:rPr>
        <w:annotationRef/>
      </w:r>
      <w:r w:rsidR="00BA0849">
        <w:t>Removed redundant 3.</w:t>
      </w:r>
    </w:p>
  </w:comment>
  <w:comment w:id="83" w:author="Molly McEvilley" w:date="2020-05-28T10:16:00Z" w:initials="MM">
    <w:p w14:paraId="06AD536D" w14:textId="549ADCF0" w:rsidR="006447AB" w:rsidRDefault="006447AB">
      <w:pPr>
        <w:pStyle w:val="CommentText"/>
      </w:pPr>
      <w:r>
        <w:rPr>
          <w:rStyle w:val="CommentReference"/>
        </w:rPr>
        <w:annotationRef/>
      </w:r>
      <w:r>
        <w:t xml:space="preserve">Correct </w:t>
      </w:r>
      <w:r w:rsidR="00FA23D0">
        <w:t>consistent with HMIS Data Requirements and Assumptions “Enrollments with a duration of less than a day will be excluded…”</w:t>
      </w:r>
    </w:p>
  </w:comment>
  <w:comment w:id="97" w:author="Molly McEvilley" w:date="2020-05-28T10:15:00Z" w:initials="MM">
    <w:p w14:paraId="2E6778C4" w14:textId="76AA8496" w:rsidR="006447AB" w:rsidRDefault="006447AB">
      <w:pPr>
        <w:pStyle w:val="CommentText"/>
      </w:pPr>
      <w:r>
        <w:rPr>
          <w:rStyle w:val="CommentReference"/>
        </w:rPr>
        <w:annotationRef/>
      </w:r>
      <w:r>
        <w:t>Correct typo</w:t>
      </w:r>
    </w:p>
  </w:comment>
  <w:comment w:id="108" w:author="Molly McEvilley" w:date="2020-05-28T10:32:00Z" w:initials="MM">
    <w:p w14:paraId="17BEC011" w14:textId="6748C348" w:rsidR="000743E4" w:rsidRDefault="000743E4">
      <w:pPr>
        <w:pStyle w:val="CommentText"/>
      </w:pPr>
      <w:r>
        <w:rPr>
          <w:rStyle w:val="CommentReference"/>
        </w:rPr>
        <w:annotationRef/>
      </w:r>
      <w:r w:rsidR="00470DB5">
        <w:t>Corrected to exclude records of DV status dated after the ExitDate (actual or effective)</w:t>
      </w:r>
      <w:r w:rsidR="00A47B5D">
        <w:t>.</w:t>
      </w:r>
    </w:p>
  </w:comment>
  <w:comment w:id="129" w:author="Molly McEvilley" w:date="2020-06-04T05:23:00Z" w:initials="MM">
    <w:p w14:paraId="34B6E2A7" w14:textId="5450528A" w:rsidR="000A52A1" w:rsidRDefault="000A52A1">
      <w:pPr>
        <w:pStyle w:val="CommentText"/>
      </w:pPr>
      <w:r>
        <w:rPr>
          <w:rStyle w:val="CommentReference"/>
        </w:rPr>
        <w:annotationRef/>
      </w:r>
      <w:r>
        <w:t>Deleted – redundant to priority #2.</w:t>
      </w:r>
    </w:p>
  </w:comment>
  <w:comment w:id="136" w:author="Molly McEvilley" w:date="2020-07-09T07:37:00Z" w:initials="MM">
    <w:p w14:paraId="4851F749" w14:textId="0D73B90C" w:rsidR="0009044E" w:rsidRDefault="0009044E">
      <w:pPr>
        <w:pStyle w:val="CommentText"/>
      </w:pPr>
      <w:r>
        <w:rPr>
          <w:rStyle w:val="CommentReference"/>
        </w:rPr>
        <w:annotationRef/>
      </w:r>
      <w:r>
        <w:t>Delete obsolete reference</w:t>
      </w:r>
    </w:p>
  </w:comment>
  <w:comment w:id="141" w:author="Molly McEvilley" w:date="2020-05-28T11:26:00Z" w:initials="MM">
    <w:p w14:paraId="6CE0F798" w14:textId="615F071F" w:rsidR="0015748A" w:rsidRDefault="0015748A">
      <w:pPr>
        <w:pStyle w:val="CommentText"/>
      </w:pPr>
      <w:r>
        <w:rPr>
          <w:rStyle w:val="CommentReference"/>
        </w:rPr>
        <w:annotationRef/>
      </w:r>
      <w:r>
        <w:t>Remove extraneous / obsolete column name.</w:t>
      </w:r>
    </w:p>
  </w:comment>
  <w:comment w:id="143" w:author="Molly McEvilley" w:date="2020-05-28T11:32:00Z" w:initials="MM">
    <w:p w14:paraId="456BC858" w14:textId="3B163EE7" w:rsidR="00353505" w:rsidRDefault="00353505">
      <w:pPr>
        <w:pStyle w:val="CommentText"/>
      </w:pPr>
      <w:r>
        <w:rPr>
          <w:rStyle w:val="CommentReference"/>
        </w:rPr>
        <w:annotationRef/>
      </w:r>
      <w:r>
        <w:t xml:space="preserve">Change to &gt;= </w:t>
      </w:r>
      <w:r w:rsidR="00DA02A5">
        <w:t xml:space="preserve">from &gt;.  (This has no impact on the output </w:t>
      </w:r>
      <w:r w:rsidR="00B47F29">
        <w:t xml:space="preserve">– calculating ActiveHHType will </w:t>
      </w:r>
      <w:r w:rsidR="0083060D">
        <w:t xml:space="preserve">result in the same value as EntryHHType for records where EntryDate = ReportStart -- </w:t>
      </w:r>
      <w:r w:rsidR="00B47F29">
        <w:t xml:space="preserve">but </w:t>
      </w:r>
      <w:r w:rsidR="00312445">
        <w:t>there is no point in recalculating.)</w:t>
      </w:r>
    </w:p>
  </w:comment>
  <w:comment w:id="145" w:author="Molly McEvilley" w:date="2020-06-04T05:11:00Z" w:initials="MM">
    <w:p w14:paraId="3B1BCCA0" w14:textId="251955F4" w:rsidR="00063A0B" w:rsidRDefault="00063A0B">
      <w:pPr>
        <w:pStyle w:val="CommentText"/>
      </w:pPr>
      <w:r>
        <w:rPr>
          <w:rStyle w:val="CommentReference"/>
        </w:rPr>
        <w:annotationRef/>
      </w:r>
      <w:r w:rsidR="00D3766F">
        <w:t>Same as above.</w:t>
      </w:r>
    </w:p>
  </w:comment>
  <w:comment w:id="148" w:author="Molly McEvilley" w:date="2020-05-28T11:26:00Z" w:initials="MM">
    <w:p w14:paraId="2502A8F6" w14:textId="3A944D53" w:rsidR="000B5002" w:rsidRDefault="000B5002">
      <w:pPr>
        <w:pStyle w:val="CommentText"/>
      </w:pPr>
      <w:r>
        <w:rPr>
          <w:rStyle w:val="CommentReference"/>
        </w:rPr>
        <w:annotationRef/>
      </w:r>
      <w:r>
        <w:t>Remove logic for obsolete column.</w:t>
      </w:r>
    </w:p>
  </w:comment>
  <w:comment w:id="149" w:author="Molly McEvilley" w:date="2020-06-04T05:55:00Z" w:initials="MM">
    <w:p w14:paraId="611A04EE" w14:textId="14FC9619" w:rsidR="00263455" w:rsidRDefault="00263455">
      <w:pPr>
        <w:pStyle w:val="CommentText"/>
      </w:pPr>
      <w:r>
        <w:rPr>
          <w:rStyle w:val="CommentReference"/>
        </w:rPr>
        <w:annotationRef/>
      </w:r>
      <w:r w:rsidR="003443FD">
        <w:t>Correction/update.</w:t>
      </w:r>
    </w:p>
  </w:comment>
  <w:comment w:id="201" w:author="Molly McEvilley" w:date="2020-05-14T10:00:00Z" w:initials="MM">
    <w:p w14:paraId="5DD09312" w14:textId="14C7B535" w:rsidR="00573711" w:rsidRDefault="00573711">
      <w:pPr>
        <w:pStyle w:val="CommentText"/>
      </w:pPr>
      <w:r>
        <w:rPr>
          <w:rStyle w:val="CommentReference"/>
        </w:rPr>
        <w:annotationRef/>
      </w:r>
      <w:r>
        <w:t xml:space="preserve">Add requirement that </w:t>
      </w:r>
      <w:r w:rsidR="00B12BC8" w:rsidRPr="00B12BC8">
        <w:rPr>
          <w:i/>
          <w:iCs/>
        </w:rPr>
        <w:t>EndDate</w:t>
      </w:r>
      <w:r w:rsidR="00B12BC8">
        <w:t xml:space="preserve"> &gt; </w:t>
      </w:r>
      <w:r w:rsidR="00B12BC8" w:rsidRPr="00B12BC8">
        <w:rPr>
          <w:i/>
          <w:iCs/>
        </w:rPr>
        <w:t>StartDate</w:t>
      </w:r>
      <w:r w:rsidR="00B12BC8">
        <w:t xml:space="preserve"> – funding with no duration is not relevant.</w:t>
      </w:r>
    </w:p>
  </w:comment>
  <w:comment w:id="212" w:author="Molly McEvilley" w:date="2020-05-14T09:56:00Z" w:initials="MM">
    <w:p w14:paraId="161CD0C4" w14:textId="77777777" w:rsidR="0001415C" w:rsidRDefault="0001415C">
      <w:pPr>
        <w:pStyle w:val="CommentText"/>
      </w:pPr>
      <w:r>
        <w:rPr>
          <w:rStyle w:val="CommentReference"/>
        </w:rPr>
        <w:annotationRef/>
      </w:r>
      <w:r>
        <w:t xml:space="preserve">Remove requirement that </w:t>
      </w:r>
      <w:r w:rsidRPr="00227BD8">
        <w:rPr>
          <w:i/>
          <w:iCs/>
        </w:rPr>
        <w:t>InventoryStartDate</w:t>
      </w:r>
      <w:r>
        <w:t xml:space="preserve"> </w:t>
      </w:r>
      <w:r w:rsidR="005E6B64">
        <w:t>be before the end of the report period – ‘future’ PDDE data are not excluded</w:t>
      </w:r>
      <w:r w:rsidR="000D4AB8">
        <w:t>.</w:t>
      </w:r>
    </w:p>
    <w:p w14:paraId="68E77441" w14:textId="763B765A" w:rsidR="000D4AB8" w:rsidRDefault="000D4AB8">
      <w:pPr>
        <w:pStyle w:val="CommentText"/>
      </w:pPr>
      <w:r>
        <w:t xml:space="preserve">Add requirement that </w:t>
      </w:r>
      <w:r w:rsidR="003B14EA" w:rsidRPr="00227BD8">
        <w:rPr>
          <w:i/>
          <w:iCs/>
        </w:rPr>
        <w:t>InventoryEndDate</w:t>
      </w:r>
      <w:r w:rsidR="003B14EA">
        <w:t xml:space="preserve"> &gt; </w:t>
      </w:r>
      <w:r w:rsidR="003B14EA" w:rsidRPr="00227BD8">
        <w:rPr>
          <w:i/>
          <w:iCs/>
        </w:rPr>
        <w:t>InventoryStartDate</w:t>
      </w:r>
      <w:r w:rsidR="003B14EA">
        <w:t xml:space="preserve"> if non-NULL – </w:t>
      </w:r>
      <w:r w:rsidR="00227BD8">
        <w:t>inventory with no duration</w:t>
      </w:r>
      <w:r w:rsidR="00FF1E06">
        <w:t xml:space="preserve"> is not relevant</w:t>
      </w:r>
      <w:r w:rsidR="00227BD8">
        <w:t>.</w:t>
      </w:r>
    </w:p>
  </w:comment>
  <w:comment w:id="272" w:author="Molly McEvilley" w:date="2020-07-09T06:24:00Z" w:initials="MM">
    <w:p w14:paraId="25319E8D" w14:textId="33E2052B" w:rsidR="002157CA" w:rsidRDefault="002157CA">
      <w:pPr>
        <w:pStyle w:val="CommentText"/>
      </w:pPr>
      <w:r>
        <w:rPr>
          <w:rStyle w:val="CommentReference"/>
        </w:rPr>
        <w:annotationRef/>
      </w:r>
      <w:r>
        <w:t xml:space="preserve">Correct to use DisabilityStatus and DVStatus from tlsa_Enrollment </w:t>
      </w:r>
      <w:r w:rsidR="00352545">
        <w:t xml:space="preserve">– which were set in step 3.4 based on HMIS values – </w:t>
      </w:r>
      <w:r>
        <w:t xml:space="preserve">vs </w:t>
      </w:r>
      <w:r w:rsidR="00352545">
        <w:t>HMIS values</w:t>
      </w:r>
    </w:p>
  </w:comment>
  <w:comment w:id="303" w:author="Molly McEvilley" w:date="2020-07-09T06:35:00Z" w:initials="MM">
    <w:p w14:paraId="1DA0B2A9" w14:textId="24F83F97" w:rsidR="002D4267" w:rsidRDefault="002D4267">
      <w:pPr>
        <w:pStyle w:val="CommentText"/>
      </w:pPr>
      <w:r>
        <w:rPr>
          <w:rStyle w:val="CommentReference"/>
        </w:rPr>
        <w:annotationRef/>
      </w:r>
      <w:r>
        <w:t>Correction to use tlsa_Enrollment values vs. HMIS values</w:t>
      </w:r>
    </w:p>
  </w:comment>
  <w:comment w:id="344" w:author="Molly McEvilley" w:date="2020-07-09T06:35:00Z" w:initials="MM">
    <w:p w14:paraId="09346B9B" w14:textId="119DC963" w:rsidR="002D4267" w:rsidRDefault="002D4267">
      <w:pPr>
        <w:pStyle w:val="CommentText"/>
      </w:pPr>
      <w:r>
        <w:rPr>
          <w:rStyle w:val="CommentReference"/>
        </w:rPr>
        <w:annotationRef/>
      </w:r>
      <w:r>
        <w:t>Correction to use tlsa_Enrollment values vs. HMIS values</w:t>
      </w:r>
    </w:p>
  </w:comment>
  <w:comment w:id="423" w:author="Molly McEvilley" w:date="2020-06-11T09:27:00Z" w:initials="MM">
    <w:p w14:paraId="75DE63D3" w14:textId="2A886959" w:rsidR="00B31626" w:rsidRDefault="00B31626">
      <w:pPr>
        <w:pStyle w:val="CommentText"/>
      </w:pPr>
      <w:r>
        <w:rPr>
          <w:rStyle w:val="CommentReference"/>
        </w:rPr>
        <w:annotationRef/>
      </w:r>
      <w:r>
        <w:t>Correct obsolete reference to ch_Enrollment.</w:t>
      </w:r>
    </w:p>
  </w:comment>
  <w:comment w:id="443" w:author="Molly McEvilley" w:date="2020-06-04T07:52:00Z" w:initials="MM">
    <w:p w14:paraId="31D683E9" w14:textId="1425B130" w:rsidR="005C7A1A" w:rsidRDefault="005C7A1A">
      <w:pPr>
        <w:pStyle w:val="CommentText"/>
      </w:pPr>
      <w:r>
        <w:rPr>
          <w:rStyle w:val="CommentReference"/>
        </w:rPr>
        <w:annotationRef/>
      </w:r>
      <w:r w:rsidR="00412335">
        <w:t xml:space="preserve">Require that </w:t>
      </w:r>
      <w:r w:rsidR="009B137E">
        <w:t>BedNightDate fall</w:t>
      </w:r>
      <w:r w:rsidR="007F5850">
        <w:t>s within the date range of the enrollment.</w:t>
      </w:r>
    </w:p>
  </w:comment>
  <w:comment w:id="453" w:author="Molly McEvilley" w:date="2020-06-04T09:04:00Z" w:initials="MM">
    <w:p w14:paraId="71B3B989" w14:textId="0D810FB0" w:rsidR="00645339" w:rsidRDefault="00645339">
      <w:pPr>
        <w:pStyle w:val="CommentText"/>
      </w:pPr>
      <w:r>
        <w:rPr>
          <w:rStyle w:val="CommentReference"/>
        </w:rPr>
        <w:annotationRef/>
      </w:r>
      <w:r w:rsidR="00B54FD3">
        <w:t>Specify</w:t>
      </w:r>
      <w:r w:rsidR="00FC0BFB">
        <w:t xml:space="preserve"> </w:t>
      </w:r>
      <w:r w:rsidR="00B54FD3">
        <w:t>‘</w:t>
      </w:r>
      <w:r w:rsidR="00FC0BFB">
        <w:t>year</w:t>
      </w:r>
      <w:r w:rsidR="00B54FD3">
        <w:t>’</w:t>
      </w:r>
      <w:r w:rsidR="00FC0BFB">
        <w:t xml:space="preserve"> instead of x# of days</w:t>
      </w:r>
      <w:r w:rsidR="00B54FD3">
        <w:t>.</w:t>
      </w:r>
      <w:r w:rsidR="00FC0BFB">
        <w:t xml:space="preserve"> </w:t>
      </w:r>
    </w:p>
  </w:comment>
  <w:comment w:id="457" w:author="Molly McEvilley" w:date="2020-06-04T09:05:00Z" w:initials="MM">
    <w:p w14:paraId="3E132F36" w14:textId="3D1B4E67" w:rsidR="006F1751" w:rsidRDefault="006F1751">
      <w:pPr>
        <w:pStyle w:val="CommentText"/>
      </w:pPr>
      <w:r>
        <w:rPr>
          <w:rStyle w:val="CommentReference"/>
        </w:rPr>
        <w:annotationRef/>
      </w:r>
      <w:r>
        <w:t>Specify ‘year’ instead of x# of days</w:t>
      </w:r>
    </w:p>
  </w:comment>
  <w:comment w:id="465" w:author="Molly McEvilley" w:date="2020-06-11T07:51:00Z" w:initials="MM">
    <w:p w14:paraId="2743161D" w14:textId="69882B4A" w:rsidR="00C61C30" w:rsidRDefault="00C61C30">
      <w:pPr>
        <w:pStyle w:val="CommentText"/>
      </w:pPr>
      <w:r>
        <w:rPr>
          <w:rStyle w:val="CommentReference"/>
        </w:rPr>
        <w:annotationRef/>
      </w:r>
      <w:r>
        <w:t>Correct obsolete reference to ch_Enrollment</w:t>
      </w:r>
      <w:r w:rsidR="00BB2FE1">
        <w:t>.</w:t>
      </w:r>
    </w:p>
  </w:comment>
  <w:comment w:id="469" w:author="Molly McEvilley" w:date="2020-06-04T09:06:00Z" w:initials="MM">
    <w:p w14:paraId="16A276F2" w14:textId="028F5FBE" w:rsidR="006F1751" w:rsidRDefault="006F1751">
      <w:pPr>
        <w:pStyle w:val="CommentText"/>
      </w:pPr>
      <w:r>
        <w:rPr>
          <w:rStyle w:val="CommentReference"/>
        </w:rPr>
        <w:annotationRef/>
      </w:r>
      <w:r>
        <w:t>Specify ‘year’ instead of x# of days</w:t>
      </w:r>
    </w:p>
  </w:comment>
  <w:comment w:id="473" w:author="Molly McEvilley" w:date="2020-06-11T09:31:00Z" w:initials="MM">
    <w:p w14:paraId="0F2E3556" w14:textId="68F6EF78" w:rsidR="0005626C" w:rsidRDefault="0005626C">
      <w:pPr>
        <w:pStyle w:val="CommentText"/>
      </w:pPr>
      <w:r>
        <w:rPr>
          <w:rStyle w:val="CommentReference"/>
        </w:rPr>
        <w:annotationRef/>
      </w:r>
      <w:r w:rsidR="00B348DD">
        <w:t>Set this here instead of in a separate step.</w:t>
      </w:r>
    </w:p>
  </w:comment>
  <w:comment w:id="477" w:author="Molly McEvilley" w:date="2020-06-11T09:32:00Z" w:initials="MM">
    <w:p w14:paraId="7BDEE1C7" w14:textId="712EF3BD" w:rsidR="00D417DC" w:rsidRDefault="00D417DC">
      <w:pPr>
        <w:pStyle w:val="CommentText"/>
      </w:pPr>
      <w:r>
        <w:rPr>
          <w:rStyle w:val="CommentReference"/>
        </w:rPr>
        <w:annotationRef/>
      </w:r>
      <w:r>
        <w:t>Same as above.</w:t>
      </w:r>
    </w:p>
  </w:comment>
  <w:comment w:id="481" w:author="Molly McEvilley" w:date="2020-06-11T09:33:00Z" w:initials="MM">
    <w:p w14:paraId="5313B505" w14:textId="2A601256" w:rsidR="00CA7665" w:rsidRDefault="00CA7665">
      <w:pPr>
        <w:pStyle w:val="CommentText"/>
      </w:pPr>
      <w:r>
        <w:rPr>
          <w:rStyle w:val="CommentReference"/>
        </w:rPr>
        <w:annotationRef/>
      </w:r>
      <w:r w:rsidR="00644973">
        <w:t>Re-write for clarity with no intentional change to logic other than to remove obsolete reference</w:t>
      </w:r>
      <w:r w:rsidR="00AD7EA9">
        <w:t xml:space="preserve"> to ch_Enrollment</w:t>
      </w:r>
      <w:r w:rsidR="00644973">
        <w:t>.</w:t>
      </w:r>
    </w:p>
  </w:comment>
  <w:comment w:id="542" w:author="Molly McEvilley" w:date="2020-06-04T06:21:00Z" w:initials="MM">
    <w:p w14:paraId="75673CBA" w14:textId="77777777" w:rsidR="000E62A4" w:rsidRDefault="000E62A4" w:rsidP="000E62A4">
      <w:pPr>
        <w:pStyle w:val="CommentText"/>
      </w:pPr>
      <w:r>
        <w:rPr>
          <w:rStyle w:val="CommentReference"/>
        </w:rPr>
        <w:annotationRef/>
      </w:r>
      <w:r>
        <w:t>Data standards change in value for LTC/nursing home.</w:t>
      </w:r>
    </w:p>
  </w:comment>
  <w:comment w:id="523" w:author="Molly McEvilley" w:date="2020-06-11T11:51:00Z" w:initials="MM">
    <w:p w14:paraId="275C70E0" w14:textId="1DF8458B" w:rsidR="002319A3" w:rsidRDefault="002319A3">
      <w:pPr>
        <w:pStyle w:val="CommentText"/>
      </w:pPr>
      <w:r>
        <w:rPr>
          <w:rStyle w:val="CommentReference"/>
        </w:rPr>
        <w:annotationRef/>
      </w:r>
      <w:r>
        <w:t>Rewrite to</w:t>
      </w:r>
      <w:r w:rsidR="007760A3">
        <w:t xml:space="preserve"> align with sample code (which is consistent with the intent to identify circumstances under which data are considered </w:t>
      </w:r>
      <w:r w:rsidR="00366927">
        <w:t>missing).</w:t>
      </w:r>
    </w:p>
  </w:comment>
  <w:comment w:id="590" w:author="Molly McEvilley" w:date="2020-06-11T09:42:00Z" w:initials="MM">
    <w:p w14:paraId="55614BF2" w14:textId="21C2D445" w:rsidR="00921E36" w:rsidRDefault="00921E36">
      <w:pPr>
        <w:pStyle w:val="CommentText"/>
      </w:pPr>
      <w:r>
        <w:rPr>
          <w:rStyle w:val="CommentReference"/>
        </w:rPr>
        <w:annotationRef/>
      </w:r>
      <w:r>
        <w:t>Correct typo because mercifully, there is no subsection 122</w:t>
      </w:r>
    </w:p>
  </w:comment>
  <w:comment w:id="599" w:author="Molly McEvilley" w:date="2020-06-18T10:30:00Z" w:initials="MM">
    <w:p w14:paraId="417E7B95" w14:textId="3F63D9A4" w:rsidR="008F18DB" w:rsidRDefault="008F18DB">
      <w:pPr>
        <w:pStyle w:val="CommentText"/>
      </w:pPr>
      <w:r>
        <w:rPr>
          <w:rStyle w:val="CommentReference"/>
        </w:rPr>
        <w:annotationRef/>
      </w:r>
      <w:r>
        <w:t>Delete column name (not used in logic)</w:t>
      </w:r>
    </w:p>
  </w:comment>
  <w:comment w:id="606" w:author="Molly McEvilley" w:date="2020-06-18T10:31:00Z" w:initials="MM">
    <w:p w14:paraId="1EA6AAA2" w14:textId="690CDCA6" w:rsidR="00DA0033" w:rsidRDefault="00DA0033">
      <w:pPr>
        <w:pStyle w:val="CommentText"/>
      </w:pPr>
      <w:r>
        <w:rPr>
          <w:rStyle w:val="CommentReference"/>
        </w:rPr>
        <w:annotationRef/>
      </w:r>
      <w:r>
        <w:t>Delete column name (not used in logic)</w:t>
      </w:r>
    </w:p>
  </w:comment>
  <w:comment w:id="619" w:author="Molly McEvilley" w:date="2020-06-18T10:34:00Z" w:initials="MM">
    <w:p w14:paraId="3452C578" w14:textId="5104EE10" w:rsidR="00AC162E" w:rsidRDefault="00AC162E">
      <w:pPr>
        <w:pStyle w:val="CommentText"/>
      </w:pPr>
      <w:r>
        <w:rPr>
          <w:rStyle w:val="CommentReference"/>
        </w:rPr>
        <w:annotationRef/>
      </w:r>
      <w:r>
        <w:t>Delete column names (not used in logic)</w:t>
      </w:r>
    </w:p>
  </w:comment>
  <w:comment w:id="626" w:author="Molly McEvilley" w:date="2020-06-11T10:02:00Z" w:initials="MM">
    <w:p w14:paraId="6113A766" w14:textId="439658C6" w:rsidR="0051722F" w:rsidRDefault="0051722F">
      <w:pPr>
        <w:pStyle w:val="CommentText"/>
      </w:pPr>
      <w:r>
        <w:rPr>
          <w:rStyle w:val="CommentReference"/>
        </w:rPr>
        <w:annotationRef/>
      </w:r>
      <w:r>
        <w:t>Correct column name.</w:t>
      </w:r>
    </w:p>
  </w:comment>
  <w:comment w:id="910" w:author="Molly McEvilley" w:date="2020-07-02T10:46:00Z" w:initials="MM">
    <w:p w14:paraId="225AEDDB" w14:textId="77777777" w:rsidR="00F334CF" w:rsidRDefault="00F334CF" w:rsidP="00F334CF">
      <w:pPr>
        <w:pStyle w:val="CommentText"/>
      </w:pPr>
      <w:r>
        <w:rPr>
          <w:rStyle w:val="CommentReference"/>
        </w:rPr>
        <w:annotationRef/>
      </w:r>
      <w:r>
        <w:t xml:space="preserve">Adding this note in response to a GitHub question about the rationale for a statement in the sample code </w:t>
      </w:r>
    </w:p>
  </w:comment>
  <w:comment w:id="911" w:author="Molly McEvilley" w:date="2020-07-09T10:20:00Z" w:initials="MM">
    <w:p w14:paraId="276279B8" w14:textId="32EF8012" w:rsidR="00DB45F6" w:rsidRDefault="00DB45F6">
      <w:pPr>
        <w:pStyle w:val="CommentText"/>
      </w:pPr>
      <w:r>
        <w:rPr>
          <w:rStyle w:val="CommentReference"/>
        </w:rPr>
        <w:annotationRef/>
      </w:r>
      <w:r w:rsidR="00B04031">
        <w:t xml:space="preserve">Moving language from </w:t>
      </w:r>
      <w:proofErr w:type="spellStart"/>
      <w:r w:rsidR="00B04031">
        <w:t>FirstEntry</w:t>
      </w:r>
      <w:proofErr w:type="spellEnd"/>
      <w:r w:rsidR="00B04031">
        <w:t xml:space="preserve"> subsection to this one.</w:t>
      </w:r>
    </w:p>
  </w:comment>
  <w:comment w:id="915" w:author="Molly McEvilley" w:date="2020-07-02T11:42:00Z" w:initials="MM">
    <w:p w14:paraId="0952C51A" w14:textId="31B83D26" w:rsidR="005B0C2C" w:rsidRDefault="005B0C2C">
      <w:pPr>
        <w:pStyle w:val="CommentText"/>
      </w:pPr>
      <w:r>
        <w:rPr>
          <w:rStyle w:val="CommentReference"/>
        </w:rPr>
        <w:annotationRef/>
      </w:r>
      <w:r>
        <w:t xml:space="preserve">Correct typos </w:t>
      </w:r>
      <w:r w:rsidR="002D253B">
        <w:t>in the Other Condition column for Stat 2,3,4</w:t>
      </w:r>
    </w:p>
  </w:comment>
  <w:comment w:id="931" w:author="Molly McEvilley" w:date="2020-07-09T08:43:00Z" w:initials="MM">
    <w:p w14:paraId="2057CA19" w14:textId="6A1F6022" w:rsidR="005A38F9" w:rsidRDefault="005A38F9">
      <w:pPr>
        <w:pStyle w:val="CommentText"/>
      </w:pPr>
      <w:r>
        <w:rPr>
          <w:rStyle w:val="CommentReference"/>
        </w:rPr>
        <w:annotationRef/>
      </w:r>
      <w:r>
        <w:t>Clarification</w:t>
      </w:r>
    </w:p>
  </w:comment>
  <w:comment w:id="1114" w:author="Molly McEvilley" w:date="2020-07-09T07:40:00Z" w:initials="MM">
    <w:p w14:paraId="197FB5CE" w14:textId="79FC88EB" w:rsidR="00BF6C22" w:rsidRDefault="00BF6C22">
      <w:pPr>
        <w:pStyle w:val="CommentText"/>
      </w:pPr>
      <w:r>
        <w:rPr>
          <w:rStyle w:val="CommentReference"/>
        </w:rPr>
        <w:annotationRef/>
      </w:r>
      <w:r>
        <w:t>Delete obsolete reference</w:t>
      </w:r>
    </w:p>
  </w:comment>
  <w:comment w:id="1160" w:author="Molly McEvilley" w:date="2020-07-09T09:50:00Z" w:initials="MM">
    <w:p w14:paraId="7183CB05" w14:textId="607D402F" w:rsidR="008A2E07" w:rsidRDefault="008A2E07">
      <w:pPr>
        <w:pStyle w:val="CommentText"/>
      </w:pPr>
      <w:r>
        <w:rPr>
          <w:rStyle w:val="CommentReference"/>
        </w:rPr>
        <w:annotationRef/>
      </w:r>
      <w:r w:rsidR="00647DCB">
        <w:t>Clarification/added</w:t>
      </w:r>
    </w:p>
  </w:comment>
  <w:comment w:id="1190" w:author="Molly McEvilley" w:date="2020-07-02T11:53:00Z" w:initials="MM">
    <w:p w14:paraId="6E3AAC5B" w14:textId="792963C6" w:rsidR="00403D64" w:rsidRDefault="00403D64">
      <w:pPr>
        <w:pStyle w:val="CommentText"/>
      </w:pPr>
      <w:r>
        <w:rPr>
          <w:rStyle w:val="CommentReference"/>
        </w:rPr>
        <w:annotationRef/>
      </w:r>
      <w:r>
        <w:t>Add criteria which were omitted</w:t>
      </w:r>
    </w:p>
  </w:comment>
  <w:comment w:id="1412" w:author="Molly McEvilley" w:date="2020-06-04T10:23:00Z" w:initials="MM">
    <w:p w14:paraId="6CED631F" w14:textId="329F4880" w:rsidR="00B02E15" w:rsidRDefault="00B02E15">
      <w:pPr>
        <w:pStyle w:val="CommentText"/>
      </w:pPr>
      <w:r>
        <w:rPr>
          <w:rStyle w:val="CommentReference"/>
        </w:rPr>
        <w:annotationRef/>
      </w:r>
      <w:r>
        <w:t>Data standards change in value for LTC/nursing home.</w:t>
      </w:r>
    </w:p>
  </w:comment>
  <w:comment w:id="1415" w:author="Molly McEvilley" w:date="2020-06-04T10:23:00Z" w:initials="MM">
    <w:p w14:paraId="23AD2D92" w14:textId="7973A29E" w:rsidR="00B02E15" w:rsidRDefault="00B02E15">
      <w:pPr>
        <w:pStyle w:val="CommentText"/>
      </w:pPr>
      <w:r>
        <w:rPr>
          <w:rStyle w:val="CommentReference"/>
        </w:rPr>
        <w:annotationRef/>
      </w:r>
      <w:r w:rsidR="00BB494E">
        <w:t>Same as above</w:t>
      </w:r>
    </w:p>
  </w:comment>
  <w:comment w:id="1419" w:author="Molly McEvilley" w:date="2020-06-04T10:23:00Z" w:initials="MM">
    <w:p w14:paraId="07E611BC" w14:textId="77777777" w:rsidR="00BB494E" w:rsidRDefault="00BB494E">
      <w:pPr>
        <w:pStyle w:val="CommentText"/>
      </w:pPr>
      <w:r>
        <w:rPr>
          <w:rStyle w:val="CommentReference"/>
        </w:rPr>
        <w:annotationRef/>
      </w:r>
    </w:p>
    <w:p w14:paraId="6432782A" w14:textId="6CC19965" w:rsidR="00BB494E" w:rsidRDefault="00BB494E">
      <w:pPr>
        <w:pStyle w:val="CommentText"/>
      </w:pPr>
      <w:r>
        <w:t>Same as above</w:t>
      </w:r>
    </w:p>
  </w:comment>
  <w:comment w:id="1425" w:author="Molly McEvilley" w:date="2020-05-14T10:01:00Z" w:initials="MM">
    <w:p w14:paraId="2C8A794C" w14:textId="3C1B990F" w:rsidR="00923C65" w:rsidRDefault="00923C65">
      <w:pPr>
        <w:pStyle w:val="CommentText"/>
      </w:pPr>
      <w:r>
        <w:rPr>
          <w:rStyle w:val="CommentReference"/>
        </w:rPr>
        <w:annotationRef/>
      </w:r>
      <w:r w:rsidR="00BB0702">
        <w:t>Status is redundant</w:t>
      </w:r>
    </w:p>
  </w:comment>
  <w:comment w:id="1430" w:author="Molly McEvilley" w:date="2020-05-14T10:02:00Z" w:initials="MM">
    <w:p w14:paraId="10DEAF6A" w14:textId="32E7AC2D" w:rsidR="00A5110F" w:rsidRDefault="00A5110F">
      <w:pPr>
        <w:pStyle w:val="CommentText"/>
      </w:pPr>
      <w:r>
        <w:rPr>
          <w:rStyle w:val="CommentReference"/>
        </w:rPr>
        <w:annotationRef/>
      </w:r>
      <w:r>
        <w:t>Correction to date parameters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7AD011" w15:done="0"/>
  <w15:commentEx w15:paraId="6FA4CB40" w15:done="0"/>
  <w15:commentEx w15:paraId="06AD536D" w15:done="0"/>
  <w15:commentEx w15:paraId="2E6778C4" w15:done="0"/>
  <w15:commentEx w15:paraId="17BEC011" w15:done="0"/>
  <w15:commentEx w15:paraId="34B6E2A7" w15:done="0"/>
  <w15:commentEx w15:paraId="4851F749" w15:done="0"/>
  <w15:commentEx w15:paraId="6CE0F798" w15:done="0"/>
  <w15:commentEx w15:paraId="456BC858" w15:done="0"/>
  <w15:commentEx w15:paraId="3B1BCCA0" w15:done="0"/>
  <w15:commentEx w15:paraId="2502A8F6" w15:done="0"/>
  <w15:commentEx w15:paraId="611A04EE" w15:done="0"/>
  <w15:commentEx w15:paraId="5DD09312" w15:done="0"/>
  <w15:commentEx w15:paraId="68E77441" w15:done="0"/>
  <w15:commentEx w15:paraId="25319E8D" w15:done="0"/>
  <w15:commentEx w15:paraId="1DA0B2A9" w15:done="0"/>
  <w15:commentEx w15:paraId="09346B9B" w15:done="0"/>
  <w15:commentEx w15:paraId="75DE63D3" w15:done="0"/>
  <w15:commentEx w15:paraId="31D683E9" w15:done="0"/>
  <w15:commentEx w15:paraId="71B3B989" w15:done="0"/>
  <w15:commentEx w15:paraId="3E132F36" w15:done="0"/>
  <w15:commentEx w15:paraId="2743161D" w15:done="0"/>
  <w15:commentEx w15:paraId="16A276F2" w15:done="0"/>
  <w15:commentEx w15:paraId="0F2E3556" w15:done="0"/>
  <w15:commentEx w15:paraId="7BDEE1C7" w15:done="0"/>
  <w15:commentEx w15:paraId="5313B505" w15:done="0"/>
  <w15:commentEx w15:paraId="75673CBA" w15:done="0"/>
  <w15:commentEx w15:paraId="275C70E0" w15:done="0"/>
  <w15:commentEx w15:paraId="55614BF2" w15:done="0"/>
  <w15:commentEx w15:paraId="417E7B95" w15:done="0"/>
  <w15:commentEx w15:paraId="1EA6AAA2" w15:done="0"/>
  <w15:commentEx w15:paraId="3452C578" w15:done="0"/>
  <w15:commentEx w15:paraId="6113A766" w15:done="0"/>
  <w15:commentEx w15:paraId="225AEDDB" w15:done="0"/>
  <w15:commentEx w15:paraId="276279B8" w15:paraIdParent="225AEDDB" w15:done="0"/>
  <w15:commentEx w15:paraId="0952C51A" w15:done="0"/>
  <w15:commentEx w15:paraId="2057CA19" w15:done="0"/>
  <w15:commentEx w15:paraId="197FB5CE" w15:done="0"/>
  <w15:commentEx w15:paraId="7183CB05" w15:done="0"/>
  <w15:commentEx w15:paraId="6E3AAC5B" w15:done="0"/>
  <w15:commentEx w15:paraId="6CED631F" w15:done="0"/>
  <w15:commentEx w15:paraId="23AD2D92" w15:done="0"/>
  <w15:commentEx w15:paraId="6432782A" w15:done="0"/>
  <w15:commentEx w15:paraId="2C8A794C" w15:done="0"/>
  <w15:commentEx w15:paraId="10DEAF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79739" w16cex:dateUtc="2020-05-14T14:08:00Z"/>
  <w16cex:commentExtensible w16cex:durableId="226797A5" w16cex:dateUtc="2020-05-14T14:10:00Z"/>
  <w16cex:commentExtensible w16cex:durableId="227A0DF9" w16cex:dateUtc="2020-05-28T14:16:00Z"/>
  <w16cex:commentExtensible w16cex:durableId="227A0DD3" w16cex:dateUtc="2020-05-28T14:15:00Z"/>
  <w16cex:commentExtensible w16cex:durableId="227A11A2" w16cex:dateUtc="2020-05-28T14:32:00Z"/>
  <w16cex:commentExtensible w16cex:durableId="228303B9" w16cex:dateUtc="2020-06-04T09:23:00Z"/>
  <w16cex:commentExtensible w16cex:durableId="22B147D0" w16cex:dateUtc="2020-07-09T11:37:00Z"/>
  <w16cex:commentExtensible w16cex:durableId="227A1E4D" w16cex:dateUtc="2020-05-28T15:26:00Z"/>
  <w16cex:commentExtensible w16cex:durableId="227A1FD7" w16cex:dateUtc="2020-05-28T15:32:00Z"/>
  <w16cex:commentExtensible w16cex:durableId="228300E6" w16cex:dateUtc="2020-06-04T09:11:00Z"/>
  <w16cex:commentExtensible w16cex:durableId="227A1E7B" w16cex:dateUtc="2020-05-28T15:26:00Z"/>
  <w16cex:commentExtensible w16cex:durableId="22830B4C" w16cex:dateUtc="2020-06-04T09:55:00Z"/>
  <w16cex:commentExtensible w16cex:durableId="2267953B" w16cex:dateUtc="2020-05-14T14:00:00Z"/>
  <w16cex:commentExtensible w16cex:durableId="22679444" w16cex:dateUtc="2020-05-14T13:56:00Z"/>
  <w16cex:commentExtensible w16cex:durableId="22B13683" w16cex:dateUtc="2020-07-09T10:24:00Z"/>
  <w16cex:commentExtensible w16cex:durableId="22B1391A" w16cex:dateUtc="2020-07-09T10:35:00Z"/>
  <w16cex:commentExtensible w16cex:durableId="22B13933" w16cex:dateUtc="2020-07-09T10:35:00Z"/>
  <w16cex:commentExtensible w16cex:durableId="228C777C" w16cex:dateUtc="2020-06-11T13:27:00Z"/>
  <w16cex:commentExtensible w16cex:durableId="228326A2" w16cex:dateUtc="2020-06-04T11:52:00Z"/>
  <w16cex:commentExtensible w16cex:durableId="22833782" w16cex:dateUtc="2020-06-04T13:04:00Z"/>
  <w16cex:commentExtensible w16cex:durableId="228337F2" w16cex:dateUtc="2020-06-04T13:05:00Z"/>
  <w16cex:commentExtensible w16cex:durableId="228C610B" w16cex:dateUtc="2020-06-11T11:51:00Z"/>
  <w16cex:commentExtensible w16cex:durableId="2283380C" w16cex:dateUtc="2020-06-04T13:06:00Z"/>
  <w16cex:commentExtensible w16cex:durableId="228C7862" w16cex:dateUtc="2020-06-11T13:31:00Z"/>
  <w16cex:commentExtensible w16cex:durableId="228C78A0" w16cex:dateUtc="2020-06-11T13:32:00Z"/>
  <w16cex:commentExtensible w16cex:durableId="228C78EB" w16cex:dateUtc="2020-06-11T13:33:00Z"/>
  <w16cex:commentExtensible w16cex:durableId="2283114F" w16cex:dateUtc="2020-06-04T10:21:00Z"/>
  <w16cex:commentExtensible w16cex:durableId="228C9946" w16cex:dateUtc="2020-06-11T15:51:00Z"/>
  <w16cex:commentExtensible w16cex:durableId="228C7AF5" w16cex:dateUtc="2020-06-11T13:42:00Z"/>
  <w16cex:commentExtensible w16cex:durableId="2295C0CF" w16cex:dateUtc="2020-06-18T14:30:00Z"/>
  <w16cex:commentExtensible w16cex:durableId="2295C10F" w16cex:dateUtc="2020-06-18T14:31:00Z"/>
  <w16cex:commentExtensible w16cex:durableId="2295C1C8" w16cex:dateUtc="2020-06-18T14:34:00Z"/>
  <w16cex:commentExtensible w16cex:durableId="228C7FB0" w16cex:dateUtc="2020-06-11T14:02:00Z"/>
  <w16cex:commentExtensible w16cex:durableId="22A83972" w16cex:dateUtc="2020-07-02T14:46:00Z"/>
  <w16cex:commentExtensible w16cex:durableId="22B16DEB" w16cex:dateUtc="2020-07-09T14:20:00Z"/>
  <w16cex:commentExtensible w16cex:durableId="22A84698" w16cex:dateUtc="2020-07-02T15:42:00Z"/>
  <w16cex:commentExtensible w16cex:durableId="22B15736" w16cex:dateUtc="2020-07-09T12:43:00Z"/>
  <w16cex:commentExtensible w16cex:durableId="22B14873" w16cex:dateUtc="2020-07-09T11:40:00Z"/>
  <w16cex:commentExtensible w16cex:durableId="22B166F4" w16cex:dateUtc="2020-07-09T13:50:00Z"/>
  <w16cex:commentExtensible w16cex:durableId="22A84939" w16cex:dateUtc="2020-07-02T15:53:00Z"/>
  <w16cex:commentExtensible w16cex:durableId="22834A1F" w16cex:dateUtc="2020-06-04T14:23:00Z"/>
  <w16cex:commentExtensible w16cex:durableId="22834A27" w16cex:dateUtc="2020-06-04T14:23:00Z"/>
  <w16cex:commentExtensible w16cex:durableId="22834A33" w16cex:dateUtc="2020-06-04T14:23:00Z"/>
  <w16cex:commentExtensible w16cex:durableId="22679584" w16cex:dateUtc="2020-05-14T14:01:00Z"/>
  <w16cex:commentExtensible w16cex:durableId="226795BC" w16cex:dateUtc="2020-05-14T1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7AD011" w16cid:durableId="22679739"/>
  <w16cid:commentId w16cid:paraId="6FA4CB40" w16cid:durableId="226797A5"/>
  <w16cid:commentId w16cid:paraId="06AD536D" w16cid:durableId="227A0DF9"/>
  <w16cid:commentId w16cid:paraId="2E6778C4" w16cid:durableId="227A0DD3"/>
  <w16cid:commentId w16cid:paraId="17BEC011" w16cid:durableId="227A11A2"/>
  <w16cid:commentId w16cid:paraId="34B6E2A7" w16cid:durableId="228303B9"/>
  <w16cid:commentId w16cid:paraId="4851F749" w16cid:durableId="22B147D0"/>
  <w16cid:commentId w16cid:paraId="6CE0F798" w16cid:durableId="227A1E4D"/>
  <w16cid:commentId w16cid:paraId="456BC858" w16cid:durableId="227A1FD7"/>
  <w16cid:commentId w16cid:paraId="3B1BCCA0" w16cid:durableId="228300E6"/>
  <w16cid:commentId w16cid:paraId="2502A8F6" w16cid:durableId="227A1E7B"/>
  <w16cid:commentId w16cid:paraId="611A04EE" w16cid:durableId="22830B4C"/>
  <w16cid:commentId w16cid:paraId="5DD09312" w16cid:durableId="2267953B"/>
  <w16cid:commentId w16cid:paraId="68E77441" w16cid:durableId="22679444"/>
  <w16cid:commentId w16cid:paraId="25319E8D" w16cid:durableId="22B13683"/>
  <w16cid:commentId w16cid:paraId="1DA0B2A9" w16cid:durableId="22B1391A"/>
  <w16cid:commentId w16cid:paraId="09346B9B" w16cid:durableId="22B13933"/>
  <w16cid:commentId w16cid:paraId="75DE63D3" w16cid:durableId="228C777C"/>
  <w16cid:commentId w16cid:paraId="31D683E9" w16cid:durableId="228326A2"/>
  <w16cid:commentId w16cid:paraId="71B3B989" w16cid:durableId="22833782"/>
  <w16cid:commentId w16cid:paraId="3E132F36" w16cid:durableId="228337F2"/>
  <w16cid:commentId w16cid:paraId="2743161D" w16cid:durableId="228C610B"/>
  <w16cid:commentId w16cid:paraId="16A276F2" w16cid:durableId="2283380C"/>
  <w16cid:commentId w16cid:paraId="0F2E3556" w16cid:durableId="228C7862"/>
  <w16cid:commentId w16cid:paraId="7BDEE1C7" w16cid:durableId="228C78A0"/>
  <w16cid:commentId w16cid:paraId="5313B505" w16cid:durableId="228C78EB"/>
  <w16cid:commentId w16cid:paraId="75673CBA" w16cid:durableId="2283114F"/>
  <w16cid:commentId w16cid:paraId="275C70E0" w16cid:durableId="228C9946"/>
  <w16cid:commentId w16cid:paraId="55614BF2" w16cid:durableId="228C7AF5"/>
  <w16cid:commentId w16cid:paraId="417E7B95" w16cid:durableId="2295C0CF"/>
  <w16cid:commentId w16cid:paraId="1EA6AAA2" w16cid:durableId="2295C10F"/>
  <w16cid:commentId w16cid:paraId="3452C578" w16cid:durableId="2295C1C8"/>
  <w16cid:commentId w16cid:paraId="6113A766" w16cid:durableId="228C7FB0"/>
  <w16cid:commentId w16cid:paraId="225AEDDB" w16cid:durableId="22A83972"/>
  <w16cid:commentId w16cid:paraId="276279B8" w16cid:durableId="22B16DEB"/>
  <w16cid:commentId w16cid:paraId="0952C51A" w16cid:durableId="22A84698"/>
  <w16cid:commentId w16cid:paraId="2057CA19" w16cid:durableId="22B15736"/>
  <w16cid:commentId w16cid:paraId="197FB5CE" w16cid:durableId="22B14873"/>
  <w16cid:commentId w16cid:paraId="7183CB05" w16cid:durableId="22B166F4"/>
  <w16cid:commentId w16cid:paraId="6E3AAC5B" w16cid:durableId="22A84939"/>
  <w16cid:commentId w16cid:paraId="6CED631F" w16cid:durableId="22834A1F"/>
  <w16cid:commentId w16cid:paraId="23AD2D92" w16cid:durableId="22834A27"/>
  <w16cid:commentId w16cid:paraId="6432782A" w16cid:durableId="22834A33"/>
  <w16cid:commentId w16cid:paraId="2C8A794C" w16cid:durableId="22679584"/>
  <w16cid:commentId w16cid:paraId="10DEAF6A" w16cid:durableId="226795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5801AD" w14:textId="77777777" w:rsidR="00022606" w:rsidRDefault="00022606" w:rsidP="008E455B">
      <w:pPr>
        <w:spacing w:after="0" w:line="240" w:lineRule="auto"/>
      </w:pPr>
      <w:r>
        <w:separator/>
      </w:r>
    </w:p>
  </w:endnote>
  <w:endnote w:type="continuationSeparator" w:id="0">
    <w:p w14:paraId="53518A4A" w14:textId="77777777" w:rsidR="00022606" w:rsidRDefault="00022606" w:rsidP="008E455B">
      <w:pPr>
        <w:spacing w:after="0" w:line="240" w:lineRule="auto"/>
      </w:pPr>
      <w:r>
        <w:continuationSeparator/>
      </w:r>
    </w:p>
  </w:endnote>
  <w:endnote w:type="continuationNotice" w:id="1">
    <w:p w14:paraId="16985B68" w14:textId="77777777" w:rsidR="00022606" w:rsidRDefault="0002260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A33436" w:rsidRDefault="00A33436">
        <w:pPr>
          <w:pStyle w:val="Footer"/>
          <w:jc w:val="right"/>
        </w:pPr>
        <w:r>
          <w:fldChar w:fldCharType="begin"/>
        </w:r>
        <w:r>
          <w:instrText xml:space="preserve"> PAGE   \* MERGEFORMAT </w:instrText>
        </w:r>
        <w:r>
          <w:fldChar w:fldCharType="separate"/>
        </w:r>
        <w:r w:rsidR="00E53A8C">
          <w:rPr>
            <w:noProof/>
          </w:rPr>
          <w:t>iv</w:t>
        </w:r>
        <w:r>
          <w:rPr>
            <w:noProof/>
          </w:rPr>
          <w:fldChar w:fldCharType="end"/>
        </w:r>
      </w:p>
    </w:sdtContent>
  </w:sdt>
  <w:p w14:paraId="4C56E550" w14:textId="77777777" w:rsidR="00A33436" w:rsidRDefault="00A334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A33436" w:rsidRDefault="00A33436">
    <w:pPr>
      <w:pStyle w:val="Footer"/>
      <w:jc w:val="right"/>
    </w:pPr>
  </w:p>
  <w:p w14:paraId="3A92520C" w14:textId="77777777" w:rsidR="00A33436" w:rsidRDefault="00A334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A33436" w:rsidRDefault="00A33436">
        <w:pPr>
          <w:pStyle w:val="Footer"/>
          <w:jc w:val="right"/>
        </w:pPr>
        <w:r>
          <w:fldChar w:fldCharType="begin"/>
        </w:r>
        <w:r>
          <w:instrText xml:space="preserve"> PAGE   \* MERGEFORMAT </w:instrText>
        </w:r>
        <w:r>
          <w:fldChar w:fldCharType="separate"/>
        </w:r>
        <w:r w:rsidR="00E53A8C">
          <w:rPr>
            <w:noProof/>
          </w:rPr>
          <w:t>22</w:t>
        </w:r>
        <w:r>
          <w:rPr>
            <w:noProof/>
          </w:rPr>
          <w:fldChar w:fldCharType="end"/>
        </w:r>
      </w:p>
    </w:sdtContent>
  </w:sdt>
  <w:p w14:paraId="35E8F78A" w14:textId="77777777" w:rsidR="00A33436" w:rsidRDefault="00A33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D08D8F" w14:textId="77777777" w:rsidR="00022606" w:rsidRDefault="00022606" w:rsidP="008E455B">
      <w:pPr>
        <w:spacing w:after="0" w:line="240" w:lineRule="auto"/>
      </w:pPr>
      <w:r>
        <w:separator/>
      </w:r>
    </w:p>
  </w:footnote>
  <w:footnote w:type="continuationSeparator" w:id="0">
    <w:p w14:paraId="2A9B7921" w14:textId="77777777" w:rsidR="00022606" w:rsidRDefault="00022606" w:rsidP="008E455B">
      <w:pPr>
        <w:spacing w:after="0" w:line="240" w:lineRule="auto"/>
      </w:pPr>
      <w:r>
        <w:continuationSeparator/>
      </w:r>
    </w:p>
  </w:footnote>
  <w:footnote w:type="continuationNotice" w:id="1">
    <w:p w14:paraId="13D9A87B" w14:textId="77777777" w:rsidR="00022606" w:rsidRDefault="00022606">
      <w:pPr>
        <w:spacing w:before="0" w:after="0" w:line="240" w:lineRule="auto"/>
      </w:pPr>
    </w:p>
  </w:footnote>
  <w:footnote w:id="2">
    <w:p w14:paraId="2F9F2EF7" w14:textId="47C44709" w:rsidR="00A33436" w:rsidRDefault="00A33436">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A33436" w:rsidRPr="00381EDF" w:rsidRDefault="00A33436"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A33436" w:rsidRDefault="00A334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9295D5F"/>
    <w:multiLevelType w:val="hybridMultilevel"/>
    <w:tmpl w:val="7A884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CB5E22"/>
    <w:multiLevelType w:val="hybridMultilevel"/>
    <w:tmpl w:val="767E4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0"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0"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42"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5"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7"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92468F2"/>
    <w:multiLevelType w:val="hybridMultilevel"/>
    <w:tmpl w:val="9EBE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3"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5"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2380CB8"/>
    <w:multiLevelType w:val="hybridMultilevel"/>
    <w:tmpl w:val="5A84F0F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67" w15:restartNumberingAfterBreak="0">
    <w:nsid w:val="73EA2525"/>
    <w:multiLevelType w:val="hybridMultilevel"/>
    <w:tmpl w:val="8A508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7A13B82"/>
    <w:multiLevelType w:val="hybridMultilevel"/>
    <w:tmpl w:val="45345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2"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4"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5" w15:restartNumberingAfterBreak="0">
    <w:nsid w:val="7FCA2DD0"/>
    <w:multiLevelType w:val="hybridMultilevel"/>
    <w:tmpl w:val="814CD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2"/>
  </w:num>
  <w:num w:numId="3">
    <w:abstractNumId w:val="71"/>
  </w:num>
  <w:num w:numId="4">
    <w:abstractNumId w:val="34"/>
  </w:num>
  <w:num w:numId="5">
    <w:abstractNumId w:val="43"/>
  </w:num>
  <w:num w:numId="6">
    <w:abstractNumId w:val="54"/>
  </w:num>
  <w:num w:numId="7">
    <w:abstractNumId w:val="6"/>
  </w:num>
  <w:num w:numId="8">
    <w:abstractNumId w:val="5"/>
  </w:num>
  <w:num w:numId="9">
    <w:abstractNumId w:val="36"/>
  </w:num>
  <w:num w:numId="10">
    <w:abstractNumId w:val="60"/>
  </w:num>
  <w:num w:numId="11">
    <w:abstractNumId w:val="61"/>
  </w:num>
  <w:num w:numId="12">
    <w:abstractNumId w:val="22"/>
  </w:num>
  <w:num w:numId="13">
    <w:abstractNumId w:val="21"/>
  </w:num>
  <w:num w:numId="14">
    <w:abstractNumId w:val="45"/>
  </w:num>
  <w:num w:numId="15">
    <w:abstractNumId w:val="1"/>
  </w:num>
  <w:num w:numId="16">
    <w:abstractNumId w:val="49"/>
  </w:num>
  <w:num w:numId="17">
    <w:abstractNumId w:val="75"/>
  </w:num>
  <w:num w:numId="18">
    <w:abstractNumId w:val="58"/>
  </w:num>
  <w:num w:numId="19">
    <w:abstractNumId w:val="68"/>
  </w:num>
  <w:num w:numId="20">
    <w:abstractNumId w:val="63"/>
  </w:num>
  <w:num w:numId="21">
    <w:abstractNumId w:val="17"/>
  </w:num>
  <w:num w:numId="22">
    <w:abstractNumId w:val="2"/>
  </w:num>
  <w:num w:numId="23">
    <w:abstractNumId w:val="7"/>
  </w:num>
  <w:num w:numId="24">
    <w:abstractNumId w:val="55"/>
  </w:num>
  <w:num w:numId="25">
    <w:abstractNumId w:val="19"/>
  </w:num>
  <w:num w:numId="26">
    <w:abstractNumId w:val="53"/>
  </w:num>
  <w:num w:numId="27">
    <w:abstractNumId w:val="13"/>
  </w:num>
  <w:num w:numId="28">
    <w:abstractNumId w:val="16"/>
  </w:num>
  <w:num w:numId="29">
    <w:abstractNumId w:val="67"/>
  </w:num>
  <w:num w:numId="30">
    <w:abstractNumId w:val="38"/>
  </w:num>
  <w:num w:numId="31">
    <w:abstractNumId w:val="0"/>
  </w:num>
  <w:num w:numId="32">
    <w:abstractNumId w:val="40"/>
  </w:num>
  <w:num w:numId="33">
    <w:abstractNumId w:val="69"/>
  </w:num>
  <w:num w:numId="34">
    <w:abstractNumId w:val="25"/>
  </w:num>
  <w:num w:numId="35">
    <w:abstractNumId w:val="4"/>
  </w:num>
  <w:num w:numId="36">
    <w:abstractNumId w:val="48"/>
  </w:num>
  <w:num w:numId="37">
    <w:abstractNumId w:val="37"/>
  </w:num>
  <w:num w:numId="38">
    <w:abstractNumId w:val="52"/>
  </w:num>
  <w:num w:numId="39">
    <w:abstractNumId w:val="24"/>
  </w:num>
  <w:num w:numId="40">
    <w:abstractNumId w:val="51"/>
  </w:num>
  <w:num w:numId="41">
    <w:abstractNumId w:val="18"/>
  </w:num>
  <w:num w:numId="42">
    <w:abstractNumId w:val="23"/>
  </w:num>
  <w:num w:numId="43">
    <w:abstractNumId w:val="26"/>
  </w:num>
  <w:num w:numId="44">
    <w:abstractNumId w:val="57"/>
  </w:num>
  <w:num w:numId="45">
    <w:abstractNumId w:val="32"/>
  </w:num>
  <w:num w:numId="46">
    <w:abstractNumId w:val="59"/>
  </w:num>
  <w:num w:numId="47">
    <w:abstractNumId w:val="15"/>
  </w:num>
  <w:num w:numId="48">
    <w:abstractNumId w:val="46"/>
  </w:num>
  <w:num w:numId="49">
    <w:abstractNumId w:val="50"/>
  </w:num>
  <w:num w:numId="50">
    <w:abstractNumId w:val="8"/>
  </w:num>
  <w:num w:numId="51">
    <w:abstractNumId w:val="11"/>
  </w:num>
  <w:num w:numId="52">
    <w:abstractNumId w:val="47"/>
  </w:num>
  <w:num w:numId="53">
    <w:abstractNumId w:val="27"/>
  </w:num>
  <w:num w:numId="54">
    <w:abstractNumId w:val="3"/>
  </w:num>
  <w:num w:numId="55">
    <w:abstractNumId w:val="66"/>
  </w:num>
  <w:num w:numId="56">
    <w:abstractNumId w:val="64"/>
  </w:num>
  <w:num w:numId="57">
    <w:abstractNumId w:val="39"/>
  </w:num>
  <w:num w:numId="58">
    <w:abstractNumId w:val="31"/>
  </w:num>
  <w:num w:numId="59">
    <w:abstractNumId w:val="14"/>
  </w:num>
  <w:num w:numId="60">
    <w:abstractNumId w:val="72"/>
  </w:num>
  <w:num w:numId="61">
    <w:abstractNumId w:val="65"/>
  </w:num>
  <w:num w:numId="62">
    <w:abstractNumId w:val="70"/>
  </w:num>
  <w:num w:numId="63">
    <w:abstractNumId w:val="9"/>
  </w:num>
  <w:num w:numId="64">
    <w:abstractNumId w:val="12"/>
  </w:num>
  <w:num w:numId="65">
    <w:abstractNumId w:val="33"/>
  </w:num>
  <w:num w:numId="66">
    <w:abstractNumId w:val="20"/>
  </w:num>
  <w:num w:numId="67">
    <w:abstractNumId w:val="73"/>
  </w:num>
  <w:num w:numId="68">
    <w:abstractNumId w:val="44"/>
  </w:num>
  <w:num w:numId="69">
    <w:abstractNumId w:val="56"/>
  </w:num>
  <w:num w:numId="70">
    <w:abstractNumId w:val="29"/>
  </w:num>
  <w:num w:numId="71">
    <w:abstractNumId w:val="30"/>
  </w:num>
  <w:num w:numId="72">
    <w:abstractNumId w:val="71"/>
  </w:num>
  <w:num w:numId="73">
    <w:abstractNumId w:val="35"/>
  </w:num>
  <w:num w:numId="74">
    <w:abstractNumId w:val="74"/>
  </w:num>
  <w:num w:numId="75">
    <w:abstractNumId w:val="41"/>
  </w:num>
  <w:numIdMacAtCleanup w:val="7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74E"/>
    <w:rsid w:val="001209B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30C8"/>
    <w:rsid w:val="00153617"/>
    <w:rsid w:val="00153F94"/>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B9F"/>
    <w:rsid w:val="00305EA3"/>
    <w:rsid w:val="00305EBA"/>
    <w:rsid w:val="00305FF3"/>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7C7"/>
    <w:rsid w:val="00395AE0"/>
    <w:rsid w:val="0039677C"/>
    <w:rsid w:val="00396781"/>
    <w:rsid w:val="00397363"/>
    <w:rsid w:val="003973E0"/>
    <w:rsid w:val="0039776A"/>
    <w:rsid w:val="00397A4D"/>
    <w:rsid w:val="00397A4F"/>
    <w:rsid w:val="00397ADD"/>
    <w:rsid w:val="00397AFD"/>
    <w:rsid w:val="00397C50"/>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598"/>
    <w:rsid w:val="003D0648"/>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B90"/>
    <w:rsid w:val="00455CF1"/>
    <w:rsid w:val="00455D63"/>
    <w:rsid w:val="00455E88"/>
    <w:rsid w:val="00456010"/>
    <w:rsid w:val="004561FE"/>
    <w:rsid w:val="0045655D"/>
    <w:rsid w:val="004568FC"/>
    <w:rsid w:val="00456C2E"/>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60CC"/>
    <w:rsid w:val="0047665C"/>
    <w:rsid w:val="00476D05"/>
    <w:rsid w:val="00476D64"/>
    <w:rsid w:val="004770BA"/>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B75"/>
    <w:rsid w:val="00561F3F"/>
    <w:rsid w:val="00561F73"/>
    <w:rsid w:val="00562468"/>
    <w:rsid w:val="005629DA"/>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EA6"/>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747"/>
    <w:rsid w:val="00655A9C"/>
    <w:rsid w:val="00655B0F"/>
    <w:rsid w:val="00655FE9"/>
    <w:rsid w:val="006565BB"/>
    <w:rsid w:val="00656618"/>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C45"/>
    <w:rsid w:val="0079400C"/>
    <w:rsid w:val="00794174"/>
    <w:rsid w:val="0079442D"/>
    <w:rsid w:val="007945B2"/>
    <w:rsid w:val="00794AE6"/>
    <w:rsid w:val="00795B59"/>
    <w:rsid w:val="00795D27"/>
    <w:rsid w:val="00795D85"/>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504C"/>
    <w:rsid w:val="00CC5436"/>
    <w:rsid w:val="00CC5782"/>
    <w:rsid w:val="00CC5842"/>
    <w:rsid w:val="00CC5A3C"/>
    <w:rsid w:val="00CC5C3A"/>
    <w:rsid w:val="00CC5F79"/>
    <w:rsid w:val="00CC5FF2"/>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2A5"/>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9AB"/>
    <w:rsid w:val="00DF1D36"/>
    <w:rsid w:val="00DF1E01"/>
    <w:rsid w:val="00DF1FF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294"/>
    <w:rsid w:val="00E62535"/>
    <w:rsid w:val="00E62F0A"/>
    <w:rsid w:val="00E63175"/>
    <w:rsid w:val="00E6379E"/>
    <w:rsid w:val="00E641CF"/>
    <w:rsid w:val="00E646C1"/>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D32"/>
    <w:rsid w:val="00EC6CC7"/>
    <w:rsid w:val="00EC6DFD"/>
    <w:rsid w:val="00EC6E53"/>
    <w:rsid w:val="00EC72B6"/>
    <w:rsid w:val="00EC7A1A"/>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DCC"/>
    <w:rsid w:val="00F42E26"/>
    <w:rsid w:val="00F43210"/>
    <w:rsid w:val="00F4354C"/>
    <w:rsid w:val="00F43591"/>
    <w:rsid w:val="00F43B1D"/>
    <w:rsid w:val="00F43D07"/>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3356"/>
    <w:rsid w:val="00F64007"/>
    <w:rsid w:val="00F64070"/>
    <w:rsid w:val="00F64261"/>
    <w:rsid w:val="00F64621"/>
    <w:rsid w:val="00F6467D"/>
    <w:rsid w:val="00F64883"/>
    <w:rsid w:val="00F64D82"/>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www.hudhdx.info/Resources/Vendors/HMIS%20CSV%20Specifications%20FY2020%20v1.7.pdf" TargetMode="External"/><Relationship Id="rId26"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www.hudhdx.info/Resources/Vendors/HMIS_2020_Model_v1_4.png"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files.hudexchange.info/resources/documents/HMIS-Data-Dictionary.pdf" TargetMode="External"/><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hyperlink" Target="https://files.hudexchange.info/resources/documents/Notice-CPD-18-08-2019-HIC-PIT-Data-Collection-Notice.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6/09/relationships/commentsIds" Target="commentsIds.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70EA9B1-3D13-45D9-A00F-409F62402C99}">
  <ds:schemaRefs>
    <ds:schemaRef ds:uri="http://schemas.openxmlformats.org/officeDocument/2006/bibliography"/>
  </ds:schemaRefs>
</ds:datastoreItem>
</file>

<file path=customXml/itemProps2.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5732</TotalTime>
  <Pages>158</Pages>
  <Words>43325</Words>
  <Characters>246958</Characters>
  <Application>Microsoft Office Word</Application>
  <DocSecurity>0</DocSecurity>
  <Lines>2057</Lines>
  <Paragraphs>579</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289704</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282</cp:revision>
  <cp:lastPrinted>2018-10-11T13:23:00Z</cp:lastPrinted>
  <dcterms:created xsi:type="dcterms:W3CDTF">2020-04-17T19:41:00Z</dcterms:created>
  <dcterms:modified xsi:type="dcterms:W3CDTF">2020-07-09T14:35:00Z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