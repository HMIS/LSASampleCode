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647DCB">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647DCB">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647DCB">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647DCB">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647DCB">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647DCB">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647DCB">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647DCB">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647DCB">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647DCB">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647DCB">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647DCB">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647DCB">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647DCB">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647DCB">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647DCB">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647DCB">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647DCB">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647DCB">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647DCB">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647DCB">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647DCB">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647DCB">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647DCB">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647DCB">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647DCB">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647DCB">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647DCB">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647DCB">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647DCB">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647DCB">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647DCB">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647DCB">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647DCB">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647DCB">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647DCB">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647DCB">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647DCB">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647DCB">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647DCB">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647DCB">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647DCB">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647DCB">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647DCB">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647DCB">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647DCB">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647DCB">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647DCB">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647DCB">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647DCB">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647DCB">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647DCB">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647DCB">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647DCB">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647DCB">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647DCB">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647DCB">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647DCB">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647DCB">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647DCB">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647DCB">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647DCB">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647DCB">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647DCB">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647DCB">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647DCB">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647DCB">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647DCB">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647DCB">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647DCB">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647DCB">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647DCB">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647DCB">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647DCB">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647DCB">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647DCB">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647DCB">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647DCB">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647DCB">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647DCB">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647DCB">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647DCB">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647DCB">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647DCB">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647DCB">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647DCB">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647DCB">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647DCB">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647DCB">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647DCB">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647DCB">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647DCB">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647DCB">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647DCB">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647DCB">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647DCB">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647DCB">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647DCB">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647DCB">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647DCB">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647DCB">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647DCB">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647DCB">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647DCB">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77777777" w:rsidR="002A0263" w:rsidRDefault="002A0263" w:rsidP="004402C9">
            <w:pPr>
              <w:spacing w:before="0" w:after="0" w:line="240" w:lineRule="auto"/>
            </w:pPr>
          </w:p>
        </w:tc>
        <w:tc>
          <w:tcPr>
            <w:tcW w:w="1512" w:type="dxa"/>
          </w:tcPr>
          <w:p w14:paraId="2E270235" w14:textId="77777777" w:rsidR="002A0263" w:rsidRDefault="002A0263" w:rsidP="004402C9">
            <w:pPr>
              <w:spacing w:before="0" w:after="0" w:line="240" w:lineRule="auto"/>
            </w:pPr>
          </w:p>
        </w:tc>
        <w:tc>
          <w:tcPr>
            <w:tcW w:w="6839" w:type="dxa"/>
          </w:tcPr>
          <w:p w14:paraId="298C6699" w14:textId="77777777" w:rsidR="002A0263" w:rsidRDefault="002A0263"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Default="118D5271" w:rsidP="118D5271">
      <w:pPr>
        <w:rPr>
          <w:b/>
          <w:bCs/>
          <w:highlight w:val="yellow"/>
        </w:rPr>
      </w:pPr>
      <w:r w:rsidRPr="118D5271">
        <w:rPr>
          <w:b/>
          <w:bCs/>
          <w:highlight w:val="yellow"/>
        </w:rPr>
        <w:t>The following companion documents</w:t>
      </w:r>
      <w:r w:rsidR="0074636B">
        <w:rPr>
          <w:b/>
          <w:bCs/>
          <w:highlight w:val="yellow"/>
        </w:rPr>
        <w:t xml:space="preserve"> or links</w:t>
      </w:r>
      <w:r w:rsidRPr="118D5271">
        <w:rPr>
          <w:b/>
          <w:bCs/>
          <w:highlight w:val="yellow"/>
        </w:rPr>
        <w:t xml:space="preserve"> are available </w:t>
      </w:r>
      <w:r w:rsidR="00546E6C">
        <w:rPr>
          <w:b/>
          <w:bCs/>
          <w:highlight w:val="yellow"/>
        </w:rPr>
        <w:t xml:space="preserve">for vendors in the HUB. Most materials will be publicly posted to the HUD Exchange after initial vendor feedback via weekly office </w:t>
      </w:r>
      <w:r w:rsidR="00913533">
        <w:rPr>
          <w:b/>
          <w:bCs/>
          <w:highlight w:val="yellow"/>
        </w:rPr>
        <w:t>hours</w:t>
      </w:r>
      <w:r w:rsidRPr="118D5271">
        <w:rPr>
          <w:b/>
          <w:bCs/>
          <w:highlight w:val="yellow"/>
        </w:rPr>
        <w:t>:</w:t>
      </w:r>
    </w:p>
    <w:p w14:paraId="51D46C34" w14:textId="4A7BDBDF" w:rsidR="00546E6C" w:rsidRPr="00546E6C" w:rsidRDefault="00546E6C" w:rsidP="00546E6C">
      <w:pPr>
        <w:pStyle w:val="ListParagraph"/>
        <w:numPr>
          <w:ilvl w:val="0"/>
          <w:numId w:val="60"/>
        </w:numPr>
        <w:rPr>
          <w:bCs/>
          <w:highlight w:val="yellow"/>
        </w:rPr>
      </w:pPr>
      <w:r w:rsidRPr="00546E6C">
        <w:rPr>
          <w:bCs/>
          <w:highlight w:val="yellow"/>
        </w:rPr>
        <w:t>Specifications with tracked changes from FY2018</w:t>
      </w:r>
    </w:p>
    <w:p w14:paraId="39AA0483" w14:textId="7F9C7631" w:rsidR="00546E6C" w:rsidRPr="00546E6C" w:rsidRDefault="00546E6C" w:rsidP="00546E6C">
      <w:pPr>
        <w:pStyle w:val="ListParagraph"/>
        <w:numPr>
          <w:ilvl w:val="0"/>
          <w:numId w:val="60"/>
        </w:numPr>
        <w:rPr>
          <w:bCs/>
          <w:highlight w:val="yellow"/>
        </w:rPr>
      </w:pPr>
      <w:r w:rsidRPr="00546E6C">
        <w:rPr>
          <w:bCs/>
          <w:highlight w:val="yellow"/>
        </w:rPr>
        <w:t>Specifications with annotations describing the changes from FY2018</w:t>
      </w:r>
    </w:p>
    <w:p w14:paraId="408313D4" w14:textId="3474E1C0" w:rsidR="00546E6C" w:rsidRPr="00546E6C" w:rsidRDefault="00546E6C" w:rsidP="00546E6C">
      <w:pPr>
        <w:pStyle w:val="ListParagraph"/>
        <w:numPr>
          <w:ilvl w:val="0"/>
          <w:numId w:val="60"/>
        </w:numPr>
        <w:rPr>
          <w:bCs/>
          <w:highlight w:val="yellow"/>
        </w:rPr>
      </w:pPr>
      <w:r w:rsidRPr="00546E6C">
        <w:rPr>
          <w:bCs/>
          <w:highlight w:val="yellow"/>
        </w:rPr>
        <w:t>LSA Dictionary</w:t>
      </w:r>
    </w:p>
    <w:p w14:paraId="306F2F43" w14:textId="622DBC07" w:rsidR="00546E6C" w:rsidRPr="00546E6C" w:rsidRDefault="00546E6C" w:rsidP="00546E6C">
      <w:pPr>
        <w:pStyle w:val="ListParagraph"/>
        <w:numPr>
          <w:ilvl w:val="0"/>
          <w:numId w:val="60"/>
        </w:numPr>
        <w:rPr>
          <w:bCs/>
          <w:highlight w:val="yellow"/>
        </w:rPr>
      </w:pPr>
      <w:r w:rsidRPr="00546E6C">
        <w:rPr>
          <w:bCs/>
          <w:highlight w:val="yellow"/>
        </w:rPr>
        <w:t>Test Kit</w:t>
      </w:r>
    </w:p>
    <w:p w14:paraId="3F635E84" w14:textId="6C7914B1" w:rsidR="00546E6C" w:rsidRPr="00546E6C" w:rsidRDefault="00546E6C" w:rsidP="00546E6C">
      <w:pPr>
        <w:pStyle w:val="ListParagraph"/>
        <w:numPr>
          <w:ilvl w:val="0"/>
          <w:numId w:val="60"/>
        </w:numPr>
        <w:rPr>
          <w:bCs/>
          <w:highlight w:val="yellow"/>
        </w:rPr>
      </w:pPr>
      <w:r w:rsidRPr="00546E6C">
        <w:rPr>
          <w:bCs/>
          <w:highlight w:val="yellow"/>
        </w:rPr>
        <w:t>Sample Code</w:t>
      </w:r>
      <w:r w:rsidR="0074636B">
        <w:rPr>
          <w:bCs/>
          <w:highlight w:val="yellow"/>
        </w:rPr>
        <w:t xml:space="preserve"> (stored on </w:t>
      </w:r>
      <w:proofErr w:type="spellStart"/>
      <w:r w:rsidR="0074636B">
        <w:rPr>
          <w:bCs/>
          <w:highlight w:val="yellow"/>
        </w:rPr>
        <w:t>Github</w:t>
      </w:r>
      <w:proofErr w:type="spellEnd"/>
      <w:r w:rsidR="0074636B">
        <w:rPr>
          <w:bCs/>
          <w:highlight w:val="yellow"/>
        </w:rPr>
        <w:t>)</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647DCB"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647DCB"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6AD5070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commentRangeStart w:id="71"/>
      <w:ins w:id="72" w:author="Molly McEvilley" w:date="2020-05-14T10:08:00Z">
        <w:r w:rsidR="00F73DD1">
          <w:t>1</w:t>
        </w:r>
      </w:ins>
      <w:del w:id="73" w:author="Molly McEvilley" w:date="2020-05-14T10:08:00Z">
        <w:r w:rsidR="00DE4A2E" w:rsidDel="00F73DD1">
          <w:delText>2</w:delText>
        </w:r>
      </w:del>
      <w:commentRangeEnd w:id="71"/>
      <w:r w:rsidR="00F73DD1">
        <w:rPr>
          <w:rStyle w:val="CommentReference"/>
        </w:rPr>
        <w:commentReference w:id="71"/>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6970C5">
      <w:pPr>
        <w:pStyle w:val="ListParagraph"/>
        <w:numPr>
          <w:ilvl w:val="5"/>
          <w:numId w:val="75"/>
        </w:numPr>
      </w:pPr>
      <w:r>
        <w:t>Continuum projects (</w:t>
      </w:r>
      <w:proofErr w:type="spellStart"/>
      <w:r w:rsidRPr="00B678E4">
        <w:rPr>
          <w:i/>
          <w:iCs/>
        </w:rPr>
        <w:t>ContinuumProject</w:t>
      </w:r>
      <w:proofErr w:type="spellEnd"/>
      <w:r>
        <w:t xml:space="preserve"> = 1)</w:t>
      </w:r>
    </w:p>
    <w:p w14:paraId="11A9B4A6" w14:textId="77777777" w:rsidR="00DB54BE" w:rsidRDefault="00DB54BE" w:rsidP="006970C5">
      <w:pPr>
        <w:pStyle w:val="ListParagraph"/>
        <w:numPr>
          <w:ilvl w:val="5"/>
          <w:numId w:val="75"/>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4" w:name="_HMIS_Data_Elements"/>
      <w:bookmarkStart w:id="75" w:name="_Toc37849747"/>
      <w:bookmarkStart w:id="76" w:name="_Toc38030522"/>
      <w:bookmarkEnd w:id="69"/>
      <w:bookmarkEnd w:id="74"/>
      <w:r>
        <w:t xml:space="preserve">LSA Reporting Cohorts </w:t>
      </w:r>
      <w:r w:rsidR="00E14928">
        <w:t>and Dates (</w:t>
      </w:r>
      <w:proofErr w:type="spellStart"/>
      <w:r w:rsidR="00E14928">
        <w:t>tlsa_CohortDates</w:t>
      </w:r>
      <w:proofErr w:type="spellEnd"/>
      <w:r w:rsidR="00E14928">
        <w:t>)</w:t>
      </w:r>
      <w:bookmarkEnd w:id="75"/>
      <w:bookmarkEnd w:id="7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7" w:name="_Toc37849748"/>
      <w:bookmarkStart w:id="78" w:name="_Toc38030523"/>
      <w:r>
        <w:t>HMIS Household Enrollments (</w:t>
      </w:r>
      <w:proofErr w:type="spellStart"/>
      <w:r>
        <w:t>tlsa_HHID</w:t>
      </w:r>
      <w:proofErr w:type="spellEnd"/>
      <w:r>
        <w:t>)</w:t>
      </w:r>
      <w:bookmarkEnd w:id="77"/>
      <w:bookmarkEnd w:id="7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046859">
      <w:pPr>
        <w:pStyle w:val="ListParagraph"/>
        <w:numPr>
          <w:ilvl w:val="0"/>
          <w:numId w:val="34"/>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77777777" w:rsidR="00D27CF7" w:rsidRDefault="00D27CF7" w:rsidP="00046859">
      <w:pPr>
        <w:pStyle w:val="ListParagraph"/>
        <w:numPr>
          <w:ilvl w:val="0"/>
          <w:numId w:val="36"/>
        </w:numPr>
      </w:pPr>
      <w:proofErr w:type="spellStart"/>
      <w:r>
        <w:t>Project.</w:t>
      </w:r>
      <w:r w:rsidRPr="00B02074">
        <w:rPr>
          <w:i/>
          <w:iCs/>
        </w:rPr>
        <w:t>ProjectType</w:t>
      </w:r>
      <w:proofErr w:type="spellEnd"/>
      <w:r>
        <w:t xml:space="preserve"> in (2,3,8,13</w:t>
      </w:r>
      <w:commentRangeStart w:id="80"/>
      <w:del w:id="81" w:author="Molly McEvilley" w:date="2020-05-14T10:10:00Z">
        <w:r w:rsidDel="00723AE7">
          <w:delText>,3</w:delText>
        </w:r>
      </w:del>
      <w:commentRangeEnd w:id="80"/>
      <w:r w:rsidR="00723AE7">
        <w:rPr>
          <w:rStyle w:val="CommentReference"/>
          <w:rFonts w:eastAsiaTheme="minorHAnsi" w:cstheme="minorBidi"/>
        </w:rPr>
        <w:commentReference w:id="80"/>
      </w:r>
      <w:r>
        <w:t>)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proofErr w:type="spellStart"/>
      <w:r>
        <w:t>Project.</w:t>
      </w:r>
      <w:r>
        <w:rPr>
          <w:i/>
          <w:iCs/>
        </w:rPr>
        <w:t>ContinuumProject</w:t>
      </w:r>
      <w:proofErr w:type="spellEnd"/>
      <w:r>
        <w:rPr>
          <w:i/>
          <w:iCs/>
        </w:rPr>
        <w:t xml:space="preserve"> </w:t>
      </w:r>
      <w:r>
        <w:t>= 1</w:t>
      </w:r>
    </w:p>
    <w:p w14:paraId="1D3242C8" w14:textId="7FBE0F41" w:rsidR="00D27CF7" w:rsidRDefault="00D27CF7" w:rsidP="00046859">
      <w:pPr>
        <w:pStyle w:val="ListParagraph"/>
        <w:numPr>
          <w:ilvl w:val="0"/>
          <w:numId w:val="36"/>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046859">
      <w:pPr>
        <w:pStyle w:val="ListParagraph"/>
        <w:numPr>
          <w:ilvl w:val="0"/>
          <w:numId w:val="36"/>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1B02DD02" w14:textId="18A9DFC2" w:rsidR="00D27CF7" w:rsidRPr="00683863" w:rsidDel="00CF43CA" w:rsidRDefault="00D27CF7" w:rsidP="006447AB">
      <w:pPr>
        <w:pStyle w:val="ListParagraph"/>
        <w:numPr>
          <w:ilvl w:val="0"/>
          <w:numId w:val="36"/>
        </w:numPr>
        <w:rPr>
          <w:del w:id="82" w:author="Molly McEvilley" w:date="2020-05-28T09:55:00Z"/>
          <w:u w:val="single"/>
        </w:rPr>
      </w:pPr>
      <w:commentRangeStart w:id="83"/>
      <w:proofErr w:type="spellStart"/>
      <w:r>
        <w:t>Exit.</w:t>
      </w:r>
      <w:r w:rsidRPr="00CF43CA">
        <w:rPr>
          <w:i/>
          <w:iCs/>
        </w:rPr>
        <w:t>ExitDate</w:t>
      </w:r>
      <w:proofErr w:type="spellEnd"/>
      <w:r>
        <w:t xml:space="preserve"> is </w:t>
      </w:r>
      <w:r w:rsidR="00143E83">
        <w:t>NULL</w:t>
      </w:r>
      <w:r>
        <w:t xml:space="preserve"> or </w:t>
      </w:r>
      <w:ins w:id="84" w:author="Molly McEvilley" w:date="2020-05-28T09:55:00Z">
        <w:r w:rsidR="00F7087B">
          <w:t>(</w:t>
        </w:r>
      </w:ins>
      <w:proofErr w:type="spellStart"/>
      <w:r>
        <w:t>Exit</w:t>
      </w:r>
      <w:r w:rsidRPr="00CF43CA">
        <w:rPr>
          <w:i/>
          <w:iCs/>
        </w:rPr>
        <w:t>.ExitDate</w:t>
      </w:r>
      <w:proofErr w:type="spellEnd"/>
      <w:r>
        <w:t xml:space="preserve"> &gt;= </w:t>
      </w:r>
      <w:r w:rsidRPr="00CF43CA">
        <w:rPr>
          <w:u w:val="single"/>
        </w:rPr>
        <w:t>10/1/2012’</w:t>
      </w:r>
      <w:r>
        <w:t xml:space="preserve"> and </w:t>
      </w:r>
    </w:p>
    <w:p w14:paraId="57E55C4F" w14:textId="47F9CF9F" w:rsidR="00D27CF7" w:rsidRPr="00CF43CA" w:rsidRDefault="00D27CF7" w:rsidP="00B32E6A">
      <w:pPr>
        <w:pStyle w:val="ListParagraph"/>
        <w:numPr>
          <w:ilvl w:val="0"/>
          <w:numId w:val="36"/>
        </w:numPr>
        <w:rPr>
          <w:u w:val="single"/>
        </w:rPr>
      </w:pP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ins w:id="85" w:author="Molly McEvilley" w:date="2020-05-28T09:55:00Z">
        <w:r w:rsidR="00F7087B">
          <w:t>)</w:t>
        </w:r>
      </w:ins>
      <w:del w:id="86" w:author="Molly McEvilley" w:date="2020-05-28T09:55:00Z">
        <w:r w:rsidDel="00F7087B">
          <w:delText>; or</w:delText>
        </w:r>
      </w:del>
      <w:commentRangeEnd w:id="83"/>
      <w:r w:rsidR="006447AB">
        <w:rPr>
          <w:rStyle w:val="CommentReference"/>
          <w:rFonts w:eastAsiaTheme="minorHAnsi" w:cstheme="minorBidi"/>
        </w:rPr>
        <w:commentReference w:id="83"/>
      </w:r>
    </w:p>
    <w:p w14:paraId="15132096" w14:textId="0E6177FF" w:rsidR="00D27CF7" w:rsidRPr="002F0D32" w:rsidDel="00F7087B" w:rsidRDefault="00D27CF7" w:rsidP="00046859">
      <w:pPr>
        <w:pStyle w:val="ListParagraph"/>
        <w:numPr>
          <w:ilvl w:val="1"/>
          <w:numId w:val="36"/>
        </w:numPr>
        <w:rPr>
          <w:del w:id="87" w:author="Molly McEvilley" w:date="2020-05-28T09:55:00Z"/>
          <w:u w:val="single"/>
        </w:rPr>
      </w:pPr>
      <w:del w:id="88" w:author="Molly McEvilley" w:date="2020-05-28T09:55:00Z">
        <w:r w:rsidRPr="00363F6A" w:rsidDel="00F7087B">
          <w:rPr>
            <w:i/>
            <w:iCs/>
          </w:rPr>
          <w:delText>ProjectType</w:delText>
        </w:r>
        <w:r w:rsidDel="00F7087B">
          <w:rPr>
            <w:i/>
            <w:iCs/>
          </w:rPr>
          <w:delText xml:space="preserve"> </w:delText>
        </w:r>
        <w:r w:rsidDel="00F7087B">
          <w:delText>is RRH and Exit.</w:delText>
        </w:r>
        <w:r w:rsidRPr="00AB2970" w:rsidDel="00F7087B">
          <w:rPr>
            <w:i/>
            <w:iCs/>
          </w:rPr>
          <w:delText>ExitDate</w:delText>
        </w:r>
        <w:r w:rsidDel="00F7087B">
          <w:delText xml:space="preserve"> = </w:delText>
        </w:r>
        <w:r w:rsidRPr="00B678E4" w:rsidDel="00F7087B">
          <w:rPr>
            <w:i/>
            <w:iCs/>
          </w:rPr>
          <w:delText>EntryDate</w:delText>
        </w:r>
        <w:r w:rsidDel="00F7087B">
          <w:delText xml:space="preserve"> and </w:delText>
        </w:r>
        <w:r w:rsidRPr="00B678E4" w:rsidDel="00F7087B">
          <w:rPr>
            <w:i/>
            <w:iCs/>
          </w:rPr>
          <w:delText>ExitDate</w:delText>
        </w:r>
        <w:r w:rsidDel="00F7087B">
          <w:delText xml:space="preserve"> = </w:delText>
        </w:r>
        <w:r w:rsidRPr="00B678E4" w:rsidDel="00F7087B">
          <w:rPr>
            <w:i/>
            <w:iCs/>
          </w:rPr>
          <w:delText>MoveInDate</w:delText>
        </w:r>
        <w:r w:rsidDel="00F7087B">
          <w:delText xml:space="preserve"> </w:delText>
        </w:r>
      </w:del>
    </w:p>
    <w:p w14:paraId="19D5E4D3" w14:textId="77777777" w:rsidR="00D27CF7" w:rsidRPr="003D6740" w:rsidRDefault="00D27CF7" w:rsidP="00046859">
      <w:pPr>
        <w:pStyle w:val="ListParagraph"/>
        <w:numPr>
          <w:ilvl w:val="0"/>
          <w:numId w:val="36"/>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046859">
      <w:pPr>
        <w:pStyle w:val="ListParagraph"/>
        <w:numPr>
          <w:ilvl w:val="0"/>
          <w:numId w:val="37"/>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89" w:name="_ExitDest"/>
      <w:bookmarkEnd w:id="89"/>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0" w:name="_HMIS_Data_Requirements"/>
      <w:bookmarkStart w:id="91" w:name="_Toc37849749"/>
      <w:bookmarkStart w:id="92" w:name="_Toc38030524"/>
      <w:bookmarkEnd w:id="90"/>
      <w:r>
        <w:t>HMIS Client Enrollments</w:t>
      </w:r>
      <w:r w:rsidR="00B054F4">
        <w:t xml:space="preserve"> (</w:t>
      </w:r>
      <w:proofErr w:type="spellStart"/>
      <w:r w:rsidR="00B054F4">
        <w:t>tlsa_Enrollment</w:t>
      </w:r>
      <w:proofErr w:type="spellEnd"/>
      <w:r w:rsidR="00B054F4">
        <w:t>)</w:t>
      </w:r>
      <w:bookmarkEnd w:id="91"/>
      <w:bookmarkEnd w:id="92"/>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Change w:id="93" w:author="Molly McEvilley" w:date="2020-07-09T06:20:00Z">
          <w:tblPr>
            <w:tblStyle w:val="TableGrid"/>
            <w:tblW w:w="9355" w:type="dxa"/>
            <w:tblLook w:val="04A0" w:firstRow="1" w:lastRow="0" w:firstColumn="1" w:lastColumn="0" w:noHBand="0" w:noVBand="1"/>
          </w:tblPr>
        </w:tblPrChange>
      </w:tblPr>
      <w:tblGrid>
        <w:gridCol w:w="2335"/>
        <w:gridCol w:w="7020"/>
        <w:tblGridChange w:id="94">
          <w:tblGrid>
            <w:gridCol w:w="2335"/>
            <w:gridCol w:w="7020"/>
          </w:tblGrid>
        </w:tblGridChange>
      </w:tblGrid>
      <w:tr w:rsidR="00C3527B" w:rsidRPr="005F4836" w14:paraId="4588BE08" w14:textId="77777777" w:rsidTr="007C7E02">
        <w:trPr>
          <w:cantSplit/>
          <w:trHeight w:val="216"/>
          <w:tblHeader/>
          <w:trPrChange w:id="95" w:author="Molly McEvilley" w:date="2020-07-09T06:20:00Z">
            <w:trPr>
              <w:cantSplit/>
              <w:trHeight w:val="216"/>
            </w:trPr>
          </w:trPrChange>
        </w:trPr>
        <w:tc>
          <w:tcPr>
            <w:tcW w:w="2335" w:type="dxa"/>
            <w:shd w:val="clear" w:color="auto" w:fill="76923C" w:themeFill="accent3" w:themeFillShade="BF"/>
            <w:tcPrChange w:id="96" w:author="Molly McEvilley" w:date="2020-07-09T06:20:00Z">
              <w:tcPr>
                <w:tcW w:w="2335" w:type="dxa"/>
                <w:shd w:val="clear" w:color="auto" w:fill="76923C" w:themeFill="accent3" w:themeFillShade="BF"/>
              </w:tcPr>
            </w:tcPrChange>
          </w:tcPr>
          <w:p w14:paraId="2D6E756C" w14:textId="77777777" w:rsidR="00C3527B" w:rsidRPr="005F4836" w:rsidRDefault="00C3527B" w:rsidP="0084349D">
            <w:pPr>
              <w:pStyle w:val="NoSpacing"/>
              <w:rPr>
                <w:b/>
                <w:bCs/>
                <w:color w:val="FFFFFF" w:themeColor="background1"/>
              </w:rPr>
            </w:pPr>
            <w:proofErr w:type="spellStart"/>
            <w:r>
              <w:rPr>
                <w:b/>
                <w:bCs/>
                <w:color w:val="FFFFFF" w:themeColor="background1"/>
              </w:rPr>
              <w:t>tlsa_</w:t>
            </w:r>
            <w:commentRangeStart w:id="97"/>
            <w:r>
              <w:rPr>
                <w:b/>
                <w:bCs/>
                <w:color w:val="FFFFFF" w:themeColor="background1"/>
              </w:rPr>
              <w:t>Enrollment</w:t>
            </w:r>
            <w:commentRangeEnd w:id="97"/>
            <w:proofErr w:type="spellEnd"/>
            <w:r w:rsidR="006447AB">
              <w:rPr>
                <w:rStyle w:val="CommentReference"/>
                <w:rFonts w:eastAsiaTheme="minorHAnsi"/>
              </w:rPr>
              <w:commentReference w:id="97"/>
            </w:r>
            <w:del w:id="98" w:author="Molly McEvilley" w:date="2020-05-28T10:15:00Z">
              <w:r w:rsidDel="00FB77B8">
                <w:rPr>
                  <w:b/>
                  <w:bCs/>
                  <w:color w:val="FFFFFF" w:themeColor="background1"/>
                </w:rPr>
                <w:delText>ID</w:delText>
              </w:r>
            </w:del>
          </w:p>
        </w:tc>
        <w:tc>
          <w:tcPr>
            <w:tcW w:w="7020" w:type="dxa"/>
            <w:shd w:val="clear" w:color="auto" w:fill="76923C" w:themeFill="accent3" w:themeFillShade="BF"/>
            <w:tcPrChange w:id="99" w:author="Molly McEvilley" w:date="2020-07-09T06:20:00Z">
              <w:tcPr>
                <w:tcW w:w="7020" w:type="dxa"/>
                <w:shd w:val="clear" w:color="auto" w:fill="76923C" w:themeFill="accent3" w:themeFillShade="BF"/>
              </w:tcPr>
            </w:tcPrChange>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r w:rsidR="00BB6C9F" w:rsidDel="00057995" w14:paraId="383D5F1D" w14:textId="591AB61E" w:rsidTr="0084349D">
        <w:trPr>
          <w:cantSplit/>
          <w:trHeight w:val="216"/>
          <w:del w:id="100" w:author="Molly McEvilley" w:date="2020-05-28T10:19:00Z"/>
        </w:trPr>
        <w:tc>
          <w:tcPr>
            <w:tcW w:w="2335" w:type="dxa"/>
          </w:tcPr>
          <w:p w14:paraId="77805A06" w14:textId="15287698" w:rsidR="00BB6C9F" w:rsidRPr="009E23F8" w:rsidDel="00057995" w:rsidRDefault="00BB6C9F" w:rsidP="0084349D">
            <w:pPr>
              <w:pStyle w:val="NoSpacing"/>
              <w:rPr>
                <w:del w:id="101" w:author="Molly McEvilley" w:date="2020-05-28T10:19:00Z"/>
                <w:bCs/>
              </w:rPr>
            </w:pPr>
            <w:del w:id="102" w:author="Molly McEvilley" w:date="2020-05-28T10:19:00Z">
              <w:r w:rsidRPr="009E23F8" w:rsidDel="00D8558F">
                <w:rPr>
                  <w:bCs/>
                </w:rPr>
                <w:lastRenderedPageBreak/>
                <w:delText>ExitCohort</w:delText>
              </w:r>
            </w:del>
          </w:p>
        </w:tc>
        <w:tc>
          <w:tcPr>
            <w:tcW w:w="7020" w:type="dxa"/>
          </w:tcPr>
          <w:p w14:paraId="120A8282" w14:textId="12DD9145" w:rsidR="00BB6C9F" w:rsidDel="00057995" w:rsidRDefault="00AD1C57" w:rsidP="0084349D">
            <w:pPr>
              <w:pStyle w:val="NoSpacing"/>
              <w:rPr>
                <w:del w:id="103" w:author="Molly McEvilley" w:date="2020-05-28T10:19:00Z"/>
              </w:rPr>
            </w:pPr>
            <w:del w:id="104" w:author="Molly McEvilley" w:date="2020-05-28T10:19:00Z">
              <w:r w:rsidDel="00057995">
                <w:delText>For enrollments that meet the criteria for inclusion in an exit cohort, identifies the cohort</w:delText>
              </w:r>
            </w:del>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046859">
      <w:pPr>
        <w:pStyle w:val="ListParagraph"/>
        <w:numPr>
          <w:ilvl w:val="0"/>
          <w:numId w:val="36"/>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046859">
      <w:pPr>
        <w:pStyle w:val="ListParagraph"/>
        <w:numPr>
          <w:ilvl w:val="0"/>
          <w:numId w:val="36"/>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pPr>
        <w:rPr>
          <w:ins w:id="105" w:author="Molly McEvilley" w:date="2020-05-28T10:30:00Z"/>
        </w:rPr>
      </w:pPr>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ins w:id="106" w:author="Molly McEvilley" w:date="2020-05-28T10:30:00Z">
        <w:r w:rsidR="004A3DAA">
          <w:t>:</w:t>
        </w:r>
      </w:ins>
    </w:p>
    <w:p w14:paraId="00750DD2" w14:textId="45DA9921" w:rsidR="00C3527B" w:rsidRDefault="0009759C" w:rsidP="000743E4">
      <w:pPr>
        <w:pStyle w:val="ListParagraph"/>
        <w:numPr>
          <w:ilvl w:val="0"/>
          <w:numId w:val="61"/>
        </w:numPr>
        <w:rPr>
          <w:ins w:id="107" w:author="Molly McEvilley" w:date="2020-05-28T10:30:00Z"/>
        </w:rPr>
      </w:pPr>
      <w:commentRangeStart w:id="108"/>
      <w:ins w:id="109" w:author="Molly McEvilley" w:date="2020-05-28T10:30:00Z">
        <w:r>
          <w:t xml:space="preserve">On or before </w:t>
        </w:r>
      </w:ins>
      <w:del w:id="110" w:author="Molly McEvilley" w:date="2020-05-28T10:30:00Z">
        <w:r w:rsidR="00C3527B" w:rsidDel="0009759C">
          <w:delText xml:space="preserve"> prior to </w:delText>
        </w:r>
      </w:del>
      <w:r w:rsidR="00C3527B" w:rsidRPr="000743E4">
        <w:rPr>
          <w:u w:val="single"/>
        </w:rPr>
        <w:t>ReportEnd</w:t>
      </w:r>
      <w:r w:rsidR="00C3527B">
        <w:t>:</w:t>
      </w:r>
      <w:ins w:id="111" w:author="Molly McEvilley" w:date="2020-05-28T10:30:00Z">
        <w:r>
          <w:t xml:space="preserve"> and</w:t>
        </w:r>
      </w:ins>
    </w:p>
    <w:p w14:paraId="6E316745" w14:textId="511AB1AD" w:rsidR="0009759C" w:rsidRDefault="000743E4" w:rsidP="000743E4">
      <w:pPr>
        <w:pStyle w:val="ListParagraph"/>
        <w:numPr>
          <w:ilvl w:val="0"/>
          <w:numId w:val="61"/>
        </w:numPr>
      </w:pPr>
      <w:ins w:id="112" w:author="Molly McEvilley" w:date="2020-05-28T10:31:00Z">
        <w:r>
          <w:t xml:space="preserve">On or before </w:t>
        </w:r>
        <w:proofErr w:type="spellStart"/>
        <w:r>
          <w:t>tlsa_Enrollment.</w:t>
        </w:r>
        <w:proofErr w:type="gramStart"/>
        <w:r w:rsidRPr="000743E4">
          <w:rPr>
            <w:b/>
            <w:bCs/>
          </w:rPr>
          <w:t>ExitDate</w:t>
        </w:r>
        <w:proofErr w:type="spellEnd"/>
        <w:r>
          <w:t>, if</w:t>
        </w:r>
        <w:proofErr w:type="gramEnd"/>
        <w:r>
          <w:t xml:space="preserve"> it is not null.</w:t>
        </w:r>
      </w:ins>
      <w:commentRangeEnd w:id="108"/>
      <w:ins w:id="113" w:author="Molly McEvilley" w:date="2020-05-28T10:32:00Z">
        <w:r>
          <w:rPr>
            <w:rStyle w:val="CommentReference"/>
            <w:rFonts w:eastAsiaTheme="minorHAnsi" w:cstheme="minorBidi"/>
          </w:rPr>
          <w:commentReference w:id="108"/>
        </w:r>
      </w:ins>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14" w:name="_Toc31197113"/>
      <w:bookmarkStart w:id="115" w:name="_Toc31197114"/>
      <w:bookmarkStart w:id="116" w:name="_Toc31197115"/>
      <w:bookmarkStart w:id="117" w:name="_Toc31197116"/>
      <w:bookmarkStart w:id="118" w:name="_Toc31197117"/>
      <w:bookmarkStart w:id="119" w:name="_Toc31197118"/>
      <w:bookmarkStart w:id="120" w:name="_Toc29188000"/>
      <w:bookmarkStart w:id="121" w:name="_Toc31197119"/>
      <w:bookmarkStart w:id="122" w:name="_Toc37849750"/>
      <w:bookmarkStart w:id="123" w:name="_Toc38030525"/>
      <w:bookmarkStart w:id="124" w:name="_Toc499543982"/>
      <w:bookmarkEnd w:id="114"/>
      <w:bookmarkEnd w:id="115"/>
      <w:bookmarkEnd w:id="116"/>
      <w:bookmarkEnd w:id="117"/>
      <w:bookmarkEnd w:id="118"/>
      <w:bookmarkEnd w:id="119"/>
      <w:bookmarkEnd w:id="120"/>
      <w:bookmarkEnd w:id="121"/>
      <w:r>
        <w:t>Enrollment Ages</w:t>
      </w:r>
      <w:r w:rsidR="00E14928">
        <w:t xml:space="preserve"> (</w:t>
      </w:r>
      <w:proofErr w:type="spellStart"/>
      <w:r w:rsidR="00E14928">
        <w:t>tlsa_Enrollment</w:t>
      </w:r>
      <w:proofErr w:type="spellEnd"/>
      <w:r w:rsidR="00E14928">
        <w:t>)</w:t>
      </w:r>
      <w:bookmarkEnd w:id="122"/>
      <w:bookmarkEnd w:id="123"/>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28C60D32"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21011E">
              <w:rPr>
                <w:rFonts w:cstheme="minorHAnsi"/>
              </w:rPr>
              <w:t>&lt;</w:t>
            </w:r>
            <w:r>
              <w:rPr>
                <w:rFonts w:cstheme="minorHAnsi"/>
              </w:rPr>
              <w:t xml:space="preserve"> </w:t>
            </w:r>
            <w:proofErr w:type="spellStart"/>
            <w:r w:rsidRPr="004F3BD5">
              <w:rPr>
                <w:rFonts w:cstheme="minorHAnsi"/>
                <w:b/>
                <w:bCs/>
              </w:rPr>
              <w:t>CohortStart</w:t>
            </w:r>
            <w:proofErr w:type="spellEnd"/>
            <w:r>
              <w:rPr>
                <w:rFonts w:cstheme="minorHAnsi"/>
              </w:rPr>
              <w:t xml:space="preserve"> </w:t>
            </w:r>
            <w:del w:id="125" w:author="Molly McEvilley" w:date="2020-06-04T05:22:00Z">
              <w:r w:rsidR="0021011E" w:rsidDel="003A1376">
                <w:rPr>
                  <w:rFonts w:cstheme="minorHAnsi"/>
                </w:rPr>
                <w:delText xml:space="preserve">or </w:delText>
              </w:r>
              <w:commentRangeStart w:id="126"/>
              <w:r w:rsidR="0021011E" w:rsidRPr="004F3BD5" w:rsidDel="003A1376">
                <w:rPr>
                  <w:rFonts w:cstheme="minorHAnsi"/>
                  <w:b/>
                  <w:bCs/>
                </w:rPr>
                <w:delText>EntryDate</w:delText>
              </w:r>
              <w:r w:rsidR="0021011E" w:rsidDel="003A1376">
                <w:rPr>
                  <w:rFonts w:cstheme="minorHAnsi"/>
                </w:rPr>
                <w:delText xml:space="preserve"> </w:delText>
              </w:r>
            </w:del>
            <w:commentRangeEnd w:id="126"/>
            <w:r w:rsidR="000A52A1">
              <w:rPr>
                <w:rStyle w:val="CommentReference"/>
                <w:rFonts w:eastAsiaTheme="minorHAnsi"/>
              </w:rPr>
              <w:commentReference w:id="126"/>
            </w:r>
            <w:del w:id="127" w:author="Molly McEvilley" w:date="2020-06-04T05:22:00Z">
              <w:r w:rsidR="0021011E" w:rsidDel="003A1376">
                <w:rPr>
                  <w:rFonts w:cstheme="minorHAnsi"/>
                </w:rPr>
                <w:delText>&gt;</w:delText>
              </w:r>
            </w:del>
            <w:del w:id="128" w:author="Molly McEvilley" w:date="2020-06-04T05:19:00Z">
              <w:r w:rsidR="0021011E" w:rsidDel="00092B24">
                <w:rPr>
                  <w:rFonts w:cstheme="minorHAnsi"/>
                </w:rPr>
                <w:delText xml:space="preserve"> </w:delText>
              </w:r>
              <w:r w:rsidDel="004C592E">
                <w:rPr>
                  <w:rFonts w:cstheme="minorHAnsi"/>
                </w:rPr>
                <w:delText>CohortEnd</w:delText>
              </w:r>
            </w:del>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7D89FE06"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7A483F2A" w:rsidR="000C38C1" w:rsidRPr="008705FF" w:rsidRDefault="000C38C1" w:rsidP="00F93C8F">
            <w:pPr>
              <w:pStyle w:val="NoSpacing"/>
              <w:rPr>
                <w:rFonts w:cstheme="minorHAnsi"/>
              </w:rPr>
            </w:pPr>
            <w:r w:rsidRPr="00577A54">
              <w:t>2</w:t>
            </w:r>
          </w:p>
        </w:tc>
        <w:tc>
          <w:tcPr>
            <w:tcW w:w="3358" w:type="pct"/>
          </w:tcPr>
          <w:p w14:paraId="161818C1" w14:textId="203B5FFB" w:rsidR="000C38C1" w:rsidRPr="008705FF" w:rsidRDefault="000C38C1" w:rsidP="00F93C8F">
            <w:pPr>
              <w:pStyle w:val="NoSpacing"/>
              <w:rPr>
                <w:rFonts w:cstheme="minorHAnsi"/>
                <w:i/>
              </w:rPr>
            </w:pPr>
            <w:r w:rsidRPr="008705FF">
              <w:rPr>
                <w:rFonts w:cstheme="minorHAnsi"/>
                <w:b/>
                <w:bCs/>
                <w:iCs/>
              </w:rPr>
              <w:t>EntryDate</w:t>
            </w:r>
            <w:r w:rsidRPr="008705FF">
              <w:rPr>
                <w:rFonts w:cstheme="minorHAnsi"/>
                <w:i/>
              </w:rPr>
              <w:t xml:space="preserve"> &gt;= </w:t>
            </w:r>
            <w:proofErr w:type="spellStart"/>
            <w:r>
              <w:rPr>
                <w:rFonts w:cstheme="minorHAnsi"/>
                <w:b/>
                <w:bCs/>
                <w:iCs/>
              </w:rPr>
              <w:t>CohortStart</w:t>
            </w:r>
            <w:proofErr w:type="spellEnd"/>
          </w:p>
        </w:tc>
        <w:tc>
          <w:tcPr>
            <w:tcW w:w="918" w:type="pct"/>
          </w:tcPr>
          <w:p w14:paraId="357A660D" w14:textId="7B441296"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lastRenderedPageBreak/>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29" w:name="_Toc37849751"/>
      <w:bookmarkStart w:id="130" w:name="_Toc38030526"/>
      <w:r>
        <w:t>Household Types</w:t>
      </w:r>
      <w:r w:rsidR="00E14928">
        <w:t xml:space="preserve"> (</w:t>
      </w:r>
      <w:proofErr w:type="spellStart"/>
      <w:r w:rsidR="00E14928">
        <w:t>tlsa_HHID</w:t>
      </w:r>
      <w:proofErr w:type="spellEnd"/>
      <w:r w:rsidR="00E14928">
        <w:t>)</w:t>
      </w:r>
      <w:bookmarkEnd w:id="129"/>
      <w:bookmarkEnd w:id="130"/>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29C55B96" w14:textId="5F44A302" w:rsidR="00CF2E24" w:rsidDel="00CB18B6" w:rsidRDefault="00CF2E24" w:rsidP="00215946">
      <w:pPr>
        <w:rPr>
          <w:del w:id="131" w:author="Molly McEvilley" w:date="2020-07-09T07:37:00Z"/>
        </w:rPr>
      </w:pPr>
      <w:commentRangeStart w:id="132"/>
      <w:del w:id="133" w:author="Molly McEvilley" w:date="2020-07-09T07:37:00Z">
        <w:r w:rsidRPr="00E014B9" w:rsidDel="00CB18B6">
          <w:rPr>
            <w:b/>
            <w:bCs/>
          </w:rPr>
          <w:delText>CohortPeriod</w:delText>
        </w:r>
        <w:r w:rsidDel="00CB18B6">
          <w:delText xml:space="preserve"> </w:delText>
        </w:r>
      </w:del>
      <w:commentRangeEnd w:id="132"/>
      <w:r w:rsidR="0009044E">
        <w:rPr>
          <w:rStyle w:val="CommentReference"/>
        </w:rPr>
        <w:commentReference w:id="132"/>
      </w:r>
      <w:del w:id="134" w:author="Molly McEvilley" w:date="2020-07-09T07:37:00Z">
        <w:r w:rsidDel="00CB18B6">
          <w:delText xml:space="preserve">is also set in this step </w:delText>
        </w:r>
        <w:r w:rsidR="000F1281" w:rsidDel="00CB18B6">
          <w:delText xml:space="preserve">for enrollments with an exit date that falls between </w:delText>
        </w:r>
        <w:r w:rsidR="000F1281" w:rsidRPr="00E014B9" w:rsidDel="00CB18B6">
          <w:rPr>
            <w:b/>
            <w:bCs/>
          </w:rPr>
          <w:delText>CohortStart</w:delText>
        </w:r>
        <w:r w:rsidR="000F1281" w:rsidDel="00CB18B6">
          <w:delText xml:space="preserve"> and </w:delText>
        </w:r>
        <w:r w:rsidR="000F1281" w:rsidRPr="00E014B9" w:rsidDel="00CB18B6">
          <w:rPr>
            <w:b/>
            <w:bCs/>
          </w:rPr>
          <w:delText>CohortEnd</w:delText>
        </w:r>
        <w:r w:rsidR="000F1281" w:rsidDel="00CB18B6">
          <w:delText xml:space="preserve"> </w:delText>
        </w:r>
        <w:r w:rsidR="00E014B9" w:rsidDel="00CB18B6">
          <w:delText>for exit cohorts -2, -1, and 0.</w:delText>
        </w:r>
      </w:del>
    </w:p>
    <w:p w14:paraId="15754DD5" w14:textId="77777777"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215946" w:rsidDel="0015748A" w14:paraId="7A397018" w14:textId="1795E78E" w:rsidTr="00F93C8F">
        <w:trPr>
          <w:cantSplit/>
          <w:trHeight w:val="216"/>
          <w:del w:id="135" w:author="Molly McEvilley" w:date="2020-05-28T11:26:00Z"/>
        </w:trPr>
        <w:tc>
          <w:tcPr>
            <w:tcW w:w="9355" w:type="dxa"/>
          </w:tcPr>
          <w:p w14:paraId="7B90B9EB" w14:textId="2C280D60" w:rsidR="00215946" w:rsidDel="0015748A" w:rsidRDefault="00215946" w:rsidP="00F93C8F">
            <w:pPr>
              <w:pStyle w:val="NoSpacing"/>
              <w:rPr>
                <w:del w:id="136" w:author="Molly McEvilley" w:date="2020-05-28T11:26:00Z"/>
                <w:b/>
                <w:bCs/>
              </w:rPr>
            </w:pPr>
            <w:commentRangeStart w:id="137"/>
            <w:del w:id="138" w:author="Molly McEvilley" w:date="2020-05-28T11:26:00Z">
              <w:r w:rsidDel="0015748A">
                <w:rPr>
                  <w:b/>
                  <w:bCs/>
                </w:rPr>
                <w:delText>CohortPeriod</w:delText>
              </w:r>
            </w:del>
            <w:commentRangeEnd w:id="137"/>
            <w:r w:rsidR="0015748A">
              <w:rPr>
                <w:rStyle w:val="CommentReference"/>
                <w:rFonts w:eastAsiaTheme="minorHAnsi"/>
              </w:rPr>
              <w:commentReference w:id="137"/>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lastRenderedPageBreak/>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commentRangeStart w:id="139"/>
      <w:ins w:id="140" w:author="Molly McEvilley" w:date="2020-05-28T11:32:00Z">
        <w:r w:rsidR="002A2D59">
          <w:t>=</w:t>
        </w:r>
        <w:commentRangeEnd w:id="139"/>
        <w:r w:rsidR="00353505">
          <w:rPr>
            <w:rStyle w:val="CommentReference"/>
          </w:rPr>
          <w:commentReference w:id="139"/>
        </w:r>
      </w:ins>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commentRangeStart w:id="141"/>
      <w:ins w:id="142" w:author="Molly McEvilley" w:date="2020-06-04T05:10:00Z">
        <w:r w:rsidR="00063A0B">
          <w:t>=</w:t>
        </w:r>
      </w:ins>
      <w:r w:rsidR="00650324">
        <w:t xml:space="preserve"> </w:t>
      </w:r>
      <w:commentRangeEnd w:id="141"/>
      <w:r w:rsidR="00063A0B">
        <w:rPr>
          <w:rStyle w:val="CommentReference"/>
        </w:rPr>
        <w:commentReference w:id="141"/>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0572E14D" w14:textId="47D8D0D1" w:rsidR="00896F86" w:rsidDel="000B5002" w:rsidRDefault="00896F86" w:rsidP="00896F86">
      <w:pPr>
        <w:pStyle w:val="Heading4"/>
        <w:rPr>
          <w:del w:id="143" w:author="Molly McEvilley" w:date="2020-05-28T11:26:00Z"/>
        </w:rPr>
      </w:pPr>
      <w:commentRangeStart w:id="144"/>
      <w:commentRangeStart w:id="145"/>
      <w:del w:id="146" w:author="Molly McEvilley" w:date="2020-05-28T11:26:00Z">
        <w:r w:rsidDel="000B5002">
          <w:delText>Cohort Period</w:delText>
        </w:r>
      </w:del>
      <w:commentRangeEnd w:id="144"/>
      <w:r w:rsidR="000B5002">
        <w:rPr>
          <w:rStyle w:val="CommentReference"/>
          <w:rFonts w:asciiTheme="minorHAnsi" w:eastAsiaTheme="minorHAnsi" w:hAnsiTheme="minorHAnsi" w:cstheme="minorBidi"/>
        </w:rPr>
        <w:commentReference w:id="144"/>
      </w:r>
    </w:p>
    <w:p w14:paraId="6B4B6C20" w14:textId="21B3ED80" w:rsidR="003011EF" w:rsidDel="000B5002" w:rsidRDefault="00A335E6" w:rsidP="003011EF">
      <w:pPr>
        <w:rPr>
          <w:del w:id="147" w:author="Molly McEvilley" w:date="2020-05-28T11:26:00Z"/>
        </w:rPr>
      </w:pPr>
      <w:del w:id="148" w:author="Molly McEvilley" w:date="2020-05-28T11:26:00Z">
        <w:r w:rsidRPr="00A335E6" w:rsidDel="000B5002">
          <w:rPr>
            <w:b/>
            <w:bCs/>
          </w:rPr>
          <w:delText>CohortPeriod</w:delText>
        </w:r>
        <w:r w:rsidDel="000B5002">
          <w:delText xml:space="preserve"> indicates, where applicable, which of the three exit cohort periods the tlsa_HHID.</w:delText>
        </w:r>
        <w:r w:rsidRPr="00A335E6" w:rsidDel="000B5002">
          <w:rPr>
            <w:b/>
            <w:bCs/>
          </w:rPr>
          <w:delText>ExitDate</w:delText>
        </w:r>
        <w:r w:rsidDel="000B5002">
          <w:delText xml:space="preserve"> falls in</w:delText>
        </w:r>
        <w:r w:rsidR="004873DC" w:rsidDel="000B5002">
          <w:delText xml:space="preserve">. </w:delText>
        </w:r>
      </w:del>
    </w:p>
    <w:p w14:paraId="18639585" w14:textId="753D448A" w:rsidR="00A335E6" w:rsidDel="000B5002" w:rsidRDefault="00A335E6" w:rsidP="003011EF">
      <w:pPr>
        <w:rPr>
          <w:del w:id="149" w:author="Molly McEvilley" w:date="2020-05-28T11:26:00Z"/>
        </w:rPr>
      </w:pPr>
      <w:del w:id="150" w:author="Molly McEvilley" w:date="2020-05-28T11:26:00Z">
        <w:r w:rsidDel="000B5002">
          <w:delText xml:space="preserve">It is set using </w:delText>
        </w:r>
        <w:r w:rsidR="00B0284E" w:rsidDel="000B5002">
          <w:delText>tlsa_CohortDates.</w:delText>
        </w:r>
        <w:r w:rsidR="00B0284E" w:rsidRPr="00B0284E" w:rsidDel="000B5002">
          <w:rPr>
            <w:b/>
            <w:bCs/>
          </w:rPr>
          <w:delText>Cohort</w:delText>
        </w:r>
        <w:r w:rsidR="00B0284E" w:rsidDel="000B5002">
          <w:delText xml:space="preserve"> where </w:delText>
        </w:r>
        <w:r w:rsidR="00B0284E" w:rsidRPr="00B0284E" w:rsidDel="000B5002">
          <w:rPr>
            <w:b/>
            <w:bCs/>
          </w:rPr>
          <w:delText>ExitDate</w:delText>
        </w:r>
        <w:r w:rsidR="00B0284E" w:rsidDel="000B5002">
          <w:delText xml:space="preserve"> between </w:delText>
        </w:r>
        <w:r w:rsidR="00B0284E" w:rsidRPr="00B0284E" w:rsidDel="000B5002">
          <w:rPr>
            <w:b/>
            <w:bCs/>
          </w:rPr>
          <w:delText>CohortStart</w:delText>
        </w:r>
        <w:r w:rsidR="00B0284E" w:rsidDel="000B5002">
          <w:delText xml:space="preserve"> and </w:delText>
        </w:r>
        <w:r w:rsidR="00B0284E" w:rsidRPr="00B0284E" w:rsidDel="000B5002">
          <w:rPr>
            <w:b/>
            <w:bCs/>
          </w:rPr>
          <w:delText>CohortEnd</w:delText>
        </w:r>
        <w:r w:rsidR="00B0284E" w:rsidDel="000B5002">
          <w:delText>.</w:delText>
        </w:r>
      </w:del>
    </w:p>
    <w:p w14:paraId="16CB09DA" w14:textId="7AA5F161" w:rsidR="00B0284E" w:rsidRPr="003011EF" w:rsidDel="000B5002" w:rsidRDefault="00B0284E" w:rsidP="003011EF">
      <w:pPr>
        <w:rPr>
          <w:del w:id="151" w:author="Molly McEvilley" w:date="2020-05-28T11:26:00Z"/>
        </w:rPr>
      </w:pPr>
      <w:del w:id="152" w:author="Molly McEvilley" w:date="2020-05-28T11:26:00Z">
        <w:r w:rsidDel="000B5002">
          <w:delText xml:space="preserve">A value in the </w:delText>
        </w:r>
        <w:r w:rsidRPr="00B0284E" w:rsidDel="000B5002">
          <w:rPr>
            <w:b/>
            <w:bCs/>
          </w:rPr>
          <w:delText>CohortPeriod</w:delText>
        </w:r>
        <w:r w:rsidDel="000B5002">
          <w:delText xml:space="preserve"> column does not mean that the household is necessarily included in reporting for the associated exit cohort</w:delText>
        </w:r>
        <w:r w:rsidR="004873DC" w:rsidDel="000B5002">
          <w:delText xml:space="preserve">. </w:delText>
        </w:r>
        <w:r w:rsidDel="000B5002">
          <w:delText xml:space="preserve">It means only that the exit occurred in the appropriate timeframe – other criteria for inclusion are described and applied in section </w:delText>
        </w:r>
        <w:r w:rsidR="00C43020" w:rsidDel="000B5002">
          <w:fldChar w:fldCharType="begin"/>
        </w:r>
        <w:r w:rsidR="00C43020" w:rsidDel="000B5002">
          <w:delInstrText xml:space="preserve"> HYPERLINK \l "_Identify_Qualifying_Exits" </w:delInstrText>
        </w:r>
        <w:r w:rsidR="00C43020" w:rsidDel="000B5002">
          <w:fldChar w:fldCharType="separate"/>
        </w:r>
        <w:r w:rsidRPr="00B0284E" w:rsidDel="000B5002">
          <w:rPr>
            <w:rStyle w:val="Hyperlink"/>
          </w:rPr>
          <w:delText>7.1 Identify Qualifying Exits in Exit Cohort Periods</w:delText>
        </w:r>
        <w:r w:rsidR="00C43020" w:rsidDel="000B5002">
          <w:rPr>
            <w:rStyle w:val="Hyperlink"/>
          </w:rPr>
          <w:fldChar w:fldCharType="end"/>
        </w:r>
        <w:r w:rsidDel="000B5002">
          <w:delText>.</w:delText>
        </w:r>
      </w:del>
    </w:p>
    <w:p w14:paraId="2B2ED667" w14:textId="6C9F65CB" w:rsidR="00896F86" w:rsidRDefault="00896F86" w:rsidP="00896F86">
      <w:pPr>
        <w:pStyle w:val="Heading4"/>
      </w:pPr>
      <w:r>
        <w:t>Exit</w:t>
      </w:r>
      <w:ins w:id="153" w:author="Molly McEvilley" w:date="2020-06-04T05:30:00Z">
        <w:r w:rsidR="00313658">
          <w:t>1</w:t>
        </w:r>
      </w:ins>
      <w:r>
        <w:t>HHType</w:t>
      </w:r>
      <w:ins w:id="154" w:author="Molly McEvilley" w:date="2020-06-04T05:30:00Z">
        <w:r w:rsidR="00566DCF">
          <w:t>/Exit2HHType</w:t>
        </w:r>
      </w:ins>
      <w:commentRangeEnd w:id="145"/>
      <w:ins w:id="155" w:author="Molly McEvilley" w:date="2020-06-04T05:55:00Z">
        <w:r w:rsidR="00263455">
          <w:rPr>
            <w:rStyle w:val="CommentReference"/>
            <w:rFonts w:asciiTheme="minorHAnsi" w:eastAsiaTheme="minorHAnsi" w:hAnsiTheme="minorHAnsi" w:cstheme="minorBidi"/>
          </w:rPr>
          <w:commentReference w:id="145"/>
        </w:r>
      </w:ins>
    </w:p>
    <w:p w14:paraId="28832427" w14:textId="2FD7F0A2" w:rsidR="008937E3" w:rsidRDefault="008937E3" w:rsidP="00650324">
      <w:pPr>
        <w:rPr>
          <w:ins w:id="156" w:author="Molly McEvilley" w:date="2020-06-04T05:31:00Z"/>
        </w:rPr>
      </w:pPr>
      <w:ins w:id="157" w:author="Molly McEvilley" w:date="2020-06-04T05:31:00Z">
        <w:r w:rsidRPr="008937E3">
          <w:t xml:space="preserve">If </w:t>
        </w:r>
        <w:proofErr w:type="spellStart"/>
        <w:r w:rsidRPr="008937E3">
          <w:t>tlsa_HHID.</w:t>
        </w:r>
        <w:r w:rsidRPr="005C4382">
          <w:rPr>
            <w:b/>
            <w:bCs/>
          </w:rPr>
          <w:t>EntryDate</w:t>
        </w:r>
        <w:proofErr w:type="spellEnd"/>
        <w:r w:rsidRPr="008937E3">
          <w:t xml:space="preserve"> is &gt;= </w:t>
        </w:r>
      </w:ins>
      <w:proofErr w:type="spellStart"/>
      <w:ins w:id="158" w:author="Molly McEvilley" w:date="2020-06-04T05:32:00Z">
        <w:r w:rsidR="00870694" w:rsidRPr="005C4382">
          <w:rPr>
            <w:b/>
            <w:bCs/>
          </w:rPr>
          <w:t>CohortStart</w:t>
        </w:r>
      </w:ins>
      <w:proofErr w:type="spellEnd"/>
      <w:ins w:id="159" w:author="Molly McEvilley" w:date="2020-06-04T05:31:00Z">
        <w:r w:rsidRPr="008937E3">
          <w:t xml:space="preserve"> or </w:t>
        </w:r>
        <w:proofErr w:type="spellStart"/>
        <w:r w:rsidRPr="008937E3">
          <w:t>tlsa_HHID.</w:t>
        </w:r>
        <w:r w:rsidRPr="005C4382">
          <w:rPr>
            <w:b/>
            <w:bCs/>
          </w:rPr>
          <w:t>ExitDate</w:t>
        </w:r>
        <w:proofErr w:type="spellEnd"/>
        <w:r w:rsidRPr="008937E3">
          <w:t xml:space="preserve"> &lt; </w:t>
        </w:r>
      </w:ins>
      <w:proofErr w:type="spellStart"/>
      <w:ins w:id="160" w:author="Molly McEvilley" w:date="2020-06-04T05:32:00Z">
        <w:r w:rsidR="00400E4D" w:rsidRPr="005C4382">
          <w:rPr>
            <w:b/>
            <w:bCs/>
          </w:rPr>
          <w:t>CohortStart</w:t>
        </w:r>
      </w:ins>
      <w:proofErr w:type="spellEnd"/>
      <w:ins w:id="161" w:author="Molly McEvilley" w:date="2020-06-04T05:31:00Z">
        <w:r w:rsidRPr="008937E3">
          <w:t xml:space="preserve">, </w:t>
        </w:r>
      </w:ins>
      <w:proofErr w:type="gramStart"/>
      <w:ins w:id="162" w:author="Molly McEvilley" w:date="2020-06-04T05:33:00Z">
        <w:r w:rsidR="00400E4D">
          <w:rPr>
            <w:b/>
            <w:bCs/>
          </w:rPr>
          <w:t>Exit(</w:t>
        </w:r>
        <w:proofErr w:type="gramEnd"/>
        <w:r w:rsidR="00400E4D">
          <w:rPr>
            <w:b/>
            <w:bCs/>
          </w:rPr>
          <w:t>1 or 2)</w:t>
        </w:r>
      </w:ins>
      <w:ins w:id="163" w:author="Molly McEvilley" w:date="2020-06-04T05:31:00Z">
        <w:r w:rsidRPr="005C4382">
          <w:rPr>
            <w:b/>
            <w:bCs/>
          </w:rPr>
          <w:t>HHType</w:t>
        </w:r>
        <w:r w:rsidRPr="008937E3">
          <w:t xml:space="preserve"> = </w:t>
        </w:r>
        <w:proofErr w:type="spellStart"/>
        <w:r w:rsidRPr="005C4382">
          <w:rPr>
            <w:b/>
            <w:bCs/>
          </w:rPr>
          <w:t>EntryHHType</w:t>
        </w:r>
        <w:proofErr w:type="spellEnd"/>
        <w:r w:rsidRPr="008937E3">
          <w:t>.</w:t>
        </w:r>
      </w:ins>
    </w:p>
    <w:p w14:paraId="7C3EC9C3" w14:textId="71083AF6" w:rsidR="00650324" w:rsidRDefault="00CC0B2D" w:rsidP="00650324">
      <w:ins w:id="164" w:author="Molly McEvilley" w:date="2020-06-04T05:33:00Z">
        <w:r>
          <w:t>For all other households</w:t>
        </w:r>
        <w:r w:rsidR="00DD138B">
          <w:t xml:space="preserve">, </w:t>
        </w:r>
        <w:r w:rsidR="00DD138B" w:rsidRPr="005C4382">
          <w:rPr>
            <w:b/>
            <w:bCs/>
          </w:rPr>
          <w:t>Exit</w:t>
        </w:r>
      </w:ins>
      <w:ins w:id="165" w:author="Molly McEvilley" w:date="2020-06-04T05:34:00Z">
        <w:r w:rsidR="00DD138B" w:rsidRPr="005C4382">
          <w:rPr>
            <w:b/>
            <w:bCs/>
          </w:rPr>
          <w:t>1HHType</w:t>
        </w:r>
        <w:r w:rsidR="00DD138B">
          <w:t xml:space="preserve"> is based on </w:t>
        </w:r>
      </w:ins>
      <w:del w:id="166" w:author="Molly McEvilley" w:date="2020-06-04T05:34:00Z">
        <w:r w:rsidR="00650324" w:rsidDel="00DD138B">
          <w:delText xml:space="preserve">Calculate for tlsa_HHID based on </w:delText>
        </w:r>
      </w:del>
      <w:r w:rsidR="00A335E6">
        <w:rPr>
          <w:b/>
          <w:bCs/>
        </w:rPr>
        <w:t>Exit</w:t>
      </w:r>
      <w:ins w:id="167" w:author="Molly McEvilley" w:date="2020-06-04T05:34:00Z">
        <w:r w:rsidR="00DD138B">
          <w:rPr>
            <w:b/>
            <w:bCs/>
          </w:rPr>
          <w:t>1</w:t>
        </w:r>
      </w:ins>
      <w:r w:rsidR="00650324" w:rsidRPr="008705FF">
        <w:rPr>
          <w:b/>
          <w:bCs/>
        </w:rPr>
        <w:t>Age</w:t>
      </w:r>
      <w:r w:rsidR="00650324">
        <w:t xml:space="preserve"> </w:t>
      </w:r>
      <w:ins w:id="168" w:author="Molly McEvilley" w:date="2020-06-04T05:34:00Z">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ins>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0FCF4B9C" w14:textId="74F3E452" w:rsidR="00650324" w:rsidDel="00A731FB" w:rsidRDefault="00650324">
      <w:pPr>
        <w:pStyle w:val="ListParagraph"/>
        <w:numPr>
          <w:ilvl w:val="0"/>
          <w:numId w:val="53"/>
        </w:numPr>
        <w:spacing w:before="0" w:after="160" w:line="259" w:lineRule="auto"/>
        <w:rPr>
          <w:del w:id="169" w:author="Molly McEvilley" w:date="2020-06-04T05:35:00Z"/>
        </w:rPr>
        <w:pPrChange w:id="170" w:author="Molly McEvilley" w:date="2020-06-04T05:35:00Z">
          <w:pPr>
            <w:pStyle w:val="ListParagraph"/>
            <w:numPr>
              <w:numId w:val="53"/>
            </w:numPr>
          </w:pPr>
        </w:pPrChange>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del w:id="171" w:author="Molly McEvilley" w:date="2020-06-04T05:35:00Z">
        <w:r w:rsidDel="00A731FB">
          <w:delText xml:space="preserve">for the </w:delText>
        </w:r>
        <w:r w:rsidRPr="00DE4A2E" w:rsidDel="00A731FB">
          <w:rPr>
            <w:u w:val="single"/>
          </w:rPr>
          <w:delText>same</w:delText>
        </w:r>
        <w:r w:rsidDel="00A731FB">
          <w:delText xml:space="preserve"> </w:delText>
        </w:r>
        <w:r w:rsidRPr="00DE4A2E" w:rsidDel="00A731FB">
          <w:rPr>
            <w:b/>
            <w:bCs/>
          </w:rPr>
          <w:delText>Cohort</w:delText>
        </w:r>
        <w:r w:rsidR="00A335E6" w:rsidDel="00A731FB">
          <w:rPr>
            <w:b/>
            <w:bCs/>
          </w:rPr>
          <w:delText xml:space="preserve"> </w:delText>
        </w:r>
        <w:r w:rsidDel="00A731FB">
          <w:delText>as the tlsa_</w:delText>
        </w:r>
        <w:r w:rsidR="00A335E6" w:rsidDel="00A731FB">
          <w:delText>HHID.</w:delText>
        </w:r>
        <w:r w:rsidRPr="00DE4A2E" w:rsidDel="00A731FB">
          <w:rPr>
            <w:b/>
            <w:bCs/>
          </w:rPr>
          <w:delText>ExitDate</w:delText>
        </w:r>
        <w:r w:rsidR="004873DC" w:rsidDel="00A731FB">
          <w:delText xml:space="preserve">. </w:delText>
        </w:r>
      </w:del>
    </w:p>
    <w:p w14:paraId="567B73D3" w14:textId="77777777" w:rsidR="009E5B16" w:rsidRPr="00645339" w:rsidRDefault="009E5B16" w:rsidP="005C4382">
      <w:pPr>
        <w:pStyle w:val="ListParagraph"/>
        <w:numPr>
          <w:ilvl w:val="0"/>
          <w:numId w:val="53"/>
        </w:numPr>
        <w:spacing w:before="0" w:after="160" w:line="259" w:lineRule="auto"/>
        <w:rPr>
          <w:rFonts w:cs="Open Sans"/>
          <w:b/>
          <w:sz w:val="26"/>
          <w:szCs w:val="32"/>
        </w:rPr>
      </w:pPr>
      <w:r>
        <w:br w:type="page"/>
      </w:r>
    </w:p>
    <w:p w14:paraId="75582FAC" w14:textId="2F65264F" w:rsidR="008E455B" w:rsidRPr="00C52062" w:rsidRDefault="0034621F" w:rsidP="005904C6">
      <w:pPr>
        <w:pStyle w:val="Heading1"/>
      </w:pPr>
      <w:bookmarkStart w:id="172" w:name="_Toc37849752"/>
      <w:bookmarkStart w:id="173" w:name="_Toc38030527"/>
      <w:r>
        <w:lastRenderedPageBreak/>
        <w:t xml:space="preserve">HMIS Business Logic: </w:t>
      </w:r>
      <w:bookmarkStart w:id="174" w:name="_HDX_2.0_HMIS"/>
      <w:bookmarkStart w:id="175" w:name="_LSAReport.csv"/>
      <w:bookmarkStart w:id="176" w:name="_LSAPerson.csv"/>
      <w:bookmarkStart w:id="177" w:name="_LSAExit.csv"/>
      <w:bookmarkStart w:id="178" w:name="_HMIS_Business_Logic"/>
      <w:bookmarkEnd w:id="124"/>
      <w:bookmarkEnd w:id="174"/>
      <w:bookmarkEnd w:id="175"/>
      <w:bookmarkEnd w:id="176"/>
      <w:bookmarkEnd w:id="177"/>
      <w:bookmarkEnd w:id="178"/>
      <w:r w:rsidR="000365D7">
        <w:t>Project Descriptor Data for Export</w:t>
      </w:r>
      <w:bookmarkEnd w:id="172"/>
      <w:bookmarkEnd w:id="173"/>
    </w:p>
    <w:p w14:paraId="4C881045" w14:textId="11FF6F60" w:rsidR="004A469A" w:rsidRDefault="004A469A" w:rsidP="0088191A">
      <w:pPr>
        <w:pStyle w:val="Heading2"/>
      </w:pPr>
      <w:bookmarkStart w:id="179" w:name="_Report_Metadata_for"/>
      <w:bookmarkStart w:id="180" w:name="_Get_Relevant_Project"/>
      <w:bookmarkStart w:id="181" w:name="_Get_Relevant_Project_1"/>
      <w:bookmarkStart w:id="182" w:name="_Get_Project.csv_Records"/>
      <w:bookmarkStart w:id="183" w:name="_Toc510893840"/>
      <w:bookmarkStart w:id="184" w:name="_Toc37849753"/>
      <w:bookmarkStart w:id="185" w:name="_Toc38030528"/>
      <w:bookmarkEnd w:id="179"/>
      <w:bookmarkEnd w:id="180"/>
      <w:bookmarkEnd w:id="181"/>
      <w:bookmarkEnd w:id="182"/>
      <w:r w:rsidRPr="006C26B8">
        <w:t>Get Project</w:t>
      </w:r>
      <w:r w:rsidR="00487413">
        <w:t>.csv</w:t>
      </w:r>
      <w:r w:rsidRPr="006C26B8">
        <w:t xml:space="preserve"> Records / lsa_Project</w:t>
      </w:r>
      <w:bookmarkEnd w:id="183"/>
      <w:bookmarkEnd w:id="184"/>
      <w:bookmarkEnd w:id="185"/>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86"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87" w:name="_Toc29188011"/>
      <w:bookmarkStart w:id="188" w:name="_Toc29188013"/>
      <w:bookmarkStart w:id="189" w:name="_Get_Organization.csv_Records"/>
      <w:bookmarkStart w:id="190" w:name="_Toc37849754"/>
      <w:bookmarkStart w:id="191" w:name="_Toc38030529"/>
      <w:bookmarkEnd w:id="187"/>
      <w:bookmarkEnd w:id="188"/>
      <w:bookmarkEnd w:id="189"/>
      <w:r>
        <w:t xml:space="preserve">Get </w:t>
      </w:r>
      <w:r w:rsidR="004A469A" w:rsidRPr="002B030B">
        <w:t xml:space="preserve">Organization.csv Records </w:t>
      </w:r>
      <w:r w:rsidR="004A469A" w:rsidRPr="00030684">
        <w:t>/ lsa_Organization</w:t>
      </w:r>
      <w:bookmarkEnd w:id="190"/>
      <w:bookmarkEnd w:id="191"/>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92" w:name="_Get_Funder.csv_Records"/>
      <w:bookmarkStart w:id="193" w:name="_Toc510893841"/>
      <w:bookmarkStart w:id="194" w:name="_Toc37849755"/>
      <w:bookmarkStart w:id="195" w:name="_Toc38030530"/>
      <w:bookmarkEnd w:id="192"/>
      <w:r w:rsidRPr="006C26B8">
        <w:t>Get Funder.csv Records / lsa_Funder</w:t>
      </w:r>
      <w:bookmarkEnd w:id="193"/>
      <w:bookmarkEnd w:id="194"/>
      <w:bookmarkEnd w:id="195"/>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ins w:id="196" w:author="Molly McEvilley" w:date="2020-05-14T09:46:00Z">
        <w:r w:rsidR="002D2109">
          <w:t>(</w:t>
        </w:r>
      </w:ins>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commentRangeStart w:id="197"/>
      <w:ins w:id="198" w:author="Molly McEvilley" w:date="2020-05-14T09:46:00Z">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ins>
      <w:commentRangeEnd w:id="197"/>
      <w:ins w:id="199" w:author="Molly McEvilley" w:date="2020-05-14T10:00:00Z">
        <w:r w:rsidR="00573711">
          <w:rPr>
            <w:rStyle w:val="CommentReference"/>
            <w:rFonts w:eastAsiaTheme="minorHAnsi" w:cstheme="minorBidi"/>
          </w:rPr>
          <w:commentReference w:id="197"/>
        </w:r>
      </w:ins>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00" w:name="_Toc510893842"/>
    </w:p>
    <w:p w14:paraId="629DE690" w14:textId="0044626A" w:rsidR="007945B2" w:rsidRDefault="007945B2" w:rsidP="0088191A">
      <w:pPr>
        <w:pStyle w:val="Heading2"/>
      </w:pPr>
      <w:bookmarkStart w:id="201" w:name="_Get_Inventory.csv_Records"/>
      <w:bookmarkStart w:id="202" w:name="_Get_ProjectCoC_.csv"/>
      <w:bookmarkStart w:id="203" w:name="_Toc37849756"/>
      <w:bookmarkStart w:id="204" w:name="_Toc38030531"/>
      <w:bookmarkEnd w:id="201"/>
      <w:bookmarkEnd w:id="202"/>
      <w:r w:rsidRPr="006C26B8">
        <w:t xml:space="preserve">Get </w:t>
      </w:r>
      <w:r>
        <w:t>ProjectCoC</w:t>
      </w:r>
      <w:r w:rsidRPr="006C26B8">
        <w:t>.csv Records / lsa_</w:t>
      </w:r>
      <w:r>
        <w:t>ProjectCoC</w:t>
      </w:r>
      <w:bookmarkEnd w:id="203"/>
      <w:bookmarkEnd w:id="20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05" w:name="_Get_Inventory.csv_Records_1"/>
      <w:bookmarkStart w:id="206" w:name="_Toc37849757"/>
      <w:bookmarkStart w:id="207" w:name="_Toc38030532"/>
      <w:bookmarkEnd w:id="205"/>
      <w:r w:rsidRPr="006C26B8">
        <w:t>Get Inventory.csv Records / lsa_Inventory</w:t>
      </w:r>
      <w:bookmarkEnd w:id="200"/>
      <w:bookmarkEnd w:id="206"/>
      <w:bookmarkEnd w:id="20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commentRangeStart w:id="208"/>
      <w:r w:rsidRPr="006C26B8">
        <w:t>Logic</w:t>
      </w:r>
      <w:commentRangeEnd w:id="208"/>
      <w:r w:rsidR="0001415C">
        <w:rPr>
          <w:rStyle w:val="CommentReference"/>
          <w:rFonts w:asciiTheme="minorHAnsi" w:eastAsiaTheme="minorHAnsi" w:hAnsiTheme="minorHAnsi" w:cstheme="minorBidi"/>
        </w:rPr>
        <w:commentReference w:id="208"/>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DAB1FF0" w14:textId="703488E4" w:rsidR="00800C8C" w:rsidDel="00A52F9B" w:rsidRDefault="001B6AA6" w:rsidP="00672757">
      <w:pPr>
        <w:pStyle w:val="ListParagraph"/>
        <w:numPr>
          <w:ilvl w:val="0"/>
          <w:numId w:val="4"/>
        </w:numPr>
        <w:spacing w:before="0" w:after="0" w:line="240" w:lineRule="auto"/>
        <w:rPr>
          <w:del w:id="209" w:author="Molly McEvilley" w:date="2020-05-14T09:54:00Z"/>
        </w:rPr>
      </w:pPr>
      <w:del w:id="210" w:author="Molly McEvilley" w:date="2020-05-14T09:54:00Z">
        <w:r w:rsidRPr="00F36BA3" w:rsidDel="00A52F9B">
          <w:rPr>
            <w:i/>
          </w:rPr>
          <w:delText>Inventory</w:delText>
        </w:r>
        <w:r w:rsidR="00800C8C" w:rsidRPr="00A6584A" w:rsidDel="00A52F9B">
          <w:rPr>
            <w:i/>
          </w:rPr>
          <w:delText>StartDate</w:delText>
        </w:r>
        <w:r w:rsidR="00800C8C" w:rsidDel="00A52F9B">
          <w:delText xml:space="preserve"> &lt; </w:delText>
        </w:r>
        <w:r w:rsidR="00800C8C" w:rsidRPr="00CF63DD" w:rsidDel="00A52F9B">
          <w:rPr>
            <w:u w:val="single"/>
          </w:rPr>
          <w:delText>ReportEnd</w:delText>
        </w:r>
      </w:del>
    </w:p>
    <w:p w14:paraId="5256ACF7" w14:textId="60414743" w:rsidR="00A52F9B" w:rsidRDefault="001B6AA6" w:rsidP="00D803FE">
      <w:pPr>
        <w:pStyle w:val="ListParagraph"/>
        <w:numPr>
          <w:ilvl w:val="0"/>
          <w:numId w:val="4"/>
        </w:numPr>
        <w:spacing w:before="0" w:after="0" w:line="240" w:lineRule="auto"/>
        <w:rPr>
          <w:ins w:id="211" w:author="Molly McEvilley" w:date="2020-05-14T09:54:00Z"/>
        </w:rPr>
      </w:pPr>
      <w:r w:rsidRPr="00F36BA3">
        <w:rPr>
          <w:i/>
        </w:rPr>
        <w:t>Inventory</w:t>
      </w:r>
      <w:r w:rsidR="00800C8C" w:rsidRPr="00A6584A">
        <w:rPr>
          <w:i/>
        </w:rPr>
        <w:t>EndDate</w:t>
      </w:r>
      <w:r w:rsidR="00800C8C">
        <w:t xml:space="preserve"> is </w:t>
      </w:r>
      <w:r w:rsidR="00143E83">
        <w:t>NULL</w:t>
      </w:r>
      <w:r w:rsidR="00800C8C">
        <w:t xml:space="preserve"> or</w:t>
      </w:r>
      <w:ins w:id="212" w:author="Molly McEvilley" w:date="2020-05-14T09:54:00Z">
        <w:r w:rsidR="00DF5077">
          <w:t xml:space="preserve"> (</w:t>
        </w:r>
      </w:ins>
      <w:ins w:id="213" w:author="Molly McEvilley" w:date="2020-05-14T09:55:00Z">
        <w:r w:rsidR="00DF5077" w:rsidRPr="00F36BA3">
          <w:rPr>
            <w:i/>
          </w:rPr>
          <w:t>Inventory</w:t>
        </w:r>
        <w:r w:rsidR="00DF5077" w:rsidRPr="00A6584A">
          <w:rPr>
            <w:i/>
          </w:rPr>
          <w:t>EndDate</w:t>
        </w:r>
      </w:ins>
      <w:r w:rsidR="00800C8C">
        <w:t xml:space="preserve"> &gt;= </w:t>
      </w:r>
      <w:r w:rsidR="00800C8C" w:rsidRPr="00CF63DD">
        <w:rPr>
          <w:u w:val="single"/>
        </w:rPr>
        <w:t>ReportStart</w:t>
      </w:r>
      <w:r w:rsidR="00800C8C" w:rsidRPr="00FE4ACE">
        <w:t xml:space="preserve"> </w:t>
      </w:r>
      <w:ins w:id="214" w:author="Molly McEvilley" w:date="2020-05-14T09:55:00Z">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ins>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15" w:name="_Toc29188023"/>
      <w:bookmarkStart w:id="216" w:name="_Toc29188024"/>
      <w:bookmarkStart w:id="217" w:name="_Toc29188025"/>
      <w:bookmarkStart w:id="218" w:name="_Toc29188082"/>
      <w:bookmarkStart w:id="219" w:name="_Toc29188083"/>
      <w:bookmarkStart w:id="220" w:name="_Toc29188084"/>
      <w:bookmarkStart w:id="221" w:name="_Toc29188085"/>
      <w:bookmarkStart w:id="222" w:name="_Toc29188086"/>
      <w:bookmarkStart w:id="223" w:name="_Get_Active_HouseholdIDs"/>
      <w:bookmarkEnd w:id="186"/>
      <w:bookmarkEnd w:id="215"/>
      <w:bookmarkEnd w:id="216"/>
      <w:bookmarkEnd w:id="217"/>
      <w:bookmarkEnd w:id="218"/>
      <w:bookmarkEnd w:id="219"/>
      <w:bookmarkEnd w:id="220"/>
      <w:bookmarkEnd w:id="221"/>
      <w:bookmarkEnd w:id="222"/>
      <w:bookmarkEnd w:id="223"/>
      <w:r>
        <w:rPr>
          <w:highlight w:val="lightGray"/>
        </w:rPr>
        <w:br w:type="page"/>
      </w:r>
    </w:p>
    <w:p w14:paraId="6AA20C2D" w14:textId="2B404C26" w:rsidR="00E158FC" w:rsidRDefault="00365473" w:rsidP="007B5290">
      <w:pPr>
        <w:pStyle w:val="Heading1"/>
      </w:pPr>
      <w:bookmarkStart w:id="224" w:name="_HMIS_Business_Logic:_1"/>
      <w:bookmarkStart w:id="225" w:name="_Toc37849758"/>
      <w:bookmarkStart w:id="226" w:name="_Toc38030533"/>
      <w:bookmarkEnd w:id="224"/>
      <w:r>
        <w:lastRenderedPageBreak/>
        <w:t xml:space="preserve">HMIS Business Logic:  </w:t>
      </w:r>
      <w:r w:rsidR="00E158FC">
        <w:t>LSAPerson</w:t>
      </w:r>
      <w:bookmarkEnd w:id="225"/>
      <w:bookmarkEnd w:id="226"/>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227" w:name="_Get_Active_HouseholdIDs_1"/>
      <w:bookmarkStart w:id="228" w:name="_Toc37849759"/>
      <w:bookmarkStart w:id="229" w:name="_Toc38030534"/>
      <w:bookmarkEnd w:id="227"/>
      <w:r w:rsidRPr="00C52062">
        <w:lastRenderedPageBreak/>
        <w:t>Get Active Household</w:t>
      </w:r>
      <w:r>
        <w:t>ID</w:t>
      </w:r>
      <w:r w:rsidRPr="00C52062">
        <w:t>s</w:t>
      </w:r>
      <w:bookmarkEnd w:id="228"/>
      <w:bookmarkEnd w:id="229"/>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B1FCF25" id="AutoShape 383" o:spid="_x0000_s1026" type="#_x0000_t85" style="position:absolute;margin-left:274.85pt;margin-top:1.35pt;width:19.65pt;height:50.4pt;flip:x y;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230" w:name="_Toc29163943"/>
      <w:bookmarkStart w:id="231" w:name="_Toc29188088"/>
      <w:bookmarkStart w:id="232" w:name="_Toc29188093"/>
      <w:bookmarkStart w:id="233" w:name="_Toc29188094"/>
      <w:bookmarkStart w:id="234" w:name="_Resolve_Data_Conflicts"/>
      <w:bookmarkStart w:id="235" w:name="_Toc37849760"/>
      <w:bookmarkStart w:id="236" w:name="_Toc38030535"/>
      <w:bookmarkEnd w:id="230"/>
      <w:bookmarkEnd w:id="231"/>
      <w:bookmarkEnd w:id="232"/>
      <w:bookmarkEnd w:id="233"/>
      <w:bookmarkEnd w:id="234"/>
      <w:r>
        <w:t>Get Activ</w:t>
      </w:r>
      <w:r w:rsidR="001437DE" w:rsidRPr="00C52062">
        <w:t>e Enrollments</w:t>
      </w:r>
      <w:r w:rsidR="001437DE">
        <w:t xml:space="preserve"> </w:t>
      </w:r>
      <w:bookmarkEnd w:id="235"/>
      <w:bookmarkEnd w:id="236"/>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37"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237"/>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238" w:name="_Toc29188096"/>
      <w:bookmarkStart w:id="239" w:name="_Toc31197136"/>
      <w:bookmarkStart w:id="240" w:name="_Toc29188097"/>
      <w:bookmarkStart w:id="241" w:name="_Toc31197137"/>
      <w:bookmarkStart w:id="242" w:name="_Toc29188098"/>
      <w:bookmarkStart w:id="243" w:name="_Toc31197138"/>
      <w:bookmarkStart w:id="244" w:name="_Toc29188099"/>
      <w:bookmarkStart w:id="245" w:name="_Toc31197139"/>
      <w:bookmarkStart w:id="246" w:name="_Toc29188100"/>
      <w:bookmarkStart w:id="247" w:name="_Toc31197140"/>
      <w:bookmarkStart w:id="248" w:name="_Toc29188101"/>
      <w:bookmarkStart w:id="249" w:name="_Toc31197141"/>
      <w:bookmarkStart w:id="250" w:name="_Toc29188102"/>
      <w:bookmarkStart w:id="251" w:name="_Toc31197142"/>
      <w:bookmarkStart w:id="252" w:name="_Set_Age_Group"/>
      <w:bookmarkStart w:id="253" w:name="_Toc29188104"/>
      <w:bookmarkStart w:id="254" w:name="_Toc31197144"/>
      <w:bookmarkStart w:id="255" w:name="_Set_Household_Type"/>
      <w:bookmarkStart w:id="256" w:name="_Get_Active_Clients"/>
      <w:bookmarkStart w:id="257" w:name="_Toc499543989"/>
      <w:bookmarkStart w:id="258" w:name="_Toc37849761"/>
      <w:bookmarkStart w:id="259" w:name="_Toc38030536"/>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sidRPr="00C52062">
        <w:t xml:space="preserve">Get Active Clients </w:t>
      </w:r>
      <w:bookmarkEnd w:id="257"/>
      <w:r w:rsidR="00801317">
        <w:t>for LSAPerson</w:t>
      </w:r>
      <w:bookmarkEnd w:id="258"/>
      <w:bookmarkEnd w:id="259"/>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60" w:name="_Toc506721197"/>
      <w:bookmarkStart w:id="261" w:name="_Toc499543990"/>
      <w:bookmarkStart w:id="262" w:name="_Hlk510689117"/>
    </w:p>
    <w:p w14:paraId="7C089F01" w14:textId="4D1B62B6" w:rsidR="00EC52CD" w:rsidRDefault="003C176F" w:rsidP="0088191A">
      <w:pPr>
        <w:pStyle w:val="Heading2"/>
      </w:pPr>
      <w:bookmarkStart w:id="263" w:name="_LSAPerson_Demographics"/>
      <w:bookmarkStart w:id="264" w:name="_Toc37849762"/>
      <w:bookmarkStart w:id="265" w:name="_Toc38030537"/>
      <w:bookmarkEnd w:id="263"/>
      <w:r>
        <w:lastRenderedPageBreak/>
        <w:t xml:space="preserve">LSAPerson </w:t>
      </w:r>
      <w:r w:rsidR="00876AFA">
        <w:t>Demographics</w:t>
      </w:r>
      <w:bookmarkEnd w:id="260"/>
      <w:bookmarkEnd w:id="261"/>
      <w:bookmarkEnd w:id="264"/>
      <w:bookmarkEnd w:id="265"/>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ins w:id="266" w:author="Molly McEvilley" w:date="2020-07-09T06:22:00Z"/>
        </w:trPr>
        <w:tc>
          <w:tcPr>
            <w:tcW w:w="9355" w:type="dxa"/>
          </w:tcPr>
          <w:p w14:paraId="1DBC2739" w14:textId="72182528" w:rsidR="00A30D5B" w:rsidRPr="00FD1AE1" w:rsidRDefault="00090DF3" w:rsidP="00621D1D">
            <w:pPr>
              <w:pStyle w:val="NoSpacing"/>
              <w:rPr>
                <w:ins w:id="267" w:author="Molly McEvilley" w:date="2020-07-09T06:22:00Z"/>
              </w:rPr>
            </w:pPr>
            <w:commentRangeStart w:id="268"/>
            <w:ins w:id="269" w:author="Molly McEvilley" w:date="2020-07-09T06:22:00Z">
              <w:r>
                <w:t>Disability Status</w:t>
              </w:r>
            </w:ins>
            <w:commentRangeEnd w:id="268"/>
            <w:ins w:id="270" w:author="Molly McEvilley" w:date="2020-07-09T06:24:00Z">
              <w:r w:rsidR="002157CA">
                <w:rPr>
                  <w:rStyle w:val="CommentReference"/>
                  <w:rFonts w:eastAsiaTheme="minorHAnsi"/>
                </w:rPr>
                <w:commentReference w:id="268"/>
              </w:r>
            </w:ins>
          </w:p>
        </w:tc>
      </w:tr>
      <w:tr w:rsidR="00A30D5B" w:rsidRPr="006B4F91" w14:paraId="3BAFCB1E" w14:textId="77777777" w:rsidTr="00FD1AE1">
        <w:trPr>
          <w:cantSplit/>
          <w:trHeight w:val="216"/>
          <w:ins w:id="271" w:author="Molly McEvilley" w:date="2020-07-09T06:22:00Z"/>
        </w:trPr>
        <w:tc>
          <w:tcPr>
            <w:tcW w:w="9355" w:type="dxa"/>
          </w:tcPr>
          <w:p w14:paraId="127F60C3" w14:textId="7391CCC0" w:rsidR="00A30D5B" w:rsidRPr="00FD1AE1" w:rsidRDefault="00090DF3" w:rsidP="00621D1D">
            <w:pPr>
              <w:pStyle w:val="NoSpacing"/>
              <w:rPr>
                <w:ins w:id="272" w:author="Molly McEvilley" w:date="2020-07-09T06:22:00Z"/>
              </w:rPr>
            </w:pPr>
            <w:proofErr w:type="spellStart"/>
            <w:ins w:id="273" w:author="Molly McEvilley" w:date="2020-07-09T06:22:00Z">
              <w:r>
                <w:t>DVS</w:t>
              </w:r>
            </w:ins>
            <w:ins w:id="274" w:author="Molly McEvilley" w:date="2020-07-09T06:23:00Z">
              <w:r>
                <w:t>tatus</w:t>
              </w:r>
            </w:ins>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75"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bookmarkEnd w:id="275"/>
      <w:tr w:rsidR="00FD1AE1" w:rsidRPr="006B4F91" w:rsidDel="00090DF3" w14:paraId="18C54B6E" w14:textId="29B5F317" w:rsidTr="00FD1AE1">
        <w:trPr>
          <w:cantSplit/>
          <w:trHeight w:val="216"/>
          <w:del w:id="276" w:author="Molly McEvilley" w:date="2020-07-09T06:23:00Z"/>
        </w:trPr>
        <w:tc>
          <w:tcPr>
            <w:tcW w:w="9355" w:type="dxa"/>
            <w:shd w:val="clear" w:color="auto" w:fill="EEECE1" w:themeFill="background2"/>
          </w:tcPr>
          <w:p w14:paraId="2961B1E3" w14:textId="401611CE" w:rsidR="00FD1AE1" w:rsidRPr="00FD1AE1" w:rsidDel="00090DF3" w:rsidRDefault="00FD1AE1" w:rsidP="00621D1D">
            <w:pPr>
              <w:pStyle w:val="NoSpacing"/>
              <w:rPr>
                <w:del w:id="277" w:author="Molly McEvilley" w:date="2020-07-09T06:23:00Z"/>
                <w:b/>
                <w:bCs/>
              </w:rPr>
            </w:pPr>
            <w:del w:id="278" w:author="Molly McEvilley" w:date="2020-07-09T06:23:00Z">
              <w:r w:rsidRPr="00FD1AE1" w:rsidDel="00090DF3">
                <w:rPr>
                  <w:b/>
                  <w:bCs/>
                </w:rPr>
                <w:delText>hmis_Enrollment</w:delText>
              </w:r>
            </w:del>
          </w:p>
        </w:tc>
      </w:tr>
      <w:tr w:rsidR="00FD1AE1" w:rsidRPr="006B4F91" w:rsidDel="00090DF3" w14:paraId="4B221A59" w14:textId="7A1CF445" w:rsidTr="00FD1AE1">
        <w:trPr>
          <w:cantSplit/>
          <w:trHeight w:val="216"/>
          <w:del w:id="279" w:author="Molly McEvilley" w:date="2020-07-09T06:23:00Z"/>
        </w:trPr>
        <w:tc>
          <w:tcPr>
            <w:tcW w:w="9355" w:type="dxa"/>
          </w:tcPr>
          <w:p w14:paraId="63EB76FA" w14:textId="3885A523" w:rsidR="00FD1AE1" w:rsidRPr="00FD1AE1" w:rsidDel="00090DF3" w:rsidRDefault="00FD1AE1" w:rsidP="00621D1D">
            <w:pPr>
              <w:pStyle w:val="NoSpacing"/>
              <w:rPr>
                <w:del w:id="280" w:author="Molly McEvilley" w:date="2020-07-09T06:23:00Z"/>
              </w:rPr>
            </w:pPr>
            <w:del w:id="281" w:author="Molly McEvilley" w:date="2020-07-09T06:23:00Z">
              <w:r w:rsidRPr="00FD1AE1" w:rsidDel="00090DF3">
                <w:delText>EnrollmentID</w:delText>
              </w:r>
            </w:del>
          </w:p>
        </w:tc>
      </w:tr>
      <w:tr w:rsidR="00FD1AE1" w:rsidRPr="006B4F91" w:rsidDel="00090DF3" w14:paraId="01153E1B" w14:textId="479C2187" w:rsidTr="00FD1AE1">
        <w:trPr>
          <w:cantSplit/>
          <w:trHeight w:val="216"/>
          <w:del w:id="282" w:author="Molly McEvilley" w:date="2020-07-09T06:23:00Z"/>
        </w:trPr>
        <w:tc>
          <w:tcPr>
            <w:tcW w:w="9355" w:type="dxa"/>
          </w:tcPr>
          <w:p w14:paraId="76599AE6" w14:textId="37836A92" w:rsidR="00FD1AE1" w:rsidRPr="00FD1AE1" w:rsidDel="00090DF3" w:rsidRDefault="00FD1AE1" w:rsidP="00621D1D">
            <w:pPr>
              <w:pStyle w:val="NoSpacing"/>
              <w:rPr>
                <w:del w:id="283" w:author="Molly McEvilley" w:date="2020-07-09T06:23:00Z"/>
              </w:rPr>
            </w:pPr>
            <w:del w:id="284" w:author="Molly McEvilley" w:date="2020-07-09T06:23:00Z">
              <w:r w:rsidRPr="00FD1AE1" w:rsidDel="00090DF3">
                <w:delText>DisablingCondition</w:delText>
              </w:r>
            </w:del>
          </w:p>
        </w:tc>
      </w:tr>
      <w:tr w:rsidR="00FD1AE1" w:rsidRPr="006B4F91" w:rsidDel="00090DF3" w14:paraId="3BE46985" w14:textId="516ED9FC" w:rsidTr="00FD1AE1">
        <w:trPr>
          <w:cantSplit/>
          <w:trHeight w:val="216"/>
          <w:del w:id="285" w:author="Molly McEvilley" w:date="2020-07-09T06:23:00Z"/>
        </w:trPr>
        <w:tc>
          <w:tcPr>
            <w:tcW w:w="9355" w:type="dxa"/>
            <w:shd w:val="clear" w:color="auto" w:fill="EEECE1" w:themeFill="background2"/>
          </w:tcPr>
          <w:p w14:paraId="26FC42AA" w14:textId="7EEC7C70" w:rsidR="00FD1AE1" w:rsidRPr="00FD1AE1" w:rsidDel="00090DF3" w:rsidRDefault="00FD1AE1" w:rsidP="00621D1D">
            <w:pPr>
              <w:pStyle w:val="NoSpacing"/>
              <w:rPr>
                <w:del w:id="286" w:author="Molly McEvilley" w:date="2020-07-09T06:23:00Z"/>
                <w:b/>
                <w:bCs/>
              </w:rPr>
            </w:pPr>
            <w:del w:id="287" w:author="Molly McEvilley" w:date="2020-07-09T06:23:00Z">
              <w:r w:rsidRPr="00FD1AE1" w:rsidDel="00090DF3">
                <w:rPr>
                  <w:b/>
                  <w:bCs/>
                </w:rPr>
                <w:delText>hmis_HealthAndDV</w:delText>
              </w:r>
            </w:del>
          </w:p>
        </w:tc>
      </w:tr>
      <w:tr w:rsidR="00FD1AE1" w:rsidRPr="006B4F91" w:rsidDel="00090DF3" w14:paraId="758B720A" w14:textId="7A213BBB" w:rsidTr="00FD1AE1">
        <w:trPr>
          <w:cantSplit/>
          <w:trHeight w:val="216"/>
          <w:del w:id="288" w:author="Molly McEvilley" w:date="2020-07-09T06:23:00Z"/>
        </w:trPr>
        <w:tc>
          <w:tcPr>
            <w:tcW w:w="9355" w:type="dxa"/>
          </w:tcPr>
          <w:p w14:paraId="44B0E30A" w14:textId="2DD90854" w:rsidR="00FD1AE1" w:rsidRPr="00FD1AE1" w:rsidDel="00090DF3" w:rsidRDefault="00FD1AE1" w:rsidP="00621D1D">
            <w:pPr>
              <w:pStyle w:val="NoSpacing"/>
              <w:rPr>
                <w:del w:id="289" w:author="Molly McEvilley" w:date="2020-07-09T06:23:00Z"/>
              </w:rPr>
            </w:pPr>
            <w:del w:id="290" w:author="Molly McEvilley" w:date="2020-07-09T06:23:00Z">
              <w:r w:rsidRPr="00FD1AE1" w:rsidDel="00090DF3">
                <w:delText>EnrollmentID</w:delText>
              </w:r>
            </w:del>
          </w:p>
        </w:tc>
      </w:tr>
      <w:tr w:rsidR="00FD1AE1" w:rsidRPr="006B4F91" w:rsidDel="00090DF3" w14:paraId="0E967A8B" w14:textId="70FC5FEB" w:rsidTr="00FD1AE1">
        <w:trPr>
          <w:cantSplit/>
          <w:trHeight w:val="216"/>
          <w:del w:id="291" w:author="Molly McEvilley" w:date="2020-07-09T06:23:00Z"/>
        </w:trPr>
        <w:tc>
          <w:tcPr>
            <w:tcW w:w="9355" w:type="dxa"/>
          </w:tcPr>
          <w:p w14:paraId="01A2D203" w14:textId="7E111916" w:rsidR="00FD1AE1" w:rsidRPr="00FD1AE1" w:rsidDel="00090DF3" w:rsidRDefault="00FD1AE1" w:rsidP="00621D1D">
            <w:pPr>
              <w:pStyle w:val="NoSpacing"/>
              <w:rPr>
                <w:del w:id="292" w:author="Molly McEvilley" w:date="2020-07-09T06:23:00Z"/>
              </w:rPr>
            </w:pPr>
            <w:del w:id="293" w:author="Molly McEvilley" w:date="2020-07-09T06:23:00Z">
              <w:r w:rsidRPr="00FD1AE1" w:rsidDel="00090DF3">
                <w:delText>DomesticViolenceVictim</w:delText>
              </w:r>
            </w:del>
          </w:p>
        </w:tc>
      </w:tr>
      <w:tr w:rsidR="00FD1AE1" w:rsidRPr="006B4F91" w:rsidDel="00090DF3" w14:paraId="4A0A9C84" w14:textId="4FBE91C8" w:rsidTr="00FD1AE1">
        <w:trPr>
          <w:cantSplit/>
          <w:trHeight w:val="216"/>
          <w:del w:id="294" w:author="Molly McEvilley" w:date="2020-07-09T06:23:00Z"/>
        </w:trPr>
        <w:tc>
          <w:tcPr>
            <w:tcW w:w="9355" w:type="dxa"/>
          </w:tcPr>
          <w:p w14:paraId="3DE7D1A8" w14:textId="0B657ECF" w:rsidR="00FD1AE1" w:rsidRPr="00FD1AE1" w:rsidDel="00090DF3" w:rsidRDefault="00FD1AE1" w:rsidP="00621D1D">
            <w:pPr>
              <w:pStyle w:val="NoSpacing"/>
              <w:rPr>
                <w:del w:id="295" w:author="Molly McEvilley" w:date="2020-07-09T06:23:00Z"/>
              </w:rPr>
            </w:pPr>
            <w:del w:id="296" w:author="Molly McEvilley" w:date="2020-07-09T06:23:00Z">
              <w:r w:rsidRPr="00FD1AE1" w:rsidDel="00090DF3">
                <w:delText>CurrentlyFleeing</w:delText>
              </w:r>
            </w:del>
          </w:p>
        </w:tc>
      </w:tr>
    </w:tbl>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0B9E382"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ins w:id="297" w:author="Molly McEvilley" w:date="2020-07-09T06:27:00Z">
        <w:r w:rsidR="00FF7B75">
          <w:t xml:space="preserve"> </w:t>
        </w:r>
        <w:proofErr w:type="spellStart"/>
        <w:r w:rsidR="00FF7B75">
          <w:t>tlsa_Person.</w:t>
        </w:r>
      </w:ins>
      <w:del w:id="298" w:author="Molly McEvilley" w:date="2020-07-09T06:27:00Z">
        <w:r w:rsidR="00014EE4" w:rsidRPr="00577A54" w:rsidDel="00FF7B75">
          <w:delText xml:space="preserve"> </w:delText>
        </w:r>
      </w:del>
      <w:r w:rsidR="002E318E" w:rsidRPr="002E318E">
        <w:rPr>
          <w:b/>
        </w:rPr>
        <w:t>DisabilityStatus</w:t>
      </w:r>
      <w:proofErr w:type="spellEnd"/>
      <w:r w:rsidR="00014EE4" w:rsidRPr="00577A54">
        <w:t xml:space="preserve"> to the first LSA Value in the table below where </w:t>
      </w:r>
      <w:commentRangeStart w:id="299"/>
      <w:proofErr w:type="spellStart"/>
      <w:ins w:id="300" w:author="Molly McEvilley" w:date="2020-07-09T06:28:00Z">
        <w:r w:rsidR="00625BC3">
          <w:t>tlsa_Enrollment.</w:t>
        </w:r>
        <w:r w:rsidR="00625BC3" w:rsidRPr="00625BC3">
          <w:rPr>
            <w:b/>
            <w:bCs/>
            <w:rPrChange w:id="301" w:author="Molly McEvilley" w:date="2020-07-09T06:28:00Z">
              <w:rPr/>
            </w:rPrChange>
          </w:rPr>
          <w:t>DisabilityStatus</w:t>
        </w:r>
        <w:proofErr w:type="spellEnd"/>
        <w:r w:rsidR="00625BC3">
          <w:t xml:space="preserve"> </w:t>
        </w:r>
      </w:ins>
      <w:commentRangeEnd w:id="299"/>
      <w:ins w:id="302" w:author="Molly McEvilley" w:date="2020-07-09T06:35:00Z">
        <w:r w:rsidR="002D4267">
          <w:rPr>
            <w:rStyle w:val="CommentReference"/>
          </w:rPr>
          <w:commentReference w:id="299"/>
        </w:r>
      </w:ins>
      <w:ins w:id="303" w:author="Molly McEvilley" w:date="2020-07-09T06:28:00Z">
        <w:r w:rsidR="00625BC3">
          <w:t xml:space="preserve">for any active enrollment matches. </w:t>
        </w:r>
      </w:ins>
      <w:del w:id="304" w:author="Molly McEvilley" w:date="2020-07-09T06:28:00Z">
        <w:r w:rsidR="00014EE4" w:rsidRPr="00577A54" w:rsidDel="00625BC3">
          <w:delText xml:space="preserve">the </w:delText>
        </w:r>
        <w:r w:rsidR="00014EE4" w:rsidRPr="005D0E7C" w:rsidDel="00625BC3">
          <w:rPr>
            <w:i/>
          </w:rPr>
          <w:delText>DisablingCondition</w:delText>
        </w:r>
        <w:r w:rsidR="00014EE4" w:rsidRPr="00577A54" w:rsidDel="00625BC3">
          <w:delText xml:space="preserve"> </w:delText>
        </w:r>
        <w:r w:rsidR="00D44F75" w:rsidDel="00625BC3">
          <w:delText xml:space="preserve">HMIS </w:delText>
        </w:r>
        <w:r w:rsidR="00014EE4" w:rsidRPr="00577A54" w:rsidDel="00625BC3">
          <w:delText xml:space="preserve">value </w:delText>
        </w:r>
        <w:r w:rsidR="000C70EE" w:rsidDel="00625BC3">
          <w:delText>of</w:delText>
        </w:r>
        <w:r w:rsidR="007D4083" w:rsidDel="00625BC3">
          <w:delText xml:space="preserve"> any </w:delText>
        </w:r>
        <w:r w:rsidR="001F4B38" w:rsidDel="00625BC3">
          <w:delText xml:space="preserve">active </w:delText>
        </w:r>
        <w:r w:rsidR="007D4083" w:rsidDel="00625BC3">
          <w:delText xml:space="preserve">enrollment </w:delText>
        </w:r>
        <w:r w:rsidR="00014EE4" w:rsidRPr="00577A54" w:rsidDel="00625BC3">
          <w:delText>matches</w:delText>
        </w:r>
        <w:r w:rsidR="004873DC" w:rsidDel="00625BC3">
          <w:delText xml:space="preserve">. </w:delText>
        </w:r>
      </w:del>
    </w:p>
    <w:tbl>
      <w:tblPr>
        <w:tblStyle w:val="Style11"/>
        <w:tblW w:w="4473" w:type="pct"/>
        <w:tblLook w:val="0420" w:firstRow="1" w:lastRow="0" w:firstColumn="0" w:lastColumn="0" w:noHBand="0" w:noVBand="1"/>
        <w:tblPrChange w:id="305" w:author="Molly McEvilley" w:date="2020-07-09T06:29:00Z">
          <w:tblPr>
            <w:tblStyle w:val="Style11"/>
            <w:tblW w:w="5000" w:type="pct"/>
            <w:tblLook w:val="0420" w:firstRow="1" w:lastRow="0" w:firstColumn="0" w:lastColumn="0" w:noHBand="0" w:noVBand="1"/>
          </w:tblPr>
        </w:tblPrChange>
      </w:tblPr>
      <w:tblGrid>
        <w:gridCol w:w="835"/>
        <w:gridCol w:w="2880"/>
        <w:gridCol w:w="2831"/>
        <w:gridCol w:w="1819"/>
        <w:tblGridChange w:id="306">
          <w:tblGrid>
            <w:gridCol w:w="837"/>
            <w:gridCol w:w="2880"/>
            <w:gridCol w:w="1264"/>
            <w:gridCol w:w="2631"/>
          </w:tblGrid>
        </w:tblGridChange>
      </w:tblGrid>
      <w:tr w:rsidR="00BB1AF4" w:rsidRPr="00107D01" w14:paraId="2E6841B3" w14:textId="77777777" w:rsidTr="00746A56">
        <w:trPr>
          <w:cnfStyle w:val="100000000000" w:firstRow="1" w:lastRow="0" w:firstColumn="0" w:lastColumn="0" w:oddVBand="0" w:evenVBand="0" w:oddHBand="0" w:evenHBand="0" w:firstRowFirstColumn="0" w:firstRowLastColumn="0" w:lastRowFirstColumn="0" w:lastRowLastColumn="0"/>
          <w:cantSplit/>
          <w:trHeight w:val="216"/>
          <w:tblHeader/>
          <w:trPrChange w:id="307" w:author="Molly McEvilley" w:date="2020-07-09T06:29:00Z">
            <w:trPr>
              <w:cantSplit/>
              <w:trHeight w:val="216"/>
              <w:tblHeader/>
            </w:trPr>
          </w:trPrChange>
        </w:trPr>
        <w:tc>
          <w:tcPr>
            <w:tcW w:w="499" w:type="pct"/>
            <w:tcPrChange w:id="308" w:author="Molly McEvilley" w:date="2020-07-09T06:29:00Z">
              <w:tcPr>
                <w:tcW w:w="447" w:type="pct"/>
              </w:tcPr>
            </w:tcPrChange>
          </w:tcPr>
          <w:p w14:paraId="0522C8F4" w14:textId="77777777" w:rsidR="00BB1AF4" w:rsidRPr="008743AE" w:rsidRDefault="00BB1AF4" w:rsidP="004C2D38">
            <w:pPr>
              <w:pStyle w:val="NoSpacing"/>
              <w:cnfStyle w:val="100000000000" w:firstRow="1" w:lastRow="0" w:firstColumn="0" w:lastColumn="0" w:oddVBand="0" w:evenVBand="0" w:oddHBand="0" w:evenHBand="0" w:firstRowFirstColumn="0" w:firstRowLastColumn="0" w:lastRowFirstColumn="0" w:lastRowLastColumn="0"/>
            </w:pPr>
            <w:r w:rsidRPr="008743AE">
              <w:t>Priority</w:t>
            </w:r>
          </w:p>
        </w:tc>
        <w:tc>
          <w:tcPr>
            <w:tcW w:w="1721" w:type="pct"/>
            <w:tcPrChange w:id="309" w:author="Molly McEvilley" w:date="2020-07-09T06:29:00Z">
              <w:tcPr>
                <w:tcW w:w="1540" w:type="pct"/>
              </w:tcPr>
            </w:tcPrChange>
          </w:tcPr>
          <w:p w14:paraId="4689ADF2" w14:textId="03AD7AE0" w:rsidR="00BB1AF4" w:rsidRPr="00655B0F" w:rsidRDefault="00BB1AF4" w:rsidP="004C2D38">
            <w:pPr>
              <w:pStyle w:val="NoSpacing"/>
              <w:cnfStyle w:val="100000000000" w:firstRow="1" w:lastRow="0" w:firstColumn="0" w:lastColumn="0" w:oddVBand="0" w:evenVBand="0" w:oddHBand="0" w:evenHBand="0" w:firstRowFirstColumn="0" w:firstRowLastColumn="0" w:lastRowFirstColumn="0" w:lastRowLastColumn="0"/>
              <w:rPr>
                <w:ins w:id="310" w:author="Molly McEvilley" w:date="2020-07-09T06:25:00Z"/>
              </w:rPr>
            </w:pPr>
            <w:proofErr w:type="spellStart"/>
            <w:ins w:id="311" w:author="Molly McEvilley" w:date="2020-07-09T06:26:00Z">
              <w:r>
                <w:t>tlsa_Enrollment.DisabilityStatus</w:t>
              </w:r>
            </w:ins>
            <w:proofErr w:type="spellEnd"/>
          </w:p>
        </w:tc>
        <w:tc>
          <w:tcPr>
            <w:tcW w:w="1692" w:type="pct"/>
            <w:tcPrChange w:id="312" w:author="Molly McEvilley" w:date="2020-07-09T06:29:00Z">
              <w:tcPr>
                <w:tcW w:w="676" w:type="pct"/>
              </w:tcPr>
            </w:tcPrChange>
          </w:tcPr>
          <w:p w14:paraId="39AA10B6" w14:textId="15D32629" w:rsidR="00BB1AF4" w:rsidRPr="00107D01" w:rsidRDefault="00BB1AF4" w:rsidP="004C2D38">
            <w:pPr>
              <w:pStyle w:val="NoSpacing"/>
              <w:cnfStyle w:val="100000000000" w:firstRow="1" w:lastRow="0" w:firstColumn="0" w:lastColumn="0" w:oddVBand="0" w:evenVBand="0" w:oddHBand="0" w:evenHBand="0" w:firstRowFirstColumn="0" w:firstRowLastColumn="0" w:lastRowFirstColumn="0" w:lastRowLastColumn="0"/>
              <w:rPr>
                <w:rFonts w:ascii="Open Sans" w:hAnsi="Open Sans" w:cs="Open Sans"/>
                <w:b w:val="0"/>
                <w:bCs w:val="0"/>
              </w:rPr>
            </w:pPr>
            <w:proofErr w:type="spellStart"/>
            <w:ins w:id="313" w:author="Molly McEvilley" w:date="2020-07-09T06:29:00Z">
              <w:r>
                <w:t>tlsa_Person.Disability</w:t>
              </w:r>
              <w:r w:rsidR="00746A56">
                <w:t>Status</w:t>
              </w:r>
            </w:ins>
            <w:proofErr w:type="spellEnd"/>
            <w:del w:id="314" w:author="Molly McEvilley" w:date="2020-07-09T06:29:00Z">
              <w:r w:rsidRPr="00655B0F" w:rsidDel="00746A56">
                <w:delText>LSA</w:delText>
              </w:r>
              <w:r w:rsidRPr="00A6067F" w:rsidDel="00746A56">
                <w:rPr>
                  <w:b w:val="0"/>
                  <w:bCs w:val="0"/>
                </w:rPr>
                <w:delText xml:space="preserve"> </w:delText>
              </w:r>
              <w:r w:rsidRPr="00655B0F" w:rsidDel="00746A56">
                <w:delText>Value</w:delText>
              </w:r>
            </w:del>
          </w:p>
        </w:tc>
        <w:tc>
          <w:tcPr>
            <w:tcW w:w="1087" w:type="pct"/>
            <w:tcPrChange w:id="315" w:author="Molly McEvilley" w:date="2020-07-09T06:29:00Z">
              <w:tcPr>
                <w:tcW w:w="1407" w:type="pct"/>
              </w:tcPr>
            </w:tcPrChange>
          </w:tcPr>
          <w:p w14:paraId="4C4FD9ED" w14:textId="77777777" w:rsidR="00BB1AF4" w:rsidRPr="008743AE" w:rsidRDefault="00BB1AF4" w:rsidP="004C2D38">
            <w:pPr>
              <w:pStyle w:val="NoSpacing"/>
              <w:cnfStyle w:val="100000000000" w:firstRow="1" w:lastRow="0" w:firstColumn="0" w:lastColumn="0" w:oddVBand="0" w:evenVBand="0" w:oddHBand="0" w:evenHBand="0" w:firstRowFirstColumn="0" w:firstRowLastColumn="0" w:lastRowFirstColumn="0" w:lastRowLastColumn="0"/>
            </w:pPr>
            <w:r w:rsidRPr="008743AE">
              <w:t>LSA Category</w:t>
            </w:r>
          </w:p>
        </w:tc>
      </w:tr>
      <w:tr w:rsidR="00BB1AF4" w:rsidRPr="00107D01" w14:paraId="7B99ADB0" w14:textId="77777777" w:rsidTr="00746A56">
        <w:trPr>
          <w:cnfStyle w:val="000000100000" w:firstRow="0" w:lastRow="0" w:firstColumn="0" w:lastColumn="0" w:oddVBand="0" w:evenVBand="0" w:oddHBand="1" w:evenHBand="0" w:firstRowFirstColumn="0" w:firstRowLastColumn="0" w:lastRowFirstColumn="0" w:lastRowLastColumn="0"/>
          <w:cantSplit/>
          <w:trHeight w:val="216"/>
          <w:trPrChange w:id="316" w:author="Molly McEvilley" w:date="2020-07-09T06:29:00Z">
            <w:trPr>
              <w:cantSplit/>
              <w:trHeight w:val="216"/>
            </w:trPr>
          </w:trPrChange>
        </w:trPr>
        <w:tc>
          <w:tcPr>
            <w:tcW w:w="499" w:type="pct"/>
            <w:tcPrChange w:id="317" w:author="Molly McEvilley" w:date="2020-07-09T06:29:00Z">
              <w:tcPr>
                <w:tcW w:w="447" w:type="pct"/>
              </w:tcPr>
            </w:tcPrChange>
          </w:tcPr>
          <w:p w14:paraId="70AD3961"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1721" w:type="pct"/>
            <w:tcPrChange w:id="318" w:author="Molly McEvilley" w:date="2020-07-09T06:29:00Z">
              <w:tcPr>
                <w:tcW w:w="1540" w:type="pct"/>
              </w:tcPr>
            </w:tcPrChange>
          </w:tcPr>
          <w:p w14:paraId="4B8693BB" w14:textId="542C77EB"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rPr>
                <w:ins w:id="319" w:author="Molly McEvilley" w:date="2020-07-09T06:25:00Z"/>
              </w:rPr>
            </w:pPr>
            <w:ins w:id="320" w:author="Molly McEvilley" w:date="2020-07-09T06:28:00Z">
              <w:r w:rsidRPr="00014EE4">
                <w:t xml:space="preserve">Yes (1) </w:t>
              </w:r>
            </w:ins>
          </w:p>
        </w:tc>
        <w:tc>
          <w:tcPr>
            <w:tcW w:w="1692" w:type="pct"/>
            <w:tcPrChange w:id="321" w:author="Molly McEvilley" w:date="2020-07-09T06:29:00Z">
              <w:tcPr>
                <w:tcW w:w="676" w:type="pct"/>
              </w:tcPr>
            </w:tcPrChange>
          </w:tcPr>
          <w:p w14:paraId="6B8B7261" w14:textId="7745CAEB"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1087" w:type="pct"/>
            <w:tcPrChange w:id="322" w:author="Molly McEvilley" w:date="2020-07-09T06:29:00Z">
              <w:tcPr>
                <w:tcW w:w="1407" w:type="pct"/>
              </w:tcPr>
            </w:tcPrChange>
          </w:tcPr>
          <w:p w14:paraId="5FAFF011"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Disabled</w:t>
            </w:r>
          </w:p>
        </w:tc>
      </w:tr>
      <w:tr w:rsidR="00BB1AF4" w:rsidRPr="00107D01" w14:paraId="7441FD8C" w14:textId="77777777" w:rsidTr="00746A56">
        <w:trPr>
          <w:cnfStyle w:val="000000010000" w:firstRow="0" w:lastRow="0" w:firstColumn="0" w:lastColumn="0" w:oddVBand="0" w:evenVBand="0" w:oddHBand="0" w:evenHBand="1" w:firstRowFirstColumn="0" w:firstRowLastColumn="0" w:lastRowFirstColumn="0" w:lastRowLastColumn="0"/>
          <w:cantSplit/>
          <w:trHeight w:val="216"/>
          <w:trPrChange w:id="323" w:author="Molly McEvilley" w:date="2020-07-09T06:29:00Z">
            <w:trPr>
              <w:cantSplit/>
              <w:trHeight w:val="216"/>
            </w:trPr>
          </w:trPrChange>
        </w:trPr>
        <w:tc>
          <w:tcPr>
            <w:tcW w:w="499" w:type="pct"/>
            <w:tcPrChange w:id="324" w:author="Molly McEvilley" w:date="2020-07-09T06:29:00Z">
              <w:tcPr>
                <w:tcW w:w="447" w:type="pct"/>
              </w:tcPr>
            </w:tcPrChange>
          </w:tcPr>
          <w:p w14:paraId="51A94042" w14:textId="77777777"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pPr>
            <w:r w:rsidRPr="00014EE4">
              <w:t>2</w:t>
            </w:r>
          </w:p>
        </w:tc>
        <w:tc>
          <w:tcPr>
            <w:tcW w:w="1721" w:type="pct"/>
            <w:tcPrChange w:id="325" w:author="Molly McEvilley" w:date="2020-07-09T06:29:00Z">
              <w:tcPr>
                <w:tcW w:w="1540" w:type="pct"/>
              </w:tcPr>
            </w:tcPrChange>
          </w:tcPr>
          <w:p w14:paraId="332C8622" w14:textId="4901574D"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rPr>
                <w:ins w:id="326" w:author="Molly McEvilley" w:date="2020-07-09T06:25:00Z"/>
              </w:rPr>
            </w:pPr>
            <w:ins w:id="327" w:author="Molly McEvilley" w:date="2020-07-09T06:28:00Z">
              <w:r w:rsidRPr="00014EE4">
                <w:t xml:space="preserve">No (0) </w:t>
              </w:r>
            </w:ins>
          </w:p>
        </w:tc>
        <w:tc>
          <w:tcPr>
            <w:tcW w:w="1692" w:type="pct"/>
            <w:tcPrChange w:id="328" w:author="Molly McEvilley" w:date="2020-07-09T06:29:00Z">
              <w:tcPr>
                <w:tcW w:w="676" w:type="pct"/>
              </w:tcPr>
            </w:tcPrChange>
          </w:tcPr>
          <w:p w14:paraId="24E5097F" w14:textId="5CF80D8B"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pPr>
            <w:r w:rsidRPr="00014EE4">
              <w:t>0</w:t>
            </w:r>
          </w:p>
        </w:tc>
        <w:tc>
          <w:tcPr>
            <w:tcW w:w="1087" w:type="pct"/>
            <w:tcPrChange w:id="329" w:author="Molly McEvilley" w:date="2020-07-09T06:29:00Z">
              <w:tcPr>
                <w:tcW w:w="1407" w:type="pct"/>
              </w:tcPr>
            </w:tcPrChange>
          </w:tcPr>
          <w:p w14:paraId="01AA105A" w14:textId="77777777" w:rsidR="00BB1AF4" w:rsidRPr="00014EE4" w:rsidRDefault="00BB1AF4" w:rsidP="00BB1AF4">
            <w:pPr>
              <w:pStyle w:val="NoSpacing"/>
              <w:cnfStyle w:val="000000010000" w:firstRow="0" w:lastRow="0" w:firstColumn="0" w:lastColumn="0" w:oddVBand="0" w:evenVBand="0" w:oddHBand="0" w:evenHBand="1" w:firstRowFirstColumn="0" w:firstRowLastColumn="0" w:lastRowFirstColumn="0" w:lastRowLastColumn="0"/>
            </w:pPr>
            <w:r w:rsidRPr="00014EE4">
              <w:t>Not disabled</w:t>
            </w:r>
          </w:p>
        </w:tc>
      </w:tr>
      <w:tr w:rsidR="00BB1AF4" w:rsidRPr="00107D01" w14:paraId="59B7D784" w14:textId="77777777" w:rsidTr="00746A56">
        <w:trPr>
          <w:cnfStyle w:val="000000100000" w:firstRow="0" w:lastRow="0" w:firstColumn="0" w:lastColumn="0" w:oddVBand="0" w:evenVBand="0" w:oddHBand="1" w:evenHBand="0" w:firstRowFirstColumn="0" w:firstRowLastColumn="0" w:lastRowFirstColumn="0" w:lastRowLastColumn="0"/>
          <w:cantSplit/>
          <w:trHeight w:val="216"/>
          <w:trPrChange w:id="330" w:author="Molly McEvilley" w:date="2020-07-09T06:29:00Z">
            <w:trPr>
              <w:cantSplit/>
              <w:trHeight w:val="216"/>
            </w:trPr>
          </w:trPrChange>
        </w:trPr>
        <w:tc>
          <w:tcPr>
            <w:tcW w:w="499" w:type="pct"/>
            <w:tcPrChange w:id="331" w:author="Molly McEvilley" w:date="2020-07-09T06:29:00Z">
              <w:tcPr>
                <w:tcW w:w="447" w:type="pct"/>
              </w:tcPr>
            </w:tcPrChange>
          </w:tcPr>
          <w:p w14:paraId="22A8CE30"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3</w:t>
            </w:r>
          </w:p>
        </w:tc>
        <w:tc>
          <w:tcPr>
            <w:tcW w:w="1721" w:type="pct"/>
            <w:tcPrChange w:id="332" w:author="Molly McEvilley" w:date="2020-07-09T06:29:00Z">
              <w:tcPr>
                <w:tcW w:w="1540" w:type="pct"/>
              </w:tcPr>
            </w:tcPrChange>
          </w:tcPr>
          <w:p w14:paraId="0F220A92" w14:textId="537EF226"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rPr>
                <w:ins w:id="333" w:author="Molly McEvilley" w:date="2020-07-09T06:25:00Z"/>
              </w:rPr>
            </w:pPr>
            <w:ins w:id="334" w:author="Molly McEvilley" w:date="2020-07-09T06:28:00Z">
              <w:r w:rsidRPr="00014EE4">
                <w:t>(Any other)</w:t>
              </w:r>
            </w:ins>
          </w:p>
        </w:tc>
        <w:tc>
          <w:tcPr>
            <w:tcW w:w="1692" w:type="pct"/>
            <w:tcPrChange w:id="335" w:author="Molly McEvilley" w:date="2020-07-09T06:29:00Z">
              <w:tcPr>
                <w:tcW w:w="676" w:type="pct"/>
              </w:tcPr>
            </w:tcPrChange>
          </w:tcPr>
          <w:p w14:paraId="6E2C3151" w14:textId="062D339F"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99</w:t>
            </w:r>
          </w:p>
        </w:tc>
        <w:tc>
          <w:tcPr>
            <w:tcW w:w="1087" w:type="pct"/>
            <w:tcPrChange w:id="336" w:author="Molly McEvilley" w:date="2020-07-09T06:29:00Z">
              <w:tcPr>
                <w:tcW w:w="1407" w:type="pct"/>
              </w:tcPr>
            </w:tcPrChange>
          </w:tcPr>
          <w:p w14:paraId="306CD1C2" w14:textId="77777777" w:rsidR="00BB1AF4" w:rsidRPr="00014EE4" w:rsidRDefault="00BB1AF4" w:rsidP="00BB1AF4">
            <w:pPr>
              <w:pStyle w:val="NoSpacing"/>
              <w:cnfStyle w:val="000000100000" w:firstRow="0" w:lastRow="0" w:firstColumn="0" w:lastColumn="0" w:oddVBand="0" w:evenVBand="0" w:oddHBand="1" w:evenHBand="0" w:firstRowFirstColumn="0" w:firstRowLastColumn="0" w:lastRowFirstColumn="0" w:lastRowLastColumn="0"/>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9863D14" w14:textId="6E75BD92" w:rsidR="00294A2C" w:rsidDel="00F908AC" w:rsidRDefault="000308E2" w:rsidP="00910CAF">
      <w:pPr>
        <w:rPr>
          <w:del w:id="337" w:author="Molly McEvilley" w:date="2020-07-09T06:31:00Z"/>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p>
    <w:p w14:paraId="0F95E2A8" w14:textId="15629C03" w:rsidR="0076210A" w:rsidDel="00173859" w:rsidRDefault="0006396A" w:rsidP="00F908AC">
      <w:pPr>
        <w:rPr>
          <w:del w:id="338" w:author="Molly McEvilley" w:date="2020-07-09T06:30:00Z"/>
        </w:rPr>
      </w:pPr>
      <w:r>
        <w:lastRenderedPageBreak/>
        <w:t>S</w:t>
      </w:r>
      <w:r w:rsidR="00014EE4" w:rsidRPr="00577A54">
        <w:t xml:space="preserve">et the value of </w:t>
      </w:r>
      <w:proofErr w:type="spellStart"/>
      <w:ins w:id="339" w:author="Molly McEvilley" w:date="2020-07-09T06:30:00Z">
        <w:r w:rsidR="00746A56" w:rsidRPr="00577A54">
          <w:t>of</w:t>
        </w:r>
        <w:proofErr w:type="spellEnd"/>
        <w:r w:rsidR="00746A56">
          <w:t xml:space="preserve"> </w:t>
        </w:r>
        <w:proofErr w:type="spellStart"/>
        <w:r w:rsidR="00746A56">
          <w:t>tlsa_Person.</w:t>
        </w:r>
      </w:ins>
      <w:r w:rsidR="002E318E" w:rsidRPr="00F908AC">
        <w:rPr>
          <w:b/>
        </w:rPr>
        <w:t>DVStatus</w:t>
      </w:r>
      <w:proofErr w:type="spellEnd"/>
      <w:r w:rsidR="00014EE4" w:rsidRPr="00577A54">
        <w:t xml:space="preserve"> to the first LSA Value in the table below where </w:t>
      </w:r>
      <w:commentRangeStart w:id="340"/>
      <w:proofErr w:type="spellStart"/>
      <w:ins w:id="341" w:author="Molly McEvilley" w:date="2020-07-09T06:30:00Z">
        <w:r w:rsidR="005A0165">
          <w:t>tlsa_Enrollment.</w:t>
        </w:r>
        <w:r w:rsidR="005A0165" w:rsidRPr="00F908AC">
          <w:rPr>
            <w:b/>
            <w:bCs/>
          </w:rPr>
          <w:t>D</w:t>
        </w:r>
      </w:ins>
      <w:ins w:id="342" w:author="Molly McEvilley" w:date="2020-07-09T06:34:00Z">
        <w:r w:rsidR="002D4267">
          <w:rPr>
            <w:b/>
            <w:bCs/>
          </w:rPr>
          <w:t>V</w:t>
        </w:r>
      </w:ins>
      <w:ins w:id="343" w:author="Molly McEvilley" w:date="2020-07-09T06:30:00Z">
        <w:r w:rsidR="005A0165" w:rsidRPr="00F908AC">
          <w:rPr>
            <w:b/>
            <w:bCs/>
          </w:rPr>
          <w:t>Status</w:t>
        </w:r>
        <w:proofErr w:type="spellEnd"/>
        <w:r w:rsidR="005A0165">
          <w:t xml:space="preserve"> </w:t>
        </w:r>
      </w:ins>
      <w:commentRangeEnd w:id="340"/>
      <w:ins w:id="344" w:author="Molly McEvilley" w:date="2020-07-09T06:35:00Z">
        <w:r w:rsidR="002D4267">
          <w:rPr>
            <w:rStyle w:val="CommentReference"/>
          </w:rPr>
          <w:commentReference w:id="340"/>
        </w:r>
      </w:ins>
      <w:ins w:id="345" w:author="Molly McEvilley" w:date="2020-07-09T06:30:00Z">
        <w:r w:rsidR="005A0165">
          <w:t>for any active enrollment matches</w:t>
        </w:r>
      </w:ins>
      <w:ins w:id="346" w:author="Molly McEvilley" w:date="2020-07-09T06:32:00Z">
        <w:r w:rsidR="00173859">
          <w:t>.</w:t>
        </w:r>
      </w:ins>
      <w:del w:id="347" w:author="Molly McEvilley" w:date="2020-07-09T06:30:00Z">
        <w:r w:rsidR="00621555" w:rsidDel="005A0165">
          <w:delText xml:space="preserve">HMIS </w:delText>
        </w:r>
        <w:r w:rsidR="00774ECC" w:rsidRPr="00F908AC" w:rsidDel="005A0165">
          <w:rPr>
            <w:i/>
          </w:rPr>
          <w:delText>DomesticViolenceVictim</w:delText>
        </w:r>
        <w:r w:rsidR="00014EE4" w:rsidRPr="00577A54" w:rsidDel="005A0165">
          <w:delText xml:space="preserve"> and </w:delText>
        </w:r>
        <w:r w:rsidR="00014EE4" w:rsidRPr="00F908AC" w:rsidDel="005A0165">
          <w:rPr>
            <w:i/>
          </w:rPr>
          <w:delText>CurrentlyFleeing</w:delText>
        </w:r>
        <w:r w:rsidR="00014EE4" w:rsidRPr="00577A54" w:rsidDel="005A0165">
          <w:delText xml:space="preserve"> values </w:delText>
        </w:r>
        <w:r w:rsidR="00D76C86" w:rsidDel="005A0165">
          <w:delText xml:space="preserve">from any </w:delText>
        </w:r>
        <w:r w:rsidR="00FB74E8" w:rsidDel="005A0165">
          <w:delText xml:space="preserve">record of </w:delText>
        </w:r>
        <w:r w:rsidR="00FB74E8" w:rsidRPr="00F908AC" w:rsidDel="005A0165">
          <w:rPr>
            <w:i/>
          </w:rPr>
          <w:delText>4.11 Domestic Violence</w:delText>
        </w:r>
        <w:r w:rsidR="00FB74E8" w:rsidRPr="00577A54" w:rsidDel="005A0165">
          <w:delText xml:space="preserve"> associated with</w:delText>
        </w:r>
        <w:r w:rsidR="00FB74E8" w:rsidDel="005A0165">
          <w:delText xml:space="preserve"> an</w:delText>
        </w:r>
        <w:r w:rsidR="00FB74E8" w:rsidRPr="00577A54" w:rsidDel="005A0165">
          <w:delText xml:space="preserve"> active </w:delText>
        </w:r>
        <w:r w:rsidR="00FB74E8" w:rsidRPr="00445256" w:rsidDel="005A0165">
          <w:delText xml:space="preserve">enrollment </w:delText>
        </w:r>
        <w:r w:rsidR="0076210A" w:rsidDel="005A0165">
          <w:delText>where:</w:delText>
        </w:r>
      </w:del>
    </w:p>
    <w:p w14:paraId="65668B8A" w14:textId="4C39EBB0" w:rsidR="0076210A" w:rsidDel="005A0165" w:rsidRDefault="00D2540B" w:rsidP="001F58CC">
      <w:pPr>
        <w:rPr>
          <w:del w:id="348" w:author="Molly McEvilley" w:date="2020-07-09T06:30:00Z"/>
        </w:rPr>
      </w:pPr>
      <w:del w:id="349" w:author="Molly McEvilley" w:date="2020-07-09T06:30:00Z">
        <w:r w:rsidRPr="0076210A" w:rsidDel="005A0165">
          <w:rPr>
            <w:i/>
            <w:iCs/>
          </w:rPr>
          <w:delText>InformationDate</w:delText>
        </w:r>
        <w:r w:rsidRPr="00445256" w:rsidDel="005A0165">
          <w:delText xml:space="preserve"> &lt;= </w:delText>
        </w:r>
        <w:r w:rsidRPr="0076210A" w:rsidDel="005A0165">
          <w:rPr>
            <w:u w:val="single"/>
          </w:rPr>
          <w:delText>ReportEnd</w:delText>
        </w:r>
        <w:r w:rsidR="0076210A" w:rsidDel="005A0165">
          <w:delText>; and</w:delText>
        </w:r>
      </w:del>
    </w:p>
    <w:p w14:paraId="53273D64" w14:textId="4CCD0592" w:rsidR="00EC52CD" w:rsidRPr="008F77C0" w:rsidRDefault="0076210A" w:rsidP="001F58CC">
      <w:pPr>
        <w:rPr>
          <w:szCs w:val="20"/>
        </w:rPr>
      </w:pPr>
      <w:del w:id="350" w:author="Molly McEvilley" w:date="2020-07-09T06:30:00Z">
        <w:r w:rsidRPr="00841045" w:rsidDel="005A0165">
          <w:rPr>
            <w:i/>
            <w:iCs/>
          </w:rPr>
          <w:delText>InformationDate</w:delText>
        </w:r>
        <w:r w:rsidDel="005A0165">
          <w:delText xml:space="preserve"> &lt;= </w:delText>
        </w:r>
        <w:r w:rsidR="00C91919" w:rsidDel="005A0165">
          <w:delText>tlsa_</w:delText>
        </w:r>
        <w:r w:rsidDel="005A0165">
          <w:delText>Enrollment.</w:delText>
        </w:r>
        <w:r w:rsidRPr="00841045" w:rsidDel="005A0165">
          <w:rPr>
            <w:i/>
            <w:iCs/>
          </w:rPr>
          <w:delText>ExitDate</w:delText>
        </w:r>
        <w:r w:rsidDel="005A0165">
          <w:delText>.</w:delText>
        </w:r>
      </w:del>
    </w:p>
    <w:tbl>
      <w:tblPr>
        <w:tblStyle w:val="Style11"/>
        <w:tblW w:w="9175" w:type="dxa"/>
        <w:tblLook w:val="0420" w:firstRow="1" w:lastRow="0" w:firstColumn="0" w:lastColumn="0" w:noHBand="0" w:noVBand="1"/>
        <w:tblPrChange w:id="351" w:author="Molly McEvilley" w:date="2020-07-09T06:34:00Z">
          <w:tblPr>
            <w:tblStyle w:val="Style11"/>
            <w:tblW w:w="7555" w:type="dxa"/>
            <w:tblLook w:val="0420" w:firstRow="1" w:lastRow="0" w:firstColumn="0" w:lastColumn="0" w:noHBand="0" w:noVBand="1"/>
          </w:tblPr>
        </w:tblPrChange>
      </w:tblPr>
      <w:tblGrid>
        <w:gridCol w:w="876"/>
        <w:gridCol w:w="2352"/>
        <w:gridCol w:w="2303"/>
        <w:gridCol w:w="3644"/>
        <w:tblGridChange w:id="352">
          <w:tblGrid>
            <w:gridCol w:w="876"/>
            <w:gridCol w:w="2352"/>
            <w:gridCol w:w="2303"/>
            <w:gridCol w:w="2024"/>
          </w:tblGrid>
        </w:tblGridChange>
      </w:tblGrid>
      <w:tr w:rsidR="002D4267" w:rsidRPr="00107D01" w14:paraId="20A01DF9" w14:textId="77777777" w:rsidTr="002D4267">
        <w:trPr>
          <w:cnfStyle w:val="100000000000" w:firstRow="1" w:lastRow="0" w:firstColumn="0" w:lastColumn="0" w:oddVBand="0" w:evenVBand="0" w:oddHBand="0" w:evenHBand="0" w:firstRowFirstColumn="0" w:firstRowLastColumn="0" w:lastRowFirstColumn="0" w:lastRowLastColumn="0"/>
          <w:cantSplit/>
          <w:trHeight w:val="216"/>
          <w:tblHeader/>
          <w:trPrChange w:id="353" w:author="Molly McEvilley" w:date="2020-07-09T06:34:00Z">
            <w:trPr>
              <w:cantSplit/>
              <w:trHeight w:val="216"/>
              <w:tblHeader/>
            </w:trPr>
          </w:trPrChange>
        </w:trPr>
        <w:tc>
          <w:tcPr>
            <w:tcW w:w="876" w:type="dxa"/>
            <w:tcPrChange w:id="354" w:author="Molly McEvilley" w:date="2020-07-09T06:34:00Z">
              <w:tcPr>
                <w:tcW w:w="985" w:type="dxa"/>
              </w:tcPr>
            </w:tcPrChange>
          </w:tcPr>
          <w:p w14:paraId="236AFFD8" w14:textId="77777777" w:rsidR="00DC14C3" w:rsidRPr="008743AE" w:rsidRDefault="00DC14C3" w:rsidP="00DC14C3">
            <w:pPr>
              <w:pStyle w:val="NoSpacing"/>
              <w:cnfStyle w:val="100000000000" w:firstRow="1" w:lastRow="0" w:firstColumn="0" w:lastColumn="0" w:oddVBand="0" w:evenVBand="0" w:oddHBand="0" w:evenHBand="0" w:firstRowFirstColumn="0" w:firstRowLastColumn="0" w:lastRowFirstColumn="0" w:lastRowLastColumn="0"/>
            </w:pPr>
            <w:r w:rsidRPr="008743AE">
              <w:t>Priority</w:t>
            </w:r>
          </w:p>
        </w:tc>
        <w:tc>
          <w:tcPr>
            <w:tcW w:w="2352" w:type="dxa"/>
            <w:tcPrChange w:id="355" w:author="Molly McEvilley" w:date="2020-07-09T06:34:00Z">
              <w:tcPr>
                <w:tcW w:w="1710" w:type="dxa"/>
              </w:tcPr>
            </w:tcPrChange>
          </w:tcPr>
          <w:p w14:paraId="35698639" w14:textId="163B793B" w:rsidR="00DC14C3" w:rsidRPr="008743AE" w:rsidRDefault="002D4267" w:rsidP="00DC14C3">
            <w:pPr>
              <w:pStyle w:val="NoSpacing"/>
              <w:cnfStyle w:val="100000000000" w:firstRow="1" w:lastRow="0" w:firstColumn="0" w:lastColumn="0" w:oddVBand="0" w:evenVBand="0" w:oddHBand="0" w:evenHBand="0" w:firstRowFirstColumn="0" w:firstRowLastColumn="0" w:lastRowFirstColumn="0" w:lastRowLastColumn="0"/>
              <w:rPr>
                <w:ins w:id="356" w:author="Molly McEvilley" w:date="2020-07-09T06:32:00Z"/>
              </w:rPr>
            </w:pPr>
            <w:proofErr w:type="spellStart"/>
            <w:ins w:id="357" w:author="Molly McEvilley" w:date="2020-07-09T06:33:00Z">
              <w:r>
                <w:t>tlsa_Enrollment.</w:t>
              </w:r>
            </w:ins>
            <w:ins w:id="358" w:author="Molly McEvilley" w:date="2020-07-09T06:32:00Z">
              <w:r w:rsidR="00DC14C3">
                <w:t>DVStatus</w:t>
              </w:r>
              <w:proofErr w:type="spellEnd"/>
            </w:ins>
          </w:p>
        </w:tc>
        <w:tc>
          <w:tcPr>
            <w:tcW w:w="2303" w:type="dxa"/>
            <w:tcPrChange w:id="359" w:author="Molly McEvilley" w:date="2020-07-09T06:34:00Z">
              <w:tcPr>
                <w:tcW w:w="1283" w:type="dxa"/>
              </w:tcPr>
            </w:tcPrChange>
          </w:tcPr>
          <w:p w14:paraId="10BDA145" w14:textId="712E8575" w:rsidR="00DC14C3" w:rsidRPr="008743AE" w:rsidRDefault="002D4267" w:rsidP="00DC14C3">
            <w:pPr>
              <w:pStyle w:val="NoSpacing"/>
              <w:cnfStyle w:val="100000000000" w:firstRow="1" w:lastRow="0" w:firstColumn="0" w:lastColumn="0" w:oddVBand="0" w:evenVBand="0" w:oddHBand="0" w:evenHBand="0" w:firstRowFirstColumn="0" w:firstRowLastColumn="0" w:lastRowFirstColumn="0" w:lastRowLastColumn="0"/>
            </w:pPr>
            <w:proofErr w:type="spellStart"/>
            <w:ins w:id="360" w:author="Molly McEvilley" w:date="2020-07-09T06:33:00Z">
              <w:r>
                <w:t>tlsa_Person.DVStatus</w:t>
              </w:r>
            </w:ins>
            <w:proofErr w:type="spellEnd"/>
            <w:del w:id="361" w:author="Molly McEvilley" w:date="2020-07-09T06:33:00Z">
              <w:r w:rsidR="00DC14C3" w:rsidRPr="008743AE" w:rsidDel="002D4267">
                <w:delText>LSA Value</w:delText>
              </w:r>
            </w:del>
          </w:p>
        </w:tc>
        <w:tc>
          <w:tcPr>
            <w:tcW w:w="3644" w:type="dxa"/>
            <w:tcPrChange w:id="362" w:author="Molly McEvilley" w:date="2020-07-09T06:34:00Z">
              <w:tcPr>
                <w:tcW w:w="3577" w:type="dxa"/>
              </w:tcPr>
            </w:tcPrChange>
          </w:tcPr>
          <w:p w14:paraId="55E08020" w14:textId="77777777" w:rsidR="00DC14C3" w:rsidRPr="008743AE" w:rsidRDefault="00DC14C3" w:rsidP="00DC14C3">
            <w:pPr>
              <w:pStyle w:val="NoSpacing"/>
              <w:cnfStyle w:val="100000000000" w:firstRow="1" w:lastRow="0" w:firstColumn="0" w:lastColumn="0" w:oddVBand="0" w:evenVBand="0" w:oddHBand="0" w:evenHBand="0" w:firstRowFirstColumn="0" w:firstRowLastColumn="0" w:lastRowFirstColumn="0" w:lastRowLastColumn="0"/>
            </w:pPr>
            <w:r w:rsidRPr="008743AE">
              <w:t>LSA Category</w:t>
            </w:r>
          </w:p>
        </w:tc>
      </w:tr>
      <w:tr w:rsidR="002D4267" w:rsidRPr="00107D01" w14:paraId="309F516C" w14:textId="77777777" w:rsidTr="002D4267">
        <w:trPr>
          <w:cnfStyle w:val="000000100000" w:firstRow="0" w:lastRow="0" w:firstColumn="0" w:lastColumn="0" w:oddVBand="0" w:evenVBand="0" w:oddHBand="1" w:evenHBand="0" w:firstRowFirstColumn="0" w:firstRowLastColumn="0" w:lastRowFirstColumn="0" w:lastRowLastColumn="0"/>
          <w:cantSplit/>
          <w:trHeight w:val="216"/>
          <w:trPrChange w:id="363" w:author="Molly McEvilley" w:date="2020-07-09T06:34:00Z">
            <w:trPr>
              <w:cantSplit/>
              <w:trHeight w:val="216"/>
            </w:trPr>
          </w:trPrChange>
        </w:trPr>
        <w:tc>
          <w:tcPr>
            <w:tcW w:w="876" w:type="dxa"/>
            <w:tcPrChange w:id="364" w:author="Molly McEvilley" w:date="2020-07-09T06:34:00Z">
              <w:tcPr>
                <w:tcW w:w="985" w:type="dxa"/>
              </w:tcPr>
            </w:tcPrChange>
          </w:tcPr>
          <w:p w14:paraId="39AAA4D6"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2352" w:type="dxa"/>
            <w:tcPrChange w:id="365" w:author="Molly McEvilley" w:date="2020-07-09T06:34:00Z">
              <w:tcPr>
                <w:tcW w:w="1710" w:type="dxa"/>
              </w:tcPr>
            </w:tcPrChange>
          </w:tcPr>
          <w:p w14:paraId="1D694CB0" w14:textId="1E2E4C4E"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rPr>
                <w:ins w:id="366" w:author="Molly McEvilley" w:date="2020-07-09T06:32:00Z"/>
              </w:rPr>
            </w:pPr>
            <w:ins w:id="367" w:author="Molly McEvilley" w:date="2020-07-09T06:32:00Z">
              <w:r>
                <w:t>1</w:t>
              </w:r>
            </w:ins>
          </w:p>
        </w:tc>
        <w:tc>
          <w:tcPr>
            <w:tcW w:w="2303" w:type="dxa"/>
            <w:tcPrChange w:id="368" w:author="Molly McEvilley" w:date="2020-07-09T06:34:00Z">
              <w:tcPr>
                <w:tcW w:w="1283" w:type="dxa"/>
              </w:tcPr>
            </w:tcPrChange>
          </w:tcPr>
          <w:p w14:paraId="2DB1A4F4"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1</w:t>
            </w:r>
          </w:p>
        </w:tc>
        <w:tc>
          <w:tcPr>
            <w:tcW w:w="3644" w:type="dxa"/>
            <w:tcPrChange w:id="369" w:author="Molly McEvilley" w:date="2020-07-09T06:34:00Z">
              <w:tcPr>
                <w:tcW w:w="3577" w:type="dxa"/>
              </w:tcPr>
            </w:tcPrChange>
          </w:tcPr>
          <w:p w14:paraId="1311E588" w14:textId="77777777" w:rsidR="00DC14C3" w:rsidRPr="00577A5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577A54">
              <w:t>DV victim, currently fleeing</w:t>
            </w:r>
          </w:p>
        </w:tc>
      </w:tr>
      <w:tr w:rsidR="002D4267" w:rsidRPr="00107D01" w14:paraId="36A0CD32" w14:textId="77777777" w:rsidTr="002D4267">
        <w:trPr>
          <w:cnfStyle w:val="000000010000" w:firstRow="0" w:lastRow="0" w:firstColumn="0" w:lastColumn="0" w:oddVBand="0" w:evenVBand="0" w:oddHBand="0" w:evenHBand="1" w:firstRowFirstColumn="0" w:firstRowLastColumn="0" w:lastRowFirstColumn="0" w:lastRowLastColumn="0"/>
          <w:cantSplit/>
          <w:trHeight w:val="216"/>
          <w:trPrChange w:id="370" w:author="Molly McEvilley" w:date="2020-07-09T06:34:00Z">
            <w:trPr>
              <w:cantSplit/>
              <w:trHeight w:val="216"/>
            </w:trPr>
          </w:trPrChange>
        </w:trPr>
        <w:tc>
          <w:tcPr>
            <w:tcW w:w="876" w:type="dxa"/>
            <w:tcPrChange w:id="371" w:author="Molly McEvilley" w:date="2020-07-09T06:34:00Z">
              <w:tcPr>
                <w:tcW w:w="985" w:type="dxa"/>
              </w:tcPr>
            </w:tcPrChange>
          </w:tcPr>
          <w:p w14:paraId="6B036CDB"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2</w:t>
            </w:r>
          </w:p>
        </w:tc>
        <w:tc>
          <w:tcPr>
            <w:tcW w:w="2352" w:type="dxa"/>
            <w:tcPrChange w:id="372" w:author="Molly McEvilley" w:date="2020-07-09T06:34:00Z">
              <w:tcPr>
                <w:tcW w:w="1710" w:type="dxa"/>
              </w:tcPr>
            </w:tcPrChange>
          </w:tcPr>
          <w:p w14:paraId="6DE92A70" w14:textId="71320401"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rPr>
                <w:ins w:id="373" w:author="Molly McEvilley" w:date="2020-07-09T06:32:00Z"/>
              </w:rPr>
            </w:pPr>
            <w:ins w:id="374" w:author="Molly McEvilley" w:date="2020-07-09T06:32:00Z">
              <w:r>
                <w:t>2</w:t>
              </w:r>
            </w:ins>
          </w:p>
        </w:tc>
        <w:tc>
          <w:tcPr>
            <w:tcW w:w="2303" w:type="dxa"/>
            <w:tcPrChange w:id="375" w:author="Molly McEvilley" w:date="2020-07-09T06:34:00Z">
              <w:tcPr>
                <w:tcW w:w="1283" w:type="dxa"/>
              </w:tcPr>
            </w:tcPrChange>
          </w:tcPr>
          <w:p w14:paraId="417EB8FA"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2</w:t>
            </w:r>
          </w:p>
        </w:tc>
        <w:tc>
          <w:tcPr>
            <w:tcW w:w="3644" w:type="dxa"/>
            <w:tcPrChange w:id="376" w:author="Molly McEvilley" w:date="2020-07-09T06:34:00Z">
              <w:tcPr>
                <w:tcW w:w="3577" w:type="dxa"/>
              </w:tcPr>
            </w:tcPrChange>
          </w:tcPr>
          <w:p w14:paraId="358B2896" w14:textId="77777777" w:rsidR="00DC14C3" w:rsidRPr="00577A5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577A54">
              <w:t>DV victim, not currently fleeing</w:t>
            </w:r>
          </w:p>
        </w:tc>
      </w:tr>
      <w:tr w:rsidR="002D4267" w:rsidRPr="00107D01" w14:paraId="4A56FD59" w14:textId="77777777" w:rsidTr="002D4267">
        <w:trPr>
          <w:cnfStyle w:val="000000100000" w:firstRow="0" w:lastRow="0" w:firstColumn="0" w:lastColumn="0" w:oddVBand="0" w:evenVBand="0" w:oddHBand="1" w:evenHBand="0" w:firstRowFirstColumn="0" w:firstRowLastColumn="0" w:lastRowFirstColumn="0" w:lastRowLastColumn="0"/>
          <w:cantSplit/>
          <w:trHeight w:val="216"/>
          <w:trPrChange w:id="377" w:author="Molly McEvilley" w:date="2020-07-09T06:34:00Z">
            <w:trPr>
              <w:cantSplit/>
              <w:trHeight w:val="216"/>
            </w:trPr>
          </w:trPrChange>
        </w:trPr>
        <w:tc>
          <w:tcPr>
            <w:tcW w:w="876" w:type="dxa"/>
            <w:tcPrChange w:id="378" w:author="Molly McEvilley" w:date="2020-07-09T06:34:00Z">
              <w:tcPr>
                <w:tcW w:w="985" w:type="dxa"/>
              </w:tcPr>
            </w:tcPrChange>
          </w:tcPr>
          <w:p w14:paraId="51ECD4AC"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3</w:t>
            </w:r>
          </w:p>
        </w:tc>
        <w:tc>
          <w:tcPr>
            <w:tcW w:w="2352" w:type="dxa"/>
            <w:tcPrChange w:id="379" w:author="Molly McEvilley" w:date="2020-07-09T06:34:00Z">
              <w:tcPr>
                <w:tcW w:w="1710" w:type="dxa"/>
              </w:tcPr>
            </w:tcPrChange>
          </w:tcPr>
          <w:p w14:paraId="170E7BE9" w14:textId="26D098FE"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rPr>
                <w:ins w:id="380" w:author="Molly McEvilley" w:date="2020-07-09T06:32:00Z"/>
              </w:rPr>
            </w:pPr>
            <w:ins w:id="381" w:author="Molly McEvilley" w:date="2020-07-09T06:32:00Z">
              <w:r>
                <w:t>3</w:t>
              </w:r>
            </w:ins>
          </w:p>
        </w:tc>
        <w:tc>
          <w:tcPr>
            <w:tcW w:w="2303" w:type="dxa"/>
            <w:tcPrChange w:id="382" w:author="Molly McEvilley" w:date="2020-07-09T06:34:00Z">
              <w:tcPr>
                <w:tcW w:w="1283" w:type="dxa"/>
              </w:tcPr>
            </w:tcPrChange>
          </w:tcPr>
          <w:p w14:paraId="6484728E"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3</w:t>
            </w:r>
          </w:p>
        </w:tc>
        <w:tc>
          <w:tcPr>
            <w:tcW w:w="3644" w:type="dxa"/>
            <w:tcPrChange w:id="383" w:author="Molly McEvilley" w:date="2020-07-09T06:34:00Z">
              <w:tcPr>
                <w:tcW w:w="3577" w:type="dxa"/>
              </w:tcPr>
            </w:tcPrChange>
          </w:tcPr>
          <w:p w14:paraId="482B9098" w14:textId="77777777" w:rsidR="00DC14C3" w:rsidRPr="00577A5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577A54">
              <w:t>DV victim, unknown if currently fleeing</w:t>
            </w:r>
          </w:p>
        </w:tc>
      </w:tr>
      <w:tr w:rsidR="002D4267" w:rsidRPr="00107D01" w14:paraId="1C42DC0B" w14:textId="77777777" w:rsidTr="002D4267">
        <w:trPr>
          <w:cnfStyle w:val="000000010000" w:firstRow="0" w:lastRow="0" w:firstColumn="0" w:lastColumn="0" w:oddVBand="0" w:evenVBand="0" w:oddHBand="0" w:evenHBand="1" w:firstRowFirstColumn="0" w:firstRowLastColumn="0" w:lastRowFirstColumn="0" w:lastRowLastColumn="0"/>
          <w:cantSplit/>
          <w:trHeight w:val="216"/>
          <w:trPrChange w:id="384" w:author="Molly McEvilley" w:date="2020-07-09T06:34:00Z">
            <w:trPr>
              <w:cantSplit/>
              <w:trHeight w:val="216"/>
            </w:trPr>
          </w:trPrChange>
        </w:trPr>
        <w:tc>
          <w:tcPr>
            <w:tcW w:w="876" w:type="dxa"/>
            <w:tcPrChange w:id="385" w:author="Molly McEvilley" w:date="2020-07-09T06:34:00Z">
              <w:tcPr>
                <w:tcW w:w="985" w:type="dxa"/>
              </w:tcPr>
            </w:tcPrChange>
          </w:tcPr>
          <w:p w14:paraId="064208EA"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4</w:t>
            </w:r>
          </w:p>
        </w:tc>
        <w:tc>
          <w:tcPr>
            <w:tcW w:w="2352" w:type="dxa"/>
            <w:tcPrChange w:id="386" w:author="Molly McEvilley" w:date="2020-07-09T06:34:00Z">
              <w:tcPr>
                <w:tcW w:w="1710" w:type="dxa"/>
              </w:tcPr>
            </w:tcPrChange>
          </w:tcPr>
          <w:p w14:paraId="56DB7469" w14:textId="2B8A213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rPr>
                <w:ins w:id="387" w:author="Molly McEvilley" w:date="2020-07-09T06:32:00Z"/>
              </w:rPr>
            </w:pPr>
            <w:ins w:id="388" w:author="Molly McEvilley" w:date="2020-07-09T06:32:00Z">
              <w:r>
                <w:t>10</w:t>
              </w:r>
            </w:ins>
          </w:p>
        </w:tc>
        <w:tc>
          <w:tcPr>
            <w:tcW w:w="2303" w:type="dxa"/>
            <w:tcPrChange w:id="389" w:author="Molly McEvilley" w:date="2020-07-09T06:34:00Z">
              <w:tcPr>
                <w:tcW w:w="1283" w:type="dxa"/>
              </w:tcPr>
            </w:tcPrChange>
          </w:tcPr>
          <w:p w14:paraId="1CB61D76"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0</w:t>
            </w:r>
          </w:p>
        </w:tc>
        <w:tc>
          <w:tcPr>
            <w:tcW w:w="3644" w:type="dxa"/>
            <w:tcPrChange w:id="390" w:author="Molly McEvilley" w:date="2020-07-09T06:34:00Z">
              <w:tcPr>
                <w:tcW w:w="3577" w:type="dxa"/>
              </w:tcPr>
            </w:tcPrChange>
          </w:tcPr>
          <w:p w14:paraId="1195008D" w14:textId="77777777" w:rsidR="00DC14C3" w:rsidRPr="00577A5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577A54">
              <w:t>Not a victim of domestic violence</w:t>
            </w:r>
          </w:p>
        </w:tc>
      </w:tr>
      <w:tr w:rsidR="002D4267" w:rsidRPr="00107D01" w14:paraId="7E1BCCDC" w14:textId="77777777" w:rsidTr="002D4267">
        <w:trPr>
          <w:cnfStyle w:val="000000100000" w:firstRow="0" w:lastRow="0" w:firstColumn="0" w:lastColumn="0" w:oddVBand="0" w:evenVBand="0" w:oddHBand="1" w:evenHBand="0" w:firstRowFirstColumn="0" w:firstRowLastColumn="0" w:lastRowFirstColumn="0" w:lastRowLastColumn="0"/>
          <w:cantSplit/>
          <w:trHeight w:val="216"/>
          <w:trPrChange w:id="391" w:author="Molly McEvilley" w:date="2020-07-09T06:34:00Z">
            <w:trPr>
              <w:cantSplit/>
              <w:trHeight w:val="216"/>
            </w:trPr>
          </w:trPrChange>
        </w:trPr>
        <w:tc>
          <w:tcPr>
            <w:tcW w:w="876" w:type="dxa"/>
            <w:tcPrChange w:id="392" w:author="Molly McEvilley" w:date="2020-07-09T06:34:00Z">
              <w:tcPr>
                <w:tcW w:w="985" w:type="dxa"/>
              </w:tcPr>
            </w:tcPrChange>
          </w:tcPr>
          <w:p w14:paraId="4C005C06"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5</w:t>
            </w:r>
          </w:p>
        </w:tc>
        <w:tc>
          <w:tcPr>
            <w:tcW w:w="2352" w:type="dxa"/>
            <w:tcPrChange w:id="393" w:author="Molly McEvilley" w:date="2020-07-09T06:34:00Z">
              <w:tcPr>
                <w:tcW w:w="1710" w:type="dxa"/>
              </w:tcPr>
            </w:tcPrChange>
          </w:tcPr>
          <w:p w14:paraId="459EBB2E" w14:textId="6D2905C2"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rPr>
                <w:ins w:id="394" w:author="Molly McEvilley" w:date="2020-07-09T06:32:00Z"/>
              </w:rPr>
            </w:pPr>
            <w:ins w:id="395" w:author="Molly McEvilley" w:date="2020-07-09T06:32:00Z">
              <w:r>
                <w:t>98</w:t>
              </w:r>
            </w:ins>
          </w:p>
        </w:tc>
        <w:tc>
          <w:tcPr>
            <w:tcW w:w="2303" w:type="dxa"/>
            <w:tcPrChange w:id="396" w:author="Molly McEvilley" w:date="2020-07-09T06:34:00Z">
              <w:tcPr>
                <w:tcW w:w="1283" w:type="dxa"/>
              </w:tcPr>
            </w:tcPrChange>
          </w:tcPr>
          <w:p w14:paraId="57EA6BFF" w14:textId="77777777" w:rsidR="00DC14C3" w:rsidRPr="00014EE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014EE4">
              <w:t>98</w:t>
            </w:r>
          </w:p>
        </w:tc>
        <w:tc>
          <w:tcPr>
            <w:tcW w:w="3644" w:type="dxa"/>
            <w:tcPrChange w:id="397" w:author="Molly McEvilley" w:date="2020-07-09T06:34:00Z">
              <w:tcPr>
                <w:tcW w:w="3577" w:type="dxa"/>
              </w:tcPr>
            </w:tcPrChange>
          </w:tcPr>
          <w:p w14:paraId="573DEF8D" w14:textId="77777777" w:rsidR="00DC14C3" w:rsidRPr="00577A54" w:rsidRDefault="00DC14C3" w:rsidP="00DC14C3">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2D4267">
        <w:trPr>
          <w:cnfStyle w:val="000000010000" w:firstRow="0" w:lastRow="0" w:firstColumn="0" w:lastColumn="0" w:oddVBand="0" w:evenVBand="0" w:oddHBand="0" w:evenHBand="1" w:firstRowFirstColumn="0" w:firstRowLastColumn="0" w:lastRowFirstColumn="0" w:lastRowLastColumn="0"/>
          <w:cantSplit/>
          <w:trHeight w:val="216"/>
          <w:trPrChange w:id="398" w:author="Molly McEvilley" w:date="2020-07-09T06:34:00Z">
            <w:trPr>
              <w:cantSplit/>
              <w:trHeight w:val="216"/>
            </w:trPr>
          </w:trPrChange>
        </w:trPr>
        <w:tc>
          <w:tcPr>
            <w:tcW w:w="876" w:type="dxa"/>
            <w:tcPrChange w:id="399" w:author="Molly McEvilley" w:date="2020-07-09T06:34:00Z">
              <w:tcPr>
                <w:tcW w:w="985" w:type="dxa"/>
              </w:tcPr>
            </w:tcPrChange>
          </w:tcPr>
          <w:p w14:paraId="0B8F0F8F"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6</w:t>
            </w:r>
          </w:p>
        </w:tc>
        <w:tc>
          <w:tcPr>
            <w:tcW w:w="2352" w:type="dxa"/>
            <w:tcPrChange w:id="400" w:author="Molly McEvilley" w:date="2020-07-09T06:34:00Z">
              <w:tcPr>
                <w:tcW w:w="1710" w:type="dxa"/>
              </w:tcPr>
            </w:tcPrChange>
          </w:tcPr>
          <w:p w14:paraId="29EBC880" w14:textId="59CEC7F4"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rPr>
                <w:ins w:id="401" w:author="Molly McEvilley" w:date="2020-07-09T06:32:00Z"/>
              </w:rPr>
            </w:pPr>
            <w:ins w:id="402" w:author="Molly McEvilley" w:date="2020-07-09T06:32:00Z">
              <w:r>
                <w:t>NULL</w:t>
              </w:r>
            </w:ins>
          </w:p>
        </w:tc>
        <w:tc>
          <w:tcPr>
            <w:tcW w:w="2303" w:type="dxa"/>
            <w:tcPrChange w:id="403" w:author="Molly McEvilley" w:date="2020-07-09T06:34:00Z">
              <w:tcPr>
                <w:tcW w:w="1283" w:type="dxa"/>
              </w:tcPr>
            </w:tcPrChange>
          </w:tcPr>
          <w:p w14:paraId="016F57A4" w14:textId="77777777" w:rsidR="00DC14C3" w:rsidRPr="00014EE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014EE4">
              <w:t>99</w:t>
            </w:r>
          </w:p>
        </w:tc>
        <w:tc>
          <w:tcPr>
            <w:tcW w:w="3644" w:type="dxa"/>
            <w:tcPrChange w:id="404" w:author="Molly McEvilley" w:date="2020-07-09T06:34:00Z">
              <w:tcPr>
                <w:tcW w:w="3577" w:type="dxa"/>
              </w:tcPr>
            </w:tcPrChange>
          </w:tcPr>
          <w:p w14:paraId="2781EBB9" w14:textId="77777777" w:rsidR="00DC14C3" w:rsidRPr="00577A54" w:rsidRDefault="00DC14C3" w:rsidP="00DC14C3">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3EA0C743" w14:textId="441BB194" w:rsidR="00006148" w:rsidRDefault="005E02A5" w:rsidP="0088191A">
      <w:pPr>
        <w:pStyle w:val="Heading2"/>
      </w:pPr>
      <w:bookmarkStart w:id="405" w:name="_ES/SH/Street_Time_–"/>
      <w:bookmarkStart w:id="406" w:name="_Toc34144028"/>
      <w:bookmarkStart w:id="407" w:name="_Toc34144029"/>
      <w:bookmarkStart w:id="408" w:name="_Toc34144030"/>
      <w:bookmarkStart w:id="409" w:name="_Toc34144031"/>
      <w:bookmarkStart w:id="410" w:name="_Toc34144032"/>
      <w:bookmarkStart w:id="411" w:name="_Toc34144033"/>
      <w:bookmarkStart w:id="412" w:name="_Time_Spent_in"/>
      <w:bookmarkStart w:id="413" w:name="_Toc506721198"/>
      <w:bookmarkStart w:id="414" w:name="_Toc37849763"/>
      <w:bookmarkStart w:id="415" w:name="_Toc38030538"/>
      <w:bookmarkStart w:id="416" w:name="_Toc499543992"/>
      <w:bookmarkStart w:id="417" w:name="_Toc506721201"/>
      <w:bookmarkEnd w:id="262"/>
      <w:bookmarkEnd w:id="405"/>
      <w:bookmarkEnd w:id="406"/>
      <w:bookmarkEnd w:id="407"/>
      <w:bookmarkEnd w:id="408"/>
      <w:bookmarkEnd w:id="409"/>
      <w:bookmarkEnd w:id="410"/>
      <w:bookmarkEnd w:id="411"/>
      <w:bookmarkEnd w:id="412"/>
      <w:r>
        <w:t xml:space="preserve">Time Spent </w:t>
      </w:r>
      <w:r w:rsidR="00CC6B23">
        <w:t>in ES/SH or on the Street</w:t>
      </w:r>
      <w:r w:rsidR="00006148">
        <w:t xml:space="preserve"> </w:t>
      </w:r>
      <w:bookmarkEnd w:id="413"/>
      <w:r w:rsidR="00EE5EF2">
        <w:t xml:space="preserve">– </w:t>
      </w:r>
      <w:r w:rsidR="00A76144">
        <w:t>LSAPerson</w:t>
      </w:r>
      <w:bookmarkEnd w:id="414"/>
      <w:bookmarkEnd w:id="415"/>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23FBD8D8"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ins w:id="418" w:author="Molly McEvilley" w:date="2020-06-11T09:26:00Z">
        <w:r w:rsidR="006C001B">
          <w:t xml:space="preserve">these are identified in </w:t>
        </w:r>
        <w:commentRangeStart w:id="419"/>
        <w:proofErr w:type="spellStart"/>
        <w:r w:rsidR="006C001B">
          <w:t>tlsa_Enrollment</w:t>
        </w:r>
        <w:proofErr w:type="spellEnd"/>
        <w:r w:rsidR="006C001B">
          <w:t xml:space="preserve"> by setting </w:t>
        </w:r>
        <w:r w:rsidR="006C001B" w:rsidRPr="005C4382">
          <w:rPr>
            <w:b/>
            <w:bCs/>
          </w:rPr>
          <w:t>CH</w:t>
        </w:r>
        <w:r w:rsidR="006C001B">
          <w:t xml:space="preserve"> = 1.</w:t>
        </w:r>
      </w:ins>
      <w:commentRangeEnd w:id="419"/>
      <w:ins w:id="420" w:author="Molly McEvilley" w:date="2020-06-11T09:27:00Z">
        <w:r w:rsidR="00B31626">
          <w:rPr>
            <w:rStyle w:val="CommentReference"/>
          </w:rPr>
          <w:commentReference w:id="419"/>
        </w:r>
      </w:ins>
      <w:del w:id="421" w:author="Molly McEvilley" w:date="2020-06-11T09:26:00Z">
        <w:r w:rsidR="00504307" w:rsidDel="006C001B">
          <w:delText>a record for each relevant enrollment is created in ch_Enrollment.</w:delText>
        </w:r>
      </w:del>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422" w:name="_Get_Enrollments_Relevant"/>
      <w:bookmarkStart w:id="423" w:name="_Toc37849764"/>
      <w:bookmarkStart w:id="424" w:name="_Toc38030539"/>
      <w:bookmarkEnd w:id="422"/>
      <w:r>
        <w:t xml:space="preserve">Enrollments Relevant to </w:t>
      </w:r>
      <w:r w:rsidR="000146AE">
        <w:t>Counting ES/SH/Street Dates</w:t>
      </w:r>
      <w:bookmarkEnd w:id="423"/>
      <w:bookmarkEnd w:id="42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proofErr w:type="spellStart"/>
            <w:r w:rsidRPr="003C4035">
              <w:rPr>
                <w:i/>
              </w:rPr>
              <w:t>BedNightDate</w:t>
            </w:r>
            <w:proofErr w:type="spellEnd"/>
            <w:r w:rsidR="00514DD9">
              <w:t xml:space="preserve"> (</w:t>
            </w:r>
            <w:proofErr w:type="spellStart"/>
            <w:r w:rsidR="00514DD9" w:rsidRPr="002F0D32">
              <w:rPr>
                <w:i/>
                <w:iCs/>
              </w:rPr>
              <w:t>DateProvided</w:t>
            </w:r>
            <w:proofErr w:type="spellEnd"/>
            <w:r w:rsidR="00514DD9">
              <w:t xml:space="preserve"> where </w:t>
            </w:r>
            <w:proofErr w:type="spellStart"/>
            <w:r w:rsidR="00514DD9" w:rsidRPr="002F0D32">
              <w:rPr>
                <w:i/>
                <w:iCs/>
              </w:rPr>
              <w:t>RecordType</w:t>
            </w:r>
            <w:proofErr w:type="spellEnd"/>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553E974C" w14:textId="57AF04DD" w:rsidR="00006148"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046859">
      <w:pPr>
        <w:pStyle w:val="ListParagraph"/>
        <w:numPr>
          <w:ilvl w:val="0"/>
          <w:numId w:val="36"/>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425" w:name="_Toc37849765"/>
      <w:bookmarkStart w:id="426" w:name="_Toc38030540"/>
      <w:r>
        <w:t xml:space="preserve">Get Dates to Exclude from Counts of ES/SH/Street Days </w:t>
      </w:r>
      <w:r w:rsidR="007B705B">
        <w:t>(ch_Exclude)</w:t>
      </w:r>
      <w:bookmarkEnd w:id="425"/>
      <w:bookmarkEnd w:id="426"/>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427" w:name="_Toc37849766"/>
      <w:bookmarkStart w:id="428" w:name="_Toc38030541"/>
      <w:r>
        <w:lastRenderedPageBreak/>
        <w:t xml:space="preserve">Get Dates to Include in Counts of ES/SH/Street Days </w:t>
      </w:r>
      <w:r w:rsidR="007B705B">
        <w:t>(</w:t>
      </w:r>
      <w:r w:rsidR="00E04B04">
        <w:t>ch_Include</w:t>
      </w:r>
      <w:r w:rsidR="007B705B">
        <w:t>)</w:t>
      </w:r>
      <w:bookmarkEnd w:id="427"/>
      <w:bookmarkEnd w:id="428"/>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267838">
      <w:pPr>
        <w:pStyle w:val="ListParagraph"/>
        <w:numPr>
          <w:ilvl w:val="5"/>
          <w:numId w:val="63"/>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267838">
      <w:pPr>
        <w:pStyle w:val="ListParagraph"/>
        <w:numPr>
          <w:ilvl w:val="5"/>
          <w:numId w:val="63"/>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267838">
      <w:pPr>
        <w:pStyle w:val="ListParagraph"/>
        <w:numPr>
          <w:ilvl w:val="5"/>
          <w:numId w:val="63"/>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267838">
      <w:pPr>
        <w:pStyle w:val="ListParagraph"/>
        <w:numPr>
          <w:ilvl w:val="5"/>
          <w:numId w:val="64"/>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3B1AEA" w:rsidRDefault="009366AD" w:rsidP="00267838">
      <w:pPr>
        <w:pStyle w:val="ListParagraph"/>
        <w:numPr>
          <w:ilvl w:val="5"/>
          <w:numId w:val="64"/>
        </w:numPr>
        <w:rPr>
          <w:ins w:id="429" w:author="Molly McEvilley" w:date="2020-07-09T08:18:00Z"/>
          <w:rPrChange w:id="430" w:author="Molly McEvilley" w:date="2020-07-09T08:18:00Z">
            <w:rPr>
              <w:ins w:id="431" w:author="Molly McEvilley" w:date="2020-07-09T08:18:00Z"/>
              <w:i/>
            </w:rPr>
          </w:rPrChange>
        </w:rPr>
      </w:pPr>
      <w:proofErr w:type="spellStart"/>
      <w:r>
        <w:rPr>
          <w:b/>
        </w:rPr>
        <w:t>ESSHStreetDate</w:t>
      </w:r>
      <w:proofErr w:type="spellEnd"/>
      <w:r w:rsidR="00006148">
        <w:t xml:space="preserve"> = </w:t>
      </w:r>
      <w:bookmarkStart w:id="432" w:name="_Hlk42149391"/>
      <w:proofErr w:type="spellStart"/>
      <w:r w:rsidR="003C4035" w:rsidRPr="003C4035">
        <w:rPr>
          <w:i/>
        </w:rPr>
        <w:t>BedNightDate</w:t>
      </w:r>
      <w:bookmarkEnd w:id="432"/>
      <w:proofErr w:type="spellEnd"/>
    </w:p>
    <w:p w14:paraId="504559F8" w14:textId="30675504" w:rsidR="003B1AEA" w:rsidRPr="00267838" w:rsidRDefault="00BF0431" w:rsidP="00267838">
      <w:pPr>
        <w:pStyle w:val="ListParagraph"/>
        <w:numPr>
          <w:ilvl w:val="5"/>
          <w:numId w:val="64"/>
        </w:numPr>
        <w:rPr>
          <w:ins w:id="433" w:author="Molly McEvilley" w:date="2020-06-04T07:49:00Z"/>
        </w:rPr>
      </w:pPr>
      <w:proofErr w:type="spellStart"/>
      <w:ins w:id="434" w:author="Molly McEvilley" w:date="2020-07-09T08:19:00Z">
        <w:r w:rsidRPr="003C4035">
          <w:rPr>
            <w:i/>
          </w:rPr>
          <w:t>BedNightDate</w:t>
        </w:r>
        <w:proofErr w:type="spellEnd"/>
        <w:r>
          <w:rPr>
            <w:i/>
          </w:rPr>
          <w:t xml:space="preserve"> </w:t>
        </w:r>
        <w:r>
          <w:rPr>
            <w:iCs/>
          </w:rPr>
          <w:t>&gt;= 10/1/2012</w:t>
        </w:r>
      </w:ins>
    </w:p>
    <w:p w14:paraId="2D173277" w14:textId="57B801FA" w:rsidR="004A087A" w:rsidRPr="00645339" w:rsidRDefault="004A087A" w:rsidP="00267838">
      <w:pPr>
        <w:pStyle w:val="ListParagraph"/>
        <w:numPr>
          <w:ilvl w:val="5"/>
          <w:numId w:val="64"/>
        </w:numPr>
        <w:rPr>
          <w:ins w:id="435" w:author="Molly McEvilley" w:date="2020-06-04T07:50:00Z"/>
        </w:rPr>
      </w:pPr>
      <w:proofErr w:type="spellStart"/>
      <w:ins w:id="436" w:author="Molly McEvilley" w:date="2020-06-04T07:49:00Z">
        <w:r w:rsidRPr="003C4035">
          <w:rPr>
            <w:i/>
          </w:rPr>
          <w:t>BedNightDate</w:t>
        </w:r>
        <w:proofErr w:type="spellEnd"/>
        <w:r>
          <w:rPr>
            <w:i/>
          </w:rPr>
          <w:t xml:space="preserve"> </w:t>
        </w:r>
      </w:ins>
      <w:ins w:id="437" w:author="Molly McEvilley" w:date="2020-06-04T07:54:00Z">
        <w:r w:rsidR="009B137E">
          <w:rPr>
            <w:iCs/>
          </w:rPr>
          <w:t>&gt;=</w:t>
        </w:r>
      </w:ins>
      <w:ins w:id="438" w:author="Molly McEvilley" w:date="2020-06-04T07:50:00Z">
        <w:r w:rsidR="002D3AF1">
          <w:rPr>
            <w:iCs/>
          </w:rPr>
          <w:t xml:space="preserve"> </w:t>
        </w:r>
        <w:r w:rsidR="002D3AF1" w:rsidRPr="005C4382">
          <w:rPr>
            <w:b/>
            <w:bCs/>
            <w:iCs/>
          </w:rPr>
          <w:t>EntryDate</w:t>
        </w:r>
        <w:r w:rsidR="002D3AF1">
          <w:rPr>
            <w:iCs/>
          </w:rPr>
          <w:t xml:space="preserve"> </w:t>
        </w:r>
        <w:commentRangeStart w:id="439"/>
        <w:r w:rsidR="002D3AF1">
          <w:rPr>
            <w:iCs/>
          </w:rPr>
          <w:t>for the associated enrollment</w:t>
        </w:r>
      </w:ins>
    </w:p>
    <w:p w14:paraId="55C409D4" w14:textId="5449E4AC" w:rsidR="00DD7E0D" w:rsidRPr="00F92C8B" w:rsidRDefault="00DD7E0D" w:rsidP="00267838">
      <w:pPr>
        <w:pStyle w:val="ListParagraph"/>
        <w:numPr>
          <w:ilvl w:val="5"/>
          <w:numId w:val="64"/>
        </w:numPr>
      </w:pPr>
      <w:proofErr w:type="spellStart"/>
      <w:ins w:id="440" w:author="Molly McEvilley" w:date="2020-06-04T07:51:00Z">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ins>
      <w:commentRangeEnd w:id="439"/>
      <w:proofErr w:type="spellEnd"/>
      <w:ins w:id="441" w:author="Molly McEvilley" w:date="2020-06-04T07:52:00Z">
        <w:r w:rsidR="005C7A1A">
          <w:rPr>
            <w:rStyle w:val="CommentReference"/>
            <w:rFonts w:eastAsiaTheme="minorHAnsi" w:cstheme="minorBidi"/>
          </w:rPr>
          <w:commentReference w:id="439"/>
        </w:r>
      </w:ins>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267838">
      <w:pPr>
        <w:pStyle w:val="ListParagraph"/>
        <w:numPr>
          <w:ilvl w:val="0"/>
          <w:numId w:val="65"/>
        </w:numPr>
      </w:pPr>
      <w:r>
        <w:t>The client was in ES/SH or on the street prior to project entry:</w:t>
      </w:r>
    </w:p>
    <w:p w14:paraId="2A3781E6" w14:textId="77777777" w:rsidR="00ED5D10" w:rsidRPr="00DD4D75" w:rsidRDefault="00ED5D10" w:rsidP="00267838">
      <w:pPr>
        <w:pStyle w:val="ListParagraph"/>
        <w:numPr>
          <w:ilvl w:val="1"/>
          <w:numId w:val="65"/>
        </w:numPr>
      </w:pPr>
      <w:proofErr w:type="spellStart"/>
      <w:r w:rsidRPr="007327FC">
        <w:rPr>
          <w:i/>
        </w:rPr>
        <w:t>LivingSituation</w:t>
      </w:r>
      <w:proofErr w:type="spellEnd"/>
      <w:r w:rsidRPr="007327FC">
        <w:t xml:space="preserve"> in (1,18,16)</w:t>
      </w:r>
      <w:r w:rsidRPr="00DB4FDE">
        <w:t>; or</w:t>
      </w:r>
    </w:p>
    <w:p w14:paraId="2E7F2FAB" w14:textId="334E8AC4"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LengthOfStay</w:t>
      </w:r>
      <w:proofErr w:type="spellEnd"/>
      <w:r w:rsidR="00ED5D10" w:rsidRPr="007327FC">
        <w:t xml:space="preserve"> in (10, 11) and </w:t>
      </w:r>
      <w:proofErr w:type="spellStart"/>
      <w:r w:rsidR="00ED5D10" w:rsidRPr="00DB4FDE">
        <w:rPr>
          <w:i/>
        </w:rPr>
        <w:t>PreviousStreetESSH</w:t>
      </w:r>
      <w:proofErr w:type="spellEnd"/>
      <w:r w:rsidR="00ED5D10" w:rsidRPr="00DD4D75">
        <w:t xml:space="preserve"> = 1; or</w:t>
      </w:r>
    </w:p>
    <w:p w14:paraId="6054882A" w14:textId="21FB4E96"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LivingSituation</w:t>
      </w:r>
      <w:proofErr w:type="spellEnd"/>
      <w:r w:rsidR="00ED5D10" w:rsidRPr="007327FC">
        <w:t xml:space="preserve"> in (4,5,6,7,15,</w:t>
      </w:r>
      <w:r w:rsidR="00E97B56">
        <w:t>25</w:t>
      </w:r>
      <w:r w:rsidR="00ED5D10" w:rsidRPr="007327FC">
        <w:t>)</w:t>
      </w:r>
      <w:r w:rsidR="00ED5D10" w:rsidRPr="00DB4FDE">
        <w:t xml:space="preserve"> and </w:t>
      </w:r>
      <w:proofErr w:type="spellStart"/>
      <w:r w:rsidR="00ED5D10" w:rsidRPr="00DD4D75">
        <w:rPr>
          <w:i/>
        </w:rPr>
        <w:t>LengthOfStay</w:t>
      </w:r>
      <w:proofErr w:type="spellEnd"/>
      <w:r w:rsidR="00ED5D10" w:rsidRPr="00DD4D75">
        <w:t xml:space="preserve"> in (2,3) and </w:t>
      </w:r>
      <w:proofErr w:type="spellStart"/>
      <w:r w:rsidR="00ED5D10" w:rsidRPr="00DD4D75">
        <w:rPr>
          <w:i/>
        </w:rPr>
        <w:t>PreviousStreetESSH</w:t>
      </w:r>
      <w:proofErr w:type="spellEnd"/>
      <w:r w:rsidR="00ED5D10" w:rsidRPr="00DD4D75">
        <w:t xml:space="preserve"> = 1</w:t>
      </w:r>
    </w:p>
    <w:p w14:paraId="29643334" w14:textId="4E2A29DF" w:rsidR="00006148" w:rsidRPr="002F68BE" w:rsidRDefault="009366AD" w:rsidP="00267838">
      <w:pPr>
        <w:pStyle w:val="ListParagraph"/>
        <w:numPr>
          <w:ilvl w:val="0"/>
          <w:numId w:val="65"/>
        </w:numPr>
      </w:pPr>
      <w:proofErr w:type="spellStart"/>
      <w:r>
        <w:rPr>
          <w:b/>
        </w:rPr>
        <w:t>ESSHStreetDate</w:t>
      </w:r>
      <w:proofErr w:type="spellEnd"/>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267838">
      <w:pPr>
        <w:pStyle w:val="ListParagraph"/>
        <w:numPr>
          <w:ilvl w:val="0"/>
          <w:numId w:val="65"/>
        </w:numPr>
      </w:pPr>
      <w:r>
        <w:t xml:space="preserve">If </w:t>
      </w:r>
      <w:r w:rsidRPr="009C008E">
        <w:rPr>
          <w:b/>
          <w:bCs/>
          <w:iCs/>
        </w:rPr>
        <w:t>ProjectType</w:t>
      </w:r>
      <w:r>
        <w:t xml:space="preserve"> </w:t>
      </w:r>
      <w:r w:rsidR="00A9341A">
        <w:t>in (1,8,2)</w:t>
      </w:r>
      <w:r>
        <w:t xml:space="preserve">: </w:t>
      </w:r>
      <w:proofErr w:type="spellStart"/>
      <w:r w:rsidR="009366AD">
        <w:rPr>
          <w:b/>
        </w:rPr>
        <w:t>ESSHStreetDate</w:t>
      </w:r>
      <w:proofErr w:type="spellEnd"/>
      <w:r>
        <w:t xml:space="preserve"> </w:t>
      </w:r>
      <w:r w:rsidRPr="002F68BE">
        <w:t>&lt;</w:t>
      </w:r>
      <w:r>
        <w:t xml:space="preserve"> </w:t>
      </w:r>
      <w:r w:rsidRPr="009C008E">
        <w:rPr>
          <w:b/>
          <w:bCs/>
          <w:iCs/>
        </w:rPr>
        <w:t>EntryDate</w:t>
      </w:r>
      <w:r w:rsidRPr="00A6067F">
        <w:t>; and</w:t>
      </w:r>
    </w:p>
    <w:p w14:paraId="067EEBB0" w14:textId="42279984" w:rsidR="00006148"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proofErr w:type="spellStart"/>
      <w:r w:rsidR="009366AD">
        <w:rPr>
          <w:b/>
        </w:rPr>
        <w:t>ESSHStreetDate</w:t>
      </w:r>
      <w:proofErr w:type="spellEnd"/>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proofErr w:type="spellStart"/>
      <w:r w:rsidR="009366AD">
        <w:rPr>
          <w:b/>
        </w:rPr>
        <w:t>ESSHStreetDate</w:t>
      </w:r>
      <w:proofErr w:type="spellEnd"/>
      <w:r>
        <w:t xml:space="preserve"> </w:t>
      </w:r>
      <w:r w:rsidRPr="002F68BE">
        <w:t>&lt;= (</w:t>
      </w:r>
      <w:r w:rsidRPr="009C008E">
        <w:rPr>
          <w:b/>
          <w:bCs/>
          <w:iCs/>
        </w:rPr>
        <w:t>ExitDate</w:t>
      </w:r>
      <w:r w:rsidRPr="00A6067F">
        <w:t xml:space="preserve"> – 1 day) or </w:t>
      </w:r>
      <w:proofErr w:type="spellStart"/>
      <w:r w:rsidR="00CF23C7" w:rsidRPr="00CF23C7">
        <w:rPr>
          <w:b/>
        </w:rPr>
        <w:t>LastActive</w:t>
      </w:r>
      <w:proofErr w:type="spellEnd"/>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267838">
      <w:pPr>
        <w:pStyle w:val="ListParagraph"/>
        <w:numPr>
          <w:ilvl w:val="5"/>
          <w:numId w:val="66"/>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267838">
      <w:pPr>
        <w:pStyle w:val="ListParagraph"/>
        <w:numPr>
          <w:ilvl w:val="5"/>
          <w:numId w:val="66"/>
        </w:numPr>
        <w:rPr>
          <w:i/>
        </w:rPr>
      </w:pPr>
      <w:r>
        <w:t>[Date] &lt; [</w:t>
      </w:r>
      <w:r w:rsidR="009366AD">
        <w:rPr>
          <w:b/>
        </w:rPr>
        <w:t>ESSHStreetDate</w:t>
      </w:r>
      <w:r w:rsidRPr="00FF207C">
        <w:rPr>
          <w:i/>
        </w:rPr>
        <w:t>2</w:t>
      </w:r>
      <w:r w:rsidRPr="00A6067F">
        <w:t>]; and</w:t>
      </w:r>
    </w:p>
    <w:p w14:paraId="05DAAF9D" w14:textId="22C14AD8" w:rsidR="00006148" w:rsidRPr="002F68BE" w:rsidRDefault="00006148" w:rsidP="00267838">
      <w:pPr>
        <w:pStyle w:val="ListParagraph"/>
        <w:numPr>
          <w:ilvl w:val="5"/>
          <w:numId w:val="66"/>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442" w:name="_Toc506721200"/>
    </w:p>
    <w:p w14:paraId="4E52BCD6" w14:textId="4F2FFADA" w:rsidR="00006148" w:rsidRDefault="00006148" w:rsidP="0088191A">
      <w:pPr>
        <w:pStyle w:val="Heading2"/>
      </w:pPr>
      <w:bookmarkStart w:id="443" w:name="_Toc37849767"/>
      <w:bookmarkStart w:id="444" w:name="_Toc38030542"/>
      <w:r>
        <w:t>Get ES/SH/Street Episodes</w:t>
      </w:r>
      <w:r w:rsidR="007B705B">
        <w:t xml:space="preserve"> (ch_Episodes)</w:t>
      </w:r>
      <w:bookmarkEnd w:id="443"/>
      <w:bookmarkEnd w:id="44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45" w:name="_CHTime_and_CHTimeStatus"/>
      <w:bookmarkStart w:id="446" w:name="_Toc31197153"/>
      <w:bookmarkStart w:id="447" w:name="_Toc37849768"/>
      <w:bookmarkStart w:id="448" w:name="_Toc38030543"/>
      <w:bookmarkEnd w:id="442"/>
      <w:bookmarkEnd w:id="445"/>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446"/>
      <w:bookmarkEnd w:id="447"/>
      <w:bookmarkEnd w:id="44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lastRenderedPageBreak/>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601F9A2B"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commentRangeStart w:id="449"/>
            <w:proofErr w:type="spellStart"/>
            <w:r w:rsidRPr="005F4836">
              <w:rPr>
                <w:b/>
                <w:bCs/>
              </w:rPr>
              <w:t>episodeEnd</w:t>
            </w:r>
            <w:proofErr w:type="spellEnd"/>
            <w:r>
              <w:t xml:space="preserve"> </w:t>
            </w:r>
            <w:del w:id="450" w:author="Molly McEvilley" w:date="2020-06-04T08:52:00Z">
              <w:r w:rsidDel="00741212">
                <w:delText xml:space="preserve">between </w:delText>
              </w:r>
            </w:del>
            <w:del w:id="451" w:author="Molly McEvilley" w:date="2020-06-04T08:51:00Z">
              <w:r w:rsidRPr="00E6519A" w:rsidDel="00206C7F">
                <w:delText>(</w:delText>
              </w:r>
              <w:r w:rsidRPr="005F4836" w:rsidDel="00206C7F">
                <w:rPr>
                  <w:b/>
                  <w:bCs/>
                </w:rPr>
                <w:delText>LastActive</w:delText>
              </w:r>
              <w:r w:rsidRPr="00E6519A" w:rsidDel="00206C7F">
                <w:rPr>
                  <w:i/>
                </w:rPr>
                <w:delText xml:space="preserve"> </w:delText>
              </w:r>
              <w:r w:rsidRPr="00E6519A" w:rsidDel="00206C7F">
                <w:delText>– 364 days) and</w:delText>
              </w:r>
            </w:del>
            <w:ins w:id="452" w:author="Molly McEvilley" w:date="2020-06-04T08:51:00Z">
              <w:r w:rsidR="00206C7F">
                <w:t>in the year ending on</w:t>
              </w:r>
            </w:ins>
            <w:r w:rsidRPr="00E6519A">
              <w:t xml:space="preserve"> </w:t>
            </w:r>
            <w:proofErr w:type="spellStart"/>
            <w:r w:rsidRPr="005F4836">
              <w:rPr>
                <w:b/>
                <w:bCs/>
              </w:rPr>
              <w:t>LastActive</w:t>
            </w:r>
            <w:commentRangeEnd w:id="449"/>
            <w:proofErr w:type="spellEnd"/>
            <w:r w:rsidR="00645339">
              <w:rPr>
                <w:rStyle w:val="CommentReference"/>
                <w:rFonts w:eastAsiaTheme="minorHAnsi"/>
              </w:rPr>
              <w:commentReference w:id="449"/>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6D2E5B3F" w:rsidR="00DE0E77" w:rsidRPr="006B4F91" w:rsidRDefault="00DE0E77" w:rsidP="00046859">
      <w:pPr>
        <w:pStyle w:val="ListParagraph"/>
        <w:widowControl w:val="0"/>
        <w:numPr>
          <w:ilvl w:val="0"/>
          <w:numId w:val="25"/>
        </w:numPr>
        <w:rPr>
          <w:b/>
        </w:rPr>
      </w:pPr>
      <w:proofErr w:type="spellStart"/>
      <w:r w:rsidRPr="006B4F91">
        <w:rPr>
          <w:bCs/>
        </w:rPr>
        <w:t>ch_Episodes.</w:t>
      </w:r>
      <w:r w:rsidRPr="006B4F91">
        <w:rPr>
          <w:b/>
        </w:rPr>
        <w:t>episodeEnd</w:t>
      </w:r>
      <w:proofErr w:type="spellEnd"/>
      <w:r>
        <w:t xml:space="preserve"> </w:t>
      </w:r>
      <w:commentRangeStart w:id="453"/>
      <w:del w:id="454" w:author="Molly McEvilley" w:date="2020-06-04T08:54:00Z">
        <w:r w:rsidRPr="00E6519A" w:rsidDel="009B23F3">
          <w:delText xml:space="preserve">between </w:delText>
        </w:r>
      </w:del>
      <w:ins w:id="455" w:author="Molly McEvilley" w:date="2020-06-04T08:54:00Z">
        <w:r w:rsidR="009B23F3">
          <w:t xml:space="preserve">&gt; </w:t>
        </w:r>
      </w:ins>
      <w:r w:rsidRPr="00E6519A">
        <w:t>(</w:t>
      </w:r>
      <w:proofErr w:type="spellStart"/>
      <w:r w:rsidRPr="006B4F91">
        <w:rPr>
          <w:b/>
        </w:rPr>
        <w:t>LastActive</w:t>
      </w:r>
      <w:proofErr w:type="spellEnd"/>
      <w:r w:rsidRPr="006B4F91">
        <w:rPr>
          <w:i/>
        </w:rPr>
        <w:t xml:space="preserve"> </w:t>
      </w:r>
      <w:r w:rsidRPr="00E6519A">
        <w:t xml:space="preserve">– </w:t>
      </w:r>
      <w:del w:id="456" w:author="Molly McEvilley" w:date="2020-06-04T08:54:00Z">
        <w:r w:rsidRPr="00E6519A" w:rsidDel="009B23F3">
          <w:delText>364 days</w:delText>
        </w:r>
      </w:del>
      <w:ins w:id="457" w:author="Molly McEvilley" w:date="2020-06-04T08:54:00Z">
        <w:r w:rsidR="009B23F3">
          <w:t xml:space="preserve">1 year) </w:t>
        </w:r>
      </w:ins>
      <w:del w:id="458" w:author="Molly McEvilley" w:date="2020-06-04T08:54:00Z">
        <w:r w:rsidRPr="005C4382" w:rsidDel="009B23F3">
          <w:rPr>
            <w:b/>
            <w:bCs/>
          </w:rPr>
          <w:delText xml:space="preserve">) and </w:delText>
        </w:r>
      </w:del>
      <w:del w:id="459" w:author="Molly McEvilley" w:date="2020-06-04T08:56:00Z">
        <w:r w:rsidRPr="006B4F91" w:rsidDel="0059423E">
          <w:rPr>
            <w:b/>
          </w:rPr>
          <w:delText>LastActive</w:delText>
        </w:r>
      </w:del>
      <w:commentRangeEnd w:id="453"/>
      <w:r w:rsidR="006F1751">
        <w:rPr>
          <w:rStyle w:val="CommentReference"/>
          <w:rFonts w:eastAsiaTheme="minorHAnsi" w:cstheme="minorBidi"/>
        </w:rPr>
        <w:commentReference w:id="453"/>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046859">
      <w:pPr>
        <w:pStyle w:val="ListParagraph"/>
        <w:widowControl w:val="0"/>
        <w:numPr>
          <w:ilvl w:val="0"/>
          <w:numId w:val="25"/>
        </w:numPr>
        <w:rPr>
          <w:ins w:id="460" w:author="Molly McEvilley" w:date="2020-06-11T07:46:00Z"/>
        </w:rPr>
      </w:pPr>
      <w:commentRangeStart w:id="461"/>
      <w:ins w:id="462" w:author="Molly McEvilley" w:date="2020-06-11T07:45:00Z">
        <w:r>
          <w:t xml:space="preserve">There is </w:t>
        </w:r>
      </w:ins>
      <w:ins w:id="463" w:author="Molly McEvilley" w:date="2020-06-11T07:46:00Z">
        <w:r>
          <w:t xml:space="preserve">an enrollment in </w:t>
        </w:r>
        <w:proofErr w:type="spellStart"/>
        <w:r>
          <w:t>tlsa_Enrollment</w:t>
        </w:r>
        <w:proofErr w:type="spellEnd"/>
        <w:r>
          <w:t xml:space="preserve"> where </w:t>
        </w:r>
        <w:r w:rsidRPr="00BB2FE1">
          <w:rPr>
            <w:b/>
            <w:bCs/>
          </w:rPr>
          <w:t>CH</w:t>
        </w:r>
        <w:r>
          <w:rPr>
            <w:b/>
            <w:bCs/>
          </w:rPr>
          <w:t xml:space="preserve"> </w:t>
        </w:r>
        <w:r w:rsidRPr="00BB2FE1">
          <w:t>= 1 and:</w:t>
        </w:r>
      </w:ins>
    </w:p>
    <w:p w14:paraId="77138547" w14:textId="48BF77BD" w:rsidR="00DE0E77" w:rsidRPr="00D75C24" w:rsidRDefault="00DE0E77" w:rsidP="00BB2FE1">
      <w:pPr>
        <w:pStyle w:val="ListParagraph"/>
        <w:widowControl w:val="0"/>
        <w:numPr>
          <w:ilvl w:val="1"/>
          <w:numId w:val="25"/>
        </w:numPr>
      </w:pPr>
      <w:r w:rsidRPr="005F4836">
        <w:rPr>
          <w:b/>
          <w:bCs/>
        </w:rPr>
        <w:t>EntryDate</w:t>
      </w:r>
      <w:r w:rsidRPr="00A7544C">
        <w:t xml:space="preserve"> </w:t>
      </w:r>
      <w:del w:id="464" w:author="Molly McEvilley" w:date="2020-06-11T07:46:00Z">
        <w:r w:rsidRPr="00A7544C" w:rsidDel="003B2526">
          <w:delText xml:space="preserve">for ch_Enrollment </w:delText>
        </w:r>
      </w:del>
      <w:commentRangeStart w:id="465"/>
      <w:r w:rsidRPr="00A7544C">
        <w:t>&gt;</w:t>
      </w:r>
      <w:del w:id="466" w:author="Molly McEvilley" w:date="2020-06-04T08:55:00Z">
        <w:r w:rsidRPr="00A7544C" w:rsidDel="00FF0F8F">
          <w:delText>=</w:delText>
        </w:r>
      </w:del>
      <w:r w:rsidRPr="00A7544C">
        <w:t xml:space="preserve"> (</w:t>
      </w:r>
      <w:commentRangeEnd w:id="461"/>
      <w:proofErr w:type="spellStart"/>
      <w:r w:rsidR="00C61C30">
        <w:rPr>
          <w:rStyle w:val="CommentReference"/>
          <w:rFonts w:eastAsiaTheme="minorHAnsi" w:cstheme="minorBidi"/>
        </w:rPr>
        <w:commentReference w:id="461"/>
      </w:r>
      <w:r w:rsidRPr="00A7544C">
        <w:rPr>
          <w:b/>
          <w:bCs/>
        </w:rPr>
        <w:t>LastActive</w:t>
      </w:r>
      <w:proofErr w:type="spellEnd"/>
      <w:r w:rsidRPr="00A7544C">
        <w:t xml:space="preserve"> – </w:t>
      </w:r>
      <w:ins w:id="467" w:author="Molly McEvilley" w:date="2020-06-04T08:55:00Z">
        <w:r w:rsidR="00FF0F8F">
          <w:t>1 year</w:t>
        </w:r>
      </w:ins>
      <w:del w:id="468" w:author="Molly McEvilley" w:date="2020-06-04T08:55:00Z">
        <w:r w:rsidRPr="00A7544C" w:rsidDel="00FF0F8F">
          <w:delText>364 day</w:delText>
        </w:r>
        <w:r w:rsidRPr="00E17F92" w:rsidDel="00FF0F8F">
          <w:delText>s</w:delText>
        </w:r>
      </w:del>
      <w:r w:rsidRPr="00E17F92">
        <w:t>)</w:t>
      </w:r>
      <w:commentRangeEnd w:id="465"/>
      <w:r w:rsidR="006F1751">
        <w:rPr>
          <w:rStyle w:val="CommentReference"/>
          <w:rFonts w:eastAsiaTheme="minorHAnsi" w:cstheme="minorBidi"/>
        </w:rPr>
        <w:commentReference w:id="465"/>
      </w:r>
    </w:p>
    <w:p w14:paraId="42ECDDC5" w14:textId="77777777" w:rsidR="00DE0E77" w:rsidRPr="00E17F92" w:rsidRDefault="00DE0E77" w:rsidP="00BB2FE1">
      <w:pPr>
        <w:pStyle w:val="ListParagraph"/>
        <w:widowControl w:val="0"/>
        <w:numPr>
          <w:ilvl w:val="1"/>
          <w:numId w:val="25"/>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BB2FE1">
      <w:pPr>
        <w:pStyle w:val="ListParagraph"/>
        <w:widowControl w:val="0"/>
        <w:numPr>
          <w:ilvl w:val="1"/>
          <w:numId w:val="25"/>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lastRenderedPageBreak/>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04EEF003"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commentRangeStart w:id="469"/>
      <w:ins w:id="470" w:author="Molly McEvilley" w:date="2020-06-11T09:18:00Z">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ins>
      <w:commentRangeEnd w:id="469"/>
      <w:ins w:id="471" w:author="Molly McEvilley" w:date="2020-06-11T09:31:00Z">
        <w:r w:rsidR="0005626C">
          <w:rPr>
            <w:rStyle w:val="CommentReference"/>
            <w:rFonts w:eastAsiaTheme="minorHAnsi" w:cstheme="minorBidi"/>
          </w:rPr>
          <w:commentReference w:id="469"/>
        </w:r>
      </w:ins>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046859">
      <w:pPr>
        <w:pStyle w:val="ListParagraph"/>
        <w:widowControl w:val="0"/>
        <w:numPr>
          <w:ilvl w:val="0"/>
          <w:numId w:val="26"/>
        </w:numPr>
        <w:rPr>
          <w:ins w:id="472" w:author="Molly McEvilley" w:date="2020-06-11T08:18:00Z"/>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commentRangeStart w:id="473"/>
      <w:ins w:id="474" w:author="Molly McEvilley" w:date="2020-06-11T09:19:00Z">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ins>
      <w:commentRangeEnd w:id="473"/>
      <w:ins w:id="475" w:author="Molly McEvilley" w:date="2020-06-11T09:32:00Z">
        <w:r w:rsidR="00D417DC">
          <w:rPr>
            <w:rStyle w:val="CommentReference"/>
            <w:rFonts w:eastAsiaTheme="minorHAnsi" w:cstheme="minorBidi"/>
          </w:rPr>
          <w:commentReference w:id="473"/>
        </w:r>
      </w:ins>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ins w:id="476" w:author="Molly McEvilley" w:date="2020-06-11T08:23:00Z"/>
          <w:szCs w:val="20"/>
        </w:rPr>
      </w:pPr>
      <w:commentRangeStart w:id="477"/>
      <w:ins w:id="478" w:author="Molly McEvilley" w:date="2020-06-11T08:35:00Z">
        <w:r>
          <w:rPr>
            <w:szCs w:val="20"/>
          </w:rPr>
          <w:t xml:space="preserve">After these values are set, </w:t>
        </w:r>
        <w:r w:rsidR="00AC415B">
          <w:rPr>
            <w:szCs w:val="20"/>
          </w:rPr>
          <w:t xml:space="preserve">there </w:t>
        </w:r>
      </w:ins>
      <w:ins w:id="479" w:author="Molly McEvilley" w:date="2020-06-11T09:19:00Z">
        <w:r w:rsidR="00485A85">
          <w:rPr>
            <w:szCs w:val="20"/>
          </w:rPr>
          <w:t>is one</w:t>
        </w:r>
      </w:ins>
      <w:ins w:id="480" w:author="Molly McEvilley" w:date="2020-06-11T08:35:00Z">
        <w:r w:rsidR="00AC415B">
          <w:rPr>
            <w:szCs w:val="20"/>
          </w:rPr>
          <w:t xml:space="preserve"> additional update to </w:t>
        </w:r>
        <w:proofErr w:type="spellStart"/>
        <w:r w:rsidR="00AC415B" w:rsidRPr="005C4382">
          <w:rPr>
            <w:b/>
            <w:bCs/>
            <w:szCs w:val="20"/>
          </w:rPr>
          <w:t>CHTim</w:t>
        </w:r>
      </w:ins>
      <w:ins w:id="481" w:author="Molly McEvilley" w:date="2020-06-11T08:36:00Z">
        <w:r w:rsidR="00AC415B" w:rsidRPr="005C4382">
          <w:rPr>
            <w:b/>
            <w:bCs/>
            <w:szCs w:val="20"/>
          </w:rPr>
          <w:t>eStatus</w:t>
        </w:r>
      </w:ins>
      <w:proofErr w:type="spellEnd"/>
      <w:ins w:id="482" w:author="Molly McEvilley" w:date="2020-06-11T09:19:00Z">
        <w:r w:rsidR="00485A85">
          <w:rPr>
            <w:szCs w:val="20"/>
          </w:rPr>
          <w:t xml:space="preserve"> to identify </w:t>
        </w:r>
      </w:ins>
      <w:ins w:id="483" w:author="Molly McEvilley" w:date="2020-06-11T08:37:00Z">
        <w:r w:rsidR="004814D5">
          <w:rPr>
            <w:szCs w:val="20"/>
          </w:rPr>
          <w:t xml:space="preserve">people who </w:t>
        </w:r>
      </w:ins>
      <w:ins w:id="484" w:author="Molly McEvilley" w:date="2020-06-11T08:19:00Z">
        <w:r w:rsidR="00990D7E">
          <w:rPr>
            <w:szCs w:val="20"/>
          </w:rPr>
          <w:t xml:space="preserve">do not meet the </w:t>
        </w:r>
        <w:r w:rsidR="00917274">
          <w:rPr>
            <w:szCs w:val="20"/>
          </w:rPr>
          <w:t xml:space="preserve">time criteria for chronic homelessness </w:t>
        </w:r>
      </w:ins>
      <w:ins w:id="485" w:author="Molly McEvilley" w:date="2020-06-11T08:39:00Z">
        <w:r w:rsidR="00317F6A">
          <w:rPr>
            <w:szCs w:val="20"/>
          </w:rPr>
          <w:t>and</w:t>
        </w:r>
      </w:ins>
      <w:ins w:id="486" w:author="Molly McEvilley" w:date="2020-06-11T08:37:00Z">
        <w:r w:rsidR="004814D5">
          <w:rPr>
            <w:szCs w:val="20"/>
          </w:rPr>
          <w:t xml:space="preserve"> are missing </w:t>
        </w:r>
      </w:ins>
      <w:ins w:id="487" w:author="Molly McEvilley" w:date="2020-06-11T08:39:00Z">
        <w:r w:rsidR="00317F6A">
          <w:rPr>
            <w:szCs w:val="20"/>
          </w:rPr>
          <w:t xml:space="preserve">relevant </w:t>
        </w:r>
      </w:ins>
      <w:ins w:id="488" w:author="Molly McEvilley" w:date="2020-06-11T08:38:00Z">
        <w:r w:rsidR="00CC12C6">
          <w:rPr>
            <w:szCs w:val="20"/>
          </w:rPr>
          <w:t xml:space="preserve">data </w:t>
        </w:r>
      </w:ins>
      <w:ins w:id="489" w:author="Molly McEvilley" w:date="2020-06-11T08:39:00Z">
        <w:r w:rsidR="00317F6A">
          <w:rPr>
            <w:szCs w:val="20"/>
          </w:rPr>
          <w:t>(i.e., people who might meet the time criteria if data were complete)</w:t>
        </w:r>
        <w:r w:rsidR="00BC189A">
          <w:rPr>
            <w:szCs w:val="20"/>
          </w:rPr>
          <w:t xml:space="preserve">. </w:t>
        </w:r>
      </w:ins>
      <w:ins w:id="490" w:author="Molly McEvilley" w:date="2020-06-11T08:45:00Z">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ins>
      <w:ins w:id="491" w:author="Molly McEvilley" w:date="2020-06-11T08:40:00Z">
        <w:r w:rsidR="00B67A79">
          <w:rPr>
            <w:szCs w:val="20"/>
          </w:rPr>
          <w:t xml:space="preserve"> all </w:t>
        </w:r>
      </w:ins>
      <w:ins w:id="492" w:author="Molly McEvilley" w:date="2020-06-11T08:43:00Z">
        <w:r w:rsidR="004F1F68">
          <w:rPr>
            <w:szCs w:val="20"/>
          </w:rPr>
          <w:t>records in tlsa_Person where</w:t>
        </w:r>
      </w:ins>
      <w:ins w:id="493" w:author="Molly McEvilley" w:date="2020-06-11T08:23:00Z">
        <w:r w:rsidR="00F865CF">
          <w:rPr>
            <w:szCs w:val="20"/>
          </w:rPr>
          <w:t>:</w:t>
        </w:r>
      </w:ins>
    </w:p>
    <w:p w14:paraId="601F2161" w14:textId="1F9BFC4F" w:rsidR="00481311" w:rsidRDefault="00F865CF" w:rsidP="005C4382">
      <w:pPr>
        <w:pStyle w:val="ListParagraph"/>
        <w:widowControl w:val="0"/>
        <w:numPr>
          <w:ilvl w:val="0"/>
          <w:numId w:val="62"/>
        </w:numPr>
        <w:rPr>
          <w:ins w:id="494" w:author="Molly McEvilley" w:date="2020-06-11T08:25:00Z"/>
        </w:rPr>
      </w:pPr>
      <w:proofErr w:type="spellStart"/>
      <w:ins w:id="495" w:author="Molly McEvilley" w:date="2020-06-11T08:23:00Z">
        <w:r w:rsidRPr="00FD1F07">
          <w:rPr>
            <w:b/>
          </w:rPr>
          <w:t>CHTime</w:t>
        </w:r>
        <w:proofErr w:type="spellEnd"/>
        <w:r>
          <w:t xml:space="preserve"> in (0,270) </w:t>
        </w:r>
        <w:r w:rsidR="0044757A">
          <w:t xml:space="preserve">– </w:t>
        </w:r>
      </w:ins>
      <w:ins w:id="496" w:author="Molly McEvilley" w:date="2020-06-11T08:27:00Z">
        <w:r w:rsidR="00D543DB">
          <w:t>T</w:t>
        </w:r>
      </w:ins>
      <w:ins w:id="497" w:author="Molly McEvilley" w:date="2020-06-11T08:23:00Z">
        <w:r w:rsidR="0044757A">
          <w:t>he total numb</w:t>
        </w:r>
      </w:ins>
      <w:ins w:id="498" w:author="Molly McEvilley" w:date="2020-06-11T08:24:00Z">
        <w:r w:rsidR="0044757A">
          <w:t xml:space="preserve">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ins>
      <w:proofErr w:type="spellStart"/>
      <w:ins w:id="499" w:author="Molly McEvilley" w:date="2020-06-11T08:25:00Z">
        <w:r w:rsidR="00481311" w:rsidRPr="005C4382">
          <w:rPr>
            <w:b/>
            <w:bCs/>
          </w:rPr>
          <w:t>LastActive</w:t>
        </w:r>
        <w:proofErr w:type="spellEnd"/>
        <w:r w:rsidR="00481311">
          <w:t xml:space="preserve"> </w:t>
        </w:r>
      </w:ins>
      <w:ins w:id="500" w:author="Molly McEvilley" w:date="2020-06-11T08:24:00Z">
        <w:r w:rsidR="00481311">
          <w:t>is less than 365</w:t>
        </w:r>
      </w:ins>
      <w:ins w:id="501" w:author="Molly McEvilley" w:date="2020-06-11T08:25:00Z">
        <w:r w:rsidR="00BE0F89">
          <w:t>; or</w:t>
        </w:r>
      </w:ins>
    </w:p>
    <w:p w14:paraId="53FCF3A0" w14:textId="088F832D" w:rsidR="00BE0F89" w:rsidRDefault="00BE0F89" w:rsidP="005C4382">
      <w:pPr>
        <w:pStyle w:val="ListParagraph"/>
        <w:widowControl w:val="0"/>
        <w:numPr>
          <w:ilvl w:val="0"/>
          <w:numId w:val="62"/>
        </w:numPr>
        <w:rPr>
          <w:ins w:id="502" w:author="Molly McEvilley" w:date="2020-06-11T08:25:00Z"/>
        </w:rPr>
      </w:pPr>
      <w:proofErr w:type="spellStart"/>
      <w:ins w:id="503" w:author="Molly McEvilley" w:date="2020-06-11T08:25:00Z">
        <w:r w:rsidRPr="005C4382">
          <w:rPr>
            <w:b/>
            <w:bCs/>
          </w:rPr>
          <w:t>CHTimeStatus</w:t>
        </w:r>
        <w:proofErr w:type="spellEnd"/>
        <w:r>
          <w:t xml:space="preserve"> = 3</w:t>
        </w:r>
      </w:ins>
      <w:ins w:id="504" w:author="Molly McEvilley" w:date="2020-06-11T08:26:00Z">
        <w:r w:rsidR="00A77E7A">
          <w:t xml:space="preserve"> </w:t>
        </w:r>
      </w:ins>
      <w:ins w:id="505" w:author="Molly McEvilley" w:date="2020-06-11T08:28:00Z">
        <w:r w:rsidR="007C5DBD">
          <w:t>–</w:t>
        </w:r>
      </w:ins>
      <w:ins w:id="506" w:author="Molly McEvilley" w:date="2020-06-11T09:20:00Z">
        <w:r w:rsidR="00803B6C">
          <w:t xml:space="preserve"> </w:t>
        </w:r>
      </w:ins>
      <w:ins w:id="507" w:author="Molly McEvilley" w:date="2020-06-11T09:21:00Z">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ins>
      <w:ins w:id="508" w:author="Molly McEvilley" w:date="2020-06-11T09:25:00Z">
        <w:r w:rsidR="00DE3C32">
          <w:t>;</w:t>
        </w:r>
      </w:ins>
      <w:proofErr w:type="gramEnd"/>
    </w:p>
    <w:p w14:paraId="57B54763" w14:textId="29F8ECFC" w:rsidR="004043CB" w:rsidRPr="004043CB" w:rsidRDefault="00AE1B2E" w:rsidP="005C4382">
      <w:pPr>
        <w:widowControl w:val="0"/>
        <w:rPr>
          <w:szCs w:val="20"/>
        </w:rPr>
      </w:pPr>
      <w:ins w:id="509" w:author="Molly McEvilley" w:date="2020-06-11T09:22:00Z">
        <w:r>
          <w:rPr>
            <w:szCs w:val="20"/>
          </w:rPr>
          <w:t xml:space="preserve">AND there is </w:t>
        </w:r>
        <w:r w:rsidR="00FC6156">
          <w:rPr>
            <w:szCs w:val="20"/>
          </w:rPr>
          <w:t>at least one</w:t>
        </w:r>
      </w:ins>
      <w:ins w:id="510" w:author="Molly McEvilley" w:date="2020-06-11T09:23:00Z">
        <w:r w:rsidR="00FC6156">
          <w:rPr>
            <w:szCs w:val="20"/>
          </w:rPr>
          <w:t xml:space="preserve"> enrollment </w:t>
        </w:r>
      </w:ins>
      <w:ins w:id="511" w:author="Molly McEvilley" w:date="2020-06-11T09:24:00Z">
        <w:r w:rsidR="003A32CC">
          <w:rPr>
            <w:szCs w:val="20"/>
          </w:rPr>
          <w:t xml:space="preserve">for the </w:t>
        </w:r>
        <w:r w:rsidR="003A32CC" w:rsidRPr="005C4382">
          <w:rPr>
            <w:b/>
            <w:bCs/>
            <w:szCs w:val="20"/>
          </w:rPr>
          <w:t>PersonalID</w:t>
        </w:r>
        <w:r w:rsidR="003A32CC">
          <w:rPr>
            <w:szCs w:val="20"/>
          </w:rPr>
          <w:t xml:space="preserve"> </w:t>
        </w:r>
      </w:ins>
      <w:ins w:id="512" w:author="Molly McEvilley" w:date="2020-06-11T09:23:00Z">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ins>
      <w:ins w:id="513" w:author="Molly McEvilley" w:date="2020-06-11T09:24:00Z">
        <w:r w:rsidR="003A32CC" w:rsidRPr="005C4382">
          <w:rPr>
            <w:b/>
            <w:bCs/>
            <w:szCs w:val="20"/>
          </w:rPr>
          <w:t>CH</w:t>
        </w:r>
        <w:r w:rsidR="003A32CC">
          <w:rPr>
            <w:szCs w:val="20"/>
          </w:rPr>
          <w:t xml:space="preserve"> = 1 and </w:t>
        </w:r>
      </w:ins>
      <w:ins w:id="514" w:author="Molly McEvilley" w:date="2020-06-11T09:23:00Z">
        <w:r w:rsidR="00697DB9">
          <w:rPr>
            <w:szCs w:val="20"/>
          </w:rPr>
          <w:t xml:space="preserve">any </w:t>
        </w:r>
      </w:ins>
      <w:ins w:id="515" w:author="Molly McEvilley" w:date="2020-06-11T09:24:00Z">
        <w:r w:rsidR="00697DB9">
          <w:rPr>
            <w:szCs w:val="20"/>
          </w:rPr>
          <w:t xml:space="preserve">of the following </w:t>
        </w:r>
        <w:r w:rsidR="003A32CC">
          <w:rPr>
            <w:szCs w:val="20"/>
          </w:rPr>
          <w:t>are true</w:t>
        </w:r>
      </w:ins>
      <w:ins w:id="516" w:author="Molly McEvilley" w:date="2020-06-11T09:23:00Z">
        <w:r w:rsidR="00FC6156">
          <w:rPr>
            <w:szCs w:val="20"/>
          </w:rPr>
          <w:t>:</w:t>
        </w:r>
      </w:ins>
      <w:commentRangeEnd w:id="477"/>
      <w:ins w:id="517" w:author="Molly McEvilley" w:date="2020-06-11T09:33:00Z">
        <w:r w:rsidR="00CA7665">
          <w:rPr>
            <w:rStyle w:val="CommentReference"/>
          </w:rPr>
          <w:commentReference w:id="477"/>
        </w:r>
      </w:ins>
    </w:p>
    <w:p w14:paraId="63945150" w14:textId="2A48EA08" w:rsidR="00DE0E77" w:rsidDel="00FC6156" w:rsidRDefault="00DE0E77" w:rsidP="00046859">
      <w:pPr>
        <w:pStyle w:val="ListParagraph"/>
        <w:numPr>
          <w:ilvl w:val="0"/>
          <w:numId w:val="26"/>
        </w:numPr>
        <w:rPr>
          <w:del w:id="518" w:author="Molly McEvilley" w:date="2020-06-11T09:23:00Z"/>
        </w:rPr>
      </w:pPr>
      <w:commentRangeStart w:id="519"/>
      <w:del w:id="520" w:author="Molly McEvilley" w:date="2020-06-11T09:23:00Z">
        <w:r w:rsidDel="00FC6156">
          <w:delText xml:space="preserve">Set </w:delText>
        </w:r>
        <w:r w:rsidRPr="00A7544C" w:rsidDel="00FC6156">
          <w:rPr>
            <w:b/>
          </w:rPr>
          <w:delText>CHTimeStatus</w:delText>
        </w:r>
        <w:r w:rsidDel="00FC6156">
          <w:delText xml:space="preserve"> = 99 where (</w:delText>
        </w:r>
        <w:r w:rsidRPr="00A7544C" w:rsidDel="00FC6156">
          <w:rPr>
            <w:b/>
          </w:rPr>
          <w:delText>CHTime</w:delText>
        </w:r>
        <w:r w:rsidDel="00FC6156">
          <w:delText xml:space="preserve"> in (0,270) or </w:delText>
        </w:r>
        <w:r w:rsidRPr="00A7544C" w:rsidDel="00FC6156">
          <w:rPr>
            <w:b/>
          </w:rPr>
          <w:delText>CHTimeStatus</w:delText>
        </w:r>
        <w:r w:rsidDel="00FC6156">
          <w:delText xml:space="preserve"> = 3) and for any ch_Enrollment where:</w:delText>
        </w:r>
      </w:del>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777777" w:rsidR="00F82A02" w:rsidRDefault="00DE0E77" w:rsidP="00DE0E77">
      <w:pPr>
        <w:pStyle w:val="ListParagraph"/>
        <w:ind w:left="1080"/>
        <w:rPr>
          <w:ins w:id="521" w:author="Molly McEvilley" w:date="2020-06-11T11:41:00Z"/>
        </w:rPr>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rPr>
          <w:ins w:id="522" w:author="Molly McEvilley" w:date="2020-06-11T11:41:00Z"/>
        </w:rPr>
      </w:pPr>
      <w:r w:rsidRPr="0060237C">
        <w:rPr>
          <w:i/>
        </w:rPr>
        <w:t>DateToStreetESSH</w:t>
      </w:r>
      <w:r w:rsidRPr="00104046">
        <w:t xml:space="preserve"> </w:t>
      </w:r>
      <w:r w:rsidRPr="00A6067F">
        <w:t xml:space="preserve">is </w:t>
      </w:r>
      <w:r w:rsidR="00143E83">
        <w:t>NULL</w:t>
      </w:r>
      <w:ins w:id="523" w:author="Molly McEvilley" w:date="2020-06-11T11:41:00Z">
        <w:r w:rsidR="00F82A02">
          <w:t>; or</w:t>
        </w:r>
      </w:ins>
    </w:p>
    <w:p w14:paraId="15E65F0E" w14:textId="77777777" w:rsidR="00624143" w:rsidRPr="00104046" w:rsidRDefault="00624143" w:rsidP="00BD2E81">
      <w:pPr>
        <w:pStyle w:val="ListParagraph"/>
        <w:numPr>
          <w:ilvl w:val="6"/>
          <w:numId w:val="3"/>
        </w:numPr>
        <w:rPr>
          <w:ins w:id="524" w:author="Molly McEvilley" w:date="2020-06-11T11:41:00Z"/>
        </w:rPr>
      </w:pPr>
      <w:proofErr w:type="spellStart"/>
      <w:ins w:id="525" w:author="Molly McEvilley" w:date="2020-06-11T11:41:00Z">
        <w:r w:rsidRPr="0060237C">
          <w:rPr>
            <w:i/>
          </w:rPr>
          <w:t>TimesHomelessPastThreeYears</w:t>
        </w:r>
        <w:proofErr w:type="spellEnd"/>
        <w:r>
          <w:t xml:space="preserve"> </w:t>
        </w:r>
        <w:r w:rsidRPr="00104046">
          <w:t xml:space="preserve">in (8,9,99) or is </w:t>
        </w:r>
        <w:r>
          <w:t>NULL</w:t>
        </w:r>
      </w:ins>
    </w:p>
    <w:p w14:paraId="41D94958" w14:textId="77777777" w:rsidR="00624143" w:rsidRDefault="00624143" w:rsidP="00BD2E81">
      <w:pPr>
        <w:pStyle w:val="ListParagraph"/>
        <w:numPr>
          <w:ilvl w:val="6"/>
          <w:numId w:val="3"/>
        </w:numPr>
        <w:rPr>
          <w:ins w:id="526" w:author="Molly McEvilley" w:date="2020-06-11T11:41:00Z"/>
        </w:rPr>
      </w:pPr>
      <w:proofErr w:type="spellStart"/>
      <w:ins w:id="527" w:author="Molly McEvilley" w:date="2020-06-11T11:41:00Z">
        <w:r w:rsidRPr="0060237C">
          <w:rPr>
            <w:i/>
          </w:rPr>
          <w:t>MonthsHomelessPastThreeYears</w:t>
        </w:r>
        <w:proofErr w:type="spellEnd"/>
        <w:r>
          <w:t xml:space="preserve"> </w:t>
        </w:r>
        <w:r w:rsidRPr="00104046">
          <w:t>in (8,9</w:t>
        </w:r>
        <w:r>
          <w:t>,</w:t>
        </w:r>
        <w:r w:rsidRPr="00104046">
          <w:t xml:space="preserve">99) or is </w:t>
        </w:r>
        <w:r>
          <w:t>NULL</w:t>
        </w:r>
      </w:ins>
    </w:p>
    <w:p w14:paraId="040285D9" w14:textId="2B6831EC" w:rsidR="00F82A02" w:rsidRPr="00993D17" w:rsidRDefault="00E54828">
      <w:pPr>
        <w:pStyle w:val="ListParagraph"/>
        <w:ind w:left="1080"/>
        <w:rPr>
          <w:iCs/>
        </w:rPr>
      </w:pPr>
      <w:ins w:id="528" w:author="Molly McEvilley" w:date="2020-06-11T11:42:00Z">
        <w:r w:rsidRPr="00A23B1D">
          <w:rPr>
            <w:b/>
            <w:bCs/>
            <w:iCs/>
          </w:rPr>
          <w:t>ProjectType</w:t>
        </w:r>
        <w:r w:rsidRPr="00BD2E81">
          <w:rPr>
            <w:b/>
            <w:bCs/>
            <w:iCs/>
          </w:rPr>
          <w:t xml:space="preserve"> </w:t>
        </w:r>
        <w:r w:rsidRPr="00993D17">
          <w:rPr>
            <w:iCs/>
          </w:rPr>
          <w:t xml:space="preserve">is not in (1,8) and </w:t>
        </w:r>
      </w:ins>
    </w:p>
    <w:p w14:paraId="3174A190" w14:textId="77777777" w:rsidR="00F41436" w:rsidRDefault="00DE0E77" w:rsidP="00461AED">
      <w:pPr>
        <w:pStyle w:val="ListParagraph"/>
        <w:numPr>
          <w:ilvl w:val="6"/>
          <w:numId w:val="3"/>
        </w:numPr>
        <w:rPr>
          <w:ins w:id="529" w:author="Molly McEvilley" w:date="2020-06-11T11:50:00Z"/>
        </w:rPr>
      </w:pPr>
      <w:proofErr w:type="spellStart"/>
      <w:r w:rsidRPr="0060237C">
        <w:rPr>
          <w:i/>
        </w:rPr>
        <w:t>LivingSituation</w:t>
      </w:r>
      <w:proofErr w:type="spellEnd"/>
      <w:r w:rsidRPr="00104046">
        <w:t xml:space="preserve"> in (1,16,18) and </w:t>
      </w:r>
    </w:p>
    <w:p w14:paraId="02D83B5D" w14:textId="37BD807E" w:rsidR="00DE0E77" w:rsidRDefault="00DE0E77" w:rsidP="00F41436">
      <w:pPr>
        <w:pStyle w:val="ListParagraph"/>
        <w:numPr>
          <w:ilvl w:val="7"/>
          <w:numId w:val="3"/>
        </w:numPr>
        <w:rPr>
          <w:ins w:id="530" w:author="Molly McEvilley" w:date="2020-06-11T11:50:00Z"/>
        </w:rPr>
      </w:pPr>
      <w:r w:rsidRPr="0060237C">
        <w:rPr>
          <w:i/>
        </w:rPr>
        <w:t>DateToStreetESSH</w:t>
      </w:r>
      <w:r w:rsidRPr="00104046">
        <w:t xml:space="preserve"> </w:t>
      </w:r>
      <w:r w:rsidRPr="00A6067F">
        <w:t xml:space="preserve">is </w:t>
      </w:r>
      <w:r w:rsidR="00143E83">
        <w:t>NULL</w:t>
      </w:r>
      <w:ins w:id="531" w:author="Molly McEvilley" w:date="2020-06-11T11:43:00Z">
        <w:r w:rsidR="00C25CD4">
          <w:t>; or</w:t>
        </w:r>
      </w:ins>
    </w:p>
    <w:p w14:paraId="572122EC" w14:textId="77777777" w:rsidR="00F41436" w:rsidRPr="00C22052" w:rsidRDefault="00F41436" w:rsidP="00F41436">
      <w:pPr>
        <w:pStyle w:val="ListParagraph"/>
        <w:numPr>
          <w:ilvl w:val="7"/>
          <w:numId w:val="3"/>
        </w:numPr>
        <w:rPr>
          <w:ins w:id="532" w:author="Molly McEvilley" w:date="2020-06-11T11:50:00Z"/>
        </w:rPr>
      </w:pPr>
      <w:proofErr w:type="spellStart"/>
      <w:ins w:id="533" w:author="Molly McEvilley" w:date="2020-06-11T11:50:00Z">
        <w:r w:rsidRPr="00C22052">
          <w:rPr>
            <w:i/>
          </w:rPr>
          <w:t>TimesHomelessPastThreeYears</w:t>
        </w:r>
        <w:proofErr w:type="spellEnd"/>
        <w:r w:rsidRPr="00C22052">
          <w:t xml:space="preserve"> in (8,9,99) or is NULL</w:t>
        </w:r>
      </w:ins>
    </w:p>
    <w:p w14:paraId="7BF73E62" w14:textId="5C2307A6" w:rsidR="00F41436" w:rsidRPr="003B3C3B" w:rsidRDefault="00F41436" w:rsidP="00BD2E81">
      <w:pPr>
        <w:pStyle w:val="ListParagraph"/>
        <w:numPr>
          <w:ilvl w:val="7"/>
          <w:numId w:val="3"/>
        </w:numPr>
      </w:pPr>
      <w:proofErr w:type="spellStart"/>
      <w:ins w:id="534" w:author="Molly McEvilley" w:date="2020-06-11T11:50:00Z">
        <w:r w:rsidRPr="00C22052">
          <w:rPr>
            <w:i/>
          </w:rPr>
          <w:t>MonthsHomelessPastThreeYears</w:t>
        </w:r>
        <w:proofErr w:type="spellEnd"/>
        <w:r w:rsidRPr="00C22052">
          <w:t xml:space="preserve"> in (8,9,99) or is NULL</w:t>
        </w:r>
      </w:ins>
    </w:p>
    <w:p w14:paraId="08C8692F" w14:textId="77777777" w:rsidR="006C7AF2" w:rsidRDefault="00DE0E77" w:rsidP="00BD2E81">
      <w:pPr>
        <w:pStyle w:val="ListParagraph"/>
        <w:numPr>
          <w:ilvl w:val="6"/>
          <w:numId w:val="3"/>
        </w:numPr>
        <w:rPr>
          <w:ins w:id="535" w:author="Molly McEvilley" w:date="2020-06-11T11:45:00Z"/>
        </w:rPr>
      </w:pPr>
      <w:del w:id="536" w:author="Molly McEvilley" w:date="2020-06-11T11:43:00Z">
        <w:r w:rsidRPr="009C008E" w:rsidDel="00C25CD4">
          <w:rPr>
            <w:b/>
            <w:bCs/>
          </w:rPr>
          <w:delText>ProjectType</w:delText>
        </w:r>
        <w:r w:rsidRPr="00323F4A" w:rsidDel="00C25CD4">
          <w:rPr>
            <w:i/>
          </w:rPr>
          <w:delText xml:space="preserve"> </w:delText>
        </w:r>
        <w:r w:rsidRPr="00323F4A" w:rsidDel="00C25CD4">
          <w:rPr>
            <w:iCs/>
          </w:rPr>
          <w:delText xml:space="preserve">not in (1,8) and </w:delText>
        </w:r>
      </w:del>
      <w:proofErr w:type="spellStart"/>
      <w:r w:rsidRPr="0060237C">
        <w:rPr>
          <w:i/>
        </w:rPr>
        <w:t>LengthOfStay</w:t>
      </w:r>
      <w:proofErr w:type="spellEnd"/>
      <w:r>
        <w:t xml:space="preserve"> in (10,11) </w:t>
      </w:r>
      <w:ins w:id="537" w:author="Molly McEvilley" w:date="2020-06-11T11:44:00Z">
        <w:r w:rsidR="000E62A4" w:rsidRPr="00323F4A">
          <w:rPr>
            <w:iCs/>
          </w:rPr>
          <w:t xml:space="preserve">and </w:t>
        </w:r>
        <w:proofErr w:type="spellStart"/>
        <w:r w:rsidR="000E62A4" w:rsidRPr="0060237C">
          <w:rPr>
            <w:i/>
          </w:rPr>
          <w:t>LivingSituation</w:t>
        </w:r>
        <w:proofErr w:type="spellEnd"/>
        <w:r w:rsidR="000E62A4">
          <w:t xml:space="preserve"> in (4,5,6,7,15,</w:t>
        </w:r>
        <w:commentRangeStart w:id="538"/>
        <w:r w:rsidR="000E62A4">
          <w:t>25</w:t>
        </w:r>
        <w:commentRangeEnd w:id="538"/>
        <w:r w:rsidR="000E62A4">
          <w:rPr>
            <w:rStyle w:val="CommentReference"/>
            <w:rFonts w:eastAsiaTheme="minorHAnsi" w:cstheme="minorBidi"/>
          </w:rPr>
          <w:commentReference w:id="538"/>
        </w:r>
        <w:r w:rsidR="000E62A4">
          <w:t xml:space="preserve">) </w:t>
        </w:r>
      </w:ins>
      <w:r>
        <w:t xml:space="preserve">and </w:t>
      </w:r>
    </w:p>
    <w:p w14:paraId="129AC820" w14:textId="77777777" w:rsidR="00CA1551" w:rsidRDefault="00DE0E77" w:rsidP="00BD2E81">
      <w:pPr>
        <w:pStyle w:val="ListParagraph"/>
        <w:numPr>
          <w:ilvl w:val="7"/>
          <w:numId w:val="3"/>
        </w:numPr>
        <w:rPr>
          <w:ins w:id="539" w:author="Molly McEvilley" w:date="2020-06-11T11:45:00Z"/>
        </w:rPr>
      </w:pPr>
      <w:del w:id="540" w:author="Molly McEvilley" w:date="2020-06-11T11:43:00Z">
        <w:r w:rsidDel="00181942">
          <w:delText>(</w:delText>
        </w:r>
      </w:del>
      <w:proofErr w:type="spellStart"/>
      <w:r w:rsidRPr="0060237C">
        <w:rPr>
          <w:i/>
        </w:rPr>
        <w:t>PreviousStreetESSH</w:t>
      </w:r>
      <w:proofErr w:type="spellEnd"/>
      <w:r>
        <w:t xml:space="preserve"> </w:t>
      </w:r>
      <w:r w:rsidRPr="00A6067F">
        <w:t xml:space="preserve">is </w:t>
      </w:r>
      <w:r w:rsidR="00143E83">
        <w:t>NULL</w:t>
      </w:r>
      <w:r w:rsidRPr="00A6067F">
        <w:t xml:space="preserve"> or </w:t>
      </w:r>
    </w:p>
    <w:p w14:paraId="14C1528E" w14:textId="77777777" w:rsidR="00C22052" w:rsidRDefault="00DE0E77" w:rsidP="00BD2E81">
      <w:pPr>
        <w:pStyle w:val="ListParagraph"/>
        <w:numPr>
          <w:ilvl w:val="7"/>
          <w:numId w:val="3"/>
        </w:numPr>
        <w:rPr>
          <w:ins w:id="541" w:author="Molly McEvilley" w:date="2020-06-11T11:46:00Z"/>
        </w:rPr>
      </w:pPr>
      <w:del w:id="542" w:author="Molly McEvilley" w:date="2020-07-02T11:36:00Z">
        <w:r w:rsidRPr="00A6067F" w:rsidDel="001C4667">
          <w:delText>(</w:delText>
        </w:r>
      </w:del>
      <w:proofErr w:type="spellStart"/>
      <w:r w:rsidRPr="0060237C">
        <w:rPr>
          <w:i/>
        </w:rPr>
        <w:t>PreviousStreetESSH</w:t>
      </w:r>
      <w:proofErr w:type="spellEnd"/>
      <w:r>
        <w:t xml:space="preserve"> = 1 </w:t>
      </w:r>
      <w:r w:rsidRPr="00A6067F">
        <w:t xml:space="preserve">and </w:t>
      </w:r>
    </w:p>
    <w:p w14:paraId="3C6A0034" w14:textId="59590E92" w:rsidR="00DE0E77" w:rsidRDefault="00DE0E77" w:rsidP="00BD2E81">
      <w:pPr>
        <w:pStyle w:val="ListParagraph"/>
        <w:numPr>
          <w:ilvl w:val="8"/>
          <w:numId w:val="3"/>
        </w:numPr>
        <w:rPr>
          <w:ins w:id="543" w:author="Molly McEvilley" w:date="2020-06-11T11:46:00Z"/>
        </w:rPr>
      </w:pPr>
      <w:r w:rsidRPr="0060237C">
        <w:rPr>
          <w:i/>
        </w:rPr>
        <w:t>DateToStreetESSH</w:t>
      </w:r>
      <w:r w:rsidRPr="00104046">
        <w:t xml:space="preserve"> </w:t>
      </w:r>
      <w:r w:rsidRPr="00A6067F">
        <w:t xml:space="preserve">is </w:t>
      </w:r>
      <w:r w:rsidR="00143E83">
        <w:t>NULL</w:t>
      </w:r>
      <w:ins w:id="544" w:author="Molly McEvilley" w:date="2020-06-11T11:46:00Z">
        <w:r w:rsidR="00C22052">
          <w:t>; or</w:t>
        </w:r>
      </w:ins>
      <w:del w:id="545" w:author="Molly McEvilley" w:date="2020-06-11T11:46:00Z">
        <w:r w:rsidRPr="00A6067F" w:rsidDel="00C22052">
          <w:delText>))</w:delText>
        </w:r>
      </w:del>
    </w:p>
    <w:p w14:paraId="775179A9" w14:textId="77777777" w:rsidR="00C22052" w:rsidRPr="00C22052" w:rsidRDefault="00C22052" w:rsidP="00BD2E81">
      <w:pPr>
        <w:pStyle w:val="ListParagraph"/>
        <w:numPr>
          <w:ilvl w:val="8"/>
          <w:numId w:val="3"/>
        </w:numPr>
        <w:rPr>
          <w:ins w:id="546" w:author="Molly McEvilley" w:date="2020-06-11T11:46:00Z"/>
        </w:rPr>
      </w:pPr>
      <w:proofErr w:type="spellStart"/>
      <w:ins w:id="547" w:author="Molly McEvilley" w:date="2020-06-11T11:46:00Z">
        <w:r w:rsidRPr="00C22052">
          <w:rPr>
            <w:i/>
          </w:rPr>
          <w:t>TimesHomelessPastThreeYears</w:t>
        </w:r>
        <w:proofErr w:type="spellEnd"/>
        <w:r w:rsidRPr="00C22052">
          <w:t xml:space="preserve"> in (8,9,99) or is NULL</w:t>
        </w:r>
      </w:ins>
    </w:p>
    <w:p w14:paraId="0BB5386A" w14:textId="77777777" w:rsidR="00C22052" w:rsidRPr="00C22052" w:rsidRDefault="00C22052" w:rsidP="00BD2E81">
      <w:pPr>
        <w:pStyle w:val="ListParagraph"/>
        <w:numPr>
          <w:ilvl w:val="8"/>
          <w:numId w:val="3"/>
        </w:numPr>
        <w:rPr>
          <w:ins w:id="548" w:author="Molly McEvilley" w:date="2020-06-11T11:46:00Z"/>
        </w:rPr>
      </w:pPr>
      <w:proofErr w:type="spellStart"/>
      <w:ins w:id="549" w:author="Molly McEvilley" w:date="2020-06-11T11:46:00Z">
        <w:r w:rsidRPr="00C22052">
          <w:rPr>
            <w:i/>
          </w:rPr>
          <w:t>MonthsHomelessPastThreeYears</w:t>
        </w:r>
        <w:proofErr w:type="spellEnd"/>
        <w:r w:rsidRPr="00C22052">
          <w:t xml:space="preserve"> in (8,9,99) or is NULL</w:t>
        </w:r>
      </w:ins>
    </w:p>
    <w:p w14:paraId="4890D988" w14:textId="03EFE387" w:rsidR="00C22052" w:rsidRPr="00104046" w:rsidDel="00F41436" w:rsidRDefault="00C22052" w:rsidP="00BD2E81">
      <w:pPr>
        <w:pStyle w:val="ListParagraph"/>
        <w:numPr>
          <w:ilvl w:val="8"/>
          <w:numId w:val="3"/>
        </w:numPr>
        <w:rPr>
          <w:del w:id="550" w:author="Molly McEvilley" w:date="2020-06-11T11:49:00Z"/>
        </w:rPr>
      </w:pPr>
    </w:p>
    <w:p w14:paraId="7EE1C7B4" w14:textId="5778995B" w:rsidR="000E62A4" w:rsidRDefault="000E62A4" w:rsidP="00BD2E81">
      <w:pPr>
        <w:pStyle w:val="ListParagraph"/>
        <w:numPr>
          <w:ilvl w:val="6"/>
          <w:numId w:val="3"/>
        </w:numPr>
        <w:rPr>
          <w:ins w:id="551" w:author="Molly McEvilley" w:date="2020-06-11T11:44:00Z"/>
        </w:rPr>
      </w:pPr>
      <w:proofErr w:type="spellStart"/>
      <w:ins w:id="552" w:author="Molly McEvilley" w:date="2020-06-11T11:44:00Z">
        <w:r w:rsidRPr="0060237C">
          <w:rPr>
            <w:i/>
          </w:rPr>
          <w:t>LengthOfStay</w:t>
        </w:r>
        <w:proofErr w:type="spellEnd"/>
        <w:r>
          <w:t xml:space="preserve"> </w:t>
        </w:r>
        <w:r w:rsidRPr="00A6067F">
          <w:t xml:space="preserve">in (2,3) and </w:t>
        </w:r>
      </w:ins>
    </w:p>
    <w:p w14:paraId="65415F6F" w14:textId="77777777" w:rsidR="005C023F" w:rsidRDefault="005C023F" w:rsidP="00BD2E81">
      <w:pPr>
        <w:pStyle w:val="ListParagraph"/>
        <w:numPr>
          <w:ilvl w:val="7"/>
          <w:numId w:val="3"/>
        </w:numPr>
        <w:rPr>
          <w:ins w:id="553" w:author="Molly McEvilley" w:date="2020-06-11T11:47:00Z"/>
        </w:rPr>
      </w:pPr>
      <w:proofErr w:type="spellStart"/>
      <w:ins w:id="554" w:author="Molly McEvilley" w:date="2020-06-11T11:47:00Z">
        <w:r w:rsidRPr="0060237C">
          <w:rPr>
            <w:i/>
          </w:rPr>
          <w:t>PreviousStreetESSH</w:t>
        </w:r>
        <w:proofErr w:type="spellEnd"/>
        <w:r>
          <w:t xml:space="preserve"> </w:t>
        </w:r>
        <w:r w:rsidRPr="00A6067F">
          <w:t xml:space="preserve">is </w:t>
        </w:r>
        <w:r>
          <w:t>NULL</w:t>
        </w:r>
        <w:r w:rsidRPr="00A6067F">
          <w:t xml:space="preserve"> or </w:t>
        </w:r>
      </w:ins>
    </w:p>
    <w:p w14:paraId="17F721DC" w14:textId="48A02A40" w:rsidR="005C023F" w:rsidRDefault="005C023F" w:rsidP="00BD2E81">
      <w:pPr>
        <w:pStyle w:val="ListParagraph"/>
        <w:numPr>
          <w:ilvl w:val="7"/>
          <w:numId w:val="3"/>
        </w:numPr>
        <w:rPr>
          <w:ins w:id="555" w:author="Molly McEvilley" w:date="2020-06-11T11:47:00Z"/>
        </w:rPr>
      </w:pPr>
      <w:proofErr w:type="spellStart"/>
      <w:ins w:id="556" w:author="Molly McEvilley" w:date="2020-06-11T11:47:00Z">
        <w:r w:rsidRPr="0060237C">
          <w:rPr>
            <w:i/>
          </w:rPr>
          <w:t>PreviousStreetESSH</w:t>
        </w:r>
        <w:proofErr w:type="spellEnd"/>
        <w:r>
          <w:t xml:space="preserve"> = 1 </w:t>
        </w:r>
        <w:r w:rsidRPr="00A6067F">
          <w:t xml:space="preserve">and </w:t>
        </w:r>
      </w:ins>
    </w:p>
    <w:p w14:paraId="7EDAA40C" w14:textId="77777777" w:rsidR="005C023F" w:rsidRDefault="005C023F" w:rsidP="00BD2E81">
      <w:pPr>
        <w:pStyle w:val="ListParagraph"/>
        <w:numPr>
          <w:ilvl w:val="8"/>
          <w:numId w:val="3"/>
        </w:numPr>
        <w:rPr>
          <w:ins w:id="557" w:author="Molly McEvilley" w:date="2020-06-11T11:47:00Z"/>
        </w:rPr>
      </w:pPr>
      <w:ins w:id="558" w:author="Molly McEvilley" w:date="2020-06-11T11:47:00Z">
        <w:r w:rsidRPr="0060237C">
          <w:rPr>
            <w:i/>
          </w:rPr>
          <w:t>DateToStreetESSH</w:t>
        </w:r>
        <w:r w:rsidRPr="00104046">
          <w:t xml:space="preserve"> </w:t>
        </w:r>
        <w:r w:rsidRPr="00A6067F">
          <w:t xml:space="preserve">is </w:t>
        </w:r>
        <w:r>
          <w:t>NULL; or</w:t>
        </w:r>
      </w:ins>
    </w:p>
    <w:p w14:paraId="24D46A3B" w14:textId="77777777" w:rsidR="005C023F" w:rsidRPr="00C22052" w:rsidRDefault="005C023F" w:rsidP="00BD2E81">
      <w:pPr>
        <w:pStyle w:val="ListParagraph"/>
        <w:numPr>
          <w:ilvl w:val="8"/>
          <w:numId w:val="3"/>
        </w:numPr>
        <w:rPr>
          <w:ins w:id="559" w:author="Molly McEvilley" w:date="2020-06-11T11:47:00Z"/>
        </w:rPr>
      </w:pPr>
      <w:proofErr w:type="spellStart"/>
      <w:ins w:id="560" w:author="Molly McEvilley" w:date="2020-06-11T11:47:00Z">
        <w:r w:rsidRPr="00C22052">
          <w:rPr>
            <w:i/>
          </w:rPr>
          <w:t>TimesHomelessPastThreeYears</w:t>
        </w:r>
        <w:proofErr w:type="spellEnd"/>
        <w:r w:rsidRPr="00C22052">
          <w:t xml:space="preserve"> in (8,9,99) or is NULL</w:t>
        </w:r>
      </w:ins>
    </w:p>
    <w:p w14:paraId="03FC154E" w14:textId="77777777" w:rsidR="005C023F" w:rsidRPr="00C22052" w:rsidRDefault="005C023F" w:rsidP="00BD2E81">
      <w:pPr>
        <w:pStyle w:val="ListParagraph"/>
        <w:numPr>
          <w:ilvl w:val="8"/>
          <w:numId w:val="3"/>
        </w:numPr>
        <w:rPr>
          <w:ins w:id="561" w:author="Molly McEvilley" w:date="2020-06-11T11:47:00Z"/>
        </w:rPr>
      </w:pPr>
      <w:proofErr w:type="spellStart"/>
      <w:ins w:id="562" w:author="Molly McEvilley" w:date="2020-06-11T11:47:00Z">
        <w:r w:rsidRPr="00C22052">
          <w:rPr>
            <w:i/>
          </w:rPr>
          <w:t>MonthsHomelessPastThreeYears</w:t>
        </w:r>
        <w:proofErr w:type="spellEnd"/>
        <w:r w:rsidRPr="00C22052">
          <w:t xml:space="preserve"> in (8,9,99) or is NULL</w:t>
        </w:r>
      </w:ins>
      <w:commentRangeEnd w:id="519"/>
      <w:ins w:id="563" w:author="Molly McEvilley" w:date="2020-06-11T11:51:00Z">
        <w:r w:rsidR="002319A3">
          <w:rPr>
            <w:rStyle w:val="CommentReference"/>
            <w:rFonts w:eastAsiaTheme="minorHAnsi" w:cstheme="minorBidi"/>
          </w:rPr>
          <w:commentReference w:id="519"/>
        </w:r>
      </w:ins>
    </w:p>
    <w:p w14:paraId="4996A52E" w14:textId="35091A08" w:rsidR="00DE0E77" w:rsidRPr="00104046" w:rsidDel="005C023F" w:rsidRDefault="00DE0E77" w:rsidP="00DE0E77">
      <w:pPr>
        <w:pStyle w:val="ListParagraph"/>
        <w:ind w:left="1080"/>
        <w:rPr>
          <w:del w:id="564" w:author="Molly McEvilley" w:date="2020-06-11T11:48:00Z"/>
        </w:rPr>
      </w:pPr>
      <w:del w:id="565" w:author="Molly McEvilley" w:date="2020-06-11T11:48:00Z">
        <w:r w:rsidRPr="009C008E" w:rsidDel="005C023F">
          <w:rPr>
            <w:b/>
            <w:bCs/>
          </w:rPr>
          <w:delText>ProjectType</w:delText>
        </w:r>
        <w:r w:rsidRPr="00323F4A" w:rsidDel="005C023F">
          <w:rPr>
            <w:i/>
          </w:rPr>
          <w:delText xml:space="preserve"> </w:delText>
        </w:r>
        <w:r w:rsidRPr="00323F4A" w:rsidDel="005C023F">
          <w:rPr>
            <w:iCs/>
          </w:rPr>
          <w:delText xml:space="preserve">not in (1,8) </w:delText>
        </w:r>
      </w:del>
      <w:del w:id="566" w:author="Molly McEvilley" w:date="2020-06-11T11:44:00Z">
        <w:r w:rsidRPr="00323F4A" w:rsidDel="000E62A4">
          <w:rPr>
            <w:iCs/>
          </w:rPr>
          <w:delText xml:space="preserve">and </w:delText>
        </w:r>
        <w:r w:rsidRPr="0060237C" w:rsidDel="000E62A4">
          <w:rPr>
            <w:i/>
          </w:rPr>
          <w:delText>LivingSituation</w:delText>
        </w:r>
        <w:r w:rsidDel="000E62A4">
          <w:delText xml:space="preserve"> in (4,5,6,7,15,</w:delText>
        </w:r>
      </w:del>
      <w:del w:id="567" w:author="Molly McEvilley" w:date="2020-06-04T06:20:00Z">
        <w:r w:rsidDel="002B5A9D">
          <w:delText>24</w:delText>
        </w:r>
      </w:del>
      <w:del w:id="568" w:author="Molly McEvilley" w:date="2020-06-11T11:44:00Z">
        <w:r w:rsidDel="000E62A4">
          <w:delText xml:space="preserve">) </w:delText>
        </w:r>
      </w:del>
      <w:del w:id="569" w:author="Molly McEvilley" w:date="2020-06-11T11:48:00Z">
        <w:r w:rsidDel="005C023F">
          <w:delText xml:space="preserve">and </w:delText>
        </w:r>
        <w:r w:rsidRPr="0060237C" w:rsidDel="005C023F">
          <w:rPr>
            <w:i/>
          </w:rPr>
          <w:delText>LengthOfStay</w:delText>
        </w:r>
        <w:r w:rsidDel="005C023F">
          <w:delText xml:space="preserve"> </w:delText>
        </w:r>
        <w:r w:rsidRPr="00A6067F" w:rsidDel="005C023F">
          <w:delText>in (2,3) and (</w:delText>
        </w:r>
        <w:r w:rsidRPr="0060237C" w:rsidDel="005C023F">
          <w:rPr>
            <w:i/>
          </w:rPr>
          <w:delText>PreviousStreetESSH</w:delText>
        </w:r>
        <w:r w:rsidDel="005C023F">
          <w:delText xml:space="preserve"> </w:delText>
        </w:r>
        <w:r w:rsidRPr="00A6067F" w:rsidDel="005C023F">
          <w:delText xml:space="preserve">is </w:delText>
        </w:r>
        <w:r w:rsidR="00143E83" w:rsidDel="005C023F">
          <w:delText>NULL</w:delText>
        </w:r>
        <w:r w:rsidRPr="00A6067F" w:rsidDel="005C023F">
          <w:delText xml:space="preserve"> or (</w:delText>
        </w:r>
        <w:r w:rsidRPr="0060237C" w:rsidDel="005C023F">
          <w:rPr>
            <w:i/>
          </w:rPr>
          <w:delText>PreviousStreetESSH</w:delText>
        </w:r>
        <w:r w:rsidDel="005C023F">
          <w:delText xml:space="preserve"> = 1 </w:delText>
        </w:r>
        <w:r w:rsidRPr="00A6067F" w:rsidDel="005C023F">
          <w:delText xml:space="preserve">and </w:delText>
        </w:r>
        <w:r w:rsidRPr="0060237C" w:rsidDel="005C023F">
          <w:rPr>
            <w:i/>
          </w:rPr>
          <w:delText>DateToStreetESSH</w:delText>
        </w:r>
        <w:r w:rsidRPr="00104046" w:rsidDel="005C023F">
          <w:delText xml:space="preserve"> </w:delText>
        </w:r>
        <w:r w:rsidRPr="00A6067F" w:rsidDel="005C023F">
          <w:delText xml:space="preserve">is </w:delText>
        </w:r>
        <w:r w:rsidR="00143E83" w:rsidDel="005C023F">
          <w:delText>NULL</w:delText>
        </w:r>
        <w:r w:rsidRPr="00A6067F" w:rsidDel="005C023F">
          <w:delText>))</w:delText>
        </w:r>
      </w:del>
    </w:p>
    <w:p w14:paraId="334BC1D5" w14:textId="6925BE26" w:rsidR="00DE0E77" w:rsidRPr="00104046" w:rsidDel="00C22052" w:rsidRDefault="00DE0E77" w:rsidP="00DE0E77">
      <w:pPr>
        <w:pStyle w:val="ListParagraph"/>
        <w:ind w:left="1080"/>
        <w:rPr>
          <w:del w:id="570" w:author="Molly McEvilley" w:date="2020-06-11T11:46:00Z"/>
        </w:rPr>
      </w:pPr>
      <w:del w:id="571" w:author="Molly McEvilley" w:date="2020-06-11T11:46:00Z">
        <w:r w:rsidRPr="0060237C" w:rsidDel="00C22052">
          <w:rPr>
            <w:i/>
          </w:rPr>
          <w:lastRenderedPageBreak/>
          <w:delText>TimesHomelessPastThreeYears</w:delText>
        </w:r>
        <w:r w:rsidDel="00C22052">
          <w:delText xml:space="preserve"> </w:delText>
        </w:r>
        <w:r w:rsidRPr="00104046" w:rsidDel="00C22052">
          <w:delText xml:space="preserve">in (8,9,99) or is </w:delText>
        </w:r>
        <w:r w:rsidR="00143E83" w:rsidDel="00C22052">
          <w:delText>NULL</w:delText>
        </w:r>
      </w:del>
    </w:p>
    <w:p w14:paraId="7C57E656" w14:textId="2C54E478" w:rsidR="00DE0E77" w:rsidDel="00C22052" w:rsidRDefault="00DE0E77" w:rsidP="00DE0E77">
      <w:pPr>
        <w:pStyle w:val="ListParagraph"/>
        <w:ind w:left="1080"/>
        <w:rPr>
          <w:del w:id="572" w:author="Molly McEvilley" w:date="2020-06-11T11:46:00Z"/>
        </w:rPr>
      </w:pPr>
      <w:del w:id="573" w:author="Molly McEvilley" w:date="2020-06-11T11:46:00Z">
        <w:r w:rsidRPr="0060237C" w:rsidDel="00C22052">
          <w:rPr>
            <w:i/>
          </w:rPr>
          <w:delText>MonthsHomelessPastThreeYears</w:delText>
        </w:r>
        <w:r w:rsidDel="00C22052">
          <w:delText xml:space="preserve"> </w:delText>
        </w:r>
        <w:r w:rsidRPr="00104046" w:rsidDel="00C22052">
          <w:delText>in (8,9</w:delText>
        </w:r>
        <w:r w:rsidDel="00C22052">
          <w:delText>,</w:delText>
        </w:r>
        <w:r w:rsidRPr="00104046" w:rsidDel="00C22052">
          <w:delText xml:space="preserve">99) or is </w:delText>
        </w:r>
        <w:r w:rsidR="00143E83" w:rsidDel="00C22052">
          <w:delText>NULL</w:delText>
        </w:r>
      </w:del>
    </w:p>
    <w:p w14:paraId="532C68E7" w14:textId="3E25A848" w:rsidR="00DE0E77" w:rsidRPr="005F4836" w:rsidDel="00485A85" w:rsidRDefault="00DE0E77" w:rsidP="00046859">
      <w:pPr>
        <w:pStyle w:val="ListParagraph"/>
        <w:widowControl w:val="0"/>
        <w:numPr>
          <w:ilvl w:val="0"/>
          <w:numId w:val="26"/>
        </w:numPr>
        <w:rPr>
          <w:del w:id="574" w:author="Molly McEvilley" w:date="2020-06-11T09:19:00Z"/>
          <w:szCs w:val="20"/>
        </w:rPr>
      </w:pPr>
      <w:del w:id="575" w:author="Molly McEvilley" w:date="2020-06-11T09:19:00Z">
        <w:r w:rsidRPr="00A7544C" w:rsidDel="00485A85">
          <w:rPr>
            <w:szCs w:val="20"/>
          </w:rPr>
          <w:delText xml:space="preserve">Set </w:delText>
        </w:r>
        <w:r w:rsidRPr="00A7544C" w:rsidDel="00485A85">
          <w:rPr>
            <w:b/>
            <w:bCs/>
            <w:szCs w:val="20"/>
          </w:rPr>
          <w:delText>CHTimeStatus</w:delText>
        </w:r>
        <w:r w:rsidRPr="00A7544C" w:rsidDel="00485A85">
          <w:rPr>
            <w:szCs w:val="20"/>
          </w:rPr>
          <w:delText xml:space="preserve"> = -1 where </w:delText>
        </w:r>
        <w:r w:rsidRPr="00E17F92" w:rsidDel="00485A85">
          <w:rPr>
            <w:b/>
            <w:bCs/>
            <w:szCs w:val="20"/>
          </w:rPr>
          <w:delText>CHTime</w:delText>
        </w:r>
        <w:r w:rsidRPr="00D75C24" w:rsidDel="00485A85">
          <w:rPr>
            <w:szCs w:val="20"/>
          </w:rPr>
          <w:delText xml:space="preserve"> in (0,270) and </w:delText>
        </w:r>
        <w:r w:rsidRPr="00FC29E8" w:rsidDel="00485A85">
          <w:rPr>
            <w:b/>
            <w:bCs/>
            <w:szCs w:val="20"/>
          </w:rPr>
          <w:delText>CHTimeStatus</w:delText>
        </w:r>
        <w:r w:rsidRPr="005F4836" w:rsidDel="00485A85">
          <w:rPr>
            <w:szCs w:val="20"/>
          </w:rPr>
          <w:delText xml:space="preserve"> has not already been set.</w:delText>
        </w:r>
      </w:del>
    </w:p>
    <w:p w14:paraId="71F19074" w14:textId="1F9897B6" w:rsidR="007B705B" w:rsidRDefault="007B705B" w:rsidP="0088191A">
      <w:pPr>
        <w:pStyle w:val="Heading2"/>
      </w:pPr>
      <w:bookmarkStart w:id="576" w:name="_EST/RRH/PSHAgeMin_and_EST/RRH/PSHAg"/>
      <w:bookmarkStart w:id="577" w:name="_Toc37849769"/>
      <w:bookmarkStart w:id="578" w:name="_Toc38030544"/>
      <w:bookmarkEnd w:id="576"/>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577"/>
      <w:bookmarkEnd w:id="57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5C4382">
      <w:pPr>
        <w:pStyle w:val="ListParagraph"/>
        <w:numPr>
          <w:ilvl w:val="5"/>
          <w:numId w:val="67"/>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5C4382">
      <w:pPr>
        <w:pStyle w:val="ListParagraph"/>
        <w:numPr>
          <w:ilvl w:val="5"/>
          <w:numId w:val="67"/>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046859">
      <w:pPr>
        <w:pStyle w:val="ListParagraph"/>
        <w:numPr>
          <w:ilvl w:val="0"/>
          <w:numId w:val="49"/>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046859">
      <w:pPr>
        <w:pStyle w:val="ListParagraph"/>
        <w:numPr>
          <w:ilvl w:val="0"/>
          <w:numId w:val="49"/>
        </w:numPr>
      </w:pPr>
      <w:proofErr w:type="spellStart"/>
      <w:r>
        <w:rPr>
          <w:b/>
          <w:bCs/>
        </w:rPr>
        <w:lastRenderedPageBreak/>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579" w:name="_HHTypeEST/RRH/PSH_-_LSAPerson"/>
      <w:bookmarkStart w:id="580" w:name="_Toc37849770"/>
      <w:bookmarkStart w:id="581" w:name="_Toc38030545"/>
      <w:bookmarkEnd w:id="579"/>
      <w:proofErr w:type="spellStart"/>
      <w:r w:rsidRPr="00F678D4">
        <w:t>HHType</w:t>
      </w:r>
      <w:r w:rsidRPr="00F71669">
        <w:t>EST</w:t>
      </w:r>
      <w:proofErr w:type="spellEnd"/>
      <w:r w:rsidRPr="00F71669">
        <w:t>/RRH/PSH</w:t>
      </w:r>
      <w:r w:rsidRPr="009366AD">
        <w:t xml:space="preserve"> - LSAPe</w:t>
      </w:r>
      <w:r w:rsidRPr="00A7544C">
        <w:t>rson</w:t>
      </w:r>
      <w:bookmarkEnd w:id="580"/>
      <w:bookmarkEnd w:id="581"/>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8A72C7">
      <w:pPr>
        <w:pStyle w:val="ListParagraph"/>
        <w:numPr>
          <w:ilvl w:val="5"/>
          <w:numId w:val="68"/>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A72C7">
      <w:pPr>
        <w:pStyle w:val="ListParagraph"/>
        <w:numPr>
          <w:ilvl w:val="5"/>
          <w:numId w:val="68"/>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lastRenderedPageBreak/>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582" w:name="_HoHEST/RRH/PSH"/>
      <w:bookmarkStart w:id="583" w:name="_Toc37849771"/>
      <w:bookmarkStart w:id="584" w:name="_Toc38030546"/>
      <w:bookmarkEnd w:id="582"/>
      <w:r w:rsidRPr="006B4F91">
        <w:t>HoHEST/RRH/PSH</w:t>
      </w:r>
      <w:bookmarkEnd w:id="583"/>
      <w:bookmarkEnd w:id="584"/>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6761B0">
      <w:pPr>
        <w:pStyle w:val="ListParagraph"/>
        <w:numPr>
          <w:ilvl w:val="5"/>
          <w:numId w:val="69"/>
        </w:numPr>
      </w:pPr>
      <w:r w:rsidRPr="00107D01">
        <w:t xml:space="preserve">Whether or not the client was served in the project group as a head of household; and </w:t>
      </w:r>
    </w:p>
    <w:p w14:paraId="58DEA081" w14:textId="0CFB2E8F" w:rsidR="001B1FF5" w:rsidRDefault="001B1FF5" w:rsidP="006761B0">
      <w:pPr>
        <w:pStyle w:val="ListParagraph"/>
        <w:numPr>
          <w:ilvl w:val="5"/>
          <w:numId w:val="69"/>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585"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585"/>
    <w:p w14:paraId="4D4EA25A" w14:textId="77777777" w:rsidR="007B705B" w:rsidRPr="003A3A97" w:rsidRDefault="007B705B" w:rsidP="0088191A">
      <w:pPr>
        <w:pStyle w:val="Heading4"/>
      </w:pPr>
      <w:r w:rsidRPr="003A3A97">
        <w:lastRenderedPageBreak/>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233C24ED" w:rsidR="00AB6344" w:rsidRDefault="00A67329" w:rsidP="00AB6344">
      <w:pPr>
        <w:rPr>
          <w:rFonts w:eastAsia="Times New Roman" w:cstheme="minorHAnsi"/>
        </w:rPr>
      </w:pPr>
      <w:r>
        <w:rPr>
          <w:rFonts w:eastAsia="Times New Roman" w:cstheme="minorHAnsi"/>
        </w:rPr>
        <w:t xml:space="preserve">See </w:t>
      </w:r>
      <w:commentRangeStart w:id="586"/>
      <w:r w:rsidR="00366927">
        <w:fldChar w:fldCharType="begin"/>
      </w:r>
      <w:r w:rsidR="00366927">
        <w:instrText xml:space="preserve"> HYPERLINK \l "_HHTypeEST/RRH/PSH_-_LSAPerson" </w:instrText>
      </w:r>
      <w:r w:rsidR="00366927">
        <w:fldChar w:fldCharType="separate"/>
      </w:r>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del w:id="587" w:author="Molly McEvilley" w:date="2020-06-11T09:42:00Z">
        <w:r w:rsidR="007C7550" w:rsidDel="00921E36">
          <w:rPr>
            <w:rStyle w:val="Hyperlink"/>
            <w:rFonts w:eastAsia="Times New Roman" w:cstheme="minorHAnsi"/>
          </w:rPr>
          <w:delText>2</w:delText>
        </w:r>
      </w:del>
      <w:r w:rsidR="00366927">
        <w:rPr>
          <w:rStyle w:val="Hyperlink"/>
          <w:rFonts w:eastAsia="Times New Roman" w:cstheme="minorHAnsi"/>
        </w:rPr>
        <w:fldChar w:fldCharType="end"/>
      </w:r>
      <w:commentRangeEnd w:id="586"/>
      <w:r w:rsidR="00921E36">
        <w:rPr>
          <w:rStyle w:val="CommentReference"/>
        </w:rPr>
        <w:commentReference w:id="586"/>
      </w:r>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588" w:name="_AdultEST/RRH/PSH__-"/>
      <w:bookmarkStart w:id="589" w:name="_AHAREST/RRH/PSH__-"/>
      <w:bookmarkStart w:id="590" w:name="_AHAREST/RRH/PSH__–"/>
      <w:bookmarkStart w:id="591" w:name="_Toc37849772"/>
      <w:bookmarkStart w:id="592" w:name="_Toc38030547"/>
      <w:bookmarkEnd w:id="588"/>
      <w:bookmarkEnd w:id="589"/>
      <w:bookmarkEnd w:id="590"/>
      <w:r>
        <w:t>AHAR</w:t>
      </w:r>
      <w:r w:rsidRPr="00F71669">
        <w:t>EST/RRH/PSH</w:t>
      </w:r>
      <w:r w:rsidRPr="009366AD">
        <w:t xml:space="preserve"> </w:t>
      </w:r>
      <w:r w:rsidR="00A149D4">
        <w:t>–</w:t>
      </w:r>
      <w:r w:rsidRPr="009366AD">
        <w:t xml:space="preserve"> LSAPe</w:t>
      </w:r>
      <w:r w:rsidRPr="00A7544C">
        <w:t>rson</w:t>
      </w:r>
      <w:bookmarkEnd w:id="591"/>
      <w:bookmarkEnd w:id="592"/>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6761B0">
      <w:pPr>
        <w:pStyle w:val="ListParagraph"/>
        <w:numPr>
          <w:ilvl w:val="5"/>
          <w:numId w:val="70"/>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6761B0">
      <w:pPr>
        <w:pStyle w:val="ListParagraph"/>
        <w:numPr>
          <w:ilvl w:val="5"/>
          <w:numId w:val="70"/>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rsidDel="008F18DB" w14:paraId="21A3F9B0" w14:textId="485A0BAB" w:rsidTr="00AE5133">
        <w:trPr>
          <w:cantSplit/>
          <w:trHeight w:val="216"/>
          <w:del w:id="593" w:author="Molly McEvilley" w:date="2020-06-18T10:30:00Z"/>
        </w:trPr>
        <w:tc>
          <w:tcPr>
            <w:tcW w:w="9265" w:type="dxa"/>
          </w:tcPr>
          <w:p w14:paraId="49C83B9E" w14:textId="4DD03A51" w:rsidR="00AE5133" w:rsidDel="008F18DB" w:rsidRDefault="00AE5133" w:rsidP="00147F22">
            <w:pPr>
              <w:pStyle w:val="NoSpacing"/>
              <w:rPr>
                <w:del w:id="594" w:author="Molly McEvilley" w:date="2020-06-18T10:30:00Z"/>
                <w:bCs/>
              </w:rPr>
            </w:pPr>
            <w:commentRangeStart w:id="595"/>
            <w:del w:id="596" w:author="Molly McEvilley" w:date="2020-06-18T10:30:00Z">
              <w:r w:rsidDel="008F18DB">
                <w:rPr>
                  <w:bCs/>
                </w:rPr>
                <w:delText>EntryDate</w:delText>
              </w:r>
            </w:del>
            <w:commentRangeEnd w:id="595"/>
            <w:r w:rsidR="008F18DB">
              <w:rPr>
                <w:rStyle w:val="CommentReference"/>
                <w:rFonts w:eastAsiaTheme="minorHAnsi"/>
              </w:rPr>
              <w:commentReference w:id="595"/>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lastRenderedPageBreak/>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597" w:name="_AHARHoHEST/RRH/PSH"/>
      <w:bookmarkStart w:id="598" w:name="_Toc37849773"/>
      <w:bookmarkStart w:id="599" w:name="_Toc38030548"/>
      <w:bookmarkEnd w:id="597"/>
      <w:proofErr w:type="spellStart"/>
      <w:r>
        <w:t>Adult</w:t>
      </w:r>
      <w:r w:rsidRPr="006B4F91">
        <w:t>EST</w:t>
      </w:r>
      <w:proofErr w:type="spellEnd"/>
      <w:r>
        <w:t xml:space="preserve">/RRH/PSH - </w:t>
      </w:r>
      <w:r w:rsidRPr="00C52062">
        <w:t>LSAPerson</w:t>
      </w:r>
      <w:bookmarkEnd w:id="598"/>
      <w:bookmarkEnd w:id="599"/>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7E10E5">
      <w:pPr>
        <w:pStyle w:val="ListParagraph"/>
        <w:numPr>
          <w:ilvl w:val="0"/>
          <w:numId w:val="71"/>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7E10E5">
      <w:pPr>
        <w:pStyle w:val="ListParagraph"/>
        <w:numPr>
          <w:ilvl w:val="0"/>
          <w:numId w:val="71"/>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lastRenderedPageBreak/>
              <w:t>ProjectType</w:t>
            </w:r>
          </w:p>
        </w:tc>
      </w:tr>
      <w:tr w:rsidR="00F326FD" w:rsidDel="00DA0033" w14:paraId="749981DB" w14:textId="33AA12F9" w:rsidTr="00F326FD">
        <w:trPr>
          <w:cantSplit/>
          <w:trHeight w:val="216"/>
          <w:del w:id="600" w:author="Molly McEvilley" w:date="2020-06-18T10:31:00Z"/>
        </w:trPr>
        <w:tc>
          <w:tcPr>
            <w:tcW w:w="9265" w:type="dxa"/>
          </w:tcPr>
          <w:p w14:paraId="0C6AB474" w14:textId="466534DE" w:rsidR="00F326FD" w:rsidDel="00DA0033" w:rsidRDefault="00F326FD" w:rsidP="00147F22">
            <w:pPr>
              <w:pStyle w:val="NoSpacing"/>
              <w:rPr>
                <w:del w:id="601" w:author="Molly McEvilley" w:date="2020-06-18T10:31:00Z"/>
                <w:bCs/>
              </w:rPr>
            </w:pPr>
            <w:commentRangeStart w:id="602"/>
            <w:del w:id="603" w:author="Molly McEvilley" w:date="2020-06-18T10:31:00Z">
              <w:r w:rsidDel="00DA0033">
                <w:rPr>
                  <w:bCs/>
                </w:rPr>
                <w:delText>EntryDate</w:delText>
              </w:r>
            </w:del>
            <w:commentRangeEnd w:id="602"/>
            <w:r w:rsidR="00DA0033">
              <w:rPr>
                <w:rStyle w:val="CommentReference"/>
                <w:rFonts w:eastAsiaTheme="minorHAnsi"/>
              </w:rPr>
              <w:commentReference w:id="602"/>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604" w:name="_AHARHoHEST/RRH/PSH_1"/>
      <w:bookmarkStart w:id="605" w:name="_Toc37849774"/>
      <w:bookmarkStart w:id="606" w:name="_Toc38030549"/>
      <w:bookmarkEnd w:id="604"/>
      <w:proofErr w:type="spellStart"/>
      <w:r>
        <w:t>AHARHoH</w:t>
      </w:r>
      <w:r w:rsidRPr="006B4F91">
        <w:t>EST</w:t>
      </w:r>
      <w:proofErr w:type="spellEnd"/>
      <w:r w:rsidRPr="006B4F91">
        <w:t>/RRH/PSH</w:t>
      </w:r>
      <w:bookmarkEnd w:id="605"/>
      <w:bookmarkEnd w:id="606"/>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ins w:id="607" w:author="Molly McEvilley" w:date="2020-06-18T10:42:00Z">
        <w:r w:rsidR="003A6228">
          <w:rPr>
            <w:rFonts w:eastAsia="Times New Roman" w:cstheme="minorHAnsi"/>
            <w:b/>
            <w:bCs/>
          </w:rPr>
          <w:t>HoH</w:t>
        </w:r>
      </w:ins>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ins w:id="608" w:author="Molly McEvilley" w:date="2020-06-18T10:42:00Z">
        <w:r w:rsidR="003A6228">
          <w:rPr>
            <w:rFonts w:eastAsia="Times New Roman" w:cstheme="minorHAnsi"/>
            <w:b/>
            <w:bCs/>
          </w:rPr>
          <w:t>HoH</w:t>
        </w:r>
      </w:ins>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ins w:id="609" w:author="Molly McEvilley" w:date="2020-06-18T10:42:00Z">
        <w:r w:rsidR="003A6228">
          <w:rPr>
            <w:rFonts w:eastAsia="Times New Roman" w:cstheme="minorHAnsi"/>
            <w:b/>
            <w:bCs/>
          </w:rPr>
          <w:t>HoH</w:t>
        </w:r>
      </w:ins>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lastRenderedPageBreak/>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rsidDel="00AC162E" w14:paraId="56DDF289" w14:textId="2B7397F2" w:rsidTr="00F326FD">
        <w:trPr>
          <w:cantSplit/>
          <w:trHeight w:val="216"/>
          <w:del w:id="610" w:author="Molly McEvilley" w:date="2020-06-18T10:34:00Z"/>
        </w:trPr>
        <w:tc>
          <w:tcPr>
            <w:tcW w:w="9265" w:type="dxa"/>
          </w:tcPr>
          <w:p w14:paraId="201EC0FA" w14:textId="0B894047" w:rsidR="00F326FD" w:rsidDel="00AC162E" w:rsidRDefault="00F326FD" w:rsidP="00147F22">
            <w:pPr>
              <w:pStyle w:val="NoSpacing"/>
              <w:rPr>
                <w:del w:id="611" w:author="Molly McEvilley" w:date="2020-06-18T10:34:00Z"/>
                <w:bCs/>
              </w:rPr>
            </w:pPr>
            <w:del w:id="612" w:author="Molly McEvilley" w:date="2020-06-18T10:34:00Z">
              <w:r w:rsidDel="00AC162E">
                <w:rPr>
                  <w:bCs/>
                </w:rPr>
                <w:delText>EntryDate</w:delText>
              </w:r>
            </w:del>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rsidDel="00AC162E" w14:paraId="22461A88" w14:textId="052AE9C7" w:rsidTr="00F326FD">
        <w:trPr>
          <w:cantSplit/>
          <w:trHeight w:val="216"/>
          <w:del w:id="613" w:author="Molly McEvilley" w:date="2020-06-18T10:34:00Z"/>
        </w:trPr>
        <w:tc>
          <w:tcPr>
            <w:tcW w:w="9265" w:type="dxa"/>
          </w:tcPr>
          <w:p w14:paraId="68766D25" w14:textId="6038FC10" w:rsidR="00F326FD" w:rsidDel="00AC162E" w:rsidRDefault="00F326FD" w:rsidP="00147F22">
            <w:pPr>
              <w:pStyle w:val="NoSpacing"/>
              <w:rPr>
                <w:del w:id="614" w:author="Molly McEvilley" w:date="2020-06-18T10:34:00Z"/>
                <w:bCs/>
              </w:rPr>
            </w:pPr>
            <w:commentRangeStart w:id="615"/>
            <w:del w:id="616" w:author="Molly McEvilley" w:date="2020-06-18T10:34:00Z">
              <w:r w:rsidDel="00AC162E">
                <w:rPr>
                  <w:bCs/>
                </w:rPr>
                <w:delText>ActiveAge</w:delText>
              </w:r>
            </w:del>
            <w:commentRangeEnd w:id="615"/>
            <w:r w:rsidR="00AC162E">
              <w:rPr>
                <w:rStyle w:val="CommentReference"/>
                <w:rFonts w:eastAsiaTheme="minorHAnsi"/>
              </w:rPr>
              <w:commentReference w:id="615"/>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5CFD6CF2"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r w:rsidR="00DB2D1D">
        <w:fldChar w:fldCharType="begin"/>
      </w:r>
      <w:r w:rsidR="00DB2D1D">
        <w:instrText xml:space="preserve"> HYPERLINK \l "_AHAREST/RRH/PSH__-" </w:instrText>
      </w:r>
      <w:r w:rsidR="00DB2D1D">
        <w:fldChar w:fldCharType="separate"/>
      </w:r>
      <w:r w:rsidR="00963446" w:rsidRPr="007519D6">
        <w:rPr>
          <w:rStyle w:val="Hyperlink"/>
          <w:rFonts w:eastAsia="Times New Roman" w:cstheme="minorHAnsi"/>
        </w:rPr>
        <w:t>section 5.1</w:t>
      </w:r>
      <w:ins w:id="617" w:author="Molly McEvilley" w:date="2020-06-18T10:37:00Z">
        <w:r w:rsidR="00A414A7">
          <w:rPr>
            <w:rStyle w:val="Hyperlink"/>
            <w:rFonts w:eastAsia="Times New Roman" w:cstheme="minorHAnsi"/>
          </w:rPr>
          <w:t>4</w:t>
        </w:r>
      </w:ins>
      <w:del w:id="618" w:author="Molly McEvilley" w:date="2020-06-18T10:37:00Z">
        <w:r w:rsidR="00963446" w:rsidDel="00A414A7">
          <w:rPr>
            <w:rStyle w:val="Hyperlink"/>
            <w:rFonts w:eastAsia="Times New Roman" w:cstheme="minorHAnsi"/>
          </w:rPr>
          <w:delText>7</w:delText>
        </w:r>
      </w:del>
      <w:r w:rsidR="00DB2D1D">
        <w:rPr>
          <w:rStyle w:val="Hyperlink"/>
          <w:rFonts w:eastAsia="Times New Roman" w:cstheme="minorHAnsi"/>
        </w:rPr>
        <w:fldChar w:fldCharType="end"/>
      </w:r>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619" w:name="_Set_Population_Identifiers_5"/>
      <w:bookmarkStart w:id="620" w:name="_Toc37849775"/>
      <w:bookmarkStart w:id="621" w:name="_Toc38030550"/>
      <w:bookmarkEnd w:id="619"/>
      <w:r w:rsidRPr="00C52062">
        <w:t>Set Population Identifiers for Active HMIS Households</w:t>
      </w:r>
      <w:bookmarkEnd w:id="620"/>
      <w:bookmarkEnd w:id="621"/>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lastRenderedPageBreak/>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commentRangeStart w:id="622"/>
      <w:proofErr w:type="spellStart"/>
      <w:ins w:id="623" w:author="Molly McEvilley" w:date="2020-06-11T10:01:00Z">
        <w:r w:rsidR="0083149C" w:rsidRPr="0051722F">
          <w:rPr>
            <w:rFonts w:cstheme="minorHAnsi"/>
            <w:b/>
            <w:bCs/>
          </w:rPr>
          <w:t>A</w:t>
        </w:r>
        <w:r w:rsidR="0051722F" w:rsidRPr="0051722F">
          <w:rPr>
            <w:rFonts w:cstheme="minorHAnsi"/>
            <w:b/>
            <w:bCs/>
          </w:rPr>
          <w:t>ctive</w:t>
        </w:r>
      </w:ins>
      <w:r w:rsidR="0089474A" w:rsidRPr="0089474A">
        <w:rPr>
          <w:rFonts w:cstheme="minorHAnsi"/>
          <w:b/>
          <w:bCs/>
        </w:rPr>
        <w:t>HHType</w:t>
      </w:r>
      <w:proofErr w:type="spellEnd"/>
      <w:r w:rsidR="0089474A">
        <w:rPr>
          <w:rFonts w:cstheme="minorHAnsi"/>
        </w:rPr>
        <w:t xml:space="preserve"> </w:t>
      </w:r>
      <w:commentRangeEnd w:id="622"/>
      <w:r w:rsidR="0051722F">
        <w:rPr>
          <w:rStyle w:val="CommentReference"/>
        </w:rPr>
        <w:commentReference w:id="622"/>
      </w:r>
      <w:r w:rsidR="0089474A">
        <w:rPr>
          <w:rFonts w:cstheme="minorHAnsi"/>
        </w:rPr>
        <w:t>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624" w:name="_Set_Population_Identifiers_4"/>
      <w:bookmarkStart w:id="625" w:name="_Toc37849776"/>
      <w:bookmarkStart w:id="626" w:name="_Toc38030551"/>
      <w:bookmarkEnd w:id="624"/>
      <w:r>
        <w:t>Set</w:t>
      </w:r>
      <w:r w:rsidRPr="00C52062">
        <w:t xml:space="preserve"> Population Identifiers </w:t>
      </w:r>
      <w:r>
        <w:t xml:space="preserve">for LSAPerson </w:t>
      </w:r>
      <w:r w:rsidRPr="00C52062">
        <w:t>from Active Households</w:t>
      </w:r>
      <w:bookmarkEnd w:id="625"/>
      <w:bookmarkEnd w:id="626"/>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lastRenderedPageBreak/>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236AA5F7" w:rsidR="00012E0F" w:rsidRDefault="00012E0F" w:rsidP="00012E0F">
      <w:pPr>
        <w:rPr>
          <w:rFonts w:eastAsia="Times New Roman" w:cstheme="minorHAnsi"/>
        </w:rPr>
      </w:pPr>
      <w:r>
        <w:rPr>
          <w:rFonts w:eastAsia="Times New Roman" w:cstheme="minorHAnsi"/>
        </w:rPr>
        <w:lastRenderedPageBreak/>
        <w:t xml:space="preserve">See </w:t>
      </w:r>
      <w:del w:id="627"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628"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20F6B961" w:rsidR="00141341" w:rsidRDefault="00141341" w:rsidP="00141341">
      <w:pPr>
        <w:rPr>
          <w:rFonts w:eastAsia="Times New Roman" w:cstheme="minorHAnsi"/>
        </w:rPr>
      </w:pPr>
      <w:r>
        <w:rPr>
          <w:rFonts w:eastAsia="Times New Roman" w:cstheme="minorHAnsi"/>
        </w:rPr>
        <w:t xml:space="preserve">See </w:t>
      </w:r>
      <w:del w:id="629"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630"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7000489A" w:rsidR="00415E61" w:rsidRDefault="00415E61" w:rsidP="00415E61">
      <w:pPr>
        <w:rPr>
          <w:rFonts w:eastAsia="Times New Roman" w:cstheme="minorHAnsi"/>
        </w:rPr>
      </w:pPr>
      <w:r>
        <w:rPr>
          <w:rFonts w:eastAsia="Times New Roman" w:cstheme="minorHAnsi"/>
        </w:rPr>
        <w:t xml:space="preserve">See </w:t>
      </w:r>
      <w:del w:id="631" w:author="Molly McEvilley" w:date="2020-06-18T10:51:00Z">
        <w:r w:rsidR="00DB2D1D" w:rsidDel="0054595F">
          <w:fldChar w:fldCharType="begin"/>
        </w:r>
        <w:r w:rsidR="00DB2D1D" w:rsidDel="0054595F">
          <w:delInstrText xml:space="preserve"> HYPERLINK \l "_HHTypeEST/RRH/PSH_-_LSAPerson" </w:delInstrText>
        </w:r>
        <w:r w:rsidR="00DB2D1D" w:rsidDel="0054595F">
          <w:fldChar w:fldCharType="separate"/>
        </w:r>
        <w:r w:rsidRPr="007519D6" w:rsidDel="0054595F">
          <w:rPr>
            <w:rStyle w:val="Hyperlink"/>
            <w:rFonts w:eastAsia="Times New Roman" w:cstheme="minorHAnsi"/>
          </w:rPr>
          <w:delText>section 5.14</w:delText>
        </w:r>
        <w:r w:rsidR="00DB2D1D" w:rsidDel="0054595F">
          <w:rPr>
            <w:rStyle w:val="Hyperlink"/>
            <w:rFonts w:eastAsia="Times New Roman" w:cstheme="minorHAnsi"/>
          </w:rPr>
          <w:fldChar w:fldCharType="end"/>
        </w:r>
      </w:del>
      <w:ins w:id="632" w:author="Molly McEvilley" w:date="2020-06-18T10:51:00Z">
        <w:r w:rsidR="0054595F">
          <w:fldChar w:fldCharType="begin"/>
        </w:r>
        <w:r w:rsidR="0054595F">
          <w:instrText xml:space="preserve"> HYPERLINK \l "_HHTypeEST/RRH/PSH_-_LSAPerson" </w:instrText>
        </w:r>
        <w:r w:rsidR="0054595F">
          <w:fldChar w:fldCharType="separate"/>
        </w:r>
        <w:r w:rsidR="0054595F">
          <w:rPr>
            <w:rStyle w:val="Hyperlink"/>
            <w:rFonts w:eastAsia="Times New Roman" w:cstheme="minorHAnsi"/>
          </w:rPr>
          <w:t>2</w:t>
        </w:r>
        <w:r w:rsidR="0054595F">
          <w:rPr>
            <w:rStyle w:val="Hyperlink"/>
            <w:rFonts w:eastAsia="Times New Roman" w:cstheme="minorHAnsi"/>
          </w:rPr>
          <w:fldChar w:fldCharType="end"/>
        </w:r>
      </w:ins>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2EE83697" w:rsidR="00415E61" w:rsidRDefault="00415E61" w:rsidP="00415E61">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633" w:author="Molly McEvilley" w:date="2020-06-18T10:51:00Z">
        <w:r w:rsidR="0054595F">
          <w:rPr>
            <w:rStyle w:val="Hyperlink"/>
            <w:rFonts w:eastAsia="Times New Roman" w:cstheme="minorHAnsi"/>
          </w:rPr>
          <w:t>2</w:t>
        </w:r>
      </w:ins>
      <w:del w:id="634" w:author="Molly McEvilley" w:date="2020-06-18T10:51:00Z">
        <w:r w:rsidRPr="007519D6" w:rsidDel="0054595F">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54595F">
      <w:pPr>
        <w:pStyle w:val="ListParagraph"/>
        <w:numPr>
          <w:ilvl w:val="0"/>
          <w:numId w:val="73"/>
        </w:numPr>
        <w:spacing w:before="0"/>
      </w:pPr>
      <w:bookmarkStart w:id="635" w:name="_Hlk43369935"/>
      <w:r>
        <w:t xml:space="preserve">EST - </w:t>
      </w:r>
      <w:r w:rsidRPr="0054595F">
        <w:rPr>
          <w:b/>
          <w:bCs/>
        </w:rPr>
        <w:t>ProjectType</w:t>
      </w:r>
      <w:r>
        <w:t xml:space="preserve"> in (1,2,8)</w:t>
      </w:r>
    </w:p>
    <w:p w14:paraId="787F5E10" w14:textId="3A768564" w:rsidR="007B705B" w:rsidRDefault="007B705B" w:rsidP="0054595F">
      <w:pPr>
        <w:pStyle w:val="ListParagraph"/>
        <w:numPr>
          <w:ilvl w:val="0"/>
          <w:numId w:val="73"/>
        </w:numPr>
        <w:spacing w:before="0"/>
      </w:pPr>
      <w:r>
        <w:t xml:space="preserve">RRH - </w:t>
      </w:r>
      <w:r w:rsidRPr="0054595F">
        <w:rPr>
          <w:b/>
          <w:bCs/>
        </w:rPr>
        <w:t>ProjectType</w:t>
      </w:r>
      <w:r>
        <w:t xml:space="preserve"> = 13</w:t>
      </w:r>
    </w:p>
    <w:p w14:paraId="4948856C" w14:textId="060E9D58" w:rsidR="007B705B" w:rsidRDefault="007B705B"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635"/>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lastRenderedPageBreak/>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54595F">
      <w:pPr>
        <w:pStyle w:val="ListParagraph"/>
        <w:numPr>
          <w:ilvl w:val="0"/>
          <w:numId w:val="73"/>
        </w:numPr>
        <w:spacing w:before="0"/>
        <w:rPr>
          <w:ins w:id="636" w:author="Molly McEvilley" w:date="2020-06-18T10:52:00Z"/>
        </w:rPr>
      </w:pPr>
      <w:ins w:id="637" w:author="Molly McEvilley" w:date="2020-06-18T10:52:00Z">
        <w:r>
          <w:t xml:space="preserve">EST - </w:t>
        </w:r>
        <w:r w:rsidRPr="0054595F">
          <w:rPr>
            <w:b/>
            <w:bCs/>
          </w:rPr>
          <w:t>ProjectType</w:t>
        </w:r>
        <w:r>
          <w:t xml:space="preserve"> in (1,2,8)</w:t>
        </w:r>
      </w:ins>
    </w:p>
    <w:p w14:paraId="6F166238" w14:textId="77777777" w:rsidR="0054595F" w:rsidRDefault="0054595F" w:rsidP="0054595F">
      <w:pPr>
        <w:pStyle w:val="ListParagraph"/>
        <w:numPr>
          <w:ilvl w:val="0"/>
          <w:numId w:val="73"/>
        </w:numPr>
        <w:spacing w:before="0"/>
        <w:rPr>
          <w:ins w:id="638" w:author="Molly McEvilley" w:date="2020-06-18T10:52:00Z"/>
        </w:rPr>
      </w:pPr>
      <w:ins w:id="639" w:author="Molly McEvilley" w:date="2020-06-18T10:52:00Z">
        <w:r>
          <w:t xml:space="preserve">RRH - </w:t>
        </w:r>
        <w:r w:rsidRPr="0054595F">
          <w:rPr>
            <w:b/>
            <w:bCs/>
          </w:rPr>
          <w:t>ProjectType</w:t>
        </w:r>
        <w:r>
          <w:t xml:space="preserve"> = 13</w:t>
        </w:r>
      </w:ins>
    </w:p>
    <w:p w14:paraId="48C2EF30" w14:textId="77777777" w:rsidR="0054595F" w:rsidRDefault="0054595F" w:rsidP="0054595F">
      <w:pPr>
        <w:pStyle w:val="ListParagraph"/>
        <w:numPr>
          <w:ilvl w:val="0"/>
          <w:numId w:val="73"/>
        </w:numPr>
        <w:spacing w:before="0"/>
        <w:rPr>
          <w:ins w:id="640" w:author="Molly McEvilley" w:date="2020-06-18T10:52:00Z"/>
        </w:rPr>
      </w:pPr>
      <w:ins w:id="641" w:author="Molly McEvilley" w:date="2020-06-18T10:52:00Z">
        <w:r>
          <w:t xml:space="preserve">PSH - </w:t>
        </w:r>
        <w:r w:rsidRPr="0054595F">
          <w:rPr>
            <w:b/>
            <w:bCs/>
          </w:rPr>
          <w:t>ProjectType</w:t>
        </w:r>
        <w:r>
          <w:t xml:space="preserve"> = 3</w:t>
        </w:r>
      </w:ins>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B7CD620" w:rsidR="00F43210" w:rsidRDefault="00F43210" w:rsidP="00F43210">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642" w:author="Molly McEvilley" w:date="2020-06-18T10:52:00Z">
        <w:r w:rsidR="00D55D56">
          <w:rPr>
            <w:rStyle w:val="Hyperlink"/>
            <w:rFonts w:eastAsia="Times New Roman" w:cstheme="minorHAnsi"/>
          </w:rPr>
          <w:t>2</w:t>
        </w:r>
      </w:ins>
      <w:del w:id="643" w:author="Molly McEvilley" w:date="2020-06-18T10:52:00Z">
        <w:r w:rsidRPr="007519D6" w:rsidDel="00D55D56">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644" w:name="_Toc37849777"/>
      <w:bookmarkStart w:id="645" w:name="_Toc38030552"/>
      <w:r>
        <w:t>LSAPerson</w:t>
      </w:r>
      <w:bookmarkEnd w:id="644"/>
      <w:bookmarkEnd w:id="64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646" w:name="_Toc29188114"/>
      <w:bookmarkStart w:id="647" w:name="_Toc29188129"/>
      <w:bookmarkStart w:id="648" w:name="_Toc29188148"/>
      <w:bookmarkStart w:id="649" w:name="_Toc29188150"/>
      <w:bookmarkStart w:id="650" w:name="_Update_LSAPerson_CHTime"/>
      <w:bookmarkStart w:id="651" w:name="_Toc29188151"/>
      <w:bookmarkStart w:id="652" w:name="_Toc29188153"/>
      <w:bookmarkStart w:id="653" w:name="_Toc29188156"/>
      <w:bookmarkStart w:id="654" w:name="_Toc29188162"/>
      <w:bookmarkStart w:id="655" w:name="_Toc29188164"/>
      <w:bookmarkStart w:id="656" w:name="_Toc29188168"/>
      <w:bookmarkStart w:id="657" w:name="_Toc29188169"/>
      <w:bookmarkStart w:id="658" w:name="_Toc29188170"/>
      <w:bookmarkStart w:id="659" w:name="_Toc34144048"/>
      <w:bookmarkStart w:id="660" w:name="_Toc34144049"/>
      <w:bookmarkStart w:id="661" w:name="_Toc34144050"/>
      <w:bookmarkStart w:id="662" w:name="_Toc34144061"/>
      <w:bookmarkStart w:id="663" w:name="_Toc34144062"/>
      <w:bookmarkStart w:id="664" w:name="_Toc34144077"/>
      <w:bookmarkStart w:id="665" w:name="_Toc34144078"/>
      <w:bookmarkStart w:id="666" w:name="_Toc34144079"/>
      <w:bookmarkStart w:id="667" w:name="_Toc34144080"/>
      <w:bookmarkStart w:id="668" w:name="_Toc34144081"/>
      <w:bookmarkStart w:id="669" w:name="_Toc34144127"/>
      <w:bookmarkStart w:id="670" w:name="_Toc34144128"/>
      <w:bookmarkStart w:id="671" w:name="_Toc34144129"/>
      <w:bookmarkStart w:id="672" w:name="_Toc34144142"/>
      <w:bookmarkStart w:id="673" w:name="_Toc34144143"/>
      <w:bookmarkStart w:id="674" w:name="_Toc34144152"/>
      <w:bookmarkStart w:id="675" w:name="_Toc34144153"/>
      <w:bookmarkStart w:id="676" w:name="_Toc34144154"/>
      <w:bookmarkStart w:id="677" w:name="_Toc34144155"/>
      <w:bookmarkStart w:id="678" w:name="_Toc34144156"/>
      <w:bookmarkStart w:id="679" w:name="_Toc34144208"/>
      <w:bookmarkStart w:id="680" w:name="_Toc34144209"/>
      <w:bookmarkStart w:id="681" w:name="_Toc34144210"/>
      <w:bookmarkStart w:id="682" w:name="_Toc34144221"/>
      <w:bookmarkStart w:id="683" w:name="_Toc34144222"/>
      <w:bookmarkStart w:id="684" w:name="_Toc34144231"/>
      <w:bookmarkStart w:id="685" w:name="_Toc34144232"/>
      <w:bookmarkStart w:id="686" w:name="_Toc34144233"/>
      <w:bookmarkStart w:id="687" w:name="_Toc34144234"/>
      <w:bookmarkStart w:id="688" w:name="_Toc34144235"/>
      <w:bookmarkStart w:id="689" w:name="_Toc34144287"/>
      <w:bookmarkStart w:id="690" w:name="_Toc34144288"/>
      <w:bookmarkStart w:id="691" w:name="_Toc34144289"/>
      <w:bookmarkStart w:id="692" w:name="_Toc34144290"/>
      <w:bookmarkStart w:id="693" w:name="_Toc34144299"/>
      <w:bookmarkStart w:id="694" w:name="_Toc34144300"/>
      <w:bookmarkStart w:id="695" w:name="_Toc34144309"/>
      <w:bookmarkStart w:id="696" w:name="_Toc34144310"/>
      <w:bookmarkStart w:id="697" w:name="_Toc34144311"/>
      <w:bookmarkStart w:id="698" w:name="_Toc34144312"/>
      <w:bookmarkStart w:id="699" w:name="_Toc34144313"/>
      <w:bookmarkStart w:id="700" w:name="_Toc34144341"/>
      <w:bookmarkStart w:id="701" w:name="_Toc34144342"/>
      <w:bookmarkStart w:id="702" w:name="_Toc34144343"/>
      <w:bookmarkStart w:id="703" w:name="_Toc34144362"/>
      <w:bookmarkStart w:id="704" w:name="_Toc34144363"/>
      <w:bookmarkStart w:id="705" w:name="_Toc34144372"/>
      <w:bookmarkStart w:id="706" w:name="_Toc34144373"/>
      <w:bookmarkStart w:id="707" w:name="_Toc29163965"/>
      <w:bookmarkStart w:id="708" w:name="_Toc34144425"/>
      <w:bookmarkStart w:id="709" w:name="_Toc34144426"/>
      <w:bookmarkStart w:id="710" w:name="_Toc34144427"/>
      <w:bookmarkStart w:id="711" w:name="_Toc34144428"/>
      <w:bookmarkStart w:id="712" w:name="_Toc34144429"/>
      <w:bookmarkStart w:id="713" w:name="_Toc34144430"/>
      <w:bookmarkStart w:id="714" w:name="_Toc34144431"/>
      <w:bookmarkStart w:id="715" w:name="_Toc34144432"/>
      <w:bookmarkStart w:id="716" w:name="_Toc34144433"/>
      <w:bookmarkStart w:id="717" w:name="_Toc34144434"/>
      <w:bookmarkStart w:id="718" w:name="_Toc34144435"/>
      <w:bookmarkStart w:id="719" w:name="_Toc34144436"/>
      <w:bookmarkStart w:id="720" w:name="_Toc34144437"/>
      <w:bookmarkStart w:id="721" w:name="_Toc34144438"/>
      <w:bookmarkStart w:id="722" w:name="_Toc34144439"/>
      <w:bookmarkStart w:id="723" w:name="_Toc34144440"/>
      <w:bookmarkStart w:id="724" w:name="_Toc34144441"/>
      <w:bookmarkStart w:id="725" w:name="_Toc34144442"/>
      <w:bookmarkStart w:id="726" w:name="_Toc34144443"/>
      <w:bookmarkStart w:id="727" w:name="_Toc34144474"/>
      <w:bookmarkStart w:id="728" w:name="_Toc34144475"/>
      <w:bookmarkStart w:id="729" w:name="_Toc34144484"/>
      <w:bookmarkStart w:id="730" w:name="_Toc34144485"/>
      <w:bookmarkStart w:id="731" w:name="_Toc34144537"/>
      <w:bookmarkStart w:id="732" w:name="_Toc34144538"/>
      <w:bookmarkStart w:id="733" w:name="_Toc34144539"/>
      <w:bookmarkStart w:id="734" w:name="_Toc34144540"/>
      <w:bookmarkStart w:id="735" w:name="_Toc34144541"/>
      <w:bookmarkStart w:id="736" w:name="_Toc34144542"/>
      <w:bookmarkStart w:id="737" w:name="_Toc34144543"/>
      <w:bookmarkStart w:id="738" w:name="_Toc34144544"/>
      <w:bookmarkStart w:id="739" w:name="_Toc34144545"/>
      <w:bookmarkStart w:id="740" w:name="_Toc34144546"/>
      <w:bookmarkStart w:id="741" w:name="_Toc34144547"/>
      <w:bookmarkStart w:id="742" w:name="_Toc34144548"/>
      <w:bookmarkStart w:id="743" w:name="_Toc34144549"/>
      <w:bookmarkStart w:id="744" w:name="_Toc34144550"/>
      <w:bookmarkStart w:id="745" w:name="_Toc34144551"/>
      <w:bookmarkStart w:id="746" w:name="_Toc34144552"/>
      <w:bookmarkStart w:id="747" w:name="_Toc34144553"/>
      <w:bookmarkStart w:id="748" w:name="_Toc34144554"/>
      <w:bookmarkStart w:id="749" w:name="_Toc34144555"/>
      <w:bookmarkStart w:id="750" w:name="_Set_Population_Identifiers_1"/>
      <w:bookmarkStart w:id="751" w:name="_Toc31197160"/>
      <w:bookmarkStart w:id="752" w:name="_Toc31197161"/>
      <w:bookmarkStart w:id="753" w:name="_Toc31197162"/>
      <w:bookmarkStart w:id="754" w:name="_Toc31197175"/>
      <w:bookmarkStart w:id="755" w:name="_Toc31197176"/>
      <w:bookmarkStart w:id="756" w:name="_Toc31197192"/>
      <w:bookmarkStart w:id="757" w:name="_Toc31197193"/>
      <w:bookmarkStart w:id="758" w:name="_Toc31197194"/>
      <w:bookmarkStart w:id="759" w:name="_Toc31197195"/>
      <w:bookmarkStart w:id="760" w:name="_Toc31197196"/>
      <w:bookmarkStart w:id="761" w:name="_Set_Population_Identifiers_3"/>
      <w:bookmarkStart w:id="762" w:name="_Toc34144556"/>
      <w:bookmarkStart w:id="763" w:name="_Toc34144557"/>
      <w:bookmarkStart w:id="764" w:name="_Toc34144558"/>
      <w:bookmarkStart w:id="765" w:name="_Toc34144589"/>
      <w:bookmarkStart w:id="766" w:name="_Toc34144590"/>
      <w:bookmarkStart w:id="767" w:name="_Toc34144609"/>
      <w:bookmarkStart w:id="768" w:name="_Toc34144610"/>
      <w:bookmarkStart w:id="769" w:name="_Toc34144611"/>
      <w:bookmarkStart w:id="770" w:name="_Toc34144612"/>
      <w:bookmarkStart w:id="771" w:name="_Toc34144613"/>
      <w:bookmarkStart w:id="772" w:name="_Toc34144614"/>
      <w:bookmarkStart w:id="773" w:name="_Toc34144615"/>
      <w:bookmarkStart w:id="774" w:name="_Toc34144616"/>
      <w:bookmarkStart w:id="775" w:name="_Toc34144617"/>
      <w:bookmarkStart w:id="776" w:name="_Toc34144618"/>
      <w:bookmarkStart w:id="777" w:name="_Toc34144619"/>
      <w:bookmarkStart w:id="778" w:name="_Toc34144620"/>
      <w:bookmarkStart w:id="779" w:name="_Toc34144621"/>
      <w:bookmarkStart w:id="780" w:name="_Toc34144622"/>
      <w:bookmarkStart w:id="781" w:name="_Toc34144623"/>
      <w:bookmarkStart w:id="782" w:name="_HHAdultAge"/>
      <w:bookmarkStart w:id="783" w:name="_Toc34144624"/>
      <w:bookmarkStart w:id="784" w:name="_Toc34144625"/>
      <w:bookmarkStart w:id="785" w:name="_Toc34144647"/>
      <w:bookmarkStart w:id="786" w:name="_Toc34144648"/>
      <w:bookmarkStart w:id="787" w:name="_Toc34144649"/>
      <w:bookmarkStart w:id="788" w:name="_Toc34144650"/>
      <w:bookmarkStart w:id="789" w:name="_Toc34144651"/>
      <w:bookmarkStart w:id="790" w:name="_Toc34144652"/>
      <w:bookmarkStart w:id="791" w:name="_Toc34144653"/>
      <w:bookmarkStart w:id="792" w:name="_Toc34144654"/>
      <w:bookmarkStart w:id="793" w:name="_Toc34144655"/>
      <w:bookmarkStart w:id="794" w:name="_Toc34144656"/>
      <w:bookmarkStart w:id="795" w:name="_Toc34144657"/>
      <w:bookmarkStart w:id="796" w:name="_Toc34144686"/>
      <w:bookmarkStart w:id="797" w:name="_Toc34144687"/>
      <w:bookmarkStart w:id="798" w:name="_Toc34144740"/>
      <w:bookmarkStart w:id="799" w:name="_Toc34144741"/>
      <w:bookmarkStart w:id="800" w:name="_Toc34144742"/>
      <w:bookmarkStart w:id="801" w:name="_Toc34144743"/>
      <w:bookmarkStart w:id="802" w:name="_Toc34144744"/>
      <w:bookmarkStart w:id="803" w:name="_Toc34144745"/>
      <w:bookmarkStart w:id="804" w:name="_Toc34144746"/>
      <w:bookmarkStart w:id="805" w:name="_Toc34144747"/>
      <w:bookmarkStart w:id="806" w:name="_Toc34144799"/>
      <w:bookmarkStart w:id="807" w:name="_Toc34144800"/>
      <w:bookmarkStart w:id="808" w:name="_Toc34144801"/>
      <w:bookmarkStart w:id="809" w:name="_Toc34144802"/>
      <w:bookmarkStart w:id="810" w:name="_Toc34144803"/>
      <w:bookmarkStart w:id="811" w:name="_Toc34144804"/>
      <w:bookmarkStart w:id="812" w:name="_Toc34144805"/>
      <w:bookmarkStart w:id="813" w:name="_Toc34144833"/>
      <w:bookmarkStart w:id="814" w:name="_Toc34144834"/>
      <w:bookmarkStart w:id="815" w:name="_Toc34144835"/>
      <w:bookmarkStart w:id="816" w:name="_Toc34144836"/>
      <w:bookmarkStart w:id="817" w:name="_Toc34144837"/>
      <w:bookmarkStart w:id="818" w:name="_Toc34144838"/>
      <w:bookmarkStart w:id="819" w:name="_Toc34144839"/>
      <w:bookmarkStart w:id="820" w:name="_Toc34144891"/>
      <w:bookmarkStart w:id="821" w:name="_Toc34144892"/>
      <w:bookmarkStart w:id="822" w:name="_Toc34144893"/>
      <w:bookmarkStart w:id="823" w:name="_Toc34144894"/>
      <w:bookmarkStart w:id="824" w:name="_Toc34144895"/>
      <w:bookmarkStart w:id="825" w:name="_Toc34144896"/>
      <w:bookmarkStart w:id="826" w:name="_Toc34144897"/>
      <w:bookmarkStart w:id="827" w:name="_Toc34144949"/>
      <w:bookmarkStart w:id="828" w:name="_Toc34144950"/>
      <w:bookmarkStart w:id="829" w:name="_Toc34144951"/>
      <w:bookmarkStart w:id="830" w:name="_Toc34144952"/>
      <w:bookmarkStart w:id="831" w:name="_Toc34144953"/>
      <w:bookmarkStart w:id="832" w:name="_Toc34144954"/>
      <w:bookmarkStart w:id="833" w:name="_Toc34144955"/>
      <w:bookmarkStart w:id="834" w:name="_Toc34144980"/>
      <w:bookmarkStart w:id="835" w:name="_Toc34144981"/>
      <w:bookmarkStart w:id="836" w:name="_Toc34144982"/>
      <w:bookmarkStart w:id="837" w:name="_Toc34144983"/>
      <w:bookmarkStart w:id="838" w:name="_Toc34144984"/>
      <w:bookmarkStart w:id="839" w:name="_Toc34144985"/>
      <w:bookmarkStart w:id="840" w:name="_Toc34144986"/>
      <w:bookmarkStart w:id="841" w:name="_Toc34145011"/>
      <w:bookmarkStart w:id="842" w:name="_Toc34145012"/>
      <w:bookmarkStart w:id="843" w:name="_Toc34145013"/>
      <w:bookmarkStart w:id="844" w:name="_Toc34145014"/>
      <w:bookmarkStart w:id="845" w:name="_Toc34145015"/>
      <w:bookmarkStart w:id="846" w:name="_Toc34145016"/>
      <w:bookmarkStart w:id="847" w:name="_Toc34145017"/>
      <w:bookmarkStart w:id="848" w:name="_Toc34145069"/>
      <w:bookmarkStart w:id="849" w:name="_Toc34145070"/>
      <w:bookmarkStart w:id="850" w:name="_Toc34145071"/>
      <w:bookmarkStart w:id="851" w:name="_Toc34145072"/>
      <w:bookmarkStart w:id="852" w:name="_Toc34145073"/>
      <w:bookmarkStart w:id="853" w:name="_Toc34145074"/>
      <w:bookmarkStart w:id="854" w:name="_Toc506721205"/>
      <w:bookmarkEnd w:id="416"/>
      <w:bookmarkEnd w:id="417"/>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r>
        <w:br w:type="page"/>
      </w:r>
    </w:p>
    <w:p w14:paraId="65BA16A7" w14:textId="21D9A953" w:rsidR="00E158FC" w:rsidRPr="00C52062" w:rsidRDefault="00E158FC" w:rsidP="00E158FC">
      <w:pPr>
        <w:pStyle w:val="Heading1"/>
      </w:pPr>
      <w:bookmarkStart w:id="855" w:name="_HMIS_Business_Logic:_2"/>
      <w:bookmarkStart w:id="856" w:name="_Toc37849778"/>
      <w:bookmarkStart w:id="857" w:name="_Toc38030553"/>
      <w:bookmarkEnd w:id="855"/>
      <w:r w:rsidRPr="00C52062">
        <w:lastRenderedPageBreak/>
        <w:t>HMIS Business Logic</w:t>
      </w:r>
      <w:r>
        <w:t xml:space="preserve">: </w:t>
      </w:r>
      <w:proofErr w:type="spellStart"/>
      <w:r>
        <w:t>LSAHousehold</w:t>
      </w:r>
      <w:bookmarkEnd w:id="856"/>
      <w:bookmarkEnd w:id="857"/>
      <w:proofErr w:type="spellEnd"/>
    </w:p>
    <w:p w14:paraId="4C5B0BA6" w14:textId="7443B573" w:rsidR="00F25CD0" w:rsidRDefault="00F25CD0" w:rsidP="0088191A">
      <w:pPr>
        <w:pStyle w:val="Heading2"/>
      </w:pPr>
      <w:bookmarkStart w:id="858" w:name="_Get_Distinct_Households"/>
      <w:bookmarkStart w:id="859" w:name="_Toc37849779"/>
      <w:bookmarkStart w:id="860" w:name="_Toc38030554"/>
      <w:bookmarkEnd w:id="854"/>
      <w:bookmarkEnd w:id="858"/>
      <w:r w:rsidRPr="00C52062">
        <w:t xml:space="preserve">Get </w:t>
      </w:r>
      <w:r>
        <w:t>Distinct</w:t>
      </w:r>
      <w:r w:rsidRPr="00C52062">
        <w:t xml:space="preserve"> Households for </w:t>
      </w:r>
      <w:proofErr w:type="spellStart"/>
      <w:r w:rsidRPr="00C52062">
        <w:t>LSAHousehold</w:t>
      </w:r>
      <w:bookmarkEnd w:id="859"/>
      <w:bookmarkEnd w:id="860"/>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861" w:name="_Set_Population_Identifiers_2"/>
      <w:bookmarkStart w:id="862" w:name="_Toc37849780"/>
      <w:bookmarkStart w:id="863" w:name="_Toc38030555"/>
      <w:bookmarkEnd w:id="861"/>
      <w:r w:rsidRPr="00F25CD0">
        <w:t xml:space="preserve">Set </w:t>
      </w:r>
      <w:r w:rsidR="002B6231" w:rsidRPr="00F25CD0">
        <w:t>Population Identifiers</w:t>
      </w:r>
      <w:r w:rsidRPr="00EE1280">
        <w:t xml:space="preserve"> for</w:t>
      </w:r>
      <w:r>
        <w:t xml:space="preserve"> </w:t>
      </w:r>
      <w:proofErr w:type="spellStart"/>
      <w:r>
        <w:t>LSAHousehold</w:t>
      </w:r>
      <w:bookmarkEnd w:id="862"/>
      <w:bookmarkEnd w:id="863"/>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864" w:name="_HHAdultAge_1"/>
      <w:bookmarkEnd w:id="864"/>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865"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866" w:name="_Toc37849781"/>
      <w:bookmarkStart w:id="867"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866"/>
      <w:bookmarkEnd w:id="867"/>
      <w:proofErr w:type="spellEnd"/>
      <w:r w:rsidR="002B6231" w:rsidRPr="00C52062">
        <w:t xml:space="preserve"> </w:t>
      </w:r>
      <w:bookmarkEnd w:id="86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868"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869" w:name="_Toc37849782"/>
      <w:bookmarkStart w:id="870"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869"/>
      <w:bookmarkEnd w:id="870"/>
      <w:proofErr w:type="spellEnd"/>
      <w:r>
        <w:t xml:space="preserve"> </w:t>
      </w:r>
      <w:bookmarkEnd w:id="86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871" w:name="_Toc37849783"/>
      <w:bookmarkStart w:id="872" w:name="_Toc38030558"/>
      <w:bookmarkStart w:id="873"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871"/>
      <w:bookmarkEnd w:id="872"/>
      <w:proofErr w:type="spellEnd"/>
      <w:r w:rsidR="002B6231" w:rsidRPr="00C52062">
        <w:t xml:space="preserve"> </w:t>
      </w:r>
      <w:bookmarkEnd w:id="873"/>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74" w:name="_AHAR_CSV_Files"/>
      <w:bookmarkStart w:id="875" w:name="_Toc37849784"/>
      <w:bookmarkStart w:id="876" w:name="_Toc38030559"/>
      <w:bookmarkStart w:id="877" w:name="_Toc499543995"/>
      <w:bookmarkStart w:id="878" w:name="_Toc506721209"/>
      <w:bookmarkStart w:id="879" w:name="_Toc497116480"/>
      <w:bookmarkStart w:id="880" w:name="_Hlk496773519"/>
      <w:bookmarkStart w:id="881" w:name="_Toc506721210"/>
      <w:bookmarkEnd w:id="874"/>
      <w:r>
        <w:t>EST/RRH/</w:t>
      </w:r>
      <w:proofErr w:type="spellStart"/>
      <w:r>
        <w:t>PSHLivingSit</w:t>
      </w:r>
      <w:proofErr w:type="spellEnd"/>
      <w:r>
        <w:t xml:space="preserve"> – </w:t>
      </w:r>
      <w:proofErr w:type="spellStart"/>
      <w:r w:rsidRPr="00C52062">
        <w:t>LSAHousehold</w:t>
      </w:r>
      <w:bookmarkEnd w:id="875"/>
      <w:bookmarkEnd w:id="876"/>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82" w:name="_EST/RRH/PSHDestination–_LSAHousehol"/>
      <w:bookmarkStart w:id="883" w:name="_Toc37849785"/>
      <w:bookmarkStart w:id="884" w:name="_Toc38030560"/>
      <w:bookmarkEnd w:id="882"/>
      <w:r>
        <w:t>EST/RRH/</w:t>
      </w:r>
      <w:proofErr w:type="spellStart"/>
      <w:r>
        <w:t>PSHDestination</w:t>
      </w:r>
      <w:proofErr w:type="spellEnd"/>
      <w:r w:rsidR="006F09FD">
        <w:t xml:space="preserve"> </w:t>
      </w:r>
      <w:r>
        <w:t xml:space="preserve">– </w:t>
      </w:r>
      <w:proofErr w:type="spellStart"/>
      <w:r w:rsidRPr="00C52062">
        <w:t>LSAHousehold</w:t>
      </w:r>
      <w:bookmarkEnd w:id="883"/>
      <w:bookmarkEnd w:id="884"/>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85" w:name="_Toc37849786"/>
    </w:p>
    <w:p w14:paraId="62F91D64" w14:textId="77777777" w:rsidR="0019166A" w:rsidRDefault="0019166A" w:rsidP="0088191A">
      <w:pPr>
        <w:pStyle w:val="Heading2"/>
      </w:pPr>
      <w:bookmarkStart w:id="886" w:name="_Toc38030561"/>
      <w:r w:rsidRPr="00EE1280">
        <w:t>EST/RRH/PSH</w:t>
      </w:r>
      <w:r>
        <w:t xml:space="preserve"> Population Identifiers</w:t>
      </w:r>
      <w:bookmarkEnd w:id="885"/>
      <w:bookmarkEnd w:id="886"/>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123DAA5" w:rsidR="0019166A" w:rsidRDefault="00FC4D89" w:rsidP="0019166A">
      <w:ins w:id="887" w:author="Molly McEvilley" w:date="2020-07-09T09:04:00Z">
        <w:r>
          <w:t xml:space="preserve">For records in </w:t>
        </w:r>
        <w:r w:rsidR="00507DE1">
          <w:t>tlsa_Hou</w:t>
        </w:r>
      </w:ins>
      <w:ins w:id="888" w:author="Molly McEvilley" w:date="2020-07-09T09:05:00Z">
        <w:r w:rsidR="00507DE1">
          <w:t xml:space="preserve">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 xml:space="preserve">to 1 </w:t>
        </w:r>
      </w:ins>
      <w:del w:id="889" w:author="Molly McEvilley" w:date="2020-07-09T09:05:00Z">
        <w:r w:rsidR="0019166A" w:rsidDel="00507DE1">
          <w:delText>I</w:delText>
        </w:r>
      </w:del>
      <w:ins w:id="890" w:author="Molly McEvilley" w:date="2020-07-09T09:05:00Z">
        <w:r w:rsidR="00507DE1">
          <w:t>i</w:t>
        </w:r>
      </w:ins>
      <w:r w:rsidR="0019166A">
        <w:t xml:space="preserve">f there is any </w:t>
      </w:r>
      <w:r w:rsidR="00D81910">
        <w:t xml:space="preserve">active </w:t>
      </w:r>
      <w:r w:rsidR="00D81910" w:rsidRPr="0064623F">
        <w:rPr>
          <w:b/>
          <w:bCs/>
        </w:rPr>
        <w:t>HouseholdID</w:t>
      </w:r>
      <w:r w:rsidR="00D81910">
        <w:t xml:space="preserve"> </w:t>
      </w:r>
      <w:ins w:id="891" w:author="Molly McEvilley" w:date="2020-07-09T09:06:00Z">
        <w:r w:rsidR="00102496">
          <w:t xml:space="preserve">in </w:t>
        </w:r>
        <w:proofErr w:type="spellStart"/>
        <w:r w:rsidR="00102496">
          <w:t>tlsa_HHID</w:t>
        </w:r>
        <w:proofErr w:type="spellEnd"/>
        <w:r w:rsidR="00102496">
          <w:t xml:space="preserve"> </w:t>
        </w:r>
      </w:ins>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del w:id="892" w:author="Molly McEvilley" w:date="2020-07-09T09:00:00Z">
        <w:r w:rsidR="0019166A" w:rsidRPr="002C297C" w:rsidDel="00932E16">
          <w:rPr>
            <w:b/>
            <w:bCs/>
          </w:rPr>
          <w:delText>HHType</w:delText>
        </w:r>
        <w:r w:rsidR="0019166A" w:rsidDel="00932E16">
          <w:delText xml:space="preserve"> </w:delText>
        </w:r>
      </w:del>
      <w:ins w:id="893" w:author="Molly McEvilley" w:date="2020-07-09T09:00:00Z">
        <w:r w:rsidR="00932E16">
          <w:rPr>
            <w:b/>
            <w:bCs/>
          </w:rPr>
          <w:t>2</w:t>
        </w:r>
        <w:r w:rsidR="00932E16">
          <w:t xml:space="preserve"> </w:t>
        </w:r>
      </w:ins>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ins w:id="894" w:author="Molly McEvilley" w:date="2020-07-09T09:06:00Z">
        <w:r w:rsidR="00102496">
          <w:t>.  For all other records</w:t>
        </w:r>
      </w:ins>
      <w:r w:rsidR="0019166A">
        <w:t xml:space="preserve">, </w:t>
      </w:r>
      <w:del w:id="895" w:author="Molly McEvilley" w:date="2020-07-09T09:07:00Z">
        <w:r w:rsidR="0019166A" w:rsidDel="00745E36">
          <w:delText>set the value for</w:delText>
        </w:r>
      </w:del>
      <w:del w:id="896" w:author="Molly McEvilley" w:date="2020-07-09T09:05:00Z">
        <w:r w:rsidR="0019166A" w:rsidDel="00507DE1">
          <w:delText xml:space="preserve"> </w:delText>
        </w:r>
        <w:r w:rsidR="0019166A" w:rsidRPr="002C297C" w:rsidDel="00507DE1">
          <w:rPr>
            <w:b/>
            <w:bCs/>
          </w:rPr>
          <w:delText>EST/RRH/PSH</w:delText>
        </w:r>
        <w:r w:rsidR="0019166A" w:rsidDel="00507DE1">
          <w:rPr>
            <w:b/>
            <w:bCs/>
          </w:rPr>
          <w:delText>AC3Plus</w:delText>
        </w:r>
        <w:r w:rsidR="0019166A" w:rsidRPr="00AE4D6E" w:rsidDel="00507DE1">
          <w:delText xml:space="preserve"> </w:delText>
        </w:r>
        <w:r w:rsidR="0019166A" w:rsidDel="00507DE1">
          <w:delText>to 1</w:delText>
        </w:r>
      </w:del>
      <w:del w:id="897" w:author="Molly McEvilley" w:date="2020-07-09T09:07:00Z">
        <w:r w:rsidR="004873DC" w:rsidDel="00745E36">
          <w:delText xml:space="preserve">. </w:delText>
        </w:r>
        <w:r w:rsidR="0019166A" w:rsidDel="00745E36">
          <w:delText xml:space="preserve">Otherwise, </w:delText>
        </w:r>
      </w:del>
      <w:r w:rsidR="0019166A">
        <w:t>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98" w:name="_Toc37849787"/>
      <w:bookmarkStart w:id="899" w:name="_Toc38030562"/>
      <w:r w:rsidRPr="00EE1280">
        <w:t>System Engagement</w:t>
      </w:r>
      <w:r w:rsidRPr="00C52062">
        <w:t xml:space="preserve"> Status and Return Time</w:t>
      </w:r>
      <w:bookmarkEnd w:id="898"/>
      <w:bookmarkEnd w:id="899"/>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proofErr w:type="spellStart"/>
                        <w:r>
                          <w:t>tlsa_HHID</w:t>
                        </w:r>
                        <w:proofErr w:type="spellEnd"/>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77"/>
    <w:bookmarkEnd w:id="87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05069B1D" w14:textId="386B405F" w:rsidR="00117196" w:rsidRDefault="006B43EF" w:rsidP="00117196">
      <w:pPr>
        <w:rPr>
          <w:bCs/>
        </w:rPr>
      </w:pPr>
      <w:r>
        <w:rPr>
          <w:bCs/>
        </w:rPr>
        <w:t xml:space="preserve">If </w:t>
      </w:r>
      <w:proofErr w:type="spellStart"/>
      <w:r w:rsidRPr="008F2C7B">
        <w:rPr>
          <w:b/>
        </w:rPr>
        <w:t>FirstEntry</w:t>
      </w:r>
      <w:proofErr w:type="spellEnd"/>
      <w:r w:rsidR="00CB24E1">
        <w:rPr>
          <w:bCs/>
        </w:rPr>
        <w:t xml:space="preserve"> &lt; </w:t>
      </w:r>
      <w:r w:rsidR="00155278" w:rsidRPr="00155278">
        <w:rPr>
          <w:bCs/>
          <w:u w:val="single"/>
        </w:rPr>
        <w:t>ReportStart</w:t>
      </w:r>
      <w:r w:rsidR="00D44BDE" w:rsidRPr="008F2C7B">
        <w:rPr>
          <w:bCs/>
        </w:rPr>
        <w:t xml:space="preserve">, </w:t>
      </w:r>
      <w:r w:rsidR="004450D2" w:rsidRPr="008F2C7B">
        <w:rPr>
          <w:b/>
          <w:bCs/>
        </w:rPr>
        <w:t>Stat</w:t>
      </w:r>
      <w:r w:rsidR="004450D2" w:rsidRPr="008F2C7B">
        <w:rPr>
          <w:bCs/>
        </w:rPr>
        <w:t xml:space="preserve"> </w:t>
      </w:r>
      <w:r w:rsidR="007A1769">
        <w:rPr>
          <w:bCs/>
        </w:rPr>
        <w:t>= 5</w:t>
      </w:r>
      <w:r w:rsidR="004450D2" w:rsidRPr="008F2C7B">
        <w:rPr>
          <w:bCs/>
        </w:rPr>
        <w:t xml:space="preserve"> </w:t>
      </w:r>
      <w:r w:rsidR="004E16BF" w:rsidRPr="008F2C7B">
        <w:rPr>
          <w:bCs/>
        </w:rPr>
        <w:t>–</w:t>
      </w:r>
      <w:r w:rsidR="004450D2" w:rsidRPr="008F2C7B">
        <w:rPr>
          <w:bCs/>
        </w:rPr>
        <w:t xml:space="preserve"> </w:t>
      </w:r>
      <w:r w:rsidR="004E16BF" w:rsidRPr="008F2C7B">
        <w:rPr>
          <w:bCs/>
        </w:rPr>
        <w:t xml:space="preserve">the </w:t>
      </w:r>
      <w:r w:rsidR="00693BA5" w:rsidRPr="008F2C7B">
        <w:rPr>
          <w:bCs/>
        </w:rPr>
        <w:t>active enrollment is part of a period of continuous engagement with the</w:t>
      </w:r>
      <w:r w:rsidR="00693BA5">
        <w:rPr>
          <w:bCs/>
          <w:u w:val="single"/>
        </w:rPr>
        <w:t xml:space="preserve"> </w:t>
      </w:r>
      <w:r w:rsidR="000A14DA">
        <w:rPr>
          <w:bCs/>
        </w:rPr>
        <w:t xml:space="preserve">continuum </w:t>
      </w:r>
      <w:r w:rsidR="00693BA5">
        <w:rPr>
          <w:bCs/>
        </w:rPr>
        <w:t xml:space="preserve">that began </w:t>
      </w:r>
      <w:r w:rsidR="000A14DA">
        <w:rPr>
          <w:bCs/>
        </w:rPr>
        <w:t xml:space="preserve">prior </w:t>
      </w:r>
      <w:r w:rsidR="00693BA5">
        <w:rPr>
          <w:bCs/>
        </w:rPr>
        <w:t xml:space="preserve">to </w:t>
      </w:r>
      <w:r w:rsidR="00281586">
        <w:rPr>
          <w:bCs/>
        </w:rPr>
        <w:t>the report period</w:t>
      </w:r>
      <w:r w:rsidR="00B13593">
        <w:rPr>
          <w:bCs/>
        </w:rPr>
        <w:t>.</w:t>
      </w:r>
      <w:ins w:id="900" w:author="Molly McEvilley" w:date="2020-07-02T10:44:00Z">
        <w:r w:rsidR="00B47603">
          <w:rPr>
            <w:bCs/>
          </w:rPr>
          <w:t xml:space="preserve">  </w:t>
        </w:r>
        <w:commentRangeStart w:id="901"/>
        <w:r w:rsidR="00B47603">
          <w:rPr>
            <w:bCs/>
          </w:rPr>
          <w:t xml:space="preserve">This will include </w:t>
        </w:r>
        <w:r w:rsidR="00A55892">
          <w:rPr>
            <w:bCs/>
          </w:rPr>
          <w:t xml:space="preserve">any household whose </w:t>
        </w:r>
        <w:r w:rsidR="00A55892" w:rsidRPr="00164342">
          <w:rPr>
            <w:b/>
          </w:rPr>
          <w:t>EST</w:t>
        </w:r>
        <w:r w:rsidR="00A55892">
          <w:rPr>
            <w:bCs/>
          </w:rPr>
          <w:t>/</w:t>
        </w:r>
        <w:r w:rsidR="00A55892" w:rsidRPr="00164342">
          <w:rPr>
            <w:b/>
          </w:rPr>
          <w:t>RRH</w:t>
        </w:r>
        <w:r w:rsidR="00A55892">
          <w:rPr>
            <w:bCs/>
          </w:rPr>
          <w:t>/</w:t>
        </w:r>
        <w:proofErr w:type="spellStart"/>
        <w:r w:rsidR="00A55892" w:rsidRPr="00164342">
          <w:rPr>
            <w:b/>
          </w:rPr>
          <w:t>PSHStatus</w:t>
        </w:r>
      </w:ins>
      <w:proofErr w:type="spellEnd"/>
      <w:ins w:id="902" w:author="Molly McEvilley" w:date="2020-07-02T10:45:00Z">
        <w:r w:rsidR="00377E8B">
          <w:rPr>
            <w:bCs/>
          </w:rPr>
          <w:t xml:space="preserve"> </w:t>
        </w:r>
        <w:r w:rsidR="00164342">
          <w:rPr>
            <w:bCs/>
          </w:rPr>
          <w:t>is either 11 or 12, which</w:t>
        </w:r>
      </w:ins>
      <w:ins w:id="903" w:author="Molly McEvilley" w:date="2020-07-02T10:44:00Z">
        <w:r w:rsidR="00A55892">
          <w:rPr>
            <w:bCs/>
          </w:rPr>
          <w:t xml:space="preserve"> indicate</w:t>
        </w:r>
        <w:r w:rsidR="00377E8B">
          <w:rPr>
            <w:bCs/>
          </w:rPr>
          <w:t xml:space="preserve"> entry prior to the start of the repo</w:t>
        </w:r>
      </w:ins>
      <w:ins w:id="904" w:author="Molly McEvilley" w:date="2020-07-02T10:45:00Z">
        <w:r w:rsidR="00377E8B">
          <w:rPr>
            <w:bCs/>
          </w:rPr>
          <w:t xml:space="preserve">rt period </w:t>
        </w:r>
      </w:ins>
      <w:commentRangeEnd w:id="901"/>
      <w:ins w:id="905" w:author="Molly McEvilley" w:date="2020-07-02T10:46:00Z">
        <w:r w:rsidR="00164342">
          <w:rPr>
            <w:rStyle w:val="CommentReference"/>
          </w:rPr>
          <w:commentReference w:id="901"/>
        </w:r>
      </w:ins>
    </w:p>
    <w:p w14:paraId="017853CF" w14:textId="68441177" w:rsidR="007A1769" w:rsidRDefault="007F5EBC" w:rsidP="00117196">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sidR="003E0E3B">
        <w:rPr>
          <w:bCs/>
        </w:rPr>
        <w:t xml:space="preserve"> </w:t>
      </w:r>
      <w:r w:rsidR="006D748B">
        <w:rPr>
          <w:bCs/>
        </w:rPr>
        <w:t xml:space="preserve">it is necessary to look for inactive enrollments </w:t>
      </w:r>
      <w:r w:rsidR="00CE3419">
        <w:rPr>
          <w:bCs/>
        </w:rPr>
        <w:t xml:space="preserve">for the household </w:t>
      </w:r>
      <w:r w:rsidR="00057316">
        <w:rPr>
          <w:bCs/>
        </w:rPr>
        <w:t xml:space="preserve">in </w:t>
      </w:r>
      <w:r w:rsidR="0066609C">
        <w:rPr>
          <w:bCs/>
        </w:rPr>
        <w:t>the two years prior</w:t>
      </w:r>
      <w:r w:rsidR="001806AD">
        <w:rPr>
          <w:bCs/>
        </w:rPr>
        <w:t xml:space="preserve"> to determine status</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046859">
      <w:pPr>
        <w:pStyle w:val="ListParagraph"/>
        <w:numPr>
          <w:ilvl w:val="0"/>
          <w:numId w:val="4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386A7F0F"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commentRangeStart w:id="906"/>
            <w:del w:id="907" w:author="Molly McEvilley" w:date="2020-07-02T11:42:00Z">
              <w:r w:rsidR="00854868" w:rsidDel="005B0C2C">
                <w:delText xml:space="preserve">30 </w:delText>
              </w:r>
            </w:del>
            <w:ins w:id="908" w:author="Molly McEvilley" w:date="2020-07-02T11:42:00Z">
              <w:r w:rsidR="005B0C2C">
                <w:t xml:space="preserve">15 </w:t>
              </w:r>
            </w:ins>
            <w:r w:rsidR="00854868">
              <w:t>and 730</w:t>
            </w:r>
            <w:commentRangeEnd w:id="906"/>
            <w:r w:rsidR="005B0C2C">
              <w:rPr>
                <w:rStyle w:val="CommentReference"/>
                <w:rFonts w:eastAsiaTheme="minorHAnsi"/>
              </w:rPr>
              <w:commentReference w:id="906"/>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509EB606"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del w:id="909" w:author="Molly McEvilley" w:date="2020-07-02T11:42:00Z">
              <w:r w:rsidDel="005B0C2C">
                <w:delText xml:space="preserve">30 </w:delText>
              </w:r>
            </w:del>
            <w:ins w:id="910" w:author="Molly McEvilley" w:date="2020-07-02T11:42:00Z">
              <w:r w:rsidR="005B0C2C">
                <w:t xml:space="preserve">15 </w:t>
              </w:r>
            </w:ins>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3FD5D4D5"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del w:id="911" w:author="Molly McEvilley" w:date="2020-07-02T11:42:00Z">
              <w:r w:rsidDel="005B0C2C">
                <w:delText xml:space="preserve">30 </w:delText>
              </w:r>
            </w:del>
            <w:ins w:id="912" w:author="Molly McEvilley" w:date="2020-07-02T11:42:00Z">
              <w:r w:rsidR="005B0C2C">
                <w:t xml:space="preserve">15 </w:t>
              </w:r>
            </w:ins>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79"/>
      <w:bookmarkEnd w:id="880"/>
    </w:tbl>
    <w:p w14:paraId="0E1486B3" w14:textId="77777777" w:rsidR="00300425" w:rsidRDefault="00300425" w:rsidP="008F2C7B"/>
    <w:p w14:paraId="54D9E0C2" w14:textId="71BC3D12" w:rsidR="00466A69" w:rsidRDefault="00466A69" w:rsidP="0088191A">
      <w:pPr>
        <w:pStyle w:val="Heading2"/>
      </w:pPr>
      <w:bookmarkStart w:id="913" w:name="_Dates_Housed_in"/>
      <w:bookmarkStart w:id="914" w:name="_Toc37849788"/>
      <w:bookmarkStart w:id="915" w:name="_Toc38030563"/>
      <w:bookmarkEnd w:id="913"/>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914"/>
      <w:bookmarkEnd w:id="915"/>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R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ysH5G+AwAAcQsAAA4AAAAAAAAAAAAAAAAALgIAAGRy&#10;cy9lMm9Eb2MueG1sUEsBAi0AFAAGAAgAAAAhADOQa2zcAAAABAEAAA8AAAAAAAAAAAAAAAAAGAYA&#10;AGRycy9kb3ducmV2LnhtbFBLBQYAAAAABAAEAPMAAAAhBwAAAAA=&#10;">
                <v:shape id="AutoShape 390" o:spid="_x0000_s136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proofErr w:type="spellStart"/>
                        <w:r>
                          <w:t>tlsa_HHID</w:t>
                        </w:r>
                        <w:proofErr w:type="spellEnd"/>
                      </w:p>
                    </w:txbxContent>
                  </v:textbox>
                </v:shape>
                <v:shape id="Flowchart: Internal Storage 63" o:spid="_x0000_s136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6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16" w:name="_Dates_Housed_in_1"/>
      <w:bookmarkStart w:id="917" w:name="_Toc37849789"/>
      <w:bookmarkStart w:id="918" w:name="_Toc38030564"/>
      <w:bookmarkEnd w:id="916"/>
      <w:r>
        <w:t>Dates Housed in PSH or RRH (</w:t>
      </w:r>
      <w:proofErr w:type="spellStart"/>
      <w:r>
        <w:t>sys_Time</w:t>
      </w:r>
      <w:proofErr w:type="spellEnd"/>
      <w:r>
        <w:t>)</w:t>
      </w:r>
      <w:bookmarkEnd w:id="917"/>
      <w:bookmarkEnd w:id="918"/>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L6ePFhBAAAVxEAAA4AAAAAAAAAAAAAAAAALgIAAGRycy9lMm9Eb2Mu&#10;eG1sUEsBAi0AFAAGAAgAAAAhAEdLff7bAAAABQEAAA8AAAAAAAAAAAAAAAAAuwYAAGRycy9kb3du&#10;cmV2LnhtbFBLBQYAAAAABAAEAPMAAADDBwAAAAA=&#10;">
                <v:shape id="AutoShape 448" o:spid="_x0000_s137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proofErr w:type="spellStart"/>
                        <w:r>
                          <w:t>tlsa_Enrollment</w:t>
                        </w:r>
                        <w:proofErr w:type="spellEnd"/>
                      </w:p>
                    </w:txbxContent>
                  </v:textbox>
                </v:shape>
                <v:shape id="AutoShape 390" o:spid="_x0000_s137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proofErr w:type="spellStart"/>
                        <w:r>
                          <w:t>tlsa_HHID</w:t>
                        </w:r>
                        <w:proofErr w:type="spellEnd"/>
                      </w:p>
                    </w:txbxContent>
                  </v:textbox>
                </v:shape>
                <v:shape id="Flowchart: Internal Storage 63" o:spid="_x0000_s137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proofErr w:type="spellStart"/>
                        <w:r>
                          <w:t>sys_Time</w:t>
                        </w:r>
                        <w:proofErr w:type="spellEnd"/>
                      </w:p>
                    </w:txbxContent>
                  </v:textbox>
                </v:shape>
                <v:shape id="AutoShape 80" o:spid="_x0000_s137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046859">
      <w:pPr>
        <w:pStyle w:val="ListParagraph"/>
        <w:numPr>
          <w:ilvl w:val="0"/>
          <w:numId w:val="16"/>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046859">
      <w:pPr>
        <w:pStyle w:val="ListParagraph"/>
        <w:numPr>
          <w:ilvl w:val="0"/>
          <w:numId w:val="16"/>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046859">
      <w:pPr>
        <w:pStyle w:val="ListParagraph"/>
        <w:numPr>
          <w:ilvl w:val="0"/>
          <w:numId w:val="16"/>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919" w:name="_Toc37849790"/>
      <w:bookmarkStart w:id="920" w:name="_Toc38030565"/>
      <w:r>
        <w:lastRenderedPageBreak/>
        <w:t>Get Last Inactive Date</w:t>
      </w:r>
      <w:bookmarkEnd w:id="919"/>
      <w:bookmarkEnd w:id="92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Aal/fINBQAAVRkAAA4AAAAAAAAAAAAAAAAALgIAAGRycy9lMm9E&#10;b2MueG1sUEsBAi0AFAAGAAgAAAAhAIngxMHdAAAABQEAAA8AAAAAAAAAAAAAAAAAZwcAAGRycy9k&#10;b3ducmV2LnhtbFBLBQYAAAAABAAEAPMAAABxCAAAAAA=&#10;">
                <v:shape id="AutoShape 448" o:spid="_x0000_s137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proofErr w:type="spellStart"/>
                        <w:r>
                          <w:t>tlsa_HHID</w:t>
                        </w:r>
                        <w:proofErr w:type="spellEnd"/>
                      </w:p>
                    </w:txbxContent>
                  </v:textbox>
                </v:shape>
                <v:shape id="AutoShape 390" o:spid="_x0000_s137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7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proofErr w:type="spellStart"/>
                        <w:r>
                          <w:t>sys_TimePadded</w:t>
                        </w:r>
                        <w:proofErr w:type="spellEnd"/>
                      </w:p>
                    </w:txbxContent>
                  </v:textbox>
                </v:shape>
                <v:shape id="AutoShape 6" o:spid="_x0000_s137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046859">
      <w:pPr>
        <w:pStyle w:val="ListParagraph"/>
        <w:numPr>
          <w:ilvl w:val="0"/>
          <w:numId w:val="15"/>
        </w:numPr>
        <w:rPr>
          <w:ins w:id="921" w:author="Molly McEvilley" w:date="2020-07-09T08:38:00Z"/>
        </w:r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FA1DE4">
      <w:pPr>
        <w:pStyle w:val="ListParagraph"/>
        <w:numPr>
          <w:ilvl w:val="1"/>
          <w:numId w:val="15"/>
        </w:numPr>
      </w:pPr>
      <w:commentRangeStart w:id="922"/>
      <w:ins w:id="923" w:author="Molly McEvilley" w:date="2020-07-09T08:38:00Z">
        <w:r w:rsidRPr="00FA1DE4">
          <w:t xml:space="preserve">Note </w:t>
        </w:r>
      </w:ins>
      <w:commentRangeEnd w:id="922"/>
      <w:ins w:id="924" w:author="Molly McEvilley" w:date="2020-07-09T08:43:00Z">
        <w:r w:rsidR="005A38F9">
          <w:rPr>
            <w:rStyle w:val="CommentReference"/>
            <w:rFonts w:eastAsiaTheme="minorHAnsi" w:cstheme="minorBidi"/>
          </w:rPr>
          <w:commentReference w:id="922"/>
        </w:r>
      </w:ins>
      <w:ins w:id="925" w:author="Molly McEvilley" w:date="2020-07-09T08:38:00Z">
        <w:r w:rsidRPr="00FA1DE4">
          <w:t xml:space="preserve">that a </w:t>
        </w:r>
        <w:proofErr w:type="spellStart"/>
        <w:r w:rsidRPr="00FA1DE4">
          <w:rPr>
            <w:i/>
            <w:iCs/>
          </w:rPr>
          <w:t>Be</w:t>
        </w:r>
      </w:ins>
      <w:ins w:id="926" w:author="Molly McEvilley" w:date="2020-07-09T08:39:00Z">
        <w:r w:rsidRPr="00FA1DE4">
          <w:rPr>
            <w:i/>
            <w:iCs/>
          </w:rPr>
          <w:t>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ins>
      <w:ins w:id="927" w:author="Molly McEvilley" w:date="2020-07-09T08:40:00Z">
        <w:r w:rsidR="00F2045D">
          <w:t xml:space="preserve"> – </w:t>
        </w:r>
        <w:proofErr w:type="gramStart"/>
        <w:r w:rsidR="00F2045D">
          <w:t>in order to</w:t>
        </w:r>
        <w:proofErr w:type="gramEnd"/>
        <w:r w:rsidR="00F2045D">
          <w:t xml:space="preserve"> be relevant</w:t>
        </w:r>
        <w:r w:rsidR="00FA1DE4">
          <w:t>.</w:t>
        </w:r>
      </w:ins>
      <w:ins w:id="928" w:author="Molly McEvilley" w:date="2020-07-09T08:42:00Z">
        <w:r w:rsidR="005A5687">
          <w:t xml:space="preserve">  In systems that allow the creation of invalid bed night data, </w:t>
        </w:r>
        <w:r w:rsidR="005A38F9">
          <w:t>report code must e</w:t>
        </w:r>
      </w:ins>
      <w:ins w:id="929" w:author="Molly McEvilley" w:date="2020-07-09T08:43:00Z">
        <w:r w:rsidR="005A38F9">
          <w:t>xclude those records.</w:t>
        </w:r>
      </w:ins>
    </w:p>
    <w:p w14:paraId="1C468D2A" w14:textId="1BA68AE6" w:rsidR="007F4432" w:rsidRPr="0092505D" w:rsidRDefault="007F4432" w:rsidP="00046859">
      <w:pPr>
        <w:pStyle w:val="ListParagraph"/>
        <w:numPr>
          <w:ilvl w:val="0"/>
          <w:numId w:val="15"/>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30" w:name="_Toc37849791"/>
      <w:bookmarkStart w:id="931" w:name="_Toc38030566"/>
      <w:r>
        <w:t>Get Dates of Other System Use (</w:t>
      </w:r>
      <w:proofErr w:type="spellStart"/>
      <w:r>
        <w:t>sys_Time</w:t>
      </w:r>
      <w:proofErr w:type="spellEnd"/>
      <w:r>
        <w:t>)</w:t>
      </w:r>
      <w:bookmarkEnd w:id="930"/>
      <w:bookmarkEnd w:id="931"/>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C7LetGywQAAC8UAAAOAAAAAAAAAAAAAAAAAC4CAABkcnMvZTJvRG9jLnhtbFBL&#10;AQItABQABgAIAAAAIQAQein03gAAAAUBAAAPAAAAAAAAAAAAAAAAACUHAABkcnMvZG93bnJldi54&#10;bWxQSwUGAAAAAAQABADzAAAAMAgAAAAA&#10;">
                <v:shape id="AutoShape 448" o:spid="_x0000_s138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proofErr w:type="spellStart"/>
                        <w:r>
                          <w:t>tlsa_HHID</w:t>
                        </w:r>
                        <w:proofErr w:type="spellEnd"/>
                      </w:p>
                    </w:txbxContent>
                  </v:textbox>
                </v:shape>
                <v:shape id="AutoShape 390" o:spid="_x0000_s138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8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proofErr w:type="spellStart"/>
                        <w:r>
                          <w:t>sys_Time</w:t>
                        </w:r>
                        <w:proofErr w:type="spellEnd"/>
                      </w:p>
                    </w:txbxContent>
                  </v:textbox>
                </v:shape>
                <v:shape id="AutoShape 96" o:spid="_x0000_s138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932" w:name="_Toc37849792"/>
      <w:bookmarkStart w:id="933" w:name="_Toc38030567"/>
      <w:r>
        <w:t>Get Other Dates Homeless from 3.917A/B Living Situation</w:t>
      </w:r>
      <w:bookmarkEnd w:id="932"/>
      <w:bookmarkEnd w:id="933"/>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">
                <v:shape id="Flowchart: Internal Storage 63" o:spid="_x0000_s139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proofErr w:type="spellStart"/>
                          <w:r>
                            <w:t>tlsa_HHID</w:t>
                          </w:r>
                          <w:proofErr w:type="spellEnd"/>
                        </w:p>
                      </w:txbxContent>
                    </v:textbox>
                  </v:shape>
                  <v:shape id="AutoShape 390" o:spid="_x0000_s139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39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39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6970C5">
      <w:pPr>
        <w:pStyle w:val="ListParagraph"/>
        <w:numPr>
          <w:ilvl w:val="6"/>
          <w:numId w:val="74"/>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934" w:name="_Toc37849793"/>
      <w:bookmarkStart w:id="935" w:name="_Toc38030568"/>
      <w:r>
        <w:lastRenderedPageBreak/>
        <w:t xml:space="preserve">Set System Use Days for </w:t>
      </w:r>
      <w:proofErr w:type="spellStart"/>
      <w:r>
        <w:t>LSAHousehold</w:t>
      </w:r>
      <w:bookmarkEnd w:id="934"/>
      <w:bookmarkEnd w:id="935"/>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z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GYvH+etAwAAWgsAAA4AAAAAAAAAAAAAAAAALgIAAGRycy9lMm9Eb2MueG1sUEsBAi0A&#10;FAAGAAgAAAAhAFFbi4HbAAAABAEAAA8AAAAAAAAAAAAAAAAABwYAAGRycy9kb3ducmV2LnhtbFBL&#10;BQYAAAAABAAEAPMAAAAPBwAAAAA=&#10;">
                <v:shape id="Flowchart: Internal Storage 63" o:spid="_x0000_s140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proofErr w:type="spellStart"/>
                        <w:r>
                          <w:t>sys_Time</w:t>
                        </w:r>
                        <w:proofErr w:type="spellEnd"/>
                      </w:p>
                    </w:txbxContent>
                  </v:textbox>
                </v:shape>
                <v:shape id="AutoShape 390" o:spid="_x0000_s140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936" w:name="_Toc29188247"/>
      <w:bookmarkStart w:id="937" w:name="_Toc31197261"/>
      <w:bookmarkStart w:id="938" w:name="_Toc29188248"/>
      <w:bookmarkStart w:id="939" w:name="_Toc31197262"/>
      <w:bookmarkStart w:id="940" w:name="_Toc29188249"/>
      <w:bookmarkStart w:id="941" w:name="_Toc31197263"/>
      <w:bookmarkStart w:id="942" w:name="_Toc29188250"/>
      <w:bookmarkStart w:id="943" w:name="_Toc31197264"/>
      <w:bookmarkStart w:id="944" w:name="_Get_Enrollments_Relevant_1"/>
      <w:bookmarkStart w:id="945" w:name="_Toc34145101"/>
      <w:bookmarkStart w:id="946" w:name="_Toc34145102"/>
      <w:bookmarkStart w:id="947" w:name="_Toc34145103"/>
      <w:bookmarkStart w:id="948" w:name="_Toc34145154"/>
      <w:bookmarkStart w:id="949" w:name="_Toc34145155"/>
      <w:bookmarkStart w:id="950" w:name="_Toc34145182"/>
      <w:bookmarkStart w:id="951" w:name="_Toc34145183"/>
      <w:bookmarkStart w:id="952" w:name="_Toc34145184"/>
      <w:bookmarkStart w:id="953" w:name="_Toc34145185"/>
      <w:bookmarkStart w:id="954" w:name="_Toc34145186"/>
      <w:bookmarkStart w:id="955" w:name="_Toc34145187"/>
      <w:bookmarkStart w:id="956" w:name="_Toc34145188"/>
      <w:bookmarkStart w:id="957" w:name="_Toc34145189"/>
      <w:bookmarkStart w:id="958" w:name="_Toc34145190"/>
      <w:bookmarkStart w:id="959" w:name="_Toc34145191"/>
      <w:bookmarkStart w:id="960" w:name="_Toc34145192"/>
      <w:bookmarkStart w:id="961" w:name="_Toc34145193"/>
      <w:bookmarkStart w:id="962" w:name="_Toc34145194"/>
      <w:bookmarkStart w:id="963" w:name="_Toc34145195"/>
      <w:bookmarkStart w:id="964" w:name="_Toc34145196"/>
      <w:bookmarkStart w:id="965" w:name="_Toc34145197"/>
      <w:bookmarkStart w:id="966" w:name="_Toc34145198"/>
      <w:bookmarkStart w:id="967" w:name="_Toc34145199"/>
      <w:bookmarkStart w:id="968" w:name="_Toc34145200"/>
      <w:bookmarkStart w:id="969" w:name="_Toc34145201"/>
      <w:bookmarkStart w:id="970" w:name="_Toc34145202"/>
      <w:bookmarkStart w:id="971" w:name="_Toc34145203"/>
      <w:bookmarkStart w:id="972" w:name="_Toc34145204"/>
      <w:bookmarkStart w:id="973" w:name="_Toc34145205"/>
      <w:bookmarkStart w:id="974" w:name="_Toc34145206"/>
      <w:bookmarkStart w:id="975" w:name="_Toc34145207"/>
      <w:bookmarkStart w:id="976" w:name="_Toc34145208"/>
      <w:bookmarkStart w:id="977" w:name="_Toc34145209"/>
      <w:bookmarkStart w:id="978" w:name="_Toc34145210"/>
      <w:bookmarkStart w:id="979" w:name="_Toc34145211"/>
      <w:bookmarkStart w:id="980" w:name="_Toc34145212"/>
      <w:bookmarkStart w:id="981" w:name="_Toc34145213"/>
      <w:bookmarkStart w:id="982" w:name="_Toc34145214"/>
      <w:bookmarkStart w:id="983" w:name="_Toc34145215"/>
      <w:bookmarkStart w:id="984" w:name="_Toc34145252"/>
      <w:bookmarkStart w:id="985" w:name="_Toc34145253"/>
      <w:bookmarkStart w:id="986" w:name="_Toc34145254"/>
      <w:bookmarkStart w:id="987" w:name="_Toc34145255"/>
      <w:bookmarkStart w:id="988" w:name="_Toc29188252"/>
      <w:bookmarkStart w:id="989" w:name="_Toc31197266"/>
      <w:bookmarkStart w:id="990" w:name="_Get_Last_Inactive"/>
      <w:bookmarkStart w:id="991" w:name="_Toc34145256"/>
      <w:bookmarkStart w:id="992" w:name="_Toc34145257"/>
      <w:bookmarkStart w:id="993" w:name="_Toc34145258"/>
      <w:bookmarkStart w:id="994" w:name="_Toc34145283"/>
      <w:bookmarkStart w:id="995" w:name="_Toc34145288"/>
      <w:bookmarkStart w:id="996" w:name="_Toc34145289"/>
      <w:bookmarkStart w:id="997" w:name="_Toc34145290"/>
      <w:bookmarkStart w:id="998" w:name="_Toc34145291"/>
      <w:bookmarkStart w:id="999" w:name="_Toc34145292"/>
      <w:bookmarkStart w:id="1000" w:name="_Toc34145293"/>
      <w:bookmarkStart w:id="1001" w:name="_Toc34145294"/>
      <w:bookmarkStart w:id="1002" w:name="_Toc525229485"/>
      <w:bookmarkStart w:id="1003" w:name="_Toc34145295"/>
      <w:bookmarkStart w:id="1004" w:name="_Toc34145296"/>
      <w:bookmarkStart w:id="1005" w:name="_Toc34145297"/>
      <w:bookmarkStart w:id="1006" w:name="_Toc34145326"/>
      <w:bookmarkStart w:id="1007" w:name="_Toc34145327"/>
      <w:bookmarkStart w:id="1008" w:name="_Toc34145338"/>
      <w:bookmarkStart w:id="1009" w:name="_Toc34145339"/>
      <w:bookmarkStart w:id="1010" w:name="_Toc34145340"/>
      <w:bookmarkStart w:id="1011" w:name="_Toc34145341"/>
      <w:bookmarkStart w:id="1012" w:name="_Toc34145342"/>
      <w:bookmarkStart w:id="1013" w:name="_Toc34145343"/>
      <w:bookmarkStart w:id="1014" w:name="_Toc34145344"/>
      <w:bookmarkStart w:id="1015" w:name="_Toc34145360"/>
      <w:bookmarkStart w:id="1016" w:name="_Toc34145386"/>
      <w:bookmarkStart w:id="1017" w:name="_Toc34145387"/>
      <w:bookmarkStart w:id="1018" w:name="_Toc34145388"/>
      <w:bookmarkStart w:id="1019" w:name="_Toc34145423"/>
      <w:bookmarkStart w:id="1020" w:name="_Toc34145424"/>
      <w:bookmarkStart w:id="1021" w:name="_Toc34145435"/>
      <w:bookmarkStart w:id="1022" w:name="_Toc34145436"/>
      <w:bookmarkStart w:id="1023" w:name="_Toc34145437"/>
      <w:bookmarkStart w:id="1024" w:name="_Toc34145438"/>
      <w:bookmarkStart w:id="1025" w:name="_Toc34145439"/>
      <w:bookmarkStart w:id="1026" w:name="_Toc34145440"/>
      <w:bookmarkStart w:id="1027" w:name="_Toc34145441"/>
      <w:bookmarkStart w:id="1028" w:name="_Toc34145442"/>
      <w:bookmarkStart w:id="1029" w:name="_Toc34145443"/>
      <w:bookmarkStart w:id="1030" w:name="_Toc34145444"/>
      <w:bookmarkStart w:id="1031" w:name="_Toc34145445"/>
      <w:bookmarkStart w:id="1032" w:name="_Toc34145446"/>
      <w:bookmarkStart w:id="1033" w:name="_Toc34145447"/>
      <w:bookmarkStart w:id="1034" w:name="_Toc34145448"/>
      <w:bookmarkStart w:id="1035" w:name="_Toc34145449"/>
      <w:bookmarkStart w:id="1036" w:name="_Toc34145450"/>
      <w:bookmarkStart w:id="1037" w:name="_Toc34145451"/>
      <w:bookmarkStart w:id="1038" w:name="_Toc34145452"/>
      <w:bookmarkStart w:id="1039" w:name="_Toc34145463"/>
      <w:bookmarkStart w:id="1040" w:name="_Toc34145464"/>
      <w:bookmarkStart w:id="1041" w:name="_Toc34145465"/>
      <w:bookmarkStart w:id="1042" w:name="_Toc34145466"/>
      <w:bookmarkStart w:id="1043" w:name="_Toc34145489"/>
      <w:bookmarkStart w:id="1044" w:name="_Toc34145490"/>
      <w:bookmarkStart w:id="1045" w:name="_Toc34145491"/>
      <w:bookmarkStart w:id="1046" w:name="_Toc34145492"/>
      <w:bookmarkStart w:id="1047" w:name="_Toc34145493"/>
      <w:bookmarkStart w:id="1048" w:name="_Toc34145494"/>
      <w:bookmarkStart w:id="1049" w:name="_Toc34145495"/>
      <w:bookmarkStart w:id="1050" w:name="_Toc34145496"/>
      <w:bookmarkStart w:id="1051" w:name="_Toc34145497"/>
      <w:bookmarkStart w:id="1052" w:name="_Toc34145498"/>
      <w:bookmarkStart w:id="1053" w:name="_Toc34145499"/>
      <w:bookmarkStart w:id="1054" w:name="_Toc34145500"/>
      <w:bookmarkStart w:id="1055" w:name="_Toc34145501"/>
      <w:bookmarkStart w:id="1056" w:name="_Toc34145502"/>
      <w:bookmarkStart w:id="1057" w:name="_Toc34145503"/>
      <w:bookmarkStart w:id="1058" w:name="_Toc34145504"/>
      <w:bookmarkStart w:id="1059" w:name="_Toc34145505"/>
      <w:bookmarkStart w:id="1060" w:name="_Toc34145506"/>
      <w:bookmarkStart w:id="1061" w:name="_Toc34145507"/>
      <w:bookmarkStart w:id="1062" w:name="_Toc34145508"/>
      <w:bookmarkStart w:id="1063" w:name="_Toc34145509"/>
      <w:bookmarkStart w:id="1064" w:name="_Toc34145510"/>
      <w:bookmarkStart w:id="1065" w:name="_Toc34145511"/>
      <w:bookmarkStart w:id="1066" w:name="_Toc34145512"/>
      <w:bookmarkStart w:id="1067" w:name="_Toc34145513"/>
      <w:bookmarkStart w:id="1068" w:name="_Toc34145514"/>
      <w:bookmarkStart w:id="1069" w:name="_Toc34145515"/>
      <w:bookmarkStart w:id="1070" w:name="_Toc34145516"/>
      <w:bookmarkStart w:id="1071" w:name="_Toc34145517"/>
      <w:bookmarkStart w:id="1072" w:name="_Toc34145518"/>
      <w:bookmarkStart w:id="1073" w:name="_Toc34145519"/>
      <w:bookmarkStart w:id="1074" w:name="_Toc525229489"/>
      <w:bookmarkStart w:id="1075" w:name="_Toc525229490"/>
      <w:bookmarkStart w:id="1076" w:name="_Toc525229491"/>
      <w:bookmarkStart w:id="1077" w:name="_Toc525229492"/>
      <w:bookmarkStart w:id="1078" w:name="_Toc525229493"/>
      <w:bookmarkStart w:id="1079" w:name="_Toc525229494"/>
      <w:bookmarkStart w:id="1080" w:name="_Toc525229495"/>
      <w:bookmarkStart w:id="1081" w:name="_Toc525229496"/>
      <w:bookmarkStart w:id="1082" w:name="_Toc525229497"/>
      <w:bookmarkStart w:id="1083" w:name="_Update_ESHStatus_and"/>
      <w:bookmarkStart w:id="1084" w:name="_Update_EST/RRH/PSHStatus"/>
      <w:bookmarkStart w:id="1085" w:name="_Toc37849794"/>
      <w:bookmarkStart w:id="1086" w:name="_Toc38030569"/>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r>
        <w:t>Update EST</w:t>
      </w:r>
      <w:r w:rsidR="000C20AF">
        <w:t>/</w:t>
      </w:r>
      <w:r>
        <w:t>RRH</w:t>
      </w:r>
      <w:r w:rsidR="000C20AF">
        <w:t>/</w:t>
      </w:r>
      <w:proofErr w:type="spellStart"/>
      <w:r w:rsidR="000C20AF">
        <w:t>PSH</w:t>
      </w:r>
      <w:r>
        <w:t>Status</w:t>
      </w:r>
      <w:bookmarkEnd w:id="1085"/>
      <w:bookmarkEnd w:id="1086"/>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DKLqwKkwMAACMLAAAOAAAAAAAA&#10;AAAAAAAAAC4CAABkcnMvZTJvRG9jLnhtbFBLAQItABQABgAIAAAAIQBRW4uB2wAAAAQBAAAPAAAA&#10;AAAAAAAAAAAAAO0FAABkcnMvZG93bnJldi54bWxQSwUGAAAAAAQABADzAAAA9QYAAAAA&#10;">
                <v:shape id="Flowchart: Internal Storage 63" o:spid="_x0000_s140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proofErr w:type="spellStart"/>
                        <w:r>
                          <w:t>sys_Time</w:t>
                        </w:r>
                        <w:proofErr w:type="spellEnd"/>
                      </w:p>
                    </w:txbxContent>
                  </v:textbox>
                </v:shape>
                <v:shape id="AutoShape 390" o:spid="_x0000_s140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0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proofErr w:type="spellStart"/>
      <w:r w:rsidRPr="00F779FE">
        <w:rPr>
          <w:b/>
        </w:rPr>
        <w:t>ESTStatus</w:t>
      </w:r>
      <w:proofErr w:type="spellEnd"/>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proofErr w:type="spellStart"/>
      <w:r w:rsidRPr="0090517D">
        <w:rPr>
          <w:b/>
        </w:rPr>
        <w:t>RRHStatus</w:t>
      </w:r>
      <w:proofErr w:type="spellEnd"/>
      <w:r w:rsidRPr="006C6EA4">
        <w:t xml:space="preserve"> = 0 and </w:t>
      </w:r>
    </w:p>
    <w:p w14:paraId="28BCD155" w14:textId="6D074F1D" w:rsidR="00EB7329" w:rsidRDefault="002B5968"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087" w:name="_Toc37849795"/>
      <w:bookmarkStart w:id="1088" w:name="_Toc38030570"/>
      <w:r w:rsidRPr="0088191A">
        <w:t>Set EST/RRH/PSHAHAR</w:t>
      </w:r>
      <w:bookmarkEnd w:id="1087"/>
      <w:bookmarkEnd w:id="1088"/>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0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">
                <v:shape id="Flowchart: Internal Storage 63" o:spid="_x0000_s140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proofErr w:type="spellStart"/>
                        <w:r>
                          <w:t>sys_Time</w:t>
                        </w:r>
                        <w:proofErr w:type="spellEnd"/>
                      </w:p>
                    </w:txbxContent>
                  </v:textbox>
                </v:shape>
                <v:shape id="AutoShape 390" o:spid="_x0000_s1410"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089" w:name="_Toc37849796"/>
      <w:bookmarkStart w:id="1090" w:name="_Toc38030571"/>
      <w:r>
        <w:t xml:space="preserve">Set </w:t>
      </w:r>
      <w:proofErr w:type="spellStart"/>
      <w:r>
        <w:t>SystemPath</w:t>
      </w:r>
      <w:proofErr w:type="spellEnd"/>
      <w:r>
        <w:t xml:space="preserve"> for </w:t>
      </w:r>
      <w:proofErr w:type="spellStart"/>
      <w:r>
        <w:t>LSAHousehold</w:t>
      </w:r>
      <w:bookmarkEnd w:id="1089"/>
      <w:bookmarkEnd w:id="1090"/>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091" w:name="_HMIS_Business_Logic:_3"/>
      <w:bookmarkStart w:id="1092" w:name="_Toc37849797"/>
      <w:bookmarkStart w:id="1093" w:name="_Toc38030572"/>
      <w:bookmarkEnd w:id="1091"/>
      <w:proofErr w:type="spellStart"/>
      <w:r>
        <w:t>LSAHousehold</w:t>
      </w:r>
      <w:bookmarkEnd w:id="1092"/>
      <w:bookmarkEnd w:id="1093"/>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Dx5dgjLAwAAUwsAAA4AAAAAAAAA&#10;AAAAAAAALgIAAGRycy9lMm9Eb2MueG1sUEsBAi0AFAAGAAgAAAAhAFFbi4HbAAAABAEAAA8AAAAA&#10;AAAAAAAAAAAAJQYAAGRycy9kb3ducmV2LnhtbFBLBQYAAAAABAAEAPMAAAAt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1094" w:name="_HMIS_Business_Logic:_5"/>
      <w:bookmarkStart w:id="1095" w:name="_Toc37849798"/>
      <w:bookmarkStart w:id="1096" w:name="_Toc38030573"/>
      <w:bookmarkEnd w:id="1094"/>
      <w:r w:rsidRPr="00C52062">
        <w:lastRenderedPageBreak/>
        <w:t>HMIS Business Logic</w:t>
      </w:r>
      <w:r>
        <w:t>:  LSAExit</w:t>
      </w:r>
      <w:bookmarkEnd w:id="1095"/>
      <w:bookmarkEnd w:id="1096"/>
    </w:p>
    <w:p w14:paraId="73967B66" w14:textId="71A17AB4" w:rsidR="007B5290" w:rsidRDefault="007B5290" w:rsidP="007B5290">
      <w:bookmarkStart w:id="1097" w:name="_Toc34145524"/>
      <w:bookmarkStart w:id="1098" w:name="_Toc34145525"/>
      <w:bookmarkStart w:id="1099" w:name="_Toc34145526"/>
      <w:bookmarkStart w:id="1100" w:name="_Toc34145527"/>
      <w:bookmarkEnd w:id="1097"/>
      <w:bookmarkEnd w:id="1098"/>
      <w:bookmarkEnd w:id="1099"/>
      <w:bookmarkEnd w:id="110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01" w:name="_Identify_Qualifying_Exits"/>
      <w:bookmarkStart w:id="1102" w:name="_Toc37849799"/>
      <w:bookmarkStart w:id="1103" w:name="_Toc38030574"/>
      <w:bookmarkEnd w:id="1101"/>
      <w:r>
        <w:t xml:space="preserve">Identify </w:t>
      </w:r>
      <w:r w:rsidR="0031059A">
        <w:t>Qualifying</w:t>
      </w:r>
      <w:r w:rsidR="00D96057">
        <w:t xml:space="preserve"> Exits</w:t>
      </w:r>
      <w:r w:rsidR="002C5DCB">
        <w:t xml:space="preserve"> </w:t>
      </w:r>
      <w:r w:rsidR="00DB35F0">
        <w:t>in Exit Cohort Periods</w:t>
      </w:r>
      <w:bookmarkEnd w:id="1102"/>
      <w:bookmarkEnd w:id="1103"/>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AcFBolXwYAALYkAAAOAAAAAAAAAAAAAAAAAC4CAABkcnMvZTJvRG9jLnht&#10;bFBLAQItABQABgAIAAAAIQDlR/m33AAAAAUBAAAPAAAAAAAAAAAAAAAAALkIAABkcnMvZG93bnJl&#10;di54bWxQSwUGAAAAAAQABADzAAAAwgkAAAAA&#10;">
                <v:shape id="AutoShape 78" o:spid="_x0000_s142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proofErr w:type="spellStart"/>
                        <w:r>
                          <w:t>tlsa_HHID</w:t>
                        </w:r>
                        <w:proofErr w:type="spellEnd"/>
                      </w:p>
                    </w:txbxContent>
                  </v:textbox>
                </v:shape>
                <v:group id="Group 125" o:spid="_x0000_s142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proofErr w:type="spellStart"/>
                          <w:r>
                            <w:t>tlsa_HHID</w:t>
                          </w:r>
                          <w:proofErr w:type="spellEnd"/>
                        </w:p>
                      </w:txbxContent>
                    </v:textbox>
                  </v:shape>
                  <v:shape id="AutoShape 13" o:spid="_x0000_s142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2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proofErr w:type="spellStart"/>
                          <w:r>
                            <w:t>tlsa_CohortDates</w:t>
                          </w:r>
                          <w:proofErr w:type="spellEnd"/>
                        </w:p>
                      </w:txbxContent>
                    </v:textbox>
                  </v:shape>
                  <v:shape id="AutoShape 13" o:spid="_x0000_s143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046859">
      <w:pPr>
        <w:pStyle w:val="ListParagraph"/>
        <w:numPr>
          <w:ilvl w:val="0"/>
          <w:numId w:val="54"/>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046859">
      <w:pPr>
        <w:pStyle w:val="ListParagraph"/>
        <w:numPr>
          <w:ilvl w:val="0"/>
          <w:numId w:val="54"/>
        </w:numPr>
      </w:pPr>
      <w:r>
        <w:t xml:space="preserve">There is no other record in </w:t>
      </w:r>
      <w:proofErr w:type="spellStart"/>
      <w:r>
        <w:t>tlsa_HHID</w:t>
      </w:r>
      <w:proofErr w:type="spellEnd"/>
      <w:r>
        <w:t xml:space="preserve"> where:</w:t>
      </w:r>
    </w:p>
    <w:p w14:paraId="79CA5BAF" w14:textId="5738E75F" w:rsidR="000B3A9E" w:rsidRPr="00414EE3" w:rsidRDefault="000B3A9E" w:rsidP="00046859">
      <w:pPr>
        <w:pStyle w:val="ListParagraph"/>
        <w:numPr>
          <w:ilvl w:val="1"/>
          <w:numId w:val="54"/>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046859">
      <w:pPr>
        <w:pStyle w:val="ListParagraph"/>
        <w:numPr>
          <w:ilvl w:val="1"/>
          <w:numId w:val="54"/>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3D110F4A" w14:textId="747A4407" w:rsidR="00414EE3" w:rsidRPr="001C3F78" w:rsidDel="00720006" w:rsidRDefault="00414EE3" w:rsidP="00046859">
      <w:pPr>
        <w:pStyle w:val="ListParagraph"/>
        <w:numPr>
          <w:ilvl w:val="1"/>
          <w:numId w:val="54"/>
        </w:numPr>
        <w:rPr>
          <w:del w:id="1104" w:author="Molly McEvilley" w:date="2020-07-09T07:40:00Z"/>
        </w:rPr>
      </w:pPr>
      <w:commentRangeStart w:id="1105"/>
      <w:del w:id="1106" w:author="Molly McEvilley" w:date="2020-07-09T07:40:00Z">
        <w:r w:rsidDel="00720006">
          <w:delText>[Other].</w:delText>
        </w:r>
        <w:r w:rsidRPr="00414EE3" w:rsidDel="00720006">
          <w:rPr>
            <w:b/>
            <w:bCs/>
          </w:rPr>
          <w:delText>EntryHHType</w:delText>
        </w:r>
        <w:r w:rsidDel="00720006">
          <w:delText xml:space="preserve"> = qx.</w:delText>
        </w:r>
        <w:r w:rsidRPr="00414EE3" w:rsidDel="00720006">
          <w:rPr>
            <w:b/>
            <w:bCs/>
          </w:rPr>
          <w:delText>ExitHHType</w:delText>
        </w:r>
        <w:r w:rsidDel="00720006">
          <w:delText xml:space="preserve"> or ([Other].</w:delText>
        </w:r>
        <w:r w:rsidRPr="00414EE3" w:rsidDel="00720006">
          <w:rPr>
            <w:b/>
            <w:bCs/>
          </w:rPr>
          <w:delText>CohortPeriod</w:delText>
        </w:r>
        <w:r w:rsidDel="00720006">
          <w:delText xml:space="preserve"> = qx.</w:delText>
        </w:r>
        <w:r w:rsidRPr="00414EE3" w:rsidDel="00720006">
          <w:rPr>
            <w:b/>
            <w:bCs/>
          </w:rPr>
          <w:delText>CohortPeriod</w:delText>
        </w:r>
        <w:r w:rsidDel="00720006">
          <w:delText xml:space="preserve"> and [Other].</w:delText>
        </w:r>
        <w:r w:rsidRPr="00414EE3" w:rsidDel="00720006">
          <w:rPr>
            <w:b/>
            <w:bCs/>
          </w:rPr>
          <w:delText>ExitHHType</w:delText>
        </w:r>
        <w:r w:rsidDel="00720006">
          <w:delText xml:space="preserve"> = qx.</w:delText>
        </w:r>
        <w:r w:rsidRPr="00414EE3" w:rsidDel="00720006">
          <w:rPr>
            <w:b/>
            <w:bCs/>
          </w:rPr>
          <w:delText>ExitHHType</w:delText>
        </w:r>
        <w:r w:rsidDel="00720006">
          <w:rPr>
            <w:b/>
            <w:bCs/>
          </w:rPr>
          <w:delText>)</w:delText>
        </w:r>
        <w:commentRangeEnd w:id="1105"/>
        <w:r w:rsidR="00BF6C22" w:rsidDel="00720006">
          <w:rPr>
            <w:rStyle w:val="CommentReference"/>
            <w:rFonts w:eastAsiaTheme="minorHAnsi" w:cstheme="minorBidi"/>
          </w:rPr>
          <w:commentReference w:id="1105"/>
        </w:r>
      </w:del>
    </w:p>
    <w:p w14:paraId="58E3A2E9" w14:textId="2582143F" w:rsidR="001C3F78" w:rsidRDefault="001C3F78" w:rsidP="00046859">
      <w:pPr>
        <w:pStyle w:val="ListParagraph"/>
        <w:numPr>
          <w:ilvl w:val="1"/>
          <w:numId w:val="54"/>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107" w:name="_Toc37973285"/>
      <w:bookmarkStart w:id="1108" w:name="_Toc37973840"/>
      <w:bookmarkStart w:id="1109" w:name="_Toc37974391"/>
      <w:bookmarkStart w:id="1110" w:name="_Toc37974943"/>
      <w:bookmarkStart w:id="1111" w:name="_Toc37973841"/>
      <w:bookmarkStart w:id="1112" w:name="_Toc37974392"/>
      <w:bookmarkStart w:id="1113" w:name="_Toc37974944"/>
      <w:bookmarkStart w:id="1114" w:name="_Toc31197276"/>
      <w:bookmarkStart w:id="1115" w:name="_Toc31197277"/>
      <w:bookmarkStart w:id="1116" w:name="_Toc31197278"/>
      <w:bookmarkStart w:id="1117" w:name="_Toc31197279"/>
      <w:bookmarkStart w:id="1118" w:name="_Toc31197280"/>
      <w:bookmarkStart w:id="1119" w:name="_Toc31197281"/>
      <w:bookmarkStart w:id="1120" w:name="_Toc37973417"/>
      <w:bookmarkStart w:id="1121" w:name="_Toc37973970"/>
      <w:bookmarkStart w:id="1122" w:name="_Toc37974521"/>
      <w:bookmarkStart w:id="1123" w:name="_Toc37975073"/>
      <w:bookmarkStart w:id="1124" w:name="_Toc37849800"/>
      <w:bookmarkStart w:id="1125" w:name="_Toc38030575"/>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r>
        <w:t xml:space="preserve">Select </w:t>
      </w:r>
      <w:r w:rsidR="00BE4030">
        <w:t>Reportable Exits</w:t>
      </w:r>
      <w:bookmarkEnd w:id="1124"/>
      <w:bookmarkEnd w:id="1125"/>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">
                <v:shape id="AutoShape 89" o:spid="_x0000_s143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proofErr w:type="spellStart"/>
                        <w:r>
                          <w:t>tlsa_HHID</w:t>
                        </w:r>
                        <w:proofErr w:type="spellEnd"/>
                      </w:p>
                    </w:txbxContent>
                  </v:textbox>
                </v:shape>
                <v:shape id="AutoShape 90" o:spid="_x0000_s143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proofErr w:type="spellStart"/>
                        <w:r>
                          <w:t>tlsa_Exit</w:t>
                        </w:r>
                        <w:proofErr w:type="spellEnd"/>
                      </w:p>
                    </w:txbxContent>
                  </v:textbox>
                </v:shape>
                <v:shape id="AutoShape 91" o:spid="_x0000_s143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C6683A">
      <w:pPr>
        <w:pStyle w:val="ListParagraph"/>
        <w:numPr>
          <w:ilvl w:val="0"/>
          <w:numId w:val="56"/>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C6683A">
      <w:pPr>
        <w:pStyle w:val="ListParagraph"/>
        <w:numPr>
          <w:ilvl w:val="0"/>
          <w:numId w:val="56"/>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126" w:name="_Toc34145531"/>
      <w:bookmarkStart w:id="1127" w:name="_Toc34145532"/>
      <w:bookmarkStart w:id="1128" w:name="_Toc34145533"/>
      <w:bookmarkStart w:id="1129" w:name="_Toc34145534"/>
      <w:bookmarkStart w:id="1130" w:name="_Toc34145555"/>
      <w:bookmarkStart w:id="1131" w:name="_Toc34145628"/>
      <w:bookmarkStart w:id="1132" w:name="_Toc34145629"/>
      <w:bookmarkStart w:id="1133" w:name="_Toc34145630"/>
      <w:bookmarkStart w:id="1134" w:name="_Toc34145631"/>
      <w:bookmarkStart w:id="1135" w:name="_Toc34145632"/>
      <w:bookmarkStart w:id="1136" w:name="_Toc34145633"/>
      <w:bookmarkStart w:id="1137" w:name="_Toc34145674"/>
      <w:bookmarkStart w:id="1138" w:name="_Toc37849801"/>
      <w:bookmarkStart w:id="1139" w:name="_Toc38030576"/>
      <w:bookmarkEnd w:id="1126"/>
      <w:bookmarkEnd w:id="1127"/>
      <w:bookmarkEnd w:id="1128"/>
      <w:bookmarkEnd w:id="1129"/>
      <w:bookmarkEnd w:id="1130"/>
      <w:bookmarkEnd w:id="1131"/>
      <w:bookmarkEnd w:id="1132"/>
      <w:bookmarkEnd w:id="1133"/>
      <w:bookmarkEnd w:id="1134"/>
      <w:bookmarkEnd w:id="1135"/>
      <w:bookmarkEnd w:id="1136"/>
      <w:bookmarkEnd w:id="1137"/>
      <w:r>
        <w:lastRenderedPageBreak/>
        <w:t xml:space="preserve">Set </w:t>
      </w:r>
      <w:proofErr w:type="spellStart"/>
      <w:r w:rsidR="0018056C" w:rsidRPr="00655B0F">
        <w:t>ReturnTime</w:t>
      </w:r>
      <w:proofErr w:type="spellEnd"/>
      <w:r>
        <w:t xml:space="preserve"> for Exit Cohort Households</w:t>
      </w:r>
      <w:bookmarkEnd w:id="1138"/>
      <w:bookmarkEnd w:id="1139"/>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3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">
                <v:shape id="AutoShape 95" o:spid="_x0000_s143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proofErr w:type="spellStart"/>
                        <w:r>
                          <w:t>tlsa_Exit</w:t>
                        </w:r>
                        <w:proofErr w:type="spellEnd"/>
                      </w:p>
                    </w:txbxContent>
                  </v:textbox>
                </v:shape>
                <v:group id="Group 97" o:spid="_x0000_s144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proofErr w:type="spellStart"/>
                          <w:r>
                            <w:t>tlsa_HHID</w:t>
                          </w:r>
                          <w:proofErr w:type="spellEnd"/>
                        </w:p>
                      </w:txbxContent>
                    </v:textbox>
                  </v:shape>
                  <v:shape id="AutoShape 13" o:spid="_x0000_s144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72D80AC4" w:rsidR="00CE4DC6" w:rsidRPr="002F0D32" w:rsidRDefault="003112BE" w:rsidP="00046859">
      <w:pPr>
        <w:pStyle w:val="ListParagraph"/>
        <w:numPr>
          <w:ilvl w:val="0"/>
          <w:numId w:val="4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F824D6">
        <w:t>tlsa</w:t>
      </w:r>
      <w:r w:rsidR="00E364F3">
        <w:t>_Exit.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4970B9">
      <w:pPr>
        <w:pStyle w:val="ListParagraph"/>
        <w:numPr>
          <w:ilvl w:val="0"/>
          <w:numId w:val="58"/>
        </w:numPr>
      </w:pPr>
      <w:r>
        <w:t xml:space="preserve">The </w:t>
      </w:r>
      <w:r w:rsidRPr="004970B9">
        <w:rPr>
          <w:b/>
          <w:bCs/>
        </w:rPr>
        <w:t>EntryDate</w:t>
      </w:r>
      <w:r>
        <w:t xml:space="preserve"> for the </w:t>
      </w:r>
      <w:commentRangeStart w:id="1140"/>
      <w:ins w:id="1141" w:author="Molly McEvilley" w:date="2020-07-09T09:41:00Z">
        <w:r w:rsidR="00082B56">
          <w:t xml:space="preserve">earliest </w:t>
        </w:r>
      </w:ins>
      <w:commentRangeEnd w:id="1140"/>
      <w:ins w:id="1142" w:author="Molly McEvilley" w:date="2020-07-09T09:50:00Z">
        <w:r w:rsidR="008A2E07">
          <w:rPr>
            <w:rStyle w:val="CommentReference"/>
            <w:rFonts w:eastAsiaTheme="minorHAnsi" w:cstheme="minorBidi"/>
          </w:rPr>
          <w:commentReference w:id="1140"/>
        </w:r>
      </w:ins>
      <w:r w:rsidR="004970B9">
        <w:t>return enrollment.</w:t>
      </w:r>
    </w:p>
    <w:p w14:paraId="0F0F0970" w14:textId="69797D70" w:rsidR="002F1D6E" w:rsidRDefault="00016803" w:rsidP="002F1D6E">
      <w:r>
        <w:lastRenderedPageBreak/>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dZWCjKgIAAE8EAAAOAAAAAAAAAAAAAAAAAC4CAABkcnMvZTJv&#10;RG9jLnhtbFBLAQItABQABgAIAAAAIQBcCQ1f3AAAAAUBAAAPAAAAAAAAAAAAAAAAAIQEAABkcnMv&#10;ZG93bnJldi54bWxQSwUGAAAAAAQABADzAAAAjQUAAAAA&#10;">
                <v:textbox style="mso-fit-shape-to-text:t">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143" w:name="_Toc511182504"/>
      <w:bookmarkStart w:id="1144" w:name="_Set_Population_Identifiers"/>
      <w:bookmarkStart w:id="1145" w:name="_Toc37849802"/>
      <w:bookmarkStart w:id="1146" w:name="_Toc38030577"/>
      <w:bookmarkEnd w:id="1143"/>
      <w:bookmarkEnd w:id="1144"/>
      <w:r>
        <w:t>Set Population Identifiers for Exit Cohort Households</w:t>
      </w:r>
      <w:bookmarkEnd w:id="1145"/>
      <w:bookmarkEnd w:id="1146"/>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6"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">
                <v:shape id="AutoShape 104" o:spid="_x0000_s1447"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48"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proofErr w:type="spellStart"/>
                        <w:r>
                          <w:t>tlsa_Exit</w:t>
                        </w:r>
                        <w:proofErr w:type="spellEnd"/>
                      </w:p>
                    </w:txbxContent>
                  </v:textbox>
                </v:shape>
                <v:group id="Group 106" o:spid="_x0000_s1449"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0"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2"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proofErr w:type="spellStart"/>
                          <w:r>
                            <w:t>tlsa_HHID</w:t>
                          </w:r>
                          <w:proofErr w:type="spellEnd"/>
                        </w:p>
                      </w:txbxContent>
                    </v:textbox>
                  </v:shape>
                  <v:shape id="AutoShape 13" o:spid="_x0000_s1453"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4"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proofErr w:type="spellStart"/>
                          <w:r>
                            <w:t>tlsa_Enrollment</w:t>
                          </w:r>
                          <w:proofErr w:type="spellEnd"/>
                        </w:p>
                      </w:txbxContent>
                    </v:textbox>
                  </v:shape>
                  <v:shape id="AutoShape 13" o:spid="_x0000_s1455"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lastRenderedPageBreak/>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lastRenderedPageBreak/>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147" w:name="_Toc37849803"/>
      <w:bookmarkStart w:id="1148" w:name="_Toc38030578"/>
      <w:r>
        <w:t xml:space="preserve">Set </w:t>
      </w:r>
      <w:r w:rsidR="001C6307">
        <w:t xml:space="preserve">System Engagement </w:t>
      </w:r>
      <w:r w:rsidR="00EB1AA1">
        <w:t>Stat</w:t>
      </w:r>
      <w:r w:rsidR="001C6307">
        <w:t>us</w:t>
      </w:r>
      <w:r w:rsidR="00EB1AA1">
        <w:t xml:space="preserve"> for Exit Cohort Households</w:t>
      </w:r>
      <w:bookmarkEnd w:id="1147"/>
      <w:bookmarkEnd w:id="1148"/>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6"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llt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bFEyIXDkQlK40galGAalkH8AX6GsgUZ/XxIJ7GUf&#10;OQTS1EA/kH6w8APCU9g6DVItA+QmM+2q5bKRRumGCgZpLkz6yisr8yc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zbZ640p///Z7wCjnnPc9qBfh+PJEFQHKesg&#10;x2P4qnBkT/+JFJzqKp1X6uGp83G5cLub2Wmzdxr6+dXlxZV9nd7vxo9u6AcX44u55dv+Ea++Lh6Z&#10;sbc43X1a+S/38PYzCXx6stWr+0xmvm1tz2G8/THv7E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J/0eWW0BAAAFBQAAA4A&#10;AAAAAAAAAAAAAAAALgIAAGRycy9lMm9Eb2MueG1sUEsBAi0AFAAGAAgAAAAhAHEH8lPcAAAABQEA&#10;AA8AAAAAAAAAAAAAAAAADgcAAGRycy9kb3ducmV2LnhtbFBLBQYAAAAABAAEAPMAAAAXCAAAAAA=&#10;">
                <v:shape id="AutoShape 17" o:spid="_x0000_s1457"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58"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proofErr w:type="spellStart"/>
                        <w:r>
                          <w:t>tlsa_Exit</w:t>
                        </w:r>
                        <w:proofErr w:type="spellEnd"/>
                      </w:p>
                    </w:txbxContent>
                  </v:textbox>
                </v:shape>
                <v:shape id="Left Bracket 244" o:spid="_x0000_s1459"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0"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1"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proofErr w:type="spellStart"/>
                        <w:r>
                          <w:t>tlsa_HHID</w:t>
                        </w:r>
                        <w:proofErr w:type="spellEnd"/>
                      </w:p>
                    </w:txbxContent>
                  </v:textbox>
                </v:shape>
                <v:shape id="AutoShape 13" o:spid="_x0000_s1462"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lastRenderedPageBreak/>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268D038B" w:rsidR="00C93375" w:rsidRPr="00EB0196" w:rsidRDefault="00C93375" w:rsidP="00EB0196">
            <w:pPr>
              <w:spacing w:before="0" w:after="0"/>
              <w:rPr>
                <w:b/>
                <w:color w:val="000000"/>
              </w:rPr>
            </w:pPr>
            <w:proofErr w:type="spellStart"/>
            <w:r w:rsidRPr="008F2C7B">
              <w:rPr>
                <w:rFonts w:cstheme="minorHAnsi"/>
                <w:b/>
                <w:bCs w:val="0"/>
              </w:rPr>
              <w:t>ReturnTime</w:t>
            </w:r>
            <w:proofErr w:type="spellEnd"/>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046859">
      <w:pPr>
        <w:pStyle w:val="ListParagraph"/>
        <w:numPr>
          <w:ilvl w:val="0"/>
          <w:numId w:val="4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046859">
      <w:pPr>
        <w:pStyle w:val="ListParagraph"/>
        <w:numPr>
          <w:ilvl w:val="0"/>
          <w:numId w:val="4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149" w:name="_Set_SystemPath_for"/>
      <w:bookmarkEnd w:id="1149"/>
    </w:p>
    <w:p w14:paraId="041815E9" w14:textId="3310CFE4" w:rsidR="0034252A" w:rsidRPr="00000B20" w:rsidRDefault="0034252A" w:rsidP="0088191A">
      <w:pPr>
        <w:pStyle w:val="Heading2"/>
      </w:pPr>
      <w:bookmarkStart w:id="1150" w:name="_Toc37973422"/>
      <w:bookmarkStart w:id="1151" w:name="_Toc37973975"/>
      <w:bookmarkStart w:id="1152" w:name="_Toc37974526"/>
      <w:bookmarkStart w:id="1153" w:name="_Toc37975078"/>
      <w:bookmarkStart w:id="1154" w:name="_Toc37973500"/>
      <w:bookmarkStart w:id="1155" w:name="_Toc37974053"/>
      <w:bookmarkStart w:id="1156" w:name="_Toc37974604"/>
      <w:bookmarkStart w:id="1157" w:name="_Toc37975156"/>
      <w:bookmarkStart w:id="1158" w:name="_Toc37973564"/>
      <w:bookmarkStart w:id="1159" w:name="_Toc37974117"/>
      <w:bookmarkStart w:id="1160" w:name="_Toc37974668"/>
      <w:bookmarkStart w:id="1161" w:name="_Toc37975157"/>
      <w:bookmarkStart w:id="1162" w:name="_Toc37975196"/>
      <w:bookmarkStart w:id="1163" w:name="_Toc37849805"/>
      <w:bookmarkStart w:id="1164" w:name="_Toc38030579"/>
      <w:bookmarkEnd w:id="881"/>
      <w:bookmarkEnd w:id="1150"/>
      <w:bookmarkEnd w:id="1151"/>
      <w:bookmarkEnd w:id="1152"/>
      <w:bookmarkEnd w:id="1153"/>
      <w:bookmarkEnd w:id="1154"/>
      <w:bookmarkEnd w:id="1155"/>
      <w:bookmarkEnd w:id="1156"/>
      <w:bookmarkEnd w:id="1157"/>
      <w:bookmarkEnd w:id="1158"/>
      <w:bookmarkEnd w:id="1159"/>
      <w:bookmarkEnd w:id="1160"/>
      <w:bookmarkEnd w:id="1161"/>
      <w:bookmarkEnd w:id="1162"/>
      <w:r w:rsidRPr="00000B20">
        <w:t>Last Inactive Date</w:t>
      </w:r>
      <w:r w:rsidR="00343642" w:rsidRPr="00000B20">
        <w:t xml:space="preserve"> for Exit Cohorts</w:t>
      </w:r>
      <w:bookmarkEnd w:id="1163"/>
      <w:bookmarkEnd w:id="1164"/>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3"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">
                <v:shape id="AutoShape 448" o:spid="_x0000_s146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proofErr w:type="spellStart"/>
                        <w:r>
                          <w:t>tlsa_HHID</w:t>
                        </w:r>
                        <w:proofErr w:type="spellEnd"/>
                      </w:p>
                    </w:txbxContent>
                  </v:textbox>
                </v:shape>
                <v:shape id="AutoShape 390" o:spid="_x0000_s146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proofErr w:type="spellStart"/>
                        <w:r>
                          <w:t>tlsa_Exit</w:t>
                        </w:r>
                        <w:proofErr w:type="spellEnd"/>
                      </w:p>
                    </w:txbxContent>
                  </v:textbox>
                </v:shape>
                <v:shape id="Flowchart: Internal Storage 63" o:spid="_x0000_s146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proofErr w:type="spellStart"/>
                        <w:r>
                          <w:t>sys_TimePadded</w:t>
                        </w:r>
                        <w:proofErr w:type="spellEnd"/>
                      </w:p>
                    </w:txbxContent>
                  </v:textbox>
                </v:shape>
                <v:shape id="AutoShape 6" o:spid="_x0000_s146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6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6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0"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proofErr w:type="spellStart"/>
                        <w:r>
                          <w:t>tlsa_Exit</w:t>
                        </w:r>
                        <w:proofErr w:type="spellEnd"/>
                      </w:p>
                    </w:txbxContent>
                  </v:textbox>
                </v:shape>
                <v:shape id="AutoShape 10" o:spid="_x0000_s1471"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lastRenderedPageBreak/>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046859">
      <w:pPr>
        <w:pStyle w:val="ListParagraph"/>
        <w:numPr>
          <w:ilvl w:val="0"/>
          <w:numId w:val="15"/>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165" w:name="_Toc37849806"/>
      <w:bookmarkStart w:id="1166" w:name="_Toc38030580"/>
      <w:r w:rsidRPr="00000B20">
        <w:t xml:space="preserve">Set </w:t>
      </w:r>
      <w:proofErr w:type="spellStart"/>
      <w:r w:rsidRPr="00000B20">
        <w:t>SystemPath</w:t>
      </w:r>
      <w:proofErr w:type="spellEnd"/>
      <w:r w:rsidRPr="00000B20">
        <w:t xml:space="preserve"> for LSAExit</w:t>
      </w:r>
      <w:bookmarkEnd w:id="1165"/>
      <w:bookmarkEnd w:id="1166"/>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lastRenderedPageBreak/>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2F190B8F" w14:textId="62D98471" w:rsidR="000E25B6" w:rsidRDefault="00B13622" w:rsidP="001B0540">
      <w:r>
        <w:t xml:space="preserve">For any record in </w:t>
      </w:r>
      <w:proofErr w:type="spellStart"/>
      <w:r w:rsidR="00F824D6">
        <w:t>tlsa</w:t>
      </w:r>
      <w:r>
        <w:t>_Exit</w:t>
      </w:r>
      <w:proofErr w:type="spellEnd"/>
      <w:r>
        <w:t xml:space="preserve"> where </w:t>
      </w:r>
      <w:proofErr w:type="spellStart"/>
      <w:r w:rsidR="00F47FFC" w:rsidRPr="00AD7462">
        <w:rPr>
          <w:b/>
          <w:bCs/>
        </w:rPr>
        <w:t>SystemPath</w:t>
      </w:r>
      <w:proofErr w:type="spellEnd"/>
      <w:r w:rsidR="00F47FFC">
        <w:t xml:space="preserve"> is </w:t>
      </w:r>
      <w:r w:rsidR="00143E83">
        <w:t>NULL</w:t>
      </w:r>
      <w:r w:rsidR="00F47FFC">
        <w:t xml:space="preserve">, </w:t>
      </w:r>
      <w:r w:rsidR="005F57BC">
        <w:t xml:space="preserve">set </w:t>
      </w:r>
      <w:proofErr w:type="spellStart"/>
      <w:r w:rsidR="005F57BC" w:rsidRPr="00AD7462">
        <w:rPr>
          <w:b/>
          <w:bCs/>
        </w:rPr>
        <w:t>SystemPath</w:t>
      </w:r>
      <w:proofErr w:type="spellEnd"/>
      <w:r w:rsidR="005F57BC">
        <w:t xml:space="preserve"> based on the combination</w:t>
      </w:r>
      <w:r w:rsidR="003B6240">
        <w:t xml:space="preserve"> of </w:t>
      </w:r>
      <w:proofErr w:type="spellStart"/>
      <w:r w:rsidR="003B6240" w:rsidRPr="00EB0196">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EB0196">
      <w:pPr>
        <w:pStyle w:val="ListParagraph"/>
        <w:numPr>
          <w:ilvl w:val="0"/>
          <w:numId w:val="59"/>
        </w:numPr>
        <w:rPr>
          <w:ins w:id="1167" w:author="Molly McEvilley" w:date="2020-07-02T11:52:00Z"/>
        </w:r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EB0196">
      <w:pPr>
        <w:pStyle w:val="ListParagraph"/>
        <w:numPr>
          <w:ilvl w:val="0"/>
          <w:numId w:val="59"/>
        </w:numPr>
      </w:pPr>
      <w:commentRangeStart w:id="1168"/>
      <w:ins w:id="1169" w:author="Molly McEvilley" w:date="2020-07-02T11:52:00Z">
        <w:r>
          <w:rPr>
            <w:b/>
          </w:rPr>
          <w:t xml:space="preserve">EntryDate </w:t>
        </w:r>
        <w:r>
          <w:rPr>
            <w:bCs/>
          </w:rPr>
          <w:t>&lt;</w:t>
        </w:r>
      </w:ins>
      <w:ins w:id="1170" w:author="Molly McEvilley" w:date="2020-07-02T11:53:00Z">
        <w:r>
          <w:rPr>
            <w:bCs/>
          </w:rPr>
          <w:t xml:space="preserve">= </w:t>
        </w:r>
        <w:r w:rsidR="00403D64">
          <w:rPr>
            <w:bCs/>
          </w:rPr>
          <w:t xml:space="preserve">the </w:t>
        </w:r>
        <w:r w:rsidR="00403D64" w:rsidRPr="00403D64">
          <w:rPr>
            <w:b/>
            <w:rPrChange w:id="1171" w:author="Molly McEvilley" w:date="2020-07-02T11:53:00Z">
              <w:rPr>
                <w:bCs/>
              </w:rPr>
            </w:rPrChange>
          </w:rPr>
          <w:t>ExitDate</w:t>
        </w:r>
        <w:r w:rsidR="00403D64">
          <w:rPr>
            <w:bCs/>
          </w:rPr>
          <w:t xml:space="preserve"> for the qualifying exit</w:t>
        </w:r>
        <w:commentRangeEnd w:id="1168"/>
        <w:r w:rsidR="00403D64">
          <w:rPr>
            <w:rStyle w:val="CommentReference"/>
            <w:rFonts w:eastAsiaTheme="minorHAnsi" w:cstheme="minorBidi"/>
          </w:rPr>
          <w:commentReference w:id="1168"/>
        </w:r>
      </w:ins>
      <w:ins w:id="1172" w:author="Molly McEvilley" w:date="2020-07-09T07:22:00Z">
        <w:r w:rsidR="00DD5F28">
          <w:rPr>
            <w:bCs/>
          </w:rPr>
          <w:t>; and</w:t>
        </w:r>
      </w:ins>
    </w:p>
    <w:p w14:paraId="4C6256C2" w14:textId="583C23EA" w:rsidR="004A2152" w:rsidRDefault="004A2152" w:rsidP="00B26540">
      <w:pPr>
        <w:pStyle w:val="ListParagraph"/>
        <w:numPr>
          <w:ilvl w:val="0"/>
          <w:numId w:val="59"/>
        </w:numPr>
      </w:pPr>
      <w:proofErr w:type="spellStart"/>
      <w:r>
        <w:t>tlsa_Exit.</w:t>
      </w:r>
      <w:r w:rsidR="00B26540">
        <w:t>HHType</w:t>
      </w:r>
      <w:proofErr w:type="spellEnd"/>
      <w:r w:rsidR="00B26540">
        <w:t xml:space="preserve"> = </w:t>
      </w:r>
    </w:p>
    <w:p w14:paraId="2AA17848"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71101755"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173" w:name="_LSACalculated_Population_Identifier_1"/>
      <w:bookmarkStart w:id="1174" w:name="_Toc31197328"/>
      <w:bookmarkStart w:id="1175" w:name="_Toc31197329"/>
      <w:bookmarkStart w:id="1176" w:name="_Toc31197330"/>
      <w:bookmarkStart w:id="1177" w:name="_Toc31197331"/>
      <w:bookmarkStart w:id="1178" w:name="_Toc31197332"/>
      <w:bookmarkStart w:id="1179" w:name="_Toc31197333"/>
      <w:bookmarkStart w:id="1180" w:name="_Toc31197334"/>
      <w:bookmarkStart w:id="1181" w:name="_Toc31197335"/>
      <w:bookmarkStart w:id="1182" w:name="_Toc31197336"/>
      <w:bookmarkStart w:id="1183" w:name="_Toc511743960"/>
      <w:bookmarkStart w:id="1184" w:name="_Toc511743961"/>
      <w:bookmarkStart w:id="1185" w:name="_Toc511743962"/>
      <w:bookmarkStart w:id="1186" w:name="_Toc511743983"/>
      <w:bookmarkStart w:id="1187" w:name="_Toc511743984"/>
      <w:bookmarkStart w:id="1188" w:name="_Toc511743985"/>
      <w:bookmarkStart w:id="1189" w:name="_Toc511743986"/>
      <w:bookmarkStart w:id="1190" w:name="_Toc511743987"/>
      <w:bookmarkStart w:id="1191" w:name="_Toc511743988"/>
      <w:bookmarkStart w:id="1192" w:name="_Toc511743989"/>
      <w:bookmarkStart w:id="1193" w:name="_Toc511743990"/>
      <w:bookmarkStart w:id="1194" w:name="_Toc511744006"/>
      <w:bookmarkStart w:id="1195" w:name="_Toc511744007"/>
      <w:bookmarkStart w:id="1196" w:name="_Toc511744008"/>
      <w:bookmarkStart w:id="1197" w:name="_Toc511744009"/>
      <w:bookmarkStart w:id="1198" w:name="_Get_LSACalculated_Population"/>
      <w:bookmarkStart w:id="1199" w:name="_LSACalculated_Population_Identifier"/>
      <w:bookmarkStart w:id="1200" w:name="_Toc31197397"/>
      <w:bookmarkStart w:id="1201" w:name="_Toc31197398"/>
      <w:bookmarkStart w:id="1202" w:name="_Toc31197399"/>
      <w:bookmarkStart w:id="1203" w:name="_Toc31197400"/>
      <w:bookmarkStart w:id="1204" w:name="_Toc31197401"/>
      <w:bookmarkStart w:id="1205" w:name="_Toc31197402"/>
      <w:bookmarkStart w:id="1206" w:name="_Toc31197403"/>
      <w:bookmarkStart w:id="1207" w:name="_Toc31197404"/>
      <w:bookmarkStart w:id="1208" w:name="_Toc31197405"/>
      <w:bookmarkStart w:id="1209" w:name="_Toc511744151"/>
      <w:bookmarkStart w:id="1210" w:name="_Toc511744152"/>
      <w:bookmarkStart w:id="1211" w:name="_Toc511744153"/>
      <w:bookmarkStart w:id="1212" w:name="_Toc511744154"/>
      <w:bookmarkStart w:id="1213" w:name="_Toc511744155"/>
      <w:bookmarkStart w:id="1214" w:name="_Toc511744156"/>
      <w:bookmarkStart w:id="1215" w:name="_Toc511744181"/>
      <w:bookmarkStart w:id="1216" w:name="_Toc511744182"/>
      <w:bookmarkStart w:id="1217" w:name="_Toc511744250"/>
      <w:bookmarkStart w:id="1218" w:name="_Toc511744251"/>
      <w:bookmarkStart w:id="1219" w:name="_Toc511744252"/>
      <w:bookmarkStart w:id="1220" w:name="_Toc31197822"/>
      <w:bookmarkStart w:id="1221" w:name="_Toc31197823"/>
      <w:bookmarkStart w:id="1222" w:name="_Toc31197824"/>
      <w:bookmarkStart w:id="1223" w:name="_Toc31197825"/>
      <w:bookmarkStart w:id="1224" w:name="_Toc31197826"/>
      <w:bookmarkStart w:id="1225" w:name="_Toc31197827"/>
      <w:bookmarkStart w:id="1226" w:name="_Toc31197828"/>
      <w:bookmarkStart w:id="1227" w:name="_Toc31197829"/>
      <w:bookmarkStart w:id="1228" w:name="_Toc31197830"/>
      <w:bookmarkStart w:id="1229" w:name="_Toc511744338"/>
      <w:bookmarkStart w:id="1230" w:name="_Toc31198235"/>
      <w:bookmarkStart w:id="1231" w:name="_Toc37849807"/>
      <w:bookmarkStart w:id="1232" w:name="_Toc38030581"/>
      <w:bookmarkStart w:id="1233" w:name="_Toc506721211"/>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r>
        <w:lastRenderedPageBreak/>
        <w:t>LSAExit</w:t>
      </w:r>
      <w:bookmarkEnd w:id="1231"/>
      <w:bookmarkEnd w:id="1232"/>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234" w:name="_HMIS_Business_Logic:_6"/>
      <w:bookmarkStart w:id="1235" w:name="_Toc37849808"/>
      <w:bookmarkEnd w:id="123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236" w:name="_Toc38030582"/>
      <w:r w:rsidRPr="00C52062">
        <w:lastRenderedPageBreak/>
        <w:t>HMIS Business Logic</w:t>
      </w:r>
      <w:r>
        <w:t xml:space="preserve">: </w:t>
      </w:r>
      <w:proofErr w:type="spellStart"/>
      <w:r>
        <w:t>LSACalculated</w:t>
      </w:r>
      <w:bookmarkEnd w:id="1235"/>
      <w:bookmarkEnd w:id="1236"/>
      <w:proofErr w:type="spellEnd"/>
    </w:p>
    <w:p w14:paraId="21E1FB90" w14:textId="0FE8C2E2" w:rsidR="002B6231" w:rsidRPr="00C52062" w:rsidRDefault="002B6231" w:rsidP="0088191A">
      <w:pPr>
        <w:pStyle w:val="Heading2"/>
      </w:pPr>
      <w:bookmarkStart w:id="1237" w:name="_Get_Average_Days_3"/>
      <w:bookmarkStart w:id="1238" w:name="_Toc37849809"/>
      <w:bookmarkStart w:id="1239" w:name="_Toc38030583"/>
      <w:bookmarkEnd w:id="1237"/>
      <w:r w:rsidRPr="00C52062">
        <w:t xml:space="preserve">Get Average Days for </w:t>
      </w:r>
      <w:r>
        <w:t>Length of Time Homeless</w:t>
      </w:r>
      <w:bookmarkEnd w:id="1233"/>
      <w:bookmarkEnd w:id="1238"/>
      <w:bookmarkEnd w:id="1239"/>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K8FWJOeAwAA&#10;BQsAAA4AAAAAAAAAAAAAAAAALgIAAGRycy9lMm9Eb2MueG1sUEsBAi0AFAAGAAgAAAAhANPK7NLb&#10;AAAABAEAAA8AAAAAAAAAAAAAAAAA+AUAAGRycy9kb3ducmV2LnhtbFBLBQYAAAAABAAEAPMAAAAA&#10;Bw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77777777"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lastRenderedPageBreak/>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lastRenderedPageBreak/>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lastRenderedPageBreak/>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240" w:name="_Toc31198237"/>
      <w:bookmarkStart w:id="1241" w:name="_Toc31198238"/>
      <w:bookmarkEnd w:id="1240"/>
      <w:bookmarkEnd w:id="1241"/>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242" w:name="_Toc37849810"/>
      <w:bookmarkStart w:id="1243" w:name="_Toc38030584"/>
      <w:r w:rsidRPr="00C52062">
        <w:t xml:space="preserve">Get Average Days for </w:t>
      </w:r>
      <w:r>
        <w:t>Length of Time Homeless by System Path</w:t>
      </w:r>
      <w:bookmarkEnd w:id="1242"/>
      <w:bookmarkEnd w:id="124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UHng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xA4l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Di+K/1kw3esA3lquLoZ3oX3M3Z+7Mrh7vZ7+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OQZQeeAwAA&#10;BQsAAA4AAAAAAAAAAAAAAAAALgIAAGRycy9lMm9Eb2MueG1sUEsBAi0AFAAGAAgAAAAhANPK7NLb&#10;AAAABAEAAA8AAAAAAAAAAAAAAAAA+AUAAGRycy9kb3ducmV2LnhtbFBLBQYAAAAABAAEAPMAAAAA&#10;Bw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77777777"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lastRenderedPageBreak/>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244" w:name="_Toc31198693"/>
      <w:bookmarkStart w:id="1245" w:name="_Get_Average_Days_1"/>
      <w:bookmarkStart w:id="1246" w:name="_Toc506721212"/>
      <w:bookmarkEnd w:id="1244"/>
      <w:bookmarkEnd w:id="1245"/>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247" w:name="_Toc37849811"/>
      <w:bookmarkStart w:id="1248" w:name="_Toc38030585"/>
      <w:r w:rsidRPr="00C52062">
        <w:t>Get Average Days for Cumulative Length of Time Housed in PSH</w:t>
      </w:r>
      <w:bookmarkEnd w:id="1246"/>
      <w:bookmarkEnd w:id="1247"/>
      <w:bookmarkEnd w:id="1248"/>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dd7qh&#10;AwAABQsAAA4AAAAAAAAAAAAAAAAALgIAAGRycy9lMm9Eb2MueG1sUEsBAi0AFAAGAAgAAAAhANPK&#10;7NLbAAAABAEAAA8AAAAAAAAAAAAAAAAA+wUAAGRycy9kb3ducmV2LnhtbFBLBQYAAAAABAAEAPMA&#10;AAADBw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77777777"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249" w:name="_Toc34145685"/>
      <w:bookmarkStart w:id="1250" w:name="_Toc34145686"/>
      <w:bookmarkStart w:id="1251" w:name="_Get_Average_Days_2"/>
      <w:bookmarkStart w:id="1252" w:name="_Toc506721213"/>
      <w:bookmarkStart w:id="1253" w:name="_Toc37849812"/>
      <w:bookmarkStart w:id="1254" w:name="_Toc38030586"/>
      <w:bookmarkEnd w:id="1249"/>
      <w:bookmarkEnd w:id="1250"/>
      <w:bookmarkEnd w:id="1251"/>
      <w:r w:rsidRPr="00C52062">
        <w:t>Get Average Days for Length of Time in RRH Projects</w:t>
      </w:r>
      <w:bookmarkEnd w:id="1252"/>
      <w:bookmarkEnd w:id="1253"/>
      <w:bookmarkEnd w:id="1254"/>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pSoQ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JMjSlKh&#10;AwAABQsAAA4AAAAAAAAAAAAAAAAALgIAAGRycy9lMm9Eb2MueG1sUEsBAi0AFAAGAAgAAAAhANPK&#10;7NLbAAAABAEAAA8AAAAAAAAAAAAAAAAA+wUAAGRycy9kb3ducmV2LnhtbFBLBQYAAAAABAAEAPMA&#10;AAADBw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lastRenderedPageBreak/>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255"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256" w:name="_Toc34145696"/>
      <w:bookmarkStart w:id="1257" w:name="_Toc34145697"/>
      <w:bookmarkStart w:id="1258" w:name="_Toc506721215"/>
      <w:bookmarkStart w:id="1259" w:name="_Toc37849813"/>
      <w:bookmarkStart w:id="1260" w:name="_Toc38030587"/>
      <w:bookmarkEnd w:id="1255"/>
      <w:bookmarkEnd w:id="1256"/>
      <w:bookmarkEnd w:id="1257"/>
      <w:r w:rsidRPr="00C52062">
        <w:t>Get Average Days to Return/Re-engage by Last Project Type</w:t>
      </w:r>
      <w:bookmarkEnd w:id="1258"/>
      <w:bookmarkEnd w:id="1259"/>
      <w:bookmarkEnd w:id="1260"/>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2E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Cr&#10;Tz2EpQMAAAgLAAAOAAAAAAAAAAAAAAAAAC4CAABkcnMvZTJvRG9jLnhtbFBLAQItABQABgAIAAAA&#10;IQDTyuzS2wAAAAQBAAAPAAAAAAAAAAAAAAAAAP8FAABkcnMvZG93bnJldi54bWxQSwUGAAAAAAQA&#10;BADzAAAABwc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proofErr w:type="spellStart"/>
                        <w:r>
                          <w:t>tlsa_Exit</w:t>
                        </w:r>
                        <w:proofErr w:type="spellEnd"/>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lastRenderedPageBreak/>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4484E997"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261" w:name="_Get_Average_Days"/>
      <w:bookmarkStart w:id="1262" w:name="_Toc37973614"/>
      <w:bookmarkStart w:id="1263" w:name="_Toc37974167"/>
      <w:bookmarkStart w:id="1264" w:name="_Toc37974718"/>
      <w:bookmarkStart w:id="1265" w:name="_Toc37975206"/>
      <w:bookmarkStart w:id="1266" w:name="_Toc37849814"/>
      <w:bookmarkStart w:id="1267" w:name="_Toc38030588"/>
      <w:bookmarkStart w:id="1268" w:name="_Toc506721216"/>
      <w:bookmarkEnd w:id="1261"/>
      <w:bookmarkEnd w:id="1262"/>
      <w:bookmarkEnd w:id="1263"/>
      <w:bookmarkEnd w:id="1264"/>
      <w:bookmarkEnd w:id="1265"/>
      <w:r w:rsidRPr="00C52062">
        <w:t>Get Average Days to Return/Re-engage by Population</w:t>
      </w:r>
      <w:bookmarkEnd w:id="1266"/>
      <w:bookmarkEnd w:id="1267"/>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P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4uLA+h&#10;AwAACgsAAA4AAAAAAAAAAAAAAAAALgIAAGRycy9lMm9Eb2MueG1sUEsBAi0AFAAGAAgAAAAhANPK&#10;7NLbAAAABAEAAA8AAAAAAAAAAAAAAAAA+wUAAGRycy9kb3ducmV2LnhtbFBLBQYAAAAABAAEAPMA&#10;AAADBw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proofErr w:type="spellStart"/>
                        <w:r>
                          <w:t>tlsa_Exit</w:t>
                        </w:r>
                        <w:proofErr w:type="spellEnd"/>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77777777"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p w14:paraId="452E9FB5" w14:textId="46325E2A" w:rsidR="007E0905" w:rsidRPr="00D023FD" w:rsidRDefault="007E0905" w:rsidP="00B64929">
      <w:r w:rsidRPr="005E354D">
        <w:t xml:space="preserve">The value of </w:t>
      </w:r>
      <w:proofErr w:type="spellStart"/>
      <w:r w:rsidRPr="005E354D">
        <w:rPr>
          <w:b/>
        </w:rPr>
        <w:t>SystemPath</w:t>
      </w:r>
      <w:proofErr w:type="spellEnd"/>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lastRenderedPageBreak/>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lastRenderedPageBreak/>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44862BA5"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269" w:name="_Toc31198752"/>
      <w:bookmarkEnd w:id="1269"/>
      <w:r w:rsidRPr="005E354D">
        <w:rPr>
          <w:b/>
        </w:rPr>
        <w:t>ProjectID</w:t>
      </w:r>
      <w:r>
        <w:t xml:space="preserve"> is </w:t>
      </w:r>
      <w:r w:rsidR="00143E83">
        <w:t>NULL</w:t>
      </w:r>
      <w:r>
        <w:t>.</w:t>
      </w:r>
    </w:p>
    <w:p w14:paraId="5E249D45" w14:textId="26A7586E" w:rsidR="002B6231" w:rsidRDefault="002B6231" w:rsidP="0088191A">
      <w:pPr>
        <w:pStyle w:val="Heading2"/>
      </w:pPr>
      <w:bookmarkStart w:id="1270" w:name="_Toc37849815"/>
      <w:bookmarkStart w:id="1271" w:name="_Toc38030589"/>
      <w:r w:rsidRPr="00C52062">
        <w:t xml:space="preserve">Get Average Days to Return/Re-engage by </w:t>
      </w:r>
      <w:r>
        <w:t>System Path</w:t>
      </w:r>
      <w:bookmarkEnd w:id="1268"/>
      <w:bookmarkEnd w:id="1270"/>
      <w:bookmarkEnd w:id="1271"/>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C31ZdGh&#10;AwAACgsAAA4AAAAAAAAAAAAAAAAALgIAAGRycy9lMm9Eb2MueG1sUEsBAi0AFAAGAAgAAAAhANPK&#10;7NLbAAAABAEAAA8AAAAAAAAAAAAAAAAA+wUAAGRycy9kb3ducmV2LnhtbFBLBQYAAAAABAAEAPMA&#10;AAADBw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proofErr w:type="spellStart"/>
                        <w:r>
                          <w:t>tlsa_Exit</w:t>
                        </w:r>
                        <w:proofErr w:type="spellEnd"/>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29BFE259"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lastRenderedPageBreak/>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272" w:name="_Toc31198754"/>
      <w:bookmarkStart w:id="1273" w:name="_Toc37973617"/>
      <w:bookmarkStart w:id="1274" w:name="_Toc37974170"/>
      <w:bookmarkStart w:id="1275" w:name="_Toc37974721"/>
      <w:bookmarkStart w:id="1276" w:name="_Toc37975209"/>
      <w:bookmarkStart w:id="1277" w:name="_Toc506721217"/>
      <w:bookmarkStart w:id="1278" w:name="_Toc37849816"/>
      <w:bookmarkStart w:id="1279" w:name="_Toc38030590"/>
      <w:bookmarkStart w:id="1280" w:name="_Toc499544018"/>
      <w:bookmarkEnd w:id="1272"/>
      <w:bookmarkEnd w:id="1273"/>
      <w:bookmarkEnd w:id="1274"/>
      <w:bookmarkEnd w:id="1275"/>
      <w:bookmarkEnd w:id="1276"/>
      <w:r w:rsidRPr="00C52062">
        <w:t>Get Average Days to Return/Re-engage by Exit Destination</w:t>
      </w:r>
      <w:bookmarkEnd w:id="1277"/>
      <w:bookmarkEnd w:id="1278"/>
      <w:bookmarkEnd w:id="1279"/>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1z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Ibr7XOeAwAA&#10;CgsAAA4AAAAAAAAAAAAAAAAALgIAAGRycy9lMm9Eb2MueG1sUEsBAi0AFAAGAAgAAAAhANPK7NLb&#10;AAAABAEAAA8AAAAAAAAAAAAAAAAA+AUAAGRycy9kb3ducmV2LnhtbFBLBQYAAAAABAAEAPMAAAAA&#10;Bw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proofErr w:type="spellStart"/>
                        <w:r>
                          <w:t>tlsa_Exit</w:t>
                        </w:r>
                        <w:proofErr w:type="spellEnd"/>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0420EA93"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281" w:name="_Toc499292041"/>
      <w:bookmarkStart w:id="1282" w:name="_Toc499544003"/>
      <w:bookmarkStart w:id="1283"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lastRenderedPageBreak/>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36AA42F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bookmarkStart w:id="1284" w:name="_Toc31198792"/>
      <w:bookmarkEnd w:id="1284"/>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285" w:name="_Toc37849817"/>
      <w:bookmarkStart w:id="1286" w:name="_Toc38030591"/>
      <w:r>
        <w:t xml:space="preserve">Get Counts of </w:t>
      </w:r>
      <w:r w:rsidR="0078061B">
        <w:t xml:space="preserve">People </w:t>
      </w:r>
      <w:r w:rsidR="00A355EA">
        <w:t xml:space="preserve">by Project and </w:t>
      </w:r>
      <w:r w:rsidR="00772636">
        <w:t>Household Characteristics</w:t>
      </w:r>
      <w:bookmarkEnd w:id="1285"/>
      <w:bookmarkEnd w:id="1286"/>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lBqZc7EFAACbHgAADgAAAAAAAAAAAAAAAAAuAgAAZHJzL2Uyb0RvYy54bWxQ&#10;SwECLQAUAAYACAAAACEAZVyjdd0AAAAFAQAADwAAAAAAAAAAAAAAAAALCAAAZHJzL2Rvd25yZXYu&#10;eG1sUEsFBgAAAAAEAAQA8wAAABUJAAAAAA==&#10;">
                <v:shape id="AutoShape 15" o:spid="_x0000_s150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0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proofErr w:type="spellStart"/>
                        <w:r>
                          <w:t>tlsa_CohortDates</w:t>
                        </w:r>
                        <w:proofErr w:type="spellEnd"/>
                      </w:p>
                    </w:txbxContent>
                  </v:textbox>
                </v:shape>
                <v:shape id="AutoShape 18" o:spid="_x0000_s150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0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proofErr w:type="spellStart"/>
                            <w:r>
                              <w:t>tlsa_Enrollment</w:t>
                            </w:r>
                            <w:proofErr w:type="spellEnd"/>
                          </w:p>
                        </w:txbxContent>
                      </v:textbox>
                    </v:shape>
                    <v:shape id="AutoShape 462" o:spid="_x0000_s15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proofErr w:type="spellStart"/>
                            <w:r>
                              <w:t>tlsa_HHID</w:t>
                            </w:r>
                            <w:proofErr w:type="spellEnd"/>
                          </w:p>
                        </w:txbxContent>
                      </v:textbox>
                    </v:shape>
                  </v:group>
                  <v:shape id="AutoShape 407" o:spid="_x0000_s151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54F81638" w:rsidR="00D14C67" w:rsidRDefault="00D14C67" w:rsidP="00046859">
      <w:pPr>
        <w:pStyle w:val="ListParagraph"/>
        <w:numPr>
          <w:ilvl w:val="0"/>
          <w:numId w:val="10"/>
        </w:numPr>
      </w:pPr>
      <w:r>
        <w:t xml:space="preserve">If </w:t>
      </w:r>
      <w:r w:rsidRPr="00BB785F">
        <w:rPr>
          <w:b/>
        </w:rPr>
        <w:t>ProjectType</w:t>
      </w:r>
      <w:r>
        <w:t xml:space="preserve"> in </w:t>
      </w:r>
      <w:del w:id="1287" w:author="Molly McEvilley" w:date="2020-05-14T10:13:00Z">
        <w:r w:rsidDel="0012409F">
          <w:delText>(1,2,8</w:delText>
        </w:r>
      </w:del>
      <w:del w:id="1288" w:author="Molly McEvilley" w:date="2020-05-14T10:12:00Z">
        <w:r w:rsidDel="00D05894">
          <w:delText>,</w:delText>
        </w:r>
      </w:del>
      <w:del w:id="1289" w:author="Molly McEvilley" w:date="2020-05-14T10:13:00Z">
        <w:r w:rsidDel="0012409F">
          <w:delText>)</w:delText>
        </w:r>
      </w:del>
      <w:ins w:id="1290"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lastRenderedPageBreak/>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291" w:name="_Toc525229521"/>
      <w:bookmarkStart w:id="1292" w:name="_Toc525229522"/>
      <w:bookmarkStart w:id="1293" w:name="_Toc525229523"/>
      <w:bookmarkStart w:id="1294" w:name="_Toc525229524"/>
      <w:bookmarkStart w:id="1295" w:name="_Toc525229525"/>
      <w:bookmarkStart w:id="1296" w:name="_Toc525229526"/>
      <w:bookmarkStart w:id="1297" w:name="_Toc525229527"/>
      <w:bookmarkStart w:id="1298" w:name="_Toc37849818"/>
      <w:bookmarkStart w:id="1299" w:name="_Toc38030592"/>
      <w:bookmarkEnd w:id="1291"/>
      <w:bookmarkEnd w:id="1292"/>
      <w:bookmarkEnd w:id="1293"/>
      <w:bookmarkEnd w:id="1294"/>
      <w:bookmarkEnd w:id="1295"/>
      <w:bookmarkEnd w:id="1296"/>
      <w:bookmarkEnd w:id="1297"/>
      <w:r>
        <w:t>Get Counts of People by Project Type and Household Characteristics</w:t>
      </w:r>
      <w:bookmarkEnd w:id="1298"/>
      <w:bookmarkEnd w:id="1299"/>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LlvcCSsBQAAmx4AAA4AAAAAAAAAAAAAAAAALgIAAGRycy9lMm9Eb2MueG1sUEsBAi0A&#10;FAAGAAgAAAAhAGVco3XdAAAABQEAAA8AAAAAAAAAAAAAAAAABggAAGRycy9kb3ducmV2LnhtbFBL&#10;BQYAAAAABAAEAPMAAAAQCQAAAAA=&#10;">
                <v:shape id="AutoShape 15" o:spid="_x0000_s151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1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1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proofErr w:type="spellStart"/>
                        <w:r>
                          <w:t>tlsa_CohortDates</w:t>
                        </w:r>
                        <w:proofErr w:type="spellEnd"/>
                      </w:p>
                    </w:txbxContent>
                  </v:textbox>
                </v:shape>
                <v:shape id="AutoShape 18" o:spid="_x0000_s152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proofErr w:type="spellStart"/>
                            <w:r>
                              <w:t>tlsa_Enrollment</w:t>
                            </w:r>
                            <w:proofErr w:type="spellEnd"/>
                          </w:p>
                        </w:txbxContent>
                      </v:textbox>
                    </v:shape>
                    <v:shape id="AutoShape 462" o:spid="_x0000_s152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proofErr w:type="spellStart"/>
                            <w:r>
                              <w:t>tlsa_HHID</w:t>
                            </w:r>
                            <w:proofErr w:type="spellEnd"/>
                          </w:p>
                        </w:txbxContent>
                      </v:textbox>
                    </v:shape>
                  </v:group>
                  <v:shape id="AutoShape 407" o:spid="_x0000_s152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2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4C7934C4" w:rsidR="00876778" w:rsidRDefault="00876778" w:rsidP="00046859">
      <w:pPr>
        <w:pStyle w:val="ListParagraph"/>
        <w:numPr>
          <w:ilvl w:val="0"/>
          <w:numId w:val="10"/>
        </w:numPr>
      </w:pPr>
      <w:r>
        <w:t xml:space="preserve">If </w:t>
      </w:r>
      <w:r w:rsidRPr="00BB785F">
        <w:rPr>
          <w:b/>
        </w:rPr>
        <w:t>ProjectType</w:t>
      </w:r>
      <w:r>
        <w:t xml:space="preserve"> in </w:t>
      </w:r>
      <w:del w:id="1300" w:author="Molly McEvilley" w:date="2020-05-14T10:13:00Z">
        <w:r w:rsidDel="0012409F">
          <w:delText>(1,2,8,)</w:delText>
        </w:r>
      </w:del>
      <w:ins w:id="1301"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302" w:name="_Toc525229553"/>
      <w:bookmarkStart w:id="1303" w:name="_Toc525229554"/>
      <w:bookmarkStart w:id="1304" w:name="_Toc525229555"/>
      <w:bookmarkStart w:id="1305" w:name="_Toc525229556"/>
      <w:bookmarkStart w:id="1306" w:name="_Toc525229557"/>
      <w:bookmarkStart w:id="1307" w:name="_Toc525229558"/>
      <w:bookmarkStart w:id="1308" w:name="_Toc525229559"/>
      <w:bookmarkStart w:id="1309" w:name="_Toc37849819"/>
      <w:bookmarkStart w:id="1310" w:name="_Toc38030593"/>
      <w:bookmarkEnd w:id="1302"/>
      <w:bookmarkEnd w:id="1303"/>
      <w:bookmarkEnd w:id="1304"/>
      <w:bookmarkEnd w:id="1305"/>
      <w:bookmarkEnd w:id="1306"/>
      <w:bookmarkEnd w:id="1307"/>
      <w:bookmarkEnd w:id="1308"/>
      <w:r>
        <w:t xml:space="preserve">Get Counts of </w:t>
      </w:r>
      <w:r w:rsidR="00D1704F">
        <w:t>Households</w:t>
      </w:r>
      <w:r>
        <w:t xml:space="preserve"> by Project</w:t>
      </w:r>
      <w:bookmarkEnd w:id="1309"/>
      <w:bookmarkEnd w:id="1310"/>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2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">
                <v:shape id="AutoShape 16" o:spid="_x0000_s152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proofErr w:type="spellStart"/>
                        <w:r>
                          <w:t>tlsa_CohortDates</w:t>
                        </w:r>
                        <w:proofErr w:type="spellEnd"/>
                      </w:p>
                    </w:txbxContent>
                  </v:textbox>
                </v:shape>
                <v:shape id="AutoShape 18" o:spid="_x0000_s153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proofErr w:type="spellStart"/>
                          <w:r>
                            <w:t>tlsa_HHID</w:t>
                          </w:r>
                          <w:proofErr w:type="spellEnd"/>
                        </w:p>
                      </w:txbxContent>
                    </v:textbox>
                  </v:shape>
                  <v:shape id="AutoShape 448" o:spid="_x0000_s153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lastRenderedPageBreak/>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51C2AB5C" w:rsidR="00024BFB" w:rsidRDefault="00024BFB" w:rsidP="00046859">
      <w:pPr>
        <w:pStyle w:val="ListParagraph"/>
        <w:numPr>
          <w:ilvl w:val="0"/>
          <w:numId w:val="10"/>
        </w:numPr>
      </w:pPr>
      <w:r>
        <w:t xml:space="preserve">If </w:t>
      </w:r>
      <w:r w:rsidRPr="00BB785F">
        <w:rPr>
          <w:b/>
        </w:rPr>
        <w:t>ProjectType</w:t>
      </w:r>
      <w:r>
        <w:t xml:space="preserve"> in </w:t>
      </w:r>
      <w:del w:id="1311" w:author="Molly McEvilley" w:date="2020-05-14T10:13:00Z">
        <w:r w:rsidDel="0012409F">
          <w:delText>(1,2,8,)</w:delText>
        </w:r>
      </w:del>
      <w:ins w:id="1312"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313" w:name="_Toc525229585"/>
      <w:bookmarkStart w:id="1314" w:name="_Toc525229586"/>
      <w:bookmarkStart w:id="1315" w:name="_Toc525229587"/>
      <w:bookmarkStart w:id="1316" w:name="_Toc525229588"/>
      <w:bookmarkStart w:id="1317" w:name="_Toc525229589"/>
      <w:bookmarkStart w:id="1318" w:name="_Toc525229590"/>
      <w:bookmarkStart w:id="1319" w:name="_Toc525229591"/>
      <w:bookmarkStart w:id="1320" w:name="_Toc37849820"/>
      <w:bookmarkStart w:id="1321" w:name="_Toc38030594"/>
      <w:bookmarkEnd w:id="1313"/>
      <w:bookmarkEnd w:id="1314"/>
      <w:bookmarkEnd w:id="1315"/>
      <w:bookmarkEnd w:id="1316"/>
      <w:bookmarkEnd w:id="1317"/>
      <w:bookmarkEnd w:id="1318"/>
      <w:bookmarkEnd w:id="1319"/>
      <w:r>
        <w:lastRenderedPageBreak/>
        <w:t xml:space="preserve">Get Counts of </w:t>
      </w:r>
      <w:r w:rsidR="006B71E5">
        <w:t>Households</w:t>
      </w:r>
      <w:r>
        <w:t xml:space="preserve"> by Project Type</w:t>
      </w:r>
      <w:bookmarkEnd w:id="1320"/>
      <w:bookmarkEnd w:id="1321"/>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3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Z05/1IQUAAIUZAAAOAAAAAAAA&#10;AAAAAAAAAC4CAABkcnMvZTJvRG9jLnhtbFBLAQItABQABgAIAAAAIQAn9Wpu3AAAAAUBAAAPAAAA&#10;AAAAAAAAAAAAAHsHAABkcnMvZG93bnJldi54bWxQSwUGAAAAAAQABADzAAAAhAgAAAAA&#10;">
                <v:shape id="AutoShape 16" o:spid="_x0000_s153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proofErr w:type="spellStart"/>
                        <w:r>
                          <w:t>tlsa_CohortDates</w:t>
                        </w:r>
                        <w:proofErr w:type="spellEnd"/>
                      </w:p>
                    </w:txbxContent>
                  </v:textbox>
                </v:shape>
                <v:shape id="AutoShape 18" o:spid="_x0000_s154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proofErr w:type="spellStart"/>
                          <w:r>
                            <w:t>tlsa_HHID</w:t>
                          </w:r>
                          <w:proofErr w:type="spellEnd"/>
                        </w:p>
                      </w:txbxContent>
                    </v:textbox>
                  </v:shape>
                  <v:shape id="AutoShape 448" o:spid="_x0000_s154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69B9773B" w:rsidR="00B814BE" w:rsidRDefault="00B814BE" w:rsidP="00046859">
      <w:pPr>
        <w:pStyle w:val="ListParagraph"/>
        <w:numPr>
          <w:ilvl w:val="0"/>
          <w:numId w:val="10"/>
        </w:numPr>
      </w:pPr>
      <w:r>
        <w:t xml:space="preserve">If </w:t>
      </w:r>
      <w:r w:rsidRPr="00BB785F">
        <w:rPr>
          <w:b/>
        </w:rPr>
        <w:t>ProjectType</w:t>
      </w:r>
      <w:r>
        <w:t xml:space="preserve"> in </w:t>
      </w:r>
      <w:del w:id="1322" w:author="Molly McEvilley" w:date="2020-05-14T10:13:00Z">
        <w:r w:rsidDel="0012409F">
          <w:delText>(1,2,8,)</w:delText>
        </w:r>
      </w:del>
      <w:ins w:id="1323"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lastRenderedPageBreak/>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324" w:name="_Toc525229617"/>
      <w:bookmarkStart w:id="1325" w:name="_Toc525229618"/>
      <w:bookmarkStart w:id="1326" w:name="_Toc525229619"/>
      <w:bookmarkStart w:id="1327" w:name="_Toc525229620"/>
      <w:bookmarkStart w:id="1328" w:name="_Toc525229621"/>
      <w:bookmarkStart w:id="1329" w:name="_Toc525229622"/>
      <w:bookmarkStart w:id="1330" w:name="_Toc525229623"/>
      <w:bookmarkStart w:id="1331" w:name="_Toc511744576"/>
      <w:bookmarkStart w:id="1332" w:name="_Toc511744577"/>
      <w:bookmarkStart w:id="1333" w:name="_Toc511744578"/>
      <w:bookmarkStart w:id="1334" w:name="_Toc511744579"/>
      <w:bookmarkStart w:id="1335" w:name="_Toc511744580"/>
      <w:bookmarkStart w:id="1336" w:name="_Toc511744581"/>
      <w:bookmarkStart w:id="1337" w:name="_Toc511744582"/>
      <w:bookmarkStart w:id="1338" w:name="_Toc511744591"/>
      <w:bookmarkStart w:id="1339" w:name="_Toc511744592"/>
      <w:bookmarkStart w:id="1340" w:name="_Toc511744593"/>
      <w:bookmarkStart w:id="1341" w:name="_Toc511744594"/>
      <w:bookmarkStart w:id="1342" w:name="_Toc511744595"/>
      <w:bookmarkStart w:id="1343" w:name="_Toc511744656"/>
      <w:bookmarkStart w:id="1344" w:name="_Toc511744657"/>
      <w:bookmarkStart w:id="1345" w:name="_Toc511744658"/>
      <w:bookmarkStart w:id="1346" w:name="_Toc511744659"/>
      <w:bookmarkStart w:id="1347" w:name="_Toc511744660"/>
      <w:bookmarkStart w:id="1348" w:name="_Toc511744661"/>
      <w:bookmarkStart w:id="1349" w:name="_Toc511744662"/>
      <w:bookmarkStart w:id="1350" w:name="_Toc511744663"/>
      <w:bookmarkStart w:id="1351" w:name="_Toc511182521"/>
      <w:bookmarkStart w:id="1352" w:name="_Toc37849821"/>
      <w:bookmarkStart w:id="1353" w:name="_Toc38030595"/>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r>
        <w:t>Get Counts of People by Project and Personal Characteristics</w:t>
      </w:r>
      <w:bookmarkEnd w:id="1352"/>
      <w:bookmarkEnd w:id="1353"/>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48"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">
                <v:shape id="AutoShape 30" o:spid="_x0000_s1549"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0"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1"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proofErr w:type="spellStart"/>
                        <w:r>
                          <w:t>tlsa_CohortDates</w:t>
                        </w:r>
                        <w:proofErr w:type="spellEnd"/>
                      </w:p>
                    </w:txbxContent>
                  </v:textbox>
                </v:shape>
                <v:shape id="AutoShape 33" o:spid="_x0000_s1552"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3"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proofErr w:type="spellStart"/>
                            <w:r>
                              <w:t>tlsa_Enrollment</w:t>
                            </w:r>
                            <w:proofErr w:type="spellEnd"/>
                          </w:p>
                        </w:txbxContent>
                      </v:textbox>
                    </v:shape>
                    <v:shape id="AutoShape 462" o:spid="_x0000_s155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proofErr w:type="spellStart"/>
                            <w:r>
                              <w:t>tlsa_HHID</w:t>
                            </w:r>
                            <w:proofErr w:type="spellEnd"/>
                          </w:p>
                        </w:txbxContent>
                      </v:textbox>
                    </v:shape>
                  </v:group>
                  <v:shape id="AutoShape 407" o:spid="_x0000_s155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5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5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0"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lastRenderedPageBreak/>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0B1FFC76" w:rsidR="00866D60" w:rsidRDefault="00866D60" w:rsidP="00046859">
      <w:pPr>
        <w:pStyle w:val="ListParagraph"/>
        <w:numPr>
          <w:ilvl w:val="0"/>
          <w:numId w:val="10"/>
        </w:numPr>
      </w:pPr>
      <w:r>
        <w:t xml:space="preserve">If </w:t>
      </w:r>
      <w:r w:rsidRPr="00BB785F">
        <w:rPr>
          <w:b/>
        </w:rPr>
        <w:t>ProjectType</w:t>
      </w:r>
      <w:r>
        <w:t xml:space="preserve"> in </w:t>
      </w:r>
      <w:del w:id="1354" w:author="Molly McEvilley" w:date="2020-05-14T10:13:00Z">
        <w:r w:rsidDel="0012409F">
          <w:delText>(1,2,8,)</w:delText>
        </w:r>
      </w:del>
      <w:ins w:id="1355"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41912363"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356" w:name="_Get_Counts_of"/>
      <w:bookmarkStart w:id="1357" w:name="_Toc37849822"/>
      <w:bookmarkStart w:id="1358" w:name="_Toc38030596"/>
      <w:bookmarkEnd w:id="1356"/>
      <w:r>
        <w:t>Get Counts of People by Project Type and Personal Characteristics</w:t>
      </w:r>
      <w:bookmarkEnd w:id="1357"/>
      <w:bookmarkEnd w:id="1358"/>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ACOIozABQAAPSEAAA4AAAAAAAAAAAAAAAAALgIA&#10;AGRycy9lMm9Eb2MueG1sUEsBAi0AFAAGAAgAAAAhAK+CyDXeAAAABQEAAA8AAAAAAAAAAAAAAAAA&#10;GggAAGRycy9kb3ducmV2LnhtbFBLBQYAAAAABAAEAPMAAAAlCQAAAAA=&#10;">
                <v:shape id="AutoShape 30" o:spid="_x0000_s156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proofErr w:type="spellStart"/>
                        <w:r>
                          <w:t>tlsa_CohortDates</w:t>
                        </w:r>
                        <w:proofErr w:type="spellEnd"/>
                      </w:p>
                    </w:txbxContent>
                  </v:textbox>
                </v:shape>
                <v:shape id="AutoShape 33" o:spid="_x0000_s156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6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6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proofErr w:type="spellStart"/>
                            <w:r>
                              <w:t>tlsa_Enrollment</w:t>
                            </w:r>
                            <w:proofErr w:type="spellEnd"/>
                          </w:p>
                        </w:txbxContent>
                      </v:textbox>
                    </v:shape>
                    <v:shape id="AutoShape 462" o:spid="_x0000_s156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proofErr w:type="spellStart"/>
                            <w:r>
                              <w:t>tlsa_HHID</w:t>
                            </w:r>
                            <w:proofErr w:type="spellEnd"/>
                          </w:p>
                        </w:txbxContent>
                      </v:textbox>
                    </v:shape>
                  </v:group>
                  <v:shape id="AutoShape 407" o:spid="_x0000_s157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lastRenderedPageBreak/>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6524EF2A" w:rsidR="00E2345E" w:rsidRDefault="00E2345E" w:rsidP="00046859">
      <w:pPr>
        <w:pStyle w:val="ListParagraph"/>
        <w:numPr>
          <w:ilvl w:val="0"/>
          <w:numId w:val="10"/>
        </w:numPr>
      </w:pPr>
      <w:r>
        <w:t xml:space="preserve">If </w:t>
      </w:r>
      <w:r w:rsidRPr="00BB785F">
        <w:rPr>
          <w:b/>
        </w:rPr>
        <w:t>ProjectType</w:t>
      </w:r>
      <w:r>
        <w:t xml:space="preserve"> in </w:t>
      </w:r>
      <w:del w:id="1359" w:author="Molly McEvilley" w:date="2020-05-14T10:13:00Z">
        <w:r w:rsidDel="0012409F">
          <w:delText>(1,2,8,)</w:delText>
        </w:r>
      </w:del>
      <w:ins w:id="1360"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lastRenderedPageBreak/>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lastRenderedPageBreak/>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361" w:name="_Toc37849823"/>
      <w:bookmarkStart w:id="1362" w:name="_Toc38030597"/>
      <w:r>
        <w:lastRenderedPageBreak/>
        <w:t xml:space="preserve">Get Counts of </w:t>
      </w:r>
      <w:proofErr w:type="spellStart"/>
      <w:r>
        <w:t>Bednights</w:t>
      </w:r>
      <w:proofErr w:type="spellEnd"/>
      <w:r>
        <w:t xml:space="preserve"> by Project</w:t>
      </w:r>
      <w:r w:rsidR="00A768D9">
        <w:t xml:space="preserve"> and Household Characteristics</w:t>
      </w:r>
      <w:bookmarkEnd w:id="1361"/>
      <w:bookmarkEnd w:id="1362"/>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4"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">
                <v:shape id="AutoShape 53" o:spid="_x0000_s1575"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6"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77"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78"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79"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proofErr w:type="spellStart"/>
                            <w:r>
                              <w:t>tlsa_Enrollment</w:t>
                            </w:r>
                            <w:proofErr w:type="spellEnd"/>
                          </w:p>
                        </w:txbxContent>
                      </v:textbox>
                    </v:shape>
                    <v:shape id="AutoShape 462" o:spid="_x0000_s158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proofErr w:type="spellStart"/>
                            <w:r>
                              <w:t>tlsa_HHID</w:t>
                            </w:r>
                            <w:proofErr w:type="spellEnd"/>
                          </w:p>
                        </w:txbxContent>
                      </v:textbox>
                    </v:shape>
                  </v:group>
                  <v:shape id="AutoShape 407" o:spid="_x0000_s158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333A77" w:rsidRPr="004C74F2">
              <w:rPr>
                <w:bCs w:val="0"/>
              </w:rPr>
              <w:t>HHType</w:t>
            </w:r>
            <w:proofErr w:type="spellEnd"/>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363" w:name="_Toc37849824"/>
      <w:bookmarkStart w:id="1364" w:name="_Toc38030598"/>
      <w:r>
        <w:lastRenderedPageBreak/>
        <w:t xml:space="preserve">Get Counts of </w:t>
      </w:r>
      <w:proofErr w:type="spellStart"/>
      <w:r>
        <w:t>Bednights</w:t>
      </w:r>
      <w:proofErr w:type="spellEnd"/>
      <w:r>
        <w:t xml:space="preserve"> by </w:t>
      </w:r>
      <w:r w:rsidR="00A768D9">
        <w:t>Project Type and Household Characteristics</w:t>
      </w:r>
      <w:bookmarkEnd w:id="1363"/>
      <w:bookmarkEnd w:id="1364"/>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6"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Bbnz1eXBQAAUh4AAA4A&#10;AAAAAAAAAAAAAAAALgIAAGRycy9lMm9Eb2MueG1sUEsBAi0AFAAGAAgAAAAhAGVco3XdAAAABQEA&#10;AA8AAAAAAAAAAAAAAAAA8QcAAGRycy9kb3ducmV2LnhtbFBLBQYAAAAABAAEAPMAAAD7CAAAAAA=&#10;">
                <v:shape id="AutoShape 53" o:spid="_x0000_s1587"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88"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89"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0"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1"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proofErr w:type="spellStart"/>
                            <w:r>
                              <w:t>tlsa_Enrollment</w:t>
                            </w:r>
                            <w:proofErr w:type="spellEnd"/>
                          </w:p>
                        </w:txbxContent>
                      </v:textbox>
                    </v:shape>
                    <v:shape id="AutoShape 462" o:spid="_x0000_s15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proofErr w:type="spellStart"/>
                            <w:r>
                              <w:t>tlsa_HHID</w:t>
                            </w:r>
                            <w:proofErr w:type="spellEnd"/>
                          </w:p>
                        </w:txbxContent>
                      </v:textbox>
                    </v:shape>
                  </v:group>
                  <v:shape id="AutoShape 407" o:spid="_x0000_s15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5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lastRenderedPageBreak/>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365" w:name="_Toc37849825"/>
      <w:bookmarkStart w:id="1366" w:name="_Toc38030599"/>
      <w:r>
        <w:t xml:space="preserve">Get Counts of </w:t>
      </w:r>
      <w:proofErr w:type="spellStart"/>
      <w:r>
        <w:t>Bednights</w:t>
      </w:r>
      <w:proofErr w:type="spellEnd"/>
      <w:r>
        <w:t xml:space="preserve"> by Project and Personal Characteristics</w:t>
      </w:r>
      <w:bookmarkEnd w:id="1365"/>
      <w:bookmarkEnd w:id="1366"/>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598"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Az8ZxeBgYAALYhAAAOAAAA&#10;AAAAAAAAAAAAAC4CAABkcnMvZTJvRG9jLnhtbFBLAQItABQABgAIAAAAIQCvgsg13gAAAAUBAAAP&#10;AAAAAAAAAAAAAAAAAGAIAABkcnMvZG93bnJldi54bWxQSwUGAAAAAAQABADzAAAAawkAAAAA&#10;">
                <v:shape id="AutoShape 65" o:spid="_x0000_s1599"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0"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1"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2"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3"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proofErr w:type="spellStart"/>
                            <w:r>
                              <w:t>tlsa_Enrollment</w:t>
                            </w:r>
                            <w:proofErr w:type="spellEnd"/>
                          </w:p>
                        </w:txbxContent>
                      </v:textbox>
                    </v:shape>
                    <v:shape id="AutoShape 462" o:spid="_x0000_s16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proofErr w:type="spellStart"/>
                            <w:r>
                              <w:t>tlsa_HHID</w:t>
                            </w:r>
                            <w:proofErr w:type="spellEnd"/>
                          </w:p>
                        </w:txbxContent>
                      </v:textbox>
                    </v:shape>
                  </v:group>
                  <v:shape id="AutoShape 407" o:spid="_x0000_s160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0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0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0"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lastRenderedPageBreak/>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367" w:name="_Toc37849826"/>
      <w:bookmarkStart w:id="1368" w:name="_Toc38030600"/>
      <w:r>
        <w:t xml:space="preserve">Get Counts of </w:t>
      </w:r>
      <w:proofErr w:type="spellStart"/>
      <w:r>
        <w:t>Bednights</w:t>
      </w:r>
      <w:proofErr w:type="spellEnd"/>
      <w:r>
        <w:t xml:space="preserve"> by Project Type and Personal Characteristics</w:t>
      </w:r>
      <w:bookmarkEnd w:id="1367"/>
      <w:bookmarkEnd w:id="1368"/>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">
                <v:shape id="AutoShape 65" o:spid="_x0000_s161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1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1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proofErr w:type="spellStart"/>
                            <w:r>
                              <w:t>tlsa_Enrollment</w:t>
                            </w:r>
                            <w:proofErr w:type="spellEnd"/>
                          </w:p>
                        </w:txbxContent>
                      </v:textbox>
                    </v:shape>
                    <v:shape id="AutoShape 462" o:spid="_x0000_s161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proofErr w:type="spellStart"/>
                            <w:r>
                              <w:t>tlsa_HHID</w:t>
                            </w:r>
                            <w:proofErr w:type="spellEnd"/>
                          </w:p>
                        </w:txbxContent>
                      </v:textbox>
                    </v:shape>
                  </v:group>
                  <v:shape id="AutoShape 407" o:spid="_x0000_s162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lastRenderedPageBreak/>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369" w:name="_Toc31198840"/>
      <w:bookmarkStart w:id="1370" w:name="_Toc37849827"/>
      <w:bookmarkStart w:id="1371" w:name="_Toc38030601"/>
      <w:bookmarkEnd w:id="1369"/>
      <w:r>
        <w:t xml:space="preserve">Data Quality – </w:t>
      </w:r>
      <w:r w:rsidR="00CF1247">
        <w:t xml:space="preserve">Get Counts of </w:t>
      </w:r>
      <w:r>
        <w:t>Enrollments Active After Project Operating End Date</w:t>
      </w:r>
      <w:r w:rsidR="00DA0B37">
        <w:t xml:space="preserve"> by Project</w:t>
      </w:r>
      <w:bookmarkEnd w:id="1370"/>
      <w:bookmarkEnd w:id="1371"/>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4"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KVsaq/LBQAApx0AAA4AAAAAAAAA&#10;AAAAAAAALgIAAGRycy9lMm9Eb2MueG1sUEsBAi0AFAAGAAgAAAAhAFbgwTbcAAAABQEAAA8AAAAA&#10;AAAAAAAAAAAAJQgAAGRycy9kb3ducmV2LnhtbFBLBQYAAAAABAAEAPMAAAAuCQAAAAA=&#10;">
                <v:shape id="AutoShape 137" o:spid="_x0000_s1625"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6"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27"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28"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29"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0"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1"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proofErr w:type="spellStart"/>
                          <w:r>
                            <w:t>tlsa_Enrollment</w:t>
                          </w:r>
                          <w:proofErr w:type="spellEnd"/>
                        </w:p>
                      </w:txbxContent>
                    </v:textbox>
                  </v:shape>
                  <v:shape id="AutoShape 13" o:spid="_x0000_s1632"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3"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proofErr w:type="spellStart"/>
                        <w:r>
                          <w:t>tlsa_CohortDates</w:t>
                        </w:r>
                        <w:proofErr w:type="spellEnd"/>
                      </w:p>
                    </w:txbxContent>
                  </v:textbox>
                </v:shape>
                <v:shape id="AutoShape 146" o:spid="_x0000_s1634"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lastRenderedPageBreak/>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372" w:name="_Toc37849828"/>
      <w:bookmarkStart w:id="1373"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372"/>
      <w:bookmarkEnd w:id="1373"/>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5"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">
                <v:shape id="AutoShape 148" o:spid="_x0000_s1636"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37"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38"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39"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0"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1"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2"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3"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4"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proofErr w:type="spellStart"/>
                          <w:r>
                            <w:t>tlsa_HHID</w:t>
                          </w:r>
                          <w:proofErr w:type="spellEnd"/>
                        </w:p>
                      </w:txbxContent>
                    </v:textbox>
                  </v:shape>
                  <v:shape id="AutoShape 13" o:spid="_x0000_s1645"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6"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47"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lastRenderedPageBreak/>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1374" w:name="_Toc37849829"/>
      <w:bookmarkStart w:id="1375" w:name="_Toc38030603"/>
      <w:r>
        <w:t>Data Quality – Get Counts of Enrollments with no Enrollment CoC Record by Project</w:t>
      </w:r>
      <w:bookmarkEnd w:id="1374"/>
      <w:bookmarkEnd w:id="1375"/>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48"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">
                <v:shape id="AutoShape 161" o:spid="_x0000_s1649"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0"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1"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2"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3"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4"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5"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6"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57"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58"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59"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0"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lastRenderedPageBreak/>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376" w:name="_HMIS_Business_Logic:"/>
      <w:bookmarkStart w:id="1377" w:name="_Toc37849830"/>
      <w:bookmarkStart w:id="1378" w:name="_Toc38030604"/>
      <w:bookmarkEnd w:id="1376"/>
      <w:proofErr w:type="spellStart"/>
      <w:r>
        <w:t>LSACalculated</w:t>
      </w:r>
      <w:bookmarkEnd w:id="1377"/>
      <w:bookmarkEnd w:id="1378"/>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1379" w:name="_HMIS_Business_Logic:_4"/>
      <w:bookmarkStart w:id="1380" w:name="_Toc37849831"/>
      <w:bookmarkStart w:id="1381" w:name="_Toc38030605"/>
      <w:bookmarkEnd w:id="1379"/>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1"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HvG&#10;dwpIAgAAjgQAAA4AAAAAAAAAAAAAAAAALgIAAGRycy9lMm9Eb2MueG1sUEsBAi0AFAAGAAgAAAAh&#10;ABQYbbnhAAAACQEAAA8AAAAAAAAAAAAAAAAAogQAAGRycy9kb3ducmV2LnhtbFBLBQYAAAAABAAE&#10;APMAAACwBQ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380"/>
      <w:bookmarkEnd w:id="1381"/>
      <w:proofErr w:type="spellEnd"/>
    </w:p>
    <w:p w14:paraId="408EA906" w14:textId="61AFB04E" w:rsidR="007242D3" w:rsidRDefault="007242D3" w:rsidP="007242D3">
      <w:pPr>
        <w:pStyle w:val="Heading2"/>
      </w:pPr>
      <w:bookmarkStart w:id="1382" w:name="_Toc37849832"/>
      <w:bookmarkStart w:id="1383" w:name="_Toc38030606"/>
      <w:r>
        <w:t>Get HMIS Enrollments Active in the Three-Year Data Quality Report Period</w:t>
      </w:r>
      <w:bookmarkEnd w:id="1382"/>
      <w:bookmarkEnd w:id="1383"/>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lqYw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E4KuWpjBQAA&#10;0iEAAA4AAAAAAAAAAAAAAAAALgIAAGRycy9lMm9Eb2MueG1sUEsBAi0AFAAGAAgAAAAhACVAGd/e&#10;AAAABQEAAA8AAAAAAAAAAAAAAAAAvQcAAGRycy9kb3ducmV2LnhtbFBLBQYAAAAABAAEAPMAAADI&#10;CAAAAAA=&#10;">
                <v:shape id="Left Bracket 4" o:spid="_x0000_s16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proofErr w:type="spellStart"/>
                        <w:r>
                          <w:t>dq_Enrollment</w:t>
                        </w:r>
                        <w:proofErr w:type="spellEnd"/>
                      </w:p>
                    </w:txbxContent>
                  </v:textbox>
                </v:shape>
                <v:shape id="AutoShape 9" o:spid="_x0000_s16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14:paraId="259DD752" w14:textId="77777777" w:rsidTr="00BC0469">
        <w:trPr>
          <w:cantSplit/>
          <w:trHeight w:val="216"/>
        </w:trPr>
        <w:tc>
          <w:tcPr>
            <w:tcW w:w="9355" w:type="dxa"/>
          </w:tcPr>
          <w:p w14:paraId="7E6FE47F" w14:textId="77777777" w:rsidR="007242D3" w:rsidRPr="00C032F4" w:rsidRDefault="007242D3" w:rsidP="00BC0469">
            <w:pPr>
              <w:pStyle w:val="NoSpacing"/>
            </w:pPr>
            <w:r w:rsidRPr="00C032F4">
              <w:t>OperatingEndDate</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lastRenderedPageBreak/>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proofErr w:type="spellStart"/>
      <w:r>
        <w:t>tlsa_CohortDates.</w:t>
      </w:r>
      <w:r w:rsidRPr="003B32CD">
        <w:rPr>
          <w:b/>
          <w:bCs/>
        </w:rPr>
        <w:t>Cohort</w:t>
      </w:r>
      <w:proofErr w:type="spellEnd"/>
      <w:r>
        <w:t xml:space="preserve"> = 20</w:t>
      </w:r>
    </w:p>
    <w:p w14:paraId="3F904F78" w14:textId="4DCF5CEA" w:rsidR="003B32CD" w:rsidRDefault="003B32CD" w:rsidP="00046859">
      <w:pPr>
        <w:pStyle w:val="ListParagraph"/>
        <w:numPr>
          <w:ilvl w:val="0"/>
          <w:numId w:val="36"/>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046859">
      <w:pPr>
        <w:pStyle w:val="ListParagraph"/>
        <w:numPr>
          <w:ilvl w:val="0"/>
          <w:numId w:val="36"/>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3F8BDB3" w14:textId="77777777"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proofErr w:type="gramStart"/>
      <w:r>
        <w:t>Length(</w:t>
      </w:r>
      <w:proofErr w:type="gramEnd"/>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384" w:name="_Toc37849833"/>
      <w:bookmarkStart w:id="1385" w:name="_Toc38030607"/>
      <w:r>
        <w:t>Set LSAReport Data Quality Values</w:t>
      </w:r>
      <w:bookmarkEnd w:id="1384"/>
      <w:r w:rsidR="00D05131">
        <w:t xml:space="preserve"> </w:t>
      </w:r>
      <w:bookmarkEnd w:id="1385"/>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lastRenderedPageBreak/>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D05131" w:rsidRPr="00C24F02" w14:paraId="65A1532E" w14:textId="77777777" w:rsidTr="00171172">
        <w:trPr>
          <w:cantSplit/>
          <w:trHeight w:val="216"/>
        </w:trPr>
        <w:tc>
          <w:tcPr>
            <w:tcW w:w="2335" w:type="dxa"/>
            <w:shd w:val="clear" w:color="auto" w:fill="EEECE1" w:themeFill="background2"/>
          </w:tcPr>
          <w:p w14:paraId="0E12903E" w14:textId="77777777" w:rsidR="00D05131" w:rsidRPr="00C24F02" w:rsidRDefault="00D05131" w:rsidP="003F2061">
            <w:pPr>
              <w:pStyle w:val="NoSpacing"/>
              <w:rPr>
                <w:b/>
                <w:bCs/>
              </w:rPr>
            </w:pPr>
            <w:r w:rsidRPr="00C24F02">
              <w:rPr>
                <w:b/>
                <w:bCs/>
              </w:rPr>
              <w:t>hmis_Client</w:t>
            </w:r>
          </w:p>
        </w:tc>
        <w:tc>
          <w:tcPr>
            <w:tcW w:w="7015" w:type="dxa"/>
            <w:shd w:val="clear" w:color="auto" w:fill="EEECE1" w:themeFill="background2"/>
          </w:tcPr>
          <w:p w14:paraId="79344754" w14:textId="77777777" w:rsidR="00D05131" w:rsidRPr="00C24F02" w:rsidRDefault="00D05131" w:rsidP="003F2061">
            <w:pPr>
              <w:pStyle w:val="NoSpacing"/>
              <w:rPr>
                <w:b/>
                <w:bCs/>
              </w:rPr>
            </w:pPr>
            <w:r w:rsidRPr="00C24F02">
              <w:rPr>
                <w:b/>
                <w:bCs/>
              </w:rPr>
              <w:t>Condition</w:t>
            </w:r>
          </w:p>
        </w:tc>
      </w:tr>
      <w:tr w:rsidR="005F050C" w:rsidRPr="005F050C" w14:paraId="316416E1" w14:textId="77777777" w:rsidTr="00171172">
        <w:trPr>
          <w:cantSplit/>
          <w:trHeight w:val="216"/>
        </w:trPr>
        <w:tc>
          <w:tcPr>
            <w:tcW w:w="2335" w:type="dxa"/>
            <w:shd w:val="clear" w:color="auto" w:fill="auto"/>
          </w:tcPr>
          <w:p w14:paraId="3F564A09" w14:textId="424B17CB" w:rsidR="005F050C" w:rsidRPr="00171172" w:rsidRDefault="005F050C" w:rsidP="003F2061">
            <w:pPr>
              <w:pStyle w:val="NoSpacing"/>
            </w:pPr>
            <w:r>
              <w:t>PersonalID</w:t>
            </w:r>
          </w:p>
        </w:tc>
        <w:tc>
          <w:tcPr>
            <w:tcW w:w="7015" w:type="dxa"/>
            <w:shd w:val="clear" w:color="auto" w:fill="auto"/>
          </w:tcPr>
          <w:p w14:paraId="6C631D33" w14:textId="6F92B397" w:rsidR="005F050C" w:rsidRPr="00171172" w:rsidRDefault="005F050C" w:rsidP="003F2061">
            <w:pPr>
              <w:pStyle w:val="NoSpacing"/>
            </w:pPr>
            <w:r>
              <w:t xml:space="preserve">In </w:t>
            </w:r>
            <w:proofErr w:type="spellStart"/>
            <w:r>
              <w:t>dq_Enrollment</w:t>
            </w:r>
            <w:proofErr w:type="spellEnd"/>
          </w:p>
        </w:tc>
      </w:tr>
      <w:tr w:rsidR="00D05131" w14:paraId="7FC586BF" w14:textId="77777777" w:rsidTr="00171172">
        <w:trPr>
          <w:cantSplit/>
          <w:trHeight w:val="216"/>
        </w:trPr>
        <w:tc>
          <w:tcPr>
            <w:tcW w:w="2335" w:type="dxa"/>
          </w:tcPr>
          <w:p w14:paraId="7900FAAD" w14:textId="77777777" w:rsidR="00D05131" w:rsidRPr="00C24F02" w:rsidRDefault="00D05131" w:rsidP="003F2061">
            <w:pPr>
              <w:pStyle w:val="NoSpacing"/>
              <w:rPr>
                <w:iCs/>
              </w:rPr>
            </w:pPr>
            <w:proofErr w:type="spellStart"/>
            <w:r w:rsidRPr="00C24F02">
              <w:rPr>
                <w:rFonts w:cs="Open Sans"/>
                <w:iCs/>
              </w:rPr>
              <w:t>SSNDataQuality</w:t>
            </w:r>
            <w:proofErr w:type="spellEnd"/>
          </w:p>
        </w:tc>
        <w:tc>
          <w:tcPr>
            <w:tcW w:w="7015" w:type="dxa"/>
          </w:tcPr>
          <w:p w14:paraId="359DBF6D" w14:textId="77777777" w:rsidR="00D05131" w:rsidRDefault="00D05131" w:rsidP="003F2061">
            <w:pPr>
              <w:pStyle w:val="NoSpacing"/>
            </w:pPr>
            <w:r>
              <w:t>in (8,9)</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386" w:name="_Hlk37406231"/>
            <w:proofErr w:type="spellStart"/>
            <w:r w:rsidRPr="002A38F0">
              <w:rPr>
                <w:b/>
                <w:bCs/>
                <w:color w:val="000000" w:themeColor="text1"/>
              </w:rPr>
              <w:lastRenderedPageBreak/>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77777777" w:rsidR="00D05131" w:rsidRDefault="00D05131" w:rsidP="003F2061">
            <w:pPr>
              <w:pStyle w:val="NoSpacing"/>
            </w:pPr>
            <w:r>
              <w:t>0</w:t>
            </w:r>
          </w:p>
        </w:tc>
      </w:tr>
      <w:tr w:rsidR="00D05131" w14:paraId="6A5358FE" w14:textId="77777777" w:rsidTr="00741942">
        <w:trPr>
          <w:cantSplit/>
          <w:trHeight w:val="216"/>
        </w:trPr>
        <w:tc>
          <w:tcPr>
            <w:tcW w:w="2335" w:type="dxa"/>
            <w:shd w:val="clear" w:color="auto" w:fill="EEECE1" w:themeFill="background2"/>
          </w:tcPr>
          <w:p w14:paraId="2B88150C" w14:textId="77777777" w:rsidR="00D05131" w:rsidRPr="00A43FB2" w:rsidRDefault="00D05131" w:rsidP="003F2061">
            <w:pPr>
              <w:pStyle w:val="NoSpacing"/>
              <w:rPr>
                <w:b/>
                <w:bCs/>
              </w:rPr>
            </w:pPr>
            <w:r w:rsidRPr="00171172">
              <w:rPr>
                <w:b/>
                <w:bCs/>
              </w:rPr>
              <w:t>hmis_Client</w:t>
            </w:r>
          </w:p>
        </w:tc>
        <w:tc>
          <w:tcPr>
            <w:tcW w:w="7015" w:type="dxa"/>
            <w:shd w:val="clear" w:color="auto" w:fill="EEECE1" w:themeFill="background2"/>
          </w:tcPr>
          <w:p w14:paraId="1E9C396A" w14:textId="77777777" w:rsidR="00D05131" w:rsidRDefault="00D05131" w:rsidP="003F2061">
            <w:pPr>
              <w:pStyle w:val="NoSpacing"/>
            </w:pPr>
            <w:r w:rsidRPr="00056D05">
              <w:rPr>
                <w:b/>
              </w:rPr>
              <w:t>Condition</w:t>
            </w:r>
          </w:p>
        </w:tc>
      </w:tr>
      <w:tr w:rsidR="00A43FB2" w14:paraId="7F5A388C" w14:textId="77777777" w:rsidTr="00171172">
        <w:trPr>
          <w:cantSplit/>
          <w:trHeight w:val="216"/>
        </w:trPr>
        <w:tc>
          <w:tcPr>
            <w:tcW w:w="2335" w:type="dxa"/>
            <w:shd w:val="clear" w:color="auto" w:fill="auto"/>
          </w:tcPr>
          <w:p w14:paraId="26120685" w14:textId="51BB75B1" w:rsidR="00A43FB2" w:rsidRPr="00A43FB2" w:rsidRDefault="00A43FB2" w:rsidP="003F2061">
            <w:pPr>
              <w:pStyle w:val="NoSpacing"/>
            </w:pPr>
            <w:r>
              <w:t>PersonalID</w:t>
            </w:r>
          </w:p>
        </w:tc>
        <w:tc>
          <w:tcPr>
            <w:tcW w:w="7015" w:type="dxa"/>
            <w:shd w:val="clear" w:color="auto" w:fill="auto"/>
          </w:tcPr>
          <w:p w14:paraId="1C90F02A" w14:textId="2D68B85E" w:rsidR="00A43FB2" w:rsidRPr="00171172" w:rsidRDefault="00A43FB2" w:rsidP="003F2061">
            <w:pPr>
              <w:pStyle w:val="NoSpacing"/>
            </w:pPr>
            <w:r>
              <w:t xml:space="preserve">In </w:t>
            </w:r>
            <w:proofErr w:type="spellStart"/>
            <w:r>
              <w:t>dq_Enrollment</w:t>
            </w:r>
            <w:proofErr w:type="spellEnd"/>
          </w:p>
        </w:tc>
      </w:tr>
      <w:tr w:rsidR="00D05131" w14:paraId="02D52872" w14:textId="77777777" w:rsidTr="003F2061">
        <w:trPr>
          <w:cantSplit/>
          <w:trHeight w:val="216"/>
        </w:trPr>
        <w:tc>
          <w:tcPr>
            <w:tcW w:w="2335" w:type="dxa"/>
          </w:tcPr>
          <w:p w14:paraId="1A89FF0A" w14:textId="77777777" w:rsidR="00D05131" w:rsidRPr="00574D3C" w:rsidRDefault="00D05131" w:rsidP="003F2061">
            <w:pPr>
              <w:pStyle w:val="NoSpacing"/>
              <w:rPr>
                <w:i/>
              </w:rPr>
            </w:pPr>
            <w:proofErr w:type="spellStart"/>
            <w:r>
              <w:rPr>
                <w:rFonts w:cs="Open Sans"/>
                <w:i/>
              </w:rPr>
              <w:t>SSNDataQuality</w:t>
            </w:r>
            <w:proofErr w:type="spellEnd"/>
          </w:p>
        </w:tc>
        <w:tc>
          <w:tcPr>
            <w:tcW w:w="7015" w:type="dxa"/>
          </w:tcPr>
          <w:p w14:paraId="3B09D24A" w14:textId="0521FE2A" w:rsidR="00D05131" w:rsidRDefault="00D05131" w:rsidP="003F2061">
            <w:pPr>
              <w:pStyle w:val="NoSpacing"/>
            </w:pPr>
            <w:r>
              <w:t xml:space="preserve">NOT in (8,9) or is </w:t>
            </w:r>
            <w:r w:rsidR="00143E83">
              <w:t>NULL</w:t>
            </w:r>
          </w:p>
        </w:tc>
      </w:tr>
    </w:tbl>
    <w:bookmarkEnd w:id="1386"/>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ins w:id="1387" w:author="Molly McEvilley" w:date="2020-05-28T09:24:00Z">
              <w:r w:rsidR="00446C0F">
                <w:t>,33,</w:t>
              </w:r>
              <w:r w:rsidR="00581AC7">
                <w:t>34</w:t>
              </w:r>
            </w:ins>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77777777" w:rsidR="002D61ED" w:rsidRPr="00956E23" w:rsidRDefault="002D61ED" w:rsidP="00F6016E">
            <w:pPr>
              <w:pStyle w:val="NoSpacing"/>
              <w:rPr>
                <w:iCs/>
              </w:rPr>
            </w:pPr>
            <w:r w:rsidRPr="00956E23">
              <w:rPr>
                <w:iCs/>
              </w:rPr>
              <w:t>in (98,99)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388"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388"/>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lastRenderedPageBreak/>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63"/>
        <w:gridCol w:w="1199"/>
        <w:gridCol w:w="1402"/>
        <w:gridCol w:w="1319"/>
        <w:gridCol w:w="2135"/>
        <w:gridCol w:w="1437"/>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25645BA5" w:rsidR="00601EDE" w:rsidRPr="00956E23" w:rsidRDefault="00601EDE" w:rsidP="00F6016E">
            <w:pPr>
              <w:pStyle w:val="NoSpacing"/>
              <w:rPr>
                <w:iCs/>
              </w:rPr>
            </w:pPr>
            <w:r w:rsidRPr="00956E23">
              <w:rPr>
                <w:rFonts w:cs="Open Sans"/>
                <w:iCs/>
              </w:rPr>
              <w:t>in (4,5,6,7,15,</w:t>
            </w:r>
            <w:del w:id="1389" w:author="Molly McEvilley" w:date="2020-06-04T10:22:00Z">
              <w:r w:rsidRPr="00956E23" w:rsidDel="00553FEB">
                <w:rPr>
                  <w:rFonts w:cs="Open Sans"/>
                  <w:iCs/>
                </w:rPr>
                <w:delText>24</w:delText>
              </w:r>
            </w:del>
            <w:commentRangeStart w:id="1390"/>
            <w:ins w:id="1391" w:author="Molly McEvilley" w:date="2020-06-04T10:22:00Z">
              <w:r w:rsidR="00553FEB">
                <w:rPr>
                  <w:rFonts w:cs="Open Sans"/>
                  <w:iCs/>
                </w:rPr>
                <w:t>25</w:t>
              </w:r>
            </w:ins>
            <w:commentRangeEnd w:id="1390"/>
            <w:ins w:id="1392" w:author="Molly McEvilley" w:date="2020-06-04T10:23:00Z">
              <w:r w:rsidR="00B02E15">
                <w:rPr>
                  <w:rStyle w:val="CommentReference"/>
                  <w:rFonts w:eastAsiaTheme="minorHAnsi"/>
                </w:rPr>
                <w:commentReference w:id="1390"/>
              </w:r>
            </w:ins>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19"/>
        <w:gridCol w:w="1803"/>
        <w:gridCol w:w="2135"/>
        <w:gridCol w:w="1783"/>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196FCB80" w:rsidR="00F94485" w:rsidRPr="00956E23" w:rsidRDefault="00F94485">
            <w:pPr>
              <w:pStyle w:val="NoSpacing"/>
              <w:rPr>
                <w:rFonts w:ascii="Calibri" w:hAnsi="Calibri" w:cs="Calibri"/>
              </w:rPr>
            </w:pPr>
            <w:r w:rsidRPr="00956E23">
              <w:rPr>
                <w:rFonts w:ascii="Calibri" w:hAnsi="Calibri" w:cs="Calibri"/>
              </w:rPr>
              <w:t>in (4,5,6,7,15,</w:t>
            </w:r>
            <w:commentRangeStart w:id="1393"/>
            <w:del w:id="1394" w:author="Molly McEvilley" w:date="2020-06-04T10:22:00Z">
              <w:r w:rsidRPr="00956E23" w:rsidDel="00553FEB">
                <w:rPr>
                  <w:rFonts w:ascii="Calibri" w:hAnsi="Calibri" w:cs="Calibri"/>
                </w:rPr>
                <w:delText>24</w:delText>
              </w:r>
            </w:del>
            <w:ins w:id="1395" w:author="Molly McEvilley" w:date="2020-06-04T10:22:00Z">
              <w:r w:rsidR="00553FEB">
                <w:rPr>
                  <w:rFonts w:ascii="Calibri" w:hAnsi="Calibri" w:cs="Calibri"/>
                </w:rPr>
                <w:t>25</w:t>
              </w:r>
            </w:ins>
            <w:commentRangeEnd w:id="1393"/>
            <w:ins w:id="1396" w:author="Molly McEvilley" w:date="2020-06-04T10:23:00Z">
              <w:r w:rsidR="00B02E15">
                <w:rPr>
                  <w:rStyle w:val="CommentReference"/>
                  <w:rFonts w:eastAsiaTheme="minorHAnsi"/>
                </w:rPr>
                <w:commentReference w:id="1393"/>
              </w:r>
            </w:ins>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lastRenderedPageBreak/>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4754BDD" w:rsidR="000C1F5E" w:rsidRDefault="000C1F5E" w:rsidP="000C1F5E">
            <w:pPr>
              <w:pStyle w:val="NoSpacing"/>
              <w:rPr>
                <w:rFonts w:ascii="Calibri" w:hAnsi="Calibri" w:cs="Calibri"/>
              </w:rPr>
            </w:pPr>
            <w:r>
              <w:rPr>
                <w:rFonts w:ascii="Calibri" w:hAnsi="Calibri" w:cs="Calibri"/>
              </w:rPr>
              <w:t>in (4,5,6,7,15,</w:t>
            </w:r>
            <w:commentRangeStart w:id="1397"/>
            <w:del w:id="1398" w:author="Molly McEvilley" w:date="2020-06-04T10:22:00Z">
              <w:r w:rsidDel="00553FEB">
                <w:rPr>
                  <w:rFonts w:ascii="Calibri" w:hAnsi="Calibri" w:cs="Calibri"/>
                </w:rPr>
                <w:delText>24</w:delText>
              </w:r>
            </w:del>
            <w:ins w:id="1399" w:author="Molly McEvilley" w:date="2020-06-04T10:22:00Z">
              <w:r w:rsidR="00553FEB">
                <w:rPr>
                  <w:rFonts w:ascii="Calibri" w:hAnsi="Calibri" w:cs="Calibri"/>
                </w:rPr>
                <w:t>25</w:t>
              </w:r>
            </w:ins>
            <w:commentRangeEnd w:id="1397"/>
            <w:ins w:id="1400" w:author="Molly McEvilley" w:date="2020-06-04T10:23:00Z">
              <w:r w:rsidR="00BB494E">
                <w:rPr>
                  <w:rStyle w:val="CommentReference"/>
                  <w:rFonts w:eastAsiaTheme="minorHAnsi"/>
                </w:rPr>
                <w:commentReference w:id="1397"/>
              </w:r>
            </w:ins>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974782" w:rsidDel="006F3FCA" w14:paraId="579FFF29" w14:textId="5A4BF438" w:rsidTr="00C34F4A">
        <w:trPr>
          <w:trHeight w:val="216"/>
          <w:del w:id="1401" w:author="Molly McEvilley" w:date="2020-05-14T09:11:00Z"/>
        </w:trPr>
        <w:tc>
          <w:tcPr>
            <w:tcW w:w="2065" w:type="dxa"/>
          </w:tcPr>
          <w:p w14:paraId="147AEBC2" w14:textId="7D57F961" w:rsidR="00974782" w:rsidDel="006F3FCA" w:rsidRDefault="00974782" w:rsidP="00C34F4A">
            <w:pPr>
              <w:pStyle w:val="NoSpacing"/>
              <w:rPr>
                <w:del w:id="1402" w:author="Molly McEvilley" w:date="2020-05-14T09:11:00Z"/>
                <w:iCs/>
              </w:rPr>
            </w:pPr>
            <w:commentRangeStart w:id="1403"/>
            <w:del w:id="1404" w:author="Molly McEvilley" w:date="2020-05-14T09:11:00Z">
              <w:r w:rsidDel="006F3FCA">
                <w:rPr>
                  <w:iCs/>
                </w:rPr>
                <w:delText xml:space="preserve">Status1/Status3 </w:delText>
              </w:r>
            </w:del>
            <w:commentRangeEnd w:id="1403"/>
            <w:r w:rsidR="00923C65">
              <w:rPr>
                <w:rStyle w:val="CommentReference"/>
                <w:rFonts w:eastAsiaTheme="minorHAnsi"/>
              </w:rPr>
              <w:commentReference w:id="1403"/>
            </w:r>
          </w:p>
        </w:tc>
        <w:tc>
          <w:tcPr>
            <w:tcW w:w="7290" w:type="dxa"/>
          </w:tcPr>
          <w:p w14:paraId="4AB3325D" w14:textId="2F9DF850" w:rsidR="00974782" w:rsidDel="006F3FCA" w:rsidRDefault="00974782" w:rsidP="00C34F4A">
            <w:pPr>
              <w:pStyle w:val="NoSpacing"/>
              <w:rPr>
                <w:del w:id="1405" w:author="Molly McEvilley" w:date="2020-05-14T09:11:00Z"/>
              </w:rPr>
            </w:pPr>
            <w:del w:id="1406" w:author="Molly McEvilley" w:date="2020-05-14T09:11:00Z">
              <w:r w:rsidDel="006F3FCA">
                <w:delText>Is not NULL</w:delText>
              </w:r>
            </w:del>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ins w:id="1407" w:author="Molly McEvilley" w:date="2020-05-14T09:14:00Z"/>
                <w:rFonts w:cstheme="minorHAnsi"/>
                <w:u w:val="single"/>
              </w:rPr>
            </w:pPr>
            <w:commentRangeStart w:id="1408"/>
            <w:ins w:id="1409" w:author="Molly McEvilley" w:date="2020-05-14T09:14:00Z">
              <w:r w:rsidRPr="001978EB">
                <w:rPr>
                  <w:b/>
                  <w:bCs/>
                </w:rPr>
                <w:t>Destination1</w:t>
              </w:r>
            </w:ins>
            <w:commentRangeEnd w:id="1408"/>
            <w:ins w:id="1410" w:author="Molly McEvilley" w:date="2020-05-14T10:02:00Z">
              <w:r w:rsidR="00A5110F">
                <w:rPr>
                  <w:rStyle w:val="CommentReference"/>
                  <w:rFonts w:eastAsiaTheme="minorHAnsi"/>
                </w:rPr>
                <w:commentReference w:id="1408"/>
              </w:r>
            </w:ins>
            <w:ins w:id="1411" w:author="Molly McEvilley" w:date="2020-05-14T09:14:00Z">
              <w:r>
                <w:t xml:space="preserve">: </w:t>
              </w:r>
            </w:ins>
            <w:ins w:id="1412" w:author="Molly McEvilley" w:date="2020-05-14T09:20:00Z">
              <w:r w:rsidR="00A5673F">
                <w:t>&gt;</w:t>
              </w:r>
            </w:ins>
            <w:ins w:id="1413" w:author="Molly McEvilley" w:date="2020-05-14T09:14:00Z">
              <w:r>
                <w:rPr>
                  <w:b/>
                  <w:bCs/>
                </w:rPr>
                <w:t xml:space="preserve"> </w:t>
              </w:r>
              <w:r w:rsidRPr="00A6067F">
                <w:rPr>
                  <w:rFonts w:cstheme="minorHAnsi"/>
                  <w:u w:val="single"/>
                </w:rPr>
                <w:t>ReportStart</w:t>
              </w:r>
              <w:r w:rsidRPr="00A6067F">
                <w:rPr>
                  <w:rFonts w:cstheme="minorHAnsi"/>
                </w:rPr>
                <w:t xml:space="preserve"> </w:t>
              </w:r>
            </w:ins>
          </w:p>
          <w:p w14:paraId="5D08E6B1" w14:textId="29B5EA4D" w:rsidR="00046859" w:rsidRDefault="00FA207A" w:rsidP="00FA207A">
            <w:pPr>
              <w:pStyle w:val="NoSpacing"/>
            </w:pPr>
            <w:ins w:id="1414" w:author="Molly McEvilley" w:date="2020-05-14T09:14:00Z">
              <w:r>
                <w:rPr>
                  <w:b/>
                  <w:bCs/>
                </w:rPr>
                <w:t>Destination3</w:t>
              </w:r>
              <w:r w:rsidRPr="001978EB">
                <w:t>:  is not NULL</w:t>
              </w:r>
            </w:ins>
            <w:del w:id="1415" w:author="Molly McEvilley" w:date="2020-05-14T09:14:00Z">
              <w:r w:rsidR="00046859" w:rsidRPr="00956E23" w:rsidDel="00FA207A">
                <w:delText>Between</w:delText>
              </w:r>
              <w:r w:rsidR="00046859" w:rsidDel="00FA207A">
                <w:rPr>
                  <w:b/>
                  <w:bCs/>
                </w:rPr>
                <w:delText xml:space="preserve"> </w:delText>
              </w:r>
              <w:r w:rsidR="00046859" w:rsidRPr="00A6067F" w:rsidDel="00FA207A">
                <w:rPr>
                  <w:rFonts w:cstheme="minorHAnsi"/>
                  <w:u w:val="single"/>
                </w:rPr>
                <w:delText>ReportStart</w:delText>
              </w:r>
              <w:r w:rsidR="00046859" w:rsidRPr="00A6067F" w:rsidDel="00FA207A">
                <w:rPr>
                  <w:rFonts w:cstheme="minorHAnsi"/>
                </w:rPr>
                <w:delText xml:space="preserve"> and </w:delText>
              </w:r>
              <w:r w:rsidR="00046859" w:rsidRPr="00046859" w:rsidDel="00FA207A">
                <w:rPr>
                  <w:rFonts w:cstheme="minorHAnsi"/>
                  <w:u w:val="single"/>
                </w:rPr>
                <w:delText>ReportEnd</w:delText>
              </w:r>
            </w:del>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3994E501" w14:textId="390612A4" w:rsidR="003432D7" w:rsidRPr="00A6067F" w:rsidDel="00195C83" w:rsidRDefault="00956E23" w:rsidP="003432D7">
      <w:pPr>
        <w:rPr>
          <w:del w:id="1416" w:author="Molly McEvilley" w:date="2020-05-14T09:15:00Z"/>
          <w:rFonts w:cstheme="minorHAnsi"/>
        </w:rPr>
      </w:pPr>
      <w:del w:id="1417" w:author="Molly McEvilley" w:date="2020-05-14T09:15:00Z">
        <w:r w:rsidDel="00195C83">
          <w:delText>And:</w:delText>
        </w:r>
      </w:del>
    </w:p>
    <w:tbl>
      <w:tblPr>
        <w:tblStyle w:val="TableGrid"/>
        <w:tblW w:w="0" w:type="auto"/>
        <w:tblLook w:val="04A0" w:firstRow="1" w:lastRow="0" w:firstColumn="1" w:lastColumn="0" w:noHBand="0" w:noVBand="1"/>
      </w:tblPr>
      <w:tblGrid>
        <w:gridCol w:w="3235"/>
        <w:gridCol w:w="6115"/>
      </w:tblGrid>
      <w:tr w:rsidR="003432D7" w:rsidRPr="00956E23" w:rsidDel="00195C83" w14:paraId="36A38BA6" w14:textId="29F9A66A" w:rsidTr="00956E23">
        <w:trPr>
          <w:trHeight w:val="216"/>
          <w:del w:id="1418" w:author="Molly McEvilley" w:date="2020-05-14T09:15:00Z"/>
        </w:trPr>
        <w:tc>
          <w:tcPr>
            <w:tcW w:w="3235" w:type="dxa"/>
            <w:shd w:val="clear" w:color="auto" w:fill="EEECE1" w:themeFill="background2"/>
          </w:tcPr>
          <w:p w14:paraId="16A5EB66" w14:textId="324E13F0" w:rsidR="003432D7" w:rsidRPr="00956E23" w:rsidDel="00195C83" w:rsidRDefault="003432D7" w:rsidP="00F6016E">
            <w:pPr>
              <w:pStyle w:val="NoSpacing"/>
              <w:rPr>
                <w:del w:id="1419" w:author="Molly McEvilley" w:date="2020-05-14T09:15:00Z"/>
                <w:b/>
                <w:bCs/>
              </w:rPr>
            </w:pPr>
            <w:del w:id="1420" w:author="Molly McEvilley" w:date="2020-05-14T09:15:00Z">
              <w:r w:rsidRPr="00956E23" w:rsidDel="00195C83">
                <w:rPr>
                  <w:b/>
                  <w:bCs/>
                </w:rPr>
                <w:delText>hmis_Exit</w:delText>
              </w:r>
            </w:del>
          </w:p>
        </w:tc>
        <w:tc>
          <w:tcPr>
            <w:tcW w:w="6115" w:type="dxa"/>
            <w:shd w:val="clear" w:color="auto" w:fill="EEECE1" w:themeFill="background2"/>
          </w:tcPr>
          <w:p w14:paraId="764455FC" w14:textId="06BA090B" w:rsidR="003432D7" w:rsidRPr="00956E23" w:rsidDel="00195C83" w:rsidRDefault="00056D05" w:rsidP="00F6016E">
            <w:pPr>
              <w:pStyle w:val="NoSpacing"/>
              <w:rPr>
                <w:del w:id="1421" w:author="Molly McEvilley" w:date="2020-05-14T09:15:00Z"/>
                <w:b/>
                <w:bCs/>
              </w:rPr>
            </w:pPr>
            <w:del w:id="1422" w:author="Molly McEvilley" w:date="2020-05-14T09:15:00Z">
              <w:r w:rsidRPr="00956E23" w:rsidDel="00195C83">
                <w:rPr>
                  <w:b/>
                  <w:bCs/>
                </w:rPr>
                <w:delText>Condition</w:delText>
              </w:r>
            </w:del>
          </w:p>
        </w:tc>
      </w:tr>
      <w:tr w:rsidR="00956E23" w:rsidRPr="00956E23" w:rsidDel="00195C83" w14:paraId="4A89F1B9" w14:textId="761A8B98" w:rsidTr="00956E23">
        <w:trPr>
          <w:trHeight w:val="216"/>
          <w:del w:id="1423" w:author="Molly McEvilley" w:date="2020-05-14T09:15:00Z"/>
        </w:trPr>
        <w:tc>
          <w:tcPr>
            <w:tcW w:w="3235" w:type="dxa"/>
            <w:shd w:val="clear" w:color="auto" w:fill="auto"/>
          </w:tcPr>
          <w:p w14:paraId="46A11DC4" w14:textId="57402749" w:rsidR="00956E23" w:rsidRPr="00956E23" w:rsidDel="00195C83" w:rsidRDefault="00956E23" w:rsidP="00F6016E">
            <w:pPr>
              <w:pStyle w:val="NoSpacing"/>
              <w:rPr>
                <w:del w:id="1424" w:author="Molly McEvilley" w:date="2020-05-14T09:15:00Z"/>
              </w:rPr>
            </w:pPr>
            <w:del w:id="1425" w:author="Molly McEvilley" w:date="2020-05-14T09:15:00Z">
              <w:r w:rsidRPr="00956E23" w:rsidDel="00195C83">
                <w:delText>ExitDate</w:delText>
              </w:r>
            </w:del>
          </w:p>
        </w:tc>
        <w:tc>
          <w:tcPr>
            <w:tcW w:w="6115" w:type="dxa"/>
            <w:shd w:val="clear" w:color="auto" w:fill="auto"/>
          </w:tcPr>
          <w:p w14:paraId="2DFFD48D" w14:textId="53301175" w:rsidR="00947C0F" w:rsidRPr="00956E23" w:rsidDel="00195C83" w:rsidRDefault="00956E23" w:rsidP="00F6016E">
            <w:pPr>
              <w:pStyle w:val="NoSpacing"/>
              <w:rPr>
                <w:del w:id="1426" w:author="Molly McEvilley" w:date="2020-05-14T09:15:00Z"/>
                <w:b/>
                <w:bCs/>
              </w:rPr>
            </w:pPr>
            <w:del w:id="1427" w:author="Molly McEvilley" w:date="2020-05-14T09:14:00Z">
              <w:r w:rsidRPr="00956E23" w:rsidDel="00FA207A">
                <w:delText>Between</w:delText>
              </w:r>
              <w:r w:rsidDel="00FA207A">
                <w:rPr>
                  <w:b/>
                  <w:bCs/>
                </w:rPr>
                <w:delText xml:space="preserve"> </w:delText>
              </w:r>
              <w:r w:rsidRPr="00A6067F" w:rsidDel="00FA207A">
                <w:rPr>
                  <w:rFonts w:cstheme="minorHAnsi"/>
                  <w:u w:val="single"/>
                </w:rPr>
                <w:delText>ReportStart</w:delText>
              </w:r>
              <w:r w:rsidRPr="00A6067F" w:rsidDel="00FA207A">
                <w:rPr>
                  <w:rFonts w:cstheme="minorHAnsi"/>
                </w:rPr>
                <w:delText xml:space="preserve"> and </w:delText>
              </w:r>
            </w:del>
            <w:del w:id="1428" w:author="Molly McEvilley" w:date="2020-05-14T09:10:00Z">
              <w:r w:rsidRPr="00A6067F" w:rsidDel="00947C0F">
                <w:rPr>
                  <w:rFonts w:cstheme="minorHAnsi"/>
                  <w:u w:val="single"/>
                </w:rPr>
                <w:delText>ReportEnd</w:delText>
              </w:r>
            </w:del>
          </w:p>
        </w:tc>
      </w:tr>
      <w:tr w:rsidR="003432D7" w:rsidDel="00195C83" w14:paraId="39787F6D" w14:textId="218A8BC9" w:rsidTr="00F6016E">
        <w:trPr>
          <w:trHeight w:val="216"/>
          <w:del w:id="1429" w:author="Molly McEvilley" w:date="2020-05-14T09:15:00Z"/>
        </w:trPr>
        <w:tc>
          <w:tcPr>
            <w:tcW w:w="3235" w:type="dxa"/>
          </w:tcPr>
          <w:p w14:paraId="3B3136BF" w14:textId="4D6A626F" w:rsidR="003432D7" w:rsidRPr="00956E23" w:rsidDel="00195C83" w:rsidRDefault="003432D7" w:rsidP="00A005D8">
            <w:pPr>
              <w:pStyle w:val="NoSpacing"/>
              <w:rPr>
                <w:del w:id="1430" w:author="Molly McEvilley" w:date="2020-05-14T09:15:00Z"/>
                <w:iCs/>
              </w:rPr>
            </w:pPr>
            <w:del w:id="1431" w:author="Molly McEvilley" w:date="2020-05-14T09:15:00Z">
              <w:r w:rsidRPr="00956E23" w:rsidDel="00195C83">
                <w:rPr>
                  <w:iCs/>
                </w:rPr>
                <w:delText>Destination</w:delText>
              </w:r>
            </w:del>
          </w:p>
        </w:tc>
        <w:tc>
          <w:tcPr>
            <w:tcW w:w="6115" w:type="dxa"/>
          </w:tcPr>
          <w:p w14:paraId="6A0E1640" w14:textId="5DEB28D6" w:rsidR="003432D7" w:rsidDel="00195C83" w:rsidRDefault="003432D7" w:rsidP="00F6016E">
            <w:pPr>
              <w:pStyle w:val="NoSpacing"/>
              <w:rPr>
                <w:del w:id="1432" w:author="Molly McEvilley" w:date="2020-05-14T09:15:00Z"/>
              </w:rPr>
            </w:pPr>
            <w:del w:id="1433" w:author="Molly McEvilley" w:date="2020-05-14T09:15:00Z">
              <w:r w:rsidDel="00195C83">
                <w:delText>in (8,9,17,30,99)</w:delText>
              </w:r>
              <w:r w:rsidR="00956E23" w:rsidDel="00195C83">
                <w:delText xml:space="preserve"> or is </w:delText>
              </w:r>
              <w:r w:rsidR="00143E83" w:rsidDel="00195C83">
                <w:delText>NULL</w:delText>
              </w:r>
            </w:del>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434" w:name="_Toc37973636"/>
      <w:bookmarkStart w:id="1435" w:name="_Toc37974189"/>
      <w:bookmarkStart w:id="1436" w:name="_Toc37974740"/>
      <w:bookmarkStart w:id="1437" w:name="_Toc37975228"/>
      <w:bookmarkStart w:id="1438" w:name="_Set_LSAReport_ReportDate"/>
      <w:bookmarkStart w:id="1439" w:name="_Toc37849834"/>
      <w:bookmarkStart w:id="1440" w:name="_Toc38030608"/>
      <w:bookmarkEnd w:id="1434"/>
      <w:bookmarkEnd w:id="1435"/>
      <w:bookmarkEnd w:id="1436"/>
      <w:bookmarkEnd w:id="1437"/>
      <w:bookmarkEnd w:id="1438"/>
      <w:r>
        <w:lastRenderedPageBreak/>
        <w:t>Set LSARe</w:t>
      </w:r>
      <w:r w:rsidR="001D44E7">
        <w:t xml:space="preserve">port </w:t>
      </w:r>
      <w:proofErr w:type="spellStart"/>
      <w:r w:rsidR="001D44E7">
        <w:t>ReportDate</w:t>
      </w:r>
      <w:bookmarkEnd w:id="1439"/>
      <w:bookmarkEnd w:id="1440"/>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441" w:name="_Toc34145731"/>
      <w:bookmarkStart w:id="1442" w:name="_LSAHousehold"/>
      <w:bookmarkStart w:id="1443" w:name="_Toc37849835"/>
      <w:bookmarkStart w:id="1444" w:name="_Toc38030609"/>
      <w:bookmarkEnd w:id="1441"/>
      <w:bookmarkEnd w:id="1442"/>
      <w:r>
        <w:t>LSAReport</w:t>
      </w:r>
      <w:bookmarkEnd w:id="1443"/>
      <w:bookmarkEnd w:id="1444"/>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lastRenderedPageBreak/>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445" w:name="_System_Engagement_Status"/>
      <w:bookmarkStart w:id="1446" w:name="_Length_of_Time_1"/>
      <w:bookmarkStart w:id="1447" w:name="_Length_of_Time"/>
      <w:bookmarkStart w:id="1448" w:name="_Cumulative_Length_of"/>
      <w:bookmarkStart w:id="1449" w:name="_Length_of_Time_2"/>
      <w:bookmarkStart w:id="1450" w:name="_Returns"/>
      <w:bookmarkStart w:id="1451" w:name="_Days_to_Return/Re-engage_3"/>
      <w:bookmarkStart w:id="1452" w:name="_Days_to_Return/Re-engage"/>
      <w:bookmarkStart w:id="1453" w:name="_Days_to_Return/Re-engage_2"/>
      <w:bookmarkStart w:id="1454" w:name="_Days_to_Return/Re-engage_1"/>
      <w:bookmarkEnd w:id="3"/>
      <w:bookmarkEnd w:id="1280"/>
      <w:bookmarkEnd w:id="1281"/>
      <w:bookmarkEnd w:id="1282"/>
      <w:bookmarkEnd w:id="1283"/>
      <w:bookmarkEnd w:id="1445"/>
      <w:bookmarkEnd w:id="1446"/>
      <w:bookmarkEnd w:id="1447"/>
      <w:bookmarkEnd w:id="1448"/>
      <w:bookmarkEnd w:id="1449"/>
      <w:bookmarkEnd w:id="1450"/>
      <w:bookmarkEnd w:id="1451"/>
      <w:bookmarkEnd w:id="1452"/>
      <w:bookmarkEnd w:id="1453"/>
      <w:bookmarkEnd w:id="1454"/>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1" w:author="Molly McEvilley" w:date="2020-05-14T10:08:00Z" w:initials="MM">
    <w:p w14:paraId="097AD011" w14:textId="112F2C41" w:rsidR="00F73DD1" w:rsidRDefault="00F73DD1">
      <w:pPr>
        <w:pStyle w:val="CommentText"/>
      </w:pPr>
      <w:r>
        <w:rPr>
          <w:rStyle w:val="CommentReference"/>
        </w:rPr>
        <w:annotationRef/>
      </w:r>
      <w:r>
        <w:t xml:space="preserve">Correction </w:t>
      </w:r>
      <w:r w:rsidR="00AC2942">
        <w:t>–</w:t>
      </w:r>
      <w:r>
        <w:t xml:space="preserve"> </w:t>
      </w:r>
      <w:r w:rsidR="00AC2942">
        <w:t>submissions to HUD must be systemwide.</w:t>
      </w:r>
    </w:p>
  </w:comment>
  <w:comment w:id="80" w:author="Molly McEvilley" w:date="2020-05-14T10:10:00Z" w:initials="MM">
    <w:p w14:paraId="6FA4CB40" w14:textId="165D206B" w:rsidR="00723AE7" w:rsidRDefault="00723AE7">
      <w:pPr>
        <w:pStyle w:val="CommentText"/>
      </w:pPr>
      <w:r>
        <w:rPr>
          <w:rStyle w:val="CommentReference"/>
        </w:rPr>
        <w:annotationRef/>
      </w:r>
      <w:r w:rsidR="00BA0849">
        <w:t>Removed redundant 3.</w:t>
      </w:r>
    </w:p>
  </w:comment>
  <w:comment w:id="83" w:author="Molly McEvilley" w:date="2020-05-28T10:16:00Z" w:initials="MM">
    <w:p w14:paraId="06AD536D" w14:textId="549ADCF0" w:rsidR="006447AB" w:rsidRDefault="006447AB">
      <w:pPr>
        <w:pStyle w:val="CommentText"/>
      </w:pPr>
      <w:r>
        <w:rPr>
          <w:rStyle w:val="CommentReference"/>
        </w:rPr>
        <w:annotationRef/>
      </w:r>
      <w:r>
        <w:t xml:space="preserve">Correct </w:t>
      </w:r>
      <w:r w:rsidR="00FA23D0">
        <w:t>consistent with HMIS Data Requirements and Assumptions “Enrollments with a duration of less than a day will be excluded…”</w:t>
      </w:r>
    </w:p>
  </w:comment>
  <w:comment w:id="97" w:author="Molly McEvilley" w:date="2020-05-28T10:15:00Z" w:initials="MM">
    <w:p w14:paraId="2E6778C4" w14:textId="76AA8496" w:rsidR="006447AB" w:rsidRDefault="006447AB">
      <w:pPr>
        <w:pStyle w:val="CommentText"/>
      </w:pPr>
      <w:r>
        <w:rPr>
          <w:rStyle w:val="CommentReference"/>
        </w:rPr>
        <w:annotationRef/>
      </w:r>
      <w:r>
        <w:t>Correct typo</w:t>
      </w:r>
    </w:p>
  </w:comment>
  <w:comment w:id="108" w:author="Molly McEvilley" w:date="2020-05-28T10:32:00Z" w:initials="MM">
    <w:p w14:paraId="17BEC011" w14:textId="6748C348" w:rsidR="000743E4" w:rsidRDefault="000743E4">
      <w:pPr>
        <w:pStyle w:val="CommentText"/>
      </w:pPr>
      <w:r>
        <w:rPr>
          <w:rStyle w:val="CommentReference"/>
        </w:rPr>
        <w:annotationRef/>
      </w:r>
      <w:r w:rsidR="00470DB5">
        <w:t>Corrected to exclude records of DV status dated after the ExitDate (actual or effective)</w:t>
      </w:r>
      <w:r w:rsidR="00A47B5D">
        <w:t>.</w:t>
      </w:r>
    </w:p>
  </w:comment>
  <w:comment w:id="126" w:author="Molly McEvilley" w:date="2020-06-04T05:23:00Z" w:initials="MM">
    <w:p w14:paraId="34B6E2A7" w14:textId="5450528A" w:rsidR="000A52A1" w:rsidRDefault="000A52A1">
      <w:pPr>
        <w:pStyle w:val="CommentText"/>
      </w:pPr>
      <w:r>
        <w:rPr>
          <w:rStyle w:val="CommentReference"/>
        </w:rPr>
        <w:annotationRef/>
      </w:r>
      <w:r>
        <w:t>Deleted – redundant to priority #2.</w:t>
      </w:r>
    </w:p>
  </w:comment>
  <w:comment w:id="132" w:author="Molly McEvilley" w:date="2020-07-09T07:37:00Z" w:initials="MM">
    <w:p w14:paraId="4851F749" w14:textId="0D73B90C" w:rsidR="0009044E" w:rsidRDefault="0009044E">
      <w:pPr>
        <w:pStyle w:val="CommentText"/>
      </w:pPr>
      <w:r>
        <w:rPr>
          <w:rStyle w:val="CommentReference"/>
        </w:rPr>
        <w:annotationRef/>
      </w:r>
      <w:r>
        <w:t>Delete obsolete reference</w:t>
      </w:r>
    </w:p>
  </w:comment>
  <w:comment w:id="137" w:author="Molly McEvilley" w:date="2020-05-28T11:26:00Z" w:initials="MM">
    <w:p w14:paraId="6CE0F798" w14:textId="615F071F" w:rsidR="0015748A" w:rsidRDefault="0015748A">
      <w:pPr>
        <w:pStyle w:val="CommentText"/>
      </w:pPr>
      <w:r>
        <w:rPr>
          <w:rStyle w:val="CommentReference"/>
        </w:rPr>
        <w:annotationRef/>
      </w:r>
      <w:r>
        <w:t>Remove extraneous / obsolete column name.</w:t>
      </w:r>
    </w:p>
  </w:comment>
  <w:comment w:id="139" w:author="Molly McEvilley" w:date="2020-05-28T11:32:00Z" w:initials="MM">
    <w:p w14:paraId="456BC858" w14:textId="3B163EE7" w:rsidR="00353505" w:rsidRDefault="00353505">
      <w:pPr>
        <w:pStyle w:val="CommentText"/>
      </w:pPr>
      <w:r>
        <w:rPr>
          <w:rStyle w:val="CommentReference"/>
        </w:rPr>
        <w:annotationRef/>
      </w:r>
      <w:r>
        <w:t xml:space="preserve">Change to &gt;= </w:t>
      </w:r>
      <w:r w:rsidR="00DA02A5">
        <w:t xml:space="preserve">from &gt;.  (This has no impact on the output </w:t>
      </w:r>
      <w:r w:rsidR="00B47F29">
        <w:t xml:space="preserve">– calculating ActiveHHType will </w:t>
      </w:r>
      <w:r w:rsidR="0083060D">
        <w:t xml:space="preserve">result in the same value as EntryHHType for records where EntryDate = ReportStart -- </w:t>
      </w:r>
      <w:r w:rsidR="00B47F29">
        <w:t xml:space="preserve">but </w:t>
      </w:r>
      <w:r w:rsidR="00312445">
        <w:t>there is no point in recalculating.)</w:t>
      </w:r>
    </w:p>
  </w:comment>
  <w:comment w:id="141" w:author="Molly McEvilley" w:date="2020-06-04T05:11:00Z" w:initials="MM">
    <w:p w14:paraId="3B1BCCA0" w14:textId="251955F4" w:rsidR="00063A0B" w:rsidRDefault="00063A0B">
      <w:pPr>
        <w:pStyle w:val="CommentText"/>
      </w:pPr>
      <w:r>
        <w:rPr>
          <w:rStyle w:val="CommentReference"/>
        </w:rPr>
        <w:annotationRef/>
      </w:r>
      <w:r w:rsidR="00D3766F">
        <w:t>Same as above.</w:t>
      </w:r>
    </w:p>
  </w:comment>
  <w:comment w:id="144" w:author="Molly McEvilley" w:date="2020-05-28T11:26:00Z" w:initials="MM">
    <w:p w14:paraId="2502A8F6" w14:textId="3A944D53" w:rsidR="000B5002" w:rsidRDefault="000B5002">
      <w:pPr>
        <w:pStyle w:val="CommentText"/>
      </w:pPr>
      <w:r>
        <w:rPr>
          <w:rStyle w:val="CommentReference"/>
        </w:rPr>
        <w:annotationRef/>
      </w:r>
      <w:r>
        <w:t>Remove logic for obsolete column.</w:t>
      </w:r>
    </w:p>
  </w:comment>
  <w:comment w:id="145" w:author="Molly McEvilley" w:date="2020-06-04T05:55:00Z" w:initials="MM">
    <w:p w14:paraId="611A04EE" w14:textId="14FC9619" w:rsidR="00263455" w:rsidRDefault="00263455">
      <w:pPr>
        <w:pStyle w:val="CommentText"/>
      </w:pPr>
      <w:r>
        <w:rPr>
          <w:rStyle w:val="CommentReference"/>
        </w:rPr>
        <w:annotationRef/>
      </w:r>
      <w:r w:rsidR="003443FD">
        <w:t>Correction/update.</w:t>
      </w:r>
    </w:p>
  </w:comment>
  <w:comment w:id="197" w:author="Molly McEvilley" w:date="2020-05-14T10:00:00Z" w:initials="MM">
    <w:p w14:paraId="5DD09312" w14:textId="14C7B535" w:rsidR="00573711" w:rsidRDefault="00573711">
      <w:pPr>
        <w:pStyle w:val="CommentText"/>
      </w:pPr>
      <w:r>
        <w:rPr>
          <w:rStyle w:val="CommentReference"/>
        </w:rPr>
        <w:annotationRef/>
      </w:r>
      <w:r>
        <w:t xml:space="preserve">Add requirement that </w:t>
      </w:r>
      <w:r w:rsidR="00B12BC8" w:rsidRPr="00B12BC8">
        <w:rPr>
          <w:i/>
          <w:iCs/>
        </w:rPr>
        <w:t>EndDate</w:t>
      </w:r>
      <w:r w:rsidR="00B12BC8">
        <w:t xml:space="preserve"> &gt; </w:t>
      </w:r>
      <w:r w:rsidR="00B12BC8" w:rsidRPr="00B12BC8">
        <w:rPr>
          <w:i/>
          <w:iCs/>
        </w:rPr>
        <w:t>StartDate</w:t>
      </w:r>
      <w:r w:rsidR="00B12BC8">
        <w:t xml:space="preserve"> – funding with no duration is not relevant.</w:t>
      </w:r>
    </w:p>
  </w:comment>
  <w:comment w:id="208" w:author="Molly McEvilley" w:date="2020-05-14T09:56:00Z" w:initials="MM">
    <w:p w14:paraId="161CD0C4" w14:textId="77777777" w:rsidR="0001415C" w:rsidRDefault="0001415C">
      <w:pPr>
        <w:pStyle w:val="CommentText"/>
      </w:pPr>
      <w:r>
        <w:rPr>
          <w:rStyle w:val="CommentReference"/>
        </w:rPr>
        <w:annotationRef/>
      </w:r>
      <w:r>
        <w:t xml:space="preserve">Remove requirement that </w:t>
      </w:r>
      <w:r w:rsidRPr="00227BD8">
        <w:rPr>
          <w:i/>
          <w:iCs/>
        </w:rPr>
        <w:t>InventoryStartDate</w:t>
      </w:r>
      <w:r>
        <w:t xml:space="preserve"> </w:t>
      </w:r>
      <w:r w:rsidR="005E6B64">
        <w:t>be before the end of the report period – ‘future’ PDDE data are not excluded</w:t>
      </w:r>
      <w:r w:rsidR="000D4AB8">
        <w:t>.</w:t>
      </w:r>
    </w:p>
    <w:p w14:paraId="68E77441" w14:textId="763B765A" w:rsidR="000D4AB8" w:rsidRDefault="000D4AB8">
      <w:pPr>
        <w:pStyle w:val="CommentText"/>
      </w:pPr>
      <w:r>
        <w:t xml:space="preserve">Add requirement that </w:t>
      </w:r>
      <w:r w:rsidR="003B14EA" w:rsidRPr="00227BD8">
        <w:rPr>
          <w:i/>
          <w:iCs/>
        </w:rPr>
        <w:t>InventoryEndDate</w:t>
      </w:r>
      <w:r w:rsidR="003B14EA">
        <w:t xml:space="preserve"> &gt; </w:t>
      </w:r>
      <w:r w:rsidR="003B14EA" w:rsidRPr="00227BD8">
        <w:rPr>
          <w:i/>
          <w:iCs/>
        </w:rPr>
        <w:t>InventoryStartDate</w:t>
      </w:r>
      <w:r w:rsidR="003B14EA">
        <w:t xml:space="preserve"> if non-NULL – </w:t>
      </w:r>
      <w:r w:rsidR="00227BD8">
        <w:t>inventory with no duration</w:t>
      </w:r>
      <w:r w:rsidR="00FF1E06">
        <w:t xml:space="preserve"> is not relevant</w:t>
      </w:r>
      <w:r w:rsidR="00227BD8">
        <w:t>.</w:t>
      </w:r>
    </w:p>
  </w:comment>
  <w:comment w:id="268" w:author="Molly McEvilley" w:date="2020-07-09T06:24:00Z" w:initials="MM">
    <w:p w14:paraId="25319E8D" w14:textId="33E2052B" w:rsidR="002157CA" w:rsidRDefault="002157CA">
      <w:pPr>
        <w:pStyle w:val="CommentText"/>
      </w:pPr>
      <w:r>
        <w:rPr>
          <w:rStyle w:val="CommentReference"/>
        </w:rPr>
        <w:annotationRef/>
      </w:r>
      <w:r>
        <w:t xml:space="preserve">Correct to use DisabilityStatus and DVStatus from tlsa_Enrollment </w:t>
      </w:r>
      <w:r w:rsidR="00352545">
        <w:t xml:space="preserve">– which were set in step 3.4 based on HMIS values – </w:t>
      </w:r>
      <w:r>
        <w:t xml:space="preserve">vs </w:t>
      </w:r>
      <w:r w:rsidR="00352545">
        <w:t>HMIS values</w:t>
      </w:r>
    </w:p>
  </w:comment>
  <w:comment w:id="299" w:author="Molly McEvilley" w:date="2020-07-09T06:35:00Z" w:initials="MM">
    <w:p w14:paraId="1DA0B2A9" w14:textId="24F83F97" w:rsidR="002D4267" w:rsidRDefault="002D4267">
      <w:pPr>
        <w:pStyle w:val="CommentText"/>
      </w:pPr>
      <w:r>
        <w:rPr>
          <w:rStyle w:val="CommentReference"/>
        </w:rPr>
        <w:annotationRef/>
      </w:r>
      <w:r>
        <w:t>Correction to use tlsa_Enrollment values vs. HMIS values</w:t>
      </w:r>
    </w:p>
  </w:comment>
  <w:comment w:id="340" w:author="Molly McEvilley" w:date="2020-07-09T06:35:00Z" w:initials="MM">
    <w:p w14:paraId="09346B9B" w14:textId="119DC963" w:rsidR="002D4267" w:rsidRDefault="002D4267">
      <w:pPr>
        <w:pStyle w:val="CommentText"/>
      </w:pPr>
      <w:r>
        <w:rPr>
          <w:rStyle w:val="CommentReference"/>
        </w:rPr>
        <w:annotationRef/>
      </w:r>
      <w:r>
        <w:t>Correction to use tlsa_Enrollment values vs. HMIS values</w:t>
      </w:r>
    </w:p>
  </w:comment>
  <w:comment w:id="419" w:author="Molly McEvilley" w:date="2020-06-11T09:27:00Z" w:initials="MM">
    <w:p w14:paraId="75DE63D3" w14:textId="2A886959" w:rsidR="00B31626" w:rsidRDefault="00B31626">
      <w:pPr>
        <w:pStyle w:val="CommentText"/>
      </w:pPr>
      <w:r>
        <w:rPr>
          <w:rStyle w:val="CommentReference"/>
        </w:rPr>
        <w:annotationRef/>
      </w:r>
      <w:r>
        <w:t>Correct obsolete reference to ch_Enrollment.</w:t>
      </w:r>
    </w:p>
  </w:comment>
  <w:comment w:id="439" w:author="Molly McEvilley" w:date="2020-06-04T07:52:00Z" w:initials="MM">
    <w:p w14:paraId="31D683E9" w14:textId="1425B130" w:rsidR="005C7A1A" w:rsidRDefault="005C7A1A">
      <w:pPr>
        <w:pStyle w:val="CommentText"/>
      </w:pPr>
      <w:r>
        <w:rPr>
          <w:rStyle w:val="CommentReference"/>
        </w:rPr>
        <w:annotationRef/>
      </w:r>
      <w:r w:rsidR="00412335">
        <w:t xml:space="preserve">Require that </w:t>
      </w:r>
      <w:r w:rsidR="009B137E">
        <w:t>BedNightDate fall</w:t>
      </w:r>
      <w:r w:rsidR="007F5850">
        <w:t>s within the date range of the enrollment.</w:t>
      </w:r>
    </w:p>
  </w:comment>
  <w:comment w:id="449" w:author="Molly McEvilley" w:date="2020-06-04T09:04:00Z" w:initials="MM">
    <w:p w14:paraId="71B3B989" w14:textId="0D810FB0" w:rsidR="00645339" w:rsidRDefault="00645339">
      <w:pPr>
        <w:pStyle w:val="CommentText"/>
      </w:pPr>
      <w:r>
        <w:rPr>
          <w:rStyle w:val="CommentReference"/>
        </w:rPr>
        <w:annotationRef/>
      </w:r>
      <w:r w:rsidR="00B54FD3">
        <w:t>Specify</w:t>
      </w:r>
      <w:r w:rsidR="00FC0BFB">
        <w:t xml:space="preserve"> </w:t>
      </w:r>
      <w:r w:rsidR="00B54FD3">
        <w:t>‘</w:t>
      </w:r>
      <w:r w:rsidR="00FC0BFB">
        <w:t>year</w:t>
      </w:r>
      <w:r w:rsidR="00B54FD3">
        <w:t>’</w:t>
      </w:r>
      <w:r w:rsidR="00FC0BFB">
        <w:t xml:space="preserve"> instead of x# of days</w:t>
      </w:r>
      <w:r w:rsidR="00B54FD3">
        <w:t>.</w:t>
      </w:r>
      <w:r w:rsidR="00FC0BFB">
        <w:t xml:space="preserve"> </w:t>
      </w:r>
    </w:p>
  </w:comment>
  <w:comment w:id="453" w:author="Molly McEvilley" w:date="2020-06-04T09:05:00Z" w:initials="MM">
    <w:p w14:paraId="3E132F36" w14:textId="3D1B4E67" w:rsidR="006F1751" w:rsidRDefault="006F1751">
      <w:pPr>
        <w:pStyle w:val="CommentText"/>
      </w:pPr>
      <w:r>
        <w:rPr>
          <w:rStyle w:val="CommentReference"/>
        </w:rPr>
        <w:annotationRef/>
      </w:r>
      <w:r>
        <w:t>Specify ‘year’ instead of x# of days</w:t>
      </w:r>
    </w:p>
  </w:comment>
  <w:comment w:id="461" w:author="Molly McEvilley" w:date="2020-06-11T07:51:00Z" w:initials="MM">
    <w:p w14:paraId="2743161D" w14:textId="69882B4A" w:rsidR="00C61C30" w:rsidRDefault="00C61C30">
      <w:pPr>
        <w:pStyle w:val="CommentText"/>
      </w:pPr>
      <w:r>
        <w:rPr>
          <w:rStyle w:val="CommentReference"/>
        </w:rPr>
        <w:annotationRef/>
      </w:r>
      <w:r>
        <w:t>Correct obsolete reference to ch_Enrollment</w:t>
      </w:r>
      <w:r w:rsidR="00BB2FE1">
        <w:t>.</w:t>
      </w:r>
    </w:p>
  </w:comment>
  <w:comment w:id="465" w:author="Molly McEvilley" w:date="2020-06-04T09:06:00Z" w:initials="MM">
    <w:p w14:paraId="16A276F2" w14:textId="028F5FBE" w:rsidR="006F1751" w:rsidRDefault="006F1751">
      <w:pPr>
        <w:pStyle w:val="CommentText"/>
      </w:pPr>
      <w:r>
        <w:rPr>
          <w:rStyle w:val="CommentReference"/>
        </w:rPr>
        <w:annotationRef/>
      </w:r>
      <w:r>
        <w:t>Specify ‘year’ instead of x# of days</w:t>
      </w:r>
    </w:p>
  </w:comment>
  <w:comment w:id="469" w:author="Molly McEvilley" w:date="2020-06-11T09:31:00Z" w:initials="MM">
    <w:p w14:paraId="0F2E3556" w14:textId="68F6EF78" w:rsidR="0005626C" w:rsidRDefault="0005626C">
      <w:pPr>
        <w:pStyle w:val="CommentText"/>
      </w:pPr>
      <w:r>
        <w:rPr>
          <w:rStyle w:val="CommentReference"/>
        </w:rPr>
        <w:annotationRef/>
      </w:r>
      <w:r w:rsidR="00B348DD">
        <w:t>Set this here instead of in a separate step.</w:t>
      </w:r>
    </w:p>
  </w:comment>
  <w:comment w:id="473" w:author="Molly McEvilley" w:date="2020-06-11T09:32:00Z" w:initials="MM">
    <w:p w14:paraId="7BDEE1C7" w14:textId="712EF3BD" w:rsidR="00D417DC" w:rsidRDefault="00D417DC">
      <w:pPr>
        <w:pStyle w:val="CommentText"/>
      </w:pPr>
      <w:r>
        <w:rPr>
          <w:rStyle w:val="CommentReference"/>
        </w:rPr>
        <w:annotationRef/>
      </w:r>
      <w:r>
        <w:t>Same as above.</w:t>
      </w:r>
    </w:p>
  </w:comment>
  <w:comment w:id="477" w:author="Molly McEvilley" w:date="2020-06-11T09:33:00Z" w:initials="MM">
    <w:p w14:paraId="5313B505" w14:textId="2A601256" w:rsidR="00CA7665" w:rsidRDefault="00CA7665">
      <w:pPr>
        <w:pStyle w:val="CommentText"/>
      </w:pPr>
      <w:r>
        <w:rPr>
          <w:rStyle w:val="CommentReference"/>
        </w:rPr>
        <w:annotationRef/>
      </w:r>
      <w:r w:rsidR="00644973">
        <w:t>Re-write for clarity with no intentional change to logic other than to remove obsolete reference</w:t>
      </w:r>
      <w:r w:rsidR="00AD7EA9">
        <w:t xml:space="preserve"> to ch_Enrollment</w:t>
      </w:r>
      <w:r w:rsidR="00644973">
        <w:t>.</w:t>
      </w:r>
    </w:p>
  </w:comment>
  <w:comment w:id="538" w:author="Molly McEvilley" w:date="2020-06-04T06:21:00Z" w:initials="MM">
    <w:p w14:paraId="75673CBA" w14:textId="77777777" w:rsidR="000E62A4" w:rsidRDefault="000E62A4" w:rsidP="000E62A4">
      <w:pPr>
        <w:pStyle w:val="CommentText"/>
      </w:pPr>
      <w:r>
        <w:rPr>
          <w:rStyle w:val="CommentReference"/>
        </w:rPr>
        <w:annotationRef/>
      </w:r>
      <w:r>
        <w:t>Data standards change in value for LTC/nursing home.</w:t>
      </w:r>
    </w:p>
  </w:comment>
  <w:comment w:id="519" w:author="Molly McEvilley" w:date="2020-06-11T11:51:00Z" w:initials="MM">
    <w:p w14:paraId="275C70E0" w14:textId="1DF8458B" w:rsidR="002319A3" w:rsidRDefault="002319A3">
      <w:pPr>
        <w:pStyle w:val="CommentText"/>
      </w:pPr>
      <w:r>
        <w:rPr>
          <w:rStyle w:val="CommentReference"/>
        </w:rPr>
        <w:annotationRef/>
      </w:r>
      <w:r>
        <w:t>Rewrite to</w:t>
      </w:r>
      <w:r w:rsidR="007760A3">
        <w:t xml:space="preserve"> align with sample code (which is consistent with the intent to identify circumstances under which data are considered </w:t>
      </w:r>
      <w:r w:rsidR="00366927">
        <w:t>missing).</w:t>
      </w:r>
    </w:p>
  </w:comment>
  <w:comment w:id="586" w:author="Molly McEvilley" w:date="2020-06-11T09:42:00Z" w:initials="MM">
    <w:p w14:paraId="55614BF2" w14:textId="21C2D445" w:rsidR="00921E36" w:rsidRDefault="00921E36">
      <w:pPr>
        <w:pStyle w:val="CommentText"/>
      </w:pPr>
      <w:r>
        <w:rPr>
          <w:rStyle w:val="CommentReference"/>
        </w:rPr>
        <w:annotationRef/>
      </w:r>
      <w:r>
        <w:t>Correct typo because mercifully, there is no subsection 122</w:t>
      </w:r>
    </w:p>
  </w:comment>
  <w:comment w:id="595" w:author="Molly McEvilley" w:date="2020-06-18T10:30:00Z" w:initials="MM">
    <w:p w14:paraId="417E7B95" w14:textId="3F63D9A4" w:rsidR="008F18DB" w:rsidRDefault="008F18DB">
      <w:pPr>
        <w:pStyle w:val="CommentText"/>
      </w:pPr>
      <w:r>
        <w:rPr>
          <w:rStyle w:val="CommentReference"/>
        </w:rPr>
        <w:annotationRef/>
      </w:r>
      <w:r>
        <w:t>Delete column name (not used in logic)</w:t>
      </w:r>
    </w:p>
  </w:comment>
  <w:comment w:id="602" w:author="Molly McEvilley" w:date="2020-06-18T10:31:00Z" w:initials="MM">
    <w:p w14:paraId="1EA6AAA2" w14:textId="690CDCA6" w:rsidR="00DA0033" w:rsidRDefault="00DA0033">
      <w:pPr>
        <w:pStyle w:val="CommentText"/>
      </w:pPr>
      <w:r>
        <w:rPr>
          <w:rStyle w:val="CommentReference"/>
        </w:rPr>
        <w:annotationRef/>
      </w:r>
      <w:r>
        <w:t>Delete column name (not used in logic)</w:t>
      </w:r>
    </w:p>
  </w:comment>
  <w:comment w:id="615" w:author="Molly McEvilley" w:date="2020-06-18T10:34:00Z" w:initials="MM">
    <w:p w14:paraId="3452C578" w14:textId="5104EE10" w:rsidR="00AC162E" w:rsidRDefault="00AC162E">
      <w:pPr>
        <w:pStyle w:val="CommentText"/>
      </w:pPr>
      <w:r>
        <w:rPr>
          <w:rStyle w:val="CommentReference"/>
        </w:rPr>
        <w:annotationRef/>
      </w:r>
      <w:r>
        <w:t>Delete column names (not used in logic)</w:t>
      </w:r>
    </w:p>
  </w:comment>
  <w:comment w:id="622" w:author="Molly McEvilley" w:date="2020-06-11T10:02:00Z" w:initials="MM">
    <w:p w14:paraId="6113A766" w14:textId="439658C6" w:rsidR="0051722F" w:rsidRDefault="0051722F">
      <w:pPr>
        <w:pStyle w:val="CommentText"/>
      </w:pPr>
      <w:r>
        <w:rPr>
          <w:rStyle w:val="CommentReference"/>
        </w:rPr>
        <w:annotationRef/>
      </w:r>
      <w:r>
        <w:t>Correct column name.</w:t>
      </w:r>
    </w:p>
  </w:comment>
  <w:comment w:id="901" w:author="Molly McEvilley" w:date="2020-07-02T10:46:00Z" w:initials="MM">
    <w:p w14:paraId="05915083" w14:textId="6097E02B" w:rsidR="00164342" w:rsidRDefault="00164342">
      <w:pPr>
        <w:pStyle w:val="CommentText"/>
      </w:pPr>
      <w:r>
        <w:rPr>
          <w:rStyle w:val="CommentReference"/>
        </w:rPr>
        <w:annotationRef/>
      </w:r>
      <w:r>
        <w:t xml:space="preserve">Adding this note </w:t>
      </w:r>
      <w:r w:rsidR="00293CE4">
        <w:t xml:space="preserve">in response to a GitHub question about </w:t>
      </w:r>
      <w:r>
        <w:t xml:space="preserve">the rationale for </w:t>
      </w:r>
      <w:r w:rsidR="00293CE4">
        <w:t xml:space="preserve">a statement in the </w:t>
      </w:r>
      <w:r>
        <w:t xml:space="preserve">sample code </w:t>
      </w:r>
    </w:p>
  </w:comment>
  <w:comment w:id="906" w:author="Molly McEvilley" w:date="2020-07-02T11:42:00Z" w:initials="MM">
    <w:p w14:paraId="0952C51A" w14:textId="31B83D26" w:rsidR="005B0C2C" w:rsidRDefault="005B0C2C">
      <w:pPr>
        <w:pStyle w:val="CommentText"/>
      </w:pPr>
      <w:r>
        <w:rPr>
          <w:rStyle w:val="CommentReference"/>
        </w:rPr>
        <w:annotationRef/>
      </w:r>
      <w:r>
        <w:t xml:space="preserve">Correct typos </w:t>
      </w:r>
      <w:r w:rsidR="002D253B">
        <w:t>in the Other Condition column for Stat 2,3,4</w:t>
      </w:r>
    </w:p>
  </w:comment>
  <w:comment w:id="922" w:author="Molly McEvilley" w:date="2020-07-09T08:43:00Z" w:initials="MM">
    <w:p w14:paraId="2057CA19" w14:textId="6A1F6022" w:rsidR="005A38F9" w:rsidRDefault="005A38F9">
      <w:pPr>
        <w:pStyle w:val="CommentText"/>
      </w:pPr>
      <w:r>
        <w:rPr>
          <w:rStyle w:val="CommentReference"/>
        </w:rPr>
        <w:annotationRef/>
      </w:r>
      <w:r>
        <w:t>Clarification</w:t>
      </w:r>
    </w:p>
  </w:comment>
  <w:comment w:id="1105" w:author="Molly McEvilley" w:date="2020-07-09T07:40:00Z" w:initials="MM">
    <w:p w14:paraId="197FB5CE" w14:textId="79FC88EB" w:rsidR="00BF6C22" w:rsidRDefault="00BF6C22">
      <w:pPr>
        <w:pStyle w:val="CommentText"/>
      </w:pPr>
      <w:r>
        <w:rPr>
          <w:rStyle w:val="CommentReference"/>
        </w:rPr>
        <w:annotationRef/>
      </w:r>
      <w:r>
        <w:t>Delete obsolete reference</w:t>
      </w:r>
    </w:p>
  </w:comment>
  <w:comment w:id="1140" w:author="Molly McEvilley" w:date="2020-07-09T09:50:00Z" w:initials="MM">
    <w:p w14:paraId="7183CB05" w14:textId="607D402F" w:rsidR="008A2E07" w:rsidRDefault="008A2E07">
      <w:pPr>
        <w:pStyle w:val="CommentText"/>
      </w:pPr>
      <w:r>
        <w:rPr>
          <w:rStyle w:val="CommentReference"/>
        </w:rPr>
        <w:annotationRef/>
      </w:r>
      <w:r w:rsidR="00647DCB">
        <w:t>Clarification/added</w:t>
      </w:r>
    </w:p>
  </w:comment>
  <w:comment w:id="1168" w:author="Molly McEvilley" w:date="2020-07-02T11:53:00Z" w:initials="MM">
    <w:p w14:paraId="6E3AAC5B" w14:textId="792963C6" w:rsidR="00403D64" w:rsidRDefault="00403D64">
      <w:pPr>
        <w:pStyle w:val="CommentText"/>
      </w:pPr>
      <w:r>
        <w:rPr>
          <w:rStyle w:val="CommentReference"/>
        </w:rPr>
        <w:annotationRef/>
      </w:r>
      <w:r>
        <w:t>Add criteria which were omitted</w:t>
      </w:r>
    </w:p>
  </w:comment>
  <w:comment w:id="1390" w:author="Molly McEvilley" w:date="2020-06-04T10:23:00Z" w:initials="MM">
    <w:p w14:paraId="6CED631F" w14:textId="329F4880" w:rsidR="00B02E15" w:rsidRDefault="00B02E15">
      <w:pPr>
        <w:pStyle w:val="CommentText"/>
      </w:pPr>
      <w:r>
        <w:rPr>
          <w:rStyle w:val="CommentReference"/>
        </w:rPr>
        <w:annotationRef/>
      </w:r>
      <w:r>
        <w:t>Data standards change in value for LTC/nursing home.</w:t>
      </w:r>
    </w:p>
  </w:comment>
  <w:comment w:id="1393" w:author="Molly McEvilley" w:date="2020-06-04T10:23:00Z" w:initials="MM">
    <w:p w14:paraId="23AD2D92" w14:textId="7973A29E" w:rsidR="00B02E15" w:rsidRDefault="00B02E15">
      <w:pPr>
        <w:pStyle w:val="CommentText"/>
      </w:pPr>
      <w:r>
        <w:rPr>
          <w:rStyle w:val="CommentReference"/>
        </w:rPr>
        <w:annotationRef/>
      </w:r>
      <w:r w:rsidR="00BB494E">
        <w:t>Same as above</w:t>
      </w:r>
    </w:p>
  </w:comment>
  <w:comment w:id="1397" w:author="Molly McEvilley" w:date="2020-06-04T10:23:00Z" w:initials="MM">
    <w:p w14:paraId="07E611BC" w14:textId="77777777" w:rsidR="00BB494E" w:rsidRDefault="00BB494E">
      <w:pPr>
        <w:pStyle w:val="CommentText"/>
      </w:pPr>
      <w:r>
        <w:rPr>
          <w:rStyle w:val="CommentReference"/>
        </w:rPr>
        <w:annotationRef/>
      </w:r>
    </w:p>
    <w:p w14:paraId="6432782A" w14:textId="6CC19965" w:rsidR="00BB494E" w:rsidRDefault="00BB494E">
      <w:pPr>
        <w:pStyle w:val="CommentText"/>
      </w:pPr>
      <w:r>
        <w:t>Same as above</w:t>
      </w:r>
    </w:p>
  </w:comment>
  <w:comment w:id="1403" w:author="Molly McEvilley" w:date="2020-05-14T10:01:00Z" w:initials="MM">
    <w:p w14:paraId="2C8A794C" w14:textId="3C1B990F" w:rsidR="00923C65" w:rsidRDefault="00923C65">
      <w:pPr>
        <w:pStyle w:val="CommentText"/>
      </w:pPr>
      <w:r>
        <w:rPr>
          <w:rStyle w:val="CommentReference"/>
        </w:rPr>
        <w:annotationRef/>
      </w:r>
      <w:r w:rsidR="00BB0702">
        <w:t>Status is redundant</w:t>
      </w:r>
    </w:p>
  </w:comment>
  <w:comment w:id="1408" w:author="Molly McEvilley" w:date="2020-05-14T10:02:00Z" w:initials="MM">
    <w:p w14:paraId="10DEAF6A" w14:textId="32E7AC2D" w:rsidR="00A5110F" w:rsidRDefault="00A5110F">
      <w:pPr>
        <w:pStyle w:val="CommentText"/>
      </w:pPr>
      <w:r>
        <w:rPr>
          <w:rStyle w:val="CommentReference"/>
        </w:rPr>
        <w:annotationRef/>
      </w:r>
      <w:r>
        <w:t>Correction to date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AD011" w15:done="0"/>
  <w15:commentEx w15:paraId="6FA4CB40" w15:done="0"/>
  <w15:commentEx w15:paraId="06AD536D" w15:done="0"/>
  <w15:commentEx w15:paraId="2E6778C4" w15:done="0"/>
  <w15:commentEx w15:paraId="17BEC011" w15:done="0"/>
  <w15:commentEx w15:paraId="34B6E2A7" w15:done="0"/>
  <w15:commentEx w15:paraId="4851F749" w15:done="0"/>
  <w15:commentEx w15:paraId="6CE0F798" w15:done="0"/>
  <w15:commentEx w15:paraId="456BC858" w15:done="0"/>
  <w15:commentEx w15:paraId="3B1BCCA0" w15:done="0"/>
  <w15:commentEx w15:paraId="2502A8F6" w15:done="0"/>
  <w15:commentEx w15:paraId="611A04EE" w15:done="0"/>
  <w15:commentEx w15:paraId="5DD09312" w15:done="0"/>
  <w15:commentEx w15:paraId="68E77441" w15:done="0"/>
  <w15:commentEx w15:paraId="25319E8D" w15:done="0"/>
  <w15:commentEx w15:paraId="1DA0B2A9" w15:done="0"/>
  <w15:commentEx w15:paraId="09346B9B" w15:done="0"/>
  <w15:commentEx w15:paraId="75DE63D3" w15:done="0"/>
  <w15:commentEx w15:paraId="31D683E9" w15:done="0"/>
  <w15:commentEx w15:paraId="71B3B989" w15:done="0"/>
  <w15:commentEx w15:paraId="3E132F36" w15:done="0"/>
  <w15:commentEx w15:paraId="2743161D" w15:done="0"/>
  <w15:commentEx w15:paraId="16A276F2" w15:done="0"/>
  <w15:commentEx w15:paraId="0F2E3556" w15:done="0"/>
  <w15:commentEx w15:paraId="7BDEE1C7" w15:done="0"/>
  <w15:commentEx w15:paraId="5313B505" w15:done="0"/>
  <w15:commentEx w15:paraId="75673CBA" w15:done="0"/>
  <w15:commentEx w15:paraId="275C70E0" w15:done="0"/>
  <w15:commentEx w15:paraId="55614BF2" w15:done="0"/>
  <w15:commentEx w15:paraId="417E7B95" w15:done="0"/>
  <w15:commentEx w15:paraId="1EA6AAA2" w15:done="0"/>
  <w15:commentEx w15:paraId="3452C578" w15:done="0"/>
  <w15:commentEx w15:paraId="6113A766" w15:done="0"/>
  <w15:commentEx w15:paraId="05915083" w15:done="0"/>
  <w15:commentEx w15:paraId="0952C51A" w15:done="0"/>
  <w15:commentEx w15:paraId="2057CA19" w15:done="0"/>
  <w15:commentEx w15:paraId="197FB5CE" w15:done="0"/>
  <w15:commentEx w15:paraId="7183CB05" w15:done="0"/>
  <w15:commentEx w15:paraId="6E3AAC5B" w15:done="0"/>
  <w15:commentEx w15:paraId="6CED631F" w15:done="0"/>
  <w15:commentEx w15:paraId="23AD2D92" w15:done="0"/>
  <w15:commentEx w15:paraId="6432782A" w15:done="0"/>
  <w15:commentEx w15:paraId="2C8A794C" w15:done="0"/>
  <w15:commentEx w15:paraId="10DEA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79739" w16cex:dateUtc="2020-05-14T14:08:00Z"/>
  <w16cex:commentExtensible w16cex:durableId="226797A5" w16cex:dateUtc="2020-05-14T14:10:00Z"/>
  <w16cex:commentExtensible w16cex:durableId="227A0DF9" w16cex:dateUtc="2020-05-28T14:16:00Z"/>
  <w16cex:commentExtensible w16cex:durableId="227A0DD3" w16cex:dateUtc="2020-05-28T14:15:00Z"/>
  <w16cex:commentExtensible w16cex:durableId="227A11A2" w16cex:dateUtc="2020-05-28T14:32:00Z"/>
  <w16cex:commentExtensible w16cex:durableId="228303B9" w16cex:dateUtc="2020-06-04T09:23:00Z"/>
  <w16cex:commentExtensible w16cex:durableId="22B147D0" w16cex:dateUtc="2020-07-09T11:37:00Z"/>
  <w16cex:commentExtensible w16cex:durableId="227A1E4D" w16cex:dateUtc="2020-05-28T15:26:00Z"/>
  <w16cex:commentExtensible w16cex:durableId="227A1FD7" w16cex:dateUtc="2020-05-28T15:32:00Z"/>
  <w16cex:commentExtensible w16cex:durableId="228300E6" w16cex:dateUtc="2020-06-04T09:11:00Z"/>
  <w16cex:commentExtensible w16cex:durableId="227A1E7B" w16cex:dateUtc="2020-05-28T15:26:00Z"/>
  <w16cex:commentExtensible w16cex:durableId="22830B4C" w16cex:dateUtc="2020-06-04T09:55:00Z"/>
  <w16cex:commentExtensible w16cex:durableId="2267953B" w16cex:dateUtc="2020-05-14T14:00:00Z"/>
  <w16cex:commentExtensible w16cex:durableId="22679444" w16cex:dateUtc="2020-05-14T13:56:00Z"/>
  <w16cex:commentExtensible w16cex:durableId="22B13683" w16cex:dateUtc="2020-07-09T10:24:00Z"/>
  <w16cex:commentExtensible w16cex:durableId="22B1391A" w16cex:dateUtc="2020-07-09T10:35:00Z"/>
  <w16cex:commentExtensible w16cex:durableId="22B13933" w16cex:dateUtc="2020-07-09T10:35:00Z"/>
  <w16cex:commentExtensible w16cex:durableId="228C777C" w16cex:dateUtc="2020-06-11T13:27:00Z"/>
  <w16cex:commentExtensible w16cex:durableId="228326A2" w16cex:dateUtc="2020-06-04T11:52:00Z"/>
  <w16cex:commentExtensible w16cex:durableId="22833782" w16cex:dateUtc="2020-06-04T13:04:00Z"/>
  <w16cex:commentExtensible w16cex:durableId="228337F2" w16cex:dateUtc="2020-06-04T13:05:00Z"/>
  <w16cex:commentExtensible w16cex:durableId="228C610B" w16cex:dateUtc="2020-06-11T11:51:00Z"/>
  <w16cex:commentExtensible w16cex:durableId="2283380C" w16cex:dateUtc="2020-06-04T13:06:00Z"/>
  <w16cex:commentExtensible w16cex:durableId="228C7862" w16cex:dateUtc="2020-06-11T13:31:00Z"/>
  <w16cex:commentExtensible w16cex:durableId="228C78A0" w16cex:dateUtc="2020-06-11T13:32:00Z"/>
  <w16cex:commentExtensible w16cex:durableId="228C78EB" w16cex:dateUtc="2020-06-11T13:33:00Z"/>
  <w16cex:commentExtensible w16cex:durableId="2283114F" w16cex:dateUtc="2020-06-04T10:21:00Z"/>
  <w16cex:commentExtensible w16cex:durableId="228C9946" w16cex:dateUtc="2020-06-11T15:51:00Z"/>
  <w16cex:commentExtensible w16cex:durableId="228C7AF5" w16cex:dateUtc="2020-06-11T13:42:00Z"/>
  <w16cex:commentExtensible w16cex:durableId="2295C0CF" w16cex:dateUtc="2020-06-18T14:30:00Z"/>
  <w16cex:commentExtensible w16cex:durableId="2295C10F" w16cex:dateUtc="2020-06-18T14:31:00Z"/>
  <w16cex:commentExtensible w16cex:durableId="2295C1C8" w16cex:dateUtc="2020-06-18T14:34:00Z"/>
  <w16cex:commentExtensible w16cex:durableId="228C7FB0" w16cex:dateUtc="2020-06-11T14:02:00Z"/>
  <w16cex:commentExtensible w16cex:durableId="22A83972" w16cex:dateUtc="2020-07-02T14:46:00Z"/>
  <w16cex:commentExtensible w16cex:durableId="22A84698" w16cex:dateUtc="2020-07-02T15:42:00Z"/>
  <w16cex:commentExtensible w16cex:durableId="22B15736" w16cex:dateUtc="2020-07-09T12:43:00Z"/>
  <w16cex:commentExtensible w16cex:durableId="22B14873" w16cex:dateUtc="2020-07-09T11:40:00Z"/>
  <w16cex:commentExtensible w16cex:durableId="22B166F4" w16cex:dateUtc="2020-07-09T13:50:00Z"/>
  <w16cex:commentExtensible w16cex:durableId="22A84939" w16cex:dateUtc="2020-07-02T15:53:00Z"/>
  <w16cex:commentExtensible w16cex:durableId="22834A1F" w16cex:dateUtc="2020-06-04T14:23:00Z"/>
  <w16cex:commentExtensible w16cex:durableId="22834A27" w16cex:dateUtc="2020-06-04T14:23:00Z"/>
  <w16cex:commentExtensible w16cex:durableId="22834A33" w16cex:dateUtc="2020-06-04T14:23:00Z"/>
  <w16cex:commentExtensible w16cex:durableId="22679584" w16cex:dateUtc="2020-05-14T14:01:00Z"/>
  <w16cex:commentExtensible w16cex:durableId="226795BC" w16cex:dateUtc="2020-05-14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AD011" w16cid:durableId="22679739"/>
  <w16cid:commentId w16cid:paraId="6FA4CB40" w16cid:durableId="226797A5"/>
  <w16cid:commentId w16cid:paraId="06AD536D" w16cid:durableId="227A0DF9"/>
  <w16cid:commentId w16cid:paraId="2E6778C4" w16cid:durableId="227A0DD3"/>
  <w16cid:commentId w16cid:paraId="17BEC011" w16cid:durableId="227A11A2"/>
  <w16cid:commentId w16cid:paraId="34B6E2A7" w16cid:durableId="228303B9"/>
  <w16cid:commentId w16cid:paraId="4851F749" w16cid:durableId="22B147D0"/>
  <w16cid:commentId w16cid:paraId="6CE0F798" w16cid:durableId="227A1E4D"/>
  <w16cid:commentId w16cid:paraId="456BC858" w16cid:durableId="227A1FD7"/>
  <w16cid:commentId w16cid:paraId="3B1BCCA0" w16cid:durableId="228300E6"/>
  <w16cid:commentId w16cid:paraId="2502A8F6" w16cid:durableId="227A1E7B"/>
  <w16cid:commentId w16cid:paraId="611A04EE" w16cid:durableId="22830B4C"/>
  <w16cid:commentId w16cid:paraId="5DD09312" w16cid:durableId="2267953B"/>
  <w16cid:commentId w16cid:paraId="68E77441" w16cid:durableId="22679444"/>
  <w16cid:commentId w16cid:paraId="25319E8D" w16cid:durableId="22B13683"/>
  <w16cid:commentId w16cid:paraId="1DA0B2A9" w16cid:durableId="22B1391A"/>
  <w16cid:commentId w16cid:paraId="09346B9B" w16cid:durableId="22B13933"/>
  <w16cid:commentId w16cid:paraId="75DE63D3" w16cid:durableId="228C777C"/>
  <w16cid:commentId w16cid:paraId="31D683E9" w16cid:durableId="228326A2"/>
  <w16cid:commentId w16cid:paraId="71B3B989" w16cid:durableId="22833782"/>
  <w16cid:commentId w16cid:paraId="3E132F36" w16cid:durableId="228337F2"/>
  <w16cid:commentId w16cid:paraId="2743161D" w16cid:durableId="228C610B"/>
  <w16cid:commentId w16cid:paraId="16A276F2" w16cid:durableId="2283380C"/>
  <w16cid:commentId w16cid:paraId="0F2E3556" w16cid:durableId="228C7862"/>
  <w16cid:commentId w16cid:paraId="7BDEE1C7" w16cid:durableId="228C78A0"/>
  <w16cid:commentId w16cid:paraId="5313B505" w16cid:durableId="228C78EB"/>
  <w16cid:commentId w16cid:paraId="75673CBA" w16cid:durableId="2283114F"/>
  <w16cid:commentId w16cid:paraId="275C70E0" w16cid:durableId="228C9946"/>
  <w16cid:commentId w16cid:paraId="55614BF2" w16cid:durableId="228C7AF5"/>
  <w16cid:commentId w16cid:paraId="417E7B95" w16cid:durableId="2295C0CF"/>
  <w16cid:commentId w16cid:paraId="1EA6AAA2" w16cid:durableId="2295C10F"/>
  <w16cid:commentId w16cid:paraId="3452C578" w16cid:durableId="2295C1C8"/>
  <w16cid:commentId w16cid:paraId="6113A766" w16cid:durableId="228C7FB0"/>
  <w16cid:commentId w16cid:paraId="05915083" w16cid:durableId="22A83972"/>
  <w16cid:commentId w16cid:paraId="0952C51A" w16cid:durableId="22A84698"/>
  <w16cid:commentId w16cid:paraId="2057CA19" w16cid:durableId="22B15736"/>
  <w16cid:commentId w16cid:paraId="197FB5CE" w16cid:durableId="22B14873"/>
  <w16cid:commentId w16cid:paraId="7183CB05" w16cid:durableId="22B166F4"/>
  <w16cid:commentId w16cid:paraId="6E3AAC5B" w16cid:durableId="22A84939"/>
  <w16cid:commentId w16cid:paraId="6CED631F" w16cid:durableId="22834A1F"/>
  <w16cid:commentId w16cid:paraId="23AD2D92" w16cid:durableId="22834A27"/>
  <w16cid:commentId w16cid:paraId="6432782A" w16cid:durableId="22834A33"/>
  <w16cid:commentId w16cid:paraId="2C8A794C" w16cid:durableId="22679584"/>
  <w16cid:commentId w16cid:paraId="10DEAF6A" w16cid:durableId="22679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E9CB36" w14:textId="77777777" w:rsidR="009F558D" w:rsidRDefault="009F558D" w:rsidP="008E455B">
      <w:pPr>
        <w:spacing w:after="0" w:line="240" w:lineRule="auto"/>
      </w:pPr>
      <w:r>
        <w:separator/>
      </w:r>
    </w:p>
  </w:endnote>
  <w:endnote w:type="continuationSeparator" w:id="0">
    <w:p w14:paraId="47F9F01C" w14:textId="77777777" w:rsidR="009F558D" w:rsidRDefault="009F558D" w:rsidP="008E455B">
      <w:pPr>
        <w:spacing w:after="0" w:line="240" w:lineRule="auto"/>
      </w:pPr>
      <w:r>
        <w:continuationSeparator/>
      </w:r>
    </w:p>
  </w:endnote>
  <w:endnote w:type="continuationNotice" w:id="1">
    <w:p w14:paraId="100CC0EE" w14:textId="77777777" w:rsidR="009F558D" w:rsidRDefault="009F558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E53A8C">
          <w:rPr>
            <w:noProof/>
          </w:rPr>
          <w:t>iv</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E53A8C">
          <w:rPr>
            <w:noProof/>
          </w:rPr>
          <w:t>22</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ED3019" w14:textId="77777777" w:rsidR="009F558D" w:rsidRDefault="009F558D" w:rsidP="008E455B">
      <w:pPr>
        <w:spacing w:after="0" w:line="240" w:lineRule="auto"/>
      </w:pPr>
      <w:r>
        <w:separator/>
      </w:r>
    </w:p>
  </w:footnote>
  <w:footnote w:type="continuationSeparator" w:id="0">
    <w:p w14:paraId="72A272AD" w14:textId="77777777" w:rsidR="009F558D" w:rsidRDefault="009F558D" w:rsidP="008E455B">
      <w:pPr>
        <w:spacing w:after="0" w:line="240" w:lineRule="auto"/>
      </w:pPr>
      <w:r>
        <w:continuationSeparator/>
      </w:r>
    </w:p>
  </w:footnote>
  <w:footnote w:type="continuationNotice" w:id="1">
    <w:p w14:paraId="3A1F819D" w14:textId="77777777" w:rsidR="009F558D" w:rsidRDefault="009F558D">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2"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5"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7"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3"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5"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7"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2"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5"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2"/>
  </w:num>
  <w:num w:numId="3">
    <w:abstractNumId w:val="71"/>
  </w:num>
  <w:num w:numId="4">
    <w:abstractNumId w:val="34"/>
  </w:num>
  <w:num w:numId="5">
    <w:abstractNumId w:val="43"/>
  </w:num>
  <w:num w:numId="6">
    <w:abstractNumId w:val="54"/>
  </w:num>
  <w:num w:numId="7">
    <w:abstractNumId w:val="6"/>
  </w:num>
  <w:num w:numId="8">
    <w:abstractNumId w:val="5"/>
  </w:num>
  <w:num w:numId="9">
    <w:abstractNumId w:val="36"/>
  </w:num>
  <w:num w:numId="10">
    <w:abstractNumId w:val="60"/>
  </w:num>
  <w:num w:numId="11">
    <w:abstractNumId w:val="61"/>
  </w:num>
  <w:num w:numId="12">
    <w:abstractNumId w:val="22"/>
  </w:num>
  <w:num w:numId="13">
    <w:abstractNumId w:val="21"/>
  </w:num>
  <w:num w:numId="14">
    <w:abstractNumId w:val="45"/>
  </w:num>
  <w:num w:numId="15">
    <w:abstractNumId w:val="1"/>
  </w:num>
  <w:num w:numId="16">
    <w:abstractNumId w:val="49"/>
  </w:num>
  <w:num w:numId="17">
    <w:abstractNumId w:val="75"/>
  </w:num>
  <w:num w:numId="18">
    <w:abstractNumId w:val="58"/>
  </w:num>
  <w:num w:numId="19">
    <w:abstractNumId w:val="68"/>
  </w:num>
  <w:num w:numId="20">
    <w:abstractNumId w:val="63"/>
  </w:num>
  <w:num w:numId="21">
    <w:abstractNumId w:val="17"/>
  </w:num>
  <w:num w:numId="22">
    <w:abstractNumId w:val="2"/>
  </w:num>
  <w:num w:numId="23">
    <w:abstractNumId w:val="7"/>
  </w:num>
  <w:num w:numId="24">
    <w:abstractNumId w:val="55"/>
  </w:num>
  <w:num w:numId="25">
    <w:abstractNumId w:val="19"/>
  </w:num>
  <w:num w:numId="26">
    <w:abstractNumId w:val="53"/>
  </w:num>
  <w:num w:numId="27">
    <w:abstractNumId w:val="13"/>
  </w:num>
  <w:num w:numId="28">
    <w:abstractNumId w:val="16"/>
  </w:num>
  <w:num w:numId="29">
    <w:abstractNumId w:val="67"/>
  </w:num>
  <w:num w:numId="30">
    <w:abstractNumId w:val="38"/>
  </w:num>
  <w:num w:numId="31">
    <w:abstractNumId w:val="0"/>
  </w:num>
  <w:num w:numId="32">
    <w:abstractNumId w:val="40"/>
  </w:num>
  <w:num w:numId="33">
    <w:abstractNumId w:val="69"/>
  </w:num>
  <w:num w:numId="34">
    <w:abstractNumId w:val="25"/>
  </w:num>
  <w:num w:numId="35">
    <w:abstractNumId w:val="4"/>
  </w:num>
  <w:num w:numId="36">
    <w:abstractNumId w:val="48"/>
  </w:num>
  <w:num w:numId="37">
    <w:abstractNumId w:val="37"/>
  </w:num>
  <w:num w:numId="38">
    <w:abstractNumId w:val="52"/>
  </w:num>
  <w:num w:numId="39">
    <w:abstractNumId w:val="24"/>
  </w:num>
  <w:num w:numId="40">
    <w:abstractNumId w:val="51"/>
  </w:num>
  <w:num w:numId="41">
    <w:abstractNumId w:val="18"/>
  </w:num>
  <w:num w:numId="42">
    <w:abstractNumId w:val="23"/>
  </w:num>
  <w:num w:numId="43">
    <w:abstractNumId w:val="26"/>
  </w:num>
  <w:num w:numId="44">
    <w:abstractNumId w:val="57"/>
  </w:num>
  <w:num w:numId="45">
    <w:abstractNumId w:val="32"/>
  </w:num>
  <w:num w:numId="46">
    <w:abstractNumId w:val="59"/>
  </w:num>
  <w:num w:numId="47">
    <w:abstractNumId w:val="15"/>
  </w:num>
  <w:num w:numId="48">
    <w:abstractNumId w:val="46"/>
  </w:num>
  <w:num w:numId="49">
    <w:abstractNumId w:val="50"/>
  </w:num>
  <w:num w:numId="50">
    <w:abstractNumId w:val="8"/>
  </w:num>
  <w:num w:numId="51">
    <w:abstractNumId w:val="11"/>
  </w:num>
  <w:num w:numId="52">
    <w:abstractNumId w:val="47"/>
  </w:num>
  <w:num w:numId="53">
    <w:abstractNumId w:val="27"/>
  </w:num>
  <w:num w:numId="54">
    <w:abstractNumId w:val="3"/>
  </w:num>
  <w:num w:numId="55">
    <w:abstractNumId w:val="66"/>
  </w:num>
  <w:num w:numId="56">
    <w:abstractNumId w:val="64"/>
  </w:num>
  <w:num w:numId="57">
    <w:abstractNumId w:val="39"/>
  </w:num>
  <w:num w:numId="58">
    <w:abstractNumId w:val="31"/>
  </w:num>
  <w:num w:numId="59">
    <w:abstractNumId w:val="14"/>
  </w:num>
  <w:num w:numId="60">
    <w:abstractNumId w:val="72"/>
  </w:num>
  <w:num w:numId="61">
    <w:abstractNumId w:val="65"/>
  </w:num>
  <w:num w:numId="62">
    <w:abstractNumId w:val="70"/>
  </w:num>
  <w:num w:numId="63">
    <w:abstractNumId w:val="9"/>
  </w:num>
  <w:num w:numId="64">
    <w:abstractNumId w:val="12"/>
  </w:num>
  <w:num w:numId="65">
    <w:abstractNumId w:val="33"/>
  </w:num>
  <w:num w:numId="66">
    <w:abstractNumId w:val="20"/>
  </w:num>
  <w:num w:numId="67">
    <w:abstractNumId w:val="73"/>
  </w:num>
  <w:num w:numId="68">
    <w:abstractNumId w:val="44"/>
  </w:num>
  <w:num w:numId="69">
    <w:abstractNumId w:val="56"/>
  </w:num>
  <w:num w:numId="70">
    <w:abstractNumId w:val="29"/>
  </w:num>
  <w:num w:numId="71">
    <w:abstractNumId w:val="30"/>
  </w:num>
  <w:num w:numId="72">
    <w:abstractNumId w:val="71"/>
  </w:num>
  <w:num w:numId="73">
    <w:abstractNumId w:val="35"/>
  </w:num>
  <w:num w:numId="74">
    <w:abstractNumId w:val="74"/>
  </w:num>
  <w:num w:numId="75">
    <w:abstractNumId w:val="41"/>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74E"/>
    <w:rsid w:val="001209B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30C8"/>
    <w:rsid w:val="00153617"/>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EA7"/>
    <w:rsid w:val="005222EC"/>
    <w:rsid w:val="005226BD"/>
    <w:rsid w:val="00522761"/>
    <w:rsid w:val="005228ED"/>
    <w:rsid w:val="00522E64"/>
    <w:rsid w:val="005230C5"/>
    <w:rsid w:val="005231AA"/>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747"/>
    <w:rsid w:val="00655A9C"/>
    <w:rsid w:val="00655B0F"/>
    <w:rsid w:val="00655FE9"/>
    <w:rsid w:val="006565BB"/>
    <w:rsid w:val="00656618"/>
    <w:rsid w:val="006568A2"/>
    <w:rsid w:val="00656D4C"/>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C45"/>
    <w:rsid w:val="0079400C"/>
    <w:rsid w:val="00794174"/>
    <w:rsid w:val="0079442D"/>
    <w:rsid w:val="007945B2"/>
    <w:rsid w:val="00794AE6"/>
    <w:rsid w:val="00795B59"/>
    <w:rsid w:val="00795D27"/>
    <w:rsid w:val="00795D85"/>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A2B"/>
    <w:rsid w:val="00FE5C05"/>
    <w:rsid w:val="00FE6430"/>
    <w:rsid w:val="00FE65EF"/>
    <w:rsid w:val="00FE689C"/>
    <w:rsid w:val="00FE68C8"/>
    <w:rsid w:val="00FE6B62"/>
    <w:rsid w:val="00FE6FAF"/>
    <w:rsid w:val="00FE6FFE"/>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0EA9B1-3D13-45D9-A00F-409F62402C99}">
  <ds:schemaRefs>
    <ds:schemaRef ds:uri="http://schemas.openxmlformats.org/officeDocument/2006/bibliography"/>
  </ds:schemaRefs>
</ds:datastoreItem>
</file>

<file path=customXml/itemProps3.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5701</TotalTime>
  <Pages>158</Pages>
  <Words>43264</Words>
  <Characters>246606</Characters>
  <Application>Microsoft Office Word</Application>
  <DocSecurity>0</DocSecurity>
  <Lines>2055</Lines>
  <Paragraphs>578</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289292</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268</cp:revision>
  <cp:lastPrinted>2018-10-11T13:23:00Z</cp:lastPrinted>
  <dcterms:created xsi:type="dcterms:W3CDTF">2020-04-17T19:41:00Z</dcterms:created>
  <dcterms:modified xsi:type="dcterms:W3CDTF">2020-07-09T13:51:00Z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