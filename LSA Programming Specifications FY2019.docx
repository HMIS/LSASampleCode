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6C64EF">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6C64EF">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6C64EF">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6C64EF">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6C64EF">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6C64EF">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6C64EF">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6C64EF">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6C64EF">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6C64EF">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6C64EF">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6C64EF">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6C64EF">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6C64EF">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6C64EF">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6C64EF">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6C64EF">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6C64EF">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6C64EF">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6C64EF">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6C64EF">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6C64EF">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6C64EF">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6C64EF">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6C64EF">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6C64EF">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6C64EF">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6C64EF">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6C64EF">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6C64EF">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6C64EF">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6C64EF">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6C64EF">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6C64EF">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6C64EF">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6C64EF">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6C64EF">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6C64EF">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6C64EF">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6C64EF">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6C64EF">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6C64EF">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6C64EF">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6C64EF">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6C64EF">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6C64EF">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6C64EF">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6C64EF">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6C64EF">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6C64EF">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6C64EF">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6C64EF">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6C64EF">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6C64EF">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6C64EF">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6C64EF">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6C64EF">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6C64EF">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6C64EF">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6C64EF">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6C64EF">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6C64EF">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6C64EF">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6C64EF">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6C64EF">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6C64EF">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6C64EF">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6C64EF">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6C64EF">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6C64EF">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6C64EF">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6C64EF">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6C64EF">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6C64EF">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6C64EF">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6C64EF">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6C64EF">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6C64EF">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6C64EF">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6C64EF">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6C64EF">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6C64EF">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6C64EF">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6C64EF">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6C64EF">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6C64EF">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6C64EF">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6C64EF">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6C64EF">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6C64EF">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6C64EF">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6C64EF">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6C64EF">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6C64EF">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6C64EF">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6C64EF">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6C64EF">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6C64EF">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6C64EF">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6C64EF">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6C64EF">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6C64EF">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6C64EF">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6C64EF">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C64EF"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C64EF"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proofErr w:type="spellStart"/>
      <w:r w:rsidRPr="00B678E4">
        <w:rPr>
          <w:i/>
          <w:iCs/>
        </w:rPr>
        <w:t>ContinuumProject</w:t>
      </w:r>
      <w:proofErr w:type="spellEnd"/>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3"/>
            <w:r>
              <w:rPr>
                <w:b/>
                <w:bCs/>
                <w:color w:val="FFFFFF" w:themeColor="background1"/>
              </w:rPr>
              <w:t>Enrollment</w:t>
            </w:r>
            <w:commentRangeEnd w:id="93"/>
            <w:proofErr w:type="spellEnd"/>
            <w:r w:rsidR="006447AB">
              <w:rPr>
                <w:rStyle w:val="CommentReference"/>
                <w:rFonts w:eastAsiaTheme="minorHAnsi"/>
              </w:rPr>
              <w:commentReference w:id="93"/>
            </w:r>
            <w:del w:id="94"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5" w:author="Molly McEvilley" w:date="2020-05-28T10:19:00Z"/>
        </w:trPr>
        <w:tc>
          <w:tcPr>
            <w:tcW w:w="2335" w:type="dxa"/>
          </w:tcPr>
          <w:p w14:paraId="77805A06" w14:textId="15287698" w:rsidR="00BB6C9F" w:rsidRPr="009E23F8" w:rsidDel="00057995" w:rsidRDefault="00BB6C9F" w:rsidP="0084349D">
            <w:pPr>
              <w:pStyle w:val="NoSpacing"/>
              <w:rPr>
                <w:del w:id="96" w:author="Molly McEvilley" w:date="2020-05-28T10:19:00Z"/>
                <w:bCs/>
              </w:rPr>
            </w:pPr>
            <w:del w:id="97"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98" w:author="Molly McEvilley" w:date="2020-05-28T10:19:00Z"/>
              </w:rPr>
            </w:pPr>
            <w:del w:id="99"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0"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1" w:author="Molly McEvilley" w:date="2020-05-28T10:30:00Z">
        <w:r w:rsidR="004A3DAA">
          <w:t>:</w:t>
        </w:r>
      </w:ins>
    </w:p>
    <w:p w14:paraId="00750DD2" w14:textId="45DA9921" w:rsidR="00C3527B" w:rsidRDefault="0009759C" w:rsidP="000743E4">
      <w:pPr>
        <w:pStyle w:val="ListParagraph"/>
        <w:numPr>
          <w:ilvl w:val="0"/>
          <w:numId w:val="61"/>
        </w:numPr>
        <w:rPr>
          <w:ins w:id="102" w:author="Molly McEvilley" w:date="2020-05-28T10:30:00Z"/>
        </w:rPr>
      </w:pPr>
      <w:commentRangeStart w:id="103"/>
      <w:ins w:id="104" w:author="Molly McEvilley" w:date="2020-05-28T10:30:00Z">
        <w:r>
          <w:t xml:space="preserve">On or before </w:t>
        </w:r>
      </w:ins>
      <w:del w:id="105" w:author="Molly McEvilley" w:date="2020-05-28T10:30:00Z">
        <w:r w:rsidR="00C3527B" w:rsidDel="0009759C">
          <w:delText xml:space="preserve"> prior to </w:delText>
        </w:r>
      </w:del>
      <w:r w:rsidR="00C3527B" w:rsidRPr="000743E4">
        <w:rPr>
          <w:u w:val="single"/>
        </w:rPr>
        <w:t>ReportEnd</w:t>
      </w:r>
      <w:r w:rsidR="00C3527B">
        <w:t>:</w:t>
      </w:r>
      <w:ins w:id="106" w:author="Molly McEvilley" w:date="2020-05-28T10:30:00Z">
        <w:r>
          <w:t xml:space="preserve"> and</w:t>
        </w:r>
      </w:ins>
    </w:p>
    <w:p w14:paraId="6E316745" w14:textId="511AB1AD" w:rsidR="0009759C" w:rsidRDefault="000743E4" w:rsidP="000743E4">
      <w:pPr>
        <w:pStyle w:val="ListParagraph"/>
        <w:numPr>
          <w:ilvl w:val="0"/>
          <w:numId w:val="61"/>
        </w:numPr>
      </w:pPr>
      <w:ins w:id="107"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3"/>
      <w:ins w:id="108" w:author="Molly McEvilley" w:date="2020-05-28T10:32:00Z">
        <w:r>
          <w:rPr>
            <w:rStyle w:val="CommentReference"/>
            <w:rFonts w:eastAsiaTheme="minorHAnsi" w:cstheme="minorBidi"/>
          </w:rPr>
          <w:commentReference w:id="103"/>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09" w:name="_Toc31197113"/>
      <w:bookmarkStart w:id="110" w:name="_Toc31197114"/>
      <w:bookmarkStart w:id="111" w:name="_Toc31197115"/>
      <w:bookmarkStart w:id="112" w:name="_Toc31197116"/>
      <w:bookmarkStart w:id="113" w:name="_Toc31197117"/>
      <w:bookmarkStart w:id="114" w:name="_Toc31197118"/>
      <w:bookmarkStart w:id="115" w:name="_Toc29188000"/>
      <w:bookmarkStart w:id="116" w:name="_Toc31197119"/>
      <w:bookmarkStart w:id="117" w:name="_Toc37849750"/>
      <w:bookmarkStart w:id="118" w:name="_Toc38030525"/>
      <w:bookmarkStart w:id="119" w:name="_Toc499543982"/>
      <w:bookmarkEnd w:id="109"/>
      <w:bookmarkEnd w:id="110"/>
      <w:bookmarkEnd w:id="111"/>
      <w:bookmarkEnd w:id="112"/>
      <w:bookmarkEnd w:id="113"/>
      <w:bookmarkEnd w:id="114"/>
      <w:bookmarkEnd w:id="115"/>
      <w:bookmarkEnd w:id="116"/>
      <w:r>
        <w:t>Enrollment Ages</w:t>
      </w:r>
      <w:r w:rsidR="00E14928">
        <w:t xml:space="preserve"> (</w:t>
      </w:r>
      <w:proofErr w:type="spellStart"/>
      <w:r w:rsidR="00E14928">
        <w:t>tlsa_Enrollment</w:t>
      </w:r>
      <w:proofErr w:type="spellEnd"/>
      <w:r w:rsidR="00E14928">
        <w:t>)</w:t>
      </w:r>
      <w:bookmarkEnd w:id="117"/>
      <w:bookmarkEnd w:id="11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5F62A5EE"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ins w:id="120" w:author="Molly McEvilley" w:date="2020-07-09T10:32:00Z">
              <w:r w:rsidR="008964B0">
                <w:rPr>
                  <w:rFonts w:cstheme="minorHAnsi"/>
                </w:rPr>
                <w:t xml:space="preserve">not between </w:t>
              </w:r>
            </w:ins>
            <w:del w:id="121" w:author="Molly McEvilley" w:date="2020-07-09T10:32:00Z">
              <w:r w:rsidR="0021011E" w:rsidDel="008964B0">
                <w:rPr>
                  <w:rFonts w:cstheme="minorHAnsi"/>
                </w:rPr>
                <w:delText>&lt;</w:delText>
              </w:r>
              <w:r w:rsidDel="008964B0">
                <w:rPr>
                  <w:rFonts w:cstheme="minorHAnsi"/>
                </w:rPr>
                <w:delText xml:space="preserve"> </w:delText>
              </w:r>
            </w:del>
            <w:proofErr w:type="spellStart"/>
            <w:r w:rsidRPr="004F3BD5">
              <w:rPr>
                <w:rFonts w:cstheme="minorHAnsi"/>
                <w:b/>
                <w:bCs/>
              </w:rPr>
              <w:t>CohortStart</w:t>
            </w:r>
            <w:proofErr w:type="spellEnd"/>
            <w:r>
              <w:rPr>
                <w:rFonts w:cstheme="minorHAnsi"/>
              </w:rPr>
              <w:t xml:space="preserve"> </w:t>
            </w:r>
            <w:ins w:id="122" w:author="Molly McEvilley" w:date="2020-07-09T10:32:00Z">
              <w:r w:rsidR="008964B0">
                <w:rPr>
                  <w:rFonts w:cstheme="minorHAnsi"/>
                </w:rPr>
                <w:t xml:space="preserve">and </w:t>
              </w:r>
              <w:proofErr w:type="spellStart"/>
              <w:r w:rsidR="008964B0" w:rsidRPr="00FE5696">
                <w:rPr>
                  <w:rFonts w:cstheme="minorHAnsi"/>
                  <w:b/>
                  <w:bCs/>
                </w:rPr>
                <w:t>CohortEnd</w:t>
              </w:r>
            </w:ins>
            <w:proofErr w:type="spellEnd"/>
            <w:del w:id="123" w:author="Molly McEvilley" w:date="2020-06-04T05:22:00Z">
              <w:r w:rsidR="0021011E" w:rsidDel="003A1376">
                <w:rPr>
                  <w:rFonts w:cstheme="minorHAnsi"/>
                </w:rPr>
                <w:delText xml:space="preserve">or </w:delText>
              </w:r>
              <w:commentRangeStart w:id="124"/>
              <w:r w:rsidR="0021011E" w:rsidRPr="004F3BD5" w:rsidDel="003A1376">
                <w:rPr>
                  <w:rFonts w:cstheme="minorHAnsi"/>
                  <w:b/>
                  <w:bCs/>
                </w:rPr>
                <w:delText>EntryDate</w:delText>
              </w:r>
              <w:r w:rsidR="0021011E" w:rsidDel="003A1376">
                <w:rPr>
                  <w:rFonts w:cstheme="minorHAnsi"/>
                </w:rPr>
                <w:delText xml:space="preserve"> </w:delText>
              </w:r>
            </w:del>
            <w:commentRangeEnd w:id="124"/>
            <w:r w:rsidR="000A52A1">
              <w:rPr>
                <w:rStyle w:val="CommentReference"/>
                <w:rFonts w:eastAsiaTheme="minorHAnsi"/>
              </w:rPr>
              <w:commentReference w:id="124"/>
            </w:r>
            <w:del w:id="125" w:author="Molly McEvilley" w:date="2020-06-04T05:22:00Z">
              <w:r w:rsidR="0021011E" w:rsidDel="003A1376">
                <w:rPr>
                  <w:rFonts w:cstheme="minorHAnsi"/>
                </w:rPr>
                <w:delText>&gt;</w:delText>
              </w:r>
            </w:del>
            <w:del w:id="126"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ins w:id="127" w:author="Molly McEvilley" w:date="2020-07-09T10:35:00Z">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ins>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lastRenderedPageBreak/>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8" w:name="_Toc37849751"/>
      <w:bookmarkStart w:id="129" w:name="_Toc38030526"/>
      <w:r>
        <w:t>Household Types</w:t>
      </w:r>
      <w:r w:rsidR="00E14928">
        <w:t xml:space="preserve"> (</w:t>
      </w:r>
      <w:proofErr w:type="spellStart"/>
      <w:r w:rsidR="00E14928">
        <w:t>tlsa_HHID</w:t>
      </w:r>
      <w:proofErr w:type="spellEnd"/>
      <w:r w:rsidR="00E14928">
        <w:t>)</w:t>
      </w:r>
      <w:bookmarkEnd w:id="128"/>
      <w:bookmarkEnd w:id="129"/>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5F44A302" w:rsidR="00CF2E24" w:rsidDel="00CB18B6" w:rsidRDefault="00CF2E24" w:rsidP="00215946">
      <w:pPr>
        <w:rPr>
          <w:del w:id="130" w:author="Molly McEvilley" w:date="2020-07-09T07:37:00Z"/>
        </w:rPr>
      </w:pPr>
      <w:commentRangeStart w:id="131"/>
      <w:del w:id="132" w:author="Molly McEvilley" w:date="2020-07-09T07:37:00Z">
        <w:r w:rsidRPr="00E014B9" w:rsidDel="00CB18B6">
          <w:rPr>
            <w:b/>
            <w:bCs/>
          </w:rPr>
          <w:delText>CohortPeriod</w:delText>
        </w:r>
        <w:r w:rsidDel="00CB18B6">
          <w:delText xml:space="preserve"> </w:delText>
        </w:r>
      </w:del>
      <w:commentRangeEnd w:id="131"/>
      <w:r w:rsidR="0009044E">
        <w:rPr>
          <w:rStyle w:val="CommentReference"/>
        </w:rPr>
        <w:commentReference w:id="131"/>
      </w:r>
      <w:del w:id="133" w:author="Molly McEvilley" w:date="2020-07-09T07:37:00Z">
        <w:r w:rsidDel="00CB18B6">
          <w:delText xml:space="preserve">is also set in this step </w:delText>
        </w:r>
        <w:r w:rsidR="000F1281" w:rsidDel="00CB18B6">
          <w:delText xml:space="preserve">for enrollments with an exit date that falls between </w:delText>
        </w:r>
        <w:r w:rsidR="000F1281" w:rsidRPr="00E014B9" w:rsidDel="00CB18B6">
          <w:rPr>
            <w:b/>
            <w:bCs/>
          </w:rPr>
          <w:delText>CohortStart</w:delText>
        </w:r>
        <w:r w:rsidR="000F1281" w:rsidDel="00CB18B6">
          <w:delText xml:space="preserve"> and </w:delText>
        </w:r>
        <w:r w:rsidR="000F1281" w:rsidRPr="00E014B9" w:rsidDel="00CB18B6">
          <w:rPr>
            <w:b/>
            <w:bCs/>
          </w:rPr>
          <w:delText>CohortEnd</w:delText>
        </w:r>
        <w:r w:rsidR="000F1281" w:rsidDel="00CB18B6">
          <w:delText xml:space="preserve"> </w:delText>
        </w:r>
        <w:r w:rsidR="00E014B9" w:rsidDel="00CB18B6">
          <w:delText>for exit cohorts -2, -1, and 0.</w:delText>
        </w:r>
      </w:del>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34" w:author="Molly McEvilley" w:date="2020-05-28T11:26:00Z"/>
        </w:trPr>
        <w:tc>
          <w:tcPr>
            <w:tcW w:w="9355" w:type="dxa"/>
          </w:tcPr>
          <w:p w14:paraId="7B90B9EB" w14:textId="2C280D60" w:rsidR="00215946" w:rsidDel="0015748A" w:rsidRDefault="00215946" w:rsidP="00F93C8F">
            <w:pPr>
              <w:pStyle w:val="NoSpacing"/>
              <w:rPr>
                <w:del w:id="135" w:author="Molly McEvilley" w:date="2020-05-28T11:26:00Z"/>
                <w:b/>
                <w:bCs/>
              </w:rPr>
            </w:pPr>
            <w:commentRangeStart w:id="136"/>
            <w:del w:id="137" w:author="Molly McEvilley" w:date="2020-05-28T11:26:00Z">
              <w:r w:rsidDel="0015748A">
                <w:rPr>
                  <w:b/>
                  <w:bCs/>
                </w:rPr>
                <w:delText>CohortPeriod</w:delText>
              </w:r>
            </w:del>
            <w:commentRangeEnd w:id="136"/>
            <w:r w:rsidR="0015748A">
              <w:rPr>
                <w:rStyle w:val="CommentReference"/>
                <w:rFonts w:eastAsiaTheme="minorHAnsi"/>
              </w:rPr>
              <w:commentReference w:id="136"/>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lastRenderedPageBreak/>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8"/>
      <w:ins w:id="139" w:author="Molly McEvilley" w:date="2020-05-28T11:32:00Z">
        <w:r w:rsidR="002A2D59">
          <w:t>=</w:t>
        </w:r>
        <w:commentRangeEnd w:id="138"/>
        <w:r w:rsidR="00353505">
          <w:rPr>
            <w:rStyle w:val="CommentReference"/>
          </w:rPr>
          <w:commentReference w:id="138"/>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40"/>
      <w:ins w:id="141" w:author="Molly McEvilley" w:date="2020-06-04T05:10:00Z">
        <w:r w:rsidR="00063A0B">
          <w:t>=</w:t>
        </w:r>
      </w:ins>
      <w:r w:rsidR="00650324">
        <w:t xml:space="preserve"> </w:t>
      </w:r>
      <w:commentRangeEnd w:id="140"/>
      <w:r w:rsidR="00063A0B">
        <w:rPr>
          <w:rStyle w:val="CommentReference"/>
        </w:rPr>
        <w:commentReference w:id="140"/>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42" w:author="Molly McEvilley" w:date="2020-05-28T11:26:00Z"/>
        </w:rPr>
      </w:pPr>
      <w:commentRangeStart w:id="143"/>
      <w:commentRangeStart w:id="144"/>
      <w:del w:id="145" w:author="Molly McEvilley" w:date="2020-05-28T11:26:00Z">
        <w:r w:rsidDel="000B5002">
          <w:delText>Cohort Period</w:delText>
        </w:r>
      </w:del>
      <w:commentRangeEnd w:id="143"/>
      <w:r w:rsidR="000B5002">
        <w:rPr>
          <w:rStyle w:val="CommentReference"/>
          <w:rFonts w:asciiTheme="minorHAnsi" w:eastAsiaTheme="minorHAnsi" w:hAnsiTheme="minorHAnsi" w:cstheme="minorBidi"/>
        </w:rPr>
        <w:commentReference w:id="143"/>
      </w:r>
    </w:p>
    <w:p w14:paraId="6B4B6C20" w14:textId="21B3ED80" w:rsidR="003011EF" w:rsidDel="000B5002" w:rsidRDefault="00A335E6" w:rsidP="003011EF">
      <w:pPr>
        <w:rPr>
          <w:del w:id="146" w:author="Molly McEvilley" w:date="2020-05-28T11:26:00Z"/>
        </w:rPr>
      </w:pPr>
      <w:del w:id="147"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8" w:author="Molly McEvilley" w:date="2020-05-28T11:26:00Z"/>
        </w:rPr>
      </w:pPr>
      <w:del w:id="149"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50" w:author="Molly McEvilley" w:date="2020-05-28T11:26:00Z"/>
        </w:rPr>
      </w:pPr>
      <w:del w:id="151"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52" w:author="Molly McEvilley" w:date="2020-06-04T05:30:00Z">
        <w:r w:rsidR="00313658">
          <w:t>1</w:t>
        </w:r>
      </w:ins>
      <w:r>
        <w:t>HHType</w:t>
      </w:r>
      <w:ins w:id="153" w:author="Molly McEvilley" w:date="2020-06-04T05:30:00Z">
        <w:r w:rsidR="00566DCF">
          <w:t>/Exit2HHType</w:t>
        </w:r>
      </w:ins>
      <w:commentRangeEnd w:id="144"/>
      <w:ins w:id="154" w:author="Molly McEvilley" w:date="2020-06-04T05:55:00Z">
        <w:r w:rsidR="00263455">
          <w:rPr>
            <w:rStyle w:val="CommentReference"/>
            <w:rFonts w:asciiTheme="minorHAnsi" w:eastAsiaTheme="minorHAnsi" w:hAnsiTheme="minorHAnsi" w:cstheme="minorBidi"/>
          </w:rPr>
          <w:commentReference w:id="144"/>
        </w:r>
      </w:ins>
    </w:p>
    <w:p w14:paraId="28832427" w14:textId="2FD7F0A2" w:rsidR="008937E3" w:rsidRDefault="008937E3" w:rsidP="00650324">
      <w:pPr>
        <w:rPr>
          <w:ins w:id="155" w:author="Molly McEvilley" w:date="2020-06-04T05:31:00Z"/>
        </w:rPr>
      </w:pPr>
      <w:ins w:id="156"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57" w:author="Molly McEvilley" w:date="2020-06-04T05:32:00Z">
        <w:r w:rsidR="00870694" w:rsidRPr="005C4382">
          <w:rPr>
            <w:b/>
            <w:bCs/>
          </w:rPr>
          <w:t>CohortStart</w:t>
        </w:r>
      </w:ins>
      <w:proofErr w:type="spellEnd"/>
      <w:ins w:id="158"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59" w:author="Molly McEvilley" w:date="2020-06-04T05:32:00Z">
        <w:r w:rsidR="00400E4D" w:rsidRPr="005C4382">
          <w:rPr>
            <w:b/>
            <w:bCs/>
          </w:rPr>
          <w:t>CohortStart</w:t>
        </w:r>
      </w:ins>
      <w:proofErr w:type="spellEnd"/>
      <w:ins w:id="160" w:author="Molly McEvilley" w:date="2020-06-04T05:31:00Z">
        <w:r w:rsidRPr="008937E3">
          <w:t xml:space="preserve">, </w:t>
        </w:r>
      </w:ins>
      <w:proofErr w:type="gramStart"/>
      <w:ins w:id="161" w:author="Molly McEvilley" w:date="2020-06-04T05:33:00Z">
        <w:r w:rsidR="00400E4D">
          <w:rPr>
            <w:b/>
            <w:bCs/>
          </w:rPr>
          <w:t>Exit(</w:t>
        </w:r>
        <w:proofErr w:type="gramEnd"/>
        <w:r w:rsidR="00400E4D">
          <w:rPr>
            <w:b/>
            <w:bCs/>
          </w:rPr>
          <w:t>1 or 2)</w:t>
        </w:r>
      </w:ins>
      <w:ins w:id="162"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63" w:author="Molly McEvilley" w:date="2020-06-04T05:33:00Z">
        <w:r>
          <w:t>For all other households</w:t>
        </w:r>
        <w:r w:rsidR="00DD138B">
          <w:t xml:space="preserve">, </w:t>
        </w:r>
        <w:r w:rsidR="00DD138B" w:rsidRPr="005C4382">
          <w:rPr>
            <w:b/>
            <w:bCs/>
          </w:rPr>
          <w:t>Exit</w:t>
        </w:r>
      </w:ins>
      <w:ins w:id="164" w:author="Molly McEvilley" w:date="2020-06-04T05:34:00Z">
        <w:r w:rsidR="00DD138B" w:rsidRPr="005C4382">
          <w:rPr>
            <w:b/>
            <w:bCs/>
          </w:rPr>
          <w:t>1HHType</w:t>
        </w:r>
        <w:r w:rsidR="00DD138B">
          <w:t xml:space="preserve"> is based on </w:t>
        </w:r>
      </w:ins>
      <w:del w:id="165" w:author="Molly McEvilley" w:date="2020-06-04T05:34:00Z">
        <w:r w:rsidR="00650324" w:rsidDel="00DD138B">
          <w:delText xml:space="preserve">Calculate for tlsa_HHID based on </w:delText>
        </w:r>
      </w:del>
      <w:r w:rsidR="00A335E6">
        <w:rPr>
          <w:b/>
          <w:bCs/>
        </w:rPr>
        <w:t>Exit</w:t>
      </w:r>
      <w:ins w:id="166" w:author="Molly McEvilley" w:date="2020-06-04T05:34:00Z">
        <w:r w:rsidR="00DD138B">
          <w:rPr>
            <w:b/>
            <w:bCs/>
          </w:rPr>
          <w:t>1</w:t>
        </w:r>
      </w:ins>
      <w:r w:rsidR="00650324" w:rsidRPr="008705FF">
        <w:rPr>
          <w:b/>
          <w:bCs/>
        </w:rPr>
        <w:t>Age</w:t>
      </w:r>
      <w:r w:rsidR="00650324">
        <w:t xml:space="preserve"> </w:t>
      </w:r>
      <w:ins w:id="167"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8" w:author="Molly McEvilley" w:date="2020-06-04T05:35:00Z"/>
        </w:rPr>
        <w:pPrChange w:id="169"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70"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71" w:name="_Toc37849752"/>
      <w:bookmarkStart w:id="172" w:name="_Toc38030527"/>
      <w:r>
        <w:lastRenderedPageBreak/>
        <w:t xml:space="preserve">HMIS Business Logic: </w:t>
      </w:r>
      <w:bookmarkStart w:id="173" w:name="_HDX_2.0_HMIS"/>
      <w:bookmarkStart w:id="174" w:name="_LSAReport.csv"/>
      <w:bookmarkStart w:id="175" w:name="_LSAPerson.csv"/>
      <w:bookmarkStart w:id="176" w:name="_LSAExit.csv"/>
      <w:bookmarkStart w:id="177" w:name="_HMIS_Business_Logic"/>
      <w:bookmarkEnd w:id="119"/>
      <w:bookmarkEnd w:id="173"/>
      <w:bookmarkEnd w:id="174"/>
      <w:bookmarkEnd w:id="175"/>
      <w:bookmarkEnd w:id="176"/>
      <w:bookmarkEnd w:id="177"/>
      <w:r w:rsidR="000365D7">
        <w:t>Project Descriptor Data for Export</w:t>
      </w:r>
      <w:bookmarkEnd w:id="171"/>
      <w:bookmarkEnd w:id="172"/>
    </w:p>
    <w:p w14:paraId="4C881045" w14:textId="11FF6F60" w:rsidR="004A469A" w:rsidRDefault="004A469A" w:rsidP="0088191A">
      <w:pPr>
        <w:pStyle w:val="Heading2"/>
      </w:pPr>
      <w:bookmarkStart w:id="178" w:name="_Report_Metadata_for"/>
      <w:bookmarkStart w:id="179" w:name="_Get_Relevant_Project"/>
      <w:bookmarkStart w:id="180" w:name="_Get_Relevant_Project_1"/>
      <w:bookmarkStart w:id="181" w:name="_Get_Project.csv_Records"/>
      <w:bookmarkStart w:id="182" w:name="_Toc510893840"/>
      <w:bookmarkStart w:id="183" w:name="_Toc37849753"/>
      <w:bookmarkStart w:id="184" w:name="_Toc38030528"/>
      <w:bookmarkEnd w:id="178"/>
      <w:bookmarkEnd w:id="179"/>
      <w:bookmarkEnd w:id="180"/>
      <w:bookmarkEnd w:id="181"/>
      <w:r w:rsidRPr="006C26B8">
        <w:t>Get Project</w:t>
      </w:r>
      <w:r w:rsidR="00487413">
        <w:t>.csv</w:t>
      </w:r>
      <w:r w:rsidRPr="006C26B8">
        <w:t xml:space="preserve"> Records / lsa_Project</w:t>
      </w:r>
      <w:bookmarkEnd w:id="182"/>
      <w:bookmarkEnd w:id="183"/>
      <w:bookmarkEnd w:id="184"/>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5"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6" w:name="_Toc29188011"/>
      <w:bookmarkStart w:id="187" w:name="_Toc29188013"/>
      <w:bookmarkStart w:id="188" w:name="_Get_Organization.csv_Records"/>
      <w:bookmarkStart w:id="189" w:name="_Toc37849754"/>
      <w:bookmarkStart w:id="190" w:name="_Toc38030529"/>
      <w:bookmarkEnd w:id="186"/>
      <w:bookmarkEnd w:id="187"/>
      <w:bookmarkEnd w:id="188"/>
      <w:r>
        <w:t xml:space="preserve">Get </w:t>
      </w:r>
      <w:r w:rsidR="004A469A" w:rsidRPr="002B030B">
        <w:t xml:space="preserve">Organization.csv Records </w:t>
      </w:r>
      <w:r w:rsidR="004A469A" w:rsidRPr="00030684">
        <w:t>/ lsa_Organization</w:t>
      </w:r>
      <w:bookmarkEnd w:id="189"/>
      <w:bookmarkEnd w:id="19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1" w:name="_Get_Funder.csv_Records"/>
      <w:bookmarkStart w:id="192" w:name="_Toc510893841"/>
      <w:bookmarkStart w:id="193" w:name="_Toc37849755"/>
      <w:bookmarkStart w:id="194" w:name="_Toc38030530"/>
      <w:bookmarkEnd w:id="191"/>
      <w:r w:rsidRPr="006C26B8">
        <w:t>Get Funder.csv Records / lsa_Funder</w:t>
      </w:r>
      <w:bookmarkEnd w:id="192"/>
      <w:bookmarkEnd w:id="193"/>
      <w:bookmarkEnd w:id="19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5"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96"/>
      <w:ins w:id="197"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96"/>
      <w:ins w:id="198" w:author="Molly McEvilley" w:date="2020-05-14T10:00:00Z">
        <w:r w:rsidR="00573711">
          <w:rPr>
            <w:rStyle w:val="CommentReference"/>
            <w:rFonts w:eastAsiaTheme="minorHAnsi" w:cstheme="minorBidi"/>
          </w:rPr>
          <w:commentReference w:id="196"/>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99" w:name="_Toc510893842"/>
    </w:p>
    <w:p w14:paraId="629DE690" w14:textId="0044626A" w:rsidR="007945B2" w:rsidRDefault="007945B2" w:rsidP="0088191A">
      <w:pPr>
        <w:pStyle w:val="Heading2"/>
      </w:pPr>
      <w:bookmarkStart w:id="200" w:name="_Get_Inventory.csv_Records"/>
      <w:bookmarkStart w:id="201" w:name="_Get_ProjectCoC_.csv"/>
      <w:bookmarkStart w:id="202" w:name="_Toc37849756"/>
      <w:bookmarkStart w:id="203" w:name="_Toc38030531"/>
      <w:bookmarkEnd w:id="200"/>
      <w:bookmarkEnd w:id="201"/>
      <w:r w:rsidRPr="006C26B8">
        <w:t xml:space="preserve">Get </w:t>
      </w:r>
      <w:r>
        <w:t>ProjectCoC</w:t>
      </w:r>
      <w:r w:rsidRPr="006C26B8">
        <w:t>.csv Records / lsa_</w:t>
      </w:r>
      <w:r>
        <w:t>ProjectCoC</w:t>
      </w:r>
      <w:bookmarkEnd w:id="202"/>
      <w:bookmarkEnd w:id="20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4" w:name="_Get_Inventory.csv_Records_1"/>
      <w:bookmarkStart w:id="205" w:name="_Toc37849757"/>
      <w:bookmarkStart w:id="206" w:name="_Toc38030532"/>
      <w:bookmarkEnd w:id="204"/>
      <w:r w:rsidRPr="006C26B8">
        <w:t>Get Inventory.csv Records / lsa_Inventory</w:t>
      </w:r>
      <w:bookmarkEnd w:id="199"/>
      <w:bookmarkEnd w:id="205"/>
      <w:bookmarkEnd w:id="20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07"/>
      <w:r w:rsidRPr="006C26B8">
        <w:t>Logic</w:t>
      </w:r>
      <w:commentRangeEnd w:id="207"/>
      <w:r w:rsidR="0001415C">
        <w:rPr>
          <w:rStyle w:val="CommentReference"/>
          <w:rFonts w:asciiTheme="minorHAnsi" w:eastAsiaTheme="minorHAnsi" w:hAnsiTheme="minorHAnsi" w:cstheme="minorBidi"/>
        </w:rPr>
        <w:commentReference w:id="207"/>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8" w:author="Molly McEvilley" w:date="2020-05-14T09:54:00Z"/>
        </w:rPr>
      </w:pPr>
      <w:del w:id="209"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0"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1" w:author="Molly McEvilley" w:date="2020-05-14T09:54:00Z">
        <w:r w:rsidR="00DF5077">
          <w:t xml:space="preserve"> (</w:t>
        </w:r>
      </w:ins>
      <w:ins w:id="212"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3"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4" w:name="_Toc29188023"/>
      <w:bookmarkStart w:id="215" w:name="_Toc29188024"/>
      <w:bookmarkStart w:id="216" w:name="_Toc29188025"/>
      <w:bookmarkStart w:id="217" w:name="_Toc29188082"/>
      <w:bookmarkStart w:id="218" w:name="_Toc29188083"/>
      <w:bookmarkStart w:id="219" w:name="_Toc29188084"/>
      <w:bookmarkStart w:id="220" w:name="_Toc29188085"/>
      <w:bookmarkStart w:id="221" w:name="_Toc29188086"/>
      <w:bookmarkStart w:id="222" w:name="_Get_Active_HouseholdIDs"/>
      <w:bookmarkEnd w:id="185"/>
      <w:bookmarkEnd w:id="214"/>
      <w:bookmarkEnd w:id="215"/>
      <w:bookmarkEnd w:id="216"/>
      <w:bookmarkEnd w:id="217"/>
      <w:bookmarkEnd w:id="218"/>
      <w:bookmarkEnd w:id="219"/>
      <w:bookmarkEnd w:id="220"/>
      <w:bookmarkEnd w:id="221"/>
      <w:bookmarkEnd w:id="222"/>
      <w:r>
        <w:rPr>
          <w:highlight w:val="lightGray"/>
        </w:rPr>
        <w:br w:type="page"/>
      </w:r>
    </w:p>
    <w:p w14:paraId="6AA20C2D" w14:textId="2B404C26" w:rsidR="00E158FC" w:rsidRDefault="00365473" w:rsidP="007B5290">
      <w:pPr>
        <w:pStyle w:val="Heading1"/>
      </w:pPr>
      <w:bookmarkStart w:id="223" w:name="_HMIS_Business_Logic:_1"/>
      <w:bookmarkStart w:id="224" w:name="_Toc37849758"/>
      <w:bookmarkStart w:id="225" w:name="_Toc38030533"/>
      <w:bookmarkEnd w:id="223"/>
      <w:r>
        <w:lastRenderedPageBreak/>
        <w:t xml:space="preserve">HMIS Business Logic:  </w:t>
      </w:r>
      <w:r w:rsidR="00E158FC">
        <w:t>LSAPerson</w:t>
      </w:r>
      <w:bookmarkEnd w:id="224"/>
      <w:bookmarkEnd w:id="22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26" w:name="_Get_Active_HouseholdIDs_1"/>
      <w:bookmarkStart w:id="227" w:name="_Toc37849759"/>
      <w:bookmarkStart w:id="228" w:name="_Toc38030534"/>
      <w:bookmarkEnd w:id="226"/>
      <w:r w:rsidRPr="00C52062">
        <w:lastRenderedPageBreak/>
        <w:t>Get Active Household</w:t>
      </w:r>
      <w:r>
        <w:t>ID</w:t>
      </w:r>
      <w:r w:rsidRPr="00C52062">
        <w:t>s</w:t>
      </w:r>
      <w:bookmarkEnd w:id="227"/>
      <w:bookmarkEnd w:id="228"/>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29" w:name="_Toc29163943"/>
      <w:bookmarkStart w:id="230" w:name="_Toc29188088"/>
      <w:bookmarkStart w:id="231" w:name="_Toc29188093"/>
      <w:bookmarkStart w:id="232" w:name="_Toc29188094"/>
      <w:bookmarkStart w:id="233" w:name="_Resolve_Data_Conflicts"/>
      <w:bookmarkStart w:id="234" w:name="_Toc37849760"/>
      <w:bookmarkStart w:id="235" w:name="_Toc38030535"/>
      <w:bookmarkEnd w:id="229"/>
      <w:bookmarkEnd w:id="230"/>
      <w:bookmarkEnd w:id="231"/>
      <w:bookmarkEnd w:id="232"/>
      <w:bookmarkEnd w:id="233"/>
      <w:r>
        <w:t>Get Activ</w:t>
      </w:r>
      <w:r w:rsidR="001437DE" w:rsidRPr="00C52062">
        <w:t>e Enrollments</w:t>
      </w:r>
      <w:r w:rsidR="001437DE">
        <w:t xml:space="preserve"> </w:t>
      </w:r>
      <w:bookmarkEnd w:id="234"/>
      <w:bookmarkEnd w:id="23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36"/>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37" w:name="_Toc29188096"/>
      <w:bookmarkStart w:id="238" w:name="_Toc31197136"/>
      <w:bookmarkStart w:id="239" w:name="_Toc29188097"/>
      <w:bookmarkStart w:id="240" w:name="_Toc31197137"/>
      <w:bookmarkStart w:id="241" w:name="_Toc29188098"/>
      <w:bookmarkStart w:id="242" w:name="_Toc31197138"/>
      <w:bookmarkStart w:id="243" w:name="_Toc29188099"/>
      <w:bookmarkStart w:id="244" w:name="_Toc31197139"/>
      <w:bookmarkStart w:id="245" w:name="_Toc29188100"/>
      <w:bookmarkStart w:id="246" w:name="_Toc31197140"/>
      <w:bookmarkStart w:id="247" w:name="_Toc29188101"/>
      <w:bookmarkStart w:id="248" w:name="_Toc31197141"/>
      <w:bookmarkStart w:id="249" w:name="_Toc29188102"/>
      <w:bookmarkStart w:id="250" w:name="_Toc31197142"/>
      <w:bookmarkStart w:id="251" w:name="_Set_Age_Group"/>
      <w:bookmarkStart w:id="252" w:name="_Toc29188104"/>
      <w:bookmarkStart w:id="253" w:name="_Toc31197144"/>
      <w:bookmarkStart w:id="254" w:name="_Set_Household_Type"/>
      <w:bookmarkStart w:id="255" w:name="_Get_Active_Clients"/>
      <w:bookmarkStart w:id="256" w:name="_Toc499543989"/>
      <w:bookmarkStart w:id="257" w:name="_Toc37849761"/>
      <w:bookmarkStart w:id="258" w:name="_Toc380305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sidRPr="00C52062">
        <w:t xml:space="preserve">Get Active Clients </w:t>
      </w:r>
      <w:bookmarkEnd w:id="256"/>
      <w:r w:rsidR="00801317">
        <w:t>for LSAPerson</w:t>
      </w:r>
      <w:bookmarkEnd w:id="257"/>
      <w:bookmarkEnd w:id="25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59" w:name="_Toc506721197"/>
      <w:bookmarkStart w:id="260" w:name="_Toc499543990"/>
      <w:bookmarkStart w:id="261" w:name="_Hlk510689117"/>
    </w:p>
    <w:p w14:paraId="7C089F01" w14:textId="4D1B62B6" w:rsidR="00EC52CD" w:rsidRDefault="003C176F" w:rsidP="0088191A">
      <w:pPr>
        <w:pStyle w:val="Heading2"/>
      </w:pPr>
      <w:bookmarkStart w:id="262" w:name="_LSAPerson_Demographics"/>
      <w:bookmarkStart w:id="263" w:name="_Toc37849762"/>
      <w:bookmarkStart w:id="264" w:name="_Toc38030537"/>
      <w:bookmarkEnd w:id="262"/>
      <w:r>
        <w:lastRenderedPageBreak/>
        <w:t xml:space="preserve">LSAPerson </w:t>
      </w:r>
      <w:r w:rsidR="00876AFA">
        <w:t>Demographics</w:t>
      </w:r>
      <w:bookmarkEnd w:id="259"/>
      <w:bookmarkEnd w:id="260"/>
      <w:bookmarkEnd w:id="263"/>
      <w:bookmarkEnd w:id="26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ins w:id="265" w:author="Molly McEvilley" w:date="2020-07-09T06:22:00Z"/>
        </w:trPr>
        <w:tc>
          <w:tcPr>
            <w:tcW w:w="9355" w:type="dxa"/>
          </w:tcPr>
          <w:p w14:paraId="1DBC2739" w14:textId="72182528" w:rsidR="00A30D5B" w:rsidRPr="00FD1AE1" w:rsidRDefault="00090DF3" w:rsidP="00621D1D">
            <w:pPr>
              <w:pStyle w:val="NoSpacing"/>
              <w:rPr>
                <w:ins w:id="266" w:author="Molly McEvilley" w:date="2020-07-09T06:22:00Z"/>
              </w:rPr>
            </w:pPr>
            <w:commentRangeStart w:id="267"/>
            <w:ins w:id="268" w:author="Molly McEvilley" w:date="2020-07-09T06:22:00Z">
              <w:r>
                <w:t>Disability Status</w:t>
              </w:r>
            </w:ins>
            <w:commentRangeEnd w:id="267"/>
            <w:ins w:id="269" w:author="Molly McEvilley" w:date="2020-07-09T06:24:00Z">
              <w:r w:rsidR="002157CA">
                <w:rPr>
                  <w:rStyle w:val="CommentReference"/>
                  <w:rFonts w:eastAsiaTheme="minorHAnsi"/>
                </w:rPr>
                <w:commentReference w:id="267"/>
              </w:r>
            </w:ins>
          </w:p>
        </w:tc>
      </w:tr>
      <w:tr w:rsidR="00A30D5B" w:rsidRPr="006B4F91" w14:paraId="3BAFCB1E" w14:textId="77777777" w:rsidTr="00FD1AE1">
        <w:trPr>
          <w:cantSplit/>
          <w:trHeight w:val="216"/>
          <w:ins w:id="270" w:author="Molly McEvilley" w:date="2020-07-09T06:22:00Z"/>
        </w:trPr>
        <w:tc>
          <w:tcPr>
            <w:tcW w:w="9355" w:type="dxa"/>
          </w:tcPr>
          <w:p w14:paraId="127F60C3" w14:textId="7391CCC0" w:rsidR="00A30D5B" w:rsidRPr="00FD1AE1" w:rsidRDefault="00090DF3" w:rsidP="00621D1D">
            <w:pPr>
              <w:pStyle w:val="NoSpacing"/>
              <w:rPr>
                <w:ins w:id="271" w:author="Molly McEvilley" w:date="2020-07-09T06:22:00Z"/>
              </w:rPr>
            </w:pPr>
            <w:proofErr w:type="spellStart"/>
            <w:ins w:id="272" w:author="Molly McEvilley" w:date="2020-07-09T06:22:00Z">
              <w:r>
                <w:t>DVS</w:t>
              </w:r>
            </w:ins>
            <w:ins w:id="273" w:author="Molly McEvilley" w:date="2020-07-09T06:23:00Z">
              <w:r>
                <w:t>tatus</w:t>
              </w:r>
            </w:ins>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74"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74"/>
      <w:tr w:rsidR="00FD1AE1" w:rsidRPr="006B4F91" w:rsidDel="00090DF3" w14:paraId="18C54B6E" w14:textId="29B5F317" w:rsidTr="00FD1AE1">
        <w:trPr>
          <w:cantSplit/>
          <w:trHeight w:val="216"/>
          <w:del w:id="275" w:author="Molly McEvilley" w:date="2020-07-09T06:23:00Z"/>
        </w:trPr>
        <w:tc>
          <w:tcPr>
            <w:tcW w:w="9355" w:type="dxa"/>
            <w:shd w:val="clear" w:color="auto" w:fill="EEECE1" w:themeFill="background2"/>
          </w:tcPr>
          <w:p w14:paraId="2961B1E3" w14:textId="401611CE" w:rsidR="00FD1AE1" w:rsidRPr="00FD1AE1" w:rsidDel="00090DF3" w:rsidRDefault="00FD1AE1" w:rsidP="00621D1D">
            <w:pPr>
              <w:pStyle w:val="NoSpacing"/>
              <w:rPr>
                <w:del w:id="276" w:author="Molly McEvilley" w:date="2020-07-09T06:23:00Z"/>
                <w:b/>
                <w:bCs/>
              </w:rPr>
            </w:pPr>
            <w:del w:id="277" w:author="Molly McEvilley" w:date="2020-07-09T06:23:00Z">
              <w:r w:rsidRPr="00FD1AE1" w:rsidDel="00090DF3">
                <w:rPr>
                  <w:b/>
                  <w:bCs/>
                </w:rPr>
                <w:delText>hmis_Enrollment</w:delText>
              </w:r>
            </w:del>
          </w:p>
        </w:tc>
      </w:tr>
      <w:tr w:rsidR="00FD1AE1" w:rsidRPr="006B4F91" w:rsidDel="00090DF3" w14:paraId="4B221A59" w14:textId="7A1CF445" w:rsidTr="00FD1AE1">
        <w:trPr>
          <w:cantSplit/>
          <w:trHeight w:val="216"/>
          <w:del w:id="278" w:author="Molly McEvilley" w:date="2020-07-09T06:23:00Z"/>
        </w:trPr>
        <w:tc>
          <w:tcPr>
            <w:tcW w:w="9355" w:type="dxa"/>
          </w:tcPr>
          <w:p w14:paraId="63EB76FA" w14:textId="3885A523" w:rsidR="00FD1AE1" w:rsidRPr="00FD1AE1" w:rsidDel="00090DF3" w:rsidRDefault="00FD1AE1" w:rsidP="00621D1D">
            <w:pPr>
              <w:pStyle w:val="NoSpacing"/>
              <w:rPr>
                <w:del w:id="279" w:author="Molly McEvilley" w:date="2020-07-09T06:23:00Z"/>
              </w:rPr>
            </w:pPr>
            <w:del w:id="280" w:author="Molly McEvilley" w:date="2020-07-09T06:23:00Z">
              <w:r w:rsidRPr="00FD1AE1" w:rsidDel="00090DF3">
                <w:delText>EnrollmentID</w:delText>
              </w:r>
            </w:del>
          </w:p>
        </w:tc>
      </w:tr>
      <w:tr w:rsidR="00FD1AE1" w:rsidRPr="006B4F91" w:rsidDel="00090DF3" w14:paraId="01153E1B" w14:textId="479C2187" w:rsidTr="00FD1AE1">
        <w:trPr>
          <w:cantSplit/>
          <w:trHeight w:val="216"/>
          <w:del w:id="281" w:author="Molly McEvilley" w:date="2020-07-09T06:23:00Z"/>
        </w:trPr>
        <w:tc>
          <w:tcPr>
            <w:tcW w:w="9355" w:type="dxa"/>
          </w:tcPr>
          <w:p w14:paraId="76599AE6" w14:textId="37836A92" w:rsidR="00FD1AE1" w:rsidRPr="00FD1AE1" w:rsidDel="00090DF3" w:rsidRDefault="00FD1AE1" w:rsidP="00621D1D">
            <w:pPr>
              <w:pStyle w:val="NoSpacing"/>
              <w:rPr>
                <w:del w:id="282" w:author="Molly McEvilley" w:date="2020-07-09T06:23:00Z"/>
              </w:rPr>
            </w:pPr>
            <w:del w:id="283" w:author="Molly McEvilley" w:date="2020-07-09T06:23:00Z">
              <w:r w:rsidRPr="00FD1AE1" w:rsidDel="00090DF3">
                <w:delText>DisablingCondition</w:delText>
              </w:r>
            </w:del>
          </w:p>
        </w:tc>
      </w:tr>
      <w:tr w:rsidR="00FD1AE1" w:rsidRPr="006B4F91" w:rsidDel="00090DF3" w14:paraId="3BE46985" w14:textId="516ED9FC" w:rsidTr="00FD1AE1">
        <w:trPr>
          <w:cantSplit/>
          <w:trHeight w:val="216"/>
          <w:del w:id="284" w:author="Molly McEvilley" w:date="2020-07-09T06:23:00Z"/>
        </w:trPr>
        <w:tc>
          <w:tcPr>
            <w:tcW w:w="9355" w:type="dxa"/>
            <w:shd w:val="clear" w:color="auto" w:fill="EEECE1" w:themeFill="background2"/>
          </w:tcPr>
          <w:p w14:paraId="26FC42AA" w14:textId="7EEC7C70" w:rsidR="00FD1AE1" w:rsidRPr="00FD1AE1" w:rsidDel="00090DF3" w:rsidRDefault="00FD1AE1" w:rsidP="00621D1D">
            <w:pPr>
              <w:pStyle w:val="NoSpacing"/>
              <w:rPr>
                <w:del w:id="285" w:author="Molly McEvilley" w:date="2020-07-09T06:23:00Z"/>
                <w:b/>
                <w:bCs/>
              </w:rPr>
            </w:pPr>
            <w:del w:id="286" w:author="Molly McEvilley" w:date="2020-07-09T06:23:00Z">
              <w:r w:rsidRPr="00FD1AE1" w:rsidDel="00090DF3">
                <w:rPr>
                  <w:b/>
                  <w:bCs/>
                </w:rPr>
                <w:delText>hmis_HealthAndDV</w:delText>
              </w:r>
            </w:del>
          </w:p>
        </w:tc>
      </w:tr>
      <w:tr w:rsidR="00FD1AE1" w:rsidRPr="006B4F91" w:rsidDel="00090DF3" w14:paraId="758B720A" w14:textId="7A213BBB" w:rsidTr="00FD1AE1">
        <w:trPr>
          <w:cantSplit/>
          <w:trHeight w:val="216"/>
          <w:del w:id="287" w:author="Molly McEvilley" w:date="2020-07-09T06:23:00Z"/>
        </w:trPr>
        <w:tc>
          <w:tcPr>
            <w:tcW w:w="9355" w:type="dxa"/>
          </w:tcPr>
          <w:p w14:paraId="44B0E30A" w14:textId="2DD90854" w:rsidR="00FD1AE1" w:rsidRPr="00FD1AE1" w:rsidDel="00090DF3" w:rsidRDefault="00FD1AE1" w:rsidP="00621D1D">
            <w:pPr>
              <w:pStyle w:val="NoSpacing"/>
              <w:rPr>
                <w:del w:id="288" w:author="Molly McEvilley" w:date="2020-07-09T06:23:00Z"/>
              </w:rPr>
            </w:pPr>
            <w:del w:id="289" w:author="Molly McEvilley" w:date="2020-07-09T06:23:00Z">
              <w:r w:rsidRPr="00FD1AE1" w:rsidDel="00090DF3">
                <w:delText>EnrollmentID</w:delText>
              </w:r>
            </w:del>
          </w:p>
        </w:tc>
      </w:tr>
      <w:tr w:rsidR="00FD1AE1" w:rsidRPr="006B4F91" w:rsidDel="00090DF3" w14:paraId="0E967A8B" w14:textId="70FC5FEB" w:rsidTr="00FD1AE1">
        <w:trPr>
          <w:cantSplit/>
          <w:trHeight w:val="216"/>
          <w:del w:id="290" w:author="Molly McEvilley" w:date="2020-07-09T06:23:00Z"/>
        </w:trPr>
        <w:tc>
          <w:tcPr>
            <w:tcW w:w="9355" w:type="dxa"/>
          </w:tcPr>
          <w:p w14:paraId="01A2D203" w14:textId="7E111916" w:rsidR="00FD1AE1" w:rsidRPr="00FD1AE1" w:rsidDel="00090DF3" w:rsidRDefault="00FD1AE1" w:rsidP="00621D1D">
            <w:pPr>
              <w:pStyle w:val="NoSpacing"/>
              <w:rPr>
                <w:del w:id="291" w:author="Molly McEvilley" w:date="2020-07-09T06:23:00Z"/>
              </w:rPr>
            </w:pPr>
            <w:del w:id="292" w:author="Molly McEvilley" w:date="2020-07-09T06:23:00Z">
              <w:r w:rsidRPr="00FD1AE1" w:rsidDel="00090DF3">
                <w:delText>DomesticViolenceVictim</w:delText>
              </w:r>
            </w:del>
          </w:p>
        </w:tc>
      </w:tr>
      <w:tr w:rsidR="00FD1AE1" w:rsidRPr="006B4F91" w:rsidDel="00090DF3" w14:paraId="4A0A9C84" w14:textId="4FBE91C8" w:rsidTr="00FD1AE1">
        <w:trPr>
          <w:cantSplit/>
          <w:trHeight w:val="216"/>
          <w:del w:id="293" w:author="Molly McEvilley" w:date="2020-07-09T06:23:00Z"/>
        </w:trPr>
        <w:tc>
          <w:tcPr>
            <w:tcW w:w="9355" w:type="dxa"/>
          </w:tcPr>
          <w:p w14:paraId="3DE7D1A8" w14:textId="0B657ECF" w:rsidR="00FD1AE1" w:rsidRPr="00FD1AE1" w:rsidDel="00090DF3" w:rsidRDefault="00FD1AE1" w:rsidP="00621D1D">
            <w:pPr>
              <w:pStyle w:val="NoSpacing"/>
              <w:rPr>
                <w:del w:id="294" w:author="Molly McEvilley" w:date="2020-07-09T06:23:00Z"/>
              </w:rPr>
            </w:pPr>
            <w:del w:id="295" w:author="Molly McEvilley" w:date="2020-07-09T06:23:00Z">
              <w:r w:rsidRPr="00FD1AE1" w:rsidDel="00090DF3">
                <w:delText>CurrentlyFleeing</w:delText>
              </w:r>
            </w:del>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0B9E382"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ins w:id="296" w:author="Molly McEvilley" w:date="2020-07-09T06:27:00Z">
        <w:r w:rsidR="00FF7B75">
          <w:t xml:space="preserve"> </w:t>
        </w:r>
        <w:proofErr w:type="spellStart"/>
        <w:r w:rsidR="00FF7B75">
          <w:t>tlsa_Person.</w:t>
        </w:r>
      </w:ins>
      <w:del w:id="297" w:author="Molly McEvilley" w:date="2020-07-09T06:27:00Z">
        <w:r w:rsidR="00014EE4" w:rsidRPr="00577A54" w:rsidDel="00FF7B75">
          <w:delText xml:space="preserve"> </w:delText>
        </w:r>
      </w:del>
      <w:r w:rsidR="002E318E" w:rsidRPr="002E318E">
        <w:rPr>
          <w:b/>
        </w:rPr>
        <w:t>DisabilityStatus</w:t>
      </w:r>
      <w:proofErr w:type="spellEnd"/>
      <w:r w:rsidR="00014EE4" w:rsidRPr="00577A54">
        <w:t xml:space="preserve"> to the first LSA Value in the table below where </w:t>
      </w:r>
      <w:commentRangeStart w:id="298"/>
      <w:proofErr w:type="spellStart"/>
      <w:ins w:id="299" w:author="Molly McEvilley" w:date="2020-07-09T06:28:00Z">
        <w:r w:rsidR="00625BC3">
          <w:t>tlsa_Enrollment.</w:t>
        </w:r>
        <w:r w:rsidR="00625BC3" w:rsidRPr="00562B4E">
          <w:rPr>
            <w:b/>
            <w:bCs/>
          </w:rPr>
          <w:t>DisabilityStatus</w:t>
        </w:r>
        <w:proofErr w:type="spellEnd"/>
        <w:r w:rsidR="00625BC3">
          <w:t xml:space="preserve"> </w:t>
        </w:r>
      </w:ins>
      <w:commentRangeEnd w:id="298"/>
      <w:ins w:id="300" w:author="Molly McEvilley" w:date="2020-07-09T06:35:00Z">
        <w:r w:rsidR="002D4267">
          <w:rPr>
            <w:rStyle w:val="CommentReference"/>
          </w:rPr>
          <w:commentReference w:id="298"/>
        </w:r>
      </w:ins>
      <w:ins w:id="301" w:author="Molly McEvilley" w:date="2020-07-09T06:28:00Z">
        <w:r w:rsidR="00625BC3">
          <w:t xml:space="preserve">for any active enrollment matches. </w:t>
        </w:r>
      </w:ins>
      <w:del w:id="302" w:author="Molly McEvilley" w:date="2020-07-09T06:28:00Z">
        <w:r w:rsidR="00014EE4" w:rsidRPr="00577A54" w:rsidDel="00625BC3">
          <w:delText xml:space="preserve">the </w:delText>
        </w:r>
        <w:r w:rsidR="00014EE4" w:rsidRPr="005D0E7C" w:rsidDel="00625BC3">
          <w:rPr>
            <w:i/>
          </w:rPr>
          <w:delText>DisablingCondition</w:delText>
        </w:r>
        <w:r w:rsidR="00014EE4" w:rsidRPr="00577A54" w:rsidDel="00625BC3">
          <w:delText xml:space="preserve"> </w:delText>
        </w:r>
        <w:r w:rsidR="00D44F75" w:rsidDel="00625BC3">
          <w:delText xml:space="preserve">HMIS </w:delText>
        </w:r>
        <w:r w:rsidR="00014EE4" w:rsidRPr="00577A54" w:rsidDel="00625BC3">
          <w:delText xml:space="preserve">value </w:delText>
        </w:r>
        <w:r w:rsidR="000C70EE" w:rsidDel="00625BC3">
          <w:delText>of</w:delText>
        </w:r>
        <w:r w:rsidR="007D4083" w:rsidDel="00625BC3">
          <w:delText xml:space="preserve"> any </w:delText>
        </w:r>
        <w:r w:rsidR="001F4B38" w:rsidDel="00625BC3">
          <w:delText xml:space="preserve">active </w:delText>
        </w:r>
        <w:r w:rsidR="007D4083" w:rsidDel="00625BC3">
          <w:delText xml:space="preserve">enrollment </w:delText>
        </w:r>
        <w:r w:rsidR="00014EE4" w:rsidRPr="00577A54" w:rsidDel="00625BC3">
          <w:delText>matches</w:delText>
        </w:r>
        <w:r w:rsidR="004873DC" w:rsidDel="00625BC3">
          <w:delText xml:space="preserve">. </w:delText>
        </w:r>
      </w:del>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ins w:id="303" w:author="Molly McEvilley" w:date="2020-07-09T06:26:00Z">
              <w:r>
                <w:t>tlsa_Enrollment.DisabilityStatus</w:t>
              </w:r>
            </w:ins>
            <w:proofErr w:type="spellEnd"/>
          </w:p>
        </w:tc>
        <w:tc>
          <w:tcPr>
            <w:tcW w:w="1692" w:type="pct"/>
          </w:tcPr>
          <w:p w14:paraId="39AA10B6" w14:textId="15D32629" w:rsidR="00BB1AF4" w:rsidRPr="00107D01" w:rsidRDefault="00BB1AF4" w:rsidP="004C2D38">
            <w:pPr>
              <w:pStyle w:val="NoSpacing"/>
              <w:rPr>
                <w:rFonts w:ascii="Open Sans" w:hAnsi="Open Sans" w:cs="Open Sans"/>
                <w:b w:val="0"/>
                <w:bCs w:val="0"/>
              </w:rPr>
            </w:pPr>
            <w:proofErr w:type="spellStart"/>
            <w:ins w:id="304" w:author="Molly McEvilley" w:date="2020-07-09T06:29:00Z">
              <w:r>
                <w:t>tlsa_Person.Disability</w:t>
              </w:r>
              <w:r w:rsidR="00746A56">
                <w:t>Status</w:t>
              </w:r>
            </w:ins>
            <w:proofErr w:type="spellEnd"/>
            <w:del w:id="305" w:author="Molly McEvilley" w:date="2020-07-09T06:29:00Z">
              <w:r w:rsidRPr="00655B0F" w:rsidDel="00746A56">
                <w:delText>LSA</w:delText>
              </w:r>
              <w:r w:rsidRPr="00A6067F" w:rsidDel="00746A56">
                <w:rPr>
                  <w:b w:val="0"/>
                  <w:bCs w:val="0"/>
                </w:rPr>
                <w:delText xml:space="preserve"> </w:delText>
              </w:r>
              <w:r w:rsidRPr="00655B0F" w:rsidDel="00746A56">
                <w:delText>Value</w:delText>
              </w:r>
            </w:del>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ins w:id="306" w:author="Molly McEvilley" w:date="2020-07-09T06:28:00Z">
              <w:r w:rsidRPr="00014EE4">
                <w:t xml:space="preserve">Yes (1) </w:t>
              </w:r>
            </w:ins>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ins w:id="307" w:author="Molly McEvilley" w:date="2020-07-09T06:28:00Z">
              <w:r w:rsidRPr="00014EE4">
                <w:t xml:space="preserve">No (0) </w:t>
              </w:r>
            </w:ins>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ins w:id="308" w:author="Molly McEvilley" w:date="2020-07-09T06:28:00Z">
              <w:r w:rsidRPr="00014EE4">
                <w:t>(Any other)</w:t>
              </w:r>
            </w:ins>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Del="00F908AC" w:rsidRDefault="000308E2" w:rsidP="00910CAF">
      <w:pPr>
        <w:rPr>
          <w:del w:id="309" w:author="Molly McEvilley" w:date="2020-07-09T06:31:00Z"/>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5629C03" w:rsidR="0076210A" w:rsidDel="00173859" w:rsidRDefault="0006396A" w:rsidP="00F908AC">
      <w:pPr>
        <w:rPr>
          <w:del w:id="310" w:author="Molly McEvilley" w:date="2020-07-09T06:30:00Z"/>
        </w:rPr>
      </w:pPr>
      <w:r>
        <w:lastRenderedPageBreak/>
        <w:t>S</w:t>
      </w:r>
      <w:r w:rsidR="00014EE4" w:rsidRPr="00577A54">
        <w:t xml:space="preserve">et the value of </w:t>
      </w:r>
      <w:proofErr w:type="spellStart"/>
      <w:ins w:id="311" w:author="Molly McEvilley" w:date="2020-07-09T06:30:00Z">
        <w:r w:rsidR="00746A56" w:rsidRPr="00577A54">
          <w:t>of</w:t>
        </w:r>
        <w:proofErr w:type="spellEnd"/>
        <w:r w:rsidR="00746A56">
          <w:t xml:space="preserve"> </w:t>
        </w:r>
        <w:proofErr w:type="spellStart"/>
        <w:r w:rsidR="00746A56">
          <w:t>tlsa_Person.</w:t>
        </w:r>
      </w:ins>
      <w:r w:rsidR="002E318E" w:rsidRPr="00F908AC">
        <w:rPr>
          <w:b/>
        </w:rPr>
        <w:t>DVStatus</w:t>
      </w:r>
      <w:proofErr w:type="spellEnd"/>
      <w:r w:rsidR="00014EE4" w:rsidRPr="00577A54">
        <w:t xml:space="preserve"> to the first LSA Value in the table below where </w:t>
      </w:r>
      <w:commentRangeStart w:id="312"/>
      <w:proofErr w:type="spellStart"/>
      <w:ins w:id="313" w:author="Molly McEvilley" w:date="2020-07-09T06:30:00Z">
        <w:r w:rsidR="005A0165">
          <w:t>tlsa_Enrollment.</w:t>
        </w:r>
        <w:r w:rsidR="005A0165" w:rsidRPr="00F908AC">
          <w:rPr>
            <w:b/>
            <w:bCs/>
          </w:rPr>
          <w:t>D</w:t>
        </w:r>
      </w:ins>
      <w:ins w:id="314" w:author="Molly McEvilley" w:date="2020-07-09T06:34:00Z">
        <w:r w:rsidR="002D4267">
          <w:rPr>
            <w:b/>
            <w:bCs/>
          </w:rPr>
          <w:t>V</w:t>
        </w:r>
      </w:ins>
      <w:ins w:id="315" w:author="Molly McEvilley" w:date="2020-07-09T06:30:00Z">
        <w:r w:rsidR="005A0165" w:rsidRPr="00F908AC">
          <w:rPr>
            <w:b/>
            <w:bCs/>
          </w:rPr>
          <w:t>Status</w:t>
        </w:r>
        <w:proofErr w:type="spellEnd"/>
        <w:r w:rsidR="005A0165">
          <w:t xml:space="preserve"> </w:t>
        </w:r>
      </w:ins>
      <w:commentRangeEnd w:id="312"/>
      <w:ins w:id="316" w:author="Molly McEvilley" w:date="2020-07-09T06:35:00Z">
        <w:r w:rsidR="002D4267">
          <w:rPr>
            <w:rStyle w:val="CommentReference"/>
          </w:rPr>
          <w:commentReference w:id="312"/>
        </w:r>
      </w:ins>
      <w:ins w:id="317" w:author="Molly McEvilley" w:date="2020-07-09T06:30:00Z">
        <w:r w:rsidR="005A0165">
          <w:t>for any active enrollment matches</w:t>
        </w:r>
      </w:ins>
      <w:ins w:id="318" w:author="Molly McEvilley" w:date="2020-07-09T06:32:00Z">
        <w:r w:rsidR="00173859">
          <w:t>.</w:t>
        </w:r>
      </w:ins>
      <w:del w:id="319" w:author="Molly McEvilley" w:date="2020-07-09T06:30:00Z">
        <w:r w:rsidR="00621555" w:rsidDel="005A0165">
          <w:delText xml:space="preserve">HMIS </w:delText>
        </w:r>
        <w:r w:rsidR="00774ECC" w:rsidRPr="00F908AC" w:rsidDel="005A0165">
          <w:rPr>
            <w:i/>
          </w:rPr>
          <w:delText>DomesticViolenceVictim</w:delText>
        </w:r>
        <w:r w:rsidR="00014EE4" w:rsidRPr="00577A54" w:rsidDel="005A0165">
          <w:delText xml:space="preserve"> and </w:delText>
        </w:r>
        <w:r w:rsidR="00014EE4" w:rsidRPr="00F908AC" w:rsidDel="005A0165">
          <w:rPr>
            <w:i/>
          </w:rPr>
          <w:delText>CurrentlyFleeing</w:delText>
        </w:r>
        <w:r w:rsidR="00014EE4" w:rsidRPr="00577A54" w:rsidDel="005A0165">
          <w:delText xml:space="preserve"> values </w:delText>
        </w:r>
        <w:r w:rsidR="00D76C86" w:rsidDel="005A0165">
          <w:delText xml:space="preserve">from any </w:delText>
        </w:r>
        <w:r w:rsidR="00FB74E8" w:rsidDel="005A0165">
          <w:delText xml:space="preserve">record of </w:delText>
        </w:r>
        <w:r w:rsidR="00FB74E8" w:rsidRPr="00F908AC" w:rsidDel="005A0165">
          <w:rPr>
            <w:i/>
          </w:rPr>
          <w:delText>4.11 Domestic Violence</w:delText>
        </w:r>
        <w:r w:rsidR="00FB74E8" w:rsidRPr="00577A54" w:rsidDel="005A0165">
          <w:delText xml:space="preserve"> associated with</w:delText>
        </w:r>
        <w:r w:rsidR="00FB74E8" w:rsidDel="005A0165">
          <w:delText xml:space="preserve"> an</w:delText>
        </w:r>
        <w:r w:rsidR="00FB74E8" w:rsidRPr="00577A54" w:rsidDel="005A0165">
          <w:delText xml:space="preserve"> active </w:delText>
        </w:r>
        <w:r w:rsidR="00FB74E8" w:rsidRPr="00445256" w:rsidDel="005A0165">
          <w:delText xml:space="preserve">enrollment </w:delText>
        </w:r>
        <w:r w:rsidR="0076210A" w:rsidDel="005A0165">
          <w:delText>where:</w:delText>
        </w:r>
      </w:del>
    </w:p>
    <w:p w14:paraId="65668B8A" w14:textId="4C39EBB0" w:rsidR="0076210A" w:rsidDel="005A0165" w:rsidRDefault="00D2540B" w:rsidP="001F58CC">
      <w:pPr>
        <w:rPr>
          <w:del w:id="320" w:author="Molly McEvilley" w:date="2020-07-09T06:30:00Z"/>
        </w:rPr>
      </w:pPr>
      <w:del w:id="321" w:author="Molly McEvilley" w:date="2020-07-09T06:30:00Z">
        <w:r w:rsidRPr="0076210A" w:rsidDel="005A0165">
          <w:rPr>
            <w:i/>
            <w:iCs/>
          </w:rPr>
          <w:delText>InformationDate</w:delText>
        </w:r>
        <w:r w:rsidRPr="00445256" w:rsidDel="005A0165">
          <w:delText xml:space="preserve"> &lt;= </w:delText>
        </w:r>
        <w:r w:rsidRPr="0076210A" w:rsidDel="005A0165">
          <w:rPr>
            <w:u w:val="single"/>
          </w:rPr>
          <w:delText>ReportEnd</w:delText>
        </w:r>
        <w:r w:rsidR="0076210A" w:rsidDel="005A0165">
          <w:delText>; and</w:delText>
        </w:r>
      </w:del>
    </w:p>
    <w:p w14:paraId="53273D64" w14:textId="4CCD0592" w:rsidR="00EC52CD" w:rsidRPr="008F77C0" w:rsidRDefault="0076210A" w:rsidP="001F58CC">
      <w:pPr>
        <w:rPr>
          <w:szCs w:val="20"/>
        </w:rPr>
      </w:pPr>
      <w:del w:id="322" w:author="Molly McEvilley" w:date="2020-07-09T06:30:00Z">
        <w:r w:rsidRPr="00841045" w:rsidDel="005A0165">
          <w:rPr>
            <w:i/>
            <w:iCs/>
          </w:rPr>
          <w:delText>InformationDate</w:delText>
        </w:r>
        <w:r w:rsidDel="005A0165">
          <w:delText xml:space="preserve"> &lt;= </w:delText>
        </w:r>
        <w:r w:rsidR="00C91919" w:rsidDel="005A0165">
          <w:delText>tlsa_</w:delText>
        </w:r>
        <w:r w:rsidDel="005A0165">
          <w:delText>Enrollment.</w:delText>
        </w:r>
        <w:r w:rsidRPr="00841045" w:rsidDel="005A0165">
          <w:rPr>
            <w:i/>
            <w:iCs/>
          </w:rPr>
          <w:delText>ExitDate</w:delText>
        </w:r>
        <w:r w:rsidDel="005A0165">
          <w:delText>.</w:delText>
        </w:r>
      </w:del>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ins w:id="323" w:author="Molly McEvilley" w:date="2020-07-09T06:33:00Z">
              <w:r>
                <w:t>tlsa_Enrollment.</w:t>
              </w:r>
            </w:ins>
            <w:ins w:id="324" w:author="Molly McEvilley" w:date="2020-07-09T06:32:00Z">
              <w:r w:rsidR="00DC14C3">
                <w:t>DVStatus</w:t>
              </w:r>
            </w:ins>
            <w:proofErr w:type="spellEnd"/>
          </w:p>
        </w:tc>
        <w:tc>
          <w:tcPr>
            <w:tcW w:w="2303" w:type="dxa"/>
          </w:tcPr>
          <w:p w14:paraId="10BDA145" w14:textId="712E8575" w:rsidR="00DC14C3" w:rsidRPr="008743AE" w:rsidRDefault="002D4267" w:rsidP="00DC14C3">
            <w:pPr>
              <w:pStyle w:val="NoSpacing"/>
            </w:pPr>
            <w:proofErr w:type="spellStart"/>
            <w:ins w:id="325" w:author="Molly McEvilley" w:date="2020-07-09T06:33:00Z">
              <w:r>
                <w:t>tlsa_Person.DVStatus</w:t>
              </w:r>
            </w:ins>
            <w:proofErr w:type="spellEnd"/>
            <w:del w:id="326" w:author="Molly McEvilley" w:date="2020-07-09T06:33:00Z">
              <w:r w:rsidR="00DC14C3" w:rsidRPr="008743AE" w:rsidDel="002D4267">
                <w:delText>LSA Value</w:delText>
              </w:r>
            </w:del>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ins w:id="327" w:author="Molly McEvilley" w:date="2020-07-09T06:32:00Z">
              <w:r>
                <w:t>1</w:t>
              </w:r>
            </w:ins>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ins w:id="328" w:author="Molly McEvilley" w:date="2020-07-09T06:32:00Z">
              <w:r>
                <w:t>2</w:t>
              </w:r>
            </w:ins>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ins w:id="329" w:author="Molly McEvilley" w:date="2020-07-09T06:32:00Z">
              <w:r>
                <w:t>3</w:t>
              </w:r>
            </w:ins>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ins w:id="330" w:author="Molly McEvilley" w:date="2020-07-09T06:32:00Z">
              <w:r>
                <w:t>10</w:t>
              </w:r>
            </w:ins>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ins w:id="331" w:author="Molly McEvilley" w:date="2020-07-09T06:32:00Z">
              <w:r>
                <w:t>98</w:t>
              </w:r>
            </w:ins>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ins w:id="332" w:author="Molly McEvilley" w:date="2020-07-09T06:32:00Z">
              <w:r>
                <w:t>NULL</w:t>
              </w:r>
            </w:ins>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33" w:name="_ES/SH/Street_Time_–"/>
      <w:bookmarkStart w:id="334" w:name="_Toc34144028"/>
      <w:bookmarkStart w:id="335" w:name="_Toc34144029"/>
      <w:bookmarkStart w:id="336" w:name="_Toc34144030"/>
      <w:bookmarkStart w:id="337" w:name="_Toc34144031"/>
      <w:bookmarkStart w:id="338" w:name="_Toc34144032"/>
      <w:bookmarkStart w:id="339" w:name="_Toc34144033"/>
      <w:bookmarkStart w:id="340" w:name="_Time_Spent_in"/>
      <w:bookmarkStart w:id="341" w:name="_Toc506721198"/>
      <w:bookmarkStart w:id="342" w:name="_Toc37849763"/>
      <w:bookmarkStart w:id="343" w:name="_Toc38030538"/>
      <w:bookmarkStart w:id="344" w:name="_Toc499543992"/>
      <w:bookmarkStart w:id="345" w:name="_Toc506721201"/>
      <w:bookmarkEnd w:id="261"/>
      <w:bookmarkEnd w:id="333"/>
      <w:bookmarkEnd w:id="334"/>
      <w:bookmarkEnd w:id="335"/>
      <w:bookmarkEnd w:id="336"/>
      <w:bookmarkEnd w:id="337"/>
      <w:bookmarkEnd w:id="338"/>
      <w:bookmarkEnd w:id="339"/>
      <w:bookmarkEnd w:id="340"/>
      <w:r>
        <w:t xml:space="preserve">Time Spent </w:t>
      </w:r>
      <w:r w:rsidR="00CC6B23">
        <w:t>in ES/SH or on the Street</w:t>
      </w:r>
      <w:r w:rsidR="00006148">
        <w:t xml:space="preserve"> </w:t>
      </w:r>
      <w:bookmarkEnd w:id="341"/>
      <w:r w:rsidR="00EE5EF2">
        <w:t xml:space="preserve">– </w:t>
      </w:r>
      <w:r w:rsidR="00A76144">
        <w:t>LSAPerson</w:t>
      </w:r>
      <w:bookmarkEnd w:id="342"/>
      <w:bookmarkEnd w:id="34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346" w:author="Molly McEvilley" w:date="2020-06-11T09:26:00Z">
        <w:r w:rsidR="006C001B">
          <w:t xml:space="preserve">these are identified in </w:t>
        </w:r>
        <w:commentRangeStart w:id="347"/>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347"/>
      <w:ins w:id="348" w:author="Molly McEvilley" w:date="2020-06-11T09:27:00Z">
        <w:r w:rsidR="00B31626">
          <w:rPr>
            <w:rStyle w:val="CommentReference"/>
          </w:rPr>
          <w:commentReference w:id="347"/>
        </w:r>
      </w:ins>
      <w:del w:id="349"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50" w:name="_Get_Enrollments_Relevant"/>
      <w:bookmarkStart w:id="351" w:name="_Toc37849764"/>
      <w:bookmarkStart w:id="352" w:name="_Toc38030539"/>
      <w:bookmarkEnd w:id="350"/>
      <w:r>
        <w:t xml:space="preserve">Enrollments Relevant to </w:t>
      </w:r>
      <w:r w:rsidR="000146AE">
        <w:t>Counting ES/SH/Street Dates</w:t>
      </w:r>
      <w:bookmarkEnd w:id="351"/>
      <w:bookmarkEnd w:id="35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53" w:name="_Toc37849765"/>
      <w:bookmarkStart w:id="354" w:name="_Toc38030540"/>
      <w:r>
        <w:t xml:space="preserve">Get Dates to Exclude from Counts of ES/SH/Street Days </w:t>
      </w:r>
      <w:r w:rsidR="007B705B">
        <w:t>(ch_Exclude)</w:t>
      </w:r>
      <w:bookmarkEnd w:id="353"/>
      <w:bookmarkEnd w:id="354"/>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55" w:name="_Toc37849766"/>
      <w:bookmarkStart w:id="356" w:name="_Toc38030541"/>
      <w:r>
        <w:lastRenderedPageBreak/>
        <w:t xml:space="preserve">Get Dates to Include in Counts of ES/SH/Street Days </w:t>
      </w:r>
      <w:r w:rsidR="007B705B">
        <w:t>(</w:t>
      </w:r>
      <w:r w:rsidR="00E04B04">
        <w:t>ch_Include</w:t>
      </w:r>
      <w:r w:rsidR="007B705B">
        <w:t>)</w:t>
      </w:r>
      <w:bookmarkEnd w:id="355"/>
      <w:bookmarkEnd w:id="35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rPr>
          <w:ins w:id="357" w:author="Molly McEvilley" w:date="2020-07-09T08:18:00Z"/>
        </w:rPr>
      </w:pPr>
      <w:proofErr w:type="spellStart"/>
      <w:r>
        <w:rPr>
          <w:b/>
        </w:rPr>
        <w:t>ESSHStreetDate</w:t>
      </w:r>
      <w:proofErr w:type="spellEnd"/>
      <w:r w:rsidR="00006148">
        <w:t xml:space="preserve"> = </w:t>
      </w:r>
      <w:bookmarkStart w:id="358" w:name="_Hlk42149391"/>
      <w:proofErr w:type="spellStart"/>
      <w:r w:rsidR="003C4035" w:rsidRPr="003C4035">
        <w:rPr>
          <w:i/>
        </w:rPr>
        <w:t>BedNightDate</w:t>
      </w:r>
      <w:bookmarkEnd w:id="358"/>
      <w:proofErr w:type="spellEnd"/>
    </w:p>
    <w:p w14:paraId="504559F8" w14:textId="30675504" w:rsidR="003B1AEA" w:rsidRPr="00267838" w:rsidRDefault="00BF0431" w:rsidP="00267838">
      <w:pPr>
        <w:pStyle w:val="ListParagraph"/>
        <w:numPr>
          <w:ilvl w:val="5"/>
          <w:numId w:val="64"/>
        </w:numPr>
        <w:rPr>
          <w:ins w:id="359" w:author="Molly McEvilley" w:date="2020-06-04T07:49:00Z"/>
        </w:rPr>
      </w:pPr>
      <w:proofErr w:type="spellStart"/>
      <w:ins w:id="360" w:author="Molly McEvilley" w:date="2020-07-09T08:19:00Z">
        <w:r w:rsidRPr="003C4035">
          <w:rPr>
            <w:i/>
          </w:rPr>
          <w:t>BedNightDate</w:t>
        </w:r>
        <w:proofErr w:type="spellEnd"/>
        <w:r>
          <w:rPr>
            <w:i/>
          </w:rPr>
          <w:t xml:space="preserve"> </w:t>
        </w:r>
        <w:r>
          <w:rPr>
            <w:iCs/>
          </w:rPr>
          <w:t>&gt;= 10/1/2012</w:t>
        </w:r>
      </w:ins>
    </w:p>
    <w:p w14:paraId="2D173277" w14:textId="57B801FA" w:rsidR="004A087A" w:rsidRPr="00645339" w:rsidRDefault="004A087A" w:rsidP="00267838">
      <w:pPr>
        <w:pStyle w:val="ListParagraph"/>
        <w:numPr>
          <w:ilvl w:val="5"/>
          <w:numId w:val="64"/>
        </w:numPr>
        <w:rPr>
          <w:ins w:id="361" w:author="Molly McEvilley" w:date="2020-06-04T07:50:00Z"/>
        </w:rPr>
      </w:pPr>
      <w:proofErr w:type="spellStart"/>
      <w:ins w:id="362" w:author="Molly McEvilley" w:date="2020-06-04T07:49:00Z">
        <w:r w:rsidRPr="003C4035">
          <w:rPr>
            <w:i/>
          </w:rPr>
          <w:t>BedNightDate</w:t>
        </w:r>
        <w:proofErr w:type="spellEnd"/>
        <w:r>
          <w:rPr>
            <w:i/>
          </w:rPr>
          <w:t xml:space="preserve"> </w:t>
        </w:r>
      </w:ins>
      <w:ins w:id="363" w:author="Molly McEvilley" w:date="2020-06-04T07:54:00Z">
        <w:r w:rsidR="009B137E">
          <w:rPr>
            <w:iCs/>
          </w:rPr>
          <w:t>&gt;=</w:t>
        </w:r>
      </w:ins>
      <w:ins w:id="364" w:author="Molly McEvilley" w:date="2020-06-04T07:50:00Z">
        <w:r w:rsidR="002D3AF1">
          <w:rPr>
            <w:iCs/>
          </w:rPr>
          <w:t xml:space="preserve"> </w:t>
        </w:r>
        <w:r w:rsidR="002D3AF1" w:rsidRPr="005C4382">
          <w:rPr>
            <w:b/>
            <w:bCs/>
            <w:iCs/>
          </w:rPr>
          <w:t>EntryDate</w:t>
        </w:r>
        <w:r w:rsidR="002D3AF1">
          <w:rPr>
            <w:iCs/>
          </w:rPr>
          <w:t xml:space="preserve"> </w:t>
        </w:r>
        <w:commentRangeStart w:id="365"/>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366"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365"/>
      <w:proofErr w:type="spellEnd"/>
      <w:ins w:id="367" w:author="Molly McEvilley" w:date="2020-06-04T07:52:00Z">
        <w:r w:rsidR="005C7A1A">
          <w:rPr>
            <w:rStyle w:val="CommentReference"/>
            <w:rFonts w:eastAsiaTheme="minorHAnsi" w:cstheme="minorBidi"/>
          </w:rPr>
          <w:commentReference w:id="365"/>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68" w:name="_Toc506721200"/>
    </w:p>
    <w:p w14:paraId="4E52BCD6" w14:textId="4F2FFADA" w:rsidR="00006148" w:rsidRDefault="00006148" w:rsidP="0088191A">
      <w:pPr>
        <w:pStyle w:val="Heading2"/>
      </w:pPr>
      <w:bookmarkStart w:id="369" w:name="_Toc37849767"/>
      <w:bookmarkStart w:id="370" w:name="_Toc38030542"/>
      <w:r>
        <w:t>Get ES/SH/Street Episodes</w:t>
      </w:r>
      <w:r w:rsidR="007B705B">
        <w:t xml:space="preserve"> (ch_Episodes)</w:t>
      </w:r>
      <w:bookmarkEnd w:id="369"/>
      <w:bookmarkEnd w:id="37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71" w:name="_CHTime_and_CHTimeStatus"/>
      <w:bookmarkStart w:id="372" w:name="_Toc31197153"/>
      <w:bookmarkStart w:id="373" w:name="_Toc37849768"/>
      <w:bookmarkStart w:id="374" w:name="_Toc38030543"/>
      <w:bookmarkEnd w:id="368"/>
      <w:bookmarkEnd w:id="371"/>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72"/>
      <w:bookmarkEnd w:id="373"/>
      <w:bookmarkEnd w:id="37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375"/>
            <w:proofErr w:type="spellStart"/>
            <w:r w:rsidRPr="005F4836">
              <w:rPr>
                <w:b/>
                <w:bCs/>
              </w:rPr>
              <w:t>episodeEnd</w:t>
            </w:r>
            <w:proofErr w:type="spellEnd"/>
            <w:r>
              <w:t xml:space="preserve"> </w:t>
            </w:r>
            <w:del w:id="376" w:author="Molly McEvilley" w:date="2020-06-04T08:52:00Z">
              <w:r w:rsidDel="00741212">
                <w:delText xml:space="preserve">between </w:delText>
              </w:r>
            </w:del>
            <w:del w:id="377"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378" w:author="Molly McEvilley" w:date="2020-06-04T08:51:00Z">
              <w:r w:rsidR="00206C7F">
                <w:t>in the year ending on</w:t>
              </w:r>
            </w:ins>
            <w:r w:rsidRPr="00E6519A">
              <w:t xml:space="preserve"> </w:t>
            </w:r>
            <w:proofErr w:type="spellStart"/>
            <w:r w:rsidRPr="005F4836">
              <w:rPr>
                <w:b/>
                <w:bCs/>
              </w:rPr>
              <w:t>LastActive</w:t>
            </w:r>
            <w:commentRangeEnd w:id="375"/>
            <w:proofErr w:type="spellEnd"/>
            <w:r w:rsidR="00645339">
              <w:rPr>
                <w:rStyle w:val="CommentReference"/>
                <w:rFonts w:eastAsiaTheme="minorHAnsi"/>
              </w:rPr>
              <w:commentReference w:id="375"/>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379"/>
      <w:del w:id="380" w:author="Molly McEvilley" w:date="2020-06-04T08:54:00Z">
        <w:r w:rsidRPr="00E6519A" w:rsidDel="009B23F3">
          <w:delText xml:space="preserve">between </w:delText>
        </w:r>
      </w:del>
      <w:ins w:id="381"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382" w:author="Molly McEvilley" w:date="2020-06-04T08:54:00Z">
        <w:r w:rsidRPr="00E6519A" w:rsidDel="009B23F3">
          <w:delText>364 days</w:delText>
        </w:r>
      </w:del>
      <w:ins w:id="383" w:author="Molly McEvilley" w:date="2020-06-04T08:54:00Z">
        <w:r w:rsidR="009B23F3">
          <w:t xml:space="preserve">1 year) </w:t>
        </w:r>
      </w:ins>
      <w:del w:id="384" w:author="Molly McEvilley" w:date="2020-06-04T08:54:00Z">
        <w:r w:rsidRPr="005C4382" w:rsidDel="009B23F3">
          <w:rPr>
            <w:b/>
            <w:bCs/>
          </w:rPr>
          <w:delText xml:space="preserve">) and </w:delText>
        </w:r>
      </w:del>
      <w:del w:id="385" w:author="Molly McEvilley" w:date="2020-06-04T08:56:00Z">
        <w:r w:rsidRPr="006B4F91" w:rsidDel="0059423E">
          <w:rPr>
            <w:b/>
          </w:rPr>
          <w:delText>LastActive</w:delText>
        </w:r>
      </w:del>
      <w:commentRangeEnd w:id="379"/>
      <w:r w:rsidR="006F1751">
        <w:rPr>
          <w:rStyle w:val="CommentReference"/>
          <w:rFonts w:eastAsiaTheme="minorHAnsi" w:cstheme="minorBidi"/>
        </w:rPr>
        <w:commentReference w:id="379"/>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386" w:author="Molly McEvilley" w:date="2020-06-11T07:46:00Z"/>
        </w:rPr>
      </w:pPr>
      <w:commentRangeStart w:id="387"/>
      <w:ins w:id="388" w:author="Molly McEvilley" w:date="2020-06-11T07:45:00Z">
        <w:r>
          <w:t xml:space="preserve">There is </w:t>
        </w:r>
      </w:ins>
      <w:ins w:id="389"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390" w:author="Molly McEvilley" w:date="2020-06-11T07:46:00Z">
        <w:r w:rsidRPr="00A7544C" w:rsidDel="003B2526">
          <w:delText xml:space="preserve">for ch_Enrollment </w:delText>
        </w:r>
      </w:del>
      <w:commentRangeStart w:id="391"/>
      <w:r w:rsidRPr="00A7544C">
        <w:t>&gt;</w:t>
      </w:r>
      <w:del w:id="392" w:author="Molly McEvilley" w:date="2020-06-04T08:55:00Z">
        <w:r w:rsidRPr="00A7544C" w:rsidDel="00FF0F8F">
          <w:delText>=</w:delText>
        </w:r>
      </w:del>
      <w:r w:rsidRPr="00A7544C">
        <w:t xml:space="preserve"> (</w:t>
      </w:r>
      <w:commentRangeEnd w:id="387"/>
      <w:proofErr w:type="spellStart"/>
      <w:r w:rsidR="00C61C30">
        <w:rPr>
          <w:rStyle w:val="CommentReference"/>
          <w:rFonts w:eastAsiaTheme="minorHAnsi" w:cstheme="minorBidi"/>
        </w:rPr>
        <w:commentReference w:id="387"/>
      </w:r>
      <w:r w:rsidRPr="00A7544C">
        <w:rPr>
          <w:b/>
          <w:bCs/>
        </w:rPr>
        <w:t>LastActive</w:t>
      </w:r>
      <w:proofErr w:type="spellEnd"/>
      <w:r w:rsidRPr="00A7544C">
        <w:t xml:space="preserve"> – </w:t>
      </w:r>
      <w:ins w:id="393" w:author="Molly McEvilley" w:date="2020-06-04T08:55:00Z">
        <w:r w:rsidR="00FF0F8F">
          <w:t>1 year</w:t>
        </w:r>
      </w:ins>
      <w:del w:id="394" w:author="Molly McEvilley" w:date="2020-06-04T08:55:00Z">
        <w:r w:rsidRPr="00A7544C" w:rsidDel="00FF0F8F">
          <w:delText>364 day</w:delText>
        </w:r>
        <w:r w:rsidRPr="00E17F92" w:rsidDel="00FF0F8F">
          <w:delText>s</w:delText>
        </w:r>
      </w:del>
      <w:r w:rsidRPr="00E17F92">
        <w:t>)</w:t>
      </w:r>
      <w:commentRangeEnd w:id="391"/>
      <w:r w:rsidR="006F1751">
        <w:rPr>
          <w:rStyle w:val="CommentReference"/>
          <w:rFonts w:eastAsiaTheme="minorHAnsi" w:cstheme="minorBidi"/>
        </w:rPr>
        <w:commentReference w:id="391"/>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395"/>
      <w:ins w:id="396"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395"/>
      <w:ins w:id="397" w:author="Molly McEvilley" w:date="2020-06-11T09:31:00Z">
        <w:r w:rsidR="0005626C">
          <w:rPr>
            <w:rStyle w:val="CommentReference"/>
            <w:rFonts w:eastAsiaTheme="minorHAnsi" w:cstheme="minorBidi"/>
          </w:rPr>
          <w:commentReference w:id="395"/>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398"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399"/>
      <w:ins w:id="400"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399"/>
      <w:ins w:id="401" w:author="Molly McEvilley" w:date="2020-06-11T09:32:00Z">
        <w:r w:rsidR="00D417DC">
          <w:rPr>
            <w:rStyle w:val="CommentReference"/>
            <w:rFonts w:eastAsiaTheme="minorHAnsi" w:cstheme="minorBidi"/>
          </w:rPr>
          <w:commentReference w:id="399"/>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402" w:author="Molly McEvilley" w:date="2020-06-11T08:23:00Z"/>
          <w:szCs w:val="20"/>
        </w:rPr>
      </w:pPr>
      <w:commentRangeStart w:id="403"/>
      <w:ins w:id="404" w:author="Molly McEvilley" w:date="2020-06-11T08:35:00Z">
        <w:r>
          <w:rPr>
            <w:szCs w:val="20"/>
          </w:rPr>
          <w:t xml:space="preserve">After these values are set, </w:t>
        </w:r>
        <w:r w:rsidR="00AC415B">
          <w:rPr>
            <w:szCs w:val="20"/>
          </w:rPr>
          <w:t xml:space="preserve">there </w:t>
        </w:r>
      </w:ins>
      <w:ins w:id="405" w:author="Molly McEvilley" w:date="2020-06-11T09:19:00Z">
        <w:r w:rsidR="00485A85">
          <w:rPr>
            <w:szCs w:val="20"/>
          </w:rPr>
          <w:t>is one</w:t>
        </w:r>
      </w:ins>
      <w:ins w:id="406" w:author="Molly McEvilley" w:date="2020-06-11T08:35:00Z">
        <w:r w:rsidR="00AC415B">
          <w:rPr>
            <w:szCs w:val="20"/>
          </w:rPr>
          <w:t xml:space="preserve"> additional update to </w:t>
        </w:r>
        <w:proofErr w:type="spellStart"/>
        <w:r w:rsidR="00AC415B" w:rsidRPr="005C4382">
          <w:rPr>
            <w:b/>
            <w:bCs/>
            <w:szCs w:val="20"/>
          </w:rPr>
          <w:t>CHTim</w:t>
        </w:r>
      </w:ins>
      <w:ins w:id="407" w:author="Molly McEvilley" w:date="2020-06-11T08:36:00Z">
        <w:r w:rsidR="00AC415B" w:rsidRPr="005C4382">
          <w:rPr>
            <w:b/>
            <w:bCs/>
            <w:szCs w:val="20"/>
          </w:rPr>
          <w:t>eStatus</w:t>
        </w:r>
      </w:ins>
      <w:proofErr w:type="spellEnd"/>
      <w:ins w:id="408" w:author="Molly McEvilley" w:date="2020-06-11T09:19:00Z">
        <w:r w:rsidR="00485A85">
          <w:rPr>
            <w:szCs w:val="20"/>
          </w:rPr>
          <w:t xml:space="preserve"> to identify </w:t>
        </w:r>
      </w:ins>
      <w:ins w:id="409" w:author="Molly McEvilley" w:date="2020-06-11T08:37:00Z">
        <w:r w:rsidR="004814D5">
          <w:rPr>
            <w:szCs w:val="20"/>
          </w:rPr>
          <w:t xml:space="preserve">people who </w:t>
        </w:r>
      </w:ins>
      <w:ins w:id="410" w:author="Molly McEvilley" w:date="2020-06-11T08:19:00Z">
        <w:r w:rsidR="00990D7E">
          <w:rPr>
            <w:szCs w:val="20"/>
          </w:rPr>
          <w:t xml:space="preserve">do not meet the </w:t>
        </w:r>
        <w:r w:rsidR="00917274">
          <w:rPr>
            <w:szCs w:val="20"/>
          </w:rPr>
          <w:t xml:space="preserve">time criteria for chronic homelessness </w:t>
        </w:r>
      </w:ins>
      <w:ins w:id="411" w:author="Molly McEvilley" w:date="2020-06-11T08:39:00Z">
        <w:r w:rsidR="00317F6A">
          <w:rPr>
            <w:szCs w:val="20"/>
          </w:rPr>
          <w:t>and</w:t>
        </w:r>
      </w:ins>
      <w:ins w:id="412" w:author="Molly McEvilley" w:date="2020-06-11T08:37:00Z">
        <w:r w:rsidR="004814D5">
          <w:rPr>
            <w:szCs w:val="20"/>
          </w:rPr>
          <w:t xml:space="preserve"> are missing </w:t>
        </w:r>
      </w:ins>
      <w:ins w:id="413" w:author="Molly McEvilley" w:date="2020-06-11T08:39:00Z">
        <w:r w:rsidR="00317F6A">
          <w:rPr>
            <w:szCs w:val="20"/>
          </w:rPr>
          <w:t xml:space="preserve">relevant </w:t>
        </w:r>
      </w:ins>
      <w:ins w:id="414" w:author="Molly McEvilley" w:date="2020-06-11T08:38:00Z">
        <w:r w:rsidR="00CC12C6">
          <w:rPr>
            <w:szCs w:val="20"/>
          </w:rPr>
          <w:t xml:space="preserve">data </w:t>
        </w:r>
      </w:ins>
      <w:ins w:id="415" w:author="Molly McEvilley" w:date="2020-06-11T08:39:00Z">
        <w:r w:rsidR="00317F6A">
          <w:rPr>
            <w:szCs w:val="20"/>
          </w:rPr>
          <w:t>(i.e., people who might meet the time criteria if data were complete)</w:t>
        </w:r>
        <w:r w:rsidR="00BC189A">
          <w:rPr>
            <w:szCs w:val="20"/>
          </w:rPr>
          <w:t xml:space="preserve">. </w:t>
        </w:r>
      </w:ins>
      <w:ins w:id="416"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417" w:author="Molly McEvilley" w:date="2020-06-11T08:40:00Z">
        <w:r w:rsidR="00B67A79">
          <w:rPr>
            <w:szCs w:val="20"/>
          </w:rPr>
          <w:t xml:space="preserve"> all </w:t>
        </w:r>
      </w:ins>
      <w:ins w:id="418" w:author="Molly McEvilley" w:date="2020-06-11T08:43:00Z">
        <w:r w:rsidR="004F1F68">
          <w:rPr>
            <w:szCs w:val="20"/>
          </w:rPr>
          <w:t>records in tlsa_Person where</w:t>
        </w:r>
      </w:ins>
      <w:ins w:id="419"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420" w:author="Molly McEvilley" w:date="2020-06-11T08:25:00Z"/>
        </w:rPr>
      </w:pPr>
      <w:proofErr w:type="spellStart"/>
      <w:ins w:id="421" w:author="Molly McEvilley" w:date="2020-06-11T08:23:00Z">
        <w:r w:rsidRPr="00FD1F07">
          <w:rPr>
            <w:b/>
          </w:rPr>
          <w:t>CHTime</w:t>
        </w:r>
        <w:proofErr w:type="spellEnd"/>
        <w:r>
          <w:t xml:space="preserve"> in (0,270) </w:t>
        </w:r>
        <w:r w:rsidR="0044757A">
          <w:t xml:space="preserve">– </w:t>
        </w:r>
      </w:ins>
      <w:ins w:id="422" w:author="Molly McEvilley" w:date="2020-06-11T08:27:00Z">
        <w:r w:rsidR="00D543DB">
          <w:t>T</w:t>
        </w:r>
      </w:ins>
      <w:ins w:id="423" w:author="Molly McEvilley" w:date="2020-06-11T08:23:00Z">
        <w:r w:rsidR="0044757A">
          <w:t>he total numb</w:t>
        </w:r>
      </w:ins>
      <w:ins w:id="424"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425" w:author="Molly McEvilley" w:date="2020-06-11T08:25:00Z">
        <w:r w:rsidR="00481311" w:rsidRPr="005C4382">
          <w:rPr>
            <w:b/>
            <w:bCs/>
          </w:rPr>
          <w:t>LastActive</w:t>
        </w:r>
        <w:proofErr w:type="spellEnd"/>
        <w:r w:rsidR="00481311">
          <w:t xml:space="preserve"> </w:t>
        </w:r>
      </w:ins>
      <w:ins w:id="426" w:author="Molly McEvilley" w:date="2020-06-11T08:24:00Z">
        <w:r w:rsidR="00481311">
          <w:t>is less than 365</w:t>
        </w:r>
      </w:ins>
      <w:ins w:id="427" w:author="Molly McEvilley" w:date="2020-06-11T08:25:00Z">
        <w:r w:rsidR="00BE0F89">
          <w:t>; or</w:t>
        </w:r>
      </w:ins>
    </w:p>
    <w:p w14:paraId="53FCF3A0" w14:textId="088F832D" w:rsidR="00BE0F89" w:rsidRDefault="00BE0F89" w:rsidP="005C4382">
      <w:pPr>
        <w:pStyle w:val="ListParagraph"/>
        <w:widowControl w:val="0"/>
        <w:numPr>
          <w:ilvl w:val="0"/>
          <w:numId w:val="62"/>
        </w:numPr>
        <w:rPr>
          <w:ins w:id="428" w:author="Molly McEvilley" w:date="2020-06-11T08:25:00Z"/>
        </w:rPr>
      </w:pPr>
      <w:proofErr w:type="spellStart"/>
      <w:ins w:id="429" w:author="Molly McEvilley" w:date="2020-06-11T08:25:00Z">
        <w:r w:rsidRPr="005C4382">
          <w:rPr>
            <w:b/>
            <w:bCs/>
          </w:rPr>
          <w:t>CHTimeStatus</w:t>
        </w:r>
        <w:proofErr w:type="spellEnd"/>
        <w:r>
          <w:t xml:space="preserve"> = 3</w:t>
        </w:r>
      </w:ins>
      <w:ins w:id="430" w:author="Molly McEvilley" w:date="2020-06-11T08:26:00Z">
        <w:r w:rsidR="00A77E7A">
          <w:t xml:space="preserve"> </w:t>
        </w:r>
      </w:ins>
      <w:ins w:id="431" w:author="Molly McEvilley" w:date="2020-06-11T08:28:00Z">
        <w:r w:rsidR="007C5DBD">
          <w:t>–</w:t>
        </w:r>
      </w:ins>
      <w:ins w:id="432" w:author="Molly McEvilley" w:date="2020-06-11T09:20:00Z">
        <w:r w:rsidR="00803B6C">
          <w:t xml:space="preserve"> </w:t>
        </w:r>
      </w:ins>
      <w:ins w:id="433"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434" w:author="Molly McEvilley" w:date="2020-06-11T09:25:00Z">
        <w:r w:rsidR="00DE3C32">
          <w:t>;</w:t>
        </w:r>
      </w:ins>
      <w:proofErr w:type="gramEnd"/>
    </w:p>
    <w:p w14:paraId="57B54763" w14:textId="29F8ECFC" w:rsidR="004043CB" w:rsidRPr="004043CB" w:rsidRDefault="00AE1B2E" w:rsidP="005C4382">
      <w:pPr>
        <w:widowControl w:val="0"/>
        <w:rPr>
          <w:szCs w:val="20"/>
        </w:rPr>
      </w:pPr>
      <w:ins w:id="435" w:author="Molly McEvilley" w:date="2020-06-11T09:22:00Z">
        <w:r>
          <w:rPr>
            <w:szCs w:val="20"/>
          </w:rPr>
          <w:t xml:space="preserve">AND there is </w:t>
        </w:r>
        <w:r w:rsidR="00FC6156">
          <w:rPr>
            <w:szCs w:val="20"/>
          </w:rPr>
          <w:t>at least one</w:t>
        </w:r>
      </w:ins>
      <w:ins w:id="436" w:author="Molly McEvilley" w:date="2020-06-11T09:23:00Z">
        <w:r w:rsidR="00FC6156">
          <w:rPr>
            <w:szCs w:val="20"/>
          </w:rPr>
          <w:t xml:space="preserve"> enrollment </w:t>
        </w:r>
      </w:ins>
      <w:ins w:id="437"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438"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439" w:author="Molly McEvilley" w:date="2020-06-11T09:24:00Z">
        <w:r w:rsidR="003A32CC" w:rsidRPr="005C4382">
          <w:rPr>
            <w:b/>
            <w:bCs/>
            <w:szCs w:val="20"/>
          </w:rPr>
          <w:t>CH</w:t>
        </w:r>
        <w:r w:rsidR="003A32CC">
          <w:rPr>
            <w:szCs w:val="20"/>
          </w:rPr>
          <w:t xml:space="preserve"> = 1 and </w:t>
        </w:r>
      </w:ins>
      <w:ins w:id="440" w:author="Molly McEvilley" w:date="2020-06-11T09:23:00Z">
        <w:r w:rsidR="00697DB9">
          <w:rPr>
            <w:szCs w:val="20"/>
          </w:rPr>
          <w:t xml:space="preserve">any </w:t>
        </w:r>
      </w:ins>
      <w:ins w:id="441" w:author="Molly McEvilley" w:date="2020-06-11T09:24:00Z">
        <w:r w:rsidR="00697DB9">
          <w:rPr>
            <w:szCs w:val="20"/>
          </w:rPr>
          <w:t xml:space="preserve">of the following </w:t>
        </w:r>
        <w:r w:rsidR="003A32CC">
          <w:rPr>
            <w:szCs w:val="20"/>
          </w:rPr>
          <w:t>are true</w:t>
        </w:r>
      </w:ins>
      <w:ins w:id="442" w:author="Molly McEvilley" w:date="2020-06-11T09:23:00Z">
        <w:r w:rsidR="00FC6156">
          <w:rPr>
            <w:szCs w:val="20"/>
          </w:rPr>
          <w:t>:</w:t>
        </w:r>
      </w:ins>
      <w:commentRangeEnd w:id="403"/>
      <w:ins w:id="443" w:author="Molly McEvilley" w:date="2020-06-11T09:33:00Z">
        <w:r w:rsidR="00CA7665">
          <w:rPr>
            <w:rStyle w:val="CommentReference"/>
          </w:rPr>
          <w:commentReference w:id="403"/>
        </w:r>
      </w:ins>
    </w:p>
    <w:p w14:paraId="63945150" w14:textId="2A48EA08" w:rsidR="00DE0E77" w:rsidDel="00FC6156" w:rsidRDefault="00DE0E77" w:rsidP="00046859">
      <w:pPr>
        <w:pStyle w:val="ListParagraph"/>
        <w:numPr>
          <w:ilvl w:val="0"/>
          <w:numId w:val="26"/>
        </w:numPr>
        <w:rPr>
          <w:del w:id="444" w:author="Molly McEvilley" w:date="2020-06-11T09:23:00Z"/>
        </w:rPr>
      </w:pPr>
      <w:commentRangeStart w:id="445"/>
      <w:del w:id="446"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447"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448" w:author="Molly McEvilley" w:date="2020-06-11T11:41:00Z"/>
        </w:rPr>
      </w:pPr>
      <w:r w:rsidRPr="0060237C">
        <w:rPr>
          <w:i/>
        </w:rPr>
        <w:t>DateToStreetESSH</w:t>
      </w:r>
      <w:r w:rsidRPr="00104046">
        <w:t xml:space="preserve"> </w:t>
      </w:r>
      <w:r w:rsidRPr="00A6067F">
        <w:t xml:space="preserve">is </w:t>
      </w:r>
      <w:r w:rsidR="00143E83">
        <w:t>NULL</w:t>
      </w:r>
      <w:ins w:id="449" w:author="Molly McEvilley" w:date="2020-06-11T11:41:00Z">
        <w:r w:rsidR="00F82A02">
          <w:t>; or</w:t>
        </w:r>
      </w:ins>
    </w:p>
    <w:p w14:paraId="15E65F0E" w14:textId="77777777" w:rsidR="00624143" w:rsidRPr="00104046" w:rsidRDefault="00624143" w:rsidP="00BD2E81">
      <w:pPr>
        <w:pStyle w:val="ListParagraph"/>
        <w:numPr>
          <w:ilvl w:val="6"/>
          <w:numId w:val="3"/>
        </w:numPr>
        <w:rPr>
          <w:ins w:id="450" w:author="Molly McEvilley" w:date="2020-06-11T11:41:00Z"/>
        </w:rPr>
      </w:pPr>
      <w:proofErr w:type="spellStart"/>
      <w:ins w:id="451"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452" w:author="Molly McEvilley" w:date="2020-06-11T11:41:00Z"/>
        </w:rPr>
      </w:pPr>
      <w:proofErr w:type="spellStart"/>
      <w:ins w:id="453"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454"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455"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456" w:author="Molly McEvilley" w:date="2020-06-11T11:50:00Z"/>
        </w:rPr>
      </w:pPr>
      <w:r w:rsidRPr="0060237C">
        <w:rPr>
          <w:i/>
        </w:rPr>
        <w:t>DateToStreetESSH</w:t>
      </w:r>
      <w:r w:rsidRPr="00104046">
        <w:t xml:space="preserve"> </w:t>
      </w:r>
      <w:r w:rsidRPr="00A6067F">
        <w:t xml:space="preserve">is </w:t>
      </w:r>
      <w:r w:rsidR="00143E83">
        <w:t>NULL</w:t>
      </w:r>
      <w:ins w:id="457" w:author="Molly McEvilley" w:date="2020-06-11T11:43:00Z">
        <w:r w:rsidR="00C25CD4">
          <w:t>; or</w:t>
        </w:r>
      </w:ins>
    </w:p>
    <w:p w14:paraId="572122EC" w14:textId="77777777" w:rsidR="00F41436" w:rsidRPr="00C22052" w:rsidRDefault="00F41436" w:rsidP="00F41436">
      <w:pPr>
        <w:pStyle w:val="ListParagraph"/>
        <w:numPr>
          <w:ilvl w:val="7"/>
          <w:numId w:val="3"/>
        </w:numPr>
        <w:rPr>
          <w:ins w:id="458" w:author="Molly McEvilley" w:date="2020-06-11T11:50:00Z"/>
        </w:rPr>
      </w:pPr>
      <w:proofErr w:type="spellStart"/>
      <w:ins w:id="459"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460"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461" w:author="Molly McEvilley" w:date="2020-06-11T11:45:00Z"/>
        </w:rPr>
      </w:pPr>
      <w:del w:id="462"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463"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464"/>
        <w:r w:rsidR="000E62A4">
          <w:t>25</w:t>
        </w:r>
        <w:commentRangeEnd w:id="464"/>
        <w:r w:rsidR="000E62A4">
          <w:rPr>
            <w:rStyle w:val="CommentReference"/>
            <w:rFonts w:eastAsiaTheme="minorHAnsi" w:cstheme="minorBidi"/>
          </w:rPr>
          <w:commentReference w:id="464"/>
        </w:r>
        <w:r w:rsidR="000E62A4">
          <w:t xml:space="preserve">) </w:t>
        </w:r>
      </w:ins>
      <w:r>
        <w:t xml:space="preserve">and </w:t>
      </w:r>
    </w:p>
    <w:p w14:paraId="129AC820" w14:textId="77777777" w:rsidR="00CA1551" w:rsidRDefault="00DE0E77" w:rsidP="00BD2E81">
      <w:pPr>
        <w:pStyle w:val="ListParagraph"/>
        <w:numPr>
          <w:ilvl w:val="7"/>
          <w:numId w:val="3"/>
        </w:numPr>
        <w:rPr>
          <w:ins w:id="465" w:author="Molly McEvilley" w:date="2020-06-11T11:45:00Z"/>
        </w:rPr>
      </w:pPr>
      <w:del w:id="466"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467" w:author="Molly McEvilley" w:date="2020-06-11T11:46:00Z"/>
        </w:rPr>
      </w:pPr>
      <w:del w:id="468"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469" w:author="Molly McEvilley" w:date="2020-06-11T11:46:00Z"/>
        </w:rPr>
      </w:pPr>
      <w:r w:rsidRPr="0060237C">
        <w:rPr>
          <w:i/>
        </w:rPr>
        <w:t>DateToStreetESSH</w:t>
      </w:r>
      <w:r w:rsidRPr="00104046">
        <w:t xml:space="preserve"> </w:t>
      </w:r>
      <w:r w:rsidRPr="00A6067F">
        <w:t xml:space="preserve">is </w:t>
      </w:r>
      <w:r w:rsidR="00143E83">
        <w:t>NULL</w:t>
      </w:r>
      <w:ins w:id="470" w:author="Molly McEvilley" w:date="2020-06-11T11:46:00Z">
        <w:r w:rsidR="00C22052">
          <w:t>; or</w:t>
        </w:r>
      </w:ins>
      <w:del w:id="471"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472" w:author="Molly McEvilley" w:date="2020-06-11T11:46:00Z"/>
        </w:rPr>
      </w:pPr>
      <w:proofErr w:type="spellStart"/>
      <w:ins w:id="473"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474" w:author="Molly McEvilley" w:date="2020-06-11T11:46:00Z"/>
        </w:rPr>
      </w:pPr>
      <w:proofErr w:type="spellStart"/>
      <w:ins w:id="475"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476" w:author="Molly McEvilley" w:date="2020-06-11T11:49:00Z"/>
        </w:rPr>
      </w:pPr>
    </w:p>
    <w:p w14:paraId="7EE1C7B4" w14:textId="5778995B" w:rsidR="000E62A4" w:rsidRDefault="000E62A4" w:rsidP="00BD2E81">
      <w:pPr>
        <w:pStyle w:val="ListParagraph"/>
        <w:numPr>
          <w:ilvl w:val="6"/>
          <w:numId w:val="3"/>
        </w:numPr>
        <w:rPr>
          <w:ins w:id="477" w:author="Molly McEvilley" w:date="2020-06-11T11:44:00Z"/>
        </w:rPr>
      </w:pPr>
      <w:proofErr w:type="spellStart"/>
      <w:ins w:id="478"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479" w:author="Molly McEvilley" w:date="2020-06-11T11:47:00Z"/>
        </w:rPr>
      </w:pPr>
      <w:proofErr w:type="spellStart"/>
      <w:ins w:id="480"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481" w:author="Molly McEvilley" w:date="2020-06-11T11:47:00Z"/>
        </w:rPr>
      </w:pPr>
      <w:proofErr w:type="spellStart"/>
      <w:ins w:id="482"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483" w:author="Molly McEvilley" w:date="2020-06-11T11:47:00Z"/>
        </w:rPr>
      </w:pPr>
      <w:ins w:id="484"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485" w:author="Molly McEvilley" w:date="2020-06-11T11:47:00Z"/>
        </w:rPr>
      </w:pPr>
      <w:proofErr w:type="spellStart"/>
      <w:ins w:id="486"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487" w:author="Molly McEvilley" w:date="2020-06-11T11:47:00Z"/>
        </w:rPr>
      </w:pPr>
      <w:proofErr w:type="spellStart"/>
      <w:ins w:id="488" w:author="Molly McEvilley" w:date="2020-06-11T11:47:00Z">
        <w:r w:rsidRPr="00C22052">
          <w:rPr>
            <w:i/>
          </w:rPr>
          <w:t>MonthsHomelessPastThreeYears</w:t>
        </w:r>
        <w:proofErr w:type="spellEnd"/>
        <w:r w:rsidRPr="00C22052">
          <w:t xml:space="preserve"> in (8,9,99) or is NULL</w:t>
        </w:r>
      </w:ins>
      <w:commentRangeEnd w:id="445"/>
      <w:ins w:id="489" w:author="Molly McEvilley" w:date="2020-06-11T11:51:00Z">
        <w:r w:rsidR="002319A3">
          <w:rPr>
            <w:rStyle w:val="CommentReference"/>
            <w:rFonts w:eastAsiaTheme="minorHAnsi" w:cstheme="minorBidi"/>
          </w:rPr>
          <w:commentReference w:id="445"/>
        </w:r>
      </w:ins>
    </w:p>
    <w:p w14:paraId="4996A52E" w14:textId="35091A08" w:rsidR="00DE0E77" w:rsidRPr="00104046" w:rsidDel="005C023F" w:rsidRDefault="00DE0E77" w:rsidP="00DE0E77">
      <w:pPr>
        <w:pStyle w:val="ListParagraph"/>
        <w:ind w:left="1080"/>
        <w:rPr>
          <w:del w:id="490" w:author="Molly McEvilley" w:date="2020-06-11T11:48:00Z"/>
        </w:rPr>
      </w:pPr>
      <w:del w:id="491"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492"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493" w:author="Molly McEvilley" w:date="2020-06-04T06:20:00Z">
        <w:r w:rsidDel="002B5A9D">
          <w:delText>24</w:delText>
        </w:r>
      </w:del>
      <w:del w:id="494" w:author="Molly McEvilley" w:date="2020-06-11T11:44:00Z">
        <w:r w:rsidDel="000E62A4">
          <w:delText xml:space="preserve">) </w:delText>
        </w:r>
      </w:del>
      <w:del w:id="495"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496" w:author="Molly McEvilley" w:date="2020-06-11T11:46:00Z"/>
        </w:rPr>
      </w:pPr>
      <w:del w:id="497" w:author="Molly McEvilley" w:date="2020-06-11T11:46:00Z">
        <w:r w:rsidRPr="0060237C" w:rsidDel="00C22052">
          <w:rPr>
            <w:i/>
          </w:rPr>
          <w:lastRenderedPageBreak/>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498" w:author="Molly McEvilley" w:date="2020-06-11T11:46:00Z"/>
        </w:rPr>
      </w:pPr>
      <w:del w:id="499"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500" w:author="Molly McEvilley" w:date="2020-06-11T09:19:00Z"/>
          <w:szCs w:val="20"/>
        </w:rPr>
      </w:pPr>
      <w:del w:id="501"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502" w:name="_EST/RRH/PSHAgeMin_and_EST/RRH/PSHAg"/>
      <w:bookmarkStart w:id="503" w:name="_Toc37849769"/>
      <w:bookmarkStart w:id="504" w:name="_Toc38030544"/>
      <w:bookmarkEnd w:id="502"/>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03"/>
      <w:bookmarkEnd w:id="50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lastRenderedPageBreak/>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05" w:name="_HHTypeEST/RRH/PSH_-_LSAPerson"/>
      <w:bookmarkStart w:id="506" w:name="_Toc37849770"/>
      <w:bookmarkStart w:id="507" w:name="_Toc38030545"/>
      <w:bookmarkEnd w:id="505"/>
      <w:proofErr w:type="spellStart"/>
      <w:r w:rsidRPr="00F678D4">
        <w:t>HHType</w:t>
      </w:r>
      <w:r w:rsidRPr="00F71669">
        <w:t>EST</w:t>
      </w:r>
      <w:proofErr w:type="spellEnd"/>
      <w:r w:rsidRPr="00F71669">
        <w:t>/RRH/PSH</w:t>
      </w:r>
      <w:r w:rsidRPr="009366AD">
        <w:t xml:space="preserve"> - LSAPe</w:t>
      </w:r>
      <w:r w:rsidRPr="00A7544C">
        <w:t>rson</w:t>
      </w:r>
      <w:bookmarkEnd w:id="506"/>
      <w:bookmarkEnd w:id="507"/>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08" w:name="_HoHEST/RRH/PSH"/>
      <w:bookmarkStart w:id="509" w:name="_Toc37849771"/>
      <w:bookmarkStart w:id="510" w:name="_Toc38030546"/>
      <w:bookmarkEnd w:id="508"/>
      <w:r w:rsidRPr="006B4F91">
        <w:t>HoHEST/RRH/PSH</w:t>
      </w:r>
      <w:bookmarkEnd w:id="509"/>
      <w:bookmarkEnd w:id="510"/>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11"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11"/>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512"/>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513"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512"/>
      <w:r w:rsidR="00921E36">
        <w:rPr>
          <w:rStyle w:val="CommentReference"/>
        </w:rPr>
        <w:commentReference w:id="512"/>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14" w:name="_AdultEST/RRH/PSH__-"/>
      <w:bookmarkStart w:id="515" w:name="_AHAREST/RRH/PSH__-"/>
      <w:bookmarkStart w:id="516" w:name="_AHAREST/RRH/PSH__–"/>
      <w:bookmarkStart w:id="517" w:name="_Toc37849772"/>
      <w:bookmarkStart w:id="518" w:name="_Toc38030547"/>
      <w:bookmarkEnd w:id="514"/>
      <w:bookmarkEnd w:id="515"/>
      <w:bookmarkEnd w:id="516"/>
      <w:r>
        <w:t>AHAR</w:t>
      </w:r>
      <w:r w:rsidRPr="00F71669">
        <w:t>EST/RRH/PSH</w:t>
      </w:r>
      <w:r w:rsidRPr="009366AD">
        <w:t xml:space="preserve"> </w:t>
      </w:r>
      <w:r w:rsidR="00A149D4">
        <w:t>–</w:t>
      </w:r>
      <w:r w:rsidRPr="009366AD">
        <w:t xml:space="preserve"> LSAPe</w:t>
      </w:r>
      <w:r w:rsidRPr="00A7544C">
        <w:t>rson</w:t>
      </w:r>
      <w:bookmarkEnd w:id="517"/>
      <w:bookmarkEnd w:id="51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519" w:author="Molly McEvilley" w:date="2020-06-18T10:30:00Z"/>
        </w:trPr>
        <w:tc>
          <w:tcPr>
            <w:tcW w:w="9265" w:type="dxa"/>
          </w:tcPr>
          <w:p w14:paraId="49C83B9E" w14:textId="4DD03A51" w:rsidR="00AE5133" w:rsidDel="008F18DB" w:rsidRDefault="00AE5133" w:rsidP="00147F22">
            <w:pPr>
              <w:pStyle w:val="NoSpacing"/>
              <w:rPr>
                <w:del w:id="520" w:author="Molly McEvilley" w:date="2020-06-18T10:30:00Z"/>
                <w:bCs/>
              </w:rPr>
            </w:pPr>
            <w:commentRangeStart w:id="521"/>
            <w:del w:id="522" w:author="Molly McEvilley" w:date="2020-06-18T10:30:00Z">
              <w:r w:rsidDel="008F18DB">
                <w:rPr>
                  <w:bCs/>
                </w:rPr>
                <w:delText>EntryDate</w:delText>
              </w:r>
            </w:del>
            <w:commentRangeEnd w:id="521"/>
            <w:r w:rsidR="008F18DB">
              <w:rPr>
                <w:rStyle w:val="CommentReference"/>
                <w:rFonts w:eastAsiaTheme="minorHAnsi"/>
              </w:rPr>
              <w:commentReference w:id="521"/>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23" w:name="_AHARHoHEST/RRH/PSH"/>
      <w:bookmarkStart w:id="524" w:name="_Toc37849773"/>
      <w:bookmarkStart w:id="525" w:name="_Toc38030548"/>
      <w:bookmarkEnd w:id="523"/>
      <w:proofErr w:type="spellStart"/>
      <w:r>
        <w:t>Adult</w:t>
      </w:r>
      <w:r w:rsidRPr="006B4F91">
        <w:t>EST</w:t>
      </w:r>
      <w:proofErr w:type="spellEnd"/>
      <w:r>
        <w:t xml:space="preserve">/RRH/PSH - </w:t>
      </w:r>
      <w:r w:rsidRPr="00C52062">
        <w:t>LSAPerson</w:t>
      </w:r>
      <w:bookmarkEnd w:id="524"/>
      <w:bookmarkEnd w:id="525"/>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rsidDel="00DA0033" w14:paraId="749981DB" w14:textId="33AA12F9" w:rsidTr="00F326FD">
        <w:trPr>
          <w:cantSplit/>
          <w:trHeight w:val="216"/>
          <w:del w:id="526" w:author="Molly McEvilley" w:date="2020-06-18T10:31:00Z"/>
        </w:trPr>
        <w:tc>
          <w:tcPr>
            <w:tcW w:w="9265" w:type="dxa"/>
          </w:tcPr>
          <w:p w14:paraId="0C6AB474" w14:textId="466534DE" w:rsidR="00F326FD" w:rsidDel="00DA0033" w:rsidRDefault="00F326FD" w:rsidP="00147F22">
            <w:pPr>
              <w:pStyle w:val="NoSpacing"/>
              <w:rPr>
                <w:del w:id="527" w:author="Molly McEvilley" w:date="2020-06-18T10:31:00Z"/>
                <w:bCs/>
              </w:rPr>
            </w:pPr>
            <w:commentRangeStart w:id="528"/>
            <w:del w:id="529" w:author="Molly McEvilley" w:date="2020-06-18T10:31:00Z">
              <w:r w:rsidDel="00DA0033">
                <w:rPr>
                  <w:bCs/>
                </w:rPr>
                <w:delText>EntryDate</w:delText>
              </w:r>
            </w:del>
            <w:commentRangeEnd w:id="528"/>
            <w:r w:rsidR="00DA0033">
              <w:rPr>
                <w:rStyle w:val="CommentReference"/>
                <w:rFonts w:eastAsiaTheme="minorHAnsi"/>
              </w:rPr>
              <w:commentReference w:id="528"/>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530" w:name="_AHARHoHEST/RRH/PSH_1"/>
      <w:bookmarkStart w:id="531" w:name="_Toc37849774"/>
      <w:bookmarkStart w:id="532" w:name="_Toc38030549"/>
      <w:bookmarkEnd w:id="530"/>
      <w:proofErr w:type="spellStart"/>
      <w:r>
        <w:t>AHARHoH</w:t>
      </w:r>
      <w:r w:rsidRPr="006B4F91">
        <w:t>EST</w:t>
      </w:r>
      <w:proofErr w:type="spellEnd"/>
      <w:r w:rsidRPr="006B4F91">
        <w:t>/RRH/PSH</w:t>
      </w:r>
      <w:bookmarkEnd w:id="531"/>
      <w:bookmarkEnd w:id="532"/>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533"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534"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535"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536" w:author="Molly McEvilley" w:date="2020-06-18T10:34:00Z"/>
        </w:trPr>
        <w:tc>
          <w:tcPr>
            <w:tcW w:w="9265" w:type="dxa"/>
          </w:tcPr>
          <w:p w14:paraId="201EC0FA" w14:textId="0B894047" w:rsidR="00F326FD" w:rsidDel="00AC162E" w:rsidRDefault="00F326FD" w:rsidP="00147F22">
            <w:pPr>
              <w:pStyle w:val="NoSpacing"/>
              <w:rPr>
                <w:del w:id="537" w:author="Molly McEvilley" w:date="2020-06-18T10:34:00Z"/>
                <w:bCs/>
              </w:rPr>
            </w:pPr>
            <w:del w:id="538"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539" w:author="Molly McEvilley" w:date="2020-06-18T10:34:00Z"/>
        </w:trPr>
        <w:tc>
          <w:tcPr>
            <w:tcW w:w="9265" w:type="dxa"/>
          </w:tcPr>
          <w:p w14:paraId="68766D25" w14:textId="6038FC10" w:rsidR="00F326FD" w:rsidDel="00AC162E" w:rsidRDefault="00F326FD" w:rsidP="00147F22">
            <w:pPr>
              <w:pStyle w:val="NoSpacing"/>
              <w:rPr>
                <w:del w:id="540" w:author="Molly McEvilley" w:date="2020-06-18T10:34:00Z"/>
                <w:bCs/>
              </w:rPr>
            </w:pPr>
            <w:commentRangeStart w:id="541"/>
            <w:del w:id="542" w:author="Molly McEvilley" w:date="2020-06-18T10:34:00Z">
              <w:r w:rsidDel="00AC162E">
                <w:rPr>
                  <w:bCs/>
                </w:rPr>
                <w:delText>ActiveAge</w:delText>
              </w:r>
            </w:del>
            <w:commentRangeEnd w:id="541"/>
            <w:r w:rsidR="00AC162E">
              <w:rPr>
                <w:rStyle w:val="CommentReference"/>
                <w:rFonts w:eastAsiaTheme="minorHAnsi"/>
              </w:rPr>
              <w:commentReference w:id="541"/>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543" w:author="Molly McEvilley" w:date="2020-06-18T10:37:00Z">
        <w:r w:rsidR="00A414A7">
          <w:rPr>
            <w:rStyle w:val="Hyperlink"/>
            <w:rFonts w:eastAsia="Times New Roman" w:cstheme="minorHAnsi"/>
          </w:rPr>
          <w:t>4</w:t>
        </w:r>
      </w:ins>
      <w:del w:id="544"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545" w:name="_Set_Population_Identifiers_5"/>
      <w:bookmarkStart w:id="546" w:name="_Toc37849775"/>
      <w:bookmarkStart w:id="547" w:name="_Toc38030550"/>
      <w:bookmarkEnd w:id="545"/>
      <w:r w:rsidRPr="00C52062">
        <w:t>Set Population Identifiers for Active HMIS Households</w:t>
      </w:r>
      <w:bookmarkEnd w:id="546"/>
      <w:bookmarkEnd w:id="54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lastRenderedPageBreak/>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548"/>
      <w:proofErr w:type="spellStart"/>
      <w:ins w:id="549"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548"/>
      <w:r w:rsidR="0051722F">
        <w:rPr>
          <w:rStyle w:val="CommentReference"/>
        </w:rPr>
        <w:commentReference w:id="548"/>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550" w:name="_Set_Population_Identifiers_4"/>
      <w:bookmarkStart w:id="551" w:name="_Toc37849776"/>
      <w:bookmarkStart w:id="552" w:name="_Toc38030551"/>
      <w:bookmarkEnd w:id="550"/>
      <w:r>
        <w:t>Set</w:t>
      </w:r>
      <w:r w:rsidRPr="00C52062">
        <w:t xml:space="preserve"> Population Identifiers </w:t>
      </w:r>
      <w:r>
        <w:t xml:space="preserve">for LSAPerson </w:t>
      </w:r>
      <w:r w:rsidRPr="00C52062">
        <w:t>from Active Households</w:t>
      </w:r>
      <w:bookmarkEnd w:id="551"/>
      <w:bookmarkEnd w:id="55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lastRenderedPageBreak/>
        <w:t xml:space="preserve">See </w:t>
      </w:r>
      <w:del w:id="553"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554"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555"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556"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557"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558"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559" w:author="Molly McEvilley" w:date="2020-06-18T10:51:00Z">
        <w:r w:rsidR="0054595F">
          <w:rPr>
            <w:rStyle w:val="Hyperlink"/>
            <w:rFonts w:eastAsia="Times New Roman" w:cstheme="minorHAnsi"/>
          </w:rPr>
          <w:t>2</w:t>
        </w:r>
      </w:ins>
      <w:del w:id="560"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561"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561"/>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562" w:author="Molly McEvilley" w:date="2020-06-18T10:52:00Z"/>
        </w:rPr>
      </w:pPr>
      <w:ins w:id="563"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564" w:author="Molly McEvilley" w:date="2020-06-18T10:52:00Z"/>
        </w:rPr>
      </w:pPr>
      <w:ins w:id="565"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566" w:author="Molly McEvilley" w:date="2020-06-18T10:52:00Z"/>
        </w:rPr>
      </w:pPr>
      <w:ins w:id="567"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568" w:author="Molly McEvilley" w:date="2020-06-18T10:52:00Z">
        <w:r w:rsidR="00D55D56">
          <w:rPr>
            <w:rStyle w:val="Hyperlink"/>
            <w:rFonts w:eastAsia="Times New Roman" w:cstheme="minorHAnsi"/>
          </w:rPr>
          <w:t>2</w:t>
        </w:r>
      </w:ins>
      <w:del w:id="569"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570" w:name="_Toc37849777"/>
      <w:bookmarkStart w:id="571" w:name="_Toc38030552"/>
      <w:r>
        <w:t>LSAPerson</w:t>
      </w:r>
      <w:bookmarkEnd w:id="570"/>
      <w:bookmarkEnd w:id="571"/>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72" w:name="_Toc29188114"/>
      <w:bookmarkStart w:id="573" w:name="_Toc29188129"/>
      <w:bookmarkStart w:id="574" w:name="_Toc29188148"/>
      <w:bookmarkStart w:id="575" w:name="_Toc29188150"/>
      <w:bookmarkStart w:id="576" w:name="_Update_LSAPerson_CHTime"/>
      <w:bookmarkStart w:id="577" w:name="_Toc29188151"/>
      <w:bookmarkStart w:id="578" w:name="_Toc29188153"/>
      <w:bookmarkStart w:id="579" w:name="_Toc29188156"/>
      <w:bookmarkStart w:id="580" w:name="_Toc29188162"/>
      <w:bookmarkStart w:id="581" w:name="_Toc29188164"/>
      <w:bookmarkStart w:id="582" w:name="_Toc29188168"/>
      <w:bookmarkStart w:id="583" w:name="_Toc29188169"/>
      <w:bookmarkStart w:id="584" w:name="_Toc29188170"/>
      <w:bookmarkStart w:id="585" w:name="_Toc34144048"/>
      <w:bookmarkStart w:id="586" w:name="_Toc34144049"/>
      <w:bookmarkStart w:id="587" w:name="_Toc34144050"/>
      <w:bookmarkStart w:id="588" w:name="_Toc34144061"/>
      <w:bookmarkStart w:id="589" w:name="_Toc34144062"/>
      <w:bookmarkStart w:id="590" w:name="_Toc34144077"/>
      <w:bookmarkStart w:id="591" w:name="_Toc34144078"/>
      <w:bookmarkStart w:id="592" w:name="_Toc34144079"/>
      <w:bookmarkStart w:id="593" w:name="_Toc34144080"/>
      <w:bookmarkStart w:id="594" w:name="_Toc34144081"/>
      <w:bookmarkStart w:id="595" w:name="_Toc34144127"/>
      <w:bookmarkStart w:id="596" w:name="_Toc34144128"/>
      <w:bookmarkStart w:id="597" w:name="_Toc34144129"/>
      <w:bookmarkStart w:id="598" w:name="_Toc34144142"/>
      <w:bookmarkStart w:id="599" w:name="_Toc34144143"/>
      <w:bookmarkStart w:id="600" w:name="_Toc34144152"/>
      <w:bookmarkStart w:id="601" w:name="_Toc34144153"/>
      <w:bookmarkStart w:id="602" w:name="_Toc34144154"/>
      <w:bookmarkStart w:id="603" w:name="_Toc34144155"/>
      <w:bookmarkStart w:id="604" w:name="_Toc34144156"/>
      <w:bookmarkStart w:id="605" w:name="_Toc34144208"/>
      <w:bookmarkStart w:id="606" w:name="_Toc34144209"/>
      <w:bookmarkStart w:id="607" w:name="_Toc34144210"/>
      <w:bookmarkStart w:id="608" w:name="_Toc34144221"/>
      <w:bookmarkStart w:id="609" w:name="_Toc34144222"/>
      <w:bookmarkStart w:id="610" w:name="_Toc34144231"/>
      <w:bookmarkStart w:id="611" w:name="_Toc34144232"/>
      <w:bookmarkStart w:id="612" w:name="_Toc34144233"/>
      <w:bookmarkStart w:id="613" w:name="_Toc34144234"/>
      <w:bookmarkStart w:id="614" w:name="_Toc34144235"/>
      <w:bookmarkStart w:id="615" w:name="_Toc34144287"/>
      <w:bookmarkStart w:id="616" w:name="_Toc34144288"/>
      <w:bookmarkStart w:id="617" w:name="_Toc34144289"/>
      <w:bookmarkStart w:id="618" w:name="_Toc34144290"/>
      <w:bookmarkStart w:id="619" w:name="_Toc34144299"/>
      <w:bookmarkStart w:id="620" w:name="_Toc34144300"/>
      <w:bookmarkStart w:id="621" w:name="_Toc34144309"/>
      <w:bookmarkStart w:id="622" w:name="_Toc34144310"/>
      <w:bookmarkStart w:id="623" w:name="_Toc34144311"/>
      <w:bookmarkStart w:id="624" w:name="_Toc34144312"/>
      <w:bookmarkStart w:id="625" w:name="_Toc34144313"/>
      <w:bookmarkStart w:id="626" w:name="_Toc34144341"/>
      <w:bookmarkStart w:id="627" w:name="_Toc34144342"/>
      <w:bookmarkStart w:id="628" w:name="_Toc34144343"/>
      <w:bookmarkStart w:id="629" w:name="_Toc34144362"/>
      <w:bookmarkStart w:id="630" w:name="_Toc34144363"/>
      <w:bookmarkStart w:id="631" w:name="_Toc34144372"/>
      <w:bookmarkStart w:id="632" w:name="_Toc34144373"/>
      <w:bookmarkStart w:id="633" w:name="_Toc29163965"/>
      <w:bookmarkStart w:id="634" w:name="_Toc34144425"/>
      <w:bookmarkStart w:id="635" w:name="_Toc34144426"/>
      <w:bookmarkStart w:id="636" w:name="_Toc34144427"/>
      <w:bookmarkStart w:id="637" w:name="_Toc34144428"/>
      <w:bookmarkStart w:id="638" w:name="_Toc34144429"/>
      <w:bookmarkStart w:id="639" w:name="_Toc34144430"/>
      <w:bookmarkStart w:id="640" w:name="_Toc34144431"/>
      <w:bookmarkStart w:id="641" w:name="_Toc34144432"/>
      <w:bookmarkStart w:id="642" w:name="_Toc34144433"/>
      <w:bookmarkStart w:id="643" w:name="_Toc34144434"/>
      <w:bookmarkStart w:id="644" w:name="_Toc34144435"/>
      <w:bookmarkStart w:id="645" w:name="_Toc34144436"/>
      <w:bookmarkStart w:id="646" w:name="_Toc34144437"/>
      <w:bookmarkStart w:id="647" w:name="_Toc34144438"/>
      <w:bookmarkStart w:id="648" w:name="_Toc34144439"/>
      <w:bookmarkStart w:id="649" w:name="_Toc34144440"/>
      <w:bookmarkStart w:id="650" w:name="_Toc34144441"/>
      <w:bookmarkStart w:id="651" w:name="_Toc34144442"/>
      <w:bookmarkStart w:id="652" w:name="_Toc34144443"/>
      <w:bookmarkStart w:id="653" w:name="_Toc34144474"/>
      <w:bookmarkStart w:id="654" w:name="_Toc34144475"/>
      <w:bookmarkStart w:id="655" w:name="_Toc34144484"/>
      <w:bookmarkStart w:id="656" w:name="_Toc34144485"/>
      <w:bookmarkStart w:id="657" w:name="_Toc34144537"/>
      <w:bookmarkStart w:id="658" w:name="_Toc34144538"/>
      <w:bookmarkStart w:id="659" w:name="_Toc34144539"/>
      <w:bookmarkStart w:id="660" w:name="_Toc34144540"/>
      <w:bookmarkStart w:id="661" w:name="_Toc34144541"/>
      <w:bookmarkStart w:id="662" w:name="_Toc34144542"/>
      <w:bookmarkStart w:id="663" w:name="_Toc34144543"/>
      <w:bookmarkStart w:id="664" w:name="_Toc34144544"/>
      <w:bookmarkStart w:id="665" w:name="_Toc34144545"/>
      <w:bookmarkStart w:id="666" w:name="_Toc34144546"/>
      <w:bookmarkStart w:id="667" w:name="_Toc34144547"/>
      <w:bookmarkStart w:id="668" w:name="_Toc34144548"/>
      <w:bookmarkStart w:id="669" w:name="_Toc34144549"/>
      <w:bookmarkStart w:id="670" w:name="_Toc34144550"/>
      <w:bookmarkStart w:id="671" w:name="_Toc34144551"/>
      <w:bookmarkStart w:id="672" w:name="_Toc34144552"/>
      <w:bookmarkStart w:id="673" w:name="_Toc34144553"/>
      <w:bookmarkStart w:id="674" w:name="_Toc34144554"/>
      <w:bookmarkStart w:id="675" w:name="_Toc34144555"/>
      <w:bookmarkStart w:id="676" w:name="_Set_Population_Identifiers_1"/>
      <w:bookmarkStart w:id="677" w:name="_Toc31197160"/>
      <w:bookmarkStart w:id="678" w:name="_Toc31197161"/>
      <w:bookmarkStart w:id="679" w:name="_Toc31197162"/>
      <w:bookmarkStart w:id="680" w:name="_Toc31197175"/>
      <w:bookmarkStart w:id="681" w:name="_Toc31197176"/>
      <w:bookmarkStart w:id="682" w:name="_Toc31197192"/>
      <w:bookmarkStart w:id="683" w:name="_Toc31197193"/>
      <w:bookmarkStart w:id="684" w:name="_Toc31197194"/>
      <w:bookmarkStart w:id="685" w:name="_Toc31197195"/>
      <w:bookmarkStart w:id="686" w:name="_Toc31197196"/>
      <w:bookmarkStart w:id="687" w:name="_Set_Population_Identifiers_3"/>
      <w:bookmarkStart w:id="688" w:name="_Toc34144556"/>
      <w:bookmarkStart w:id="689" w:name="_Toc34144557"/>
      <w:bookmarkStart w:id="690" w:name="_Toc34144558"/>
      <w:bookmarkStart w:id="691" w:name="_Toc34144589"/>
      <w:bookmarkStart w:id="692" w:name="_Toc34144590"/>
      <w:bookmarkStart w:id="693" w:name="_Toc34144609"/>
      <w:bookmarkStart w:id="694" w:name="_Toc34144610"/>
      <w:bookmarkStart w:id="695" w:name="_Toc34144611"/>
      <w:bookmarkStart w:id="696" w:name="_Toc34144612"/>
      <w:bookmarkStart w:id="697" w:name="_Toc34144613"/>
      <w:bookmarkStart w:id="698" w:name="_Toc34144614"/>
      <w:bookmarkStart w:id="699" w:name="_Toc34144615"/>
      <w:bookmarkStart w:id="700" w:name="_Toc34144616"/>
      <w:bookmarkStart w:id="701" w:name="_Toc34144617"/>
      <w:bookmarkStart w:id="702" w:name="_Toc34144618"/>
      <w:bookmarkStart w:id="703" w:name="_Toc34144619"/>
      <w:bookmarkStart w:id="704" w:name="_Toc34144620"/>
      <w:bookmarkStart w:id="705" w:name="_Toc34144621"/>
      <w:bookmarkStart w:id="706" w:name="_Toc34144622"/>
      <w:bookmarkStart w:id="707" w:name="_Toc34144623"/>
      <w:bookmarkStart w:id="708" w:name="_HHAdultAge"/>
      <w:bookmarkStart w:id="709" w:name="_Toc34144624"/>
      <w:bookmarkStart w:id="710" w:name="_Toc34144625"/>
      <w:bookmarkStart w:id="711" w:name="_Toc34144647"/>
      <w:bookmarkStart w:id="712" w:name="_Toc34144648"/>
      <w:bookmarkStart w:id="713" w:name="_Toc34144649"/>
      <w:bookmarkStart w:id="714" w:name="_Toc34144650"/>
      <w:bookmarkStart w:id="715" w:name="_Toc34144651"/>
      <w:bookmarkStart w:id="716" w:name="_Toc34144652"/>
      <w:bookmarkStart w:id="717" w:name="_Toc34144653"/>
      <w:bookmarkStart w:id="718" w:name="_Toc34144654"/>
      <w:bookmarkStart w:id="719" w:name="_Toc34144655"/>
      <w:bookmarkStart w:id="720" w:name="_Toc34144656"/>
      <w:bookmarkStart w:id="721" w:name="_Toc34144657"/>
      <w:bookmarkStart w:id="722" w:name="_Toc34144686"/>
      <w:bookmarkStart w:id="723" w:name="_Toc34144687"/>
      <w:bookmarkStart w:id="724" w:name="_Toc34144740"/>
      <w:bookmarkStart w:id="725" w:name="_Toc34144741"/>
      <w:bookmarkStart w:id="726" w:name="_Toc34144742"/>
      <w:bookmarkStart w:id="727" w:name="_Toc34144743"/>
      <w:bookmarkStart w:id="728" w:name="_Toc34144744"/>
      <w:bookmarkStart w:id="729" w:name="_Toc34144745"/>
      <w:bookmarkStart w:id="730" w:name="_Toc34144746"/>
      <w:bookmarkStart w:id="731" w:name="_Toc34144747"/>
      <w:bookmarkStart w:id="732" w:name="_Toc34144799"/>
      <w:bookmarkStart w:id="733" w:name="_Toc34144800"/>
      <w:bookmarkStart w:id="734" w:name="_Toc34144801"/>
      <w:bookmarkStart w:id="735" w:name="_Toc34144802"/>
      <w:bookmarkStart w:id="736" w:name="_Toc34144803"/>
      <w:bookmarkStart w:id="737" w:name="_Toc34144804"/>
      <w:bookmarkStart w:id="738" w:name="_Toc34144805"/>
      <w:bookmarkStart w:id="739" w:name="_Toc34144833"/>
      <w:bookmarkStart w:id="740" w:name="_Toc34144834"/>
      <w:bookmarkStart w:id="741" w:name="_Toc34144835"/>
      <w:bookmarkStart w:id="742" w:name="_Toc34144836"/>
      <w:bookmarkStart w:id="743" w:name="_Toc34144837"/>
      <w:bookmarkStart w:id="744" w:name="_Toc34144838"/>
      <w:bookmarkStart w:id="745" w:name="_Toc34144839"/>
      <w:bookmarkStart w:id="746" w:name="_Toc34144891"/>
      <w:bookmarkStart w:id="747" w:name="_Toc34144892"/>
      <w:bookmarkStart w:id="748" w:name="_Toc34144893"/>
      <w:bookmarkStart w:id="749" w:name="_Toc34144894"/>
      <w:bookmarkStart w:id="750" w:name="_Toc34144895"/>
      <w:bookmarkStart w:id="751" w:name="_Toc34144896"/>
      <w:bookmarkStart w:id="752" w:name="_Toc34144897"/>
      <w:bookmarkStart w:id="753" w:name="_Toc34144949"/>
      <w:bookmarkStart w:id="754" w:name="_Toc34144950"/>
      <w:bookmarkStart w:id="755" w:name="_Toc34144951"/>
      <w:bookmarkStart w:id="756" w:name="_Toc34144952"/>
      <w:bookmarkStart w:id="757" w:name="_Toc34144953"/>
      <w:bookmarkStart w:id="758" w:name="_Toc34144954"/>
      <w:bookmarkStart w:id="759" w:name="_Toc34144955"/>
      <w:bookmarkStart w:id="760" w:name="_Toc34144980"/>
      <w:bookmarkStart w:id="761" w:name="_Toc34144981"/>
      <w:bookmarkStart w:id="762" w:name="_Toc34144982"/>
      <w:bookmarkStart w:id="763" w:name="_Toc34144983"/>
      <w:bookmarkStart w:id="764" w:name="_Toc34144984"/>
      <w:bookmarkStart w:id="765" w:name="_Toc34144985"/>
      <w:bookmarkStart w:id="766" w:name="_Toc34144986"/>
      <w:bookmarkStart w:id="767" w:name="_Toc34145011"/>
      <w:bookmarkStart w:id="768" w:name="_Toc34145012"/>
      <w:bookmarkStart w:id="769" w:name="_Toc34145013"/>
      <w:bookmarkStart w:id="770" w:name="_Toc34145014"/>
      <w:bookmarkStart w:id="771" w:name="_Toc34145015"/>
      <w:bookmarkStart w:id="772" w:name="_Toc34145016"/>
      <w:bookmarkStart w:id="773" w:name="_Toc34145017"/>
      <w:bookmarkStart w:id="774" w:name="_Toc34145069"/>
      <w:bookmarkStart w:id="775" w:name="_Toc34145070"/>
      <w:bookmarkStart w:id="776" w:name="_Toc34145071"/>
      <w:bookmarkStart w:id="777" w:name="_Toc34145072"/>
      <w:bookmarkStart w:id="778" w:name="_Toc34145073"/>
      <w:bookmarkStart w:id="779" w:name="_Toc34145074"/>
      <w:bookmarkStart w:id="780" w:name="_Toc506721205"/>
      <w:bookmarkEnd w:id="344"/>
      <w:bookmarkEnd w:id="345"/>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br w:type="page"/>
      </w:r>
    </w:p>
    <w:p w14:paraId="65BA16A7" w14:textId="21D9A953" w:rsidR="00E158FC" w:rsidRPr="00C52062" w:rsidRDefault="00E158FC" w:rsidP="00E158FC">
      <w:pPr>
        <w:pStyle w:val="Heading1"/>
      </w:pPr>
      <w:bookmarkStart w:id="781" w:name="_HMIS_Business_Logic:_2"/>
      <w:bookmarkStart w:id="782" w:name="_Toc37849778"/>
      <w:bookmarkStart w:id="783" w:name="_Toc38030553"/>
      <w:bookmarkEnd w:id="781"/>
      <w:r w:rsidRPr="00C52062">
        <w:lastRenderedPageBreak/>
        <w:t>HMIS Business Logic</w:t>
      </w:r>
      <w:r>
        <w:t xml:space="preserve">: </w:t>
      </w:r>
      <w:proofErr w:type="spellStart"/>
      <w:r>
        <w:t>LSAHousehold</w:t>
      </w:r>
      <w:bookmarkEnd w:id="782"/>
      <w:bookmarkEnd w:id="783"/>
      <w:proofErr w:type="spellEnd"/>
    </w:p>
    <w:p w14:paraId="4C5B0BA6" w14:textId="7443B573" w:rsidR="00F25CD0" w:rsidRDefault="00F25CD0" w:rsidP="0088191A">
      <w:pPr>
        <w:pStyle w:val="Heading2"/>
      </w:pPr>
      <w:bookmarkStart w:id="784" w:name="_Get_Distinct_Households"/>
      <w:bookmarkStart w:id="785" w:name="_Toc37849779"/>
      <w:bookmarkStart w:id="786" w:name="_Toc38030554"/>
      <w:bookmarkEnd w:id="780"/>
      <w:bookmarkEnd w:id="784"/>
      <w:r w:rsidRPr="00C52062">
        <w:t xml:space="preserve">Get </w:t>
      </w:r>
      <w:r>
        <w:t>Distinct</w:t>
      </w:r>
      <w:r w:rsidRPr="00C52062">
        <w:t xml:space="preserve"> Households for </w:t>
      </w:r>
      <w:proofErr w:type="spellStart"/>
      <w:r w:rsidRPr="00C52062">
        <w:t>LSAHousehold</w:t>
      </w:r>
      <w:bookmarkEnd w:id="785"/>
      <w:bookmarkEnd w:id="786"/>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87" w:name="_Set_Population_Identifiers_2"/>
      <w:bookmarkStart w:id="788" w:name="_Toc37849780"/>
      <w:bookmarkStart w:id="789" w:name="_Toc38030555"/>
      <w:bookmarkEnd w:id="787"/>
      <w:r w:rsidRPr="00F25CD0">
        <w:t xml:space="preserve">Set </w:t>
      </w:r>
      <w:r w:rsidR="002B6231" w:rsidRPr="00F25CD0">
        <w:t>Population Identifiers</w:t>
      </w:r>
      <w:r w:rsidRPr="00EE1280">
        <w:t xml:space="preserve"> for</w:t>
      </w:r>
      <w:r>
        <w:t xml:space="preserve"> </w:t>
      </w:r>
      <w:proofErr w:type="spellStart"/>
      <w:r>
        <w:t>LSAHousehold</w:t>
      </w:r>
      <w:bookmarkEnd w:id="788"/>
      <w:bookmarkEnd w:id="789"/>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0" w:name="_HHAdultAge_1"/>
      <w:bookmarkEnd w:id="790"/>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1"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2" w:name="_Toc37849781"/>
      <w:bookmarkStart w:id="793"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2"/>
      <w:bookmarkEnd w:id="793"/>
      <w:proofErr w:type="spellEnd"/>
      <w:r w:rsidR="002B6231" w:rsidRPr="00C52062">
        <w:t xml:space="preserve"> </w:t>
      </w:r>
      <w:bookmarkEnd w:id="791"/>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94"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95" w:name="_Toc37849782"/>
      <w:bookmarkStart w:id="796"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95"/>
      <w:bookmarkEnd w:id="796"/>
      <w:proofErr w:type="spellEnd"/>
      <w:r>
        <w:t xml:space="preserve"> </w:t>
      </w:r>
      <w:bookmarkEnd w:id="794"/>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97" w:name="_Toc37849783"/>
      <w:bookmarkStart w:id="798" w:name="_Toc38030558"/>
      <w:bookmarkStart w:id="799"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97"/>
      <w:bookmarkEnd w:id="798"/>
      <w:proofErr w:type="spellEnd"/>
      <w:r w:rsidR="002B6231" w:rsidRPr="00C52062">
        <w:t xml:space="preserve"> </w:t>
      </w:r>
      <w:bookmarkEnd w:id="799"/>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00" w:name="_AHAR_CSV_Files"/>
      <w:bookmarkStart w:id="801" w:name="_Toc37849784"/>
      <w:bookmarkStart w:id="802" w:name="_Toc38030559"/>
      <w:bookmarkStart w:id="803" w:name="_Toc499543995"/>
      <w:bookmarkStart w:id="804" w:name="_Toc506721209"/>
      <w:bookmarkStart w:id="805" w:name="_Toc497116480"/>
      <w:bookmarkStart w:id="806" w:name="_Hlk496773519"/>
      <w:bookmarkStart w:id="807" w:name="_Toc506721210"/>
      <w:bookmarkEnd w:id="800"/>
      <w:r>
        <w:t>EST/RRH/</w:t>
      </w:r>
      <w:proofErr w:type="spellStart"/>
      <w:r>
        <w:t>PSHLivingSit</w:t>
      </w:r>
      <w:proofErr w:type="spellEnd"/>
      <w:r>
        <w:t xml:space="preserve"> – </w:t>
      </w:r>
      <w:proofErr w:type="spellStart"/>
      <w:r w:rsidRPr="00C52062">
        <w:t>LSAHousehold</w:t>
      </w:r>
      <w:bookmarkEnd w:id="801"/>
      <w:bookmarkEnd w:id="802"/>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08" w:name="_EST/RRH/PSHDestination–_LSAHousehol"/>
      <w:bookmarkStart w:id="809" w:name="_Toc37849785"/>
      <w:bookmarkStart w:id="810" w:name="_Toc38030560"/>
      <w:bookmarkEnd w:id="808"/>
      <w:r>
        <w:t>EST/RRH/</w:t>
      </w:r>
      <w:proofErr w:type="spellStart"/>
      <w:r>
        <w:t>PSHDestination</w:t>
      </w:r>
      <w:proofErr w:type="spellEnd"/>
      <w:r w:rsidR="006F09FD">
        <w:t xml:space="preserve"> </w:t>
      </w:r>
      <w:r>
        <w:t xml:space="preserve">– </w:t>
      </w:r>
      <w:proofErr w:type="spellStart"/>
      <w:r w:rsidRPr="00C52062">
        <w:t>LSAHousehold</w:t>
      </w:r>
      <w:bookmarkEnd w:id="809"/>
      <w:bookmarkEnd w:id="810"/>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11" w:name="_Toc37849786"/>
    </w:p>
    <w:p w14:paraId="62F91D64" w14:textId="77777777" w:rsidR="0019166A" w:rsidRDefault="0019166A" w:rsidP="0088191A">
      <w:pPr>
        <w:pStyle w:val="Heading2"/>
      </w:pPr>
      <w:bookmarkStart w:id="812" w:name="_Toc38030561"/>
      <w:r w:rsidRPr="00EE1280">
        <w:t>EST/RRH/PSH</w:t>
      </w:r>
      <w:r>
        <w:t xml:space="preserve"> Population Identifiers</w:t>
      </w:r>
      <w:bookmarkEnd w:id="811"/>
      <w:bookmarkEnd w:id="812"/>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123DAA5" w:rsidR="0019166A" w:rsidRDefault="00FC4D89" w:rsidP="0019166A">
      <w:ins w:id="813" w:author="Molly McEvilley" w:date="2020-07-09T09:04:00Z">
        <w:r>
          <w:t xml:space="preserve">For records in </w:t>
        </w:r>
        <w:r w:rsidR="00507DE1">
          <w:t>tlsa_Hou</w:t>
        </w:r>
      </w:ins>
      <w:ins w:id="814" w:author="Molly McEvilley" w:date="2020-07-09T09:05:00Z">
        <w:r w:rsidR="00507DE1">
          <w:t xml:space="preserve">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 xml:space="preserve">to 1 </w:t>
        </w:r>
      </w:ins>
      <w:del w:id="815" w:author="Molly McEvilley" w:date="2020-07-09T09:05:00Z">
        <w:r w:rsidR="0019166A" w:rsidDel="00507DE1">
          <w:delText>I</w:delText>
        </w:r>
      </w:del>
      <w:ins w:id="816" w:author="Molly McEvilley" w:date="2020-07-09T09:05:00Z">
        <w:r w:rsidR="00507DE1">
          <w:t>i</w:t>
        </w:r>
      </w:ins>
      <w:r w:rsidR="0019166A">
        <w:t xml:space="preserve">f there is any </w:t>
      </w:r>
      <w:r w:rsidR="00D81910">
        <w:t xml:space="preserve">active </w:t>
      </w:r>
      <w:r w:rsidR="00D81910" w:rsidRPr="0064623F">
        <w:rPr>
          <w:b/>
          <w:bCs/>
        </w:rPr>
        <w:t>HouseholdID</w:t>
      </w:r>
      <w:r w:rsidR="00D81910">
        <w:t xml:space="preserve"> </w:t>
      </w:r>
      <w:ins w:id="817" w:author="Molly McEvilley" w:date="2020-07-09T09:06:00Z">
        <w:r w:rsidR="00102496">
          <w:t xml:space="preserve">in </w:t>
        </w:r>
        <w:proofErr w:type="spellStart"/>
        <w:r w:rsidR="00102496">
          <w:t>tlsa_HHID</w:t>
        </w:r>
        <w:proofErr w:type="spellEnd"/>
        <w:r w:rsidR="00102496">
          <w:t xml:space="preserve"> </w:t>
        </w:r>
      </w:ins>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del w:id="818" w:author="Molly McEvilley" w:date="2020-07-09T09:00:00Z">
        <w:r w:rsidR="0019166A" w:rsidRPr="002C297C" w:rsidDel="00932E16">
          <w:rPr>
            <w:b/>
            <w:bCs/>
          </w:rPr>
          <w:delText>HHType</w:delText>
        </w:r>
        <w:r w:rsidR="0019166A" w:rsidDel="00932E16">
          <w:delText xml:space="preserve"> </w:delText>
        </w:r>
      </w:del>
      <w:ins w:id="819" w:author="Molly McEvilley" w:date="2020-07-09T09:00:00Z">
        <w:r w:rsidR="00932E16">
          <w:rPr>
            <w:b/>
            <w:bCs/>
          </w:rPr>
          <w:t>2</w:t>
        </w:r>
        <w:r w:rsidR="00932E16">
          <w:t xml:space="preserve"> </w:t>
        </w:r>
      </w:ins>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ins w:id="820" w:author="Molly McEvilley" w:date="2020-07-09T09:06:00Z">
        <w:r w:rsidR="00102496">
          <w:t>.  For all other records</w:t>
        </w:r>
      </w:ins>
      <w:r w:rsidR="0019166A">
        <w:t xml:space="preserve">, </w:t>
      </w:r>
      <w:del w:id="821" w:author="Molly McEvilley" w:date="2020-07-09T09:07:00Z">
        <w:r w:rsidR="0019166A" w:rsidDel="00745E36">
          <w:delText>set the value for</w:delText>
        </w:r>
      </w:del>
      <w:del w:id="822" w:author="Molly McEvilley" w:date="2020-07-09T09:05:00Z">
        <w:r w:rsidR="0019166A" w:rsidDel="00507DE1">
          <w:delText xml:space="preserve"> </w:delText>
        </w:r>
        <w:r w:rsidR="0019166A" w:rsidRPr="002C297C" w:rsidDel="00507DE1">
          <w:rPr>
            <w:b/>
            <w:bCs/>
          </w:rPr>
          <w:delText>EST/RRH/PSH</w:delText>
        </w:r>
        <w:r w:rsidR="0019166A" w:rsidDel="00507DE1">
          <w:rPr>
            <w:b/>
            <w:bCs/>
          </w:rPr>
          <w:delText>AC3Plus</w:delText>
        </w:r>
        <w:r w:rsidR="0019166A" w:rsidRPr="00AE4D6E" w:rsidDel="00507DE1">
          <w:delText xml:space="preserve"> </w:delText>
        </w:r>
        <w:r w:rsidR="0019166A" w:rsidDel="00507DE1">
          <w:delText>to 1</w:delText>
        </w:r>
      </w:del>
      <w:del w:id="823" w:author="Molly McEvilley" w:date="2020-07-09T09:07:00Z">
        <w:r w:rsidR="004873DC" w:rsidDel="00745E36">
          <w:delText xml:space="preserve">. </w:delText>
        </w:r>
        <w:r w:rsidR="0019166A" w:rsidDel="00745E36">
          <w:delText xml:space="preserve">Otherwise, </w:delText>
        </w:r>
      </w:del>
      <w:r w:rsidR="0019166A">
        <w:t>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24" w:name="_Toc37849787"/>
      <w:bookmarkStart w:id="825" w:name="_Toc38030562"/>
      <w:r w:rsidRPr="00EE1280">
        <w:t>System Engagement</w:t>
      </w:r>
      <w:r w:rsidRPr="00C52062">
        <w:t xml:space="preserve"> Status and Return Time</w:t>
      </w:r>
      <w:bookmarkEnd w:id="824"/>
      <w:bookmarkEnd w:id="82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03"/>
    <w:bookmarkEnd w:id="804"/>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4934033F" w:rsidR="00117196" w:rsidDel="00F334CF" w:rsidRDefault="006B43EF" w:rsidP="00117196">
      <w:pPr>
        <w:rPr>
          <w:del w:id="826" w:author="Molly McEvilley" w:date="2020-07-09T10:18:00Z"/>
          <w:bCs/>
        </w:rPr>
      </w:pPr>
      <w:del w:id="827" w:author="Molly McEvilley" w:date="2020-07-09T10:18:00Z">
        <w:r w:rsidDel="00F334CF">
          <w:rPr>
            <w:bCs/>
          </w:rPr>
          <w:delText xml:space="preserve">If </w:delText>
        </w:r>
        <w:r w:rsidRPr="008F2C7B" w:rsidDel="00F334CF">
          <w:rPr>
            <w:b/>
          </w:rPr>
          <w:delText>FirstEntry</w:delText>
        </w:r>
        <w:r w:rsidR="00CB24E1" w:rsidDel="00F334CF">
          <w:rPr>
            <w:bCs/>
          </w:rPr>
          <w:delText xml:space="preserve"> &lt; </w:delText>
        </w:r>
        <w:r w:rsidR="00155278" w:rsidRPr="00155278" w:rsidDel="00F334CF">
          <w:rPr>
            <w:bCs/>
            <w:u w:val="single"/>
          </w:rPr>
          <w:delText>ReportStart</w:delText>
        </w:r>
        <w:r w:rsidR="00D44BDE" w:rsidRPr="008F2C7B" w:rsidDel="00F334CF">
          <w:rPr>
            <w:bCs/>
          </w:rPr>
          <w:delText xml:space="preserve">, </w:delText>
        </w:r>
        <w:r w:rsidR="004450D2" w:rsidRPr="008F2C7B" w:rsidDel="00F334CF">
          <w:rPr>
            <w:b/>
            <w:bCs/>
          </w:rPr>
          <w:delText>Stat</w:delText>
        </w:r>
        <w:r w:rsidR="004450D2" w:rsidRPr="008F2C7B" w:rsidDel="00F334CF">
          <w:rPr>
            <w:bCs/>
          </w:rPr>
          <w:delText xml:space="preserve"> </w:delText>
        </w:r>
        <w:r w:rsidR="007A1769" w:rsidDel="00F334CF">
          <w:rPr>
            <w:bCs/>
          </w:rPr>
          <w:delText>= 5</w:delText>
        </w:r>
        <w:r w:rsidR="004450D2" w:rsidRPr="008F2C7B" w:rsidDel="00F334CF">
          <w:rPr>
            <w:bCs/>
          </w:rPr>
          <w:delText xml:space="preserve"> </w:delText>
        </w:r>
        <w:r w:rsidR="004E16BF" w:rsidRPr="008F2C7B" w:rsidDel="00F334CF">
          <w:rPr>
            <w:bCs/>
          </w:rPr>
          <w:delText>–</w:delText>
        </w:r>
        <w:r w:rsidR="004450D2" w:rsidRPr="008F2C7B" w:rsidDel="00F334CF">
          <w:rPr>
            <w:bCs/>
          </w:rPr>
          <w:delText xml:space="preserve"> </w:delText>
        </w:r>
        <w:r w:rsidR="004E16BF" w:rsidRPr="008F2C7B" w:rsidDel="00F334CF">
          <w:rPr>
            <w:bCs/>
          </w:rPr>
          <w:delText xml:space="preserve">the </w:delText>
        </w:r>
        <w:r w:rsidR="00693BA5" w:rsidRPr="008F2C7B" w:rsidDel="00F334CF">
          <w:rPr>
            <w:bCs/>
          </w:rPr>
          <w:delText>active enrollment is part of a period of continuous engagement with the</w:delText>
        </w:r>
        <w:r w:rsidR="00693BA5" w:rsidDel="00F334CF">
          <w:rPr>
            <w:bCs/>
            <w:u w:val="single"/>
          </w:rPr>
          <w:delText xml:space="preserve"> </w:delText>
        </w:r>
        <w:r w:rsidR="000A14DA" w:rsidDel="00F334CF">
          <w:rPr>
            <w:bCs/>
          </w:rPr>
          <w:delText xml:space="preserve">continuum </w:delText>
        </w:r>
        <w:r w:rsidR="00693BA5" w:rsidDel="00F334CF">
          <w:rPr>
            <w:bCs/>
          </w:rPr>
          <w:delText xml:space="preserve">that began </w:delText>
        </w:r>
        <w:r w:rsidR="000A14DA" w:rsidDel="00F334CF">
          <w:rPr>
            <w:bCs/>
          </w:rPr>
          <w:delText xml:space="preserve">prior </w:delText>
        </w:r>
        <w:r w:rsidR="00693BA5" w:rsidDel="00F334CF">
          <w:rPr>
            <w:bCs/>
          </w:rPr>
          <w:delText xml:space="preserve">to </w:delText>
        </w:r>
        <w:r w:rsidR="00281586" w:rsidDel="00F334CF">
          <w:rPr>
            <w:bCs/>
          </w:rPr>
          <w:delText>the report period</w:delText>
        </w:r>
        <w:r w:rsidR="00B13593" w:rsidDel="00F334CF">
          <w:rPr>
            <w:bCs/>
          </w:rPr>
          <w:delText>.</w:delText>
        </w:r>
      </w:del>
    </w:p>
    <w:p w14:paraId="017853CF" w14:textId="2FF1300A" w:rsidR="007A1769" w:rsidDel="00F334CF" w:rsidRDefault="007F5EBC" w:rsidP="00117196">
      <w:pPr>
        <w:rPr>
          <w:del w:id="828" w:author="Molly McEvilley" w:date="2020-07-09T10:18:00Z"/>
          <w:bCs/>
        </w:rPr>
      </w:pPr>
      <w:del w:id="829" w:author="Molly McEvilley" w:date="2020-07-09T10:18:00Z">
        <w:r w:rsidDel="00F334CF">
          <w:rPr>
            <w:bCs/>
          </w:rPr>
          <w:delText xml:space="preserve">If </w:delText>
        </w:r>
        <w:r w:rsidRPr="002F0D32" w:rsidDel="00F334CF">
          <w:rPr>
            <w:b/>
          </w:rPr>
          <w:delText>FirstEntry</w:delText>
        </w:r>
        <w:r w:rsidDel="00F334CF">
          <w:rPr>
            <w:bCs/>
          </w:rPr>
          <w:delText xml:space="preserve"> &gt;= </w:delText>
        </w:r>
        <w:r w:rsidRPr="00155278" w:rsidDel="00F334CF">
          <w:rPr>
            <w:bCs/>
            <w:u w:val="single"/>
          </w:rPr>
          <w:delText>ReportStart</w:delText>
        </w:r>
        <w:r w:rsidRPr="002F0D32" w:rsidDel="00F334CF">
          <w:rPr>
            <w:bCs/>
          </w:rPr>
          <w:delText>,</w:delText>
        </w:r>
        <w:r w:rsidR="003E0E3B" w:rsidDel="00F334CF">
          <w:rPr>
            <w:bCs/>
          </w:rPr>
          <w:delText xml:space="preserve"> </w:delText>
        </w:r>
        <w:r w:rsidR="006D748B" w:rsidDel="00F334CF">
          <w:rPr>
            <w:bCs/>
          </w:rPr>
          <w:delText xml:space="preserve">it is necessary to look for inactive enrollments </w:delText>
        </w:r>
        <w:r w:rsidR="00CE3419" w:rsidDel="00F334CF">
          <w:rPr>
            <w:bCs/>
          </w:rPr>
          <w:delText xml:space="preserve">for the household </w:delText>
        </w:r>
        <w:r w:rsidR="00057316" w:rsidDel="00F334CF">
          <w:rPr>
            <w:bCs/>
          </w:rPr>
          <w:delText xml:space="preserve">in </w:delText>
        </w:r>
        <w:r w:rsidR="0066609C" w:rsidDel="00F334CF">
          <w:rPr>
            <w:bCs/>
          </w:rPr>
          <w:delText>the two years prior</w:delText>
        </w:r>
        <w:r w:rsidR="001806AD" w:rsidDel="00F334CF">
          <w:rPr>
            <w:bCs/>
          </w:rPr>
          <w:delText xml:space="preserve"> to determine status</w:delText>
        </w:r>
        <w:r w:rsidR="004873DC" w:rsidDel="00F334CF">
          <w:rPr>
            <w:bCs/>
          </w:rPr>
          <w:delText xml:space="preserve">. </w:delText>
        </w:r>
      </w:del>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ins w:id="830" w:author="Molly McEvilley" w:date="2020-07-09T10:19:00Z"/>
          <w:bCs/>
        </w:rPr>
      </w:pPr>
      <w:ins w:id="831" w:author="Molly McEvilley" w:date="2020-07-09T10:19:00Z">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w:t>
        </w:r>
        <w:commentRangeStart w:id="832"/>
        <w:commentRangeStart w:id="833"/>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commentRangeEnd w:id="832"/>
        <w:r>
          <w:rPr>
            <w:rStyle w:val="CommentReference"/>
          </w:rPr>
          <w:commentReference w:id="832"/>
        </w:r>
      </w:ins>
      <w:commentRangeEnd w:id="833"/>
      <w:ins w:id="834" w:author="Molly McEvilley" w:date="2020-07-09T10:20:00Z">
        <w:r w:rsidR="00DB45F6">
          <w:rPr>
            <w:rStyle w:val="CommentReference"/>
          </w:rPr>
          <w:commentReference w:id="833"/>
        </w:r>
      </w:ins>
    </w:p>
    <w:p w14:paraId="131832A0" w14:textId="77777777" w:rsidR="00F334CF" w:rsidRDefault="00F334CF" w:rsidP="00F334CF">
      <w:pPr>
        <w:rPr>
          <w:ins w:id="835" w:author="Molly McEvilley" w:date="2020-07-09T10:19:00Z"/>
          <w:bCs/>
        </w:rPr>
      </w:pPr>
      <w:ins w:id="836" w:author="Molly McEvilley" w:date="2020-07-09T10:19:00Z">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ins>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837"/>
            <w:del w:id="838" w:author="Molly McEvilley" w:date="2020-07-02T11:42:00Z">
              <w:r w:rsidR="00854868" w:rsidDel="005B0C2C">
                <w:delText xml:space="preserve">30 </w:delText>
              </w:r>
            </w:del>
            <w:ins w:id="839" w:author="Molly McEvilley" w:date="2020-07-02T11:42:00Z">
              <w:r w:rsidR="005B0C2C">
                <w:t xml:space="preserve">15 </w:t>
              </w:r>
            </w:ins>
            <w:r w:rsidR="00854868">
              <w:t>and 730</w:t>
            </w:r>
            <w:commentRangeEnd w:id="837"/>
            <w:r w:rsidR="005B0C2C">
              <w:rPr>
                <w:rStyle w:val="CommentReference"/>
                <w:rFonts w:eastAsiaTheme="minorHAnsi"/>
              </w:rPr>
              <w:commentReference w:id="837"/>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840" w:author="Molly McEvilley" w:date="2020-07-02T11:42:00Z">
              <w:r w:rsidDel="005B0C2C">
                <w:delText xml:space="preserve">30 </w:delText>
              </w:r>
            </w:del>
            <w:ins w:id="841" w:author="Molly McEvilley" w:date="2020-07-02T11:42:00Z">
              <w:r w:rsidR="005B0C2C">
                <w:t xml:space="preserve">15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842" w:author="Molly McEvilley" w:date="2020-07-02T11:42:00Z">
              <w:r w:rsidDel="005B0C2C">
                <w:delText xml:space="preserve">30 </w:delText>
              </w:r>
            </w:del>
            <w:ins w:id="843" w:author="Molly McEvilley" w:date="2020-07-02T11:42:00Z">
              <w:r w:rsidR="005B0C2C">
                <w:t xml:space="preserve">15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05"/>
      <w:bookmarkEnd w:id="806"/>
    </w:tbl>
    <w:p w14:paraId="0E1486B3" w14:textId="77777777" w:rsidR="00300425" w:rsidRDefault="00300425" w:rsidP="008F2C7B"/>
    <w:p w14:paraId="54D9E0C2" w14:textId="71BC3D12" w:rsidR="00466A69" w:rsidRDefault="00466A69" w:rsidP="0088191A">
      <w:pPr>
        <w:pStyle w:val="Heading2"/>
      </w:pPr>
      <w:bookmarkStart w:id="844" w:name="_Dates_Housed_in"/>
      <w:bookmarkStart w:id="845" w:name="_Toc37849788"/>
      <w:bookmarkStart w:id="846" w:name="_Toc38030563"/>
      <w:bookmarkEnd w:id="844"/>
      <w:proofErr w:type="spellStart"/>
      <w:r w:rsidRPr="00EE1280">
        <w:t>RRHPreMoveInDays</w:t>
      </w:r>
      <w:proofErr w:type="spellEnd"/>
      <w:r w:rsidRPr="00EE1280">
        <w:t xml:space="preserve"> </w:t>
      </w:r>
      <w:r w:rsidR="007E42C3">
        <w:t>–</w:t>
      </w:r>
      <w:r>
        <w:t xml:space="preserve"> </w:t>
      </w:r>
      <w:proofErr w:type="spellStart"/>
      <w:r>
        <w:t>LSAHousehold</w:t>
      </w:r>
      <w:bookmarkEnd w:id="845"/>
      <w:bookmarkEnd w:id="84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47" w:name="_Dates_Housed_in_1"/>
      <w:bookmarkStart w:id="848" w:name="_Toc37849789"/>
      <w:bookmarkStart w:id="849" w:name="_Toc38030564"/>
      <w:bookmarkEnd w:id="847"/>
      <w:r>
        <w:t>Dates Housed in PSH or RRH (</w:t>
      </w:r>
      <w:proofErr w:type="spellStart"/>
      <w:r>
        <w:t>sys_Time</w:t>
      </w:r>
      <w:proofErr w:type="spellEnd"/>
      <w:r>
        <w:t>)</w:t>
      </w:r>
      <w:bookmarkEnd w:id="848"/>
      <w:bookmarkEnd w:id="84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850" w:name="_Toc37849790"/>
      <w:bookmarkStart w:id="851" w:name="_Toc38030565"/>
      <w:r>
        <w:lastRenderedPageBreak/>
        <w:t>Get Last Inactive Date</w:t>
      </w:r>
      <w:bookmarkEnd w:id="850"/>
      <w:bookmarkEnd w:id="85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rPr>
          <w:ins w:id="852" w:author="Molly McEvilley" w:date="2020-07-09T08:38:00Z"/>
        </w:r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commentRangeStart w:id="853"/>
      <w:ins w:id="854" w:author="Molly McEvilley" w:date="2020-07-09T08:38:00Z">
        <w:r w:rsidRPr="00FA1DE4">
          <w:t xml:space="preserve">Note </w:t>
        </w:r>
      </w:ins>
      <w:commentRangeEnd w:id="853"/>
      <w:ins w:id="855" w:author="Molly McEvilley" w:date="2020-07-09T08:43:00Z">
        <w:r w:rsidR="005A38F9">
          <w:rPr>
            <w:rStyle w:val="CommentReference"/>
            <w:rFonts w:eastAsiaTheme="minorHAnsi" w:cstheme="minorBidi"/>
          </w:rPr>
          <w:commentReference w:id="853"/>
        </w:r>
      </w:ins>
      <w:ins w:id="856" w:author="Molly McEvilley" w:date="2020-07-09T08:38:00Z">
        <w:r w:rsidRPr="00FA1DE4">
          <w:t xml:space="preserve">that a </w:t>
        </w:r>
        <w:proofErr w:type="spellStart"/>
        <w:r w:rsidRPr="00FA1DE4">
          <w:rPr>
            <w:i/>
            <w:iCs/>
          </w:rPr>
          <w:t>Be</w:t>
        </w:r>
      </w:ins>
      <w:ins w:id="857" w:author="Molly McEvilley" w:date="2020-07-09T08:39:00Z">
        <w:r w:rsidRPr="00FA1DE4">
          <w:rPr>
            <w:i/>
            <w:iCs/>
          </w:rPr>
          <w:t>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ins>
      <w:ins w:id="858" w:author="Molly McEvilley" w:date="2020-07-09T08:40:00Z">
        <w:r w:rsidR="00F2045D">
          <w:t xml:space="preserve"> – </w:t>
        </w:r>
        <w:proofErr w:type="gramStart"/>
        <w:r w:rsidR="00F2045D">
          <w:t>in order to</w:t>
        </w:r>
        <w:proofErr w:type="gramEnd"/>
        <w:r w:rsidR="00F2045D">
          <w:t xml:space="preserve"> be relevant</w:t>
        </w:r>
        <w:r w:rsidR="00FA1DE4">
          <w:t>.</w:t>
        </w:r>
      </w:ins>
      <w:ins w:id="859" w:author="Molly McEvilley" w:date="2020-07-09T08:42:00Z">
        <w:r w:rsidR="005A5687">
          <w:t xml:space="preserve">  In systems that allow the creation of invalid bed night data, </w:t>
        </w:r>
        <w:r w:rsidR="005A38F9">
          <w:t>report code must e</w:t>
        </w:r>
      </w:ins>
      <w:ins w:id="860" w:author="Molly McEvilley" w:date="2020-07-09T08:43:00Z">
        <w:r w:rsidR="005A38F9">
          <w:t>xclude those records.</w:t>
        </w:r>
      </w:ins>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61" w:name="_Toc37849791"/>
      <w:bookmarkStart w:id="862" w:name="_Toc38030566"/>
      <w:r>
        <w:t>Get Dates of Other System Use (</w:t>
      </w:r>
      <w:proofErr w:type="spellStart"/>
      <w:r>
        <w:t>sys_Time</w:t>
      </w:r>
      <w:proofErr w:type="spellEnd"/>
      <w:r>
        <w:t>)</w:t>
      </w:r>
      <w:bookmarkEnd w:id="861"/>
      <w:bookmarkEnd w:id="86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863" w:name="_Toc37849792"/>
      <w:bookmarkStart w:id="864" w:name="_Toc38030567"/>
      <w:r>
        <w:t>Get Other Dates Homeless from 3.917A/B Living Situation</w:t>
      </w:r>
      <w:bookmarkEnd w:id="863"/>
      <w:bookmarkEnd w:id="86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6970C5">
      <w:pPr>
        <w:pStyle w:val="ListParagraph"/>
        <w:numPr>
          <w:ilvl w:val="6"/>
          <w:numId w:val="74"/>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65" w:name="_Toc37849793"/>
      <w:bookmarkStart w:id="866" w:name="_Toc38030568"/>
      <w:r>
        <w:lastRenderedPageBreak/>
        <w:t xml:space="preserve">Set System Use Days for </w:t>
      </w:r>
      <w:proofErr w:type="spellStart"/>
      <w:r>
        <w:t>LSAHousehold</w:t>
      </w:r>
      <w:bookmarkEnd w:id="865"/>
      <w:bookmarkEnd w:id="866"/>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867" w:name="_Toc29188247"/>
      <w:bookmarkStart w:id="868" w:name="_Toc31197261"/>
      <w:bookmarkStart w:id="869" w:name="_Toc29188248"/>
      <w:bookmarkStart w:id="870" w:name="_Toc31197262"/>
      <w:bookmarkStart w:id="871" w:name="_Toc29188249"/>
      <w:bookmarkStart w:id="872" w:name="_Toc31197263"/>
      <w:bookmarkStart w:id="873" w:name="_Toc29188250"/>
      <w:bookmarkStart w:id="874" w:name="_Toc31197264"/>
      <w:bookmarkStart w:id="875" w:name="_Get_Enrollments_Relevant_1"/>
      <w:bookmarkStart w:id="876" w:name="_Toc34145101"/>
      <w:bookmarkStart w:id="877" w:name="_Toc34145102"/>
      <w:bookmarkStart w:id="878" w:name="_Toc34145103"/>
      <w:bookmarkStart w:id="879" w:name="_Toc34145154"/>
      <w:bookmarkStart w:id="880" w:name="_Toc34145155"/>
      <w:bookmarkStart w:id="881" w:name="_Toc34145182"/>
      <w:bookmarkStart w:id="882" w:name="_Toc34145183"/>
      <w:bookmarkStart w:id="883" w:name="_Toc34145184"/>
      <w:bookmarkStart w:id="884" w:name="_Toc34145185"/>
      <w:bookmarkStart w:id="885" w:name="_Toc34145186"/>
      <w:bookmarkStart w:id="886" w:name="_Toc34145187"/>
      <w:bookmarkStart w:id="887" w:name="_Toc34145188"/>
      <w:bookmarkStart w:id="888" w:name="_Toc34145189"/>
      <w:bookmarkStart w:id="889" w:name="_Toc34145190"/>
      <w:bookmarkStart w:id="890" w:name="_Toc34145191"/>
      <w:bookmarkStart w:id="891" w:name="_Toc34145192"/>
      <w:bookmarkStart w:id="892" w:name="_Toc34145193"/>
      <w:bookmarkStart w:id="893" w:name="_Toc34145194"/>
      <w:bookmarkStart w:id="894" w:name="_Toc34145195"/>
      <w:bookmarkStart w:id="895" w:name="_Toc34145196"/>
      <w:bookmarkStart w:id="896" w:name="_Toc34145197"/>
      <w:bookmarkStart w:id="897" w:name="_Toc34145198"/>
      <w:bookmarkStart w:id="898" w:name="_Toc34145199"/>
      <w:bookmarkStart w:id="899" w:name="_Toc34145200"/>
      <w:bookmarkStart w:id="900" w:name="_Toc34145201"/>
      <w:bookmarkStart w:id="901" w:name="_Toc34145202"/>
      <w:bookmarkStart w:id="902" w:name="_Toc34145203"/>
      <w:bookmarkStart w:id="903" w:name="_Toc34145204"/>
      <w:bookmarkStart w:id="904" w:name="_Toc34145205"/>
      <w:bookmarkStart w:id="905" w:name="_Toc34145206"/>
      <w:bookmarkStart w:id="906" w:name="_Toc34145207"/>
      <w:bookmarkStart w:id="907" w:name="_Toc34145208"/>
      <w:bookmarkStart w:id="908" w:name="_Toc34145209"/>
      <w:bookmarkStart w:id="909" w:name="_Toc34145210"/>
      <w:bookmarkStart w:id="910" w:name="_Toc34145211"/>
      <w:bookmarkStart w:id="911" w:name="_Toc34145212"/>
      <w:bookmarkStart w:id="912" w:name="_Toc34145213"/>
      <w:bookmarkStart w:id="913" w:name="_Toc34145214"/>
      <w:bookmarkStart w:id="914" w:name="_Toc34145215"/>
      <w:bookmarkStart w:id="915" w:name="_Toc34145252"/>
      <w:bookmarkStart w:id="916" w:name="_Toc34145253"/>
      <w:bookmarkStart w:id="917" w:name="_Toc34145254"/>
      <w:bookmarkStart w:id="918" w:name="_Toc34145255"/>
      <w:bookmarkStart w:id="919" w:name="_Toc29188252"/>
      <w:bookmarkStart w:id="920" w:name="_Toc31197266"/>
      <w:bookmarkStart w:id="921" w:name="_Get_Last_Inactive"/>
      <w:bookmarkStart w:id="922" w:name="_Toc34145256"/>
      <w:bookmarkStart w:id="923" w:name="_Toc34145257"/>
      <w:bookmarkStart w:id="924" w:name="_Toc34145258"/>
      <w:bookmarkStart w:id="925" w:name="_Toc34145283"/>
      <w:bookmarkStart w:id="926" w:name="_Toc34145288"/>
      <w:bookmarkStart w:id="927" w:name="_Toc34145289"/>
      <w:bookmarkStart w:id="928" w:name="_Toc34145290"/>
      <w:bookmarkStart w:id="929" w:name="_Toc34145291"/>
      <w:bookmarkStart w:id="930" w:name="_Toc34145292"/>
      <w:bookmarkStart w:id="931" w:name="_Toc34145293"/>
      <w:bookmarkStart w:id="932" w:name="_Toc34145294"/>
      <w:bookmarkStart w:id="933" w:name="_Toc525229485"/>
      <w:bookmarkStart w:id="934" w:name="_Toc34145295"/>
      <w:bookmarkStart w:id="935" w:name="_Toc34145296"/>
      <w:bookmarkStart w:id="936" w:name="_Toc34145297"/>
      <w:bookmarkStart w:id="937" w:name="_Toc34145326"/>
      <w:bookmarkStart w:id="938" w:name="_Toc34145327"/>
      <w:bookmarkStart w:id="939" w:name="_Toc34145338"/>
      <w:bookmarkStart w:id="940" w:name="_Toc34145339"/>
      <w:bookmarkStart w:id="941" w:name="_Toc34145340"/>
      <w:bookmarkStart w:id="942" w:name="_Toc34145341"/>
      <w:bookmarkStart w:id="943" w:name="_Toc34145342"/>
      <w:bookmarkStart w:id="944" w:name="_Toc34145343"/>
      <w:bookmarkStart w:id="945" w:name="_Toc34145344"/>
      <w:bookmarkStart w:id="946" w:name="_Toc34145360"/>
      <w:bookmarkStart w:id="947" w:name="_Toc34145386"/>
      <w:bookmarkStart w:id="948" w:name="_Toc34145387"/>
      <w:bookmarkStart w:id="949" w:name="_Toc34145388"/>
      <w:bookmarkStart w:id="950" w:name="_Toc34145423"/>
      <w:bookmarkStart w:id="951" w:name="_Toc34145424"/>
      <w:bookmarkStart w:id="952" w:name="_Toc34145435"/>
      <w:bookmarkStart w:id="953" w:name="_Toc34145436"/>
      <w:bookmarkStart w:id="954" w:name="_Toc34145437"/>
      <w:bookmarkStart w:id="955" w:name="_Toc34145438"/>
      <w:bookmarkStart w:id="956" w:name="_Toc34145439"/>
      <w:bookmarkStart w:id="957" w:name="_Toc34145440"/>
      <w:bookmarkStart w:id="958" w:name="_Toc34145441"/>
      <w:bookmarkStart w:id="959" w:name="_Toc34145442"/>
      <w:bookmarkStart w:id="960" w:name="_Toc34145443"/>
      <w:bookmarkStart w:id="961" w:name="_Toc34145444"/>
      <w:bookmarkStart w:id="962" w:name="_Toc34145445"/>
      <w:bookmarkStart w:id="963" w:name="_Toc34145446"/>
      <w:bookmarkStart w:id="964" w:name="_Toc34145447"/>
      <w:bookmarkStart w:id="965" w:name="_Toc34145448"/>
      <w:bookmarkStart w:id="966" w:name="_Toc34145449"/>
      <w:bookmarkStart w:id="967" w:name="_Toc34145450"/>
      <w:bookmarkStart w:id="968" w:name="_Toc34145451"/>
      <w:bookmarkStart w:id="969" w:name="_Toc34145452"/>
      <w:bookmarkStart w:id="970" w:name="_Toc34145463"/>
      <w:bookmarkStart w:id="971" w:name="_Toc34145464"/>
      <w:bookmarkStart w:id="972" w:name="_Toc34145465"/>
      <w:bookmarkStart w:id="973" w:name="_Toc34145466"/>
      <w:bookmarkStart w:id="974" w:name="_Toc34145489"/>
      <w:bookmarkStart w:id="975" w:name="_Toc34145490"/>
      <w:bookmarkStart w:id="976" w:name="_Toc34145491"/>
      <w:bookmarkStart w:id="977" w:name="_Toc34145492"/>
      <w:bookmarkStart w:id="978" w:name="_Toc34145493"/>
      <w:bookmarkStart w:id="979" w:name="_Toc34145494"/>
      <w:bookmarkStart w:id="980" w:name="_Toc34145495"/>
      <w:bookmarkStart w:id="981" w:name="_Toc34145496"/>
      <w:bookmarkStart w:id="982" w:name="_Toc34145497"/>
      <w:bookmarkStart w:id="983" w:name="_Toc34145498"/>
      <w:bookmarkStart w:id="984" w:name="_Toc34145499"/>
      <w:bookmarkStart w:id="985" w:name="_Toc34145500"/>
      <w:bookmarkStart w:id="986" w:name="_Toc34145501"/>
      <w:bookmarkStart w:id="987" w:name="_Toc34145502"/>
      <w:bookmarkStart w:id="988" w:name="_Toc34145503"/>
      <w:bookmarkStart w:id="989" w:name="_Toc34145504"/>
      <w:bookmarkStart w:id="990" w:name="_Toc34145505"/>
      <w:bookmarkStart w:id="991" w:name="_Toc34145506"/>
      <w:bookmarkStart w:id="992" w:name="_Toc34145507"/>
      <w:bookmarkStart w:id="993" w:name="_Toc34145508"/>
      <w:bookmarkStart w:id="994" w:name="_Toc34145509"/>
      <w:bookmarkStart w:id="995" w:name="_Toc34145510"/>
      <w:bookmarkStart w:id="996" w:name="_Toc34145511"/>
      <w:bookmarkStart w:id="997" w:name="_Toc34145512"/>
      <w:bookmarkStart w:id="998" w:name="_Toc34145513"/>
      <w:bookmarkStart w:id="999" w:name="_Toc34145514"/>
      <w:bookmarkStart w:id="1000" w:name="_Toc34145515"/>
      <w:bookmarkStart w:id="1001" w:name="_Toc34145516"/>
      <w:bookmarkStart w:id="1002" w:name="_Toc34145517"/>
      <w:bookmarkStart w:id="1003" w:name="_Toc34145518"/>
      <w:bookmarkStart w:id="1004" w:name="_Toc34145519"/>
      <w:bookmarkStart w:id="1005" w:name="_Toc525229489"/>
      <w:bookmarkStart w:id="1006" w:name="_Toc525229490"/>
      <w:bookmarkStart w:id="1007" w:name="_Toc525229491"/>
      <w:bookmarkStart w:id="1008" w:name="_Toc525229492"/>
      <w:bookmarkStart w:id="1009" w:name="_Toc525229493"/>
      <w:bookmarkStart w:id="1010" w:name="_Toc525229494"/>
      <w:bookmarkStart w:id="1011" w:name="_Toc525229495"/>
      <w:bookmarkStart w:id="1012" w:name="_Toc525229496"/>
      <w:bookmarkStart w:id="1013" w:name="_Toc525229497"/>
      <w:bookmarkStart w:id="1014" w:name="_Update_ESHStatus_and"/>
      <w:bookmarkStart w:id="1015" w:name="_Update_EST/RRH/PSHStatus"/>
      <w:bookmarkStart w:id="1016" w:name="_Toc37849794"/>
      <w:bookmarkStart w:id="1017" w:name="_Toc38030569"/>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r>
        <w:t>Update EST</w:t>
      </w:r>
      <w:r w:rsidR="000C20AF">
        <w:t>/</w:t>
      </w:r>
      <w:r>
        <w:t>RRH</w:t>
      </w:r>
      <w:r w:rsidR="000C20AF">
        <w:t>/</w:t>
      </w:r>
      <w:proofErr w:type="spellStart"/>
      <w:r w:rsidR="000C20AF">
        <w:t>PSH</w:t>
      </w:r>
      <w:r>
        <w:t>Status</w:t>
      </w:r>
      <w:bookmarkEnd w:id="1016"/>
      <w:bookmarkEnd w:id="101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18" w:name="_Toc37849795"/>
      <w:bookmarkStart w:id="1019" w:name="_Toc38030570"/>
      <w:r w:rsidRPr="0088191A">
        <w:t>Set EST/RRH/PSHAHAR</w:t>
      </w:r>
      <w:bookmarkEnd w:id="1018"/>
      <w:bookmarkEnd w:id="101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20" w:name="_Toc37849796"/>
      <w:bookmarkStart w:id="1021" w:name="_Toc38030571"/>
      <w:r>
        <w:t xml:space="preserve">Set </w:t>
      </w:r>
      <w:proofErr w:type="spellStart"/>
      <w:r>
        <w:t>SystemPath</w:t>
      </w:r>
      <w:proofErr w:type="spellEnd"/>
      <w:r>
        <w:t xml:space="preserve"> for </w:t>
      </w:r>
      <w:proofErr w:type="spellStart"/>
      <w:r>
        <w:t>LSAHousehold</w:t>
      </w:r>
      <w:bookmarkEnd w:id="1020"/>
      <w:bookmarkEnd w:id="1021"/>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22" w:name="_HMIS_Business_Logic:_3"/>
      <w:bookmarkStart w:id="1023" w:name="_Toc37849797"/>
      <w:bookmarkStart w:id="1024" w:name="_Toc38030572"/>
      <w:bookmarkEnd w:id="1022"/>
      <w:proofErr w:type="spellStart"/>
      <w:r>
        <w:t>LSAHousehold</w:t>
      </w:r>
      <w:bookmarkEnd w:id="1023"/>
      <w:bookmarkEnd w:id="1024"/>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25" w:name="_HMIS_Business_Logic:_5"/>
      <w:bookmarkStart w:id="1026" w:name="_Toc37849798"/>
      <w:bookmarkStart w:id="1027" w:name="_Toc38030573"/>
      <w:bookmarkEnd w:id="1025"/>
      <w:r w:rsidRPr="00C52062">
        <w:lastRenderedPageBreak/>
        <w:t>HMIS Business Logic</w:t>
      </w:r>
      <w:r>
        <w:t>:  LSAExit</w:t>
      </w:r>
      <w:bookmarkEnd w:id="1026"/>
      <w:bookmarkEnd w:id="1027"/>
    </w:p>
    <w:p w14:paraId="73967B66" w14:textId="71A17AB4" w:rsidR="007B5290" w:rsidRDefault="007B5290" w:rsidP="007B5290">
      <w:bookmarkStart w:id="1028" w:name="_Toc34145524"/>
      <w:bookmarkStart w:id="1029" w:name="_Toc34145525"/>
      <w:bookmarkStart w:id="1030" w:name="_Toc34145526"/>
      <w:bookmarkStart w:id="1031" w:name="_Toc34145527"/>
      <w:bookmarkEnd w:id="1028"/>
      <w:bookmarkEnd w:id="1029"/>
      <w:bookmarkEnd w:id="1030"/>
      <w:bookmarkEnd w:id="103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32" w:name="_Identify_Qualifying_Exits"/>
      <w:bookmarkStart w:id="1033" w:name="_Toc37849799"/>
      <w:bookmarkStart w:id="1034" w:name="_Toc38030574"/>
      <w:bookmarkEnd w:id="1032"/>
      <w:r>
        <w:t xml:space="preserve">Identify </w:t>
      </w:r>
      <w:r w:rsidR="0031059A">
        <w:t>Qualifying</w:t>
      </w:r>
      <w:r w:rsidR="00D96057">
        <w:t xml:space="preserve"> Exits</w:t>
      </w:r>
      <w:r w:rsidR="002C5DCB">
        <w:t xml:space="preserve"> </w:t>
      </w:r>
      <w:r w:rsidR="00DB35F0">
        <w:t>in Exit Cohort Periods</w:t>
      </w:r>
      <w:bookmarkEnd w:id="1033"/>
      <w:bookmarkEnd w:id="103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747A4407" w:rsidR="00414EE3" w:rsidRPr="001C3F78" w:rsidDel="00720006" w:rsidRDefault="00414EE3" w:rsidP="00046859">
      <w:pPr>
        <w:pStyle w:val="ListParagraph"/>
        <w:numPr>
          <w:ilvl w:val="1"/>
          <w:numId w:val="54"/>
        </w:numPr>
        <w:rPr>
          <w:del w:id="1035" w:author="Molly McEvilley" w:date="2020-07-09T07:40:00Z"/>
        </w:rPr>
      </w:pPr>
      <w:commentRangeStart w:id="1036"/>
      <w:del w:id="1037" w:author="Molly McEvilley" w:date="2020-07-09T07:40:00Z">
        <w:r w:rsidDel="00720006">
          <w:delText>[Other].</w:delText>
        </w:r>
        <w:r w:rsidRPr="00414EE3" w:rsidDel="00720006">
          <w:rPr>
            <w:b/>
            <w:bCs/>
          </w:rPr>
          <w:delText>EntryHHType</w:delText>
        </w:r>
        <w:r w:rsidDel="00720006">
          <w:delText xml:space="preserve"> = qx.</w:delText>
        </w:r>
        <w:r w:rsidRPr="00414EE3" w:rsidDel="00720006">
          <w:rPr>
            <w:b/>
            <w:bCs/>
          </w:rPr>
          <w:delText>ExitHHType</w:delText>
        </w:r>
        <w:r w:rsidDel="00720006">
          <w:delText xml:space="preserve"> or ([Other].</w:delText>
        </w:r>
        <w:r w:rsidRPr="00414EE3" w:rsidDel="00720006">
          <w:rPr>
            <w:b/>
            <w:bCs/>
          </w:rPr>
          <w:delText>CohortPeriod</w:delText>
        </w:r>
        <w:r w:rsidDel="00720006">
          <w:delText xml:space="preserve"> = qx.</w:delText>
        </w:r>
        <w:r w:rsidRPr="00414EE3" w:rsidDel="00720006">
          <w:rPr>
            <w:b/>
            <w:bCs/>
          </w:rPr>
          <w:delText>CohortPeriod</w:delText>
        </w:r>
        <w:r w:rsidDel="00720006">
          <w:delText xml:space="preserve"> and [Other].</w:delText>
        </w:r>
        <w:r w:rsidRPr="00414EE3" w:rsidDel="00720006">
          <w:rPr>
            <w:b/>
            <w:bCs/>
          </w:rPr>
          <w:delText>ExitHHType</w:delText>
        </w:r>
        <w:r w:rsidDel="00720006">
          <w:delText xml:space="preserve"> = qx.</w:delText>
        </w:r>
        <w:r w:rsidRPr="00414EE3" w:rsidDel="00720006">
          <w:rPr>
            <w:b/>
            <w:bCs/>
          </w:rPr>
          <w:delText>ExitHHType</w:delText>
        </w:r>
        <w:r w:rsidDel="00720006">
          <w:rPr>
            <w:b/>
            <w:bCs/>
          </w:rPr>
          <w:delText>)</w:delText>
        </w:r>
        <w:commentRangeEnd w:id="1036"/>
        <w:r w:rsidR="00BF6C22" w:rsidDel="00720006">
          <w:rPr>
            <w:rStyle w:val="CommentReference"/>
            <w:rFonts w:eastAsiaTheme="minorHAnsi" w:cstheme="minorBidi"/>
          </w:rPr>
          <w:commentReference w:id="1036"/>
        </w:r>
      </w:del>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38" w:name="_Toc37973285"/>
      <w:bookmarkStart w:id="1039" w:name="_Toc37973840"/>
      <w:bookmarkStart w:id="1040" w:name="_Toc37974391"/>
      <w:bookmarkStart w:id="1041" w:name="_Toc37974943"/>
      <w:bookmarkStart w:id="1042" w:name="_Toc37973841"/>
      <w:bookmarkStart w:id="1043" w:name="_Toc37974392"/>
      <w:bookmarkStart w:id="1044" w:name="_Toc37974944"/>
      <w:bookmarkStart w:id="1045" w:name="_Toc31197276"/>
      <w:bookmarkStart w:id="1046" w:name="_Toc31197277"/>
      <w:bookmarkStart w:id="1047" w:name="_Toc31197278"/>
      <w:bookmarkStart w:id="1048" w:name="_Toc31197279"/>
      <w:bookmarkStart w:id="1049" w:name="_Toc31197280"/>
      <w:bookmarkStart w:id="1050" w:name="_Toc31197281"/>
      <w:bookmarkStart w:id="1051" w:name="_Toc37973417"/>
      <w:bookmarkStart w:id="1052" w:name="_Toc37973970"/>
      <w:bookmarkStart w:id="1053" w:name="_Toc37974521"/>
      <w:bookmarkStart w:id="1054" w:name="_Toc37975073"/>
      <w:bookmarkStart w:id="1055" w:name="_Toc37849800"/>
      <w:bookmarkStart w:id="1056" w:name="_Toc38030575"/>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r>
        <w:t xml:space="preserve">Select </w:t>
      </w:r>
      <w:r w:rsidR="00BE4030">
        <w:t>Reportable Exits</w:t>
      </w:r>
      <w:bookmarkEnd w:id="1055"/>
      <w:bookmarkEnd w:id="105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57" w:name="_Toc34145531"/>
      <w:bookmarkStart w:id="1058" w:name="_Toc34145532"/>
      <w:bookmarkStart w:id="1059" w:name="_Toc34145533"/>
      <w:bookmarkStart w:id="1060" w:name="_Toc34145534"/>
      <w:bookmarkStart w:id="1061" w:name="_Toc34145555"/>
      <w:bookmarkStart w:id="1062" w:name="_Toc34145628"/>
      <w:bookmarkStart w:id="1063" w:name="_Toc34145629"/>
      <w:bookmarkStart w:id="1064" w:name="_Toc34145630"/>
      <w:bookmarkStart w:id="1065" w:name="_Toc34145631"/>
      <w:bookmarkStart w:id="1066" w:name="_Toc34145632"/>
      <w:bookmarkStart w:id="1067" w:name="_Toc34145633"/>
      <w:bookmarkStart w:id="1068" w:name="_Toc34145674"/>
      <w:bookmarkStart w:id="1069" w:name="_Toc37849801"/>
      <w:bookmarkStart w:id="1070" w:name="_Toc38030576"/>
      <w:bookmarkEnd w:id="1057"/>
      <w:bookmarkEnd w:id="1058"/>
      <w:bookmarkEnd w:id="1059"/>
      <w:bookmarkEnd w:id="1060"/>
      <w:bookmarkEnd w:id="1061"/>
      <w:bookmarkEnd w:id="1062"/>
      <w:bookmarkEnd w:id="1063"/>
      <w:bookmarkEnd w:id="1064"/>
      <w:bookmarkEnd w:id="1065"/>
      <w:bookmarkEnd w:id="1066"/>
      <w:bookmarkEnd w:id="1067"/>
      <w:bookmarkEnd w:id="1068"/>
      <w:r>
        <w:lastRenderedPageBreak/>
        <w:t xml:space="preserve">Set </w:t>
      </w:r>
      <w:proofErr w:type="spellStart"/>
      <w:r w:rsidR="0018056C" w:rsidRPr="00655B0F">
        <w:t>ReturnTime</w:t>
      </w:r>
      <w:proofErr w:type="spellEnd"/>
      <w:r>
        <w:t xml:space="preserve"> for Exit Cohort Households</w:t>
      </w:r>
      <w:bookmarkEnd w:id="1069"/>
      <w:bookmarkEnd w:id="107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ins w:id="1071" w:author="Molly McEvilley" w:date="2020-07-09T10:07:00Z"/>
        </w:trPr>
        <w:tc>
          <w:tcPr>
            <w:tcW w:w="9625" w:type="dxa"/>
            <w:shd w:val="clear" w:color="auto" w:fill="FDE9D9" w:themeFill="accent6" w:themeFillTint="33"/>
          </w:tcPr>
          <w:p w14:paraId="56076B96" w14:textId="115213E9" w:rsidR="008A78FD" w:rsidRPr="00B06FDF" w:rsidRDefault="008A78FD" w:rsidP="00CE5FB2">
            <w:pPr>
              <w:pStyle w:val="NoSpacing"/>
              <w:rPr>
                <w:ins w:id="1072" w:author="Molly McEvilley" w:date="2020-07-09T10:07:00Z"/>
                <w:b/>
                <w:bCs/>
              </w:rPr>
            </w:pPr>
            <w:proofErr w:type="spellStart"/>
            <w:ins w:id="1073" w:author="Molly McEvilley" w:date="2020-07-09T10:07:00Z">
              <w:r>
                <w:rPr>
                  <w:b/>
                  <w:bCs/>
                </w:rPr>
                <w:t>tlsa</w:t>
              </w:r>
              <w:r w:rsidRPr="00323F4A">
                <w:rPr>
                  <w:b/>
                  <w:bCs/>
                </w:rPr>
                <w:t>_</w:t>
              </w:r>
              <w:r w:rsidR="0065728A">
                <w:rPr>
                  <w:b/>
                  <w:bCs/>
                </w:rPr>
                <w:t>Exit</w:t>
              </w:r>
              <w:proofErr w:type="spellEnd"/>
            </w:ins>
          </w:p>
        </w:tc>
      </w:tr>
      <w:tr w:rsidR="008A78FD" w:rsidRPr="00323F4A" w14:paraId="02FB8483" w14:textId="77777777" w:rsidTr="00CE5FB2">
        <w:trPr>
          <w:cantSplit/>
          <w:trHeight w:val="216"/>
          <w:ins w:id="1074" w:author="Molly McEvilley" w:date="2020-07-09T10:07:00Z"/>
        </w:trPr>
        <w:tc>
          <w:tcPr>
            <w:tcW w:w="9625" w:type="dxa"/>
            <w:shd w:val="clear" w:color="auto" w:fill="auto"/>
          </w:tcPr>
          <w:p w14:paraId="0F531FE6" w14:textId="6C665B21" w:rsidR="008A78FD" w:rsidRPr="002F0D32" w:rsidRDefault="008A78FD" w:rsidP="00CE5FB2">
            <w:pPr>
              <w:pStyle w:val="NoSpacing"/>
              <w:rPr>
                <w:ins w:id="1075" w:author="Molly McEvilley" w:date="2020-07-09T10:07:00Z"/>
                <w:bCs/>
              </w:rPr>
            </w:pPr>
            <w:ins w:id="1076" w:author="Molly McEvilley" w:date="2020-07-09T10:07:00Z">
              <w:r>
                <w:rPr>
                  <w:rFonts w:cstheme="minorHAnsi"/>
                  <w:bCs/>
                </w:rPr>
                <w:t>HHTy</w:t>
              </w:r>
              <w:r w:rsidR="0065728A">
                <w:rPr>
                  <w:rFonts w:cstheme="minorHAnsi"/>
                  <w:bCs/>
                </w:rPr>
                <w:t>pe</w:t>
              </w:r>
            </w:ins>
          </w:p>
        </w:tc>
      </w:tr>
      <w:tr w:rsidR="008A78FD" w:rsidRPr="00323F4A" w14:paraId="47F5F05B" w14:textId="77777777" w:rsidTr="00CE5FB2">
        <w:trPr>
          <w:cantSplit/>
          <w:trHeight w:val="216"/>
          <w:ins w:id="1077" w:author="Molly McEvilley" w:date="2020-07-09T10:07:00Z"/>
        </w:trPr>
        <w:tc>
          <w:tcPr>
            <w:tcW w:w="9625" w:type="dxa"/>
            <w:shd w:val="clear" w:color="auto" w:fill="auto"/>
          </w:tcPr>
          <w:p w14:paraId="061753C9" w14:textId="2FD52015" w:rsidR="008A78FD" w:rsidRPr="002F0D32" w:rsidRDefault="0065728A" w:rsidP="00CE5FB2">
            <w:pPr>
              <w:pStyle w:val="NoSpacing"/>
              <w:rPr>
                <w:ins w:id="1078" w:author="Molly McEvilley" w:date="2020-07-09T10:07:00Z"/>
                <w:bCs/>
              </w:rPr>
            </w:pPr>
            <w:ins w:id="1079" w:author="Molly McEvilley" w:date="2020-07-09T10:07:00Z">
              <w:r>
                <w:rPr>
                  <w:rFonts w:cstheme="minorHAnsi"/>
                  <w:bCs/>
                </w:rPr>
                <w:t>Cohort</w:t>
              </w:r>
            </w:ins>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466F7D78"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del w:id="1080" w:author="Molly McEvilley" w:date="2020-07-09T10:05:00Z">
        <w:r w:rsidR="00F824D6" w:rsidDel="008D621F">
          <w:delText>tlsa</w:delText>
        </w:r>
        <w:r w:rsidR="00E364F3" w:rsidDel="008D621F">
          <w:delText>_Exit</w:delText>
        </w:r>
      </w:del>
      <w:ins w:id="1081" w:author="Molly McEvilley" w:date="2020-07-09T10:05:00Z">
        <w:r w:rsidR="008D621F">
          <w:t>qx</w:t>
        </w:r>
      </w:ins>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commentRangeStart w:id="1082"/>
      <w:ins w:id="1083" w:author="Molly McEvilley" w:date="2020-07-09T09:41:00Z">
        <w:r w:rsidR="00082B56">
          <w:t xml:space="preserve">earliest </w:t>
        </w:r>
      </w:ins>
      <w:commentRangeEnd w:id="1082"/>
      <w:ins w:id="1084" w:author="Molly McEvilley" w:date="2020-07-09T09:50:00Z">
        <w:r w:rsidR="008A2E07">
          <w:rPr>
            <w:rStyle w:val="CommentReference"/>
            <w:rFonts w:eastAsiaTheme="minorHAnsi" w:cstheme="minorBidi"/>
          </w:rPr>
          <w:commentReference w:id="1082"/>
        </w:r>
      </w:ins>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085" w:name="_Toc511182504"/>
      <w:bookmarkStart w:id="1086" w:name="_Set_Population_Identifiers"/>
      <w:bookmarkStart w:id="1087" w:name="_Toc37849802"/>
      <w:bookmarkStart w:id="1088" w:name="_Toc38030577"/>
      <w:bookmarkEnd w:id="1085"/>
      <w:bookmarkEnd w:id="1086"/>
      <w:r>
        <w:t>Set Population Identifiers for Exit Cohort Households</w:t>
      </w:r>
      <w:bookmarkEnd w:id="1087"/>
      <w:bookmarkEnd w:id="1088"/>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089" w:name="_Toc37849803"/>
      <w:bookmarkStart w:id="1090"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089"/>
      <w:bookmarkEnd w:id="109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60D843E7" w:rsidR="00C93375" w:rsidRPr="00EB0196" w:rsidRDefault="00C93375" w:rsidP="00EB0196">
            <w:pPr>
              <w:spacing w:before="0" w:after="0"/>
              <w:rPr>
                <w:b/>
                <w:color w:val="000000"/>
              </w:rPr>
            </w:pPr>
            <w:del w:id="1091" w:author="Molly McEvilley" w:date="2020-07-09T10:22:00Z">
              <w:r w:rsidRPr="008F2C7B" w:rsidDel="00D73F02">
                <w:rPr>
                  <w:rFonts w:cstheme="minorHAnsi"/>
                  <w:b/>
                  <w:bCs w:val="0"/>
                </w:rPr>
                <w:delText>ReturnTime</w:delText>
              </w:r>
            </w:del>
            <w:ins w:id="1092" w:author="Molly McEvilley" w:date="2020-07-09T10:22:00Z">
              <w:r w:rsidR="00D73F02">
                <w:rPr>
                  <w:rFonts w:cstheme="minorHAnsi"/>
                  <w:b/>
                  <w:bCs w:val="0"/>
                </w:rPr>
                <w:t>Stat</w:t>
              </w:r>
            </w:ins>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093" w:name="_Set_SystemPath_for"/>
      <w:bookmarkEnd w:id="1093"/>
    </w:p>
    <w:p w14:paraId="041815E9" w14:textId="3310CFE4" w:rsidR="0034252A" w:rsidRPr="00000B20" w:rsidRDefault="0034252A" w:rsidP="0088191A">
      <w:pPr>
        <w:pStyle w:val="Heading2"/>
      </w:pPr>
      <w:bookmarkStart w:id="1094" w:name="_Toc37973422"/>
      <w:bookmarkStart w:id="1095" w:name="_Toc37973975"/>
      <w:bookmarkStart w:id="1096" w:name="_Toc37974526"/>
      <w:bookmarkStart w:id="1097" w:name="_Toc37975078"/>
      <w:bookmarkStart w:id="1098" w:name="_Toc37973500"/>
      <w:bookmarkStart w:id="1099" w:name="_Toc37974053"/>
      <w:bookmarkStart w:id="1100" w:name="_Toc37974604"/>
      <w:bookmarkStart w:id="1101" w:name="_Toc37975156"/>
      <w:bookmarkStart w:id="1102" w:name="_Toc37973564"/>
      <w:bookmarkStart w:id="1103" w:name="_Toc37974117"/>
      <w:bookmarkStart w:id="1104" w:name="_Toc37974668"/>
      <w:bookmarkStart w:id="1105" w:name="_Toc37975157"/>
      <w:bookmarkStart w:id="1106" w:name="_Toc37975196"/>
      <w:bookmarkStart w:id="1107" w:name="_Toc37849805"/>
      <w:bookmarkStart w:id="1108" w:name="_Toc38030579"/>
      <w:bookmarkEnd w:id="807"/>
      <w:bookmarkEnd w:id="1094"/>
      <w:bookmarkEnd w:id="1095"/>
      <w:bookmarkEnd w:id="1096"/>
      <w:bookmarkEnd w:id="1097"/>
      <w:bookmarkEnd w:id="1098"/>
      <w:bookmarkEnd w:id="1099"/>
      <w:bookmarkEnd w:id="1100"/>
      <w:bookmarkEnd w:id="1101"/>
      <w:bookmarkEnd w:id="1102"/>
      <w:bookmarkEnd w:id="1103"/>
      <w:bookmarkEnd w:id="1104"/>
      <w:bookmarkEnd w:id="1105"/>
      <w:bookmarkEnd w:id="1106"/>
      <w:r w:rsidRPr="00000B20">
        <w:t>Last Inactive Date</w:t>
      </w:r>
      <w:r w:rsidR="00343642" w:rsidRPr="00000B20">
        <w:t xml:space="preserve"> for Exit Cohorts</w:t>
      </w:r>
      <w:bookmarkEnd w:id="1107"/>
      <w:bookmarkEnd w:id="110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09" w:name="_Toc37849806"/>
      <w:bookmarkStart w:id="1110" w:name="_Toc38030580"/>
      <w:r w:rsidRPr="00000B20">
        <w:t xml:space="preserve">Set </w:t>
      </w:r>
      <w:proofErr w:type="spellStart"/>
      <w:r w:rsidRPr="00000B20">
        <w:t>SystemPath</w:t>
      </w:r>
      <w:proofErr w:type="spellEnd"/>
      <w:r w:rsidRPr="00000B20">
        <w:t xml:space="preserve"> for LSAExit</w:t>
      </w:r>
      <w:bookmarkEnd w:id="1109"/>
      <w:bookmarkEnd w:id="1110"/>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Pr>
        <w:rPr>
          <w:ins w:id="1111" w:author="Molly McEvilley" w:date="2020-07-09T11:10:00Z"/>
        </w:rPr>
      </w:pPr>
      <w:commentRangeStart w:id="1112"/>
      <w:proofErr w:type="spellStart"/>
      <w:ins w:id="1113" w:author="Molly McEvilley" w:date="2020-07-09T11:09:00Z">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w:t>
        </w:r>
      </w:ins>
      <w:ins w:id="1114" w:author="Molly McEvilley" w:date="2020-07-09T11:10:00Z">
        <w:r w:rsidR="00153DDB">
          <w:t xml:space="preserve">had been </w:t>
        </w:r>
      </w:ins>
      <w:ins w:id="1115" w:author="Molly McEvilley" w:date="2020-07-09T11:09:00Z">
        <w:r w:rsidR="00153DDB">
          <w:t xml:space="preserve">housed in RRH or PSH </w:t>
        </w:r>
      </w:ins>
      <w:ins w:id="1116" w:author="Molly McEvilley" w:date="2020-07-09T11:10:00Z">
        <w:r w:rsidR="00153DDB">
          <w:t xml:space="preserve">for at least 365 days as of </w:t>
        </w:r>
        <w:r w:rsidR="00DA00C7">
          <w:t>the date of the qualifying exit.</w:t>
        </w:r>
      </w:ins>
    </w:p>
    <w:p w14:paraId="048DAFDD" w14:textId="77777777" w:rsidR="00DA00C7" w:rsidRDefault="00DA00C7" w:rsidP="001B0540">
      <w:pPr>
        <w:rPr>
          <w:ins w:id="1117" w:author="Molly McEvilley" w:date="2020-07-09T11:10:00Z"/>
        </w:rPr>
      </w:pPr>
      <w:ins w:id="1118" w:author="Molly McEvilley" w:date="2020-07-09T11:10:00Z">
        <w:r>
          <w:t xml:space="preserve">Set </w:t>
        </w:r>
        <w:proofErr w:type="spellStart"/>
        <w:r w:rsidRPr="00562B4E">
          <w:rPr>
            <w:b/>
            <w:bCs/>
          </w:rPr>
          <w:t>SystemPath</w:t>
        </w:r>
        <w:proofErr w:type="spellEnd"/>
        <w:r>
          <w:t xml:space="preserve"> = -1 for:</w:t>
        </w:r>
      </w:ins>
    </w:p>
    <w:p w14:paraId="66C0C58B" w14:textId="77777777" w:rsidR="008C7D56" w:rsidRPr="00562B4E" w:rsidRDefault="00B13622" w:rsidP="00007AB5">
      <w:pPr>
        <w:pStyle w:val="ListParagraph"/>
        <w:numPr>
          <w:ilvl w:val="0"/>
          <w:numId w:val="76"/>
        </w:numPr>
        <w:rPr>
          <w:ins w:id="1119" w:author="Molly McEvilley" w:date="2020-07-09T11:12:00Z"/>
        </w:rPr>
      </w:pPr>
      <w:del w:id="1120" w:author="Molly McEvilley" w:date="2020-07-09T11:11:00Z">
        <w:r w:rsidDel="00007AB5">
          <w:delText>For a</w:delText>
        </w:r>
      </w:del>
      <w:ins w:id="1121" w:author="Molly McEvilley" w:date="2020-07-09T11:11:00Z">
        <w:r w:rsidR="00007AB5">
          <w:t>A</w:t>
        </w:r>
      </w:ins>
      <w:r>
        <w:t xml:space="preserve">ny record in </w:t>
      </w:r>
      <w:proofErr w:type="spellStart"/>
      <w:r w:rsidR="00F824D6">
        <w:t>tlsa</w:t>
      </w:r>
      <w:r>
        <w:t>_Exit</w:t>
      </w:r>
      <w:proofErr w:type="spellEnd"/>
      <w:r>
        <w:t xml:space="preserve"> where</w:t>
      </w:r>
      <w:ins w:id="1122" w:author="Molly McEvilley" w:date="2020-07-09T11:06:00Z">
        <w:r w:rsidR="0064700A" w:rsidRPr="0064700A">
          <w:t xml:space="preserve"> </w:t>
        </w:r>
        <w:proofErr w:type="spellStart"/>
        <w:r w:rsidR="0064700A" w:rsidRPr="00562B4E">
          <w:rPr>
            <w:b/>
            <w:bCs/>
          </w:rPr>
          <w:t>Exit</w:t>
        </w:r>
      </w:ins>
      <w:ins w:id="1123" w:author="Molly McEvilley" w:date="2020-07-09T11:07:00Z">
        <w:r w:rsidR="0064700A" w:rsidRPr="00562B4E">
          <w:rPr>
            <w:b/>
            <w:bCs/>
          </w:rPr>
          <w:t>From</w:t>
        </w:r>
        <w:proofErr w:type="spellEnd"/>
        <w:r w:rsidR="0064700A">
          <w:t xml:space="preserve"> </w:t>
        </w:r>
        <w:r w:rsidR="006555B1">
          <w:t>= 6 (</w:t>
        </w:r>
      </w:ins>
      <w:ins w:id="1124" w:author="Molly McEvilley" w:date="2020-07-09T11:06:00Z">
        <w:r w:rsidR="0064700A">
          <w:t>PSH after move-in to PH</w:t>
        </w:r>
      </w:ins>
      <w:ins w:id="1125" w:author="Molly McEvilley" w:date="2020-07-09T11:07:00Z">
        <w:r w:rsidR="006555B1">
          <w:t xml:space="preserve">) </w:t>
        </w:r>
        <w:r w:rsidR="00C45A92">
          <w:t>and</w:t>
        </w:r>
      </w:ins>
      <w:ins w:id="1126" w:author="Molly McEvilley" w:date="2020-07-09T11:08:00Z">
        <w:r w:rsidR="00C45A92">
          <w:t xml:space="preserve"> </w:t>
        </w:r>
      </w:ins>
      <w:proofErr w:type="spellStart"/>
      <w:ins w:id="1127" w:author="Molly McEvilley" w:date="2020-07-09T11:12:00Z">
        <w:r w:rsidR="00007AB5">
          <w:t>tlsa_HHID.</w:t>
        </w:r>
      </w:ins>
      <w:ins w:id="1128" w:author="Molly McEvilley" w:date="2020-07-09T11:08:00Z">
        <w:r w:rsidR="00C45A92" w:rsidRPr="00007AB5">
          <w:rPr>
            <w:b/>
            <w:bCs/>
          </w:rPr>
          <w:t>MoveInDate</w:t>
        </w:r>
        <w:proofErr w:type="spellEnd"/>
        <w:r w:rsidR="00C45A92" w:rsidRPr="00007AB5">
          <w:rPr>
            <w:b/>
            <w:bCs/>
          </w:rPr>
          <w:t xml:space="preserve"> </w:t>
        </w:r>
        <w:r w:rsidR="00C45A92">
          <w:t xml:space="preserve">for the </w:t>
        </w:r>
      </w:ins>
      <w:ins w:id="1129" w:author="Molly McEvilley" w:date="2020-07-09T11:11:00Z">
        <w:r w:rsidR="00007AB5">
          <w:t xml:space="preserve">qualifying exit &lt; </w:t>
        </w:r>
        <w:proofErr w:type="spellStart"/>
        <w:r w:rsidR="00007AB5" w:rsidRPr="00562B4E">
          <w:rPr>
            <w:b/>
            <w:bCs/>
          </w:rPr>
          <w:t>CohortStart</w:t>
        </w:r>
      </w:ins>
      <w:proofErr w:type="spellEnd"/>
      <w:ins w:id="1130" w:author="Molly McEvilley" w:date="2020-07-09T11:12:00Z">
        <w:r w:rsidR="008C7D56">
          <w:rPr>
            <w:b/>
            <w:bCs/>
          </w:rPr>
          <w:t>.</w:t>
        </w:r>
      </w:ins>
    </w:p>
    <w:p w14:paraId="4A2E73F5" w14:textId="12CF1765" w:rsidR="00485704" w:rsidRDefault="008C7D56" w:rsidP="00007AB5">
      <w:pPr>
        <w:pStyle w:val="ListParagraph"/>
        <w:numPr>
          <w:ilvl w:val="0"/>
          <w:numId w:val="76"/>
        </w:numPr>
        <w:rPr>
          <w:ins w:id="1131" w:author="Molly McEvilley" w:date="2020-07-09T11:17:00Z"/>
        </w:rPr>
      </w:pPr>
      <w:ins w:id="1132" w:author="Molly McEvilley" w:date="2020-07-09T11:12:00Z">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ins>
      <w:ins w:id="1133" w:author="Molly McEvilley" w:date="2020-07-09T11:13:00Z">
        <w:r w:rsidR="00793BA6" w:rsidRPr="00562B4E">
          <w:t>in (</w:t>
        </w:r>
      </w:ins>
      <w:ins w:id="1134" w:author="Molly McEvilley" w:date="2020-07-09T11:15:00Z">
        <w:r w:rsidR="00672D8B" w:rsidRPr="00562B4E">
          <w:t>5,6) (RRH/PSH after move-in to PH</w:t>
        </w:r>
      </w:ins>
      <w:ins w:id="1135" w:author="Molly McEvilley" w:date="2020-07-09T11:16:00Z">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ins>
      <w:ins w:id="1136" w:author="Molly McEvilley" w:date="2020-07-09T11:17:00Z">
        <w:r w:rsidR="00BC59F5">
          <w:t>qualifying exit date</w:t>
        </w:r>
      </w:ins>
      <w:ins w:id="1137" w:author="Molly McEvilley" w:date="2020-07-09T11:11:00Z">
        <w:r w:rsidR="00007AB5" w:rsidRPr="00BC59F5">
          <w:t>.</w:t>
        </w:r>
      </w:ins>
      <w:r w:rsidR="00B13622">
        <w:t xml:space="preserve"> </w:t>
      </w:r>
      <w:commentRangeEnd w:id="1112"/>
      <w:r w:rsidR="00152F52">
        <w:rPr>
          <w:rStyle w:val="CommentReference"/>
          <w:rFonts w:eastAsiaTheme="minorHAnsi" w:cstheme="minorBidi"/>
        </w:rPr>
        <w:commentReference w:id="1112"/>
      </w:r>
    </w:p>
    <w:p w14:paraId="2F190B8F" w14:textId="5B9DF772" w:rsidR="000E25B6" w:rsidRDefault="00F47FFC" w:rsidP="00485704">
      <w:del w:id="1138" w:author="Molly McEvilley" w:date="2020-07-09T11:18:00Z">
        <w:r w:rsidRPr="00485704" w:rsidDel="00120601">
          <w:rPr>
            <w:b/>
            <w:bCs/>
          </w:rPr>
          <w:delText>SystemPath</w:delText>
        </w:r>
        <w:r w:rsidDel="00120601">
          <w:delText xml:space="preserve"> is </w:delText>
        </w:r>
        <w:r w:rsidR="00143E83" w:rsidRPr="00562B4E" w:rsidDel="00120601">
          <w:delText>NULL</w:delText>
        </w:r>
      </w:del>
      <w:ins w:id="1139" w:author="Molly McEvilley" w:date="2020-07-09T11:18:00Z">
        <w:r w:rsidR="00120601" w:rsidRPr="00562B4E">
          <w:t xml:space="preserve">For all other records in </w:t>
        </w:r>
        <w:proofErr w:type="spellStart"/>
        <w:r w:rsidR="00120601" w:rsidRPr="00562B4E">
          <w:t>tlsa_Exit</w:t>
        </w:r>
      </w:ins>
      <w:proofErr w:type="spellEnd"/>
      <w:r>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1140"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commentRangeStart w:id="1141"/>
      <w:ins w:id="1142" w:author="Molly McEvilley" w:date="2020-07-02T11:52:00Z">
        <w:r>
          <w:rPr>
            <w:b/>
          </w:rPr>
          <w:t xml:space="preserve">EntryDate </w:t>
        </w:r>
        <w:r>
          <w:rPr>
            <w:bCs/>
          </w:rPr>
          <w:t>&lt;</w:t>
        </w:r>
      </w:ins>
      <w:ins w:id="1143" w:author="Molly McEvilley" w:date="2020-07-02T11:53:00Z">
        <w:r>
          <w:rPr>
            <w:bCs/>
          </w:rPr>
          <w:t xml:space="preserve">= </w:t>
        </w:r>
        <w:r w:rsidR="00403D64">
          <w:rPr>
            <w:bCs/>
          </w:rPr>
          <w:t xml:space="preserve">the </w:t>
        </w:r>
        <w:r w:rsidR="00403D64" w:rsidRPr="00562B4E">
          <w:rPr>
            <w:b/>
          </w:rPr>
          <w:t>ExitDate</w:t>
        </w:r>
        <w:r w:rsidR="00403D64">
          <w:rPr>
            <w:bCs/>
          </w:rPr>
          <w:t xml:space="preserve"> for the qualifying exit</w:t>
        </w:r>
        <w:commentRangeEnd w:id="1141"/>
        <w:r w:rsidR="00403D64">
          <w:rPr>
            <w:rStyle w:val="CommentReference"/>
            <w:rFonts w:eastAsiaTheme="minorHAnsi" w:cstheme="minorBidi"/>
          </w:rPr>
          <w:commentReference w:id="1141"/>
        </w:r>
      </w:ins>
      <w:ins w:id="1144" w:author="Molly McEvilley" w:date="2020-07-09T07:22:00Z">
        <w:r w:rsidR="00DD5F28">
          <w:rPr>
            <w:bCs/>
          </w:rPr>
          <w:t>; and</w:t>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lastRenderedPageBreak/>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45" w:name="_LSACalculated_Population_Identifier_1"/>
      <w:bookmarkStart w:id="1146" w:name="_Toc31197328"/>
      <w:bookmarkStart w:id="1147" w:name="_Toc31197329"/>
      <w:bookmarkStart w:id="1148" w:name="_Toc31197330"/>
      <w:bookmarkStart w:id="1149" w:name="_Toc31197331"/>
      <w:bookmarkStart w:id="1150" w:name="_Toc31197332"/>
      <w:bookmarkStart w:id="1151" w:name="_Toc31197333"/>
      <w:bookmarkStart w:id="1152" w:name="_Toc31197334"/>
      <w:bookmarkStart w:id="1153" w:name="_Toc31197335"/>
      <w:bookmarkStart w:id="1154" w:name="_Toc31197336"/>
      <w:bookmarkStart w:id="1155" w:name="_Toc511743960"/>
      <w:bookmarkStart w:id="1156" w:name="_Toc511743961"/>
      <w:bookmarkStart w:id="1157" w:name="_Toc511743962"/>
      <w:bookmarkStart w:id="1158" w:name="_Toc511743983"/>
      <w:bookmarkStart w:id="1159" w:name="_Toc511743984"/>
      <w:bookmarkStart w:id="1160" w:name="_Toc511743985"/>
      <w:bookmarkStart w:id="1161" w:name="_Toc511743986"/>
      <w:bookmarkStart w:id="1162" w:name="_Toc511743987"/>
      <w:bookmarkStart w:id="1163" w:name="_Toc511743988"/>
      <w:bookmarkStart w:id="1164" w:name="_Toc511743989"/>
      <w:bookmarkStart w:id="1165" w:name="_Toc511743990"/>
      <w:bookmarkStart w:id="1166" w:name="_Toc511744006"/>
      <w:bookmarkStart w:id="1167" w:name="_Toc511744007"/>
      <w:bookmarkStart w:id="1168" w:name="_Toc511744008"/>
      <w:bookmarkStart w:id="1169" w:name="_Toc511744009"/>
      <w:bookmarkStart w:id="1170" w:name="_Get_LSACalculated_Population"/>
      <w:bookmarkStart w:id="1171" w:name="_LSACalculated_Population_Identifier"/>
      <w:bookmarkStart w:id="1172" w:name="_Toc31197397"/>
      <w:bookmarkStart w:id="1173" w:name="_Toc31197398"/>
      <w:bookmarkStart w:id="1174" w:name="_Toc31197399"/>
      <w:bookmarkStart w:id="1175" w:name="_Toc31197400"/>
      <w:bookmarkStart w:id="1176" w:name="_Toc31197401"/>
      <w:bookmarkStart w:id="1177" w:name="_Toc31197402"/>
      <w:bookmarkStart w:id="1178" w:name="_Toc31197403"/>
      <w:bookmarkStart w:id="1179" w:name="_Toc31197404"/>
      <w:bookmarkStart w:id="1180" w:name="_Toc31197405"/>
      <w:bookmarkStart w:id="1181" w:name="_Toc511744151"/>
      <w:bookmarkStart w:id="1182" w:name="_Toc511744152"/>
      <w:bookmarkStart w:id="1183" w:name="_Toc511744153"/>
      <w:bookmarkStart w:id="1184" w:name="_Toc511744154"/>
      <w:bookmarkStart w:id="1185" w:name="_Toc511744155"/>
      <w:bookmarkStart w:id="1186" w:name="_Toc511744156"/>
      <w:bookmarkStart w:id="1187" w:name="_Toc511744181"/>
      <w:bookmarkStart w:id="1188" w:name="_Toc511744182"/>
      <w:bookmarkStart w:id="1189" w:name="_Toc511744250"/>
      <w:bookmarkStart w:id="1190" w:name="_Toc511744251"/>
      <w:bookmarkStart w:id="1191" w:name="_Toc511744252"/>
      <w:bookmarkStart w:id="1192" w:name="_Toc31197822"/>
      <w:bookmarkStart w:id="1193" w:name="_Toc31197823"/>
      <w:bookmarkStart w:id="1194" w:name="_Toc31197824"/>
      <w:bookmarkStart w:id="1195" w:name="_Toc31197825"/>
      <w:bookmarkStart w:id="1196" w:name="_Toc31197826"/>
      <w:bookmarkStart w:id="1197" w:name="_Toc31197827"/>
      <w:bookmarkStart w:id="1198" w:name="_Toc31197828"/>
      <w:bookmarkStart w:id="1199" w:name="_Toc31197829"/>
      <w:bookmarkStart w:id="1200" w:name="_Toc31197830"/>
      <w:bookmarkStart w:id="1201" w:name="_Toc511744338"/>
      <w:bookmarkStart w:id="1202" w:name="_Toc31198235"/>
      <w:bookmarkStart w:id="1203" w:name="_Toc37849807"/>
      <w:bookmarkStart w:id="1204" w:name="_Toc38030581"/>
      <w:bookmarkStart w:id="1205" w:name="_Toc506721211"/>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r>
        <w:t>LSAExit</w:t>
      </w:r>
      <w:bookmarkEnd w:id="1203"/>
      <w:bookmarkEnd w:id="120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lastRenderedPageBreak/>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06" w:name="_HMIS_Business_Logic:_6"/>
      <w:bookmarkStart w:id="1207" w:name="_Toc37849808"/>
      <w:bookmarkEnd w:id="120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08" w:name="_Toc38030582"/>
      <w:r w:rsidRPr="00C52062">
        <w:lastRenderedPageBreak/>
        <w:t>HMIS Business Logic</w:t>
      </w:r>
      <w:r>
        <w:t xml:space="preserve">: </w:t>
      </w:r>
      <w:proofErr w:type="spellStart"/>
      <w:r>
        <w:t>LSACalculated</w:t>
      </w:r>
      <w:bookmarkEnd w:id="1207"/>
      <w:bookmarkEnd w:id="1208"/>
      <w:proofErr w:type="spellEnd"/>
    </w:p>
    <w:p w14:paraId="21E1FB90" w14:textId="0FE8C2E2" w:rsidR="002B6231" w:rsidRPr="00C52062" w:rsidRDefault="002B6231" w:rsidP="0088191A">
      <w:pPr>
        <w:pStyle w:val="Heading2"/>
      </w:pPr>
      <w:bookmarkStart w:id="1209" w:name="_Get_Average_Days_3"/>
      <w:bookmarkStart w:id="1210" w:name="_Toc37849809"/>
      <w:bookmarkStart w:id="1211" w:name="_Toc38030583"/>
      <w:bookmarkEnd w:id="1209"/>
      <w:r w:rsidRPr="00C52062">
        <w:t xml:space="preserve">Get Average Days for </w:t>
      </w:r>
      <w:r>
        <w:t>Length of Time Homeless</w:t>
      </w:r>
      <w:bookmarkEnd w:id="1205"/>
      <w:bookmarkEnd w:id="1210"/>
      <w:bookmarkEnd w:id="121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12" w:name="_Toc31198237"/>
      <w:bookmarkStart w:id="1213" w:name="_Toc31198238"/>
      <w:bookmarkEnd w:id="1212"/>
      <w:bookmarkEnd w:id="1213"/>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14" w:name="_Toc37849810"/>
      <w:bookmarkStart w:id="1215" w:name="_Toc38030584"/>
      <w:r w:rsidRPr="00C52062">
        <w:t xml:space="preserve">Get Average Days for </w:t>
      </w:r>
      <w:r>
        <w:t>Length of Time Homeless by System Path</w:t>
      </w:r>
      <w:bookmarkEnd w:id="1214"/>
      <w:bookmarkEnd w:id="121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16" w:name="_Toc31198693"/>
      <w:bookmarkStart w:id="1217" w:name="_Get_Average_Days_1"/>
      <w:bookmarkStart w:id="1218" w:name="_Toc506721212"/>
      <w:bookmarkEnd w:id="1216"/>
      <w:bookmarkEnd w:id="1217"/>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19" w:name="_Toc37849811"/>
      <w:bookmarkStart w:id="1220" w:name="_Toc38030585"/>
      <w:r w:rsidRPr="00C52062">
        <w:t>Get Average Days for Cumulative Length of Time Housed in PSH</w:t>
      </w:r>
      <w:bookmarkEnd w:id="1218"/>
      <w:bookmarkEnd w:id="1219"/>
      <w:bookmarkEnd w:id="122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21" w:name="_Toc34145685"/>
      <w:bookmarkStart w:id="1222" w:name="_Toc34145686"/>
      <w:bookmarkStart w:id="1223" w:name="_Get_Average_Days_2"/>
      <w:bookmarkStart w:id="1224" w:name="_Toc506721213"/>
      <w:bookmarkStart w:id="1225" w:name="_Toc37849812"/>
      <w:bookmarkStart w:id="1226" w:name="_Toc38030586"/>
      <w:bookmarkEnd w:id="1221"/>
      <w:bookmarkEnd w:id="1222"/>
      <w:bookmarkEnd w:id="1223"/>
      <w:r w:rsidRPr="00C52062">
        <w:t>Get Average Days for Length of Time in RRH Projects</w:t>
      </w:r>
      <w:bookmarkEnd w:id="1224"/>
      <w:bookmarkEnd w:id="1225"/>
      <w:bookmarkEnd w:id="122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27"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28" w:name="_Toc34145696"/>
      <w:bookmarkStart w:id="1229" w:name="_Toc34145697"/>
      <w:bookmarkStart w:id="1230" w:name="_Toc506721215"/>
      <w:bookmarkStart w:id="1231" w:name="_Toc37849813"/>
      <w:bookmarkStart w:id="1232" w:name="_Toc38030587"/>
      <w:bookmarkEnd w:id="1227"/>
      <w:bookmarkEnd w:id="1228"/>
      <w:bookmarkEnd w:id="1229"/>
      <w:r w:rsidRPr="00C52062">
        <w:t>Get Average Days to Return/Re-engage by Last Project Type</w:t>
      </w:r>
      <w:bookmarkEnd w:id="1230"/>
      <w:bookmarkEnd w:id="1231"/>
      <w:bookmarkEnd w:id="123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33" w:name="_Get_Average_Days"/>
      <w:bookmarkStart w:id="1234" w:name="_Toc37973614"/>
      <w:bookmarkStart w:id="1235" w:name="_Toc37974167"/>
      <w:bookmarkStart w:id="1236" w:name="_Toc37974718"/>
      <w:bookmarkStart w:id="1237" w:name="_Toc37975206"/>
      <w:bookmarkStart w:id="1238" w:name="_Toc37849814"/>
      <w:bookmarkStart w:id="1239" w:name="_Toc38030588"/>
      <w:bookmarkStart w:id="1240" w:name="_Toc506721216"/>
      <w:bookmarkEnd w:id="1233"/>
      <w:bookmarkEnd w:id="1234"/>
      <w:bookmarkEnd w:id="1235"/>
      <w:bookmarkEnd w:id="1236"/>
      <w:bookmarkEnd w:id="1237"/>
      <w:r w:rsidRPr="00C52062">
        <w:t>Get Average Days to Return/Re-engage by Population</w:t>
      </w:r>
      <w:bookmarkEnd w:id="1238"/>
      <w:bookmarkEnd w:id="123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41" w:name="_Toc31198752"/>
      <w:bookmarkEnd w:id="1241"/>
      <w:r w:rsidRPr="005E354D">
        <w:rPr>
          <w:b/>
        </w:rPr>
        <w:t>ProjectID</w:t>
      </w:r>
      <w:r>
        <w:t xml:space="preserve"> is </w:t>
      </w:r>
      <w:r w:rsidR="00143E83">
        <w:t>NULL</w:t>
      </w:r>
      <w:r>
        <w:t>.</w:t>
      </w:r>
    </w:p>
    <w:p w14:paraId="5E249D45" w14:textId="26A7586E" w:rsidR="002B6231" w:rsidRDefault="002B6231" w:rsidP="0088191A">
      <w:pPr>
        <w:pStyle w:val="Heading2"/>
      </w:pPr>
      <w:bookmarkStart w:id="1242" w:name="_Toc37849815"/>
      <w:bookmarkStart w:id="1243" w:name="_Toc38030589"/>
      <w:r w:rsidRPr="00C52062">
        <w:t xml:space="preserve">Get Average Days to Return/Re-engage by </w:t>
      </w:r>
      <w:r>
        <w:t>System Path</w:t>
      </w:r>
      <w:bookmarkEnd w:id="1240"/>
      <w:bookmarkEnd w:id="1242"/>
      <w:bookmarkEnd w:id="124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44" w:name="_Toc31198754"/>
      <w:bookmarkStart w:id="1245" w:name="_Toc37973617"/>
      <w:bookmarkStart w:id="1246" w:name="_Toc37974170"/>
      <w:bookmarkStart w:id="1247" w:name="_Toc37974721"/>
      <w:bookmarkStart w:id="1248" w:name="_Toc37975209"/>
      <w:bookmarkStart w:id="1249" w:name="_Toc506721217"/>
      <w:bookmarkStart w:id="1250" w:name="_Toc37849816"/>
      <w:bookmarkStart w:id="1251" w:name="_Toc38030590"/>
      <w:bookmarkStart w:id="1252" w:name="_Toc499544018"/>
      <w:bookmarkEnd w:id="1244"/>
      <w:bookmarkEnd w:id="1245"/>
      <w:bookmarkEnd w:id="1246"/>
      <w:bookmarkEnd w:id="1247"/>
      <w:bookmarkEnd w:id="1248"/>
      <w:r w:rsidRPr="00C52062">
        <w:t>Get Average Days to Return/Re-engage by Exit Destination</w:t>
      </w:r>
      <w:bookmarkEnd w:id="1249"/>
      <w:bookmarkEnd w:id="1250"/>
      <w:bookmarkEnd w:id="125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53" w:name="_Toc499292041"/>
      <w:bookmarkStart w:id="1254" w:name="_Toc499544003"/>
      <w:bookmarkStart w:id="125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256" w:name="_Toc31198792"/>
      <w:bookmarkEnd w:id="125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57" w:name="_Toc37849817"/>
      <w:bookmarkStart w:id="1258" w:name="_Toc38030591"/>
      <w:r>
        <w:t xml:space="preserve">Get Counts of </w:t>
      </w:r>
      <w:r w:rsidR="0078061B">
        <w:t xml:space="preserve">People </w:t>
      </w:r>
      <w:r w:rsidR="00A355EA">
        <w:t xml:space="preserve">by Project and </w:t>
      </w:r>
      <w:r w:rsidR="00772636">
        <w:t>Household Characteristics</w:t>
      </w:r>
      <w:bookmarkEnd w:id="1257"/>
      <w:bookmarkEnd w:id="125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259" w:author="Molly McEvilley" w:date="2020-05-14T10:13:00Z">
        <w:r w:rsidDel="0012409F">
          <w:delText>(1,2,8</w:delText>
        </w:r>
      </w:del>
      <w:del w:id="1260" w:author="Molly McEvilley" w:date="2020-05-14T10:12:00Z">
        <w:r w:rsidDel="00D05894">
          <w:delText>,</w:delText>
        </w:r>
      </w:del>
      <w:del w:id="1261" w:author="Molly McEvilley" w:date="2020-05-14T10:13:00Z">
        <w:r w:rsidDel="0012409F">
          <w:delText>)</w:delText>
        </w:r>
      </w:del>
      <w:ins w:id="126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63" w:name="_Toc525229521"/>
      <w:bookmarkStart w:id="1264" w:name="_Toc525229522"/>
      <w:bookmarkStart w:id="1265" w:name="_Toc525229523"/>
      <w:bookmarkStart w:id="1266" w:name="_Toc525229524"/>
      <w:bookmarkStart w:id="1267" w:name="_Toc525229525"/>
      <w:bookmarkStart w:id="1268" w:name="_Toc525229526"/>
      <w:bookmarkStart w:id="1269" w:name="_Toc525229527"/>
      <w:bookmarkStart w:id="1270" w:name="_Toc37849818"/>
      <w:bookmarkStart w:id="1271" w:name="_Toc38030592"/>
      <w:bookmarkEnd w:id="1263"/>
      <w:bookmarkEnd w:id="1264"/>
      <w:bookmarkEnd w:id="1265"/>
      <w:bookmarkEnd w:id="1266"/>
      <w:bookmarkEnd w:id="1267"/>
      <w:bookmarkEnd w:id="1268"/>
      <w:bookmarkEnd w:id="1269"/>
      <w:r>
        <w:t>Get Counts of People by Project Type and Household Characteristics</w:t>
      </w:r>
      <w:bookmarkEnd w:id="1270"/>
      <w:bookmarkEnd w:id="1271"/>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272" w:author="Molly McEvilley" w:date="2020-05-14T10:13:00Z">
        <w:r w:rsidDel="0012409F">
          <w:delText>(1,2,8,)</w:delText>
        </w:r>
      </w:del>
      <w:ins w:id="127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74" w:name="_Toc525229553"/>
      <w:bookmarkStart w:id="1275" w:name="_Toc525229554"/>
      <w:bookmarkStart w:id="1276" w:name="_Toc525229555"/>
      <w:bookmarkStart w:id="1277" w:name="_Toc525229556"/>
      <w:bookmarkStart w:id="1278" w:name="_Toc525229557"/>
      <w:bookmarkStart w:id="1279" w:name="_Toc525229558"/>
      <w:bookmarkStart w:id="1280" w:name="_Toc525229559"/>
      <w:bookmarkStart w:id="1281" w:name="_Toc37849819"/>
      <w:bookmarkStart w:id="1282" w:name="_Toc38030593"/>
      <w:bookmarkEnd w:id="1274"/>
      <w:bookmarkEnd w:id="1275"/>
      <w:bookmarkEnd w:id="1276"/>
      <w:bookmarkEnd w:id="1277"/>
      <w:bookmarkEnd w:id="1278"/>
      <w:bookmarkEnd w:id="1279"/>
      <w:bookmarkEnd w:id="1280"/>
      <w:r>
        <w:t xml:space="preserve">Get Counts of </w:t>
      </w:r>
      <w:r w:rsidR="00D1704F">
        <w:t>Households</w:t>
      </w:r>
      <w:r>
        <w:t xml:space="preserve"> by Project</w:t>
      </w:r>
      <w:bookmarkEnd w:id="1281"/>
      <w:bookmarkEnd w:id="128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283" w:author="Molly McEvilley" w:date="2020-05-14T10:13:00Z">
        <w:r w:rsidDel="0012409F">
          <w:delText>(1,2,8,)</w:delText>
        </w:r>
      </w:del>
      <w:ins w:id="1284"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285" w:name="_Toc525229585"/>
      <w:bookmarkStart w:id="1286" w:name="_Toc525229586"/>
      <w:bookmarkStart w:id="1287" w:name="_Toc525229587"/>
      <w:bookmarkStart w:id="1288" w:name="_Toc525229588"/>
      <w:bookmarkStart w:id="1289" w:name="_Toc525229589"/>
      <w:bookmarkStart w:id="1290" w:name="_Toc525229590"/>
      <w:bookmarkStart w:id="1291" w:name="_Toc525229591"/>
      <w:bookmarkStart w:id="1292" w:name="_Toc37849820"/>
      <w:bookmarkStart w:id="1293" w:name="_Toc38030594"/>
      <w:bookmarkEnd w:id="1285"/>
      <w:bookmarkEnd w:id="1286"/>
      <w:bookmarkEnd w:id="1287"/>
      <w:bookmarkEnd w:id="1288"/>
      <w:bookmarkEnd w:id="1289"/>
      <w:bookmarkEnd w:id="1290"/>
      <w:bookmarkEnd w:id="1291"/>
      <w:r>
        <w:lastRenderedPageBreak/>
        <w:t xml:space="preserve">Get Counts of </w:t>
      </w:r>
      <w:r w:rsidR="006B71E5">
        <w:t>Households</w:t>
      </w:r>
      <w:r>
        <w:t xml:space="preserve"> by Project Type</w:t>
      </w:r>
      <w:bookmarkEnd w:id="1292"/>
      <w:bookmarkEnd w:id="129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294" w:author="Molly McEvilley" w:date="2020-05-14T10:13:00Z">
        <w:r w:rsidDel="0012409F">
          <w:delText>(1,2,8,)</w:delText>
        </w:r>
      </w:del>
      <w:ins w:id="129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296" w:name="_Toc525229617"/>
      <w:bookmarkStart w:id="1297" w:name="_Toc525229618"/>
      <w:bookmarkStart w:id="1298" w:name="_Toc525229619"/>
      <w:bookmarkStart w:id="1299" w:name="_Toc525229620"/>
      <w:bookmarkStart w:id="1300" w:name="_Toc525229621"/>
      <w:bookmarkStart w:id="1301" w:name="_Toc525229622"/>
      <w:bookmarkStart w:id="1302" w:name="_Toc525229623"/>
      <w:bookmarkStart w:id="1303" w:name="_Toc511744576"/>
      <w:bookmarkStart w:id="1304" w:name="_Toc511744577"/>
      <w:bookmarkStart w:id="1305" w:name="_Toc511744578"/>
      <w:bookmarkStart w:id="1306" w:name="_Toc511744579"/>
      <w:bookmarkStart w:id="1307" w:name="_Toc511744580"/>
      <w:bookmarkStart w:id="1308" w:name="_Toc511744581"/>
      <w:bookmarkStart w:id="1309" w:name="_Toc511744582"/>
      <w:bookmarkStart w:id="1310" w:name="_Toc511744591"/>
      <w:bookmarkStart w:id="1311" w:name="_Toc511744592"/>
      <w:bookmarkStart w:id="1312" w:name="_Toc511744593"/>
      <w:bookmarkStart w:id="1313" w:name="_Toc511744594"/>
      <w:bookmarkStart w:id="1314" w:name="_Toc511744595"/>
      <w:bookmarkStart w:id="1315" w:name="_Toc511744656"/>
      <w:bookmarkStart w:id="1316" w:name="_Toc511744657"/>
      <w:bookmarkStart w:id="1317" w:name="_Toc511744658"/>
      <w:bookmarkStart w:id="1318" w:name="_Toc511744659"/>
      <w:bookmarkStart w:id="1319" w:name="_Toc511744660"/>
      <w:bookmarkStart w:id="1320" w:name="_Toc511744661"/>
      <w:bookmarkStart w:id="1321" w:name="_Toc511744662"/>
      <w:bookmarkStart w:id="1322" w:name="_Toc511744663"/>
      <w:bookmarkStart w:id="1323" w:name="_Toc511182521"/>
      <w:bookmarkStart w:id="1324" w:name="_Toc37849821"/>
      <w:bookmarkStart w:id="1325" w:name="_Toc380305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r>
        <w:t>Get Counts of People by Project and Personal Characteristics</w:t>
      </w:r>
      <w:bookmarkEnd w:id="1324"/>
      <w:bookmarkEnd w:id="132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326" w:author="Molly McEvilley" w:date="2020-05-14T10:13:00Z">
        <w:r w:rsidDel="0012409F">
          <w:delText>(1,2,8,)</w:delText>
        </w:r>
      </w:del>
      <w:ins w:id="132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28" w:name="_Get_Counts_of"/>
      <w:bookmarkStart w:id="1329" w:name="_Toc37849822"/>
      <w:bookmarkStart w:id="1330" w:name="_Toc38030596"/>
      <w:bookmarkEnd w:id="1328"/>
      <w:r>
        <w:t>Get Counts of People by Project Type and Personal Characteristics</w:t>
      </w:r>
      <w:bookmarkEnd w:id="1329"/>
      <w:bookmarkEnd w:id="1330"/>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331" w:author="Molly McEvilley" w:date="2020-05-14T10:13:00Z">
        <w:r w:rsidDel="0012409F">
          <w:delText>(1,2,8,)</w:delText>
        </w:r>
      </w:del>
      <w:ins w:id="133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33" w:name="_Toc37849823"/>
      <w:bookmarkStart w:id="1334"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333"/>
      <w:bookmarkEnd w:id="1334"/>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35" w:name="_Toc37849824"/>
      <w:bookmarkStart w:id="1336" w:name="_Toc38030598"/>
      <w:r>
        <w:lastRenderedPageBreak/>
        <w:t xml:space="preserve">Get Counts of </w:t>
      </w:r>
      <w:proofErr w:type="spellStart"/>
      <w:r>
        <w:t>Bednights</w:t>
      </w:r>
      <w:proofErr w:type="spellEnd"/>
      <w:r>
        <w:t xml:space="preserve"> by </w:t>
      </w:r>
      <w:r w:rsidR="00A768D9">
        <w:t>Project Type and Household Characteristics</w:t>
      </w:r>
      <w:bookmarkEnd w:id="1335"/>
      <w:bookmarkEnd w:id="133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37" w:name="_Toc37849825"/>
      <w:bookmarkStart w:id="1338" w:name="_Toc38030599"/>
      <w:r>
        <w:t xml:space="preserve">Get Counts of </w:t>
      </w:r>
      <w:proofErr w:type="spellStart"/>
      <w:r>
        <w:t>Bednights</w:t>
      </w:r>
      <w:proofErr w:type="spellEnd"/>
      <w:r>
        <w:t xml:space="preserve"> by Project and Personal Characteristics</w:t>
      </w:r>
      <w:bookmarkEnd w:id="1337"/>
      <w:bookmarkEnd w:id="133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39" w:name="_Toc37849826"/>
      <w:bookmarkStart w:id="1340" w:name="_Toc38030600"/>
      <w:r>
        <w:t xml:space="preserve">Get Counts of </w:t>
      </w:r>
      <w:proofErr w:type="spellStart"/>
      <w:r>
        <w:t>Bednights</w:t>
      </w:r>
      <w:proofErr w:type="spellEnd"/>
      <w:r>
        <w:t xml:space="preserve"> by Project Type and Personal Characteristics</w:t>
      </w:r>
      <w:bookmarkEnd w:id="1339"/>
      <w:bookmarkEnd w:id="1340"/>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41" w:name="_Toc31198840"/>
      <w:bookmarkStart w:id="1342" w:name="_Toc37849827"/>
      <w:bookmarkStart w:id="1343" w:name="_Toc38030601"/>
      <w:bookmarkEnd w:id="1341"/>
      <w:r>
        <w:t xml:space="preserve">Data Quality – </w:t>
      </w:r>
      <w:r w:rsidR="00CF1247">
        <w:t xml:space="preserve">Get Counts of </w:t>
      </w:r>
      <w:r>
        <w:t>Enrollments Active After Project Operating End Date</w:t>
      </w:r>
      <w:r w:rsidR="00DA0B37">
        <w:t xml:space="preserve"> by Project</w:t>
      </w:r>
      <w:bookmarkEnd w:id="1342"/>
      <w:bookmarkEnd w:id="134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44" w:name="_Toc37849828"/>
      <w:bookmarkStart w:id="1345"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44"/>
      <w:bookmarkEnd w:id="134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46" w:name="_Toc37849829"/>
      <w:bookmarkStart w:id="1347" w:name="_Toc38030603"/>
      <w:r>
        <w:t>Data Quality – Get Counts of Enrollments with no Enrollment CoC Record by Project</w:t>
      </w:r>
      <w:bookmarkEnd w:id="1346"/>
      <w:bookmarkEnd w:id="1347"/>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48" w:name="_HMIS_Business_Logic:"/>
      <w:bookmarkStart w:id="1349" w:name="_Toc37849830"/>
      <w:bookmarkStart w:id="1350" w:name="_Toc38030604"/>
      <w:bookmarkEnd w:id="1348"/>
      <w:proofErr w:type="spellStart"/>
      <w:r>
        <w:t>LSACalculated</w:t>
      </w:r>
      <w:bookmarkEnd w:id="1349"/>
      <w:bookmarkEnd w:id="1350"/>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351" w:name="_HMIS_Business_Logic:_4"/>
    <w:bookmarkStart w:id="1352" w:name="_Toc37849831"/>
    <w:bookmarkStart w:id="1353" w:name="_Toc38030605"/>
    <w:bookmarkEnd w:id="1351"/>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52"/>
      <w:bookmarkEnd w:id="1353"/>
      <w:proofErr w:type="spellEnd"/>
    </w:p>
    <w:p w14:paraId="408EA906" w14:textId="61AFB04E" w:rsidR="007242D3" w:rsidRDefault="007242D3" w:rsidP="007242D3">
      <w:pPr>
        <w:pStyle w:val="Heading2"/>
      </w:pPr>
      <w:bookmarkStart w:id="1354" w:name="_Toc37849832"/>
      <w:bookmarkStart w:id="1355" w:name="_Toc38030606"/>
      <w:r>
        <w:t>Get HMIS Enrollments Active in the Three-Year Data Quality Report Period</w:t>
      </w:r>
      <w:bookmarkEnd w:id="1354"/>
      <w:bookmarkEnd w:id="135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56" w:name="_Toc37849833"/>
      <w:bookmarkStart w:id="1357" w:name="_Toc38030607"/>
      <w:r>
        <w:t>Set LSAReport Data Quality Values</w:t>
      </w:r>
      <w:bookmarkEnd w:id="1356"/>
      <w:r w:rsidR="00D05131">
        <w:t xml:space="preserve"> </w:t>
      </w:r>
      <w:bookmarkEnd w:id="135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58"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35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359"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6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6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361" w:author="Molly McEvilley" w:date="2020-06-04T10:22:00Z">
              <w:r w:rsidRPr="00956E23" w:rsidDel="00553FEB">
                <w:rPr>
                  <w:rFonts w:cs="Open Sans"/>
                  <w:iCs/>
                </w:rPr>
                <w:delText>24</w:delText>
              </w:r>
            </w:del>
            <w:commentRangeStart w:id="1362"/>
            <w:ins w:id="1363" w:author="Molly McEvilley" w:date="2020-06-04T10:22:00Z">
              <w:r w:rsidR="00553FEB">
                <w:rPr>
                  <w:rFonts w:cs="Open Sans"/>
                  <w:iCs/>
                </w:rPr>
                <w:t>25</w:t>
              </w:r>
            </w:ins>
            <w:commentRangeEnd w:id="1362"/>
            <w:ins w:id="1364" w:author="Molly McEvilley" w:date="2020-06-04T10:23:00Z">
              <w:r w:rsidR="00B02E15">
                <w:rPr>
                  <w:rStyle w:val="CommentReference"/>
                  <w:rFonts w:eastAsiaTheme="minorHAnsi"/>
                </w:rPr>
                <w:commentReference w:id="1362"/>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365"/>
            <w:del w:id="1366" w:author="Molly McEvilley" w:date="2020-06-04T10:22:00Z">
              <w:r w:rsidRPr="00956E23" w:rsidDel="00553FEB">
                <w:rPr>
                  <w:rFonts w:ascii="Calibri" w:hAnsi="Calibri" w:cs="Calibri"/>
                </w:rPr>
                <w:delText>24</w:delText>
              </w:r>
            </w:del>
            <w:ins w:id="1367" w:author="Molly McEvilley" w:date="2020-06-04T10:22:00Z">
              <w:r w:rsidR="00553FEB">
                <w:rPr>
                  <w:rFonts w:ascii="Calibri" w:hAnsi="Calibri" w:cs="Calibri"/>
                </w:rPr>
                <w:t>25</w:t>
              </w:r>
            </w:ins>
            <w:commentRangeEnd w:id="1365"/>
            <w:ins w:id="1368" w:author="Molly McEvilley" w:date="2020-06-04T10:23:00Z">
              <w:r w:rsidR="00B02E15">
                <w:rPr>
                  <w:rStyle w:val="CommentReference"/>
                  <w:rFonts w:eastAsiaTheme="minorHAnsi"/>
                </w:rPr>
                <w:commentReference w:id="1365"/>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369"/>
            <w:del w:id="1370" w:author="Molly McEvilley" w:date="2020-06-04T10:22:00Z">
              <w:r w:rsidDel="00553FEB">
                <w:rPr>
                  <w:rFonts w:ascii="Calibri" w:hAnsi="Calibri" w:cs="Calibri"/>
                </w:rPr>
                <w:delText>24</w:delText>
              </w:r>
            </w:del>
            <w:ins w:id="1371" w:author="Molly McEvilley" w:date="2020-06-04T10:22:00Z">
              <w:r w:rsidR="00553FEB">
                <w:rPr>
                  <w:rFonts w:ascii="Calibri" w:hAnsi="Calibri" w:cs="Calibri"/>
                </w:rPr>
                <w:t>25</w:t>
              </w:r>
            </w:ins>
            <w:commentRangeEnd w:id="1369"/>
            <w:ins w:id="1372" w:author="Molly McEvilley" w:date="2020-06-04T10:23:00Z">
              <w:r w:rsidR="00BB494E">
                <w:rPr>
                  <w:rStyle w:val="CommentReference"/>
                  <w:rFonts w:eastAsiaTheme="minorHAnsi"/>
                </w:rPr>
                <w:commentReference w:id="1369"/>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373" w:author="Molly McEvilley" w:date="2020-05-14T09:11:00Z"/>
        </w:trPr>
        <w:tc>
          <w:tcPr>
            <w:tcW w:w="2065" w:type="dxa"/>
          </w:tcPr>
          <w:p w14:paraId="147AEBC2" w14:textId="7D57F961" w:rsidR="00974782" w:rsidDel="006F3FCA" w:rsidRDefault="00974782" w:rsidP="00C34F4A">
            <w:pPr>
              <w:pStyle w:val="NoSpacing"/>
              <w:rPr>
                <w:del w:id="1374" w:author="Molly McEvilley" w:date="2020-05-14T09:11:00Z"/>
                <w:iCs/>
              </w:rPr>
            </w:pPr>
            <w:commentRangeStart w:id="1375"/>
            <w:del w:id="1376" w:author="Molly McEvilley" w:date="2020-05-14T09:11:00Z">
              <w:r w:rsidDel="006F3FCA">
                <w:rPr>
                  <w:iCs/>
                </w:rPr>
                <w:delText xml:space="preserve">Status1/Status3 </w:delText>
              </w:r>
            </w:del>
            <w:commentRangeEnd w:id="1375"/>
            <w:r w:rsidR="00923C65">
              <w:rPr>
                <w:rStyle w:val="CommentReference"/>
                <w:rFonts w:eastAsiaTheme="minorHAnsi"/>
              </w:rPr>
              <w:commentReference w:id="1375"/>
            </w:r>
          </w:p>
        </w:tc>
        <w:tc>
          <w:tcPr>
            <w:tcW w:w="7290" w:type="dxa"/>
          </w:tcPr>
          <w:p w14:paraId="4AB3325D" w14:textId="2F9DF850" w:rsidR="00974782" w:rsidDel="006F3FCA" w:rsidRDefault="00974782" w:rsidP="00C34F4A">
            <w:pPr>
              <w:pStyle w:val="NoSpacing"/>
              <w:rPr>
                <w:del w:id="1377" w:author="Molly McEvilley" w:date="2020-05-14T09:11:00Z"/>
              </w:rPr>
            </w:pPr>
            <w:del w:id="1378"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379" w:author="Molly McEvilley" w:date="2020-05-14T09:14:00Z"/>
                <w:rFonts w:cstheme="minorHAnsi"/>
                <w:u w:val="single"/>
              </w:rPr>
            </w:pPr>
            <w:commentRangeStart w:id="1380"/>
            <w:ins w:id="1381" w:author="Molly McEvilley" w:date="2020-05-14T09:14:00Z">
              <w:r w:rsidRPr="001978EB">
                <w:rPr>
                  <w:b/>
                  <w:bCs/>
                </w:rPr>
                <w:t>Destination1</w:t>
              </w:r>
            </w:ins>
            <w:commentRangeEnd w:id="1380"/>
            <w:ins w:id="1382" w:author="Molly McEvilley" w:date="2020-05-14T10:02:00Z">
              <w:r w:rsidR="00A5110F">
                <w:rPr>
                  <w:rStyle w:val="CommentReference"/>
                  <w:rFonts w:eastAsiaTheme="minorHAnsi"/>
                </w:rPr>
                <w:commentReference w:id="1380"/>
              </w:r>
            </w:ins>
            <w:ins w:id="1383" w:author="Molly McEvilley" w:date="2020-05-14T09:14:00Z">
              <w:r>
                <w:t xml:space="preserve">: </w:t>
              </w:r>
            </w:ins>
            <w:ins w:id="1384" w:author="Molly McEvilley" w:date="2020-05-14T09:20:00Z">
              <w:r w:rsidR="00A5673F">
                <w:t>&gt;</w:t>
              </w:r>
            </w:ins>
            <w:ins w:id="1385"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386" w:author="Molly McEvilley" w:date="2020-05-14T09:14:00Z">
              <w:r>
                <w:rPr>
                  <w:b/>
                  <w:bCs/>
                </w:rPr>
                <w:t>Destination3</w:t>
              </w:r>
              <w:r w:rsidRPr="001978EB">
                <w:t>:  is not NULL</w:t>
              </w:r>
            </w:ins>
            <w:del w:id="1387"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388" w:author="Molly McEvilley" w:date="2020-05-14T09:15:00Z"/>
          <w:rFonts w:cstheme="minorHAnsi"/>
        </w:rPr>
      </w:pPr>
      <w:del w:id="1389"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390"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391" w:author="Molly McEvilley" w:date="2020-05-14T09:15:00Z"/>
                <w:b/>
                <w:bCs/>
              </w:rPr>
            </w:pPr>
            <w:del w:id="1392"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393" w:author="Molly McEvilley" w:date="2020-05-14T09:15:00Z"/>
                <w:b/>
                <w:bCs/>
              </w:rPr>
            </w:pPr>
            <w:del w:id="1394"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395"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396" w:author="Molly McEvilley" w:date="2020-05-14T09:15:00Z"/>
              </w:rPr>
            </w:pPr>
            <w:del w:id="1397"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398" w:author="Molly McEvilley" w:date="2020-05-14T09:15:00Z"/>
                <w:b/>
                <w:bCs/>
              </w:rPr>
            </w:pPr>
            <w:del w:id="1399"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400"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401" w:author="Molly McEvilley" w:date="2020-05-14T09:15:00Z"/>
        </w:trPr>
        <w:tc>
          <w:tcPr>
            <w:tcW w:w="3235" w:type="dxa"/>
          </w:tcPr>
          <w:p w14:paraId="3B3136BF" w14:textId="4D6A626F" w:rsidR="003432D7" w:rsidRPr="00956E23" w:rsidDel="00195C83" w:rsidRDefault="003432D7" w:rsidP="00A005D8">
            <w:pPr>
              <w:pStyle w:val="NoSpacing"/>
              <w:rPr>
                <w:del w:id="1402" w:author="Molly McEvilley" w:date="2020-05-14T09:15:00Z"/>
                <w:iCs/>
              </w:rPr>
            </w:pPr>
            <w:del w:id="1403"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404" w:author="Molly McEvilley" w:date="2020-05-14T09:15:00Z"/>
              </w:rPr>
            </w:pPr>
            <w:del w:id="1405"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06" w:name="_Toc37973636"/>
      <w:bookmarkStart w:id="1407" w:name="_Toc37974189"/>
      <w:bookmarkStart w:id="1408" w:name="_Toc37974740"/>
      <w:bookmarkStart w:id="1409" w:name="_Toc37975228"/>
      <w:bookmarkStart w:id="1410" w:name="_Set_LSAReport_ReportDate"/>
      <w:bookmarkStart w:id="1411" w:name="_Toc37849834"/>
      <w:bookmarkStart w:id="1412" w:name="_Toc38030608"/>
      <w:bookmarkEnd w:id="1406"/>
      <w:bookmarkEnd w:id="1407"/>
      <w:bookmarkEnd w:id="1408"/>
      <w:bookmarkEnd w:id="1409"/>
      <w:bookmarkEnd w:id="1410"/>
      <w:r>
        <w:lastRenderedPageBreak/>
        <w:t>Set LSARe</w:t>
      </w:r>
      <w:r w:rsidR="001D44E7">
        <w:t xml:space="preserve">port </w:t>
      </w:r>
      <w:proofErr w:type="spellStart"/>
      <w:r w:rsidR="001D44E7">
        <w:t>ReportDate</w:t>
      </w:r>
      <w:bookmarkEnd w:id="1411"/>
      <w:bookmarkEnd w:id="141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13" w:name="_Toc34145731"/>
      <w:bookmarkStart w:id="1414" w:name="_LSAHousehold"/>
      <w:bookmarkStart w:id="1415" w:name="_Toc37849835"/>
      <w:bookmarkStart w:id="1416" w:name="_Toc38030609"/>
      <w:bookmarkEnd w:id="1413"/>
      <w:bookmarkEnd w:id="1414"/>
      <w:r>
        <w:t>LSAReport</w:t>
      </w:r>
      <w:bookmarkEnd w:id="1415"/>
      <w:bookmarkEnd w:id="141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17" w:name="_System_Engagement_Status"/>
      <w:bookmarkStart w:id="1418" w:name="_Length_of_Time_1"/>
      <w:bookmarkStart w:id="1419" w:name="_Length_of_Time"/>
      <w:bookmarkStart w:id="1420" w:name="_Cumulative_Length_of"/>
      <w:bookmarkStart w:id="1421" w:name="_Length_of_Time_2"/>
      <w:bookmarkStart w:id="1422" w:name="_Returns"/>
      <w:bookmarkStart w:id="1423" w:name="_Days_to_Return/Re-engage_3"/>
      <w:bookmarkStart w:id="1424" w:name="_Days_to_Return/Re-engage"/>
      <w:bookmarkStart w:id="1425" w:name="_Days_to_Return/Re-engage_2"/>
      <w:bookmarkStart w:id="1426" w:name="_Days_to_Return/Re-engage_1"/>
      <w:bookmarkEnd w:id="3"/>
      <w:bookmarkEnd w:id="1252"/>
      <w:bookmarkEnd w:id="1253"/>
      <w:bookmarkEnd w:id="1254"/>
      <w:bookmarkEnd w:id="1255"/>
      <w:bookmarkEnd w:id="1417"/>
      <w:bookmarkEnd w:id="1418"/>
      <w:bookmarkEnd w:id="1419"/>
      <w:bookmarkEnd w:id="1420"/>
      <w:bookmarkEnd w:id="1421"/>
      <w:bookmarkEnd w:id="1422"/>
      <w:bookmarkEnd w:id="1423"/>
      <w:bookmarkEnd w:id="1424"/>
      <w:bookmarkEnd w:id="1425"/>
      <w:bookmarkEnd w:id="142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3" w:author="Molly McEvilley" w:date="2020-05-28T10:15:00Z" w:initials="MM">
    <w:p w14:paraId="2E6778C4" w14:textId="76AA8496" w:rsidR="006447AB" w:rsidRDefault="006447AB">
      <w:pPr>
        <w:pStyle w:val="CommentText"/>
      </w:pPr>
      <w:r>
        <w:rPr>
          <w:rStyle w:val="CommentReference"/>
        </w:rPr>
        <w:annotationRef/>
      </w:r>
      <w:r>
        <w:t>Correct typo</w:t>
      </w:r>
    </w:p>
  </w:comment>
  <w:comment w:id="103"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4"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31" w:author="Molly McEvilley" w:date="2020-07-09T07:37:00Z" w:initials="MM">
    <w:p w14:paraId="4851F749" w14:textId="0D73B90C" w:rsidR="0009044E" w:rsidRDefault="0009044E">
      <w:pPr>
        <w:pStyle w:val="CommentText"/>
      </w:pPr>
      <w:r>
        <w:rPr>
          <w:rStyle w:val="CommentReference"/>
        </w:rPr>
        <w:annotationRef/>
      </w:r>
      <w:r>
        <w:t>Delete obsolete reference</w:t>
      </w:r>
    </w:p>
  </w:comment>
  <w:comment w:id="136"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8"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ActiveHHType will </w:t>
      </w:r>
      <w:r w:rsidR="0083060D">
        <w:t xml:space="preserve">result in the same value as EntryHHType for records where EntryDate = ReportStart -- </w:t>
      </w:r>
      <w:r w:rsidR="00B47F29">
        <w:t xml:space="preserve">but </w:t>
      </w:r>
      <w:r w:rsidR="00312445">
        <w:t>there is no point in recalculating.)</w:t>
      </w:r>
    </w:p>
  </w:comment>
  <w:comment w:id="140"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43"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44"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96" w:author="Molly McEvilley" w:date="2020-05-14T10:00:00Z" w:initials="MM">
    <w:p w14:paraId="5DD09312" w14:textId="14C7B535" w:rsidR="00573711" w:rsidRDefault="00573711">
      <w:pPr>
        <w:pStyle w:val="CommentText"/>
      </w:pPr>
      <w:r>
        <w:rPr>
          <w:rStyle w:val="CommentReference"/>
        </w:rPr>
        <w:annotationRef/>
      </w:r>
      <w:r>
        <w:t xml:space="preserve">Add requirement that </w:t>
      </w:r>
      <w:r w:rsidR="00B12BC8" w:rsidRPr="00B12BC8">
        <w:rPr>
          <w:i/>
          <w:iCs/>
        </w:rPr>
        <w:t>EndDate</w:t>
      </w:r>
      <w:r w:rsidR="00B12BC8">
        <w:t xml:space="preserve"> &gt; </w:t>
      </w:r>
      <w:r w:rsidR="00B12BC8" w:rsidRPr="00B12BC8">
        <w:rPr>
          <w:i/>
          <w:iCs/>
        </w:rPr>
        <w:t>StartDate</w:t>
      </w:r>
      <w:r w:rsidR="00B12BC8">
        <w:t xml:space="preserve"> – funding with no duration is not relevant.</w:t>
      </w:r>
    </w:p>
  </w:comment>
  <w:comment w:id="207"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67" w:author="Molly McEvilley" w:date="2020-07-09T06:24:00Z" w:initials="MM">
    <w:p w14:paraId="25319E8D" w14:textId="33E2052B" w:rsidR="002157CA" w:rsidRDefault="002157CA">
      <w:pPr>
        <w:pStyle w:val="CommentText"/>
      </w:pPr>
      <w:r>
        <w:rPr>
          <w:rStyle w:val="CommentReference"/>
        </w:rPr>
        <w:annotationRef/>
      </w:r>
      <w:r>
        <w:t xml:space="preserve">Correct to use DisabilityStatus and DVStatus from tlsa_Enrollment </w:t>
      </w:r>
      <w:r w:rsidR="00352545">
        <w:t xml:space="preserve">– which were set in step 3.4 based on HMIS values – </w:t>
      </w:r>
      <w:r>
        <w:t xml:space="preserve">vs </w:t>
      </w:r>
      <w:r w:rsidR="00352545">
        <w:t>HMIS values</w:t>
      </w:r>
    </w:p>
  </w:comment>
  <w:comment w:id="298" w:author="Molly McEvilley" w:date="2020-07-09T06:35:00Z" w:initials="MM">
    <w:p w14:paraId="1DA0B2A9" w14:textId="24F83F97" w:rsidR="002D4267" w:rsidRDefault="002D4267">
      <w:pPr>
        <w:pStyle w:val="CommentText"/>
      </w:pPr>
      <w:r>
        <w:rPr>
          <w:rStyle w:val="CommentReference"/>
        </w:rPr>
        <w:annotationRef/>
      </w:r>
      <w:r>
        <w:t>Correction to use tlsa_Enrollment values vs. HMIS values</w:t>
      </w:r>
    </w:p>
  </w:comment>
  <w:comment w:id="312" w:author="Molly McEvilley" w:date="2020-07-09T06:35:00Z" w:initials="MM">
    <w:p w14:paraId="09346B9B" w14:textId="119DC963" w:rsidR="002D4267" w:rsidRDefault="002D4267">
      <w:pPr>
        <w:pStyle w:val="CommentText"/>
      </w:pPr>
      <w:r>
        <w:rPr>
          <w:rStyle w:val="CommentReference"/>
        </w:rPr>
        <w:annotationRef/>
      </w:r>
      <w:r>
        <w:t>Correction to use tlsa_Enrollment values vs. HMIS values</w:t>
      </w:r>
    </w:p>
  </w:comment>
  <w:comment w:id="347"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365"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r w:rsidR="009B137E">
        <w:t>BedNightDate fall</w:t>
      </w:r>
      <w:r w:rsidR="007F5850">
        <w:t>s within the date range of the enrollment.</w:t>
      </w:r>
    </w:p>
  </w:comment>
  <w:comment w:id="375"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379"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387"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391"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395"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399" w:author="Molly McEvilley" w:date="2020-06-11T09:32:00Z" w:initials="MM">
    <w:p w14:paraId="7BDEE1C7" w14:textId="712EF3BD" w:rsidR="00D417DC" w:rsidRDefault="00D417DC">
      <w:pPr>
        <w:pStyle w:val="CommentText"/>
      </w:pPr>
      <w:r>
        <w:rPr>
          <w:rStyle w:val="CommentReference"/>
        </w:rPr>
        <w:annotationRef/>
      </w:r>
      <w:r>
        <w:t>Same as above.</w:t>
      </w:r>
    </w:p>
  </w:comment>
  <w:comment w:id="403"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464"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445"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512"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521"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528"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541"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548"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832" w:author="Molly McEvilley" w:date="2020-07-02T10:46:00Z" w:initials="MM">
    <w:p w14:paraId="225AEDDB" w14:textId="77777777" w:rsidR="00F334CF" w:rsidRDefault="00F334CF" w:rsidP="00F334CF">
      <w:pPr>
        <w:pStyle w:val="CommentText"/>
      </w:pPr>
      <w:r>
        <w:rPr>
          <w:rStyle w:val="CommentReference"/>
        </w:rPr>
        <w:annotationRef/>
      </w:r>
      <w:r>
        <w:t xml:space="preserve">Adding this note in response to a GitHub question about the rationale for a statement in the sample code </w:t>
      </w:r>
    </w:p>
  </w:comment>
  <w:comment w:id="833" w:author="Molly McEvilley" w:date="2020-07-09T10:20:00Z" w:initials="MM">
    <w:p w14:paraId="276279B8" w14:textId="32EF8012" w:rsidR="00DB45F6" w:rsidRDefault="00DB45F6">
      <w:pPr>
        <w:pStyle w:val="CommentText"/>
      </w:pPr>
      <w:r>
        <w:rPr>
          <w:rStyle w:val="CommentReference"/>
        </w:rPr>
        <w:annotationRef/>
      </w:r>
      <w:r w:rsidR="00B04031">
        <w:t xml:space="preserve">Moving language from </w:t>
      </w:r>
      <w:proofErr w:type="spellStart"/>
      <w:r w:rsidR="00B04031">
        <w:t>FirstEntry</w:t>
      </w:r>
      <w:proofErr w:type="spellEnd"/>
      <w:r w:rsidR="00B04031">
        <w:t xml:space="preserve"> subsection to this one.</w:t>
      </w:r>
    </w:p>
  </w:comment>
  <w:comment w:id="837"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853" w:author="Molly McEvilley" w:date="2020-07-09T08:43:00Z" w:initials="MM">
    <w:p w14:paraId="2057CA19" w14:textId="6A1F6022" w:rsidR="005A38F9" w:rsidRDefault="005A38F9">
      <w:pPr>
        <w:pStyle w:val="CommentText"/>
      </w:pPr>
      <w:r>
        <w:rPr>
          <w:rStyle w:val="CommentReference"/>
        </w:rPr>
        <w:annotationRef/>
      </w:r>
      <w:r>
        <w:t>Clarification</w:t>
      </w:r>
    </w:p>
  </w:comment>
  <w:comment w:id="1036" w:author="Molly McEvilley" w:date="2020-07-09T07:40:00Z" w:initials="MM">
    <w:p w14:paraId="197FB5CE" w14:textId="79FC88EB" w:rsidR="00BF6C22" w:rsidRDefault="00BF6C22">
      <w:pPr>
        <w:pStyle w:val="CommentText"/>
      </w:pPr>
      <w:r>
        <w:rPr>
          <w:rStyle w:val="CommentReference"/>
        </w:rPr>
        <w:annotationRef/>
      </w:r>
      <w:r>
        <w:t>Delete obsolete reference</w:t>
      </w:r>
    </w:p>
  </w:comment>
  <w:comment w:id="1082" w:author="Molly McEvilley" w:date="2020-07-09T09:50:00Z" w:initials="MM">
    <w:p w14:paraId="7183CB05" w14:textId="607D402F" w:rsidR="008A2E07" w:rsidRDefault="008A2E07">
      <w:pPr>
        <w:pStyle w:val="CommentText"/>
      </w:pPr>
      <w:r>
        <w:rPr>
          <w:rStyle w:val="CommentReference"/>
        </w:rPr>
        <w:annotationRef/>
      </w:r>
      <w:r w:rsidR="00647DCB">
        <w:t>Clarification/added</w:t>
      </w:r>
    </w:p>
  </w:comment>
  <w:comment w:id="1112" w:author="Molly McEvilley" w:date="2020-07-09T11:19:00Z" w:initials="MM">
    <w:p w14:paraId="1035F6E5" w14:textId="79FF915D" w:rsidR="00152F52" w:rsidRDefault="00152F52">
      <w:pPr>
        <w:pStyle w:val="CommentText"/>
      </w:pPr>
      <w:r>
        <w:rPr>
          <w:rStyle w:val="CommentReference"/>
        </w:rPr>
        <w:annotationRef/>
      </w:r>
      <w:r>
        <w:t xml:space="preserve">Add logic to describe conditions when </w:t>
      </w:r>
      <w:proofErr w:type="spellStart"/>
      <w:r>
        <w:t>SystemPath</w:t>
      </w:r>
      <w:proofErr w:type="spellEnd"/>
      <w:r>
        <w:t xml:space="preserve"> is n/a.</w:t>
      </w:r>
    </w:p>
  </w:comment>
  <w:comment w:id="1141" w:author="Molly McEvilley" w:date="2020-07-02T11:53:00Z" w:initials="MM">
    <w:p w14:paraId="6E3AAC5B" w14:textId="64724E62" w:rsidR="00403D64" w:rsidRDefault="00403D64">
      <w:pPr>
        <w:pStyle w:val="CommentText"/>
      </w:pPr>
      <w:r>
        <w:rPr>
          <w:rStyle w:val="CommentReference"/>
        </w:rPr>
        <w:annotationRef/>
      </w:r>
      <w:r>
        <w:t xml:space="preserve">Add criteria </w:t>
      </w:r>
      <w:r w:rsidR="00152F52">
        <w:t>(</w:t>
      </w:r>
      <w:r w:rsidR="00120601">
        <w:t xml:space="preserve">mistakenly </w:t>
      </w:r>
      <w:r>
        <w:t>omitted</w:t>
      </w:r>
      <w:r w:rsidR="00152F52">
        <w:t>)</w:t>
      </w:r>
    </w:p>
  </w:comment>
  <w:comment w:id="1362"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365"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369"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375"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380"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4851F749"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25319E8D" w15:done="0"/>
  <w15:commentEx w15:paraId="1DA0B2A9" w15:done="0"/>
  <w15:commentEx w15:paraId="09346B9B"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225AEDDB" w15:done="0"/>
  <w15:commentEx w15:paraId="276279B8" w15:paraIdParent="225AEDDB" w15:done="0"/>
  <w15:commentEx w15:paraId="0952C51A" w15:done="0"/>
  <w15:commentEx w15:paraId="2057CA19" w15:done="0"/>
  <w15:commentEx w15:paraId="197FB5CE" w15:done="0"/>
  <w15:commentEx w15:paraId="7183CB05" w15:done="0"/>
  <w15:commentEx w15:paraId="1035F6E5"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B147D0" w16cex:dateUtc="2020-07-09T11:37: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B13683" w16cex:dateUtc="2020-07-09T10:24:00Z"/>
  <w16cex:commentExtensible w16cex:durableId="22B1391A" w16cex:dateUtc="2020-07-09T10:35:00Z"/>
  <w16cex:commentExtensible w16cex:durableId="22B13933" w16cex:dateUtc="2020-07-09T10:35: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B16DEB" w16cex:dateUtc="2020-07-09T14:20:00Z"/>
  <w16cex:commentExtensible w16cex:durableId="22A84698" w16cex:dateUtc="2020-07-02T15:42:00Z"/>
  <w16cex:commentExtensible w16cex:durableId="22B15736" w16cex:dateUtc="2020-07-09T12:43:00Z"/>
  <w16cex:commentExtensible w16cex:durableId="22B14873" w16cex:dateUtc="2020-07-09T11:40:00Z"/>
  <w16cex:commentExtensible w16cex:durableId="22B166F4" w16cex:dateUtc="2020-07-09T13:50:00Z"/>
  <w16cex:commentExtensible w16cex:durableId="22B17BC6" w16cex:dateUtc="2020-07-09T15:19: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4851F749" w16cid:durableId="22B147D0"/>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25319E8D" w16cid:durableId="22B13683"/>
  <w16cid:commentId w16cid:paraId="1DA0B2A9" w16cid:durableId="22B1391A"/>
  <w16cid:commentId w16cid:paraId="09346B9B" w16cid:durableId="22B13933"/>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225AEDDB" w16cid:durableId="22A83972"/>
  <w16cid:commentId w16cid:paraId="276279B8" w16cid:durableId="22B16DEB"/>
  <w16cid:commentId w16cid:paraId="0952C51A" w16cid:durableId="22A84698"/>
  <w16cid:commentId w16cid:paraId="2057CA19" w16cid:durableId="22B15736"/>
  <w16cid:commentId w16cid:paraId="197FB5CE" w16cid:durableId="22B14873"/>
  <w16cid:commentId w16cid:paraId="7183CB05" w16cid:durableId="22B166F4"/>
  <w16cid:commentId w16cid:paraId="1035F6E5" w16cid:durableId="22B17BC6"/>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C56ED" w14:textId="77777777" w:rsidR="006C64EF" w:rsidRDefault="006C64EF" w:rsidP="008E455B">
      <w:pPr>
        <w:spacing w:after="0" w:line="240" w:lineRule="auto"/>
      </w:pPr>
      <w:r>
        <w:separator/>
      </w:r>
    </w:p>
  </w:endnote>
  <w:endnote w:type="continuationSeparator" w:id="0">
    <w:p w14:paraId="53A2CE4A" w14:textId="77777777" w:rsidR="006C64EF" w:rsidRDefault="006C64EF" w:rsidP="008E455B">
      <w:pPr>
        <w:spacing w:after="0" w:line="240" w:lineRule="auto"/>
      </w:pPr>
      <w:r>
        <w:continuationSeparator/>
      </w:r>
    </w:p>
  </w:endnote>
  <w:endnote w:type="continuationNotice" w:id="1">
    <w:p w14:paraId="0F9DF64C" w14:textId="77777777" w:rsidR="006C64EF" w:rsidRDefault="006C64E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01643" w14:textId="77777777" w:rsidR="006C64EF" w:rsidRDefault="006C64EF" w:rsidP="008E455B">
      <w:pPr>
        <w:spacing w:after="0" w:line="240" w:lineRule="auto"/>
      </w:pPr>
      <w:r>
        <w:separator/>
      </w:r>
    </w:p>
  </w:footnote>
  <w:footnote w:type="continuationSeparator" w:id="0">
    <w:p w14:paraId="735DAB57" w14:textId="77777777" w:rsidR="006C64EF" w:rsidRDefault="006C64EF" w:rsidP="008E455B">
      <w:pPr>
        <w:spacing w:after="0" w:line="240" w:lineRule="auto"/>
      </w:pPr>
      <w:r>
        <w:continuationSeparator/>
      </w:r>
    </w:p>
  </w:footnote>
  <w:footnote w:type="continuationNotice" w:id="1">
    <w:p w14:paraId="211206E9" w14:textId="77777777" w:rsidR="006C64EF" w:rsidRDefault="006C64EF">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5768</TotalTime>
  <Pages>159</Pages>
  <Words>43406</Words>
  <Characters>247420</Characters>
  <Application>Microsoft Office Word</Application>
  <DocSecurity>0</DocSecurity>
  <Lines>2061</Lines>
  <Paragraphs>580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290246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298</cp:revision>
  <cp:lastPrinted>2018-10-11T13:23:00Z</cp:lastPrinted>
  <dcterms:created xsi:type="dcterms:W3CDTF">2020-04-17T19:41:00Z</dcterms:created>
  <dcterms:modified xsi:type="dcterms:W3CDTF">2020-07-09T15:20:00Z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