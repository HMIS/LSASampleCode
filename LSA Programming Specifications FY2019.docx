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4F4AC5">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4F4AC5">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4F4AC5">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4F4AC5">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4F4AC5">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4F4AC5">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4F4AC5">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4F4AC5">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4F4AC5">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4F4AC5">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4F4AC5">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4F4AC5">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4F4AC5">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4F4AC5">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4F4AC5">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4F4AC5">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4F4AC5">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4F4AC5">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4F4AC5">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4F4AC5">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4F4AC5">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4F4AC5">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4F4AC5">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4F4AC5">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4F4AC5">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4F4AC5">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4F4AC5">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4F4AC5">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4F4AC5">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4F4AC5">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4F4AC5">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4F4AC5">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4F4AC5">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4F4AC5">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4F4AC5">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4F4AC5">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4F4AC5">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4F4AC5">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4F4AC5">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4F4AC5">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4F4AC5">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4F4AC5">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4F4AC5">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4F4AC5">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4F4AC5">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4F4AC5">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4F4AC5">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4F4AC5">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4F4AC5">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4F4AC5">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4F4AC5">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4F4AC5">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4F4AC5">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4F4AC5">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4F4AC5">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4F4AC5">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4F4AC5">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4F4AC5">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4F4AC5">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4F4AC5">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4F4AC5">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4F4AC5">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4F4AC5">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4F4AC5">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4F4AC5">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4F4AC5">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4F4AC5">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4F4AC5">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4F4AC5">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4F4AC5">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4F4AC5">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4F4AC5">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4F4AC5">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4F4AC5">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4F4AC5">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4F4AC5">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4F4AC5">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4F4AC5">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4F4AC5">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4F4AC5">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4F4AC5">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4F4AC5">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4F4AC5">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4F4AC5">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4F4AC5">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4F4AC5">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4F4AC5">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4F4AC5">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4F4AC5">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4F4AC5">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4F4AC5">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4F4AC5">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4F4AC5">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4F4AC5">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4F4AC5">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4F4AC5">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4F4AC5">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4F4AC5">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4F4AC5">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4F4AC5">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4F4AC5">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4F4AC5">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4F4AC5">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4F4AC5">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F4AC5"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F4AC5"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0" w:author="Molly McEvilley" w:date="2020-06-04T05:22:00Z">
              <w:r w:rsidR="0021011E" w:rsidDel="003A1376">
                <w:rPr>
                  <w:rFonts w:cstheme="minorHAnsi"/>
                </w:rPr>
                <w:delText xml:space="preserve">or </w:delText>
              </w:r>
              <w:commentRangeStart w:id="121"/>
              <w:r w:rsidR="0021011E" w:rsidRPr="004F3BD5" w:rsidDel="003A1376">
                <w:rPr>
                  <w:rFonts w:cstheme="minorHAnsi"/>
                  <w:b/>
                  <w:bCs/>
                </w:rPr>
                <w:delText>EntryDate</w:delText>
              </w:r>
              <w:r w:rsidR="0021011E" w:rsidDel="003A1376">
                <w:rPr>
                  <w:rFonts w:cstheme="minorHAnsi"/>
                </w:rPr>
                <w:delText xml:space="preserve"> </w:delText>
              </w:r>
            </w:del>
            <w:commentRangeEnd w:id="121"/>
            <w:r w:rsidR="000A52A1">
              <w:rPr>
                <w:rStyle w:val="CommentReference"/>
                <w:rFonts w:eastAsiaTheme="minorHAnsi"/>
              </w:rPr>
              <w:commentReference w:id="121"/>
            </w:r>
            <w:del w:id="122" w:author="Molly McEvilley" w:date="2020-06-04T05:22:00Z">
              <w:r w:rsidR="0021011E" w:rsidDel="003A1376">
                <w:rPr>
                  <w:rFonts w:cstheme="minorHAnsi"/>
                </w:rPr>
                <w:delText>&gt;</w:delText>
              </w:r>
            </w:del>
            <w:del w:id="123"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4" w:name="_Toc37849751"/>
      <w:bookmarkStart w:id="125" w:name="_Toc38030526"/>
      <w:r>
        <w:t>Household Types</w:t>
      </w:r>
      <w:r w:rsidR="00E14928">
        <w:t xml:space="preserve"> (</w:t>
      </w:r>
      <w:proofErr w:type="spellStart"/>
      <w:r w:rsidR="00E14928">
        <w:t>tlsa_HHID</w:t>
      </w:r>
      <w:proofErr w:type="spellEnd"/>
      <w:r w:rsidR="00E14928">
        <w:t>)</w:t>
      </w:r>
      <w:bookmarkEnd w:id="124"/>
      <w:bookmarkEnd w:id="12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6" w:author="Molly McEvilley" w:date="2020-05-28T11:26:00Z"/>
        </w:trPr>
        <w:tc>
          <w:tcPr>
            <w:tcW w:w="9355" w:type="dxa"/>
          </w:tcPr>
          <w:p w14:paraId="7B90B9EB" w14:textId="2C280D60" w:rsidR="00215946" w:rsidDel="0015748A" w:rsidRDefault="00215946" w:rsidP="00F93C8F">
            <w:pPr>
              <w:pStyle w:val="NoSpacing"/>
              <w:rPr>
                <w:del w:id="127" w:author="Molly McEvilley" w:date="2020-05-28T11:26:00Z"/>
                <w:b/>
                <w:bCs/>
              </w:rPr>
            </w:pPr>
            <w:commentRangeStart w:id="128"/>
            <w:del w:id="129" w:author="Molly McEvilley" w:date="2020-05-28T11:26:00Z">
              <w:r w:rsidDel="0015748A">
                <w:rPr>
                  <w:b/>
                  <w:bCs/>
                </w:rPr>
                <w:delText>CohortPeriod</w:delText>
              </w:r>
            </w:del>
            <w:commentRangeEnd w:id="128"/>
            <w:r w:rsidR="0015748A">
              <w:rPr>
                <w:rStyle w:val="CommentReference"/>
                <w:rFonts w:eastAsiaTheme="minorHAnsi"/>
              </w:rPr>
              <w:commentReference w:id="128"/>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lastRenderedPageBreak/>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0"/>
      <w:ins w:id="131" w:author="Molly McEvilley" w:date="2020-05-28T11:32:00Z">
        <w:r w:rsidR="002A2D59">
          <w:t>=</w:t>
        </w:r>
        <w:commentRangeEnd w:id="130"/>
        <w:r w:rsidR="00353505">
          <w:rPr>
            <w:rStyle w:val="CommentReference"/>
          </w:rPr>
          <w:commentReference w:id="130"/>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2"/>
      <w:ins w:id="133" w:author="Molly McEvilley" w:date="2020-06-04T05:10:00Z">
        <w:r w:rsidR="00063A0B">
          <w:t>=</w:t>
        </w:r>
      </w:ins>
      <w:r w:rsidR="00650324">
        <w:t xml:space="preserve"> </w:t>
      </w:r>
      <w:commentRangeEnd w:id="132"/>
      <w:r w:rsidR="00063A0B">
        <w:rPr>
          <w:rStyle w:val="CommentReference"/>
        </w:rPr>
        <w:commentReference w:id="132"/>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34" w:author="Molly McEvilley" w:date="2020-05-28T11:26:00Z"/>
        </w:rPr>
      </w:pPr>
      <w:commentRangeStart w:id="135"/>
      <w:commentRangeStart w:id="136"/>
      <w:del w:id="137" w:author="Molly McEvilley" w:date="2020-05-28T11:26:00Z">
        <w:r w:rsidDel="000B5002">
          <w:delText>Cohort Period</w:delText>
        </w:r>
      </w:del>
      <w:commentRangeEnd w:id="135"/>
      <w:r w:rsidR="000B5002">
        <w:rPr>
          <w:rStyle w:val="CommentReference"/>
          <w:rFonts w:asciiTheme="minorHAnsi" w:eastAsiaTheme="minorHAnsi" w:hAnsiTheme="minorHAnsi" w:cstheme="minorBidi"/>
        </w:rPr>
        <w:commentReference w:id="135"/>
      </w:r>
    </w:p>
    <w:p w14:paraId="6B4B6C20" w14:textId="21B3ED80" w:rsidR="003011EF" w:rsidDel="000B5002" w:rsidRDefault="00A335E6" w:rsidP="003011EF">
      <w:pPr>
        <w:rPr>
          <w:del w:id="138" w:author="Molly McEvilley" w:date="2020-05-28T11:26:00Z"/>
        </w:rPr>
      </w:pPr>
      <w:del w:id="139"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0" w:author="Molly McEvilley" w:date="2020-05-28T11:26:00Z"/>
        </w:rPr>
      </w:pPr>
      <w:del w:id="141"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2" w:author="Molly McEvilley" w:date="2020-05-28T11:26:00Z"/>
        </w:rPr>
      </w:pPr>
      <w:del w:id="143"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4" w:author="Molly McEvilley" w:date="2020-06-04T05:30:00Z">
        <w:r w:rsidR="00313658">
          <w:t>1</w:t>
        </w:r>
      </w:ins>
      <w:r>
        <w:t>HHType</w:t>
      </w:r>
      <w:ins w:id="145" w:author="Molly McEvilley" w:date="2020-06-04T05:30:00Z">
        <w:r w:rsidR="00566DCF">
          <w:t>/Exit2HHType</w:t>
        </w:r>
      </w:ins>
      <w:commentRangeEnd w:id="136"/>
      <w:ins w:id="146" w:author="Molly McEvilley" w:date="2020-06-04T05:55:00Z">
        <w:r w:rsidR="00263455">
          <w:rPr>
            <w:rStyle w:val="CommentReference"/>
            <w:rFonts w:asciiTheme="minorHAnsi" w:eastAsiaTheme="minorHAnsi" w:hAnsiTheme="minorHAnsi" w:cstheme="minorBidi"/>
          </w:rPr>
          <w:commentReference w:id="136"/>
        </w:r>
      </w:ins>
    </w:p>
    <w:p w14:paraId="28832427" w14:textId="2FD7F0A2" w:rsidR="008937E3" w:rsidRDefault="008937E3" w:rsidP="00650324">
      <w:pPr>
        <w:rPr>
          <w:ins w:id="147" w:author="Molly McEvilley" w:date="2020-06-04T05:31:00Z"/>
        </w:rPr>
      </w:pPr>
      <w:ins w:id="148" w:author="Molly McEvilley" w:date="2020-06-04T05:31:00Z">
        <w:r w:rsidRPr="008937E3">
          <w:t xml:space="preserve">If </w:t>
        </w:r>
        <w:proofErr w:type="spellStart"/>
        <w:r w:rsidRPr="008937E3">
          <w:t>tlsa_HHID.</w:t>
        </w:r>
        <w:r w:rsidRPr="008937E3">
          <w:rPr>
            <w:b/>
            <w:bCs/>
            <w:rPrChange w:id="149" w:author="Molly McEvilley" w:date="2020-06-04T05:31:00Z">
              <w:rPr/>
            </w:rPrChange>
          </w:rPr>
          <w:t>EntryDate</w:t>
        </w:r>
        <w:proofErr w:type="spellEnd"/>
        <w:r w:rsidRPr="008937E3">
          <w:t xml:space="preserve"> is &gt;= </w:t>
        </w:r>
      </w:ins>
      <w:proofErr w:type="spellStart"/>
      <w:ins w:id="150" w:author="Molly McEvilley" w:date="2020-06-04T05:32:00Z">
        <w:r w:rsidR="00870694" w:rsidRPr="00870694">
          <w:rPr>
            <w:b/>
            <w:bCs/>
            <w:rPrChange w:id="151" w:author="Molly McEvilley" w:date="2020-06-04T05:32:00Z">
              <w:rPr>
                <w:u w:val="single"/>
              </w:rPr>
            </w:rPrChange>
          </w:rPr>
          <w:t>CohortStart</w:t>
        </w:r>
      </w:ins>
      <w:proofErr w:type="spellEnd"/>
      <w:ins w:id="152" w:author="Molly McEvilley" w:date="2020-06-04T05:31:00Z">
        <w:r w:rsidRPr="008937E3">
          <w:t xml:space="preserve"> or </w:t>
        </w:r>
        <w:proofErr w:type="spellStart"/>
        <w:r w:rsidRPr="008937E3">
          <w:t>tlsa_HHID.</w:t>
        </w:r>
        <w:r w:rsidRPr="008937E3">
          <w:rPr>
            <w:b/>
            <w:bCs/>
            <w:rPrChange w:id="153" w:author="Molly McEvilley" w:date="2020-06-04T05:32:00Z">
              <w:rPr/>
            </w:rPrChange>
          </w:rPr>
          <w:t>ExitDate</w:t>
        </w:r>
        <w:proofErr w:type="spellEnd"/>
        <w:r w:rsidRPr="008937E3">
          <w:t xml:space="preserve"> &lt; </w:t>
        </w:r>
      </w:ins>
      <w:proofErr w:type="spellStart"/>
      <w:ins w:id="154" w:author="Molly McEvilley" w:date="2020-06-04T05:32:00Z">
        <w:r w:rsidR="00400E4D" w:rsidRPr="00400E4D">
          <w:rPr>
            <w:b/>
            <w:bCs/>
            <w:rPrChange w:id="155" w:author="Molly McEvilley" w:date="2020-06-04T05:32:00Z">
              <w:rPr>
                <w:u w:val="single"/>
              </w:rPr>
            </w:rPrChange>
          </w:rPr>
          <w:t>CohortStart</w:t>
        </w:r>
      </w:ins>
      <w:proofErr w:type="spellEnd"/>
      <w:ins w:id="156" w:author="Molly McEvilley" w:date="2020-06-04T05:31:00Z">
        <w:r w:rsidRPr="008937E3">
          <w:t xml:space="preserve">, </w:t>
        </w:r>
      </w:ins>
      <w:proofErr w:type="gramStart"/>
      <w:ins w:id="157" w:author="Molly McEvilley" w:date="2020-06-04T05:33:00Z">
        <w:r w:rsidR="00400E4D">
          <w:rPr>
            <w:b/>
            <w:bCs/>
          </w:rPr>
          <w:t>Exit(</w:t>
        </w:r>
        <w:proofErr w:type="gramEnd"/>
        <w:r w:rsidR="00400E4D">
          <w:rPr>
            <w:b/>
            <w:bCs/>
          </w:rPr>
          <w:t>1 or 2)</w:t>
        </w:r>
      </w:ins>
      <w:ins w:id="158" w:author="Molly McEvilley" w:date="2020-06-04T05:31:00Z">
        <w:r w:rsidRPr="00870694">
          <w:rPr>
            <w:b/>
            <w:bCs/>
            <w:rPrChange w:id="159" w:author="Molly McEvilley" w:date="2020-06-04T05:32:00Z">
              <w:rPr/>
            </w:rPrChange>
          </w:rPr>
          <w:t>HHType</w:t>
        </w:r>
        <w:r w:rsidRPr="008937E3">
          <w:t xml:space="preserve"> = </w:t>
        </w:r>
        <w:proofErr w:type="spellStart"/>
        <w:r w:rsidRPr="00870694">
          <w:rPr>
            <w:b/>
            <w:bCs/>
            <w:rPrChange w:id="160" w:author="Molly McEvilley" w:date="2020-06-04T05:32:00Z">
              <w:rPr/>
            </w:rPrChange>
          </w:rPr>
          <w:t>EntryHHType</w:t>
        </w:r>
        <w:proofErr w:type="spellEnd"/>
        <w:r w:rsidRPr="008937E3">
          <w:t>.</w:t>
        </w:r>
      </w:ins>
    </w:p>
    <w:p w14:paraId="7C3EC9C3" w14:textId="71083AF6" w:rsidR="00650324" w:rsidRDefault="00CC0B2D" w:rsidP="00650324">
      <w:ins w:id="161" w:author="Molly McEvilley" w:date="2020-06-04T05:33:00Z">
        <w:r>
          <w:t>For all other households</w:t>
        </w:r>
        <w:r w:rsidR="00DD138B">
          <w:t xml:space="preserve">, </w:t>
        </w:r>
        <w:r w:rsidR="00DD138B" w:rsidRPr="00A731FB">
          <w:rPr>
            <w:b/>
            <w:bCs/>
            <w:rPrChange w:id="162" w:author="Molly McEvilley" w:date="2020-06-04T05:34:00Z">
              <w:rPr/>
            </w:rPrChange>
          </w:rPr>
          <w:t>Exit</w:t>
        </w:r>
      </w:ins>
      <w:ins w:id="163" w:author="Molly McEvilley" w:date="2020-06-04T05:34:00Z">
        <w:r w:rsidR="00DD138B" w:rsidRPr="00A731FB">
          <w:rPr>
            <w:b/>
            <w:bCs/>
            <w:rPrChange w:id="164" w:author="Molly McEvilley" w:date="2020-06-04T05:34:00Z">
              <w:rPr/>
            </w:rPrChange>
          </w:rPr>
          <w:t>1HHType</w:t>
        </w:r>
        <w:r w:rsidR="00DD138B">
          <w:t xml:space="preserve"> is based on </w:t>
        </w:r>
      </w:ins>
      <w:del w:id="165" w:author="Molly McEvilley" w:date="2020-06-04T05:34:00Z">
        <w:r w:rsidR="00650324" w:rsidDel="00DD138B">
          <w:delText xml:space="preserve">Calculate for tlsa_HHID based on </w:delText>
        </w:r>
      </w:del>
      <w:r w:rsidR="00A335E6">
        <w:rPr>
          <w:b/>
          <w:bCs/>
        </w:rPr>
        <w:t>Exit</w:t>
      </w:r>
      <w:ins w:id="166" w:author="Molly McEvilley" w:date="2020-06-04T05:34:00Z">
        <w:r w:rsidR="00DD138B">
          <w:rPr>
            <w:b/>
            <w:bCs/>
          </w:rPr>
          <w:t>1</w:t>
        </w:r>
      </w:ins>
      <w:r w:rsidR="00650324" w:rsidRPr="008705FF">
        <w:rPr>
          <w:b/>
          <w:bCs/>
        </w:rPr>
        <w:t>Age</w:t>
      </w:r>
      <w:r w:rsidR="00650324">
        <w:t xml:space="preserve"> </w:t>
      </w:r>
      <w:ins w:id="167" w:author="Molly McEvilley" w:date="2020-06-04T05:34:00Z">
        <w:r w:rsidR="00DD138B">
          <w:t xml:space="preserve">and </w:t>
        </w:r>
        <w:r w:rsidR="00DD138B" w:rsidRPr="00A731FB">
          <w:rPr>
            <w:b/>
            <w:bCs/>
            <w:rPrChange w:id="168" w:author="Molly McEvilley" w:date="2020-06-04T05:34:00Z">
              <w:rPr/>
            </w:rPrChange>
          </w:rPr>
          <w:t>Exit2HHType</w:t>
        </w:r>
        <w:r w:rsidR="00DD138B">
          <w:t xml:space="preserve"> is based on </w:t>
        </w:r>
        <w:r w:rsidR="00DD138B" w:rsidRPr="00A731FB">
          <w:rPr>
            <w:b/>
            <w:bCs/>
            <w:rPrChange w:id="169" w:author="Molly McEvilley" w:date="2020-06-04T05:34:00Z">
              <w:rPr/>
            </w:rPrChange>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rsidP="001B24DC">
      <w:pPr>
        <w:pStyle w:val="ListParagraph"/>
        <w:numPr>
          <w:ilvl w:val="0"/>
          <w:numId w:val="53"/>
        </w:numPr>
        <w:spacing w:before="0" w:after="160" w:line="259" w:lineRule="auto"/>
        <w:rPr>
          <w:del w:id="170" w:author="Molly McEvilley" w:date="2020-06-04T05:35:00Z"/>
        </w:rPr>
        <w:pPrChange w:id="171"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Change w:id="172" w:author="Molly McEvilley" w:date="2020-06-04T05:35:00Z">
            <w:rPr>
              <w:b/>
              <w:bCs/>
            </w:rPr>
          </w:rPrChange>
        </w:rPr>
        <w:t>art</w:t>
      </w:r>
      <w:proofErr w:type="spellEnd"/>
      <w:r>
        <w:t xml:space="preserve"> and </w:t>
      </w:r>
      <w:proofErr w:type="spellStart"/>
      <w:r w:rsidRPr="00645339">
        <w:rPr>
          <w:b/>
          <w:bCs/>
        </w:rPr>
        <w:t>CohortEnd</w:t>
      </w:r>
      <w:proofErr w:type="spellEnd"/>
      <w:r>
        <w:t xml:space="preserve"> </w:t>
      </w:r>
      <w:del w:id="173"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1B24DC">
      <w:pPr>
        <w:pStyle w:val="ListParagraph"/>
        <w:numPr>
          <w:ilvl w:val="0"/>
          <w:numId w:val="53"/>
        </w:numPr>
        <w:spacing w:before="0" w:after="160" w:line="259" w:lineRule="auto"/>
        <w:rPr>
          <w:rFonts w:cs="Open Sans"/>
          <w:b/>
          <w:sz w:val="26"/>
          <w:szCs w:val="32"/>
        </w:rPr>
        <w:pPrChange w:id="174" w:author="Molly McEvilley" w:date="2020-06-04T05:35:00Z">
          <w:pPr>
            <w:spacing w:before="0" w:after="160" w:line="259" w:lineRule="auto"/>
          </w:pPr>
        </w:pPrChange>
      </w:pPr>
      <w:r>
        <w:br w:type="page"/>
      </w:r>
    </w:p>
    <w:p w14:paraId="75582FAC" w14:textId="2F65264F" w:rsidR="008E455B" w:rsidRPr="00C52062" w:rsidRDefault="0034621F" w:rsidP="005904C6">
      <w:pPr>
        <w:pStyle w:val="Heading1"/>
      </w:pPr>
      <w:bookmarkStart w:id="175" w:name="_Toc37849752"/>
      <w:bookmarkStart w:id="176" w:name="_Toc38030527"/>
      <w:r>
        <w:lastRenderedPageBreak/>
        <w:t xml:space="preserve">HMIS Business Logic: </w:t>
      </w:r>
      <w:bookmarkStart w:id="177" w:name="_HDX_2.0_HMIS"/>
      <w:bookmarkStart w:id="178" w:name="_LSAReport.csv"/>
      <w:bookmarkStart w:id="179" w:name="_LSAPerson.csv"/>
      <w:bookmarkStart w:id="180" w:name="_LSAExit.csv"/>
      <w:bookmarkStart w:id="181" w:name="_HMIS_Business_Logic"/>
      <w:bookmarkEnd w:id="119"/>
      <w:bookmarkEnd w:id="177"/>
      <w:bookmarkEnd w:id="178"/>
      <w:bookmarkEnd w:id="179"/>
      <w:bookmarkEnd w:id="180"/>
      <w:bookmarkEnd w:id="181"/>
      <w:r w:rsidR="000365D7">
        <w:t>Project Descriptor Data for Export</w:t>
      </w:r>
      <w:bookmarkEnd w:id="175"/>
      <w:bookmarkEnd w:id="176"/>
    </w:p>
    <w:p w14:paraId="4C881045" w14:textId="11FF6F60" w:rsidR="004A469A" w:rsidRDefault="004A469A" w:rsidP="0088191A">
      <w:pPr>
        <w:pStyle w:val="Heading2"/>
      </w:pPr>
      <w:bookmarkStart w:id="182" w:name="_Report_Metadata_for"/>
      <w:bookmarkStart w:id="183" w:name="_Get_Relevant_Project"/>
      <w:bookmarkStart w:id="184" w:name="_Get_Relevant_Project_1"/>
      <w:bookmarkStart w:id="185" w:name="_Get_Project.csv_Records"/>
      <w:bookmarkStart w:id="186" w:name="_Toc510893840"/>
      <w:bookmarkStart w:id="187" w:name="_Toc37849753"/>
      <w:bookmarkStart w:id="188" w:name="_Toc38030528"/>
      <w:bookmarkEnd w:id="182"/>
      <w:bookmarkEnd w:id="183"/>
      <w:bookmarkEnd w:id="184"/>
      <w:bookmarkEnd w:id="185"/>
      <w:r w:rsidRPr="006C26B8">
        <w:t>Get Project</w:t>
      </w:r>
      <w:r w:rsidR="00487413">
        <w:t>.csv</w:t>
      </w:r>
      <w:r w:rsidRPr="006C26B8">
        <w:t xml:space="preserve"> Records / lsa_Project</w:t>
      </w:r>
      <w:bookmarkEnd w:id="186"/>
      <w:bookmarkEnd w:id="187"/>
      <w:bookmarkEnd w:id="18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90" w:name="_Toc29188011"/>
      <w:bookmarkStart w:id="191" w:name="_Toc29188013"/>
      <w:bookmarkStart w:id="192" w:name="_Get_Organization.csv_Records"/>
      <w:bookmarkStart w:id="193" w:name="_Toc37849754"/>
      <w:bookmarkStart w:id="194" w:name="_Toc38030529"/>
      <w:bookmarkEnd w:id="190"/>
      <w:bookmarkEnd w:id="191"/>
      <w:bookmarkEnd w:id="192"/>
      <w:r>
        <w:t xml:space="preserve">Get </w:t>
      </w:r>
      <w:r w:rsidR="004A469A" w:rsidRPr="002B030B">
        <w:t xml:space="preserve">Organization.csv Records </w:t>
      </w:r>
      <w:r w:rsidR="004A469A" w:rsidRPr="00030684">
        <w:t>/ lsa_Organization</w:t>
      </w:r>
      <w:bookmarkEnd w:id="193"/>
      <w:bookmarkEnd w:id="19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5" w:name="_Get_Funder.csv_Records"/>
      <w:bookmarkStart w:id="196" w:name="_Toc510893841"/>
      <w:bookmarkStart w:id="197" w:name="_Toc37849755"/>
      <w:bookmarkStart w:id="198" w:name="_Toc38030530"/>
      <w:bookmarkEnd w:id="195"/>
      <w:r w:rsidRPr="006C26B8">
        <w:t>Get Funder.csv Records / lsa_Funder</w:t>
      </w:r>
      <w:bookmarkEnd w:id="196"/>
      <w:bookmarkEnd w:id="197"/>
      <w:bookmarkEnd w:id="19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9"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200"/>
      <w:ins w:id="201"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200"/>
      <w:ins w:id="202" w:author="Molly McEvilley" w:date="2020-05-14T10:00:00Z">
        <w:r w:rsidR="00573711">
          <w:rPr>
            <w:rStyle w:val="CommentReference"/>
            <w:rFonts w:eastAsiaTheme="minorHAnsi" w:cstheme="minorBidi"/>
          </w:rPr>
          <w:commentReference w:id="200"/>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3" w:name="_Toc510893842"/>
    </w:p>
    <w:p w14:paraId="629DE690" w14:textId="0044626A" w:rsidR="007945B2" w:rsidRDefault="007945B2" w:rsidP="0088191A">
      <w:pPr>
        <w:pStyle w:val="Heading2"/>
      </w:pPr>
      <w:bookmarkStart w:id="204" w:name="_Get_Inventory.csv_Records"/>
      <w:bookmarkStart w:id="205" w:name="_Get_ProjectCoC_.csv"/>
      <w:bookmarkStart w:id="206" w:name="_Toc37849756"/>
      <w:bookmarkStart w:id="207" w:name="_Toc38030531"/>
      <w:bookmarkEnd w:id="204"/>
      <w:bookmarkEnd w:id="205"/>
      <w:r w:rsidRPr="006C26B8">
        <w:t xml:space="preserve">Get </w:t>
      </w:r>
      <w:r>
        <w:t>ProjectCoC</w:t>
      </w:r>
      <w:r w:rsidRPr="006C26B8">
        <w:t>.csv Records / lsa_</w:t>
      </w:r>
      <w:r>
        <w:t>ProjectCoC</w:t>
      </w:r>
      <w:bookmarkEnd w:id="206"/>
      <w:bookmarkEnd w:id="20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8" w:name="_Get_Inventory.csv_Records_1"/>
      <w:bookmarkStart w:id="209" w:name="_Toc37849757"/>
      <w:bookmarkStart w:id="210" w:name="_Toc38030532"/>
      <w:bookmarkEnd w:id="208"/>
      <w:r w:rsidRPr="006C26B8">
        <w:t>Get Inventory.csv Records / lsa_Inventory</w:t>
      </w:r>
      <w:bookmarkEnd w:id="203"/>
      <w:bookmarkEnd w:id="209"/>
      <w:bookmarkEnd w:id="21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11"/>
      <w:r w:rsidRPr="006C26B8">
        <w:t>Logic</w:t>
      </w:r>
      <w:commentRangeEnd w:id="211"/>
      <w:r w:rsidR="0001415C">
        <w:rPr>
          <w:rStyle w:val="CommentReference"/>
          <w:rFonts w:asciiTheme="minorHAnsi" w:eastAsiaTheme="minorHAnsi" w:hAnsiTheme="minorHAnsi" w:cstheme="minorBidi"/>
        </w:rPr>
        <w:commentReference w:id="211"/>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12" w:author="Molly McEvilley" w:date="2020-05-14T09:54:00Z"/>
        </w:rPr>
      </w:pPr>
      <w:del w:id="213"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4"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5" w:author="Molly McEvilley" w:date="2020-05-14T09:54:00Z">
        <w:r w:rsidR="00DF5077">
          <w:t xml:space="preserve"> (</w:t>
        </w:r>
      </w:ins>
      <w:ins w:id="216"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7"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8" w:name="_Toc29188023"/>
      <w:bookmarkStart w:id="219" w:name="_Toc29188024"/>
      <w:bookmarkStart w:id="220" w:name="_Toc29188025"/>
      <w:bookmarkStart w:id="221" w:name="_Toc29188082"/>
      <w:bookmarkStart w:id="222" w:name="_Toc29188083"/>
      <w:bookmarkStart w:id="223" w:name="_Toc29188084"/>
      <w:bookmarkStart w:id="224" w:name="_Toc29188085"/>
      <w:bookmarkStart w:id="225" w:name="_Toc29188086"/>
      <w:bookmarkStart w:id="226" w:name="_Get_Active_HouseholdIDs"/>
      <w:bookmarkEnd w:id="189"/>
      <w:bookmarkEnd w:id="218"/>
      <w:bookmarkEnd w:id="219"/>
      <w:bookmarkEnd w:id="220"/>
      <w:bookmarkEnd w:id="221"/>
      <w:bookmarkEnd w:id="222"/>
      <w:bookmarkEnd w:id="223"/>
      <w:bookmarkEnd w:id="224"/>
      <w:bookmarkEnd w:id="225"/>
      <w:bookmarkEnd w:id="226"/>
      <w:r>
        <w:rPr>
          <w:highlight w:val="lightGray"/>
        </w:rPr>
        <w:br w:type="page"/>
      </w:r>
    </w:p>
    <w:p w14:paraId="6AA20C2D" w14:textId="2B404C26" w:rsidR="00E158FC" w:rsidRDefault="00365473" w:rsidP="007B5290">
      <w:pPr>
        <w:pStyle w:val="Heading1"/>
      </w:pPr>
      <w:bookmarkStart w:id="227" w:name="_HMIS_Business_Logic:_1"/>
      <w:bookmarkStart w:id="228" w:name="_Toc37849758"/>
      <w:bookmarkStart w:id="229" w:name="_Toc38030533"/>
      <w:bookmarkEnd w:id="227"/>
      <w:r>
        <w:lastRenderedPageBreak/>
        <w:t xml:space="preserve">HMIS Business Logic:  </w:t>
      </w:r>
      <w:r w:rsidR="00E158FC">
        <w:t>LSAPerson</w:t>
      </w:r>
      <w:bookmarkEnd w:id="228"/>
      <w:bookmarkEnd w:id="22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30" w:name="_Get_Active_HouseholdIDs_1"/>
      <w:bookmarkStart w:id="231" w:name="_Toc37849759"/>
      <w:bookmarkStart w:id="232" w:name="_Toc38030534"/>
      <w:bookmarkEnd w:id="230"/>
      <w:r w:rsidRPr="00C52062">
        <w:lastRenderedPageBreak/>
        <w:t>Get Active Household</w:t>
      </w:r>
      <w:r>
        <w:t>ID</w:t>
      </w:r>
      <w:r w:rsidRPr="00C52062">
        <w:t>s</w:t>
      </w:r>
      <w:bookmarkEnd w:id="231"/>
      <w:bookmarkEnd w:id="232"/>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3" w:name="_Toc29163943"/>
      <w:bookmarkStart w:id="234" w:name="_Toc29188088"/>
      <w:bookmarkStart w:id="235" w:name="_Toc29188093"/>
      <w:bookmarkStart w:id="236" w:name="_Toc29188094"/>
      <w:bookmarkStart w:id="237" w:name="_Resolve_Data_Conflicts"/>
      <w:bookmarkStart w:id="238" w:name="_Toc37849760"/>
      <w:bookmarkStart w:id="239" w:name="_Toc38030535"/>
      <w:bookmarkEnd w:id="233"/>
      <w:bookmarkEnd w:id="234"/>
      <w:bookmarkEnd w:id="235"/>
      <w:bookmarkEnd w:id="236"/>
      <w:bookmarkEnd w:id="237"/>
      <w:r>
        <w:t>Get Activ</w:t>
      </w:r>
      <w:r w:rsidR="001437DE" w:rsidRPr="00C52062">
        <w:t>e Enrollments</w:t>
      </w:r>
      <w:r w:rsidR="001437DE">
        <w:t xml:space="preserve"> </w:t>
      </w:r>
      <w:bookmarkEnd w:id="238"/>
      <w:bookmarkEnd w:id="239"/>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4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40"/>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41" w:name="_Toc29188096"/>
      <w:bookmarkStart w:id="242" w:name="_Toc31197136"/>
      <w:bookmarkStart w:id="243" w:name="_Toc29188097"/>
      <w:bookmarkStart w:id="244" w:name="_Toc31197137"/>
      <w:bookmarkStart w:id="245" w:name="_Toc29188098"/>
      <w:bookmarkStart w:id="246" w:name="_Toc31197138"/>
      <w:bookmarkStart w:id="247" w:name="_Toc29188099"/>
      <w:bookmarkStart w:id="248" w:name="_Toc31197139"/>
      <w:bookmarkStart w:id="249" w:name="_Toc29188100"/>
      <w:bookmarkStart w:id="250" w:name="_Toc31197140"/>
      <w:bookmarkStart w:id="251" w:name="_Toc29188101"/>
      <w:bookmarkStart w:id="252" w:name="_Toc31197141"/>
      <w:bookmarkStart w:id="253" w:name="_Toc29188102"/>
      <w:bookmarkStart w:id="254" w:name="_Toc31197142"/>
      <w:bookmarkStart w:id="255" w:name="_Set_Age_Group"/>
      <w:bookmarkStart w:id="256" w:name="_Toc29188104"/>
      <w:bookmarkStart w:id="257" w:name="_Toc31197144"/>
      <w:bookmarkStart w:id="258" w:name="_Set_Household_Type"/>
      <w:bookmarkStart w:id="259" w:name="_Get_Active_Clients"/>
      <w:bookmarkStart w:id="260" w:name="_Toc499543989"/>
      <w:bookmarkStart w:id="261" w:name="_Toc37849761"/>
      <w:bookmarkStart w:id="262" w:name="_Toc38030536"/>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Pr="00C52062">
        <w:t xml:space="preserve">Get Active Clients </w:t>
      </w:r>
      <w:bookmarkEnd w:id="260"/>
      <w:r w:rsidR="00801317">
        <w:t>for LSAPerson</w:t>
      </w:r>
      <w:bookmarkEnd w:id="261"/>
      <w:bookmarkEnd w:id="26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3" w:name="_Toc506721197"/>
      <w:bookmarkStart w:id="264" w:name="_Toc499543990"/>
      <w:bookmarkStart w:id="265" w:name="_Hlk510689117"/>
    </w:p>
    <w:p w14:paraId="7C089F01" w14:textId="4D1B62B6" w:rsidR="00EC52CD" w:rsidRDefault="003C176F" w:rsidP="0088191A">
      <w:pPr>
        <w:pStyle w:val="Heading2"/>
      </w:pPr>
      <w:bookmarkStart w:id="266" w:name="_LSAPerson_Demographics"/>
      <w:bookmarkStart w:id="267" w:name="_Toc37849762"/>
      <w:bookmarkStart w:id="268" w:name="_Toc38030537"/>
      <w:bookmarkEnd w:id="266"/>
      <w:r>
        <w:lastRenderedPageBreak/>
        <w:t xml:space="preserve">LSAPerson </w:t>
      </w:r>
      <w:r w:rsidR="00876AFA">
        <w:t>Demographics</w:t>
      </w:r>
      <w:bookmarkEnd w:id="263"/>
      <w:bookmarkEnd w:id="264"/>
      <w:bookmarkEnd w:id="267"/>
      <w:bookmarkEnd w:id="26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69"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69"/>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70" w:name="_ES/SH/Street_Time_–"/>
      <w:bookmarkStart w:id="271" w:name="_Toc34144028"/>
      <w:bookmarkStart w:id="272" w:name="_Toc34144029"/>
      <w:bookmarkStart w:id="273" w:name="_Toc34144030"/>
      <w:bookmarkStart w:id="274" w:name="_Toc34144031"/>
      <w:bookmarkStart w:id="275" w:name="_Toc34144032"/>
      <w:bookmarkStart w:id="276" w:name="_Toc34144033"/>
      <w:bookmarkStart w:id="277" w:name="_Time_Spent_in"/>
      <w:bookmarkStart w:id="278" w:name="_Toc506721198"/>
      <w:bookmarkStart w:id="279" w:name="_Toc37849763"/>
      <w:bookmarkStart w:id="280" w:name="_Toc38030538"/>
      <w:bookmarkStart w:id="281" w:name="_Toc499543992"/>
      <w:bookmarkStart w:id="282" w:name="_Toc506721201"/>
      <w:bookmarkEnd w:id="265"/>
      <w:bookmarkEnd w:id="270"/>
      <w:bookmarkEnd w:id="271"/>
      <w:bookmarkEnd w:id="272"/>
      <w:bookmarkEnd w:id="273"/>
      <w:bookmarkEnd w:id="274"/>
      <w:bookmarkEnd w:id="275"/>
      <w:bookmarkEnd w:id="276"/>
      <w:bookmarkEnd w:id="277"/>
      <w:r>
        <w:t xml:space="preserve">Time Spent </w:t>
      </w:r>
      <w:r w:rsidR="00CC6B23">
        <w:t>in ES/SH or on the Street</w:t>
      </w:r>
      <w:r w:rsidR="00006148">
        <w:t xml:space="preserve"> </w:t>
      </w:r>
      <w:bookmarkEnd w:id="278"/>
      <w:r w:rsidR="00EE5EF2">
        <w:t xml:space="preserve">– </w:t>
      </w:r>
      <w:r w:rsidR="00A76144">
        <w:t>LSAPerson</w:t>
      </w:r>
      <w:bookmarkEnd w:id="279"/>
      <w:bookmarkEnd w:id="28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83" w:name="_Get_Enrollments_Relevant"/>
      <w:bookmarkStart w:id="284" w:name="_Toc37849764"/>
      <w:bookmarkStart w:id="285" w:name="_Toc38030539"/>
      <w:bookmarkEnd w:id="283"/>
      <w:r>
        <w:t xml:space="preserve">Enrollments Relevant to </w:t>
      </w:r>
      <w:r w:rsidR="000146AE">
        <w:t>Counting ES/SH/Street Dates</w:t>
      </w:r>
      <w:bookmarkEnd w:id="284"/>
      <w:bookmarkEnd w:id="2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86" w:name="_Toc37849765"/>
      <w:bookmarkStart w:id="287" w:name="_Toc38030540"/>
      <w:r>
        <w:t xml:space="preserve">Get Dates to Exclude from Counts of ES/SH/Street Days </w:t>
      </w:r>
      <w:r w:rsidR="007B705B">
        <w:t>(ch_Exclude)</w:t>
      </w:r>
      <w:bookmarkEnd w:id="286"/>
      <w:bookmarkEnd w:id="287"/>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88" w:name="_Toc37849766"/>
      <w:bookmarkStart w:id="289" w:name="_Toc38030541"/>
      <w:r>
        <w:lastRenderedPageBreak/>
        <w:t xml:space="preserve">Get Dates to Include in Counts of ES/SH/Street Days </w:t>
      </w:r>
      <w:r w:rsidR="007B705B">
        <w:t>(</w:t>
      </w:r>
      <w:r w:rsidR="00E04B04">
        <w:t>ch_Include</w:t>
      </w:r>
      <w:r w:rsidR="007B705B">
        <w:t>)</w:t>
      </w:r>
      <w:bookmarkEnd w:id="288"/>
      <w:bookmarkEnd w:id="28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4A087A" w:rsidRDefault="009366AD" w:rsidP="0060237C">
      <w:pPr>
        <w:pStyle w:val="ListParagraph"/>
        <w:rPr>
          <w:ins w:id="290" w:author="Molly McEvilley" w:date="2020-06-04T07:49:00Z"/>
          <w:rPrChange w:id="291" w:author="Molly McEvilley" w:date="2020-06-04T07:49:00Z">
            <w:rPr>
              <w:ins w:id="292" w:author="Molly McEvilley" w:date="2020-06-04T07:49:00Z"/>
              <w:i/>
            </w:rPr>
          </w:rPrChange>
        </w:rPr>
      </w:pPr>
      <w:proofErr w:type="spellStart"/>
      <w:r>
        <w:rPr>
          <w:b/>
        </w:rPr>
        <w:t>ESSHStreetDate</w:t>
      </w:r>
      <w:proofErr w:type="spellEnd"/>
      <w:r w:rsidR="00006148">
        <w:t xml:space="preserve"> = </w:t>
      </w:r>
      <w:bookmarkStart w:id="293" w:name="_Hlk42149391"/>
      <w:proofErr w:type="spellStart"/>
      <w:r w:rsidR="003C4035" w:rsidRPr="003C4035">
        <w:rPr>
          <w:i/>
        </w:rPr>
        <w:t>BedNightDate</w:t>
      </w:r>
      <w:bookmarkEnd w:id="293"/>
      <w:proofErr w:type="spellEnd"/>
    </w:p>
    <w:p w14:paraId="2D173277" w14:textId="57B801FA" w:rsidR="004A087A" w:rsidRPr="00645339" w:rsidRDefault="004A087A" w:rsidP="0060237C">
      <w:pPr>
        <w:pStyle w:val="ListParagraph"/>
        <w:rPr>
          <w:ins w:id="294" w:author="Molly McEvilley" w:date="2020-06-04T07:50:00Z"/>
        </w:rPr>
      </w:pPr>
      <w:proofErr w:type="spellStart"/>
      <w:ins w:id="295" w:author="Molly McEvilley" w:date="2020-06-04T07:49:00Z">
        <w:r w:rsidRPr="003C4035">
          <w:rPr>
            <w:i/>
          </w:rPr>
          <w:t>BedNightDate</w:t>
        </w:r>
        <w:proofErr w:type="spellEnd"/>
        <w:r>
          <w:rPr>
            <w:i/>
          </w:rPr>
          <w:t xml:space="preserve"> </w:t>
        </w:r>
      </w:ins>
      <w:ins w:id="296" w:author="Molly McEvilley" w:date="2020-06-04T07:54:00Z">
        <w:r w:rsidR="009B137E">
          <w:rPr>
            <w:iCs/>
          </w:rPr>
          <w:t>&gt;=</w:t>
        </w:r>
      </w:ins>
      <w:ins w:id="297" w:author="Molly McEvilley" w:date="2020-06-04T07:50:00Z">
        <w:r w:rsidR="002D3AF1">
          <w:rPr>
            <w:iCs/>
          </w:rPr>
          <w:t xml:space="preserve"> </w:t>
        </w:r>
        <w:r w:rsidR="002D3AF1" w:rsidRPr="002D3AF1">
          <w:rPr>
            <w:b/>
            <w:bCs/>
            <w:iCs/>
            <w:rPrChange w:id="298" w:author="Molly McEvilley" w:date="2020-06-04T07:50:00Z">
              <w:rPr>
                <w:iCs/>
              </w:rPr>
            </w:rPrChange>
          </w:rPr>
          <w:t>EntryDate</w:t>
        </w:r>
        <w:r w:rsidR="002D3AF1">
          <w:rPr>
            <w:iCs/>
          </w:rPr>
          <w:t xml:space="preserve"> </w:t>
        </w:r>
        <w:commentRangeStart w:id="299"/>
        <w:r w:rsidR="002D3AF1">
          <w:rPr>
            <w:iCs/>
          </w:rPr>
          <w:t>for the associated enrollment</w:t>
        </w:r>
      </w:ins>
    </w:p>
    <w:p w14:paraId="55C409D4" w14:textId="5449E4AC" w:rsidR="00DD7E0D" w:rsidRPr="00F92C8B" w:rsidRDefault="00DD7E0D" w:rsidP="0060237C">
      <w:pPr>
        <w:pStyle w:val="ListParagraph"/>
      </w:pPr>
      <w:proofErr w:type="spellStart"/>
      <w:ins w:id="300" w:author="Molly McEvilley" w:date="2020-06-04T07:51:00Z">
        <w:r>
          <w:rPr>
            <w:iCs/>
          </w:rPr>
          <w:t>tlsa_Enrollment.</w:t>
        </w:r>
        <w:r w:rsidRPr="005C7A1A">
          <w:rPr>
            <w:b/>
            <w:bCs/>
            <w:iCs/>
            <w:rPrChange w:id="301" w:author="Molly McEvilley" w:date="2020-06-04T07:51:00Z">
              <w:rPr>
                <w:iCs/>
              </w:rPr>
            </w:rPrChange>
          </w:rPr>
          <w:t>ExitDate</w:t>
        </w:r>
        <w:proofErr w:type="spellEnd"/>
        <w:r>
          <w:rPr>
            <w:iCs/>
          </w:rPr>
          <w:t xml:space="preserve"> is NULL or </w:t>
        </w:r>
        <w:proofErr w:type="spellStart"/>
        <w:r w:rsidRPr="009B137E">
          <w:rPr>
            <w:i/>
            <w:rPrChange w:id="302" w:author="Molly McEvilley" w:date="2020-06-04T07:54:00Z">
              <w:rPr>
                <w:iCs/>
              </w:rPr>
            </w:rPrChange>
          </w:rPr>
          <w:t>BedNightDate</w:t>
        </w:r>
        <w:proofErr w:type="spellEnd"/>
        <w:r>
          <w:rPr>
            <w:iCs/>
          </w:rPr>
          <w:t xml:space="preserve"> &lt; </w:t>
        </w:r>
        <w:proofErr w:type="spellStart"/>
        <w:r w:rsidR="005C7A1A">
          <w:rPr>
            <w:iCs/>
          </w:rPr>
          <w:t>tlsa_Enrollment.</w:t>
        </w:r>
        <w:r w:rsidR="005C7A1A" w:rsidRPr="005C7A1A">
          <w:rPr>
            <w:b/>
            <w:bCs/>
            <w:iCs/>
            <w:rPrChange w:id="303" w:author="Molly McEvilley" w:date="2020-06-04T07:51:00Z">
              <w:rPr>
                <w:iCs/>
              </w:rPr>
            </w:rPrChange>
          </w:rPr>
          <w:t>ExitDate</w:t>
        </w:r>
      </w:ins>
      <w:commentRangeEnd w:id="299"/>
      <w:proofErr w:type="spellEnd"/>
      <w:ins w:id="304" w:author="Molly McEvilley" w:date="2020-06-04T07:52:00Z">
        <w:r w:rsidR="005C7A1A">
          <w:rPr>
            <w:rStyle w:val="CommentReference"/>
            <w:rFonts w:eastAsiaTheme="minorHAnsi" w:cstheme="minorBidi"/>
          </w:rPr>
          <w:commentReference w:id="299"/>
        </w:r>
      </w:ins>
    </w:p>
    <w:p w14:paraId="3AF1646E" w14:textId="4B2939A7" w:rsidR="00006148" w:rsidRPr="006A3016" w:rsidRDefault="00006148" w:rsidP="006A3016">
      <w:pPr>
        <w:pStyle w:val="Heading4"/>
      </w:pPr>
      <w:proofErr w:type="spellStart"/>
      <w:r w:rsidRPr="0088191A">
        <w:t>ES</w:t>
      </w:r>
      <w:proofErr w:type="spellEnd"/>
      <w:r w:rsidRPr="0088191A">
        <w:t>/SH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60237C">
      <w:pPr>
        <w:pStyle w:val="ListParagraph"/>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05" w:name="_Toc506721200"/>
    </w:p>
    <w:p w14:paraId="4E52BCD6" w14:textId="4F2FFADA" w:rsidR="00006148" w:rsidRDefault="00006148" w:rsidP="0088191A">
      <w:pPr>
        <w:pStyle w:val="Heading2"/>
      </w:pPr>
      <w:bookmarkStart w:id="306" w:name="_Toc37849767"/>
      <w:bookmarkStart w:id="307" w:name="_Toc38030542"/>
      <w:r>
        <w:t>Get ES/SH/Street Episodes</w:t>
      </w:r>
      <w:r w:rsidR="007B705B">
        <w:t xml:space="preserve"> (ch_Episodes)</w:t>
      </w:r>
      <w:bookmarkEnd w:id="306"/>
      <w:bookmarkEnd w:id="30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08" w:name="_CHTime_and_CHTimeStatus"/>
      <w:bookmarkStart w:id="309" w:name="_Toc31197153"/>
      <w:bookmarkStart w:id="310" w:name="_Toc37849768"/>
      <w:bookmarkStart w:id="311" w:name="_Toc38030543"/>
      <w:bookmarkEnd w:id="305"/>
      <w:bookmarkEnd w:id="30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09"/>
      <w:bookmarkEnd w:id="310"/>
      <w:bookmarkEnd w:id="31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312"/>
            <w:proofErr w:type="spellStart"/>
            <w:r w:rsidRPr="005F4836">
              <w:rPr>
                <w:b/>
                <w:bCs/>
              </w:rPr>
              <w:t>episodeEnd</w:t>
            </w:r>
            <w:proofErr w:type="spellEnd"/>
            <w:r>
              <w:t xml:space="preserve"> </w:t>
            </w:r>
            <w:del w:id="313" w:author="Molly McEvilley" w:date="2020-06-04T08:52:00Z">
              <w:r w:rsidDel="00741212">
                <w:delText xml:space="preserve">between </w:delText>
              </w:r>
            </w:del>
            <w:del w:id="314"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15" w:author="Molly McEvilley" w:date="2020-06-04T08:51:00Z">
              <w:r w:rsidR="00206C7F">
                <w:t>in the year ending on</w:t>
              </w:r>
            </w:ins>
            <w:r w:rsidRPr="00E6519A">
              <w:t xml:space="preserve"> </w:t>
            </w:r>
            <w:proofErr w:type="spellStart"/>
            <w:r w:rsidRPr="005F4836">
              <w:rPr>
                <w:b/>
                <w:bCs/>
              </w:rPr>
              <w:t>LastActive</w:t>
            </w:r>
            <w:commentRangeEnd w:id="312"/>
            <w:proofErr w:type="spellEnd"/>
            <w:r w:rsidR="00645339">
              <w:rPr>
                <w:rStyle w:val="CommentReference"/>
                <w:rFonts w:eastAsiaTheme="minorHAnsi"/>
              </w:rPr>
              <w:commentReference w:id="312"/>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16"/>
      <w:del w:id="317" w:author="Molly McEvilley" w:date="2020-06-04T08:54:00Z">
        <w:r w:rsidRPr="00E6519A" w:rsidDel="009B23F3">
          <w:delText xml:space="preserve">between </w:delText>
        </w:r>
      </w:del>
      <w:ins w:id="318"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19" w:author="Molly McEvilley" w:date="2020-06-04T08:54:00Z">
        <w:r w:rsidRPr="00E6519A" w:rsidDel="009B23F3">
          <w:delText>364 days</w:delText>
        </w:r>
      </w:del>
      <w:ins w:id="320" w:author="Molly McEvilley" w:date="2020-06-04T08:54:00Z">
        <w:r w:rsidR="009B23F3">
          <w:t xml:space="preserve">1 year) </w:t>
        </w:r>
      </w:ins>
      <w:del w:id="321" w:author="Molly McEvilley" w:date="2020-06-04T08:54:00Z">
        <w:r w:rsidRPr="00FF0F8F" w:rsidDel="009B23F3">
          <w:rPr>
            <w:b/>
            <w:bCs/>
            <w:rPrChange w:id="322" w:author="Molly McEvilley" w:date="2020-06-04T08:55:00Z">
              <w:rPr/>
            </w:rPrChange>
          </w:rPr>
          <w:delText xml:space="preserve">) and </w:delText>
        </w:r>
      </w:del>
      <w:del w:id="323" w:author="Molly McEvilley" w:date="2020-06-04T08:56:00Z">
        <w:r w:rsidRPr="006B4F91" w:rsidDel="0059423E">
          <w:rPr>
            <w:b/>
          </w:rPr>
          <w:delText>LastActive</w:delText>
        </w:r>
      </w:del>
      <w:commentRangeEnd w:id="316"/>
      <w:r w:rsidR="006F1751">
        <w:rPr>
          <w:rStyle w:val="CommentReference"/>
          <w:rFonts w:eastAsiaTheme="minorHAnsi" w:cstheme="minorBidi"/>
        </w:rPr>
        <w:commentReference w:id="316"/>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77138547" w14:textId="4D1CF6BA" w:rsidR="00DE0E77" w:rsidRPr="00D75C24" w:rsidRDefault="00DE0E77" w:rsidP="00046859">
      <w:pPr>
        <w:pStyle w:val="ListParagraph"/>
        <w:widowControl w:val="0"/>
        <w:numPr>
          <w:ilvl w:val="0"/>
          <w:numId w:val="25"/>
        </w:numPr>
      </w:pPr>
      <w:r w:rsidRPr="005F4836">
        <w:rPr>
          <w:b/>
          <w:bCs/>
        </w:rPr>
        <w:t>EntryDate</w:t>
      </w:r>
      <w:r w:rsidRPr="00A7544C">
        <w:t xml:space="preserve"> for ch_Enrollment </w:t>
      </w:r>
      <w:commentRangeStart w:id="324"/>
      <w:r w:rsidRPr="00A7544C">
        <w:t>&gt;</w:t>
      </w:r>
      <w:del w:id="325" w:author="Molly McEvilley" w:date="2020-06-04T08:55:00Z">
        <w:r w:rsidRPr="00A7544C" w:rsidDel="00FF0F8F">
          <w:delText>=</w:delText>
        </w:r>
      </w:del>
      <w:r w:rsidRPr="00A7544C">
        <w:t xml:space="preserve"> (</w:t>
      </w:r>
      <w:proofErr w:type="spellStart"/>
      <w:r w:rsidRPr="00A7544C">
        <w:rPr>
          <w:b/>
          <w:bCs/>
        </w:rPr>
        <w:t>LastActive</w:t>
      </w:r>
      <w:proofErr w:type="spellEnd"/>
      <w:r w:rsidRPr="00A7544C">
        <w:t xml:space="preserve"> – </w:t>
      </w:r>
      <w:ins w:id="326" w:author="Molly McEvilley" w:date="2020-06-04T08:55:00Z">
        <w:r w:rsidR="00FF0F8F">
          <w:t>1 year</w:t>
        </w:r>
      </w:ins>
      <w:del w:id="327" w:author="Molly McEvilley" w:date="2020-06-04T08:55:00Z">
        <w:r w:rsidRPr="00A7544C" w:rsidDel="00FF0F8F">
          <w:delText>364 day</w:delText>
        </w:r>
        <w:r w:rsidRPr="00E17F92" w:rsidDel="00FF0F8F">
          <w:delText>s</w:delText>
        </w:r>
      </w:del>
      <w:r w:rsidRPr="00E17F92">
        <w:t>)</w:t>
      </w:r>
      <w:commentRangeEnd w:id="324"/>
      <w:r w:rsidR="006F1751">
        <w:rPr>
          <w:rStyle w:val="CommentReference"/>
          <w:rFonts w:eastAsiaTheme="minorHAnsi" w:cstheme="minorBidi"/>
        </w:rPr>
        <w:commentReference w:id="324"/>
      </w:r>
    </w:p>
    <w:p w14:paraId="42ECDDC5" w14:textId="77777777" w:rsidR="00DE0E77" w:rsidRPr="00E17F92" w:rsidRDefault="00DE0E77" w:rsidP="00046859">
      <w:pPr>
        <w:pStyle w:val="ListParagraph"/>
        <w:widowControl w:val="0"/>
        <w:numPr>
          <w:ilvl w:val="0"/>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046859">
      <w:pPr>
        <w:pStyle w:val="ListParagraph"/>
        <w:widowControl w:val="0"/>
        <w:numPr>
          <w:ilvl w:val="0"/>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lastRenderedPageBreak/>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63945150" w14:textId="77777777" w:rsidR="00DE0E77" w:rsidRDefault="00DE0E77" w:rsidP="00046859">
      <w:pPr>
        <w:pStyle w:val="ListParagraph"/>
        <w:numPr>
          <w:ilvl w:val="0"/>
          <w:numId w:val="26"/>
        </w:numPr>
      </w:pPr>
      <w:r>
        <w:t xml:space="preserve">Set </w:t>
      </w:r>
      <w:proofErr w:type="spellStart"/>
      <w:r w:rsidRPr="00A7544C">
        <w:rPr>
          <w:b/>
        </w:rPr>
        <w:t>CHTimeStatus</w:t>
      </w:r>
      <w:proofErr w:type="spellEnd"/>
      <w:r>
        <w:t xml:space="preserve"> = 99 where (</w:t>
      </w:r>
      <w:proofErr w:type="spellStart"/>
      <w:r w:rsidRPr="00A7544C">
        <w:rPr>
          <w:b/>
        </w:rPr>
        <w:t>CHTime</w:t>
      </w:r>
      <w:proofErr w:type="spellEnd"/>
      <w:r>
        <w:t xml:space="preserve"> in (0,270) or </w:t>
      </w:r>
      <w:proofErr w:type="spellStart"/>
      <w:r w:rsidRPr="00A7544C">
        <w:rPr>
          <w:b/>
        </w:rPr>
        <w:t>CHTimeStatus</w:t>
      </w:r>
      <w:proofErr w:type="spellEnd"/>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proofErr w:type="spellStart"/>
      <w:r w:rsidRPr="0060237C">
        <w:rPr>
          <w:i/>
        </w:rPr>
        <w:t>LivingSituation</w:t>
      </w:r>
      <w:proofErr w:type="spellEnd"/>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LengthOfStay</w:t>
      </w:r>
      <w:proofErr w:type="spellEnd"/>
      <w:r>
        <w:t xml:space="preserve"> in (10,11)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437A3CB6"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LivingSituation</w:t>
      </w:r>
      <w:proofErr w:type="spellEnd"/>
      <w:r>
        <w:t xml:space="preserve"> in (4,5,6,7,15,</w:t>
      </w:r>
      <w:commentRangeStart w:id="328"/>
      <w:del w:id="329" w:author="Molly McEvilley" w:date="2020-06-04T06:20:00Z">
        <w:r w:rsidDel="002B5A9D">
          <w:delText>24</w:delText>
        </w:r>
      </w:del>
      <w:ins w:id="330" w:author="Molly McEvilley" w:date="2020-06-04T06:20:00Z">
        <w:r w:rsidR="002B5A9D">
          <w:t>25</w:t>
        </w:r>
      </w:ins>
      <w:commentRangeEnd w:id="328"/>
      <w:ins w:id="331" w:author="Molly McEvilley" w:date="2020-06-04T06:21:00Z">
        <w:r w:rsidR="002861B8">
          <w:rPr>
            <w:rStyle w:val="CommentReference"/>
            <w:rFonts w:eastAsiaTheme="minorHAnsi" w:cstheme="minorBidi"/>
          </w:rPr>
          <w:commentReference w:id="328"/>
        </w:r>
      </w:ins>
      <w:r>
        <w:t xml:space="preserve">) and </w:t>
      </w:r>
      <w:proofErr w:type="spellStart"/>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proofErr w:type="spellStart"/>
      <w:r w:rsidRPr="0060237C">
        <w:rPr>
          <w:i/>
        </w:rPr>
        <w:t>TimesHomelessPastThreeYears</w:t>
      </w:r>
      <w:proofErr w:type="spellEnd"/>
      <w:r>
        <w:t xml:space="preserve"> </w:t>
      </w:r>
      <w:r w:rsidRPr="00104046">
        <w:t xml:space="preserve">in (8,9,99) or is </w:t>
      </w:r>
      <w:r w:rsidR="00143E83">
        <w:t>NULL</w:t>
      </w:r>
    </w:p>
    <w:p w14:paraId="7C57E656" w14:textId="22176C88" w:rsidR="00DE0E77" w:rsidRDefault="00DE0E77" w:rsidP="00DE0E77">
      <w:pPr>
        <w:pStyle w:val="ListParagraph"/>
        <w:ind w:left="1080"/>
      </w:pPr>
      <w:proofErr w:type="spellStart"/>
      <w:r w:rsidRPr="0060237C">
        <w:rPr>
          <w:i/>
        </w:rPr>
        <w:t>MonthsHomelessPastThreeYears</w:t>
      </w:r>
      <w:proofErr w:type="spellEnd"/>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CHTimeStatus</w:t>
      </w:r>
      <w:proofErr w:type="spellEnd"/>
      <w:r w:rsidRPr="00A7544C">
        <w:rPr>
          <w:szCs w:val="20"/>
        </w:rPr>
        <w:t xml:space="preserve"> = -1 where </w:t>
      </w:r>
      <w:proofErr w:type="spellStart"/>
      <w:r w:rsidRPr="00E17F92">
        <w:rPr>
          <w:b/>
          <w:bCs/>
          <w:szCs w:val="20"/>
        </w:rPr>
        <w:t>CHTime</w:t>
      </w:r>
      <w:proofErr w:type="spellEnd"/>
      <w:r w:rsidRPr="00D75C24">
        <w:rPr>
          <w:szCs w:val="20"/>
        </w:rPr>
        <w:t xml:space="preserve"> in (0,270) and </w:t>
      </w:r>
      <w:proofErr w:type="spellStart"/>
      <w:r w:rsidRPr="00FC29E8">
        <w:rPr>
          <w:b/>
          <w:bCs/>
          <w:szCs w:val="20"/>
        </w:rPr>
        <w:t>CHTimeStatus</w:t>
      </w:r>
      <w:proofErr w:type="spellEnd"/>
      <w:r w:rsidRPr="005F4836">
        <w:rPr>
          <w:szCs w:val="20"/>
        </w:rPr>
        <w:t xml:space="preserve"> has not already been set.</w:t>
      </w:r>
    </w:p>
    <w:p w14:paraId="71F19074" w14:textId="1F9897B6" w:rsidR="007B705B" w:rsidRDefault="007B705B" w:rsidP="0088191A">
      <w:pPr>
        <w:pStyle w:val="Heading2"/>
      </w:pPr>
      <w:bookmarkStart w:id="332" w:name="_EST/RRH/PSHAgeMin_and_EST/RRH/PSHAg"/>
      <w:bookmarkStart w:id="333" w:name="_Toc37849769"/>
      <w:bookmarkStart w:id="334" w:name="_Toc38030544"/>
      <w:bookmarkEnd w:id="332"/>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333"/>
      <w:bookmarkEnd w:id="33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335" w:name="_HHTypeEST/RRH/PSH_-_LSAPerson"/>
      <w:bookmarkStart w:id="336" w:name="_Toc37849770"/>
      <w:bookmarkStart w:id="337" w:name="_Toc38030545"/>
      <w:bookmarkEnd w:id="335"/>
      <w:proofErr w:type="spellStart"/>
      <w:r w:rsidRPr="00F678D4">
        <w:t>HHType</w:t>
      </w:r>
      <w:r w:rsidRPr="00F71669">
        <w:t>EST</w:t>
      </w:r>
      <w:proofErr w:type="spellEnd"/>
      <w:r w:rsidRPr="00F71669">
        <w:t>/RRH/PSH</w:t>
      </w:r>
      <w:r w:rsidRPr="009366AD">
        <w:t xml:space="preserve"> - LSAPe</w:t>
      </w:r>
      <w:r w:rsidRPr="00A7544C">
        <w:t>rson</w:t>
      </w:r>
      <w:bookmarkEnd w:id="336"/>
      <w:bookmarkEnd w:id="337"/>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338" w:name="_HoHEST/RRH/PSH"/>
      <w:bookmarkStart w:id="339" w:name="_Toc37849771"/>
      <w:bookmarkStart w:id="340" w:name="_Toc38030546"/>
      <w:bookmarkEnd w:id="338"/>
      <w:r w:rsidRPr="006B4F91">
        <w:lastRenderedPageBreak/>
        <w:t>HoHEST/RRH/PSH</w:t>
      </w:r>
      <w:bookmarkEnd w:id="339"/>
      <w:bookmarkEnd w:id="340"/>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341"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341"/>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342" w:name="_AdultEST/RRH/PSH__-"/>
      <w:bookmarkStart w:id="343" w:name="_AHAREST/RRH/PSH__-"/>
      <w:bookmarkStart w:id="344" w:name="_AHAREST/RRH/PSH__–"/>
      <w:bookmarkStart w:id="345" w:name="_Toc37849772"/>
      <w:bookmarkStart w:id="346" w:name="_Toc38030547"/>
      <w:bookmarkEnd w:id="342"/>
      <w:bookmarkEnd w:id="343"/>
      <w:bookmarkEnd w:id="344"/>
      <w:r>
        <w:t>AHAR</w:t>
      </w:r>
      <w:r w:rsidRPr="00F71669">
        <w:t>EST/RRH/PSH</w:t>
      </w:r>
      <w:r w:rsidRPr="009366AD">
        <w:t xml:space="preserve"> </w:t>
      </w:r>
      <w:r w:rsidR="00A149D4">
        <w:t>–</w:t>
      </w:r>
      <w:r w:rsidRPr="009366AD">
        <w:t xml:space="preserve"> LSAPe</w:t>
      </w:r>
      <w:r w:rsidRPr="00A7544C">
        <w:t>rson</w:t>
      </w:r>
      <w:bookmarkEnd w:id="345"/>
      <w:bookmarkEnd w:id="346"/>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347" w:name="_AHARHoHEST/RRH/PSH"/>
      <w:bookmarkStart w:id="348" w:name="_Toc37849773"/>
      <w:bookmarkStart w:id="349" w:name="_Toc38030548"/>
      <w:bookmarkEnd w:id="347"/>
      <w:proofErr w:type="spellStart"/>
      <w:r>
        <w:lastRenderedPageBreak/>
        <w:t>Adult</w:t>
      </w:r>
      <w:r w:rsidRPr="006B4F91">
        <w:t>EST</w:t>
      </w:r>
      <w:proofErr w:type="spellEnd"/>
      <w:r>
        <w:t xml:space="preserve">/RRH/PSH - </w:t>
      </w:r>
      <w:r w:rsidRPr="00C52062">
        <w:t>LSAPerson</w:t>
      </w:r>
      <w:bookmarkEnd w:id="348"/>
      <w:bookmarkEnd w:id="349"/>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lastRenderedPageBreak/>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350" w:name="_AHARHoHEST/RRH/PSH_1"/>
      <w:bookmarkStart w:id="351" w:name="_Toc37849774"/>
      <w:bookmarkStart w:id="352" w:name="_Toc38030549"/>
      <w:bookmarkEnd w:id="350"/>
      <w:proofErr w:type="spellStart"/>
      <w:r>
        <w:t>AHARHoH</w:t>
      </w:r>
      <w:r w:rsidRPr="006B4F91">
        <w:t>EST</w:t>
      </w:r>
      <w:proofErr w:type="spellEnd"/>
      <w:r w:rsidRPr="006B4F91">
        <w:t>/RRH/PSH</w:t>
      </w:r>
      <w:bookmarkEnd w:id="351"/>
      <w:bookmarkEnd w:id="352"/>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proofErr w:type="spellStart"/>
            <w:r>
              <w:rPr>
                <w:bCs/>
              </w:rPr>
              <w:t>ActiveAge</w:t>
            </w:r>
            <w:proofErr w:type="spellEnd"/>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353" w:name="_Set_Population_Identifiers_5"/>
      <w:bookmarkStart w:id="354" w:name="_Toc37849775"/>
      <w:bookmarkStart w:id="355" w:name="_Toc38030550"/>
      <w:bookmarkEnd w:id="353"/>
      <w:r w:rsidRPr="00C52062">
        <w:lastRenderedPageBreak/>
        <w:t>Set Population Identifiers for Active HMIS Households</w:t>
      </w:r>
      <w:bookmarkEnd w:id="354"/>
      <w:bookmarkEnd w:id="35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7B705B">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7B705B">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356" w:name="_Set_Population_Identifiers_4"/>
      <w:bookmarkStart w:id="357" w:name="_Toc37849776"/>
      <w:bookmarkStart w:id="358" w:name="_Toc38030551"/>
      <w:bookmarkEnd w:id="356"/>
      <w:r>
        <w:t>Set</w:t>
      </w:r>
      <w:r w:rsidRPr="00C52062">
        <w:t xml:space="preserve"> Population Identifiers </w:t>
      </w:r>
      <w:r>
        <w:t xml:space="preserve">for LSAPerson </w:t>
      </w:r>
      <w:r w:rsidRPr="00C52062">
        <w:t>from Active Households</w:t>
      </w:r>
      <w:bookmarkEnd w:id="357"/>
      <w:bookmarkEnd w:id="358"/>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359" w:name="_Toc37849777"/>
      <w:bookmarkStart w:id="360" w:name="_Toc38030552"/>
      <w:r>
        <w:t>LSAPerson</w:t>
      </w:r>
      <w:bookmarkEnd w:id="359"/>
      <w:bookmarkEnd w:id="36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61" w:name="_Toc29188114"/>
      <w:bookmarkStart w:id="362" w:name="_Toc29188129"/>
      <w:bookmarkStart w:id="363" w:name="_Toc29188148"/>
      <w:bookmarkStart w:id="364" w:name="_Toc29188150"/>
      <w:bookmarkStart w:id="365" w:name="_Update_LSAPerson_CHTime"/>
      <w:bookmarkStart w:id="366" w:name="_Toc29188151"/>
      <w:bookmarkStart w:id="367" w:name="_Toc29188153"/>
      <w:bookmarkStart w:id="368" w:name="_Toc29188156"/>
      <w:bookmarkStart w:id="369" w:name="_Toc29188162"/>
      <w:bookmarkStart w:id="370" w:name="_Toc29188164"/>
      <w:bookmarkStart w:id="371" w:name="_Toc29188168"/>
      <w:bookmarkStart w:id="372" w:name="_Toc29188169"/>
      <w:bookmarkStart w:id="373" w:name="_Toc29188170"/>
      <w:bookmarkStart w:id="374" w:name="_Toc34144048"/>
      <w:bookmarkStart w:id="375" w:name="_Toc34144049"/>
      <w:bookmarkStart w:id="376" w:name="_Toc34144050"/>
      <w:bookmarkStart w:id="377" w:name="_Toc34144061"/>
      <w:bookmarkStart w:id="378" w:name="_Toc34144062"/>
      <w:bookmarkStart w:id="379" w:name="_Toc34144077"/>
      <w:bookmarkStart w:id="380" w:name="_Toc34144078"/>
      <w:bookmarkStart w:id="381" w:name="_Toc34144079"/>
      <w:bookmarkStart w:id="382" w:name="_Toc34144080"/>
      <w:bookmarkStart w:id="383" w:name="_Toc34144081"/>
      <w:bookmarkStart w:id="384" w:name="_Toc34144127"/>
      <w:bookmarkStart w:id="385" w:name="_Toc34144128"/>
      <w:bookmarkStart w:id="386" w:name="_Toc34144129"/>
      <w:bookmarkStart w:id="387" w:name="_Toc34144142"/>
      <w:bookmarkStart w:id="388" w:name="_Toc34144143"/>
      <w:bookmarkStart w:id="389" w:name="_Toc34144152"/>
      <w:bookmarkStart w:id="390" w:name="_Toc34144153"/>
      <w:bookmarkStart w:id="391" w:name="_Toc34144154"/>
      <w:bookmarkStart w:id="392" w:name="_Toc34144155"/>
      <w:bookmarkStart w:id="393" w:name="_Toc34144156"/>
      <w:bookmarkStart w:id="394" w:name="_Toc34144208"/>
      <w:bookmarkStart w:id="395" w:name="_Toc34144209"/>
      <w:bookmarkStart w:id="396" w:name="_Toc34144210"/>
      <w:bookmarkStart w:id="397" w:name="_Toc34144221"/>
      <w:bookmarkStart w:id="398" w:name="_Toc34144222"/>
      <w:bookmarkStart w:id="399" w:name="_Toc34144231"/>
      <w:bookmarkStart w:id="400" w:name="_Toc34144232"/>
      <w:bookmarkStart w:id="401" w:name="_Toc34144233"/>
      <w:bookmarkStart w:id="402" w:name="_Toc34144234"/>
      <w:bookmarkStart w:id="403" w:name="_Toc34144235"/>
      <w:bookmarkStart w:id="404" w:name="_Toc34144287"/>
      <w:bookmarkStart w:id="405" w:name="_Toc34144288"/>
      <w:bookmarkStart w:id="406" w:name="_Toc34144289"/>
      <w:bookmarkStart w:id="407" w:name="_Toc34144290"/>
      <w:bookmarkStart w:id="408" w:name="_Toc34144299"/>
      <w:bookmarkStart w:id="409" w:name="_Toc34144300"/>
      <w:bookmarkStart w:id="410" w:name="_Toc34144309"/>
      <w:bookmarkStart w:id="411" w:name="_Toc34144310"/>
      <w:bookmarkStart w:id="412" w:name="_Toc34144311"/>
      <w:bookmarkStart w:id="413" w:name="_Toc34144312"/>
      <w:bookmarkStart w:id="414" w:name="_Toc34144313"/>
      <w:bookmarkStart w:id="415" w:name="_Toc34144341"/>
      <w:bookmarkStart w:id="416" w:name="_Toc34144342"/>
      <w:bookmarkStart w:id="417" w:name="_Toc34144343"/>
      <w:bookmarkStart w:id="418" w:name="_Toc34144362"/>
      <w:bookmarkStart w:id="419" w:name="_Toc34144363"/>
      <w:bookmarkStart w:id="420" w:name="_Toc34144372"/>
      <w:bookmarkStart w:id="421" w:name="_Toc34144373"/>
      <w:bookmarkStart w:id="422" w:name="_Toc29163965"/>
      <w:bookmarkStart w:id="423" w:name="_Toc34144425"/>
      <w:bookmarkStart w:id="424" w:name="_Toc34144426"/>
      <w:bookmarkStart w:id="425" w:name="_Toc34144427"/>
      <w:bookmarkStart w:id="426" w:name="_Toc34144428"/>
      <w:bookmarkStart w:id="427" w:name="_Toc34144429"/>
      <w:bookmarkStart w:id="428" w:name="_Toc34144430"/>
      <w:bookmarkStart w:id="429" w:name="_Toc34144431"/>
      <w:bookmarkStart w:id="430" w:name="_Toc34144432"/>
      <w:bookmarkStart w:id="431" w:name="_Toc34144433"/>
      <w:bookmarkStart w:id="432" w:name="_Toc34144434"/>
      <w:bookmarkStart w:id="433" w:name="_Toc34144435"/>
      <w:bookmarkStart w:id="434" w:name="_Toc34144436"/>
      <w:bookmarkStart w:id="435" w:name="_Toc34144437"/>
      <w:bookmarkStart w:id="436" w:name="_Toc34144438"/>
      <w:bookmarkStart w:id="437" w:name="_Toc34144439"/>
      <w:bookmarkStart w:id="438" w:name="_Toc34144440"/>
      <w:bookmarkStart w:id="439" w:name="_Toc34144441"/>
      <w:bookmarkStart w:id="440" w:name="_Toc34144442"/>
      <w:bookmarkStart w:id="441" w:name="_Toc34144443"/>
      <w:bookmarkStart w:id="442" w:name="_Toc34144474"/>
      <w:bookmarkStart w:id="443" w:name="_Toc34144475"/>
      <w:bookmarkStart w:id="444" w:name="_Toc34144484"/>
      <w:bookmarkStart w:id="445" w:name="_Toc34144485"/>
      <w:bookmarkStart w:id="446" w:name="_Toc34144537"/>
      <w:bookmarkStart w:id="447" w:name="_Toc34144538"/>
      <w:bookmarkStart w:id="448" w:name="_Toc34144539"/>
      <w:bookmarkStart w:id="449" w:name="_Toc34144540"/>
      <w:bookmarkStart w:id="450" w:name="_Toc34144541"/>
      <w:bookmarkStart w:id="451" w:name="_Toc34144542"/>
      <w:bookmarkStart w:id="452" w:name="_Toc34144543"/>
      <w:bookmarkStart w:id="453" w:name="_Toc34144544"/>
      <w:bookmarkStart w:id="454" w:name="_Toc34144545"/>
      <w:bookmarkStart w:id="455" w:name="_Toc34144546"/>
      <w:bookmarkStart w:id="456" w:name="_Toc34144547"/>
      <w:bookmarkStart w:id="457" w:name="_Toc34144548"/>
      <w:bookmarkStart w:id="458" w:name="_Toc34144549"/>
      <w:bookmarkStart w:id="459" w:name="_Toc34144550"/>
      <w:bookmarkStart w:id="460" w:name="_Toc34144551"/>
      <w:bookmarkStart w:id="461" w:name="_Toc34144552"/>
      <w:bookmarkStart w:id="462" w:name="_Toc34144553"/>
      <w:bookmarkStart w:id="463" w:name="_Toc34144554"/>
      <w:bookmarkStart w:id="464" w:name="_Toc34144555"/>
      <w:bookmarkStart w:id="465" w:name="_Set_Population_Identifiers_1"/>
      <w:bookmarkStart w:id="466" w:name="_Toc31197160"/>
      <w:bookmarkStart w:id="467" w:name="_Toc31197161"/>
      <w:bookmarkStart w:id="468" w:name="_Toc31197162"/>
      <w:bookmarkStart w:id="469" w:name="_Toc31197175"/>
      <w:bookmarkStart w:id="470" w:name="_Toc31197176"/>
      <w:bookmarkStart w:id="471" w:name="_Toc31197192"/>
      <w:bookmarkStart w:id="472" w:name="_Toc31197193"/>
      <w:bookmarkStart w:id="473" w:name="_Toc31197194"/>
      <w:bookmarkStart w:id="474" w:name="_Toc31197195"/>
      <w:bookmarkStart w:id="475" w:name="_Toc31197196"/>
      <w:bookmarkStart w:id="476" w:name="_Set_Population_Identifiers_3"/>
      <w:bookmarkStart w:id="477" w:name="_Toc34144556"/>
      <w:bookmarkStart w:id="478" w:name="_Toc34144557"/>
      <w:bookmarkStart w:id="479" w:name="_Toc34144558"/>
      <w:bookmarkStart w:id="480" w:name="_Toc34144589"/>
      <w:bookmarkStart w:id="481" w:name="_Toc34144590"/>
      <w:bookmarkStart w:id="482" w:name="_Toc34144609"/>
      <w:bookmarkStart w:id="483" w:name="_Toc34144610"/>
      <w:bookmarkStart w:id="484" w:name="_Toc34144611"/>
      <w:bookmarkStart w:id="485" w:name="_Toc34144612"/>
      <w:bookmarkStart w:id="486" w:name="_Toc34144613"/>
      <w:bookmarkStart w:id="487" w:name="_Toc34144614"/>
      <w:bookmarkStart w:id="488" w:name="_Toc34144615"/>
      <w:bookmarkStart w:id="489" w:name="_Toc34144616"/>
      <w:bookmarkStart w:id="490" w:name="_Toc34144617"/>
      <w:bookmarkStart w:id="491" w:name="_Toc34144618"/>
      <w:bookmarkStart w:id="492" w:name="_Toc34144619"/>
      <w:bookmarkStart w:id="493" w:name="_Toc34144620"/>
      <w:bookmarkStart w:id="494" w:name="_Toc34144621"/>
      <w:bookmarkStart w:id="495" w:name="_Toc34144622"/>
      <w:bookmarkStart w:id="496" w:name="_Toc34144623"/>
      <w:bookmarkStart w:id="497" w:name="_HHAdultAge"/>
      <w:bookmarkStart w:id="498" w:name="_Toc34144624"/>
      <w:bookmarkStart w:id="499" w:name="_Toc34144625"/>
      <w:bookmarkStart w:id="500" w:name="_Toc34144647"/>
      <w:bookmarkStart w:id="501" w:name="_Toc34144648"/>
      <w:bookmarkStart w:id="502" w:name="_Toc34144649"/>
      <w:bookmarkStart w:id="503" w:name="_Toc34144650"/>
      <w:bookmarkStart w:id="504" w:name="_Toc34144651"/>
      <w:bookmarkStart w:id="505" w:name="_Toc34144652"/>
      <w:bookmarkStart w:id="506" w:name="_Toc34144653"/>
      <w:bookmarkStart w:id="507" w:name="_Toc34144654"/>
      <w:bookmarkStart w:id="508" w:name="_Toc34144655"/>
      <w:bookmarkStart w:id="509" w:name="_Toc34144656"/>
      <w:bookmarkStart w:id="510" w:name="_Toc34144657"/>
      <w:bookmarkStart w:id="511" w:name="_Toc34144686"/>
      <w:bookmarkStart w:id="512" w:name="_Toc34144687"/>
      <w:bookmarkStart w:id="513" w:name="_Toc34144740"/>
      <w:bookmarkStart w:id="514" w:name="_Toc34144741"/>
      <w:bookmarkStart w:id="515" w:name="_Toc34144742"/>
      <w:bookmarkStart w:id="516" w:name="_Toc34144743"/>
      <w:bookmarkStart w:id="517" w:name="_Toc34144744"/>
      <w:bookmarkStart w:id="518" w:name="_Toc34144745"/>
      <w:bookmarkStart w:id="519" w:name="_Toc34144746"/>
      <w:bookmarkStart w:id="520" w:name="_Toc34144747"/>
      <w:bookmarkStart w:id="521" w:name="_Toc34144799"/>
      <w:bookmarkStart w:id="522" w:name="_Toc34144800"/>
      <w:bookmarkStart w:id="523" w:name="_Toc34144801"/>
      <w:bookmarkStart w:id="524" w:name="_Toc34144802"/>
      <w:bookmarkStart w:id="525" w:name="_Toc34144803"/>
      <w:bookmarkStart w:id="526" w:name="_Toc34144804"/>
      <w:bookmarkStart w:id="527" w:name="_Toc34144805"/>
      <w:bookmarkStart w:id="528" w:name="_Toc34144833"/>
      <w:bookmarkStart w:id="529" w:name="_Toc34144834"/>
      <w:bookmarkStart w:id="530" w:name="_Toc34144835"/>
      <w:bookmarkStart w:id="531" w:name="_Toc34144836"/>
      <w:bookmarkStart w:id="532" w:name="_Toc34144837"/>
      <w:bookmarkStart w:id="533" w:name="_Toc34144838"/>
      <w:bookmarkStart w:id="534" w:name="_Toc34144839"/>
      <w:bookmarkStart w:id="535" w:name="_Toc34144891"/>
      <w:bookmarkStart w:id="536" w:name="_Toc34144892"/>
      <w:bookmarkStart w:id="537" w:name="_Toc34144893"/>
      <w:bookmarkStart w:id="538" w:name="_Toc34144894"/>
      <w:bookmarkStart w:id="539" w:name="_Toc34144895"/>
      <w:bookmarkStart w:id="540" w:name="_Toc34144896"/>
      <w:bookmarkStart w:id="541" w:name="_Toc34144897"/>
      <w:bookmarkStart w:id="542" w:name="_Toc34144949"/>
      <w:bookmarkStart w:id="543" w:name="_Toc34144950"/>
      <w:bookmarkStart w:id="544" w:name="_Toc34144951"/>
      <w:bookmarkStart w:id="545" w:name="_Toc34144952"/>
      <w:bookmarkStart w:id="546" w:name="_Toc34144953"/>
      <w:bookmarkStart w:id="547" w:name="_Toc34144954"/>
      <w:bookmarkStart w:id="548" w:name="_Toc34144955"/>
      <w:bookmarkStart w:id="549" w:name="_Toc34144980"/>
      <w:bookmarkStart w:id="550" w:name="_Toc34144981"/>
      <w:bookmarkStart w:id="551" w:name="_Toc34144982"/>
      <w:bookmarkStart w:id="552" w:name="_Toc34144983"/>
      <w:bookmarkStart w:id="553" w:name="_Toc34144984"/>
      <w:bookmarkStart w:id="554" w:name="_Toc34144985"/>
      <w:bookmarkStart w:id="555" w:name="_Toc34144986"/>
      <w:bookmarkStart w:id="556" w:name="_Toc34145011"/>
      <w:bookmarkStart w:id="557" w:name="_Toc34145012"/>
      <w:bookmarkStart w:id="558" w:name="_Toc34145013"/>
      <w:bookmarkStart w:id="559" w:name="_Toc34145014"/>
      <w:bookmarkStart w:id="560" w:name="_Toc34145015"/>
      <w:bookmarkStart w:id="561" w:name="_Toc34145016"/>
      <w:bookmarkStart w:id="562" w:name="_Toc34145017"/>
      <w:bookmarkStart w:id="563" w:name="_Toc34145069"/>
      <w:bookmarkStart w:id="564" w:name="_Toc34145070"/>
      <w:bookmarkStart w:id="565" w:name="_Toc34145071"/>
      <w:bookmarkStart w:id="566" w:name="_Toc34145072"/>
      <w:bookmarkStart w:id="567" w:name="_Toc34145073"/>
      <w:bookmarkStart w:id="568" w:name="_Toc34145074"/>
      <w:bookmarkStart w:id="569" w:name="_Toc506721205"/>
      <w:bookmarkEnd w:id="281"/>
      <w:bookmarkEnd w:id="282"/>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br w:type="page"/>
      </w:r>
    </w:p>
    <w:p w14:paraId="65BA16A7" w14:textId="21D9A953" w:rsidR="00E158FC" w:rsidRPr="00C52062" w:rsidRDefault="00E158FC" w:rsidP="00E158FC">
      <w:pPr>
        <w:pStyle w:val="Heading1"/>
      </w:pPr>
      <w:bookmarkStart w:id="570" w:name="_HMIS_Business_Logic:_2"/>
      <w:bookmarkStart w:id="571" w:name="_Toc37849778"/>
      <w:bookmarkStart w:id="572" w:name="_Toc38030553"/>
      <w:bookmarkEnd w:id="570"/>
      <w:r w:rsidRPr="00C52062">
        <w:lastRenderedPageBreak/>
        <w:t>HMIS Business Logic</w:t>
      </w:r>
      <w:r>
        <w:t xml:space="preserve">: </w:t>
      </w:r>
      <w:proofErr w:type="spellStart"/>
      <w:r>
        <w:t>LSAHousehold</w:t>
      </w:r>
      <w:bookmarkEnd w:id="571"/>
      <w:bookmarkEnd w:id="572"/>
      <w:proofErr w:type="spellEnd"/>
    </w:p>
    <w:p w14:paraId="4C5B0BA6" w14:textId="7443B573" w:rsidR="00F25CD0" w:rsidRDefault="00F25CD0" w:rsidP="0088191A">
      <w:pPr>
        <w:pStyle w:val="Heading2"/>
      </w:pPr>
      <w:bookmarkStart w:id="573" w:name="_Get_Distinct_Households"/>
      <w:bookmarkStart w:id="574" w:name="_Toc37849779"/>
      <w:bookmarkStart w:id="575" w:name="_Toc38030554"/>
      <w:bookmarkEnd w:id="569"/>
      <w:bookmarkEnd w:id="573"/>
      <w:r w:rsidRPr="00C52062">
        <w:t xml:space="preserve">Get </w:t>
      </w:r>
      <w:r>
        <w:t>Distinct</w:t>
      </w:r>
      <w:r w:rsidRPr="00C52062">
        <w:t xml:space="preserve"> Households for </w:t>
      </w:r>
      <w:proofErr w:type="spellStart"/>
      <w:r w:rsidRPr="00C52062">
        <w:t>LSAHousehold</w:t>
      </w:r>
      <w:bookmarkEnd w:id="574"/>
      <w:bookmarkEnd w:id="575"/>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76" w:name="_Set_Population_Identifiers_2"/>
      <w:bookmarkStart w:id="577" w:name="_Toc37849780"/>
      <w:bookmarkStart w:id="578" w:name="_Toc38030555"/>
      <w:bookmarkEnd w:id="576"/>
      <w:r w:rsidRPr="00F25CD0">
        <w:t xml:space="preserve">Set </w:t>
      </w:r>
      <w:r w:rsidR="002B6231" w:rsidRPr="00F25CD0">
        <w:t>Population Identifiers</w:t>
      </w:r>
      <w:r w:rsidRPr="00EE1280">
        <w:t xml:space="preserve"> for</w:t>
      </w:r>
      <w:r>
        <w:t xml:space="preserve"> </w:t>
      </w:r>
      <w:proofErr w:type="spellStart"/>
      <w:r>
        <w:t>LSAHousehold</w:t>
      </w:r>
      <w:bookmarkEnd w:id="577"/>
      <w:bookmarkEnd w:id="578"/>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79" w:name="_HHAdultAge_1"/>
      <w:bookmarkEnd w:id="579"/>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80"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81" w:name="_Toc37849781"/>
      <w:bookmarkStart w:id="582"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81"/>
      <w:bookmarkEnd w:id="582"/>
      <w:proofErr w:type="spellEnd"/>
      <w:r w:rsidR="002B6231" w:rsidRPr="00C52062">
        <w:t xml:space="preserve"> </w:t>
      </w:r>
      <w:bookmarkEnd w:id="58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8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84" w:name="_Toc37849782"/>
      <w:bookmarkStart w:id="585"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84"/>
      <w:bookmarkEnd w:id="585"/>
      <w:proofErr w:type="spellEnd"/>
      <w:r>
        <w:t xml:space="preserve"> </w:t>
      </w:r>
      <w:bookmarkEnd w:id="58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86" w:name="_Toc37849783"/>
      <w:bookmarkStart w:id="587" w:name="_Toc38030558"/>
      <w:bookmarkStart w:id="588"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86"/>
      <w:bookmarkEnd w:id="587"/>
      <w:proofErr w:type="spellEnd"/>
      <w:r w:rsidR="002B6231" w:rsidRPr="00C52062">
        <w:t xml:space="preserve"> </w:t>
      </w:r>
      <w:bookmarkEnd w:id="588"/>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89" w:name="_AHAR_CSV_Files"/>
      <w:bookmarkStart w:id="590" w:name="_Toc37849784"/>
      <w:bookmarkStart w:id="591" w:name="_Toc38030559"/>
      <w:bookmarkStart w:id="592" w:name="_Toc499543995"/>
      <w:bookmarkStart w:id="593" w:name="_Toc506721209"/>
      <w:bookmarkStart w:id="594" w:name="_Toc497116480"/>
      <w:bookmarkStart w:id="595" w:name="_Hlk496773519"/>
      <w:bookmarkStart w:id="596" w:name="_Toc506721210"/>
      <w:bookmarkEnd w:id="589"/>
      <w:r>
        <w:t>EST/RRH/</w:t>
      </w:r>
      <w:proofErr w:type="spellStart"/>
      <w:r>
        <w:t>PSHLivingSit</w:t>
      </w:r>
      <w:proofErr w:type="spellEnd"/>
      <w:r>
        <w:t xml:space="preserve"> – </w:t>
      </w:r>
      <w:proofErr w:type="spellStart"/>
      <w:r w:rsidRPr="00C52062">
        <w:t>LSAHousehold</w:t>
      </w:r>
      <w:bookmarkEnd w:id="590"/>
      <w:bookmarkEnd w:id="591"/>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97" w:name="_EST/RRH/PSHDestination–_LSAHousehol"/>
      <w:bookmarkStart w:id="598" w:name="_Toc37849785"/>
      <w:bookmarkStart w:id="599" w:name="_Toc38030560"/>
      <w:bookmarkEnd w:id="597"/>
      <w:r>
        <w:t>EST/RRH/</w:t>
      </w:r>
      <w:proofErr w:type="spellStart"/>
      <w:r>
        <w:t>PSHDestination</w:t>
      </w:r>
      <w:proofErr w:type="spellEnd"/>
      <w:r w:rsidR="006F09FD">
        <w:t xml:space="preserve"> </w:t>
      </w:r>
      <w:r>
        <w:t xml:space="preserve">– </w:t>
      </w:r>
      <w:proofErr w:type="spellStart"/>
      <w:r w:rsidRPr="00C52062">
        <w:t>LSAHousehold</w:t>
      </w:r>
      <w:bookmarkEnd w:id="598"/>
      <w:bookmarkEnd w:id="599"/>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600" w:name="_Toc37849786"/>
    </w:p>
    <w:p w14:paraId="62F91D64" w14:textId="77777777" w:rsidR="0019166A" w:rsidRDefault="0019166A" w:rsidP="0088191A">
      <w:pPr>
        <w:pStyle w:val="Heading2"/>
      </w:pPr>
      <w:bookmarkStart w:id="601" w:name="_Toc38030561"/>
      <w:r w:rsidRPr="00EE1280">
        <w:t>EST/RRH/PSH</w:t>
      </w:r>
      <w:r>
        <w:t xml:space="preserve"> Population Identifiers</w:t>
      </w:r>
      <w:bookmarkEnd w:id="600"/>
      <w:bookmarkEnd w:id="601"/>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02" w:name="_Toc37849787"/>
      <w:bookmarkStart w:id="603" w:name="_Toc38030562"/>
      <w:r w:rsidRPr="00EE1280">
        <w:t>System Engagement</w:t>
      </w:r>
      <w:r w:rsidRPr="00C52062">
        <w:t xml:space="preserve"> Status and Return Time</w:t>
      </w:r>
      <w:bookmarkEnd w:id="602"/>
      <w:bookmarkEnd w:id="60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592"/>
    <w:bookmarkEnd w:id="59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94"/>
      <w:bookmarkEnd w:id="595"/>
    </w:tbl>
    <w:p w14:paraId="0E1486B3" w14:textId="77777777" w:rsidR="00300425" w:rsidRDefault="00300425" w:rsidP="008F2C7B"/>
    <w:p w14:paraId="54D9E0C2" w14:textId="71BC3D12" w:rsidR="00466A69" w:rsidRDefault="00466A69" w:rsidP="0088191A">
      <w:pPr>
        <w:pStyle w:val="Heading2"/>
      </w:pPr>
      <w:bookmarkStart w:id="604" w:name="_Dates_Housed_in"/>
      <w:bookmarkStart w:id="605" w:name="_Toc37849788"/>
      <w:bookmarkStart w:id="606" w:name="_Toc38030563"/>
      <w:bookmarkEnd w:id="604"/>
      <w:proofErr w:type="spellStart"/>
      <w:r w:rsidRPr="00EE1280">
        <w:t>RRHPreMoveInDays</w:t>
      </w:r>
      <w:proofErr w:type="spellEnd"/>
      <w:r w:rsidRPr="00EE1280">
        <w:t xml:space="preserve"> </w:t>
      </w:r>
      <w:r w:rsidR="007E42C3">
        <w:t>–</w:t>
      </w:r>
      <w:r>
        <w:t xml:space="preserve"> </w:t>
      </w:r>
      <w:proofErr w:type="spellStart"/>
      <w:r>
        <w:t>LSAHousehold</w:t>
      </w:r>
      <w:bookmarkEnd w:id="605"/>
      <w:bookmarkEnd w:id="60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07" w:name="_Dates_Housed_in_1"/>
      <w:bookmarkStart w:id="608" w:name="_Toc37849789"/>
      <w:bookmarkStart w:id="609" w:name="_Toc38030564"/>
      <w:bookmarkEnd w:id="607"/>
      <w:r>
        <w:t>Dates Housed in PSH or RRH (</w:t>
      </w:r>
      <w:proofErr w:type="spellStart"/>
      <w:r>
        <w:t>sys_Time</w:t>
      </w:r>
      <w:proofErr w:type="spellEnd"/>
      <w:r>
        <w:t>)</w:t>
      </w:r>
      <w:bookmarkEnd w:id="608"/>
      <w:bookmarkEnd w:id="60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610" w:name="_Toc37849790"/>
      <w:bookmarkStart w:id="611" w:name="_Toc38030565"/>
      <w:r>
        <w:lastRenderedPageBreak/>
        <w:t>Get Last Inactive Date</w:t>
      </w:r>
      <w:bookmarkEnd w:id="610"/>
      <w:bookmarkEnd w:id="61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12" w:name="_Toc37849791"/>
      <w:bookmarkStart w:id="613" w:name="_Toc38030566"/>
      <w:r>
        <w:t>Get Dates of Other System Use (</w:t>
      </w:r>
      <w:proofErr w:type="spellStart"/>
      <w:r>
        <w:t>sys_Time</w:t>
      </w:r>
      <w:proofErr w:type="spellEnd"/>
      <w:r>
        <w:t>)</w:t>
      </w:r>
      <w:bookmarkEnd w:id="612"/>
      <w:bookmarkEnd w:id="61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614" w:name="_Toc37849792"/>
      <w:bookmarkStart w:id="615" w:name="_Toc38030567"/>
      <w:r>
        <w:t>Get Other Dates Homeless from 3.917A/B Living Situation</w:t>
      </w:r>
      <w:bookmarkEnd w:id="614"/>
      <w:bookmarkEnd w:id="61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16" w:name="_Toc37849793"/>
      <w:bookmarkStart w:id="617" w:name="_Toc38030568"/>
      <w:r>
        <w:t xml:space="preserve">Set System Use Days for </w:t>
      </w:r>
      <w:proofErr w:type="spellStart"/>
      <w:r>
        <w:t>LSAHousehold</w:t>
      </w:r>
      <w:bookmarkEnd w:id="616"/>
      <w:bookmarkEnd w:id="61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618" w:name="_Toc29188247"/>
      <w:bookmarkStart w:id="619" w:name="_Toc31197261"/>
      <w:bookmarkStart w:id="620" w:name="_Toc29188248"/>
      <w:bookmarkStart w:id="621" w:name="_Toc31197262"/>
      <w:bookmarkStart w:id="622" w:name="_Toc29188249"/>
      <w:bookmarkStart w:id="623" w:name="_Toc31197263"/>
      <w:bookmarkStart w:id="624" w:name="_Toc29188250"/>
      <w:bookmarkStart w:id="625" w:name="_Toc31197264"/>
      <w:bookmarkStart w:id="626" w:name="_Get_Enrollments_Relevant_1"/>
      <w:bookmarkStart w:id="627" w:name="_Toc34145101"/>
      <w:bookmarkStart w:id="628" w:name="_Toc34145102"/>
      <w:bookmarkStart w:id="629" w:name="_Toc34145103"/>
      <w:bookmarkStart w:id="630" w:name="_Toc34145154"/>
      <w:bookmarkStart w:id="631" w:name="_Toc34145155"/>
      <w:bookmarkStart w:id="632" w:name="_Toc34145182"/>
      <w:bookmarkStart w:id="633" w:name="_Toc34145183"/>
      <w:bookmarkStart w:id="634" w:name="_Toc34145184"/>
      <w:bookmarkStart w:id="635" w:name="_Toc34145185"/>
      <w:bookmarkStart w:id="636" w:name="_Toc34145186"/>
      <w:bookmarkStart w:id="637" w:name="_Toc34145187"/>
      <w:bookmarkStart w:id="638" w:name="_Toc34145188"/>
      <w:bookmarkStart w:id="639" w:name="_Toc34145189"/>
      <w:bookmarkStart w:id="640" w:name="_Toc34145190"/>
      <w:bookmarkStart w:id="641" w:name="_Toc34145191"/>
      <w:bookmarkStart w:id="642" w:name="_Toc34145192"/>
      <w:bookmarkStart w:id="643" w:name="_Toc34145193"/>
      <w:bookmarkStart w:id="644" w:name="_Toc34145194"/>
      <w:bookmarkStart w:id="645" w:name="_Toc34145195"/>
      <w:bookmarkStart w:id="646" w:name="_Toc34145196"/>
      <w:bookmarkStart w:id="647" w:name="_Toc34145197"/>
      <w:bookmarkStart w:id="648" w:name="_Toc34145198"/>
      <w:bookmarkStart w:id="649" w:name="_Toc34145199"/>
      <w:bookmarkStart w:id="650" w:name="_Toc34145200"/>
      <w:bookmarkStart w:id="651" w:name="_Toc34145201"/>
      <w:bookmarkStart w:id="652" w:name="_Toc34145202"/>
      <w:bookmarkStart w:id="653" w:name="_Toc34145203"/>
      <w:bookmarkStart w:id="654" w:name="_Toc34145204"/>
      <w:bookmarkStart w:id="655" w:name="_Toc34145205"/>
      <w:bookmarkStart w:id="656" w:name="_Toc34145206"/>
      <w:bookmarkStart w:id="657" w:name="_Toc34145207"/>
      <w:bookmarkStart w:id="658" w:name="_Toc34145208"/>
      <w:bookmarkStart w:id="659" w:name="_Toc34145209"/>
      <w:bookmarkStart w:id="660" w:name="_Toc34145210"/>
      <w:bookmarkStart w:id="661" w:name="_Toc34145211"/>
      <w:bookmarkStart w:id="662" w:name="_Toc34145212"/>
      <w:bookmarkStart w:id="663" w:name="_Toc34145213"/>
      <w:bookmarkStart w:id="664" w:name="_Toc34145214"/>
      <w:bookmarkStart w:id="665" w:name="_Toc34145215"/>
      <w:bookmarkStart w:id="666" w:name="_Toc34145252"/>
      <w:bookmarkStart w:id="667" w:name="_Toc34145253"/>
      <w:bookmarkStart w:id="668" w:name="_Toc34145254"/>
      <w:bookmarkStart w:id="669" w:name="_Toc34145255"/>
      <w:bookmarkStart w:id="670" w:name="_Toc29188252"/>
      <w:bookmarkStart w:id="671" w:name="_Toc31197266"/>
      <w:bookmarkStart w:id="672" w:name="_Get_Last_Inactive"/>
      <w:bookmarkStart w:id="673" w:name="_Toc34145256"/>
      <w:bookmarkStart w:id="674" w:name="_Toc34145257"/>
      <w:bookmarkStart w:id="675" w:name="_Toc34145258"/>
      <w:bookmarkStart w:id="676" w:name="_Toc34145283"/>
      <w:bookmarkStart w:id="677" w:name="_Toc34145288"/>
      <w:bookmarkStart w:id="678" w:name="_Toc34145289"/>
      <w:bookmarkStart w:id="679" w:name="_Toc34145290"/>
      <w:bookmarkStart w:id="680" w:name="_Toc34145291"/>
      <w:bookmarkStart w:id="681" w:name="_Toc34145292"/>
      <w:bookmarkStart w:id="682" w:name="_Toc34145293"/>
      <w:bookmarkStart w:id="683" w:name="_Toc34145294"/>
      <w:bookmarkStart w:id="684" w:name="_Toc525229485"/>
      <w:bookmarkStart w:id="685" w:name="_Toc34145295"/>
      <w:bookmarkStart w:id="686" w:name="_Toc34145296"/>
      <w:bookmarkStart w:id="687" w:name="_Toc34145297"/>
      <w:bookmarkStart w:id="688" w:name="_Toc34145326"/>
      <w:bookmarkStart w:id="689" w:name="_Toc34145327"/>
      <w:bookmarkStart w:id="690" w:name="_Toc34145338"/>
      <w:bookmarkStart w:id="691" w:name="_Toc34145339"/>
      <w:bookmarkStart w:id="692" w:name="_Toc34145340"/>
      <w:bookmarkStart w:id="693" w:name="_Toc34145341"/>
      <w:bookmarkStart w:id="694" w:name="_Toc34145342"/>
      <w:bookmarkStart w:id="695" w:name="_Toc34145343"/>
      <w:bookmarkStart w:id="696" w:name="_Toc34145344"/>
      <w:bookmarkStart w:id="697" w:name="_Toc34145360"/>
      <w:bookmarkStart w:id="698" w:name="_Toc34145386"/>
      <w:bookmarkStart w:id="699" w:name="_Toc34145387"/>
      <w:bookmarkStart w:id="700" w:name="_Toc34145388"/>
      <w:bookmarkStart w:id="701" w:name="_Toc34145423"/>
      <w:bookmarkStart w:id="702" w:name="_Toc34145424"/>
      <w:bookmarkStart w:id="703" w:name="_Toc34145435"/>
      <w:bookmarkStart w:id="704" w:name="_Toc34145436"/>
      <w:bookmarkStart w:id="705" w:name="_Toc34145437"/>
      <w:bookmarkStart w:id="706" w:name="_Toc34145438"/>
      <w:bookmarkStart w:id="707" w:name="_Toc34145439"/>
      <w:bookmarkStart w:id="708" w:name="_Toc34145440"/>
      <w:bookmarkStart w:id="709" w:name="_Toc34145441"/>
      <w:bookmarkStart w:id="710" w:name="_Toc34145442"/>
      <w:bookmarkStart w:id="711" w:name="_Toc34145443"/>
      <w:bookmarkStart w:id="712" w:name="_Toc34145444"/>
      <w:bookmarkStart w:id="713" w:name="_Toc34145445"/>
      <w:bookmarkStart w:id="714" w:name="_Toc34145446"/>
      <w:bookmarkStart w:id="715" w:name="_Toc34145447"/>
      <w:bookmarkStart w:id="716" w:name="_Toc34145448"/>
      <w:bookmarkStart w:id="717" w:name="_Toc34145449"/>
      <w:bookmarkStart w:id="718" w:name="_Toc34145450"/>
      <w:bookmarkStart w:id="719" w:name="_Toc34145451"/>
      <w:bookmarkStart w:id="720" w:name="_Toc34145452"/>
      <w:bookmarkStart w:id="721" w:name="_Toc34145463"/>
      <w:bookmarkStart w:id="722" w:name="_Toc34145464"/>
      <w:bookmarkStart w:id="723" w:name="_Toc34145465"/>
      <w:bookmarkStart w:id="724" w:name="_Toc34145466"/>
      <w:bookmarkStart w:id="725" w:name="_Toc34145489"/>
      <w:bookmarkStart w:id="726" w:name="_Toc34145490"/>
      <w:bookmarkStart w:id="727" w:name="_Toc34145491"/>
      <w:bookmarkStart w:id="728" w:name="_Toc34145492"/>
      <w:bookmarkStart w:id="729" w:name="_Toc34145493"/>
      <w:bookmarkStart w:id="730" w:name="_Toc34145494"/>
      <w:bookmarkStart w:id="731" w:name="_Toc34145495"/>
      <w:bookmarkStart w:id="732" w:name="_Toc34145496"/>
      <w:bookmarkStart w:id="733" w:name="_Toc34145497"/>
      <w:bookmarkStart w:id="734" w:name="_Toc34145498"/>
      <w:bookmarkStart w:id="735" w:name="_Toc34145499"/>
      <w:bookmarkStart w:id="736" w:name="_Toc34145500"/>
      <w:bookmarkStart w:id="737" w:name="_Toc34145501"/>
      <w:bookmarkStart w:id="738" w:name="_Toc34145502"/>
      <w:bookmarkStart w:id="739" w:name="_Toc34145503"/>
      <w:bookmarkStart w:id="740" w:name="_Toc34145504"/>
      <w:bookmarkStart w:id="741" w:name="_Toc34145505"/>
      <w:bookmarkStart w:id="742" w:name="_Toc34145506"/>
      <w:bookmarkStart w:id="743" w:name="_Toc34145507"/>
      <w:bookmarkStart w:id="744" w:name="_Toc34145508"/>
      <w:bookmarkStart w:id="745" w:name="_Toc34145509"/>
      <w:bookmarkStart w:id="746" w:name="_Toc34145510"/>
      <w:bookmarkStart w:id="747" w:name="_Toc34145511"/>
      <w:bookmarkStart w:id="748" w:name="_Toc34145512"/>
      <w:bookmarkStart w:id="749" w:name="_Toc34145513"/>
      <w:bookmarkStart w:id="750" w:name="_Toc34145514"/>
      <w:bookmarkStart w:id="751" w:name="_Toc34145515"/>
      <w:bookmarkStart w:id="752" w:name="_Toc34145516"/>
      <w:bookmarkStart w:id="753" w:name="_Toc34145517"/>
      <w:bookmarkStart w:id="754" w:name="_Toc34145518"/>
      <w:bookmarkStart w:id="755" w:name="_Toc34145519"/>
      <w:bookmarkStart w:id="756" w:name="_Toc525229489"/>
      <w:bookmarkStart w:id="757" w:name="_Toc525229490"/>
      <w:bookmarkStart w:id="758" w:name="_Toc525229491"/>
      <w:bookmarkStart w:id="759" w:name="_Toc525229492"/>
      <w:bookmarkStart w:id="760" w:name="_Toc525229493"/>
      <w:bookmarkStart w:id="761" w:name="_Toc525229494"/>
      <w:bookmarkStart w:id="762" w:name="_Toc525229495"/>
      <w:bookmarkStart w:id="763" w:name="_Toc525229496"/>
      <w:bookmarkStart w:id="764" w:name="_Toc525229497"/>
      <w:bookmarkStart w:id="765" w:name="_Update_ESHStatus_and"/>
      <w:bookmarkStart w:id="766" w:name="_Update_EST/RRH/PSHStatus"/>
      <w:bookmarkStart w:id="767" w:name="_Toc37849794"/>
      <w:bookmarkStart w:id="768" w:name="_Toc38030569"/>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t>Update EST</w:t>
      </w:r>
      <w:r w:rsidR="000C20AF">
        <w:t>/</w:t>
      </w:r>
      <w:r>
        <w:t>RRH</w:t>
      </w:r>
      <w:r w:rsidR="000C20AF">
        <w:t>/</w:t>
      </w:r>
      <w:proofErr w:type="spellStart"/>
      <w:r w:rsidR="000C20AF">
        <w:t>PSH</w:t>
      </w:r>
      <w:r>
        <w:t>Status</w:t>
      </w:r>
      <w:bookmarkEnd w:id="767"/>
      <w:bookmarkEnd w:id="76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69" w:name="_Toc37849795"/>
      <w:bookmarkStart w:id="770" w:name="_Toc38030570"/>
      <w:r w:rsidRPr="0088191A">
        <w:t>Set EST/RRH/PSHAHAR</w:t>
      </w:r>
      <w:bookmarkEnd w:id="769"/>
      <w:bookmarkEnd w:id="77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771" w:name="_Toc37849796"/>
      <w:bookmarkStart w:id="772" w:name="_Toc38030571"/>
      <w:r>
        <w:t xml:space="preserve">Set </w:t>
      </w:r>
      <w:proofErr w:type="spellStart"/>
      <w:r>
        <w:t>SystemPath</w:t>
      </w:r>
      <w:proofErr w:type="spellEnd"/>
      <w:r>
        <w:t xml:space="preserve"> for </w:t>
      </w:r>
      <w:proofErr w:type="spellStart"/>
      <w:r>
        <w:t>LSAHousehold</w:t>
      </w:r>
      <w:bookmarkEnd w:id="771"/>
      <w:bookmarkEnd w:id="77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lastRenderedPageBreak/>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73" w:name="_HMIS_Business_Logic:_3"/>
      <w:bookmarkStart w:id="774" w:name="_Toc37849797"/>
      <w:bookmarkStart w:id="775" w:name="_Toc38030572"/>
      <w:bookmarkEnd w:id="773"/>
      <w:proofErr w:type="spellStart"/>
      <w:r>
        <w:t>LSAHousehold</w:t>
      </w:r>
      <w:bookmarkEnd w:id="774"/>
      <w:bookmarkEnd w:id="77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776" w:name="_HMIS_Business_Logic:_5"/>
      <w:bookmarkStart w:id="777" w:name="_Toc37849798"/>
      <w:bookmarkStart w:id="778" w:name="_Toc38030573"/>
      <w:bookmarkEnd w:id="776"/>
      <w:r w:rsidRPr="00C52062">
        <w:lastRenderedPageBreak/>
        <w:t>HMIS Business Logic</w:t>
      </w:r>
      <w:r>
        <w:t>:  LSAExit</w:t>
      </w:r>
      <w:bookmarkEnd w:id="777"/>
      <w:bookmarkEnd w:id="778"/>
    </w:p>
    <w:p w14:paraId="73967B66" w14:textId="71A17AB4" w:rsidR="007B5290" w:rsidRDefault="007B5290" w:rsidP="007B5290">
      <w:bookmarkStart w:id="779" w:name="_Toc34145524"/>
      <w:bookmarkStart w:id="780" w:name="_Toc34145525"/>
      <w:bookmarkStart w:id="781" w:name="_Toc34145526"/>
      <w:bookmarkStart w:id="782" w:name="_Toc34145527"/>
      <w:bookmarkEnd w:id="779"/>
      <w:bookmarkEnd w:id="780"/>
      <w:bookmarkEnd w:id="781"/>
      <w:bookmarkEnd w:id="78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83" w:name="_Identify_Qualifying_Exits"/>
      <w:bookmarkStart w:id="784" w:name="_Toc37849799"/>
      <w:bookmarkStart w:id="785" w:name="_Toc38030574"/>
      <w:bookmarkEnd w:id="783"/>
      <w:r>
        <w:t xml:space="preserve">Identify </w:t>
      </w:r>
      <w:r w:rsidR="0031059A">
        <w:t>Qualifying</w:t>
      </w:r>
      <w:r w:rsidR="00D96057">
        <w:t xml:space="preserve"> Exits</w:t>
      </w:r>
      <w:r w:rsidR="002C5DCB">
        <w:t xml:space="preserve"> </w:t>
      </w:r>
      <w:r w:rsidR="00DB35F0">
        <w:t>in Exit Cohort Periods</w:t>
      </w:r>
      <w:bookmarkEnd w:id="784"/>
      <w:bookmarkEnd w:id="78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86" w:name="_Toc37973285"/>
      <w:bookmarkStart w:id="787" w:name="_Toc37973840"/>
      <w:bookmarkStart w:id="788" w:name="_Toc37974391"/>
      <w:bookmarkStart w:id="789" w:name="_Toc37974943"/>
      <w:bookmarkStart w:id="790" w:name="_Toc37973841"/>
      <w:bookmarkStart w:id="791" w:name="_Toc37974392"/>
      <w:bookmarkStart w:id="792" w:name="_Toc37974944"/>
      <w:bookmarkStart w:id="793" w:name="_Toc31197276"/>
      <w:bookmarkStart w:id="794" w:name="_Toc31197277"/>
      <w:bookmarkStart w:id="795" w:name="_Toc31197278"/>
      <w:bookmarkStart w:id="796" w:name="_Toc31197279"/>
      <w:bookmarkStart w:id="797" w:name="_Toc31197280"/>
      <w:bookmarkStart w:id="798" w:name="_Toc31197281"/>
      <w:bookmarkStart w:id="799" w:name="_Toc37973417"/>
      <w:bookmarkStart w:id="800" w:name="_Toc37973970"/>
      <w:bookmarkStart w:id="801" w:name="_Toc37974521"/>
      <w:bookmarkStart w:id="802" w:name="_Toc37975073"/>
      <w:bookmarkStart w:id="803" w:name="_Toc37849800"/>
      <w:bookmarkStart w:id="804" w:name="_Toc3803057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r>
        <w:t xml:space="preserve">Select </w:t>
      </w:r>
      <w:r w:rsidR="00BE4030">
        <w:t>Reportable Exits</w:t>
      </w:r>
      <w:bookmarkEnd w:id="803"/>
      <w:bookmarkEnd w:id="80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05" w:name="_Toc34145531"/>
      <w:bookmarkStart w:id="806" w:name="_Toc34145532"/>
      <w:bookmarkStart w:id="807" w:name="_Toc34145533"/>
      <w:bookmarkStart w:id="808" w:name="_Toc34145534"/>
      <w:bookmarkStart w:id="809" w:name="_Toc34145555"/>
      <w:bookmarkStart w:id="810" w:name="_Toc34145628"/>
      <w:bookmarkStart w:id="811" w:name="_Toc34145629"/>
      <w:bookmarkStart w:id="812" w:name="_Toc34145630"/>
      <w:bookmarkStart w:id="813" w:name="_Toc34145631"/>
      <w:bookmarkStart w:id="814" w:name="_Toc34145632"/>
      <w:bookmarkStart w:id="815" w:name="_Toc34145633"/>
      <w:bookmarkStart w:id="816" w:name="_Toc34145674"/>
      <w:bookmarkStart w:id="817" w:name="_Toc37849801"/>
      <w:bookmarkStart w:id="818" w:name="_Toc38030576"/>
      <w:bookmarkEnd w:id="805"/>
      <w:bookmarkEnd w:id="806"/>
      <w:bookmarkEnd w:id="807"/>
      <w:bookmarkEnd w:id="808"/>
      <w:bookmarkEnd w:id="809"/>
      <w:bookmarkEnd w:id="810"/>
      <w:bookmarkEnd w:id="811"/>
      <w:bookmarkEnd w:id="812"/>
      <w:bookmarkEnd w:id="813"/>
      <w:bookmarkEnd w:id="814"/>
      <w:bookmarkEnd w:id="815"/>
      <w:bookmarkEnd w:id="816"/>
      <w:r>
        <w:lastRenderedPageBreak/>
        <w:t xml:space="preserve">Set </w:t>
      </w:r>
      <w:proofErr w:type="spellStart"/>
      <w:r w:rsidR="0018056C" w:rsidRPr="00655B0F">
        <w:t>ReturnTime</w:t>
      </w:r>
      <w:proofErr w:type="spellEnd"/>
      <w:r>
        <w:t xml:space="preserve"> for Exit Cohort Households</w:t>
      </w:r>
      <w:bookmarkEnd w:id="817"/>
      <w:bookmarkEnd w:id="818"/>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819" w:name="_Toc511182504"/>
      <w:bookmarkStart w:id="820" w:name="_Set_Population_Identifiers"/>
      <w:bookmarkStart w:id="821" w:name="_Toc37849802"/>
      <w:bookmarkStart w:id="822" w:name="_Toc38030577"/>
      <w:bookmarkEnd w:id="819"/>
      <w:bookmarkEnd w:id="820"/>
      <w:r>
        <w:t>Set Population Identifiers for Exit Cohort Households</w:t>
      </w:r>
      <w:bookmarkEnd w:id="821"/>
      <w:bookmarkEnd w:id="822"/>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23" w:name="_Toc37849803"/>
      <w:bookmarkStart w:id="824" w:name="_Toc38030578"/>
      <w:r>
        <w:t xml:space="preserve">Set </w:t>
      </w:r>
      <w:r w:rsidR="001C6307">
        <w:t xml:space="preserve">System Engagement </w:t>
      </w:r>
      <w:r w:rsidR="00EB1AA1">
        <w:t>Stat</w:t>
      </w:r>
      <w:r w:rsidR="001C6307">
        <w:t>us</w:t>
      </w:r>
      <w:r w:rsidR="00EB1AA1">
        <w:t xml:space="preserve"> for Exit Cohort Households</w:t>
      </w:r>
      <w:bookmarkEnd w:id="823"/>
      <w:bookmarkEnd w:id="82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25" w:name="_Set_SystemPath_for"/>
      <w:bookmarkEnd w:id="825"/>
    </w:p>
    <w:p w14:paraId="041815E9" w14:textId="3310CFE4" w:rsidR="0034252A" w:rsidRPr="00000B20" w:rsidRDefault="0034252A" w:rsidP="0088191A">
      <w:pPr>
        <w:pStyle w:val="Heading2"/>
      </w:pPr>
      <w:bookmarkStart w:id="826" w:name="_Toc37973422"/>
      <w:bookmarkStart w:id="827" w:name="_Toc37973975"/>
      <w:bookmarkStart w:id="828" w:name="_Toc37974526"/>
      <w:bookmarkStart w:id="829" w:name="_Toc37975078"/>
      <w:bookmarkStart w:id="830" w:name="_Toc37973500"/>
      <w:bookmarkStart w:id="831" w:name="_Toc37974053"/>
      <w:bookmarkStart w:id="832" w:name="_Toc37974604"/>
      <w:bookmarkStart w:id="833" w:name="_Toc37975156"/>
      <w:bookmarkStart w:id="834" w:name="_Toc37973564"/>
      <w:bookmarkStart w:id="835" w:name="_Toc37974117"/>
      <w:bookmarkStart w:id="836" w:name="_Toc37974668"/>
      <w:bookmarkStart w:id="837" w:name="_Toc37975157"/>
      <w:bookmarkStart w:id="838" w:name="_Toc37975196"/>
      <w:bookmarkStart w:id="839" w:name="_Toc37849805"/>
      <w:bookmarkStart w:id="840" w:name="_Toc38030579"/>
      <w:bookmarkEnd w:id="596"/>
      <w:bookmarkEnd w:id="826"/>
      <w:bookmarkEnd w:id="827"/>
      <w:bookmarkEnd w:id="828"/>
      <w:bookmarkEnd w:id="829"/>
      <w:bookmarkEnd w:id="830"/>
      <w:bookmarkEnd w:id="831"/>
      <w:bookmarkEnd w:id="832"/>
      <w:bookmarkEnd w:id="833"/>
      <w:bookmarkEnd w:id="834"/>
      <w:bookmarkEnd w:id="835"/>
      <w:bookmarkEnd w:id="836"/>
      <w:bookmarkEnd w:id="837"/>
      <w:bookmarkEnd w:id="838"/>
      <w:r w:rsidRPr="00000B20">
        <w:t>Last Inactive Date</w:t>
      </w:r>
      <w:r w:rsidR="00343642" w:rsidRPr="00000B20">
        <w:t xml:space="preserve"> for Exit Cohorts</w:t>
      </w:r>
      <w:bookmarkEnd w:id="839"/>
      <w:bookmarkEnd w:id="84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841" w:name="_Toc37849806"/>
      <w:bookmarkStart w:id="842" w:name="_Toc38030580"/>
      <w:r w:rsidRPr="00000B20">
        <w:t xml:space="preserve">Set </w:t>
      </w:r>
      <w:proofErr w:type="spellStart"/>
      <w:r w:rsidRPr="00000B20">
        <w:t>SystemPath</w:t>
      </w:r>
      <w:proofErr w:type="spellEnd"/>
      <w:r w:rsidRPr="00000B20">
        <w:t xml:space="preserve"> for LSAExit</w:t>
      </w:r>
      <w:bookmarkEnd w:id="841"/>
      <w:bookmarkEnd w:id="84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43" w:name="_LSACalculated_Population_Identifier_1"/>
      <w:bookmarkStart w:id="844" w:name="_Toc31197328"/>
      <w:bookmarkStart w:id="845" w:name="_Toc31197329"/>
      <w:bookmarkStart w:id="846" w:name="_Toc31197330"/>
      <w:bookmarkStart w:id="847" w:name="_Toc31197331"/>
      <w:bookmarkStart w:id="848" w:name="_Toc31197332"/>
      <w:bookmarkStart w:id="849" w:name="_Toc31197333"/>
      <w:bookmarkStart w:id="850" w:name="_Toc31197334"/>
      <w:bookmarkStart w:id="851" w:name="_Toc31197335"/>
      <w:bookmarkStart w:id="852" w:name="_Toc31197336"/>
      <w:bookmarkStart w:id="853" w:name="_Toc511743960"/>
      <w:bookmarkStart w:id="854" w:name="_Toc511743961"/>
      <w:bookmarkStart w:id="855" w:name="_Toc511743962"/>
      <w:bookmarkStart w:id="856" w:name="_Toc511743983"/>
      <w:bookmarkStart w:id="857" w:name="_Toc511743984"/>
      <w:bookmarkStart w:id="858" w:name="_Toc511743985"/>
      <w:bookmarkStart w:id="859" w:name="_Toc511743986"/>
      <w:bookmarkStart w:id="860" w:name="_Toc511743987"/>
      <w:bookmarkStart w:id="861" w:name="_Toc511743988"/>
      <w:bookmarkStart w:id="862" w:name="_Toc511743989"/>
      <w:bookmarkStart w:id="863" w:name="_Toc511743990"/>
      <w:bookmarkStart w:id="864" w:name="_Toc511744006"/>
      <w:bookmarkStart w:id="865" w:name="_Toc511744007"/>
      <w:bookmarkStart w:id="866" w:name="_Toc511744008"/>
      <w:bookmarkStart w:id="867" w:name="_Toc511744009"/>
      <w:bookmarkStart w:id="868" w:name="_Get_LSACalculated_Population"/>
      <w:bookmarkStart w:id="869" w:name="_LSACalculated_Population_Identifier"/>
      <w:bookmarkStart w:id="870" w:name="_Toc31197397"/>
      <w:bookmarkStart w:id="871" w:name="_Toc31197398"/>
      <w:bookmarkStart w:id="872" w:name="_Toc31197399"/>
      <w:bookmarkStart w:id="873" w:name="_Toc31197400"/>
      <w:bookmarkStart w:id="874" w:name="_Toc31197401"/>
      <w:bookmarkStart w:id="875" w:name="_Toc31197402"/>
      <w:bookmarkStart w:id="876" w:name="_Toc31197403"/>
      <w:bookmarkStart w:id="877" w:name="_Toc31197404"/>
      <w:bookmarkStart w:id="878" w:name="_Toc31197405"/>
      <w:bookmarkStart w:id="879" w:name="_Toc511744151"/>
      <w:bookmarkStart w:id="880" w:name="_Toc511744152"/>
      <w:bookmarkStart w:id="881" w:name="_Toc511744153"/>
      <w:bookmarkStart w:id="882" w:name="_Toc511744154"/>
      <w:bookmarkStart w:id="883" w:name="_Toc511744155"/>
      <w:bookmarkStart w:id="884" w:name="_Toc511744156"/>
      <w:bookmarkStart w:id="885" w:name="_Toc511744181"/>
      <w:bookmarkStart w:id="886" w:name="_Toc511744182"/>
      <w:bookmarkStart w:id="887" w:name="_Toc511744250"/>
      <w:bookmarkStart w:id="888" w:name="_Toc511744251"/>
      <w:bookmarkStart w:id="889" w:name="_Toc511744252"/>
      <w:bookmarkStart w:id="890" w:name="_Toc31197822"/>
      <w:bookmarkStart w:id="891" w:name="_Toc31197823"/>
      <w:bookmarkStart w:id="892" w:name="_Toc31197824"/>
      <w:bookmarkStart w:id="893" w:name="_Toc31197825"/>
      <w:bookmarkStart w:id="894" w:name="_Toc31197826"/>
      <w:bookmarkStart w:id="895" w:name="_Toc31197827"/>
      <w:bookmarkStart w:id="896" w:name="_Toc31197828"/>
      <w:bookmarkStart w:id="897" w:name="_Toc31197829"/>
      <w:bookmarkStart w:id="898" w:name="_Toc31197830"/>
      <w:bookmarkStart w:id="899" w:name="_Toc511744338"/>
      <w:bookmarkStart w:id="900" w:name="_Toc31198235"/>
      <w:bookmarkStart w:id="901" w:name="_Toc37849807"/>
      <w:bookmarkStart w:id="902" w:name="_Toc38030581"/>
      <w:bookmarkStart w:id="903" w:name="_Toc506721211"/>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r>
        <w:t>LSAExit</w:t>
      </w:r>
      <w:bookmarkEnd w:id="901"/>
      <w:bookmarkEnd w:id="90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lastRenderedPageBreak/>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04" w:name="_HMIS_Business_Logic:_6"/>
      <w:bookmarkStart w:id="905" w:name="_Toc37849808"/>
      <w:bookmarkEnd w:id="90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06" w:name="_Toc38030582"/>
      <w:r w:rsidRPr="00C52062">
        <w:lastRenderedPageBreak/>
        <w:t>HMIS Business Logic</w:t>
      </w:r>
      <w:r>
        <w:t xml:space="preserve">: </w:t>
      </w:r>
      <w:proofErr w:type="spellStart"/>
      <w:r>
        <w:t>LSACalculated</w:t>
      </w:r>
      <w:bookmarkEnd w:id="905"/>
      <w:bookmarkEnd w:id="906"/>
      <w:proofErr w:type="spellEnd"/>
    </w:p>
    <w:p w14:paraId="21E1FB90" w14:textId="0FE8C2E2" w:rsidR="002B6231" w:rsidRPr="00C52062" w:rsidRDefault="002B6231" w:rsidP="0088191A">
      <w:pPr>
        <w:pStyle w:val="Heading2"/>
      </w:pPr>
      <w:bookmarkStart w:id="907" w:name="_Get_Average_Days_3"/>
      <w:bookmarkStart w:id="908" w:name="_Toc37849809"/>
      <w:bookmarkStart w:id="909" w:name="_Toc38030583"/>
      <w:bookmarkEnd w:id="907"/>
      <w:r w:rsidRPr="00C52062">
        <w:t xml:space="preserve">Get Average Days for </w:t>
      </w:r>
      <w:r>
        <w:t>Length of Time Homeless</w:t>
      </w:r>
      <w:bookmarkEnd w:id="903"/>
      <w:bookmarkEnd w:id="908"/>
      <w:bookmarkEnd w:id="90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10" w:name="_Toc31198237"/>
      <w:bookmarkStart w:id="911" w:name="_Toc31198238"/>
      <w:bookmarkEnd w:id="910"/>
      <w:bookmarkEnd w:id="911"/>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12" w:name="_Toc37849810"/>
      <w:bookmarkStart w:id="913" w:name="_Toc38030584"/>
      <w:r w:rsidRPr="00C52062">
        <w:t xml:space="preserve">Get Average Days for </w:t>
      </w:r>
      <w:r>
        <w:t>Length of Time Homeless by System Path</w:t>
      </w:r>
      <w:bookmarkEnd w:id="912"/>
      <w:bookmarkEnd w:id="91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14" w:name="_Toc31198693"/>
      <w:bookmarkStart w:id="915" w:name="_Get_Average_Days_1"/>
      <w:bookmarkStart w:id="916" w:name="_Toc506721212"/>
      <w:bookmarkEnd w:id="914"/>
      <w:bookmarkEnd w:id="915"/>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17" w:name="_Toc37849811"/>
      <w:bookmarkStart w:id="918" w:name="_Toc38030585"/>
      <w:r w:rsidRPr="00C52062">
        <w:t>Get Average Days for Cumulative Length of Time Housed in PSH</w:t>
      </w:r>
      <w:bookmarkEnd w:id="916"/>
      <w:bookmarkEnd w:id="917"/>
      <w:bookmarkEnd w:id="91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19" w:name="_Toc34145685"/>
      <w:bookmarkStart w:id="920" w:name="_Toc34145686"/>
      <w:bookmarkStart w:id="921" w:name="_Get_Average_Days_2"/>
      <w:bookmarkStart w:id="922" w:name="_Toc506721213"/>
      <w:bookmarkStart w:id="923" w:name="_Toc37849812"/>
      <w:bookmarkStart w:id="924" w:name="_Toc38030586"/>
      <w:bookmarkEnd w:id="919"/>
      <w:bookmarkEnd w:id="920"/>
      <w:bookmarkEnd w:id="921"/>
      <w:r w:rsidRPr="00C52062">
        <w:t>Get Average Days for Length of Time in RRH Projects</w:t>
      </w:r>
      <w:bookmarkEnd w:id="922"/>
      <w:bookmarkEnd w:id="923"/>
      <w:bookmarkEnd w:id="924"/>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25"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26" w:name="_Toc34145696"/>
      <w:bookmarkStart w:id="927" w:name="_Toc34145697"/>
      <w:bookmarkStart w:id="928" w:name="_Toc506721215"/>
      <w:bookmarkStart w:id="929" w:name="_Toc37849813"/>
      <w:bookmarkStart w:id="930" w:name="_Toc38030587"/>
      <w:bookmarkEnd w:id="925"/>
      <w:bookmarkEnd w:id="926"/>
      <w:bookmarkEnd w:id="927"/>
      <w:r w:rsidRPr="00C52062">
        <w:t>Get Average Days to Return/Re-engage by Last Project Type</w:t>
      </w:r>
      <w:bookmarkEnd w:id="928"/>
      <w:bookmarkEnd w:id="929"/>
      <w:bookmarkEnd w:id="93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931" w:name="_Get_Average_Days"/>
      <w:bookmarkStart w:id="932" w:name="_Toc37973614"/>
      <w:bookmarkStart w:id="933" w:name="_Toc37974167"/>
      <w:bookmarkStart w:id="934" w:name="_Toc37974718"/>
      <w:bookmarkStart w:id="935" w:name="_Toc37975206"/>
      <w:bookmarkStart w:id="936" w:name="_Toc37849814"/>
      <w:bookmarkStart w:id="937" w:name="_Toc38030588"/>
      <w:bookmarkStart w:id="938" w:name="_Toc506721216"/>
      <w:bookmarkEnd w:id="931"/>
      <w:bookmarkEnd w:id="932"/>
      <w:bookmarkEnd w:id="933"/>
      <w:bookmarkEnd w:id="934"/>
      <w:bookmarkEnd w:id="935"/>
      <w:r w:rsidRPr="00C52062">
        <w:t>Get Average Days to Return/Re-engage by Population</w:t>
      </w:r>
      <w:bookmarkEnd w:id="936"/>
      <w:bookmarkEnd w:id="93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939" w:name="_Toc31198752"/>
      <w:bookmarkEnd w:id="939"/>
      <w:r w:rsidRPr="005E354D">
        <w:rPr>
          <w:b/>
        </w:rPr>
        <w:t>ProjectID</w:t>
      </w:r>
      <w:r>
        <w:t xml:space="preserve"> is </w:t>
      </w:r>
      <w:r w:rsidR="00143E83">
        <w:t>NULL</w:t>
      </w:r>
      <w:r>
        <w:t>.</w:t>
      </w:r>
    </w:p>
    <w:p w14:paraId="5E249D45" w14:textId="26A7586E" w:rsidR="002B6231" w:rsidRDefault="002B6231" w:rsidP="0088191A">
      <w:pPr>
        <w:pStyle w:val="Heading2"/>
      </w:pPr>
      <w:bookmarkStart w:id="940" w:name="_Toc37849815"/>
      <w:bookmarkStart w:id="941" w:name="_Toc38030589"/>
      <w:r w:rsidRPr="00C52062">
        <w:t xml:space="preserve">Get Average Days to Return/Re-engage by </w:t>
      </w:r>
      <w:r>
        <w:t>System Path</w:t>
      </w:r>
      <w:bookmarkEnd w:id="938"/>
      <w:bookmarkEnd w:id="940"/>
      <w:bookmarkEnd w:id="94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942" w:name="_Toc31198754"/>
      <w:bookmarkStart w:id="943" w:name="_Toc37973617"/>
      <w:bookmarkStart w:id="944" w:name="_Toc37974170"/>
      <w:bookmarkStart w:id="945" w:name="_Toc37974721"/>
      <w:bookmarkStart w:id="946" w:name="_Toc37975209"/>
      <w:bookmarkStart w:id="947" w:name="_Toc506721217"/>
      <w:bookmarkStart w:id="948" w:name="_Toc37849816"/>
      <w:bookmarkStart w:id="949" w:name="_Toc38030590"/>
      <w:bookmarkStart w:id="950" w:name="_Toc499544018"/>
      <w:bookmarkEnd w:id="942"/>
      <w:bookmarkEnd w:id="943"/>
      <w:bookmarkEnd w:id="944"/>
      <w:bookmarkEnd w:id="945"/>
      <w:bookmarkEnd w:id="946"/>
      <w:r w:rsidRPr="00C52062">
        <w:t>Get Average Days to Return/Re-engage by Exit Destination</w:t>
      </w:r>
      <w:bookmarkEnd w:id="947"/>
      <w:bookmarkEnd w:id="948"/>
      <w:bookmarkEnd w:id="94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951" w:name="_Toc499292041"/>
      <w:bookmarkStart w:id="952" w:name="_Toc499544003"/>
      <w:bookmarkStart w:id="953"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954" w:name="_Toc31198792"/>
      <w:bookmarkEnd w:id="95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955" w:name="_Toc37849817"/>
      <w:bookmarkStart w:id="956" w:name="_Toc38030591"/>
      <w:r>
        <w:t xml:space="preserve">Get Counts of </w:t>
      </w:r>
      <w:r w:rsidR="0078061B">
        <w:t xml:space="preserve">People </w:t>
      </w:r>
      <w:r w:rsidR="00A355EA">
        <w:t xml:space="preserve">by Project and </w:t>
      </w:r>
      <w:r w:rsidR="00772636">
        <w:t>Household Characteristics</w:t>
      </w:r>
      <w:bookmarkEnd w:id="955"/>
      <w:bookmarkEnd w:id="95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957" w:author="Molly McEvilley" w:date="2020-05-14T10:13:00Z">
        <w:r w:rsidDel="0012409F">
          <w:delText>(1,2,8</w:delText>
        </w:r>
      </w:del>
      <w:del w:id="958" w:author="Molly McEvilley" w:date="2020-05-14T10:12:00Z">
        <w:r w:rsidDel="00D05894">
          <w:delText>,</w:delText>
        </w:r>
      </w:del>
      <w:del w:id="959" w:author="Molly McEvilley" w:date="2020-05-14T10:13:00Z">
        <w:r w:rsidDel="0012409F">
          <w:delText>)</w:delText>
        </w:r>
      </w:del>
      <w:ins w:id="96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961" w:name="_Toc525229521"/>
      <w:bookmarkStart w:id="962" w:name="_Toc525229522"/>
      <w:bookmarkStart w:id="963" w:name="_Toc525229523"/>
      <w:bookmarkStart w:id="964" w:name="_Toc525229524"/>
      <w:bookmarkStart w:id="965" w:name="_Toc525229525"/>
      <w:bookmarkStart w:id="966" w:name="_Toc525229526"/>
      <w:bookmarkStart w:id="967" w:name="_Toc525229527"/>
      <w:bookmarkStart w:id="968" w:name="_Toc37849818"/>
      <w:bookmarkStart w:id="969" w:name="_Toc38030592"/>
      <w:bookmarkEnd w:id="961"/>
      <w:bookmarkEnd w:id="962"/>
      <w:bookmarkEnd w:id="963"/>
      <w:bookmarkEnd w:id="964"/>
      <w:bookmarkEnd w:id="965"/>
      <w:bookmarkEnd w:id="966"/>
      <w:bookmarkEnd w:id="967"/>
      <w:r>
        <w:t>Get Counts of People by Project Type and Household Characteristics</w:t>
      </w:r>
      <w:bookmarkEnd w:id="968"/>
      <w:bookmarkEnd w:id="96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970" w:author="Molly McEvilley" w:date="2020-05-14T10:13:00Z">
        <w:r w:rsidDel="0012409F">
          <w:delText>(1,2,8,)</w:delText>
        </w:r>
      </w:del>
      <w:ins w:id="97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972" w:name="_Toc525229553"/>
      <w:bookmarkStart w:id="973" w:name="_Toc525229554"/>
      <w:bookmarkStart w:id="974" w:name="_Toc525229555"/>
      <w:bookmarkStart w:id="975" w:name="_Toc525229556"/>
      <w:bookmarkStart w:id="976" w:name="_Toc525229557"/>
      <w:bookmarkStart w:id="977" w:name="_Toc525229558"/>
      <w:bookmarkStart w:id="978" w:name="_Toc525229559"/>
      <w:bookmarkStart w:id="979" w:name="_Toc37849819"/>
      <w:bookmarkStart w:id="980" w:name="_Toc38030593"/>
      <w:bookmarkEnd w:id="972"/>
      <w:bookmarkEnd w:id="973"/>
      <w:bookmarkEnd w:id="974"/>
      <w:bookmarkEnd w:id="975"/>
      <w:bookmarkEnd w:id="976"/>
      <w:bookmarkEnd w:id="977"/>
      <w:bookmarkEnd w:id="978"/>
      <w:r>
        <w:t xml:space="preserve">Get Counts of </w:t>
      </w:r>
      <w:r w:rsidR="00D1704F">
        <w:t>Households</w:t>
      </w:r>
      <w:r>
        <w:t xml:space="preserve"> by Project</w:t>
      </w:r>
      <w:bookmarkEnd w:id="979"/>
      <w:bookmarkEnd w:id="980"/>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981" w:author="Molly McEvilley" w:date="2020-05-14T10:13:00Z">
        <w:r w:rsidDel="0012409F">
          <w:delText>(1,2,8,)</w:delText>
        </w:r>
      </w:del>
      <w:ins w:id="98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983" w:name="_Toc525229585"/>
      <w:bookmarkStart w:id="984" w:name="_Toc525229586"/>
      <w:bookmarkStart w:id="985" w:name="_Toc525229587"/>
      <w:bookmarkStart w:id="986" w:name="_Toc525229588"/>
      <w:bookmarkStart w:id="987" w:name="_Toc525229589"/>
      <w:bookmarkStart w:id="988" w:name="_Toc525229590"/>
      <w:bookmarkStart w:id="989" w:name="_Toc525229591"/>
      <w:bookmarkStart w:id="990" w:name="_Toc37849820"/>
      <w:bookmarkStart w:id="991" w:name="_Toc38030594"/>
      <w:bookmarkEnd w:id="983"/>
      <w:bookmarkEnd w:id="984"/>
      <w:bookmarkEnd w:id="985"/>
      <w:bookmarkEnd w:id="986"/>
      <w:bookmarkEnd w:id="987"/>
      <w:bookmarkEnd w:id="988"/>
      <w:bookmarkEnd w:id="989"/>
      <w:r>
        <w:lastRenderedPageBreak/>
        <w:t xml:space="preserve">Get Counts of </w:t>
      </w:r>
      <w:r w:rsidR="006B71E5">
        <w:t>Households</w:t>
      </w:r>
      <w:r>
        <w:t xml:space="preserve"> by Project Type</w:t>
      </w:r>
      <w:bookmarkEnd w:id="990"/>
      <w:bookmarkEnd w:id="991"/>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992" w:author="Molly McEvilley" w:date="2020-05-14T10:13:00Z">
        <w:r w:rsidDel="0012409F">
          <w:delText>(1,2,8,)</w:delText>
        </w:r>
      </w:del>
      <w:ins w:id="99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994" w:name="_Toc525229617"/>
      <w:bookmarkStart w:id="995" w:name="_Toc525229618"/>
      <w:bookmarkStart w:id="996" w:name="_Toc525229619"/>
      <w:bookmarkStart w:id="997" w:name="_Toc525229620"/>
      <w:bookmarkStart w:id="998" w:name="_Toc525229621"/>
      <w:bookmarkStart w:id="999" w:name="_Toc525229622"/>
      <w:bookmarkStart w:id="1000" w:name="_Toc525229623"/>
      <w:bookmarkStart w:id="1001" w:name="_Toc511744576"/>
      <w:bookmarkStart w:id="1002" w:name="_Toc511744577"/>
      <w:bookmarkStart w:id="1003" w:name="_Toc511744578"/>
      <w:bookmarkStart w:id="1004" w:name="_Toc511744579"/>
      <w:bookmarkStart w:id="1005" w:name="_Toc511744580"/>
      <w:bookmarkStart w:id="1006" w:name="_Toc511744581"/>
      <w:bookmarkStart w:id="1007" w:name="_Toc511744582"/>
      <w:bookmarkStart w:id="1008" w:name="_Toc511744591"/>
      <w:bookmarkStart w:id="1009" w:name="_Toc511744592"/>
      <w:bookmarkStart w:id="1010" w:name="_Toc511744593"/>
      <w:bookmarkStart w:id="1011" w:name="_Toc511744594"/>
      <w:bookmarkStart w:id="1012" w:name="_Toc511744595"/>
      <w:bookmarkStart w:id="1013" w:name="_Toc511744656"/>
      <w:bookmarkStart w:id="1014" w:name="_Toc511744657"/>
      <w:bookmarkStart w:id="1015" w:name="_Toc511744658"/>
      <w:bookmarkStart w:id="1016" w:name="_Toc511744659"/>
      <w:bookmarkStart w:id="1017" w:name="_Toc511744660"/>
      <w:bookmarkStart w:id="1018" w:name="_Toc511744661"/>
      <w:bookmarkStart w:id="1019" w:name="_Toc511744662"/>
      <w:bookmarkStart w:id="1020" w:name="_Toc511744663"/>
      <w:bookmarkStart w:id="1021" w:name="_Toc511182521"/>
      <w:bookmarkStart w:id="1022" w:name="_Toc37849821"/>
      <w:bookmarkStart w:id="1023" w:name="_Toc38030595"/>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t>Get Counts of People by Project and Personal Characteristics</w:t>
      </w:r>
      <w:bookmarkEnd w:id="1022"/>
      <w:bookmarkEnd w:id="1023"/>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024" w:author="Molly McEvilley" w:date="2020-05-14T10:13:00Z">
        <w:r w:rsidDel="0012409F">
          <w:delText>(1,2,8,)</w:delText>
        </w:r>
      </w:del>
      <w:ins w:id="102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026" w:name="_Get_Counts_of"/>
      <w:bookmarkStart w:id="1027" w:name="_Toc37849822"/>
      <w:bookmarkStart w:id="1028" w:name="_Toc38030596"/>
      <w:bookmarkEnd w:id="1026"/>
      <w:r>
        <w:t>Get Counts of People by Project Type and Personal Characteristics</w:t>
      </w:r>
      <w:bookmarkEnd w:id="1027"/>
      <w:bookmarkEnd w:id="102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029" w:author="Molly McEvilley" w:date="2020-05-14T10:13:00Z">
        <w:r w:rsidDel="0012409F">
          <w:delText>(1,2,8,)</w:delText>
        </w:r>
      </w:del>
      <w:ins w:id="103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031" w:name="_Toc37849823"/>
      <w:bookmarkStart w:id="1032"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031"/>
      <w:bookmarkEnd w:id="103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033" w:name="_Toc37849824"/>
      <w:bookmarkStart w:id="1034" w:name="_Toc38030598"/>
      <w:r>
        <w:lastRenderedPageBreak/>
        <w:t xml:space="preserve">Get Counts of </w:t>
      </w:r>
      <w:proofErr w:type="spellStart"/>
      <w:r>
        <w:t>Bednights</w:t>
      </w:r>
      <w:proofErr w:type="spellEnd"/>
      <w:r>
        <w:t xml:space="preserve"> by </w:t>
      </w:r>
      <w:r w:rsidR="00A768D9">
        <w:t>Project Type and Household Characteristics</w:t>
      </w:r>
      <w:bookmarkEnd w:id="1033"/>
      <w:bookmarkEnd w:id="103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035" w:name="_Toc37849825"/>
      <w:bookmarkStart w:id="1036" w:name="_Toc38030599"/>
      <w:r>
        <w:t xml:space="preserve">Get Counts of </w:t>
      </w:r>
      <w:proofErr w:type="spellStart"/>
      <w:r>
        <w:t>Bednights</w:t>
      </w:r>
      <w:proofErr w:type="spellEnd"/>
      <w:r>
        <w:t xml:space="preserve"> by Project and Personal Characteristics</w:t>
      </w:r>
      <w:bookmarkEnd w:id="1035"/>
      <w:bookmarkEnd w:id="1036"/>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037" w:name="_Toc37849826"/>
      <w:bookmarkStart w:id="1038" w:name="_Toc38030600"/>
      <w:r>
        <w:t xml:space="preserve">Get Counts of </w:t>
      </w:r>
      <w:proofErr w:type="spellStart"/>
      <w:r>
        <w:t>Bednights</w:t>
      </w:r>
      <w:proofErr w:type="spellEnd"/>
      <w:r>
        <w:t xml:space="preserve"> by Project Type and Personal Characteristics</w:t>
      </w:r>
      <w:bookmarkEnd w:id="1037"/>
      <w:bookmarkEnd w:id="103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039" w:name="_Toc31198840"/>
      <w:bookmarkStart w:id="1040" w:name="_Toc37849827"/>
      <w:bookmarkStart w:id="1041" w:name="_Toc38030601"/>
      <w:bookmarkEnd w:id="1039"/>
      <w:r>
        <w:t xml:space="preserve">Data Quality – </w:t>
      </w:r>
      <w:r w:rsidR="00CF1247">
        <w:t xml:space="preserve">Get Counts of </w:t>
      </w:r>
      <w:r>
        <w:t>Enrollments Active After Project Operating End Date</w:t>
      </w:r>
      <w:r w:rsidR="00DA0B37">
        <w:t xml:space="preserve"> by Project</w:t>
      </w:r>
      <w:bookmarkEnd w:id="1040"/>
      <w:bookmarkEnd w:id="104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042" w:name="_Toc37849828"/>
      <w:bookmarkStart w:id="104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042"/>
      <w:bookmarkEnd w:id="104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044" w:name="_Toc37849829"/>
      <w:bookmarkStart w:id="1045" w:name="_Toc38030603"/>
      <w:r>
        <w:t>Data Quality – Get Counts of Enrollments with no Enrollment CoC Record by Project</w:t>
      </w:r>
      <w:bookmarkEnd w:id="1044"/>
      <w:bookmarkEnd w:id="1045"/>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046" w:name="_HMIS_Business_Logic:"/>
      <w:bookmarkStart w:id="1047" w:name="_Toc37849830"/>
      <w:bookmarkStart w:id="1048" w:name="_Toc38030604"/>
      <w:bookmarkEnd w:id="1046"/>
      <w:proofErr w:type="spellStart"/>
      <w:r>
        <w:t>LSACalculated</w:t>
      </w:r>
      <w:bookmarkEnd w:id="1047"/>
      <w:bookmarkEnd w:id="1048"/>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049" w:name="_HMIS_Business_Logic:_4"/>
    <w:bookmarkStart w:id="1050" w:name="_Toc37849831"/>
    <w:bookmarkStart w:id="1051" w:name="_Toc38030605"/>
    <w:bookmarkEnd w:id="1049"/>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050"/>
      <w:bookmarkEnd w:id="1051"/>
      <w:proofErr w:type="spellEnd"/>
    </w:p>
    <w:p w14:paraId="408EA906" w14:textId="61AFB04E" w:rsidR="007242D3" w:rsidRDefault="007242D3" w:rsidP="007242D3">
      <w:pPr>
        <w:pStyle w:val="Heading2"/>
      </w:pPr>
      <w:bookmarkStart w:id="1052" w:name="_Toc37849832"/>
      <w:bookmarkStart w:id="1053" w:name="_Toc38030606"/>
      <w:r>
        <w:t>Get HMIS Enrollments Active in the Three-Year Data Quality Report Period</w:t>
      </w:r>
      <w:bookmarkEnd w:id="1052"/>
      <w:bookmarkEnd w:id="1053"/>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054" w:name="_Toc37849833"/>
      <w:bookmarkStart w:id="1055" w:name="_Toc38030607"/>
      <w:r>
        <w:t>Set LSAReport Data Quality Values</w:t>
      </w:r>
      <w:bookmarkEnd w:id="1054"/>
      <w:r w:rsidR="00D05131">
        <w:t xml:space="preserve"> </w:t>
      </w:r>
      <w:bookmarkEnd w:id="1055"/>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056"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056"/>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057"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058"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05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3CA17A14" w:rsidR="00601EDE" w:rsidRPr="00956E23" w:rsidRDefault="00601EDE" w:rsidP="00F6016E">
            <w:pPr>
              <w:pStyle w:val="NoSpacing"/>
              <w:rPr>
                <w:iCs/>
              </w:rPr>
            </w:pPr>
            <w:r w:rsidRPr="00956E23">
              <w:rPr>
                <w:rFonts w:cs="Open Sans"/>
                <w:iCs/>
              </w:rPr>
              <w:t>in (4,5,6,7,15,24)</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7777777" w:rsidR="00F94485" w:rsidRPr="00956E23" w:rsidRDefault="00F94485">
            <w:pPr>
              <w:pStyle w:val="NoSpacing"/>
              <w:rPr>
                <w:rFonts w:ascii="Calibri" w:hAnsi="Calibri" w:cs="Calibri"/>
              </w:rPr>
            </w:pPr>
            <w:r w:rsidRPr="00956E23">
              <w:rPr>
                <w:rFonts w:ascii="Calibri" w:hAnsi="Calibri" w:cs="Calibri"/>
              </w:rPr>
              <w:t>in (4,5,6,7,15,24)</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77777777" w:rsidR="000C1F5E" w:rsidRDefault="000C1F5E" w:rsidP="000C1F5E">
            <w:pPr>
              <w:pStyle w:val="NoSpacing"/>
              <w:rPr>
                <w:rFonts w:ascii="Calibri" w:hAnsi="Calibri" w:cs="Calibri"/>
              </w:rPr>
            </w:pPr>
            <w:r>
              <w:rPr>
                <w:rFonts w:ascii="Calibri" w:hAnsi="Calibri" w:cs="Calibri"/>
              </w:rPr>
              <w:t>in (4,5,6,7,15,24)</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059" w:author="Molly McEvilley" w:date="2020-05-14T09:11:00Z"/>
        </w:trPr>
        <w:tc>
          <w:tcPr>
            <w:tcW w:w="2065" w:type="dxa"/>
          </w:tcPr>
          <w:p w14:paraId="147AEBC2" w14:textId="7D57F961" w:rsidR="00974782" w:rsidDel="006F3FCA" w:rsidRDefault="00974782" w:rsidP="00C34F4A">
            <w:pPr>
              <w:pStyle w:val="NoSpacing"/>
              <w:rPr>
                <w:del w:id="1060" w:author="Molly McEvilley" w:date="2020-05-14T09:11:00Z"/>
                <w:iCs/>
              </w:rPr>
            </w:pPr>
            <w:commentRangeStart w:id="1061"/>
            <w:del w:id="1062" w:author="Molly McEvilley" w:date="2020-05-14T09:11:00Z">
              <w:r w:rsidDel="006F3FCA">
                <w:rPr>
                  <w:iCs/>
                </w:rPr>
                <w:delText xml:space="preserve">Status1/Status3 </w:delText>
              </w:r>
            </w:del>
            <w:commentRangeEnd w:id="1061"/>
            <w:r w:rsidR="00923C65">
              <w:rPr>
                <w:rStyle w:val="CommentReference"/>
                <w:rFonts w:eastAsiaTheme="minorHAnsi"/>
              </w:rPr>
              <w:commentReference w:id="1061"/>
            </w:r>
          </w:p>
        </w:tc>
        <w:tc>
          <w:tcPr>
            <w:tcW w:w="7290" w:type="dxa"/>
          </w:tcPr>
          <w:p w14:paraId="4AB3325D" w14:textId="2F9DF850" w:rsidR="00974782" w:rsidDel="006F3FCA" w:rsidRDefault="00974782" w:rsidP="00C34F4A">
            <w:pPr>
              <w:pStyle w:val="NoSpacing"/>
              <w:rPr>
                <w:del w:id="1063" w:author="Molly McEvilley" w:date="2020-05-14T09:11:00Z"/>
              </w:rPr>
            </w:pPr>
            <w:del w:id="1064"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065" w:author="Molly McEvilley" w:date="2020-05-14T09:14:00Z"/>
                <w:rFonts w:cstheme="minorHAnsi"/>
                <w:u w:val="single"/>
              </w:rPr>
            </w:pPr>
            <w:commentRangeStart w:id="1066"/>
            <w:ins w:id="1067" w:author="Molly McEvilley" w:date="2020-05-14T09:14:00Z">
              <w:r w:rsidRPr="001978EB">
                <w:rPr>
                  <w:b/>
                  <w:bCs/>
                </w:rPr>
                <w:t>Destination1</w:t>
              </w:r>
            </w:ins>
            <w:commentRangeEnd w:id="1066"/>
            <w:ins w:id="1068" w:author="Molly McEvilley" w:date="2020-05-14T10:02:00Z">
              <w:r w:rsidR="00A5110F">
                <w:rPr>
                  <w:rStyle w:val="CommentReference"/>
                  <w:rFonts w:eastAsiaTheme="minorHAnsi"/>
                </w:rPr>
                <w:commentReference w:id="1066"/>
              </w:r>
            </w:ins>
            <w:ins w:id="1069" w:author="Molly McEvilley" w:date="2020-05-14T09:14:00Z">
              <w:r>
                <w:t xml:space="preserve">: </w:t>
              </w:r>
            </w:ins>
            <w:ins w:id="1070" w:author="Molly McEvilley" w:date="2020-05-14T09:20:00Z">
              <w:r w:rsidR="00A5673F">
                <w:t>&gt;</w:t>
              </w:r>
            </w:ins>
            <w:ins w:id="1071"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072" w:author="Molly McEvilley" w:date="2020-05-14T09:14:00Z">
              <w:r>
                <w:rPr>
                  <w:b/>
                  <w:bCs/>
                </w:rPr>
                <w:t>Destination3</w:t>
              </w:r>
              <w:r w:rsidRPr="001978EB">
                <w:t>:  is not NULL</w:t>
              </w:r>
            </w:ins>
            <w:del w:id="1073"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074" w:author="Molly McEvilley" w:date="2020-05-14T09:15:00Z"/>
          <w:rFonts w:cstheme="minorHAnsi"/>
        </w:rPr>
      </w:pPr>
      <w:del w:id="1075"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076"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077" w:author="Molly McEvilley" w:date="2020-05-14T09:15:00Z"/>
                <w:b/>
                <w:bCs/>
              </w:rPr>
            </w:pPr>
            <w:del w:id="1078"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079" w:author="Molly McEvilley" w:date="2020-05-14T09:15:00Z"/>
                <w:b/>
                <w:bCs/>
              </w:rPr>
            </w:pPr>
            <w:del w:id="1080"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081"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082" w:author="Molly McEvilley" w:date="2020-05-14T09:15:00Z"/>
              </w:rPr>
            </w:pPr>
            <w:del w:id="1083"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084" w:author="Molly McEvilley" w:date="2020-05-14T09:15:00Z"/>
                <w:b/>
                <w:bCs/>
              </w:rPr>
            </w:pPr>
            <w:del w:id="1085"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086"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087" w:author="Molly McEvilley" w:date="2020-05-14T09:15:00Z"/>
        </w:trPr>
        <w:tc>
          <w:tcPr>
            <w:tcW w:w="3235" w:type="dxa"/>
          </w:tcPr>
          <w:p w14:paraId="3B3136BF" w14:textId="4D6A626F" w:rsidR="003432D7" w:rsidRPr="00956E23" w:rsidDel="00195C83" w:rsidRDefault="003432D7" w:rsidP="00A005D8">
            <w:pPr>
              <w:pStyle w:val="NoSpacing"/>
              <w:rPr>
                <w:del w:id="1088" w:author="Molly McEvilley" w:date="2020-05-14T09:15:00Z"/>
                <w:iCs/>
              </w:rPr>
            </w:pPr>
            <w:del w:id="1089"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090" w:author="Molly McEvilley" w:date="2020-05-14T09:15:00Z"/>
              </w:rPr>
            </w:pPr>
            <w:del w:id="1091"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092" w:name="_Toc37973636"/>
      <w:bookmarkStart w:id="1093" w:name="_Toc37974189"/>
      <w:bookmarkStart w:id="1094" w:name="_Toc37974740"/>
      <w:bookmarkStart w:id="1095" w:name="_Toc37975228"/>
      <w:bookmarkStart w:id="1096" w:name="_Set_LSAReport_ReportDate"/>
      <w:bookmarkStart w:id="1097" w:name="_Toc37849834"/>
      <w:bookmarkStart w:id="1098" w:name="_Toc38030608"/>
      <w:bookmarkEnd w:id="1092"/>
      <w:bookmarkEnd w:id="1093"/>
      <w:bookmarkEnd w:id="1094"/>
      <w:bookmarkEnd w:id="1095"/>
      <w:bookmarkEnd w:id="1096"/>
      <w:r>
        <w:lastRenderedPageBreak/>
        <w:t>Set LSARe</w:t>
      </w:r>
      <w:r w:rsidR="001D44E7">
        <w:t xml:space="preserve">port </w:t>
      </w:r>
      <w:proofErr w:type="spellStart"/>
      <w:r w:rsidR="001D44E7">
        <w:t>ReportDate</w:t>
      </w:r>
      <w:bookmarkEnd w:id="1097"/>
      <w:bookmarkEnd w:id="109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099" w:name="_Toc34145731"/>
      <w:bookmarkStart w:id="1100" w:name="_LSAHousehold"/>
      <w:bookmarkStart w:id="1101" w:name="_Toc37849835"/>
      <w:bookmarkStart w:id="1102" w:name="_Toc38030609"/>
      <w:bookmarkEnd w:id="1099"/>
      <w:bookmarkEnd w:id="1100"/>
      <w:r>
        <w:t>LSAReport</w:t>
      </w:r>
      <w:bookmarkEnd w:id="1101"/>
      <w:bookmarkEnd w:id="110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103" w:name="_System_Engagement_Status"/>
      <w:bookmarkStart w:id="1104" w:name="_Length_of_Time_1"/>
      <w:bookmarkStart w:id="1105" w:name="_Length_of_Time"/>
      <w:bookmarkStart w:id="1106" w:name="_Cumulative_Length_of"/>
      <w:bookmarkStart w:id="1107" w:name="_Length_of_Time_2"/>
      <w:bookmarkStart w:id="1108" w:name="_Returns"/>
      <w:bookmarkStart w:id="1109" w:name="_Days_to_Return/Re-engage_3"/>
      <w:bookmarkStart w:id="1110" w:name="_Days_to_Return/Re-engage"/>
      <w:bookmarkStart w:id="1111" w:name="_Days_to_Return/Re-engage_2"/>
      <w:bookmarkStart w:id="1112" w:name="_Days_to_Return/Re-engage_1"/>
      <w:bookmarkEnd w:id="3"/>
      <w:bookmarkEnd w:id="950"/>
      <w:bookmarkEnd w:id="951"/>
      <w:bookmarkEnd w:id="952"/>
      <w:bookmarkEnd w:id="953"/>
      <w:bookmarkEnd w:id="1103"/>
      <w:bookmarkEnd w:id="1104"/>
      <w:bookmarkEnd w:id="1105"/>
      <w:bookmarkEnd w:id="1106"/>
      <w:bookmarkEnd w:id="1107"/>
      <w:bookmarkEnd w:id="1108"/>
      <w:bookmarkEnd w:id="1109"/>
      <w:bookmarkEnd w:id="1110"/>
      <w:bookmarkEnd w:id="1111"/>
      <w:bookmarkEnd w:id="1112"/>
    </w:p>
    <w:sectPr w:rsidR="00DF14DB" w:rsidRPr="00016C19" w:rsidSect="000D5A2E">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1"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28"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0"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2"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35"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36"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200"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211"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99"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312"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16"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24"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28" w:author="Molly McEvilley" w:date="2020-06-04T06:21:00Z" w:initials="MM">
    <w:p w14:paraId="11E35952" w14:textId="4624E9CB" w:rsidR="002861B8" w:rsidRDefault="002861B8">
      <w:pPr>
        <w:pStyle w:val="CommentText"/>
      </w:pPr>
      <w:r>
        <w:rPr>
          <w:rStyle w:val="CommentReference"/>
        </w:rPr>
        <w:annotationRef/>
      </w:r>
      <w:r>
        <w:t>Data standards change in value for LTC/nursing home.</w:t>
      </w:r>
    </w:p>
  </w:comment>
  <w:comment w:id="1061"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066"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31D683E9" w15:done="0"/>
  <w15:commentEx w15:paraId="71B3B989" w15:done="0"/>
  <w15:commentEx w15:paraId="3E132F36" w15:done="0"/>
  <w15:commentEx w15:paraId="16A276F2" w15:done="0"/>
  <w15:commentEx w15:paraId="11E35952"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3380C" w16cex:dateUtc="2020-06-04T13:06:00Z"/>
  <w16cex:commentExtensible w16cex:durableId="2283114F" w16cex:dateUtc="2020-06-04T10:21: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31D683E9" w16cid:durableId="228326A2"/>
  <w16cid:commentId w16cid:paraId="71B3B989" w16cid:durableId="22833782"/>
  <w16cid:commentId w16cid:paraId="3E132F36" w16cid:durableId="228337F2"/>
  <w16cid:commentId w16cid:paraId="16A276F2" w16cid:durableId="2283380C"/>
  <w16cid:commentId w16cid:paraId="11E35952" w16cid:durableId="2283114F"/>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A11E8" w14:textId="77777777" w:rsidR="004F4AC5" w:rsidRDefault="004F4AC5" w:rsidP="008E455B">
      <w:pPr>
        <w:spacing w:after="0" w:line="240" w:lineRule="auto"/>
      </w:pPr>
      <w:r>
        <w:separator/>
      </w:r>
    </w:p>
  </w:endnote>
  <w:endnote w:type="continuationSeparator" w:id="0">
    <w:p w14:paraId="6E6071F0" w14:textId="77777777" w:rsidR="004F4AC5" w:rsidRDefault="004F4AC5" w:rsidP="008E455B">
      <w:pPr>
        <w:spacing w:after="0" w:line="240" w:lineRule="auto"/>
      </w:pPr>
      <w:r>
        <w:continuationSeparator/>
      </w:r>
    </w:p>
  </w:endnote>
  <w:endnote w:type="continuationNotice" w:id="1">
    <w:p w14:paraId="6BBE0D32" w14:textId="77777777" w:rsidR="004F4AC5" w:rsidRDefault="004F4A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44A7C" w14:textId="77777777" w:rsidR="004F4AC5" w:rsidRDefault="004F4AC5" w:rsidP="008E455B">
      <w:pPr>
        <w:spacing w:after="0" w:line="240" w:lineRule="auto"/>
      </w:pPr>
      <w:r>
        <w:separator/>
      </w:r>
    </w:p>
  </w:footnote>
  <w:footnote w:type="continuationSeparator" w:id="0">
    <w:p w14:paraId="48EFD367" w14:textId="77777777" w:rsidR="004F4AC5" w:rsidRDefault="004F4AC5" w:rsidP="008E455B">
      <w:pPr>
        <w:spacing w:after="0" w:line="240" w:lineRule="auto"/>
      </w:pPr>
      <w:r>
        <w:continuationSeparator/>
      </w:r>
    </w:p>
  </w:footnote>
  <w:footnote w:type="continuationNotice" w:id="1">
    <w:p w14:paraId="64E58110" w14:textId="77777777" w:rsidR="004F4AC5" w:rsidRDefault="004F4AC5">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7"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60"/>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2"/>
  </w:num>
  <w:num w:numId="18">
    <w:abstractNumId w:val="48"/>
  </w:num>
  <w:num w:numId="19">
    <w:abstractNumId w:val="58"/>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7"/>
  </w:num>
  <w:num w:numId="30">
    <w:abstractNumId w:val="31"/>
  </w:num>
  <w:num w:numId="31">
    <w:abstractNumId w:val="0"/>
  </w:num>
  <w:num w:numId="32">
    <w:abstractNumId w:val="33"/>
  </w:num>
  <w:num w:numId="33">
    <w:abstractNumId w:val="59"/>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6"/>
  </w:num>
  <w:num w:numId="56">
    <w:abstractNumId w:val="54"/>
  </w:num>
  <w:num w:numId="57">
    <w:abstractNumId w:val="32"/>
  </w:num>
  <w:num w:numId="58">
    <w:abstractNumId w:val="26"/>
  </w:num>
  <w:num w:numId="59">
    <w:abstractNumId w:val="12"/>
  </w:num>
  <w:num w:numId="60">
    <w:abstractNumId w:val="61"/>
  </w:num>
  <w:num w:numId="61">
    <w:abstractNumId w:val="5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AF1"/>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219"/>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942"/>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2E6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2BA3CC-5D81-402A-A1ED-4E6F11B0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158</Pages>
  <Words>42887</Words>
  <Characters>244462</Characters>
  <Application>Microsoft Office Word</Application>
  <DocSecurity>0</DocSecurity>
  <Lines>2037</Lines>
  <Paragraphs>573</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286776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99</cp:revision>
  <cp:lastPrinted>2018-10-11T13:23:00Z</cp:lastPrinted>
  <dcterms:created xsi:type="dcterms:W3CDTF">2020-04-17T19:41:00Z</dcterms:created>
  <dcterms:modified xsi:type="dcterms:W3CDTF">2020-06-04T13:06:00Z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