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A16272" w:rsidRDefault="00A16272"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A16272" w:rsidRDefault="00A16272"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16272" w:rsidRPr="008B2A6A" w:rsidRDefault="00A1627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16272" w:rsidRDefault="00A16272"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16272" w:rsidRPr="008B2A6A" w:rsidRDefault="00A1627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16272" w:rsidRDefault="00A16272"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A16272">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A16272">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A16272">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A16272">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A16272">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A16272">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A16272">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A16272">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A16272">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A16272">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A16272">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A16272">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A16272">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A16272">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A16272">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A16272">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A16272">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A16272">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A16272">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A16272">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A16272">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A16272">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A16272">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A16272">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A16272">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A16272">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A16272">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A16272">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A16272">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A16272">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A16272">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A16272">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A16272">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A16272">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A16272">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A16272">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A16272">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A16272">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A16272">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A16272">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A16272">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A16272">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A16272">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A16272">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A16272">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A16272">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A16272">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A16272">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A16272">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A16272">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A16272">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A16272">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A16272">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A16272">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A16272">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A16272">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A16272">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A16272">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A16272">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A16272">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A16272">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A16272">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A16272">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A16272">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A16272">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A16272">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A16272">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A16272">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A16272">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A16272">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A16272">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A16272">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A16272">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A16272">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A16272">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A16272">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A16272">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A16272">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A16272">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A16272">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A16272">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A16272">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A16272">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A16272">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A16272">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A16272">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A16272">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A16272">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A16272">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A16272">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A16272">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A16272">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A16272">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A16272">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A16272">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A16272">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A16272">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A16272">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A16272">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A16272">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A16272">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A16272">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A16272">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A16272">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4" w:author="Molly McEvilley" w:date="2020-08-06T05:38:00Z"/>
        </w:trPr>
        <w:tc>
          <w:tcPr>
            <w:tcW w:w="999" w:type="dxa"/>
          </w:tcPr>
          <w:p w14:paraId="1E1440D0" w14:textId="512577D3" w:rsidR="00A16272" w:rsidRDefault="00A16272" w:rsidP="004402C9">
            <w:pPr>
              <w:spacing w:before="0" w:after="0" w:line="240" w:lineRule="auto"/>
              <w:rPr>
                <w:ins w:id="5" w:author="Molly McEvilley" w:date="2020-08-06T05:38:00Z"/>
              </w:rPr>
            </w:pPr>
            <w:ins w:id="6" w:author="Molly McEvilley" w:date="2020-08-06T05:38:00Z">
              <w:r>
                <w:t>1.1</w:t>
              </w:r>
            </w:ins>
          </w:p>
        </w:tc>
        <w:tc>
          <w:tcPr>
            <w:tcW w:w="1512" w:type="dxa"/>
          </w:tcPr>
          <w:p w14:paraId="0A071E98" w14:textId="2D0256EE" w:rsidR="00A16272" w:rsidRDefault="00A16272" w:rsidP="004402C9">
            <w:pPr>
              <w:spacing w:before="0" w:after="0" w:line="240" w:lineRule="auto"/>
              <w:rPr>
                <w:ins w:id="7" w:author="Molly McEvilley" w:date="2020-08-06T05:38:00Z"/>
              </w:rPr>
            </w:pPr>
            <w:ins w:id="8" w:author="Molly McEvilley" w:date="2020-08-06T05:38:00Z">
              <w:r>
                <w:t>TBD</w:t>
              </w:r>
            </w:ins>
          </w:p>
        </w:tc>
        <w:tc>
          <w:tcPr>
            <w:tcW w:w="6839" w:type="dxa"/>
          </w:tcPr>
          <w:p w14:paraId="0225BDBF" w14:textId="0FA3AC7B" w:rsidR="0029362C" w:rsidRDefault="0029362C" w:rsidP="0030608E">
            <w:pPr>
              <w:spacing w:before="0" w:after="0" w:line="240" w:lineRule="auto"/>
              <w:ind w:left="288" w:hanging="288"/>
              <w:rPr>
                <w:ins w:id="9" w:author="Molly McEvilley" w:date="2020-08-06T09:54:00Z"/>
              </w:rPr>
            </w:pPr>
            <w:ins w:id="10" w:author="Molly McEvilley" w:date="2020-08-06T05:54:00Z">
              <w:r>
                <w:t xml:space="preserve">Section 3.3 – note that reporting procedures must exclude data which in inconsistent with HMIS Data Standards and/or HMIS CSV </w:t>
              </w:r>
            </w:ins>
            <w:ins w:id="11" w:author="Molly McEvilley" w:date="2020-08-06T05:55:00Z">
              <w:r>
                <w:t>specifications</w:t>
              </w:r>
            </w:ins>
          </w:p>
          <w:p w14:paraId="151CAA13" w14:textId="5DEEF387" w:rsidR="0039058C" w:rsidRDefault="0039058C" w:rsidP="0030608E">
            <w:pPr>
              <w:spacing w:before="0" w:after="0" w:line="240" w:lineRule="auto"/>
              <w:ind w:left="288" w:hanging="288"/>
              <w:rPr>
                <w:ins w:id="12" w:author="Molly McEvilley" w:date="2020-08-06T05:55:00Z"/>
              </w:rPr>
            </w:pPr>
            <w:ins w:id="13" w:author="Molly McEvilley" w:date="2020-08-06T09:54:00Z">
              <w:r>
                <w:t xml:space="preserve">Section 5.6 </w:t>
              </w:r>
              <w:r w:rsidR="00C963BA">
                <w:t>–</w:t>
              </w:r>
              <w:r>
                <w:t xml:space="preserve"> </w:t>
              </w:r>
              <w:r w:rsidR="00C963BA">
                <w:t>delete irrele</w:t>
              </w:r>
            </w:ins>
            <w:ins w:id="14" w:author="Molly McEvilley" w:date="2020-08-06T09:55:00Z">
              <w:r w:rsidR="00C963BA">
                <w:t xml:space="preserve">vant rows from Relevant Data section; </w:t>
              </w:r>
              <w:r w:rsidR="00E8615D">
                <w:t xml:space="preserve">include HoHAdult criteria in logic </w:t>
              </w:r>
            </w:ins>
          </w:p>
          <w:p w14:paraId="14CAF4D9" w14:textId="14D638FA" w:rsidR="00A16272" w:rsidRDefault="00A16272" w:rsidP="00E8615D">
            <w:pPr>
              <w:spacing w:before="0" w:after="0" w:line="240" w:lineRule="auto"/>
              <w:ind w:left="288" w:hanging="288"/>
              <w:rPr>
                <w:ins w:id="15" w:author="Molly McEvilley" w:date="2020-08-06T10:11:00Z"/>
              </w:rPr>
            </w:pPr>
            <w:ins w:id="16" w:author="Molly McEvilley" w:date="2020-08-06T05:38:00Z">
              <w:r>
                <w:t xml:space="preserve">Section 5.8 – </w:t>
              </w:r>
            </w:ins>
            <w:ins w:id="17" w:author="Molly McEvilley" w:date="2020-08-06T08:45:00Z">
              <w:r w:rsidR="00B5597A">
                <w:t>correct and re-group criteria for c</w:t>
              </w:r>
            </w:ins>
            <w:ins w:id="18" w:author="Molly McEvilley" w:date="2020-08-06T08:46:00Z">
              <w:r w:rsidR="00B5597A">
                <w:t>ounting CH days based on 3.917</w:t>
              </w:r>
            </w:ins>
          </w:p>
          <w:p w14:paraId="79549506" w14:textId="6235DD9D" w:rsidR="00D95179" w:rsidRDefault="00D95179" w:rsidP="0030608E">
            <w:pPr>
              <w:spacing w:before="0" w:after="0" w:line="240" w:lineRule="auto"/>
              <w:ind w:left="288" w:hanging="288"/>
              <w:rPr>
                <w:ins w:id="19" w:author="Molly McEvilley" w:date="2020-08-06T05:44:00Z"/>
              </w:rPr>
            </w:pPr>
            <w:ins w:id="20" w:author="Molly McEvilley" w:date="2020-08-06T10:11:00Z">
              <w:r>
                <w:t xml:space="preserve">Sections </w:t>
              </w:r>
              <w:commentRangeStart w:id="21"/>
              <w:r>
                <w:t xml:space="preserve">8.1-8.18 </w:t>
              </w:r>
            </w:ins>
            <w:commentRangeEnd w:id="21"/>
            <w:ins w:id="22" w:author="Molly McEvilley" w:date="2020-08-06T10:13:00Z">
              <w:r w:rsidR="00E042BF">
                <w:rPr>
                  <w:rStyle w:val="CommentReference"/>
                </w:rPr>
                <w:commentReference w:id="21"/>
              </w:r>
            </w:ins>
            <w:ins w:id="23"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proofErr w:type="spellEnd"/>
              <w:r w:rsidR="00775C61">
                <w:t xml:space="preserve"> and </w:t>
              </w:r>
              <w:r w:rsidR="00775C61" w:rsidRPr="0030608E">
                <w:rPr>
                  <w:b/>
                  <w:bCs/>
                </w:rPr>
                <w:t>Active/Exit1/Exit2HHType</w:t>
              </w:r>
              <w:r w:rsidR="00E042BF">
                <w:t xml:space="preserve"> colu</w:t>
              </w:r>
            </w:ins>
            <w:ins w:id="24" w:author="Molly McEvilley" w:date="2020-08-06T10:13:00Z">
              <w:r w:rsidR="00E042BF">
                <w:t>mns</w:t>
              </w:r>
            </w:ins>
            <w:ins w:id="25" w:author="Molly McEvilley" w:date="2020-08-06T10:12:00Z">
              <w:r w:rsidR="00775C61">
                <w:t xml:space="preserve"> in </w:t>
              </w:r>
              <w:proofErr w:type="spellStart"/>
              <w:r w:rsidR="00775C61">
                <w:t>tlsa_HHID</w:t>
              </w:r>
              <w:proofErr w:type="spellEnd"/>
              <w:r w:rsidR="00775C61">
                <w:t>.</w:t>
              </w:r>
            </w:ins>
          </w:p>
          <w:p w14:paraId="34C24898" w14:textId="77777777" w:rsidR="007023B9" w:rsidRDefault="007023B9" w:rsidP="0030608E">
            <w:pPr>
              <w:spacing w:before="0" w:after="0" w:line="240" w:lineRule="auto"/>
              <w:ind w:left="288" w:hanging="288"/>
              <w:rPr>
                <w:ins w:id="26" w:author="Molly McEvilley" w:date="2020-08-06T05:48:00Z"/>
              </w:rPr>
            </w:pPr>
            <w:ins w:id="27" w:author="Molly McEvilley" w:date="2020-08-06T05:44:00Z">
              <w:r>
                <w:t>Section 8.6 –</w:t>
              </w:r>
            </w:ins>
            <w:ins w:id="28" w:author="Molly McEvilley" w:date="2020-08-06T05:46:00Z">
              <w:r>
                <w:t xml:space="preserve"> </w:t>
              </w:r>
            </w:ins>
            <w:proofErr w:type="spellStart"/>
            <w:ins w:id="29" w:author="Molly McEvilley" w:date="2020-08-06T05:44:00Z">
              <w:r w:rsidRPr="0030608E">
                <w:rPr>
                  <w:b/>
                  <w:bCs/>
                </w:rPr>
                <w:t>SystemPath</w:t>
              </w:r>
              <w:proofErr w:type="spellEnd"/>
              <w:r>
                <w:t xml:space="preserve"> value for records created </w:t>
              </w:r>
            </w:ins>
            <w:ins w:id="30" w:author="Molly McEvilley" w:date="2020-08-06T05:46:00Z">
              <w:r>
                <w:t xml:space="preserve">by this step </w:t>
              </w:r>
            </w:ins>
            <w:ins w:id="31" w:author="Molly McEvilley" w:date="2020-08-06T05:45:00Z">
              <w:r>
                <w:t xml:space="preserve">in </w:t>
              </w:r>
              <w:proofErr w:type="spellStart"/>
              <w:r>
                <w:t>LSACalculated</w:t>
              </w:r>
              <w:proofErr w:type="spellEnd"/>
              <w:r>
                <w:t xml:space="preserve"> </w:t>
              </w:r>
            </w:ins>
            <w:ins w:id="32" w:author="Molly McEvilley" w:date="2020-08-06T05:46:00Z">
              <w:r w:rsidR="00256411">
                <w:t xml:space="preserve">is </w:t>
              </w:r>
            </w:ins>
            <w:ins w:id="33" w:author="Molly McEvilley" w:date="2020-08-06T05:45:00Z">
              <w:r>
                <w:t>always -1</w:t>
              </w:r>
            </w:ins>
            <w:ins w:id="34" w:author="Molly McEvilley" w:date="2020-08-06T05:46:00Z">
              <w:r w:rsidR="00256411">
                <w:t xml:space="preserve">, </w:t>
              </w:r>
            </w:ins>
            <w:proofErr w:type="spellStart"/>
            <w:ins w:id="35" w:author="Molly McEvilley" w:date="2020-08-06T05:45:00Z">
              <w:r w:rsidRPr="0030608E">
                <w:rPr>
                  <w:b/>
                  <w:bCs/>
                </w:rPr>
                <w:t>SystemPath</w:t>
              </w:r>
              <w:proofErr w:type="spellEnd"/>
              <w:r>
                <w:t xml:space="preserve"> </w:t>
              </w:r>
            </w:ins>
            <w:ins w:id="36" w:author="Molly McEvilley" w:date="2020-08-06T05:47:00Z">
              <w:r w:rsidR="00256411">
                <w:t xml:space="preserve">value </w:t>
              </w:r>
            </w:ins>
            <w:ins w:id="37" w:author="Molly McEvilley" w:date="2020-08-06T05:45:00Z">
              <w:r>
                <w:t xml:space="preserve">in LSAExit </w:t>
              </w:r>
            </w:ins>
            <w:ins w:id="38" w:author="Molly McEvilley" w:date="2020-08-06T05:48:00Z">
              <w:r w:rsidR="00256411">
                <w:t>is not relevant to record selection</w:t>
              </w:r>
            </w:ins>
            <w:ins w:id="39" w:author="Molly McEvilley" w:date="2020-08-06T05:47:00Z">
              <w:r w:rsidR="00256411">
                <w:t>.</w:t>
              </w:r>
            </w:ins>
          </w:p>
          <w:p w14:paraId="4E2D5514" w14:textId="4ACA0249" w:rsidR="00256411" w:rsidRDefault="00256411" w:rsidP="0030608E">
            <w:pPr>
              <w:spacing w:before="0" w:after="0" w:line="240" w:lineRule="auto"/>
              <w:ind w:left="288" w:hanging="288"/>
              <w:rPr>
                <w:ins w:id="40" w:author="Molly McEvilley" w:date="2020-08-06T05:38:00Z"/>
              </w:rPr>
            </w:pPr>
            <w:ins w:id="41" w:author="Molly McEvilley" w:date="2020-08-06T05:48:00Z">
              <w:r>
                <w:t xml:space="preserve">Section 8.7 - </w:t>
              </w:r>
              <w:proofErr w:type="spellStart"/>
              <w:r w:rsidRPr="0044267F">
                <w:rPr>
                  <w:b/>
                  <w:bCs/>
                </w:rPr>
                <w:t>SystemPath</w:t>
              </w:r>
              <w:proofErr w:type="spellEnd"/>
              <w:r>
                <w:t xml:space="preserve"> value for </w:t>
              </w:r>
            </w:ins>
            <w:proofErr w:type="spellStart"/>
            <w:ins w:id="42" w:author="Molly McEvilley" w:date="2020-08-06T05:49:00Z">
              <w:r w:rsidRPr="0030608E">
                <w:rPr>
                  <w:b/>
                  <w:bCs/>
                </w:rPr>
                <w:t>ReportRow</w:t>
              </w:r>
              <w:proofErr w:type="spellEnd"/>
              <w:r>
                <w:t xml:space="preserve"> 36 </w:t>
              </w:r>
            </w:ins>
            <w:ins w:id="43" w:author="Molly McEvilley" w:date="2020-08-06T05:48:00Z">
              <w:r>
                <w:t xml:space="preserve">records created by this step in </w:t>
              </w:r>
              <w:proofErr w:type="spellStart"/>
              <w:r>
                <w:t>LSACalculated</w:t>
              </w:r>
              <w:proofErr w:type="spellEnd"/>
              <w:r>
                <w:t xml:space="preserve"> is always -1</w:t>
              </w:r>
            </w:ins>
            <w:ins w:id="44" w:author="Molly McEvilley" w:date="2020-08-06T05:50:00Z">
              <w:r>
                <w:t xml:space="preserve">; averages for </w:t>
              </w:r>
              <w:proofErr w:type="spellStart"/>
              <w:r>
                <w:t>ReportRow</w:t>
              </w:r>
              <w:proofErr w:type="spellEnd"/>
              <w:r>
                <w:t xml:space="preserve"> 36 exclude records in LSAExit where </w:t>
              </w:r>
            </w:ins>
            <w:proofErr w:type="spellStart"/>
            <w:ins w:id="45" w:author="Molly McEvilley" w:date="2020-08-06T05:48:00Z">
              <w:r w:rsidRPr="0044267F">
                <w:rPr>
                  <w:b/>
                  <w:bCs/>
                </w:rPr>
                <w:t>SystemPath</w:t>
              </w:r>
              <w:proofErr w:type="spellEnd"/>
              <w:r>
                <w:t xml:space="preserve"> </w:t>
              </w:r>
            </w:ins>
            <w:ins w:id="46" w:author="Molly McEvilley" w:date="2020-08-06T05:50:00Z">
              <w:r>
                <w:t>= -1.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7" w:name="_Toc37849730"/>
      <w:bookmarkStart w:id="48" w:name="_Toc38030505"/>
      <w:r w:rsidRPr="00C52062">
        <w:lastRenderedPageBreak/>
        <w:t>Introduction</w:t>
      </w:r>
      <w:bookmarkEnd w:id="0"/>
      <w:bookmarkEnd w:id="1"/>
      <w:bookmarkEnd w:id="47"/>
      <w:bookmarkEnd w:id="48"/>
    </w:p>
    <w:p w14:paraId="5DE97F33" w14:textId="0F5B2D87" w:rsidR="007F6B46" w:rsidRPr="00416D60" w:rsidRDefault="00B014FA" w:rsidP="0088191A">
      <w:pPr>
        <w:pStyle w:val="Heading2"/>
        <w:ind w:left="900" w:hanging="900"/>
      </w:pPr>
      <w:bookmarkStart w:id="49" w:name="_Toc497116383"/>
      <w:bookmarkStart w:id="50" w:name="_Toc498527171"/>
      <w:bookmarkStart w:id="51" w:name="_Toc499292008"/>
      <w:bookmarkStart w:id="52" w:name="_Toc499543968"/>
      <w:bookmarkStart w:id="53" w:name="_Toc37849731"/>
      <w:bookmarkStart w:id="54" w:name="_Toc38030506"/>
      <w:r w:rsidRPr="00416D60">
        <w:t xml:space="preserve">Background: </w:t>
      </w:r>
      <w:r w:rsidR="007F6B46" w:rsidRPr="00416D60">
        <w:t>Ann</w:t>
      </w:r>
      <w:r w:rsidRPr="00416D60">
        <w:t>ual Homeless Assessment Report</w:t>
      </w:r>
      <w:bookmarkEnd w:id="49"/>
      <w:bookmarkEnd w:id="50"/>
      <w:bookmarkEnd w:id="51"/>
      <w:bookmarkEnd w:id="52"/>
      <w:r w:rsidRPr="00416D60">
        <w:t xml:space="preserve"> and the Longitudinal System Analysis</w:t>
      </w:r>
      <w:bookmarkEnd w:id="53"/>
      <w:bookmarkEnd w:id="5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55" w:name="_Toc499543972"/>
      <w:bookmarkStart w:id="56" w:name="_Toc37849732"/>
      <w:bookmarkStart w:id="57" w:name="_Toc38030507"/>
      <w:r w:rsidRPr="0036072B">
        <w:t>About This Document</w:t>
      </w:r>
      <w:bookmarkStart w:id="58" w:name="_Toc499292012"/>
      <w:bookmarkStart w:id="59" w:name="_Toc499543973"/>
      <w:bookmarkEnd w:id="55"/>
      <w:bookmarkEnd w:id="56"/>
      <w:bookmarkEnd w:id="57"/>
    </w:p>
    <w:p w14:paraId="57D1D754" w14:textId="77777777" w:rsidR="007F6B46" w:rsidRPr="0036072B" w:rsidRDefault="007F6B46" w:rsidP="009336C4">
      <w:pPr>
        <w:pStyle w:val="Heading3"/>
      </w:pPr>
      <w:r w:rsidRPr="0036072B">
        <w:t>Intended Audience</w:t>
      </w:r>
      <w:bookmarkEnd w:id="58"/>
      <w:bookmarkEnd w:id="5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6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60"/>
    </w:p>
    <w:p w14:paraId="03B12582" w14:textId="77777777" w:rsidR="007F6B46" w:rsidRPr="009336C4" w:rsidRDefault="007F6B46" w:rsidP="009336C4">
      <w:pPr>
        <w:pStyle w:val="Heading3"/>
      </w:pPr>
      <w:bookmarkStart w:id="61" w:name="_Toc497116386"/>
      <w:bookmarkStart w:id="62" w:name="_Toc498527174"/>
      <w:bookmarkStart w:id="63" w:name="_Toc499292013"/>
      <w:bookmarkStart w:id="64" w:name="_Toc499543974"/>
      <w:r w:rsidRPr="0036072B">
        <w:lastRenderedPageBreak/>
        <w:t>Purpose</w:t>
      </w:r>
      <w:bookmarkEnd w:id="61"/>
      <w:bookmarkEnd w:id="62"/>
      <w:r w:rsidRPr="0036072B">
        <w:t xml:space="preserve"> and Scope</w:t>
      </w:r>
      <w:bookmarkEnd w:id="63"/>
      <w:bookmarkEnd w:id="6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65" w:name="_Toc499292014"/>
      <w:bookmarkStart w:id="66" w:name="_Toc499543975"/>
      <w:bookmarkStart w:id="67" w:name="_Toc497116389"/>
      <w:bookmarkStart w:id="68" w:name="_Toc498527177"/>
      <w:r w:rsidRPr="0036072B">
        <w:t xml:space="preserve">Structure and </w:t>
      </w:r>
      <w:r w:rsidRPr="009336C4">
        <w:t>Content</w:t>
      </w:r>
      <w:bookmarkEnd w:id="65"/>
      <w:bookmarkEnd w:id="6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6C7914B1"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w:t>
      </w:r>
      <w:proofErr w:type="spellStart"/>
      <w:r w:rsidR="0074636B" w:rsidRPr="00297D25">
        <w:rPr>
          <w:bCs/>
        </w:rPr>
        <w:t>Github</w:t>
      </w:r>
      <w:proofErr w:type="spellEnd"/>
      <w:r w:rsidR="0074636B" w:rsidRPr="00297D25">
        <w:rPr>
          <w:bCs/>
        </w:rPr>
        <w:t>)</w:t>
      </w:r>
    </w:p>
    <w:p w14:paraId="5D5F6B39" w14:textId="77777777" w:rsidR="007F6B46" w:rsidRPr="0036072B" w:rsidRDefault="007F6B46" w:rsidP="009336C4">
      <w:pPr>
        <w:pStyle w:val="Heading3"/>
      </w:pPr>
      <w:bookmarkStart w:id="69" w:name="_Toc499292015"/>
      <w:bookmarkStart w:id="70" w:name="_Toc499543976"/>
      <w:r w:rsidRPr="0036072B">
        <w:t>External References</w:t>
      </w:r>
      <w:bookmarkEnd w:id="67"/>
      <w:bookmarkEnd w:id="68"/>
      <w:bookmarkEnd w:id="69"/>
      <w:bookmarkEnd w:id="7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71" w:name="_Toc497116390"/>
      <w:bookmarkStart w:id="72" w:name="_Toc498527178"/>
      <w:bookmarkStart w:id="73" w:name="_Toc499292016"/>
      <w:bookmarkStart w:id="74"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16272" w:rsidRDefault="00A16272"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16272" w:rsidRDefault="00A16272"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16272" w:rsidRDefault="00A16272"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16272" w:rsidRDefault="00A16272"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16272" w:rsidRDefault="00A16272"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16272" w:rsidRDefault="00A16272"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16272" w:rsidRDefault="00A16272"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16272" w:rsidRDefault="00A16272"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75" w:name="_Toc37849733"/>
      <w:bookmarkStart w:id="76" w:name="_Toc38030508"/>
      <w:bookmarkEnd w:id="71"/>
      <w:bookmarkEnd w:id="72"/>
      <w:bookmarkEnd w:id="73"/>
      <w:bookmarkEnd w:id="74"/>
      <w:r w:rsidRPr="0036072B">
        <w:t>Definitions/Acronyms</w:t>
      </w:r>
      <w:bookmarkEnd w:id="75"/>
      <w:bookmarkEnd w:id="76"/>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77" w:name="_Toc37849734"/>
      <w:bookmarkStart w:id="78" w:name="_Toc38030509"/>
      <w:r w:rsidRPr="00C52062">
        <w:lastRenderedPageBreak/>
        <w:t>HDX 2.0 Upload</w:t>
      </w:r>
      <w:bookmarkEnd w:id="77"/>
      <w:bookmarkEnd w:id="78"/>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79" w:name="_Toc37849735"/>
      <w:bookmarkStart w:id="80" w:name="_Toc38030510"/>
      <w:r>
        <w:t>Project.csv</w:t>
      </w:r>
      <w:bookmarkEnd w:id="79"/>
      <w:bookmarkEnd w:id="80"/>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81" w:name="_Toc37849736"/>
      <w:bookmarkStart w:id="82" w:name="_Toc38030511"/>
      <w:r>
        <w:t>Organization.csv</w:t>
      </w:r>
      <w:bookmarkEnd w:id="81"/>
      <w:bookmarkEnd w:id="82"/>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83" w:name="_Toc37849737"/>
      <w:bookmarkStart w:id="84" w:name="_Toc38030512"/>
      <w:r>
        <w:t>Funder.csv</w:t>
      </w:r>
      <w:bookmarkEnd w:id="83"/>
      <w:bookmarkEnd w:id="8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85" w:name="_Toc37849738"/>
      <w:bookmarkStart w:id="86" w:name="_Toc38030513"/>
      <w:r>
        <w:t>ProjectCoC.csv</w:t>
      </w:r>
      <w:bookmarkEnd w:id="85"/>
      <w:bookmarkEnd w:id="86"/>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87" w:name="_Toc37849739"/>
      <w:bookmarkStart w:id="88" w:name="_Toc38030514"/>
      <w:r>
        <w:t>Inventory.csv</w:t>
      </w:r>
      <w:bookmarkEnd w:id="87"/>
      <w:bookmarkEnd w:id="88"/>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89" w:name="_Toc37849740"/>
      <w:bookmarkStart w:id="90" w:name="_Toc38030515"/>
      <w:r w:rsidRPr="00107D01">
        <w:t>LSAReport.csv</w:t>
      </w:r>
      <w:bookmarkEnd w:id="89"/>
      <w:bookmarkEnd w:id="90"/>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A16272"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A16272"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91" w:name="_Toc37973097"/>
      <w:bookmarkStart w:id="92" w:name="_Toc37973652"/>
      <w:bookmarkStart w:id="93" w:name="_Toc37974203"/>
      <w:bookmarkStart w:id="94" w:name="_Toc37974755"/>
      <w:bookmarkStart w:id="95" w:name="_Toc37849741"/>
      <w:bookmarkStart w:id="96" w:name="_Toc38030516"/>
      <w:bookmarkEnd w:id="91"/>
      <w:bookmarkEnd w:id="92"/>
      <w:bookmarkEnd w:id="93"/>
      <w:bookmarkEnd w:id="94"/>
      <w:r w:rsidRPr="00107D01">
        <w:t>LSAPerson.csv</w:t>
      </w:r>
      <w:bookmarkEnd w:id="95"/>
      <w:bookmarkEnd w:id="96"/>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97" w:name="_Toc37849742"/>
      <w:bookmarkStart w:id="98" w:name="_Toc38030517"/>
      <w:r w:rsidRPr="00914087">
        <w:t>LSAHousehold.csv</w:t>
      </w:r>
      <w:bookmarkEnd w:id="97"/>
      <w:bookmarkEnd w:id="98"/>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99" w:name="_Toc37849743"/>
      <w:bookmarkStart w:id="100" w:name="_Toc38030518"/>
      <w:r>
        <w:t>LSAExit</w:t>
      </w:r>
      <w:r w:rsidRPr="00C52062">
        <w:t>.csv</w:t>
      </w:r>
      <w:bookmarkEnd w:id="99"/>
      <w:bookmarkEnd w:id="100"/>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101" w:name="_Toc37849744"/>
      <w:bookmarkStart w:id="102" w:name="_Toc38030519"/>
      <w:r>
        <w:t>LSACalculated</w:t>
      </w:r>
      <w:r w:rsidRPr="00C52062">
        <w:t>.csv</w:t>
      </w:r>
      <w:bookmarkEnd w:id="101"/>
      <w:bookmarkEnd w:id="102"/>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103" w:name="_Toc37849745"/>
      <w:bookmarkStart w:id="104" w:name="_Toc38030520"/>
      <w:bookmarkEnd w:id="2"/>
      <w:r>
        <w:lastRenderedPageBreak/>
        <w:t>HMIS Business Logic</w:t>
      </w:r>
      <w:r w:rsidR="000365D7">
        <w:t>: Core Concepts</w:t>
      </w:r>
      <w:bookmarkEnd w:id="103"/>
      <w:bookmarkEnd w:id="10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16272" w:rsidRPr="00C5485D" w:rsidRDefault="00A16272"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16272" w:rsidRDefault="00A16272" w:rsidP="00DF48A5">
                                  <w:pPr>
                                    <w:pStyle w:val="NoSpacing"/>
                                  </w:pPr>
                                  <w:r>
                                    <w:t>PersonalID</w:t>
                                  </w:r>
                                </w:p>
                                <w:p w14:paraId="1F4F4033" w14:textId="77777777" w:rsidR="00A16272" w:rsidRDefault="00A16272" w:rsidP="00DF48A5">
                                  <w:pPr>
                                    <w:pStyle w:val="NoSpacing"/>
                                  </w:pPr>
                                  <w:r>
                                    <w:t>SSN</w:t>
                                  </w:r>
                                </w:p>
                                <w:p w14:paraId="3E5E9DC6" w14:textId="77777777" w:rsidR="00A16272" w:rsidRDefault="00A16272" w:rsidP="00DF48A5">
                                  <w:pPr>
                                    <w:pStyle w:val="NoSpacing"/>
                                  </w:pPr>
                                  <w:proofErr w:type="spellStart"/>
                                  <w:r>
                                    <w:t>SSNDataQuality</w:t>
                                  </w:r>
                                  <w:proofErr w:type="spellEnd"/>
                                </w:p>
                                <w:p w14:paraId="4ED78614" w14:textId="77777777" w:rsidR="00A16272" w:rsidRDefault="00A16272" w:rsidP="00DF48A5">
                                  <w:pPr>
                                    <w:pStyle w:val="NoSpacing"/>
                                  </w:pPr>
                                  <w:r>
                                    <w:t>DOB</w:t>
                                  </w:r>
                                </w:p>
                                <w:p w14:paraId="3D3F7C3E" w14:textId="77777777" w:rsidR="00A16272" w:rsidRDefault="00A16272" w:rsidP="00DF48A5">
                                  <w:pPr>
                                    <w:pStyle w:val="NoSpacing"/>
                                  </w:pPr>
                                  <w:proofErr w:type="spellStart"/>
                                  <w:r>
                                    <w:t>DOBDataQuality</w:t>
                                  </w:r>
                                  <w:proofErr w:type="spellEnd"/>
                                </w:p>
                                <w:p w14:paraId="478E1B3C" w14:textId="77777777" w:rsidR="00A16272" w:rsidRDefault="00A16272" w:rsidP="00DF48A5">
                                  <w:pPr>
                                    <w:pStyle w:val="NoSpacing"/>
                                  </w:pPr>
                                  <w:r>
                                    <w:t>Gender</w:t>
                                  </w:r>
                                </w:p>
                                <w:p w14:paraId="31B795EE" w14:textId="77777777" w:rsidR="00A16272" w:rsidRDefault="00A16272" w:rsidP="00DF48A5">
                                  <w:pPr>
                                    <w:pStyle w:val="NoSpacing"/>
                                  </w:pPr>
                                  <w:r>
                                    <w:t>Race</w:t>
                                  </w:r>
                                </w:p>
                                <w:p w14:paraId="6AFF89B9" w14:textId="77777777" w:rsidR="00A16272" w:rsidRDefault="00A16272" w:rsidP="00DF48A5">
                                  <w:pPr>
                                    <w:pStyle w:val="NoSpacing"/>
                                  </w:pPr>
                                  <w:r>
                                    <w:t>Ethnicity</w:t>
                                  </w:r>
                                </w:p>
                                <w:p w14:paraId="68537C3C" w14:textId="217B6B95" w:rsidR="00A16272" w:rsidRDefault="00A16272" w:rsidP="00DF48A5">
                                  <w:pPr>
                                    <w:pStyle w:val="NoSpacing"/>
                                  </w:pPr>
                                  <w:proofErr w:type="spellStart"/>
                                  <w:r>
                                    <w:t>VeteranStatus</w:t>
                                  </w:r>
                                  <w:proofErr w:type="spellEnd"/>
                                </w:p>
                                <w:p w14:paraId="673DB4EF" w14:textId="77777777" w:rsidR="00A16272" w:rsidRDefault="00A16272" w:rsidP="00DF48A5">
                                  <w:pPr>
                                    <w:pStyle w:val="NoSpacing"/>
                                  </w:pPr>
                                  <w:r>
                                    <w:t>DateDeleted</w:t>
                                  </w:r>
                                </w:p>
                                <w:p w14:paraId="16DAE988"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16272" w:rsidRPr="00C5485D" w:rsidRDefault="00A16272"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16272" w:rsidRDefault="00A16272" w:rsidP="00DF48A5">
                                  <w:pPr>
                                    <w:pStyle w:val="NoSpacing"/>
                                  </w:pPr>
                                  <w:r>
                                    <w:t>EnrollmentID</w:t>
                                  </w:r>
                                </w:p>
                                <w:p w14:paraId="3403798E" w14:textId="77777777" w:rsidR="00A16272" w:rsidRDefault="00A16272" w:rsidP="00DF48A5">
                                  <w:pPr>
                                    <w:pStyle w:val="NoSpacing"/>
                                  </w:pPr>
                                  <w:r>
                                    <w:t>PersonalID</w:t>
                                  </w:r>
                                </w:p>
                                <w:p w14:paraId="045AFC21" w14:textId="77777777" w:rsidR="00A16272" w:rsidRDefault="00A16272" w:rsidP="00DF48A5">
                                  <w:pPr>
                                    <w:pStyle w:val="NoSpacing"/>
                                  </w:pPr>
                                  <w:r>
                                    <w:t>ProjectID</w:t>
                                  </w:r>
                                </w:p>
                                <w:p w14:paraId="318732AA" w14:textId="77777777" w:rsidR="00A16272" w:rsidRDefault="00A16272" w:rsidP="00DF48A5">
                                  <w:pPr>
                                    <w:pStyle w:val="NoSpacing"/>
                                  </w:pPr>
                                  <w:r>
                                    <w:t>EntryDate</w:t>
                                  </w:r>
                                </w:p>
                                <w:p w14:paraId="2AAF71D6" w14:textId="77777777" w:rsidR="00A16272" w:rsidRDefault="00A16272" w:rsidP="00DF48A5">
                                  <w:pPr>
                                    <w:pStyle w:val="NoSpacing"/>
                                  </w:pPr>
                                  <w:r>
                                    <w:t>HouseholdID</w:t>
                                  </w:r>
                                </w:p>
                                <w:p w14:paraId="27AEDC8F" w14:textId="77777777" w:rsidR="00A16272" w:rsidRDefault="00A16272" w:rsidP="00DF48A5">
                                  <w:pPr>
                                    <w:pStyle w:val="NoSpacing"/>
                                  </w:pPr>
                                  <w:r>
                                    <w:t>RelationshipToHoH</w:t>
                                  </w:r>
                                </w:p>
                                <w:p w14:paraId="7A502E2A" w14:textId="77777777" w:rsidR="00A16272" w:rsidRDefault="00A16272" w:rsidP="00DF48A5">
                                  <w:pPr>
                                    <w:pStyle w:val="NoSpacing"/>
                                  </w:pPr>
                                  <w:proofErr w:type="spellStart"/>
                                  <w:r>
                                    <w:t>LivingSituation</w:t>
                                  </w:r>
                                  <w:proofErr w:type="spellEnd"/>
                                </w:p>
                                <w:p w14:paraId="710807C0" w14:textId="77777777" w:rsidR="00A16272" w:rsidRDefault="00A16272" w:rsidP="00DF48A5">
                                  <w:pPr>
                                    <w:pStyle w:val="NoSpacing"/>
                                  </w:pPr>
                                  <w:proofErr w:type="spellStart"/>
                                  <w:r>
                                    <w:t>LengthOfStay</w:t>
                                  </w:r>
                                  <w:proofErr w:type="spellEnd"/>
                                </w:p>
                                <w:p w14:paraId="5C1E52C0" w14:textId="77777777" w:rsidR="00A16272" w:rsidRDefault="00A16272" w:rsidP="00DF48A5">
                                  <w:pPr>
                                    <w:pStyle w:val="NoSpacing"/>
                                  </w:pPr>
                                  <w:proofErr w:type="spellStart"/>
                                  <w:r>
                                    <w:t>PreviousStreetESSH</w:t>
                                  </w:r>
                                  <w:proofErr w:type="spellEnd"/>
                                  <w:r>
                                    <w:t xml:space="preserve"> </w:t>
                                  </w:r>
                                </w:p>
                                <w:p w14:paraId="12596F49" w14:textId="77777777" w:rsidR="00A16272" w:rsidRDefault="00A16272" w:rsidP="00DF48A5">
                                  <w:pPr>
                                    <w:pStyle w:val="NoSpacing"/>
                                  </w:pPr>
                                  <w:r>
                                    <w:t xml:space="preserve">DateToStreetESSH </w:t>
                                  </w:r>
                                </w:p>
                                <w:p w14:paraId="0C0F0DB4" w14:textId="77777777" w:rsidR="00A16272" w:rsidRDefault="00A16272" w:rsidP="00DF48A5">
                                  <w:pPr>
                                    <w:pStyle w:val="NoSpacing"/>
                                  </w:pPr>
                                  <w:proofErr w:type="spellStart"/>
                                  <w:r>
                                    <w:t>TimesHomelessPastThreeYears</w:t>
                                  </w:r>
                                  <w:proofErr w:type="spellEnd"/>
                                  <w:r>
                                    <w:t xml:space="preserve"> </w:t>
                                  </w:r>
                                </w:p>
                                <w:p w14:paraId="388D5F20" w14:textId="77777777" w:rsidR="00A16272" w:rsidRDefault="00A16272" w:rsidP="00DF48A5">
                                  <w:pPr>
                                    <w:pStyle w:val="NoSpacing"/>
                                  </w:pPr>
                                  <w:proofErr w:type="spellStart"/>
                                  <w:r>
                                    <w:t>MonthsHomelessPastThreeYears</w:t>
                                  </w:r>
                                  <w:proofErr w:type="spellEnd"/>
                                  <w:r>
                                    <w:t xml:space="preserve"> </w:t>
                                  </w:r>
                                </w:p>
                                <w:p w14:paraId="228712F6" w14:textId="77777777" w:rsidR="00A16272" w:rsidRDefault="00A16272" w:rsidP="00DF48A5">
                                  <w:pPr>
                                    <w:pStyle w:val="NoSpacing"/>
                                  </w:pPr>
                                  <w:r>
                                    <w:t xml:space="preserve">DisablingCondition </w:t>
                                  </w:r>
                                </w:p>
                                <w:p w14:paraId="32EF3405" w14:textId="1475E5C8" w:rsidR="00A16272" w:rsidRDefault="00A16272" w:rsidP="00DF48A5">
                                  <w:pPr>
                                    <w:pStyle w:val="NoSpacing"/>
                                  </w:pPr>
                                  <w:r>
                                    <w:t xml:space="preserve">MoveInDate </w:t>
                                  </w:r>
                                </w:p>
                                <w:p w14:paraId="456B8B22" w14:textId="77777777" w:rsidR="00A16272" w:rsidRDefault="00A16272" w:rsidP="00DF48A5">
                                  <w:pPr>
                                    <w:pStyle w:val="NoSpacing"/>
                                  </w:pPr>
                                  <w:r>
                                    <w:t>DateDeleted</w:t>
                                  </w:r>
                                </w:p>
                                <w:p w14:paraId="09FCE1B5" w14:textId="77777777" w:rsidR="00A16272" w:rsidRDefault="00A16272"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16272" w:rsidRPr="00C5485D" w:rsidRDefault="00A16272"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16272" w:rsidRDefault="00A16272" w:rsidP="00DF48A5">
                                  <w:pPr>
                                    <w:pStyle w:val="NoSpacing"/>
                                  </w:pPr>
                                  <w:r>
                                    <w:t>EnrollmentID</w:t>
                                  </w:r>
                                </w:p>
                                <w:p w14:paraId="3602C5F3" w14:textId="77777777" w:rsidR="00A16272" w:rsidRDefault="00A16272" w:rsidP="00DF48A5">
                                  <w:pPr>
                                    <w:pStyle w:val="NoSpacing"/>
                                  </w:pPr>
                                  <w:r>
                                    <w:t>InformationDate</w:t>
                                  </w:r>
                                </w:p>
                                <w:p w14:paraId="2370CD07" w14:textId="77777777" w:rsidR="00A16272" w:rsidRDefault="00A16272" w:rsidP="00DF48A5">
                                  <w:pPr>
                                    <w:pStyle w:val="NoSpacing"/>
                                  </w:pPr>
                                  <w:proofErr w:type="spellStart"/>
                                  <w:r>
                                    <w:t>DomesticViolenceVictim</w:t>
                                  </w:r>
                                  <w:proofErr w:type="spellEnd"/>
                                </w:p>
                                <w:p w14:paraId="39763F8A" w14:textId="7BFC5F80" w:rsidR="00A16272" w:rsidRDefault="00A16272" w:rsidP="00DF48A5">
                                  <w:pPr>
                                    <w:pStyle w:val="NoSpacing"/>
                                  </w:pPr>
                                  <w:proofErr w:type="spellStart"/>
                                  <w:r>
                                    <w:t>CurrentlyFleeing</w:t>
                                  </w:r>
                                  <w:proofErr w:type="spellEnd"/>
                                </w:p>
                                <w:p w14:paraId="3F50B89F" w14:textId="77777777" w:rsidR="00A16272" w:rsidRDefault="00A16272" w:rsidP="00DF48A5">
                                  <w:pPr>
                                    <w:pStyle w:val="NoSpacing"/>
                                  </w:pPr>
                                  <w:r>
                                    <w:t>DateDeleted</w:t>
                                  </w:r>
                                </w:p>
                                <w:p w14:paraId="1BE8A411"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16272" w:rsidRPr="00C5485D" w:rsidRDefault="00A16272"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16272" w:rsidRDefault="00A16272" w:rsidP="00DF48A5">
                                  <w:pPr>
                                    <w:pStyle w:val="NoSpacing"/>
                                  </w:pPr>
                                  <w:r>
                                    <w:t>EnrollmentID</w:t>
                                  </w:r>
                                </w:p>
                                <w:p w14:paraId="2C168257" w14:textId="77777777" w:rsidR="00A16272" w:rsidRDefault="00A16272"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16272" w:rsidRDefault="00A16272" w:rsidP="00DF48A5">
                                  <w:pPr>
                                    <w:pStyle w:val="NoSpacing"/>
                                  </w:pPr>
                                  <w:proofErr w:type="spellStart"/>
                                  <w:r>
                                    <w:t>RecordType</w:t>
                                  </w:r>
                                  <w:proofErr w:type="spellEnd"/>
                                </w:p>
                                <w:p w14:paraId="3E032231" w14:textId="77777777" w:rsidR="00A16272" w:rsidRDefault="00A16272" w:rsidP="00DF48A5">
                                  <w:pPr>
                                    <w:pStyle w:val="NoSpacing"/>
                                  </w:pPr>
                                  <w:r>
                                    <w:t>DateDeleted</w:t>
                                  </w:r>
                                </w:p>
                                <w:p w14:paraId="28CC3B13"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16272" w:rsidRPr="00C5485D" w:rsidRDefault="00A16272"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16272" w:rsidRDefault="00A16272" w:rsidP="00DF48A5">
                                  <w:pPr>
                                    <w:pStyle w:val="NoSpacing"/>
                                  </w:pPr>
                                  <w:r>
                                    <w:t>EnrollmentID</w:t>
                                  </w:r>
                                </w:p>
                                <w:p w14:paraId="5E1209FF" w14:textId="77777777" w:rsidR="00A16272" w:rsidRDefault="00A16272" w:rsidP="00DF48A5">
                                  <w:pPr>
                                    <w:pStyle w:val="NoSpacing"/>
                                  </w:pPr>
                                  <w:r>
                                    <w:t>InformationDate</w:t>
                                  </w:r>
                                </w:p>
                                <w:p w14:paraId="751671DF" w14:textId="0733BFA3" w:rsidR="00A16272" w:rsidRDefault="00A16272" w:rsidP="00DF48A5">
                                  <w:pPr>
                                    <w:pStyle w:val="NoSpacing"/>
                                  </w:pPr>
                                  <w:r>
                                    <w:t>CoCCode</w:t>
                                  </w:r>
                                </w:p>
                                <w:p w14:paraId="5935B41D" w14:textId="77777777" w:rsidR="00A16272" w:rsidRDefault="00A16272" w:rsidP="00DF48A5">
                                  <w:pPr>
                                    <w:pStyle w:val="NoSpacing"/>
                                  </w:pPr>
                                  <w:r>
                                    <w:t>DateDeleted</w:t>
                                  </w:r>
                                </w:p>
                                <w:p w14:paraId="674B77DA"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16272" w:rsidRPr="00C5485D" w:rsidRDefault="00A16272"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16272" w:rsidRDefault="00A16272" w:rsidP="00DF48A5">
                                  <w:pPr>
                                    <w:pStyle w:val="NoSpacing"/>
                                  </w:pPr>
                                  <w:r>
                                    <w:t>EnrollmentID</w:t>
                                  </w:r>
                                </w:p>
                                <w:p w14:paraId="1FEFD3C8" w14:textId="77777777" w:rsidR="00A16272" w:rsidRDefault="00A16272" w:rsidP="00DF48A5">
                                  <w:pPr>
                                    <w:pStyle w:val="NoSpacing"/>
                                  </w:pPr>
                                  <w:r>
                                    <w:t>ExitDate</w:t>
                                  </w:r>
                                </w:p>
                                <w:p w14:paraId="4E9C4FE9" w14:textId="6D2D955E" w:rsidR="00A16272" w:rsidRDefault="00A16272" w:rsidP="00DF48A5">
                                  <w:pPr>
                                    <w:pStyle w:val="NoSpacing"/>
                                  </w:pPr>
                                  <w:r>
                                    <w:t>Destination</w:t>
                                  </w:r>
                                </w:p>
                                <w:p w14:paraId="0000F77C" w14:textId="77777777" w:rsidR="00A16272" w:rsidRDefault="00A16272" w:rsidP="00DF48A5">
                                  <w:pPr>
                                    <w:pStyle w:val="NoSpacing"/>
                                  </w:pPr>
                                  <w:r>
                                    <w:t>DateDeleted</w:t>
                                  </w:r>
                                </w:p>
                                <w:p w14:paraId="08C81CAE" w14:textId="77777777" w:rsidR="00A16272" w:rsidRDefault="00A16272"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16272" w:rsidRDefault="00A16272"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16272" w:rsidRDefault="00A16272" w:rsidP="00DF48A5">
                                <w:pPr>
                                  <w:pStyle w:val="NoSpacing"/>
                                </w:pPr>
                                <w:r>
                                  <w:t>ProjectID</w:t>
                                </w:r>
                              </w:p>
                              <w:p w14:paraId="0F61F28C" w14:textId="77777777" w:rsidR="00A16272" w:rsidRDefault="00A16272" w:rsidP="00DF48A5">
                                <w:pPr>
                                  <w:pStyle w:val="NoSpacing"/>
                                </w:pPr>
                                <w:r>
                                  <w:t>CoCCode</w:t>
                                </w:r>
                              </w:p>
                              <w:p w14:paraId="3BA2AE97" w14:textId="334153E6" w:rsidR="00A16272" w:rsidRDefault="00A16272" w:rsidP="00DF48A5">
                                <w:pPr>
                                  <w:pStyle w:val="NoSpacing"/>
                                </w:pPr>
                                <w:proofErr w:type="spellStart"/>
                                <w:r>
                                  <w:t>GeographyType</w:t>
                                </w:r>
                                <w:proofErr w:type="spellEnd"/>
                              </w:p>
                              <w:p w14:paraId="64262BEB" w14:textId="77777777" w:rsidR="00A16272" w:rsidRDefault="00A16272" w:rsidP="00DF48A5">
                                <w:pPr>
                                  <w:pStyle w:val="NoSpacing"/>
                                </w:pPr>
                                <w:r>
                                  <w:t>DateDeleted</w:t>
                                </w:r>
                              </w:p>
                              <w:p w14:paraId="6C3C661C" w14:textId="77777777" w:rsidR="00A16272" w:rsidRDefault="00A16272"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16272" w:rsidRDefault="00A16272"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16272" w:rsidRDefault="00A16272" w:rsidP="00DF48A5">
                                <w:pPr>
                                  <w:pStyle w:val="NoSpacing"/>
                                </w:pPr>
                                <w:r>
                                  <w:t>ProjectID</w:t>
                                </w:r>
                              </w:p>
                              <w:p w14:paraId="71C871A6" w14:textId="77777777" w:rsidR="00A16272" w:rsidRDefault="00A16272" w:rsidP="00DF48A5">
                                <w:pPr>
                                  <w:pStyle w:val="NoSpacing"/>
                                </w:pPr>
                                <w:r>
                                  <w:t>OperatingEndDate</w:t>
                                </w:r>
                              </w:p>
                              <w:p w14:paraId="31BCE351" w14:textId="77777777" w:rsidR="00A16272" w:rsidRDefault="00A16272" w:rsidP="00DF48A5">
                                <w:pPr>
                                  <w:pStyle w:val="NoSpacing"/>
                                </w:pPr>
                                <w:proofErr w:type="spellStart"/>
                                <w:r>
                                  <w:t>ContinuumProject</w:t>
                                </w:r>
                                <w:proofErr w:type="spellEnd"/>
                              </w:p>
                              <w:p w14:paraId="36697790" w14:textId="77777777" w:rsidR="00A16272" w:rsidRDefault="00A16272" w:rsidP="00DF48A5">
                                <w:pPr>
                                  <w:pStyle w:val="NoSpacing"/>
                                </w:pPr>
                                <w:r>
                                  <w:t>ProjectType</w:t>
                                </w:r>
                              </w:p>
                              <w:p w14:paraId="071CA0B0" w14:textId="63CC9793" w:rsidR="00A16272" w:rsidRDefault="00A16272" w:rsidP="00DF48A5">
                                <w:pPr>
                                  <w:pStyle w:val="NoSpacing"/>
                                </w:pPr>
                                <w:r>
                                  <w:t>TrackingMethod</w:t>
                                </w:r>
                              </w:p>
                              <w:p w14:paraId="3ADFD0B3" w14:textId="404DC3DA" w:rsidR="00A16272" w:rsidRDefault="00A16272"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16272" w:rsidRPr="00C5485D" w:rsidRDefault="00A16272"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16272" w:rsidRPr="00C5485D" w:rsidRDefault="00A16272"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16272" w:rsidRPr="00C5485D" w:rsidRDefault="00A16272"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16272" w:rsidRPr="00C5485D" w:rsidRDefault="00A16272"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16272" w:rsidRDefault="00A16272" w:rsidP="00DF48A5">
                            <w:pPr>
                              <w:pStyle w:val="NoSpacing"/>
                            </w:pPr>
                            <w:r>
                              <w:t>PersonalID</w:t>
                            </w:r>
                          </w:p>
                          <w:p w14:paraId="1F4F4033" w14:textId="77777777" w:rsidR="00A16272" w:rsidRDefault="00A16272" w:rsidP="00DF48A5">
                            <w:pPr>
                              <w:pStyle w:val="NoSpacing"/>
                            </w:pPr>
                            <w:r>
                              <w:t>SSN</w:t>
                            </w:r>
                          </w:p>
                          <w:p w14:paraId="3E5E9DC6" w14:textId="77777777" w:rsidR="00A16272" w:rsidRDefault="00A16272" w:rsidP="00DF48A5">
                            <w:pPr>
                              <w:pStyle w:val="NoSpacing"/>
                            </w:pPr>
                            <w:proofErr w:type="spellStart"/>
                            <w:r>
                              <w:t>SSNDataQuality</w:t>
                            </w:r>
                            <w:proofErr w:type="spellEnd"/>
                          </w:p>
                          <w:p w14:paraId="4ED78614" w14:textId="77777777" w:rsidR="00A16272" w:rsidRDefault="00A16272" w:rsidP="00DF48A5">
                            <w:pPr>
                              <w:pStyle w:val="NoSpacing"/>
                            </w:pPr>
                            <w:r>
                              <w:t>DOB</w:t>
                            </w:r>
                          </w:p>
                          <w:p w14:paraId="3D3F7C3E" w14:textId="77777777" w:rsidR="00A16272" w:rsidRDefault="00A16272" w:rsidP="00DF48A5">
                            <w:pPr>
                              <w:pStyle w:val="NoSpacing"/>
                            </w:pPr>
                            <w:proofErr w:type="spellStart"/>
                            <w:r>
                              <w:t>DOBDataQuality</w:t>
                            </w:r>
                            <w:proofErr w:type="spellEnd"/>
                          </w:p>
                          <w:p w14:paraId="478E1B3C" w14:textId="77777777" w:rsidR="00A16272" w:rsidRDefault="00A16272" w:rsidP="00DF48A5">
                            <w:pPr>
                              <w:pStyle w:val="NoSpacing"/>
                            </w:pPr>
                            <w:r>
                              <w:t>Gender</w:t>
                            </w:r>
                          </w:p>
                          <w:p w14:paraId="31B795EE" w14:textId="77777777" w:rsidR="00A16272" w:rsidRDefault="00A16272" w:rsidP="00DF48A5">
                            <w:pPr>
                              <w:pStyle w:val="NoSpacing"/>
                            </w:pPr>
                            <w:r>
                              <w:t>Race</w:t>
                            </w:r>
                          </w:p>
                          <w:p w14:paraId="6AFF89B9" w14:textId="77777777" w:rsidR="00A16272" w:rsidRDefault="00A16272" w:rsidP="00DF48A5">
                            <w:pPr>
                              <w:pStyle w:val="NoSpacing"/>
                            </w:pPr>
                            <w:r>
                              <w:t>Ethnicity</w:t>
                            </w:r>
                          </w:p>
                          <w:p w14:paraId="68537C3C" w14:textId="217B6B95" w:rsidR="00A16272" w:rsidRDefault="00A16272" w:rsidP="00DF48A5">
                            <w:pPr>
                              <w:pStyle w:val="NoSpacing"/>
                            </w:pPr>
                            <w:proofErr w:type="spellStart"/>
                            <w:r>
                              <w:t>VeteranStatus</w:t>
                            </w:r>
                            <w:proofErr w:type="spellEnd"/>
                          </w:p>
                          <w:p w14:paraId="673DB4EF" w14:textId="77777777" w:rsidR="00A16272" w:rsidRDefault="00A16272" w:rsidP="00DF48A5">
                            <w:pPr>
                              <w:pStyle w:val="NoSpacing"/>
                            </w:pPr>
                            <w:r>
                              <w:t>DateDeleted</w:t>
                            </w:r>
                          </w:p>
                          <w:p w14:paraId="16DAE988" w14:textId="77777777" w:rsidR="00A16272" w:rsidRDefault="00A16272"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16272" w:rsidRPr="00C5485D" w:rsidRDefault="00A16272"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16272" w:rsidRDefault="00A16272" w:rsidP="00DF48A5">
                            <w:pPr>
                              <w:pStyle w:val="NoSpacing"/>
                            </w:pPr>
                            <w:r>
                              <w:t>EnrollmentID</w:t>
                            </w:r>
                          </w:p>
                          <w:p w14:paraId="3403798E" w14:textId="77777777" w:rsidR="00A16272" w:rsidRDefault="00A16272" w:rsidP="00DF48A5">
                            <w:pPr>
                              <w:pStyle w:val="NoSpacing"/>
                            </w:pPr>
                            <w:r>
                              <w:t>PersonalID</w:t>
                            </w:r>
                          </w:p>
                          <w:p w14:paraId="045AFC21" w14:textId="77777777" w:rsidR="00A16272" w:rsidRDefault="00A16272" w:rsidP="00DF48A5">
                            <w:pPr>
                              <w:pStyle w:val="NoSpacing"/>
                            </w:pPr>
                            <w:r>
                              <w:t>ProjectID</w:t>
                            </w:r>
                          </w:p>
                          <w:p w14:paraId="318732AA" w14:textId="77777777" w:rsidR="00A16272" w:rsidRDefault="00A16272" w:rsidP="00DF48A5">
                            <w:pPr>
                              <w:pStyle w:val="NoSpacing"/>
                            </w:pPr>
                            <w:r>
                              <w:t>EntryDate</w:t>
                            </w:r>
                          </w:p>
                          <w:p w14:paraId="2AAF71D6" w14:textId="77777777" w:rsidR="00A16272" w:rsidRDefault="00A16272" w:rsidP="00DF48A5">
                            <w:pPr>
                              <w:pStyle w:val="NoSpacing"/>
                            </w:pPr>
                            <w:r>
                              <w:t>HouseholdID</w:t>
                            </w:r>
                          </w:p>
                          <w:p w14:paraId="27AEDC8F" w14:textId="77777777" w:rsidR="00A16272" w:rsidRDefault="00A16272" w:rsidP="00DF48A5">
                            <w:pPr>
                              <w:pStyle w:val="NoSpacing"/>
                            </w:pPr>
                            <w:r>
                              <w:t>RelationshipToHoH</w:t>
                            </w:r>
                          </w:p>
                          <w:p w14:paraId="7A502E2A" w14:textId="77777777" w:rsidR="00A16272" w:rsidRDefault="00A16272" w:rsidP="00DF48A5">
                            <w:pPr>
                              <w:pStyle w:val="NoSpacing"/>
                            </w:pPr>
                            <w:proofErr w:type="spellStart"/>
                            <w:r>
                              <w:t>LivingSituation</w:t>
                            </w:r>
                            <w:proofErr w:type="spellEnd"/>
                          </w:p>
                          <w:p w14:paraId="710807C0" w14:textId="77777777" w:rsidR="00A16272" w:rsidRDefault="00A16272" w:rsidP="00DF48A5">
                            <w:pPr>
                              <w:pStyle w:val="NoSpacing"/>
                            </w:pPr>
                            <w:proofErr w:type="spellStart"/>
                            <w:r>
                              <w:t>LengthOfStay</w:t>
                            </w:r>
                            <w:proofErr w:type="spellEnd"/>
                          </w:p>
                          <w:p w14:paraId="5C1E52C0" w14:textId="77777777" w:rsidR="00A16272" w:rsidRDefault="00A16272" w:rsidP="00DF48A5">
                            <w:pPr>
                              <w:pStyle w:val="NoSpacing"/>
                            </w:pPr>
                            <w:proofErr w:type="spellStart"/>
                            <w:r>
                              <w:t>PreviousStreetESSH</w:t>
                            </w:r>
                            <w:proofErr w:type="spellEnd"/>
                            <w:r>
                              <w:t xml:space="preserve"> </w:t>
                            </w:r>
                          </w:p>
                          <w:p w14:paraId="12596F49" w14:textId="77777777" w:rsidR="00A16272" w:rsidRDefault="00A16272" w:rsidP="00DF48A5">
                            <w:pPr>
                              <w:pStyle w:val="NoSpacing"/>
                            </w:pPr>
                            <w:r>
                              <w:t xml:space="preserve">DateToStreetESSH </w:t>
                            </w:r>
                          </w:p>
                          <w:p w14:paraId="0C0F0DB4" w14:textId="77777777" w:rsidR="00A16272" w:rsidRDefault="00A16272" w:rsidP="00DF48A5">
                            <w:pPr>
                              <w:pStyle w:val="NoSpacing"/>
                            </w:pPr>
                            <w:proofErr w:type="spellStart"/>
                            <w:r>
                              <w:t>TimesHomelessPastThreeYears</w:t>
                            </w:r>
                            <w:proofErr w:type="spellEnd"/>
                            <w:r>
                              <w:t xml:space="preserve"> </w:t>
                            </w:r>
                          </w:p>
                          <w:p w14:paraId="388D5F20" w14:textId="77777777" w:rsidR="00A16272" w:rsidRDefault="00A16272" w:rsidP="00DF48A5">
                            <w:pPr>
                              <w:pStyle w:val="NoSpacing"/>
                            </w:pPr>
                            <w:proofErr w:type="spellStart"/>
                            <w:r>
                              <w:t>MonthsHomelessPastThreeYears</w:t>
                            </w:r>
                            <w:proofErr w:type="spellEnd"/>
                            <w:r>
                              <w:t xml:space="preserve"> </w:t>
                            </w:r>
                          </w:p>
                          <w:p w14:paraId="228712F6" w14:textId="77777777" w:rsidR="00A16272" w:rsidRDefault="00A16272" w:rsidP="00DF48A5">
                            <w:pPr>
                              <w:pStyle w:val="NoSpacing"/>
                            </w:pPr>
                            <w:r>
                              <w:t xml:space="preserve">DisablingCondition </w:t>
                            </w:r>
                          </w:p>
                          <w:p w14:paraId="32EF3405" w14:textId="1475E5C8" w:rsidR="00A16272" w:rsidRDefault="00A16272" w:rsidP="00DF48A5">
                            <w:pPr>
                              <w:pStyle w:val="NoSpacing"/>
                            </w:pPr>
                            <w:r>
                              <w:t xml:space="preserve">MoveInDate </w:t>
                            </w:r>
                          </w:p>
                          <w:p w14:paraId="456B8B22" w14:textId="77777777" w:rsidR="00A16272" w:rsidRDefault="00A16272" w:rsidP="00DF48A5">
                            <w:pPr>
                              <w:pStyle w:val="NoSpacing"/>
                            </w:pPr>
                            <w:r>
                              <w:t>DateDeleted</w:t>
                            </w:r>
                          </w:p>
                          <w:p w14:paraId="09FCE1B5" w14:textId="77777777" w:rsidR="00A16272" w:rsidRDefault="00A16272"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16272" w:rsidRPr="00C5485D" w:rsidRDefault="00A16272"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16272" w:rsidRDefault="00A16272" w:rsidP="00DF48A5">
                            <w:pPr>
                              <w:pStyle w:val="NoSpacing"/>
                            </w:pPr>
                            <w:r>
                              <w:t>EnrollmentID</w:t>
                            </w:r>
                          </w:p>
                          <w:p w14:paraId="3602C5F3" w14:textId="77777777" w:rsidR="00A16272" w:rsidRDefault="00A16272" w:rsidP="00DF48A5">
                            <w:pPr>
                              <w:pStyle w:val="NoSpacing"/>
                            </w:pPr>
                            <w:r>
                              <w:t>InformationDate</w:t>
                            </w:r>
                          </w:p>
                          <w:p w14:paraId="2370CD07" w14:textId="77777777" w:rsidR="00A16272" w:rsidRDefault="00A16272" w:rsidP="00DF48A5">
                            <w:pPr>
                              <w:pStyle w:val="NoSpacing"/>
                            </w:pPr>
                            <w:proofErr w:type="spellStart"/>
                            <w:r>
                              <w:t>DomesticViolenceVictim</w:t>
                            </w:r>
                            <w:proofErr w:type="spellEnd"/>
                          </w:p>
                          <w:p w14:paraId="39763F8A" w14:textId="7BFC5F80" w:rsidR="00A16272" w:rsidRDefault="00A16272" w:rsidP="00DF48A5">
                            <w:pPr>
                              <w:pStyle w:val="NoSpacing"/>
                            </w:pPr>
                            <w:proofErr w:type="spellStart"/>
                            <w:r>
                              <w:t>CurrentlyFleeing</w:t>
                            </w:r>
                            <w:proofErr w:type="spellEnd"/>
                          </w:p>
                          <w:p w14:paraId="3F50B89F" w14:textId="77777777" w:rsidR="00A16272" w:rsidRDefault="00A16272" w:rsidP="00DF48A5">
                            <w:pPr>
                              <w:pStyle w:val="NoSpacing"/>
                            </w:pPr>
                            <w:r>
                              <w:t>DateDeleted</w:t>
                            </w:r>
                          </w:p>
                          <w:p w14:paraId="1BE8A411" w14:textId="77777777" w:rsidR="00A16272" w:rsidRDefault="00A16272"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16272" w:rsidRPr="00C5485D" w:rsidRDefault="00A16272"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16272" w:rsidRDefault="00A16272" w:rsidP="00DF48A5">
                            <w:pPr>
                              <w:pStyle w:val="NoSpacing"/>
                            </w:pPr>
                            <w:r>
                              <w:t>EnrollmentID</w:t>
                            </w:r>
                          </w:p>
                          <w:p w14:paraId="2C168257" w14:textId="77777777" w:rsidR="00A16272" w:rsidRDefault="00A16272"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16272" w:rsidRDefault="00A16272" w:rsidP="00DF48A5">
                            <w:pPr>
                              <w:pStyle w:val="NoSpacing"/>
                            </w:pPr>
                            <w:proofErr w:type="spellStart"/>
                            <w:r>
                              <w:t>RecordType</w:t>
                            </w:r>
                            <w:proofErr w:type="spellEnd"/>
                          </w:p>
                          <w:p w14:paraId="3E032231" w14:textId="77777777" w:rsidR="00A16272" w:rsidRDefault="00A16272" w:rsidP="00DF48A5">
                            <w:pPr>
                              <w:pStyle w:val="NoSpacing"/>
                            </w:pPr>
                            <w:r>
                              <w:t>DateDeleted</w:t>
                            </w:r>
                          </w:p>
                          <w:p w14:paraId="28CC3B13" w14:textId="77777777" w:rsidR="00A16272" w:rsidRDefault="00A16272"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16272" w:rsidRPr="00C5485D" w:rsidRDefault="00A16272"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16272" w:rsidRDefault="00A16272" w:rsidP="00DF48A5">
                            <w:pPr>
                              <w:pStyle w:val="NoSpacing"/>
                            </w:pPr>
                            <w:r>
                              <w:t>EnrollmentID</w:t>
                            </w:r>
                          </w:p>
                          <w:p w14:paraId="5E1209FF" w14:textId="77777777" w:rsidR="00A16272" w:rsidRDefault="00A16272" w:rsidP="00DF48A5">
                            <w:pPr>
                              <w:pStyle w:val="NoSpacing"/>
                            </w:pPr>
                            <w:r>
                              <w:t>InformationDate</w:t>
                            </w:r>
                          </w:p>
                          <w:p w14:paraId="751671DF" w14:textId="0733BFA3" w:rsidR="00A16272" w:rsidRDefault="00A16272" w:rsidP="00DF48A5">
                            <w:pPr>
                              <w:pStyle w:val="NoSpacing"/>
                            </w:pPr>
                            <w:r>
                              <w:t>CoCCode</w:t>
                            </w:r>
                          </w:p>
                          <w:p w14:paraId="5935B41D" w14:textId="77777777" w:rsidR="00A16272" w:rsidRDefault="00A16272" w:rsidP="00DF48A5">
                            <w:pPr>
                              <w:pStyle w:val="NoSpacing"/>
                            </w:pPr>
                            <w:r>
                              <w:t>DateDeleted</w:t>
                            </w:r>
                          </w:p>
                          <w:p w14:paraId="674B77DA" w14:textId="77777777" w:rsidR="00A16272" w:rsidRDefault="00A16272"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16272" w:rsidRPr="00C5485D" w:rsidRDefault="00A16272"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16272" w:rsidRDefault="00A16272" w:rsidP="00DF48A5">
                            <w:pPr>
                              <w:pStyle w:val="NoSpacing"/>
                            </w:pPr>
                            <w:r>
                              <w:t>EnrollmentID</w:t>
                            </w:r>
                          </w:p>
                          <w:p w14:paraId="1FEFD3C8" w14:textId="77777777" w:rsidR="00A16272" w:rsidRDefault="00A16272" w:rsidP="00DF48A5">
                            <w:pPr>
                              <w:pStyle w:val="NoSpacing"/>
                            </w:pPr>
                            <w:r>
                              <w:t>ExitDate</w:t>
                            </w:r>
                          </w:p>
                          <w:p w14:paraId="4E9C4FE9" w14:textId="6D2D955E" w:rsidR="00A16272" w:rsidRDefault="00A16272" w:rsidP="00DF48A5">
                            <w:pPr>
                              <w:pStyle w:val="NoSpacing"/>
                            </w:pPr>
                            <w:r>
                              <w:t>Destination</w:t>
                            </w:r>
                          </w:p>
                          <w:p w14:paraId="0000F77C" w14:textId="77777777" w:rsidR="00A16272" w:rsidRDefault="00A16272" w:rsidP="00DF48A5">
                            <w:pPr>
                              <w:pStyle w:val="NoSpacing"/>
                            </w:pPr>
                            <w:r>
                              <w:t>DateDeleted</w:t>
                            </w:r>
                          </w:p>
                          <w:p w14:paraId="08C81CAE" w14:textId="77777777" w:rsidR="00A16272" w:rsidRDefault="00A16272"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16272" w:rsidRDefault="00A16272"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16272" w:rsidRDefault="00A16272" w:rsidP="00DF48A5">
                          <w:pPr>
                            <w:pStyle w:val="NoSpacing"/>
                          </w:pPr>
                          <w:r>
                            <w:t>ProjectID</w:t>
                          </w:r>
                        </w:p>
                        <w:p w14:paraId="0F61F28C" w14:textId="77777777" w:rsidR="00A16272" w:rsidRDefault="00A16272" w:rsidP="00DF48A5">
                          <w:pPr>
                            <w:pStyle w:val="NoSpacing"/>
                          </w:pPr>
                          <w:r>
                            <w:t>CoCCode</w:t>
                          </w:r>
                        </w:p>
                        <w:p w14:paraId="3BA2AE97" w14:textId="334153E6" w:rsidR="00A16272" w:rsidRDefault="00A16272" w:rsidP="00DF48A5">
                          <w:pPr>
                            <w:pStyle w:val="NoSpacing"/>
                          </w:pPr>
                          <w:proofErr w:type="spellStart"/>
                          <w:r>
                            <w:t>GeographyType</w:t>
                          </w:r>
                          <w:proofErr w:type="spellEnd"/>
                        </w:p>
                        <w:p w14:paraId="64262BEB" w14:textId="77777777" w:rsidR="00A16272" w:rsidRDefault="00A16272" w:rsidP="00DF48A5">
                          <w:pPr>
                            <w:pStyle w:val="NoSpacing"/>
                          </w:pPr>
                          <w:r>
                            <w:t>DateDeleted</w:t>
                          </w:r>
                        </w:p>
                        <w:p w14:paraId="6C3C661C" w14:textId="77777777" w:rsidR="00A16272" w:rsidRDefault="00A16272"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16272" w:rsidRDefault="00A16272"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16272" w:rsidRDefault="00A16272" w:rsidP="00DF48A5">
                          <w:pPr>
                            <w:pStyle w:val="NoSpacing"/>
                          </w:pPr>
                          <w:r>
                            <w:t>ProjectID</w:t>
                          </w:r>
                        </w:p>
                        <w:p w14:paraId="71C871A6" w14:textId="77777777" w:rsidR="00A16272" w:rsidRDefault="00A16272" w:rsidP="00DF48A5">
                          <w:pPr>
                            <w:pStyle w:val="NoSpacing"/>
                          </w:pPr>
                          <w:r>
                            <w:t>OperatingEndDate</w:t>
                          </w:r>
                        </w:p>
                        <w:p w14:paraId="31BCE351" w14:textId="77777777" w:rsidR="00A16272" w:rsidRDefault="00A16272" w:rsidP="00DF48A5">
                          <w:pPr>
                            <w:pStyle w:val="NoSpacing"/>
                          </w:pPr>
                          <w:proofErr w:type="spellStart"/>
                          <w:r>
                            <w:t>ContinuumProject</w:t>
                          </w:r>
                          <w:proofErr w:type="spellEnd"/>
                        </w:p>
                        <w:p w14:paraId="36697790" w14:textId="77777777" w:rsidR="00A16272" w:rsidRDefault="00A16272" w:rsidP="00DF48A5">
                          <w:pPr>
                            <w:pStyle w:val="NoSpacing"/>
                          </w:pPr>
                          <w:r>
                            <w:t>ProjectType</w:t>
                          </w:r>
                        </w:p>
                        <w:p w14:paraId="071CA0B0" w14:textId="63CC9793" w:rsidR="00A16272" w:rsidRDefault="00A16272" w:rsidP="00DF48A5">
                          <w:pPr>
                            <w:pStyle w:val="NoSpacing"/>
                          </w:pPr>
                          <w:r>
                            <w:t>TrackingMethod</w:t>
                          </w:r>
                        </w:p>
                        <w:p w14:paraId="3ADFD0B3" w14:textId="404DC3DA" w:rsidR="00A16272" w:rsidRDefault="00A16272"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16272" w:rsidRPr="00C5485D" w:rsidRDefault="00A16272"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16272" w:rsidRPr="00C5485D" w:rsidRDefault="00A16272"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16272" w:rsidRPr="00C5485D" w:rsidRDefault="00A16272"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16272" w:rsidRDefault="00A16272"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16272" w:rsidRDefault="00A16272"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16272" w:rsidRDefault="00A16272"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16272" w:rsidRDefault="00A16272"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16272" w:rsidRDefault="00A16272"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16272" w:rsidRDefault="00A16272"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16272" w:rsidRDefault="00A16272"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16272" w:rsidRDefault="00A16272"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16272" w:rsidRDefault="00A16272"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16272" w:rsidRDefault="00A16272"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16272" w:rsidRDefault="00A16272"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16272" w:rsidRDefault="00A16272"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16272" w:rsidRDefault="00A16272"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16272" w:rsidRDefault="00A16272"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16272" w:rsidRDefault="00A16272"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16272" w:rsidRDefault="00A16272"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16272" w:rsidRDefault="00A16272"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16272" w:rsidRDefault="00A16272"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16272" w:rsidRDefault="00A16272"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16272" w:rsidRDefault="00A16272"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16272" w:rsidRDefault="00A16272"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16272" w:rsidRDefault="00A16272"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16272" w:rsidRDefault="00A16272"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16272" w:rsidRDefault="00A16272"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16272" w:rsidRDefault="00A16272"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16272" w:rsidRDefault="00A16272"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16272" w:rsidRDefault="00A16272"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16272" w:rsidRDefault="00A16272"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16272" w:rsidRDefault="00A16272"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16272" w:rsidRDefault="00A16272"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16272" w:rsidRDefault="00A16272"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16272" w:rsidRDefault="00A16272"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16272" w:rsidRDefault="00A16272"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16272" w:rsidRDefault="00A16272"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16272" w:rsidRDefault="00A16272"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16272" w:rsidRDefault="00A16272"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16272" w:rsidRDefault="00A16272"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16272" w:rsidRDefault="00A16272"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16272" w:rsidRDefault="00A16272"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16272" w:rsidRDefault="00A16272"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05" w:name="_Report_Parameters"/>
      <w:bookmarkStart w:id="106" w:name="_Report_Parameters_and"/>
      <w:bookmarkStart w:id="107" w:name="_Toc497116396"/>
      <w:bookmarkStart w:id="108" w:name="_Toc498527188"/>
      <w:bookmarkStart w:id="109" w:name="_Toc499543979"/>
      <w:bookmarkStart w:id="110" w:name="_Toc37849746"/>
      <w:bookmarkStart w:id="111" w:name="_Toc38030521"/>
      <w:bookmarkStart w:id="112" w:name="_Toc498527190"/>
      <w:bookmarkEnd w:id="105"/>
      <w:bookmarkEnd w:id="106"/>
      <w:r w:rsidRPr="00107D01">
        <w:lastRenderedPageBreak/>
        <w:t>Report Parameters</w:t>
      </w:r>
      <w:bookmarkEnd w:id="107"/>
      <w:bookmarkEnd w:id="108"/>
      <w:bookmarkEnd w:id="109"/>
      <w:r w:rsidR="00E14C44">
        <w:t xml:space="preserve"> </w:t>
      </w:r>
      <w:r w:rsidR="00D87EAD">
        <w:t xml:space="preserve">and Metadata </w:t>
      </w:r>
      <w:r w:rsidR="00E14928">
        <w:t>(lsa_Report)</w:t>
      </w:r>
      <w:bookmarkEnd w:id="110"/>
      <w:bookmarkEnd w:id="11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16272" w:rsidRDefault="00A16272"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16272" w:rsidRDefault="00A16272"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16272" w:rsidRDefault="00A16272"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16272" w:rsidRDefault="00A16272"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16272" w:rsidRDefault="00A16272"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16272" w:rsidRDefault="00A16272"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13" w:name="_Hlk490711189"/>
      <w:r w:rsidRPr="00A6067F">
        <w:t xml:space="preserve">The HUD-assigned code identifying the continuum for which the </w:t>
      </w:r>
      <w:r w:rsidR="0002698D" w:rsidRPr="00A6067F">
        <w:t>LSA</w:t>
      </w:r>
      <w:r w:rsidRPr="00A6067F">
        <w:t xml:space="preserve"> is being produced</w:t>
      </w:r>
      <w:bookmarkEnd w:id="11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14" w:name="_HMIS_Data_Elements"/>
      <w:bookmarkStart w:id="115" w:name="_Toc37849747"/>
      <w:bookmarkStart w:id="116" w:name="_Toc38030522"/>
      <w:bookmarkEnd w:id="112"/>
      <w:bookmarkEnd w:id="114"/>
      <w:r>
        <w:t xml:space="preserve">LSA Reporting Cohorts </w:t>
      </w:r>
      <w:r w:rsidR="00E14928">
        <w:t>and Dates (</w:t>
      </w:r>
      <w:proofErr w:type="spellStart"/>
      <w:r w:rsidR="00E14928">
        <w:t>tlsa_CohortDates</w:t>
      </w:r>
      <w:proofErr w:type="spellEnd"/>
      <w:r w:rsidR="00E14928">
        <w:t>)</w:t>
      </w:r>
      <w:bookmarkEnd w:id="115"/>
      <w:bookmarkEnd w:id="11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16272" w:rsidRDefault="00A16272"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16272" w:rsidRDefault="00A16272"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16272" w:rsidRDefault="00A16272"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16272" w:rsidRDefault="00A16272"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17" w:name="_Toc37849748"/>
      <w:bookmarkStart w:id="118" w:name="_Toc38030523"/>
      <w:r>
        <w:t>HMIS Household Enrollments (</w:t>
      </w:r>
      <w:proofErr w:type="spellStart"/>
      <w:r>
        <w:t>tlsa_HHID</w:t>
      </w:r>
      <w:proofErr w:type="spellEnd"/>
      <w:r>
        <w:t>)</w:t>
      </w:r>
      <w:bookmarkEnd w:id="117"/>
      <w:bookmarkEnd w:id="11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16272" w:rsidRDefault="00A16272"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16272" w:rsidRDefault="00A16272"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16272" w:rsidRDefault="00A16272"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16272" w:rsidRDefault="00A16272"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16272" w:rsidRDefault="00A16272"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16272" w:rsidRDefault="00A16272"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16272" w:rsidRDefault="00A16272"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16272" w:rsidRDefault="00A16272"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16272" w:rsidRDefault="00A16272"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16272" w:rsidRDefault="00A16272"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16272" w:rsidRDefault="00A16272"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16272" w:rsidRDefault="00A16272"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16272" w:rsidRDefault="00A16272"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16272" w:rsidRDefault="00A16272"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2B80AA2A" w14:textId="77777777" w:rsidR="0068044F" w:rsidRDefault="0068044F" w:rsidP="0068044F">
      <w:pPr>
        <w:rPr>
          <w:ins w:id="119" w:author="Molly McEvilley" w:date="2020-08-06T05:31:00Z"/>
        </w:rPr>
      </w:pPr>
      <w:commentRangeStart w:id="120"/>
      <w:ins w:id="121" w:author="Molly McEvilley" w:date="2020-08-06T05:31:00Z">
        <w:r w:rsidRPr="00AB297A">
          <w:rPr>
            <w:b/>
            <w:bCs/>
          </w:rPr>
          <w:t>Reporting procedures must exclude data which is inconsistent with the HMIS Data Standards and HMIS CSV Specifications</w:t>
        </w:r>
      </w:ins>
      <w:commentRangeEnd w:id="120"/>
      <w:ins w:id="122" w:author="Molly McEvilley" w:date="2020-08-06T05:56:00Z">
        <w:r w:rsidR="0029362C">
          <w:rPr>
            <w:rStyle w:val="CommentReference"/>
          </w:rPr>
          <w:commentReference w:id="120"/>
        </w:r>
      </w:ins>
      <w:ins w:id="123" w:author="Molly McEvilley" w:date="2020-08-06T05:31:00Z">
        <w:r w:rsidRPr="00AB297A">
          <w:rPr>
            <w:b/>
            <w:bCs/>
          </w:rPr>
          <w:t>.</w:t>
        </w:r>
        <w:r>
          <w:t xml:space="preserve">  Business logic for addressing a limited number of data issues is defined below, but it is not possible to anticipate or enumerate </w:t>
        </w:r>
        <w:proofErr w:type="gramStart"/>
        <w:r>
          <w:t>all of</w:t>
        </w:r>
        <w:proofErr w:type="gramEnd"/>
        <w:r>
          <w:t xml:space="preserve"> the potential inconsistencies.  In systems that – for whatever reason – allow users to create records that do not meet all criteria defined for HMIS data, it is the responsibility of developers to design reporting procedures such that they exclude this data.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lastRenderedPageBreak/>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4"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4"/>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1D3242C8" w14:textId="7FBE0F41" w:rsidR="00D27CF7" w:rsidRDefault="00D27CF7" w:rsidP="0030608E">
      <w:pPr>
        <w:pStyle w:val="ListParagraph"/>
        <w:numPr>
          <w:ilvl w:val="0"/>
          <w:numId w:val="32"/>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lastRenderedPageBreak/>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25" w:name="_ExitDest"/>
      <w:bookmarkEnd w:id="125"/>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26" w:name="_HMIS_Data_Requirements"/>
      <w:bookmarkStart w:id="127" w:name="_Toc37849749"/>
      <w:bookmarkStart w:id="128" w:name="_Toc38030524"/>
      <w:bookmarkEnd w:id="126"/>
      <w:r>
        <w:t>HMIS Client Enrollments</w:t>
      </w:r>
      <w:r w:rsidR="00B054F4">
        <w:t xml:space="preserve"> (</w:t>
      </w:r>
      <w:proofErr w:type="spellStart"/>
      <w:r w:rsidR="00B054F4">
        <w:t>tlsa_Enrollment</w:t>
      </w:r>
      <w:proofErr w:type="spellEnd"/>
      <w:r w:rsidR="00B054F4">
        <w:t>)</w:t>
      </w:r>
      <w:bookmarkEnd w:id="127"/>
      <w:bookmarkEnd w:id="128"/>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16272" w:rsidRDefault="00A16272"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16272" w:rsidRDefault="00A16272"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16272" w:rsidRDefault="00A16272"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16272" w:rsidRDefault="00A16272"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16272" w:rsidRDefault="00A16272"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16272" w:rsidRDefault="00A16272"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16272" w:rsidRDefault="00A16272"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16272" w:rsidRDefault="00A16272"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16272" w:rsidRDefault="00A16272"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16272" w:rsidRDefault="00A16272"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16272" w:rsidRDefault="00A16272"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16272" w:rsidRDefault="00A16272"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16272" w:rsidRDefault="00A16272"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16272" w:rsidRDefault="00A16272"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lastRenderedPageBreak/>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30608E">
      <w:pPr>
        <w:pStyle w:val="ListParagraph"/>
        <w:numPr>
          <w:ilvl w:val="1"/>
          <w:numId w:val="32"/>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29" w:name="_Toc31197113"/>
      <w:bookmarkStart w:id="130" w:name="_Toc31197114"/>
      <w:bookmarkStart w:id="131" w:name="_Toc31197115"/>
      <w:bookmarkStart w:id="132" w:name="_Toc31197116"/>
      <w:bookmarkStart w:id="133" w:name="_Toc31197117"/>
      <w:bookmarkStart w:id="134" w:name="_Toc31197118"/>
      <w:bookmarkStart w:id="135" w:name="_Toc29188000"/>
      <w:bookmarkStart w:id="136" w:name="_Toc31197119"/>
      <w:bookmarkStart w:id="137" w:name="_Toc37849750"/>
      <w:bookmarkStart w:id="138" w:name="_Toc38030525"/>
      <w:bookmarkStart w:id="139" w:name="_Toc499543982"/>
      <w:bookmarkEnd w:id="129"/>
      <w:bookmarkEnd w:id="130"/>
      <w:bookmarkEnd w:id="131"/>
      <w:bookmarkEnd w:id="132"/>
      <w:bookmarkEnd w:id="133"/>
      <w:bookmarkEnd w:id="134"/>
      <w:bookmarkEnd w:id="135"/>
      <w:bookmarkEnd w:id="136"/>
      <w:r>
        <w:t>Enrollment Ages</w:t>
      </w:r>
      <w:r w:rsidR="00E14928">
        <w:t xml:space="preserve"> (</w:t>
      </w:r>
      <w:proofErr w:type="spellStart"/>
      <w:r w:rsidR="00E14928">
        <w:t>tlsa_Enrollment</w:t>
      </w:r>
      <w:proofErr w:type="spellEnd"/>
      <w:r w:rsidR="00E14928">
        <w:t>)</w:t>
      </w:r>
      <w:bookmarkEnd w:id="137"/>
      <w:bookmarkEnd w:id="138"/>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16272" w:rsidRDefault="00A16272"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16272" w:rsidRDefault="00A16272"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16272" w:rsidRDefault="00A16272"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16272" w:rsidRDefault="00A16272"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16272" w:rsidRDefault="00A16272"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16272" w:rsidRDefault="00A16272"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lastRenderedPageBreak/>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40" w:name="_Toc37849751"/>
      <w:bookmarkStart w:id="141" w:name="_Toc38030526"/>
      <w:r>
        <w:t>Household Types</w:t>
      </w:r>
      <w:r w:rsidR="00E14928">
        <w:t xml:space="preserve"> (</w:t>
      </w:r>
      <w:proofErr w:type="spellStart"/>
      <w:r w:rsidR="00E14928">
        <w:t>tlsa_HHID</w:t>
      </w:r>
      <w:proofErr w:type="spellEnd"/>
      <w:r w:rsidR="00E14928">
        <w:t>)</w:t>
      </w:r>
      <w:bookmarkEnd w:id="140"/>
      <w:bookmarkEnd w:id="14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16272" w:rsidRDefault="00A16272"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16272" w:rsidRDefault="00A16272"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16272" w:rsidRDefault="00A16272"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16272" w:rsidRDefault="00A16272"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16272" w:rsidRDefault="00A16272"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16272" w:rsidRDefault="00A16272"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42" w:name="_Toc37849752"/>
      <w:bookmarkStart w:id="143" w:name="_Toc38030527"/>
      <w:r>
        <w:lastRenderedPageBreak/>
        <w:t xml:space="preserve">HMIS Business Logic: </w:t>
      </w:r>
      <w:bookmarkStart w:id="144" w:name="_HDX_2.0_HMIS"/>
      <w:bookmarkStart w:id="145" w:name="_LSAReport.csv"/>
      <w:bookmarkStart w:id="146" w:name="_LSAPerson.csv"/>
      <w:bookmarkStart w:id="147" w:name="_LSAExit.csv"/>
      <w:bookmarkStart w:id="148" w:name="_HMIS_Business_Logic"/>
      <w:bookmarkEnd w:id="139"/>
      <w:bookmarkEnd w:id="144"/>
      <w:bookmarkEnd w:id="145"/>
      <w:bookmarkEnd w:id="146"/>
      <w:bookmarkEnd w:id="147"/>
      <w:bookmarkEnd w:id="148"/>
      <w:r w:rsidR="000365D7">
        <w:t>Project Descriptor Data for Export</w:t>
      </w:r>
      <w:bookmarkEnd w:id="142"/>
      <w:bookmarkEnd w:id="143"/>
    </w:p>
    <w:p w14:paraId="4C881045" w14:textId="11FF6F60" w:rsidR="004A469A" w:rsidRDefault="004A469A" w:rsidP="0088191A">
      <w:pPr>
        <w:pStyle w:val="Heading2"/>
      </w:pPr>
      <w:bookmarkStart w:id="149" w:name="_Report_Metadata_for"/>
      <w:bookmarkStart w:id="150" w:name="_Get_Relevant_Project"/>
      <w:bookmarkStart w:id="151" w:name="_Get_Relevant_Project_1"/>
      <w:bookmarkStart w:id="152" w:name="_Get_Project.csv_Records"/>
      <w:bookmarkStart w:id="153" w:name="_Toc510893840"/>
      <w:bookmarkStart w:id="154" w:name="_Toc37849753"/>
      <w:bookmarkStart w:id="155" w:name="_Toc38030528"/>
      <w:bookmarkEnd w:id="149"/>
      <w:bookmarkEnd w:id="150"/>
      <w:bookmarkEnd w:id="151"/>
      <w:bookmarkEnd w:id="152"/>
      <w:r w:rsidRPr="006C26B8">
        <w:t>Get Project</w:t>
      </w:r>
      <w:r w:rsidR="00487413">
        <w:t>.csv</w:t>
      </w:r>
      <w:r w:rsidRPr="006C26B8">
        <w:t xml:space="preserve"> Records / lsa_Project</w:t>
      </w:r>
      <w:bookmarkEnd w:id="153"/>
      <w:bookmarkEnd w:id="154"/>
      <w:bookmarkEnd w:id="155"/>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16272" w:rsidRDefault="00A16272"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16272" w:rsidRDefault="00A16272"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16272" w:rsidRDefault="00A16272"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16272" w:rsidRDefault="00A16272"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16272" w:rsidRDefault="00A16272"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16272" w:rsidRDefault="00A16272"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16272" w:rsidRDefault="00A16272"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16272" w:rsidRDefault="00A16272"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16272" w:rsidRDefault="00A16272"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16272" w:rsidRDefault="00A16272"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56"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57" w:name="_Toc29188011"/>
      <w:bookmarkStart w:id="158" w:name="_Toc29188013"/>
      <w:bookmarkStart w:id="159" w:name="_Get_Organization.csv_Records"/>
      <w:bookmarkStart w:id="160" w:name="_Toc37849754"/>
      <w:bookmarkStart w:id="161" w:name="_Toc38030529"/>
      <w:bookmarkEnd w:id="157"/>
      <w:bookmarkEnd w:id="158"/>
      <w:bookmarkEnd w:id="159"/>
      <w:r>
        <w:t xml:space="preserve">Get </w:t>
      </w:r>
      <w:r w:rsidR="004A469A" w:rsidRPr="002B030B">
        <w:t xml:space="preserve">Organization.csv Records </w:t>
      </w:r>
      <w:r w:rsidR="004A469A" w:rsidRPr="00030684">
        <w:t>/ lsa_Organization</w:t>
      </w:r>
      <w:bookmarkEnd w:id="160"/>
      <w:bookmarkEnd w:id="16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16272" w:rsidRDefault="00A16272"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16272" w:rsidRDefault="00A16272"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16272" w:rsidRDefault="00A16272"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16272" w:rsidRDefault="00A16272"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16272" w:rsidRDefault="00A16272"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16272" w:rsidRDefault="00A16272"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62" w:name="_Get_Funder.csv_Records"/>
      <w:bookmarkStart w:id="163" w:name="_Toc510893841"/>
      <w:bookmarkStart w:id="164" w:name="_Toc37849755"/>
      <w:bookmarkStart w:id="165" w:name="_Toc38030530"/>
      <w:bookmarkEnd w:id="162"/>
      <w:r w:rsidRPr="006C26B8">
        <w:t>Get Funder.csv Records / lsa_Funder</w:t>
      </w:r>
      <w:bookmarkEnd w:id="163"/>
      <w:bookmarkEnd w:id="164"/>
      <w:bookmarkEnd w:id="16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16272" w:rsidRDefault="00A16272"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16272" w:rsidRDefault="00A16272"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16272" w:rsidRDefault="00A16272"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16272" w:rsidRDefault="00A16272"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16272" w:rsidRDefault="00A16272"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16272" w:rsidRDefault="00A16272"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16272" w:rsidRDefault="00A16272"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66" w:name="_Toc510893842"/>
    </w:p>
    <w:p w14:paraId="629DE690" w14:textId="0044626A" w:rsidR="007945B2" w:rsidRDefault="007945B2" w:rsidP="0088191A">
      <w:pPr>
        <w:pStyle w:val="Heading2"/>
      </w:pPr>
      <w:bookmarkStart w:id="167" w:name="_Get_Inventory.csv_Records"/>
      <w:bookmarkStart w:id="168" w:name="_Get_ProjectCoC_.csv"/>
      <w:bookmarkStart w:id="169" w:name="_Toc37849756"/>
      <w:bookmarkStart w:id="170" w:name="_Toc38030531"/>
      <w:bookmarkEnd w:id="167"/>
      <w:bookmarkEnd w:id="168"/>
      <w:r w:rsidRPr="006C26B8">
        <w:t xml:space="preserve">Get </w:t>
      </w:r>
      <w:r>
        <w:t>ProjectCoC</w:t>
      </w:r>
      <w:r w:rsidRPr="006C26B8">
        <w:t>.csv Records / lsa_</w:t>
      </w:r>
      <w:r>
        <w:t>ProjectCoC</w:t>
      </w:r>
      <w:bookmarkEnd w:id="169"/>
      <w:bookmarkEnd w:id="17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16272" w:rsidRDefault="00A16272"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16272" w:rsidRDefault="00A16272"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16272" w:rsidRDefault="00A16272"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16272" w:rsidRDefault="00A16272"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16272" w:rsidRDefault="00A16272"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16272" w:rsidRDefault="00A16272"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16272" w:rsidRDefault="00A16272"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71" w:name="_Get_Inventory.csv_Records_1"/>
      <w:bookmarkStart w:id="172" w:name="_Toc37849757"/>
      <w:bookmarkStart w:id="173" w:name="_Toc38030532"/>
      <w:bookmarkEnd w:id="171"/>
      <w:r w:rsidRPr="006C26B8">
        <w:t>Get Inventory.csv Records / lsa_Inventory</w:t>
      </w:r>
      <w:bookmarkEnd w:id="166"/>
      <w:bookmarkEnd w:id="172"/>
      <w:bookmarkEnd w:id="17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16272" w:rsidRDefault="00A16272"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16272" w:rsidRDefault="00A16272"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16272" w:rsidRDefault="00A16272"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16272" w:rsidRDefault="00A16272"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16272" w:rsidRDefault="00A16272"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16272" w:rsidRDefault="00A16272"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16272" w:rsidRDefault="00A16272"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74" w:name="_Toc29188023"/>
      <w:bookmarkStart w:id="175" w:name="_Toc29188024"/>
      <w:bookmarkStart w:id="176" w:name="_Toc29188025"/>
      <w:bookmarkStart w:id="177" w:name="_Toc29188082"/>
      <w:bookmarkStart w:id="178" w:name="_Toc29188083"/>
      <w:bookmarkStart w:id="179" w:name="_Toc29188084"/>
      <w:bookmarkStart w:id="180" w:name="_Toc29188085"/>
      <w:bookmarkStart w:id="181" w:name="_Toc29188086"/>
      <w:bookmarkStart w:id="182" w:name="_Get_Active_HouseholdIDs"/>
      <w:bookmarkEnd w:id="156"/>
      <w:bookmarkEnd w:id="174"/>
      <w:bookmarkEnd w:id="175"/>
      <w:bookmarkEnd w:id="176"/>
      <w:bookmarkEnd w:id="177"/>
      <w:bookmarkEnd w:id="178"/>
      <w:bookmarkEnd w:id="179"/>
      <w:bookmarkEnd w:id="180"/>
      <w:bookmarkEnd w:id="181"/>
      <w:bookmarkEnd w:id="182"/>
      <w:r>
        <w:rPr>
          <w:highlight w:val="lightGray"/>
        </w:rPr>
        <w:br w:type="page"/>
      </w:r>
    </w:p>
    <w:p w14:paraId="6AA20C2D" w14:textId="2B404C26" w:rsidR="00E158FC" w:rsidRDefault="00365473" w:rsidP="007B5290">
      <w:pPr>
        <w:pStyle w:val="Heading1"/>
      </w:pPr>
      <w:bookmarkStart w:id="183" w:name="_HMIS_Business_Logic:_1"/>
      <w:bookmarkStart w:id="184" w:name="_Toc37849758"/>
      <w:bookmarkStart w:id="185" w:name="_Toc38030533"/>
      <w:bookmarkEnd w:id="183"/>
      <w:r>
        <w:lastRenderedPageBreak/>
        <w:t xml:space="preserve">HMIS Business Logic:  </w:t>
      </w:r>
      <w:r w:rsidR="00E158FC">
        <w:t>LSAPerson</w:t>
      </w:r>
      <w:bookmarkEnd w:id="184"/>
      <w:bookmarkEnd w:id="18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86" w:name="_Get_Active_HouseholdIDs_1"/>
      <w:bookmarkStart w:id="187" w:name="_Toc37849759"/>
      <w:bookmarkStart w:id="188" w:name="_Toc38030534"/>
      <w:bookmarkEnd w:id="186"/>
      <w:r w:rsidRPr="00C52062">
        <w:lastRenderedPageBreak/>
        <w:t>Get Active Household</w:t>
      </w:r>
      <w:r>
        <w:t>ID</w:t>
      </w:r>
      <w:r w:rsidRPr="00C52062">
        <w:t>s</w:t>
      </w:r>
      <w:bookmarkEnd w:id="187"/>
      <w:bookmarkEnd w:id="188"/>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16272" w:rsidRDefault="00A16272"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16272" w:rsidRDefault="00A16272"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16272" w:rsidRDefault="00A16272"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16272" w:rsidRDefault="00A16272"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16272" w:rsidRDefault="00A16272"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16272" w:rsidRDefault="00A16272"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16272" w:rsidRDefault="00A16272"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89" w:name="_Toc29163943"/>
      <w:bookmarkStart w:id="190" w:name="_Toc29188088"/>
      <w:bookmarkStart w:id="191" w:name="_Toc29188093"/>
      <w:bookmarkStart w:id="192" w:name="_Toc29188094"/>
      <w:bookmarkStart w:id="193" w:name="_Resolve_Data_Conflicts"/>
      <w:bookmarkStart w:id="194" w:name="_Toc37849760"/>
      <w:bookmarkStart w:id="195" w:name="_Toc38030535"/>
      <w:bookmarkEnd w:id="189"/>
      <w:bookmarkEnd w:id="190"/>
      <w:bookmarkEnd w:id="191"/>
      <w:bookmarkEnd w:id="192"/>
      <w:bookmarkEnd w:id="193"/>
      <w:r>
        <w:t>Get Activ</w:t>
      </w:r>
      <w:r w:rsidR="001437DE" w:rsidRPr="00C52062">
        <w:t>e Enrollments</w:t>
      </w:r>
      <w:r w:rsidR="001437DE">
        <w:t xml:space="preserve"> </w:t>
      </w:r>
      <w:bookmarkEnd w:id="194"/>
      <w:bookmarkEnd w:id="19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16272" w:rsidRDefault="00A16272"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16272" w:rsidRDefault="00A16272"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16272" w:rsidRDefault="00A16272"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16272" w:rsidRDefault="00A16272"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16272" w:rsidRDefault="00A16272"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16272" w:rsidRDefault="00A16272"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96"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96"/>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30608E">
      <w:pPr>
        <w:pStyle w:val="ListParagraph"/>
        <w:numPr>
          <w:ilvl w:val="0"/>
          <w:numId w:val="32"/>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97" w:name="_Toc29188096"/>
      <w:bookmarkStart w:id="198" w:name="_Toc31197136"/>
      <w:bookmarkStart w:id="199" w:name="_Toc29188097"/>
      <w:bookmarkStart w:id="200" w:name="_Toc31197137"/>
      <w:bookmarkStart w:id="201" w:name="_Toc29188098"/>
      <w:bookmarkStart w:id="202" w:name="_Toc31197138"/>
      <w:bookmarkStart w:id="203" w:name="_Toc29188099"/>
      <w:bookmarkStart w:id="204" w:name="_Toc31197139"/>
      <w:bookmarkStart w:id="205" w:name="_Toc29188100"/>
      <w:bookmarkStart w:id="206" w:name="_Toc31197140"/>
      <w:bookmarkStart w:id="207" w:name="_Toc29188101"/>
      <w:bookmarkStart w:id="208" w:name="_Toc31197141"/>
      <w:bookmarkStart w:id="209" w:name="_Toc29188102"/>
      <w:bookmarkStart w:id="210" w:name="_Toc31197142"/>
      <w:bookmarkStart w:id="211" w:name="_Set_Age_Group"/>
      <w:bookmarkStart w:id="212" w:name="_Toc29188104"/>
      <w:bookmarkStart w:id="213" w:name="_Toc31197144"/>
      <w:bookmarkStart w:id="214" w:name="_Set_Household_Type"/>
      <w:bookmarkStart w:id="215" w:name="_Get_Active_Clients"/>
      <w:bookmarkStart w:id="216" w:name="_Toc499543989"/>
      <w:bookmarkStart w:id="217" w:name="_Toc37849761"/>
      <w:bookmarkStart w:id="218" w:name="_Toc3803053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Pr="00C52062">
        <w:t xml:space="preserve">Get Active Clients </w:t>
      </w:r>
      <w:bookmarkEnd w:id="216"/>
      <w:r w:rsidR="00801317">
        <w:t>for LSAPerson</w:t>
      </w:r>
      <w:bookmarkEnd w:id="217"/>
      <w:bookmarkEnd w:id="21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16272" w:rsidRDefault="00A16272"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16272" w:rsidRDefault="00A16272"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16272" w:rsidRDefault="00A16272"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16272" w:rsidRDefault="00A16272"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19" w:name="_Toc506721197"/>
      <w:bookmarkStart w:id="220" w:name="_Toc499543990"/>
      <w:bookmarkStart w:id="221" w:name="_Hlk510689117"/>
    </w:p>
    <w:p w14:paraId="7C089F01" w14:textId="4D1B62B6" w:rsidR="00EC52CD" w:rsidRDefault="003C176F" w:rsidP="0088191A">
      <w:pPr>
        <w:pStyle w:val="Heading2"/>
      </w:pPr>
      <w:bookmarkStart w:id="222" w:name="_LSAPerson_Demographics"/>
      <w:bookmarkStart w:id="223" w:name="_Toc37849762"/>
      <w:bookmarkStart w:id="224" w:name="_Toc38030537"/>
      <w:bookmarkEnd w:id="222"/>
      <w:r>
        <w:lastRenderedPageBreak/>
        <w:t xml:space="preserve">LSAPerson </w:t>
      </w:r>
      <w:r w:rsidR="00876AFA">
        <w:t>Demographics</w:t>
      </w:r>
      <w:bookmarkEnd w:id="219"/>
      <w:bookmarkEnd w:id="220"/>
      <w:bookmarkEnd w:id="223"/>
      <w:bookmarkEnd w:id="22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16272" w:rsidRDefault="00A16272"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16272" w:rsidRDefault="00A16272"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16272" w:rsidRDefault="00A16272"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16272" w:rsidRDefault="00A16272"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16272" w:rsidRDefault="00A16272"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16272" w:rsidRDefault="00A16272"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16272" w:rsidRDefault="00A16272"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16272" w:rsidRDefault="00A16272"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16272" w:rsidRDefault="00A16272"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16272" w:rsidRDefault="00A16272"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16272" w:rsidRDefault="00A16272"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16272" w:rsidRDefault="00A16272"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25"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2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26" w:name="_ES/SH/Street_Time_–"/>
      <w:bookmarkStart w:id="227" w:name="_Toc34144028"/>
      <w:bookmarkStart w:id="228" w:name="_Toc34144029"/>
      <w:bookmarkStart w:id="229" w:name="_Toc34144030"/>
      <w:bookmarkStart w:id="230" w:name="_Toc34144031"/>
      <w:bookmarkStart w:id="231" w:name="_Toc34144032"/>
      <w:bookmarkStart w:id="232" w:name="_Toc34144033"/>
      <w:bookmarkStart w:id="233" w:name="_Time_Spent_in"/>
      <w:bookmarkStart w:id="234" w:name="_Toc506721198"/>
      <w:bookmarkStart w:id="235" w:name="_Toc37849763"/>
      <w:bookmarkStart w:id="236" w:name="_Toc38030538"/>
      <w:bookmarkStart w:id="237" w:name="_Toc499543992"/>
      <w:bookmarkStart w:id="238" w:name="_Toc506721201"/>
      <w:bookmarkEnd w:id="221"/>
      <w:bookmarkEnd w:id="226"/>
      <w:bookmarkEnd w:id="227"/>
      <w:bookmarkEnd w:id="228"/>
      <w:bookmarkEnd w:id="229"/>
      <w:bookmarkEnd w:id="230"/>
      <w:bookmarkEnd w:id="231"/>
      <w:bookmarkEnd w:id="232"/>
      <w:bookmarkEnd w:id="233"/>
      <w:r>
        <w:t xml:space="preserve">Time Spent </w:t>
      </w:r>
      <w:r w:rsidR="00CC6B23">
        <w:t>in ES/SH or on the Street</w:t>
      </w:r>
      <w:r w:rsidR="00006148">
        <w:t xml:space="preserve"> </w:t>
      </w:r>
      <w:bookmarkEnd w:id="234"/>
      <w:r w:rsidR="00EE5EF2">
        <w:t xml:space="preserve">– </w:t>
      </w:r>
      <w:r w:rsidR="00A76144">
        <w:t>LSAPerson</w:t>
      </w:r>
      <w:bookmarkEnd w:id="235"/>
      <w:bookmarkEnd w:id="236"/>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16272" w:rsidRDefault="00A16272"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16272" w:rsidRDefault="00A16272"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16272" w:rsidRDefault="00A16272"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16272" w:rsidRDefault="00A16272"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16272" w:rsidRDefault="00A16272"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16272" w:rsidRDefault="00A16272"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16272" w:rsidRDefault="00A16272"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16272" w:rsidRDefault="00A16272"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16272" w:rsidRDefault="00A16272"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16272" w:rsidRDefault="00A16272"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16272" w:rsidRDefault="00A16272"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16272" w:rsidRDefault="00A16272"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16272" w:rsidRDefault="00A16272"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16272" w:rsidRDefault="00A16272"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16272" w:rsidRDefault="00A16272"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16272" w:rsidRDefault="00A16272"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16272" w:rsidRDefault="00A16272"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16272" w:rsidRDefault="00A16272"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16272" w:rsidRDefault="00A16272"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16272" w:rsidRDefault="00A16272"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16272" w:rsidRDefault="00A16272"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16272" w:rsidRDefault="00A16272"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16272" w:rsidRDefault="00A16272"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16272" w:rsidRDefault="00A16272"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16272" w:rsidRDefault="00A16272"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16272" w:rsidRDefault="00A16272"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16272" w:rsidRDefault="00A16272"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16272" w:rsidRDefault="00A16272"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16272" w:rsidRDefault="00A16272"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16272" w:rsidRDefault="00A16272"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16272" w:rsidRDefault="00A16272"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16272" w:rsidRDefault="00A16272"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68171402" w:rsidR="0046086D" w:rsidRDefault="0046086D" w:rsidP="00DF37FF">
      <w:r>
        <w:lastRenderedPageBreak/>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39" w:name="_Get_Enrollments_Relevant"/>
      <w:bookmarkStart w:id="240" w:name="_Toc37849764"/>
      <w:bookmarkStart w:id="241" w:name="_Toc38030539"/>
      <w:bookmarkEnd w:id="239"/>
      <w:r>
        <w:lastRenderedPageBreak/>
        <w:t xml:space="preserve">Enrollments Relevant to </w:t>
      </w:r>
      <w:r w:rsidR="000146AE">
        <w:t>Counting ES/SH/Street Dates</w:t>
      </w:r>
      <w:bookmarkEnd w:id="240"/>
      <w:bookmarkEnd w:id="241"/>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242"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243" w:author="Molly McEvilley" w:date="2020-08-06T09:50:00Z"/>
              </w:rPr>
            </w:pPr>
            <w:del w:id="244" w:author="Molly McEvilley" w:date="2020-08-06T09:50:00Z">
              <w:r w:rsidRPr="00DE4A2E" w:rsidDel="00545964">
                <w:delText>EnrollmentID</w:delText>
              </w:r>
            </w:del>
          </w:p>
        </w:tc>
      </w:tr>
      <w:tr w:rsidR="00A366EB" w:rsidDel="00545964" w14:paraId="51036A54" w14:textId="6C8F469A" w:rsidTr="00A366EB">
        <w:trPr>
          <w:cantSplit/>
          <w:trHeight w:val="216"/>
          <w:del w:id="245" w:author="Molly McEvilley" w:date="2020-08-06T09:50:00Z"/>
        </w:trPr>
        <w:tc>
          <w:tcPr>
            <w:tcW w:w="9355" w:type="dxa"/>
          </w:tcPr>
          <w:p w14:paraId="13069F87" w14:textId="7663C526" w:rsidR="00A366EB" w:rsidRPr="005F4836" w:rsidDel="00545964" w:rsidRDefault="00A366EB" w:rsidP="00621D1D">
            <w:pPr>
              <w:pStyle w:val="NoSpacing"/>
              <w:rPr>
                <w:del w:id="246" w:author="Molly McEvilley" w:date="2020-08-06T09:50:00Z"/>
              </w:rPr>
            </w:pPr>
            <w:del w:id="247" w:author="Molly McEvilley" w:date="2020-08-06T09:50:00Z">
              <w:r w:rsidRPr="005F4836" w:rsidDel="00545964">
                <w:delText>ProjectType</w:delText>
              </w:r>
            </w:del>
          </w:p>
        </w:tc>
      </w:tr>
      <w:tr w:rsidR="00A366EB" w:rsidDel="00545964" w14:paraId="0FBD1D58" w14:textId="40916E22" w:rsidTr="00A366EB">
        <w:trPr>
          <w:cantSplit/>
          <w:trHeight w:val="216"/>
          <w:del w:id="248" w:author="Molly McEvilley" w:date="2020-08-06T09:50:00Z"/>
        </w:trPr>
        <w:tc>
          <w:tcPr>
            <w:tcW w:w="9355" w:type="dxa"/>
          </w:tcPr>
          <w:p w14:paraId="0B12FA01" w14:textId="0C7D5E25" w:rsidR="00A366EB" w:rsidRPr="005F4836" w:rsidDel="00545964" w:rsidRDefault="00A366EB" w:rsidP="00621D1D">
            <w:pPr>
              <w:pStyle w:val="NoSpacing"/>
              <w:rPr>
                <w:del w:id="249" w:author="Molly McEvilley" w:date="2020-08-06T09:50:00Z"/>
              </w:rPr>
            </w:pPr>
            <w:del w:id="250"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251" w:author="Molly McEvilley" w:date="2020-08-06T09:50:00Z"/>
        </w:trPr>
        <w:tc>
          <w:tcPr>
            <w:tcW w:w="9355" w:type="dxa"/>
          </w:tcPr>
          <w:p w14:paraId="1797D189" w14:textId="77375521" w:rsidR="00A366EB" w:rsidRPr="005F4836" w:rsidDel="00545964" w:rsidRDefault="00A366EB" w:rsidP="00621D1D">
            <w:pPr>
              <w:pStyle w:val="NoSpacing"/>
              <w:rPr>
                <w:del w:id="252" w:author="Molly McEvilley" w:date="2020-08-06T09:50:00Z"/>
              </w:rPr>
            </w:pPr>
            <w:del w:id="253"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254"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255" w:author="Molly McEvilley" w:date="2020-08-06T09:50:00Z"/>
              </w:rPr>
            </w:pPr>
            <w:del w:id="256"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257" w:author="Molly McEvilley" w:date="2020-08-06T09:50:00Z"/>
        </w:trPr>
        <w:tc>
          <w:tcPr>
            <w:tcW w:w="9355" w:type="dxa"/>
          </w:tcPr>
          <w:p w14:paraId="22E657FB" w14:textId="4A1537F1" w:rsidR="00514DD9" w:rsidRPr="00AF370B" w:rsidDel="005903C3" w:rsidRDefault="00514DD9" w:rsidP="00584131">
            <w:pPr>
              <w:pStyle w:val="NoSpacing"/>
              <w:rPr>
                <w:del w:id="258" w:author="Molly McEvilley" w:date="2020-08-06T09:50:00Z"/>
              </w:rPr>
            </w:pPr>
            <w:del w:id="259" w:author="Molly McEvilley" w:date="2020-08-06T09:50:00Z">
              <w:r w:rsidRPr="00C032F4" w:rsidDel="005903C3">
                <w:delText>EnrollmentID</w:delText>
              </w:r>
            </w:del>
          </w:p>
        </w:tc>
      </w:tr>
      <w:tr w:rsidR="00514DD9" w:rsidDel="005903C3" w14:paraId="49621043" w14:textId="13EECDF4" w:rsidTr="00584131">
        <w:trPr>
          <w:cantSplit/>
          <w:trHeight w:val="216"/>
          <w:del w:id="260" w:author="Molly McEvilley" w:date="2020-08-06T09:50:00Z"/>
        </w:trPr>
        <w:tc>
          <w:tcPr>
            <w:tcW w:w="9355" w:type="dxa"/>
          </w:tcPr>
          <w:p w14:paraId="559B7EF3" w14:textId="4CB341C4" w:rsidR="00514DD9" w:rsidRPr="00AF370B" w:rsidDel="005903C3" w:rsidRDefault="003C4035" w:rsidP="00584131">
            <w:pPr>
              <w:pStyle w:val="NoSpacing"/>
              <w:rPr>
                <w:del w:id="261" w:author="Molly McEvilley" w:date="2020-08-06T09:50:00Z"/>
              </w:rPr>
            </w:pPr>
            <w:del w:id="262"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263" w:author="Molly McEvilley" w:date="2020-08-06T09:51:00Z"/>
        </w:rPr>
      </w:pPr>
      <w:commentRangeStart w:id="264"/>
      <w:proofErr w:type="spellStart"/>
      <w:ins w:id="265" w:author="Molly McEvilley" w:date="2020-08-06T09:50:00Z">
        <w:r>
          <w:t>tlsa_Person.</w:t>
        </w:r>
        <w:r>
          <w:rPr>
            <w:b/>
            <w:bCs/>
          </w:rPr>
          <w:t>HoHAdult</w:t>
        </w:r>
        <w:proofErr w:type="spellEnd"/>
        <w:r>
          <w:rPr>
            <w:b/>
            <w:bCs/>
          </w:rPr>
          <w:t xml:space="preserve"> </w:t>
        </w:r>
      </w:ins>
      <w:ins w:id="266" w:author="Molly McEvilley" w:date="2020-08-06T09:51:00Z">
        <w:r w:rsidR="000D24D0">
          <w:t>&gt; 0 (</w:t>
        </w:r>
      </w:ins>
      <w:ins w:id="267" w:author="Molly McEvilley" w:date="2020-08-06T09:52:00Z">
        <w:r w:rsidR="000D24D0">
          <w:t>chronic homelessness is only reported for adults and heads of household)</w:t>
        </w:r>
      </w:ins>
      <w:commentRangeEnd w:id="264"/>
      <w:ins w:id="268" w:author="Molly McEvilley" w:date="2020-08-06T09:53:00Z">
        <w:r w:rsidR="00E17227">
          <w:rPr>
            <w:rStyle w:val="CommentReference"/>
            <w:rFonts w:eastAsiaTheme="minorHAnsi" w:cstheme="minorBidi"/>
          </w:rPr>
          <w:commentReference w:id="264"/>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69" w:name="_Toc37849765"/>
      <w:bookmarkStart w:id="270" w:name="_Toc38030540"/>
      <w:r>
        <w:t xml:space="preserve">Get Dates to Exclude from Counts of ES/SH/Street Days </w:t>
      </w:r>
      <w:r w:rsidR="007B705B">
        <w:t>(ch_Exclude)</w:t>
      </w:r>
      <w:bookmarkEnd w:id="269"/>
      <w:bookmarkEnd w:id="270"/>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lastRenderedPageBreak/>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71" w:name="_Toc37849766"/>
      <w:bookmarkStart w:id="272" w:name="_Toc38030541"/>
      <w:r>
        <w:t xml:space="preserve">Get Dates to Include in Counts of ES/SH/Street Days </w:t>
      </w:r>
      <w:r w:rsidR="007B705B">
        <w:t>(</w:t>
      </w:r>
      <w:r w:rsidR="00E04B04">
        <w:t>ch_Include</w:t>
      </w:r>
      <w:r w:rsidR="007B705B">
        <w:t>)</w:t>
      </w:r>
      <w:bookmarkEnd w:id="271"/>
      <w:bookmarkEnd w:id="27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lastRenderedPageBreak/>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73" w:name="_Hlk42149391"/>
      <w:proofErr w:type="spellStart"/>
      <w:r w:rsidR="003C4035" w:rsidRPr="003C4035">
        <w:rPr>
          <w:i/>
        </w:rPr>
        <w:t>BedNightDate</w:t>
      </w:r>
      <w:bookmarkEnd w:id="273"/>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274" w:author="Molly McEvilley" w:date="2020-08-06T08:44:00Z"/>
        </w:rPr>
      </w:pPr>
      <w:commentRangeStart w:id="275"/>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276"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277" w:author="Molly McEvilley" w:date="2020-08-06T08:43:00Z"/>
          <w:bCs/>
        </w:rPr>
      </w:pPr>
      <w:ins w:id="278"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275"/>
      <w:ins w:id="279" w:author="Molly McEvilley" w:date="2020-08-06T08:44:00Z">
        <w:r>
          <w:rPr>
            <w:rStyle w:val="CommentReference"/>
          </w:rPr>
          <w:commentReference w:id="275"/>
        </w:r>
      </w:ins>
      <w:ins w:id="280" w:author="Molly McEvilley" w:date="2020-08-06T08:43:00Z">
        <w:r>
          <w:rPr>
            <w:bCs/>
          </w:rPr>
          <w:t>.</w:t>
        </w:r>
      </w:ins>
    </w:p>
    <w:p w14:paraId="6A9AF250" w14:textId="77777777" w:rsidR="00B5597A" w:rsidRPr="0044267F" w:rsidRDefault="00B5597A" w:rsidP="0030608E">
      <w:pPr>
        <w:pStyle w:val="ListParagraph"/>
        <w:numPr>
          <w:ilvl w:val="0"/>
          <w:numId w:val="71"/>
        </w:numPr>
        <w:rPr>
          <w:ins w:id="281" w:author="Molly McEvilley" w:date="2020-08-06T08:43:00Z"/>
          <w:bCs/>
        </w:rPr>
      </w:pPr>
      <w:ins w:id="282"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283" w:author="Molly McEvilley" w:date="2020-08-06T08:43:00Z"/>
        </w:rPr>
      </w:pPr>
      <w:proofErr w:type="spellStart"/>
      <w:ins w:id="284"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285" w:author="Molly McEvilley" w:date="2020-08-06T08:43:00Z"/>
        </w:rPr>
      </w:pPr>
      <w:proofErr w:type="spellStart"/>
      <w:ins w:id="286"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287" w:author="Molly McEvilley" w:date="2020-08-06T08:43:00Z"/>
          <w:bCs/>
        </w:rPr>
      </w:pPr>
      <w:ins w:id="288"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289" w:author="Molly McEvilley" w:date="2020-08-06T08:43:00Z"/>
          <w:bCs/>
        </w:rPr>
      </w:pPr>
      <w:ins w:id="290"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291" w:author="Molly McEvilley" w:date="2020-08-06T08:43:00Z"/>
        </w:rPr>
      </w:pPr>
      <w:proofErr w:type="spellStart"/>
      <w:ins w:id="292"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293" w:author="Molly McEvilley" w:date="2020-08-06T08:43:00Z"/>
        </w:rPr>
      </w:pPr>
      <w:proofErr w:type="spellStart"/>
      <w:ins w:id="294"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295" w:author="Molly McEvilley" w:date="2020-08-06T08:43:00Z"/>
        </w:rPr>
      </w:pPr>
      <w:proofErr w:type="spellStart"/>
      <w:ins w:id="296"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297" w:author="Molly McEvilley" w:date="2020-08-06T08:43:00Z"/>
        </w:rPr>
      </w:pPr>
      <w:proofErr w:type="spellStart"/>
      <w:ins w:id="298"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299" w:author="Molly McEvilley" w:date="2020-08-06T08:43:00Z"/>
        </w:rPr>
      </w:pPr>
      <w:ins w:id="300"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301" w:author="Molly McEvilley" w:date="2020-08-06T08:43:00Z"/>
        </w:rPr>
      </w:pPr>
      <w:ins w:id="302" w:author="Molly McEvilley" w:date="2020-08-06T08:43:00Z">
        <w:r w:rsidRPr="0044267F">
          <w:rPr>
            <w:b/>
            <w:bCs/>
          </w:rPr>
          <w:lastRenderedPageBreak/>
          <w:t>ProjectType</w:t>
        </w:r>
        <w:r>
          <w:t xml:space="preserve"> in (3,13) and </w:t>
        </w:r>
      </w:ins>
    </w:p>
    <w:p w14:paraId="6314177C" w14:textId="77777777" w:rsidR="00B5597A" w:rsidRDefault="00B5597A" w:rsidP="0030608E">
      <w:pPr>
        <w:pStyle w:val="ListParagraph"/>
        <w:numPr>
          <w:ilvl w:val="2"/>
          <w:numId w:val="76"/>
        </w:numPr>
        <w:rPr>
          <w:ins w:id="303" w:author="Molly McEvilley" w:date="2020-08-06T08:43:00Z"/>
        </w:rPr>
      </w:pPr>
      <w:proofErr w:type="spellStart"/>
      <w:ins w:id="304"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305" w:author="Molly McEvilley" w:date="2020-08-06T08:43:00Z"/>
        </w:rPr>
      </w:pPr>
      <w:ins w:id="306"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307" w:author="Molly McEvilley" w:date="2020-08-06T08:43:00Z"/>
        </w:rPr>
      </w:pPr>
      <w:ins w:id="308"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B5597A">
      <w:pPr>
        <w:pStyle w:val="ListParagraph"/>
        <w:numPr>
          <w:ilvl w:val="1"/>
          <w:numId w:val="59"/>
        </w:numPr>
        <w:rPr>
          <w:del w:id="309" w:author="Molly McEvilley" w:date="2020-08-06T08:43:00Z"/>
        </w:rPr>
        <w:pPrChange w:id="310" w:author="Molly McEvilley" w:date="2020-08-06T08:46:00Z">
          <w:pPr>
            <w:pStyle w:val="ListParagraph"/>
            <w:numPr>
              <w:ilvl w:val="1"/>
              <w:numId w:val="65"/>
            </w:numPr>
            <w:ind w:left="1440"/>
          </w:pPr>
        </w:pPrChange>
      </w:pPr>
      <w:del w:id="311" w:author="Molly McEvilley" w:date="2020-08-06T08:43:00Z">
        <w:r w:rsidDel="00B5597A">
          <w:delText>The client was in ES/SH or on the street prior to project entry:</w:delText>
        </w:r>
      </w:del>
    </w:p>
    <w:p w14:paraId="2A3781E6" w14:textId="4D89646D" w:rsidR="00ED5D10" w:rsidRPr="00DD4D75" w:rsidDel="00B5597A" w:rsidRDefault="00ED5D10" w:rsidP="00B5597A">
      <w:pPr>
        <w:pStyle w:val="ListParagraph"/>
        <w:numPr>
          <w:ilvl w:val="1"/>
          <w:numId w:val="59"/>
        </w:numPr>
        <w:rPr>
          <w:del w:id="312" w:author="Molly McEvilley" w:date="2020-08-06T08:43:00Z"/>
        </w:rPr>
        <w:pPrChange w:id="313" w:author="Molly McEvilley" w:date="2020-08-06T08:46:00Z">
          <w:pPr>
            <w:pStyle w:val="ListParagraph"/>
            <w:numPr>
              <w:ilvl w:val="1"/>
              <w:numId w:val="65"/>
            </w:numPr>
            <w:ind w:left="1440"/>
          </w:pPr>
        </w:pPrChange>
      </w:pPr>
      <w:del w:id="314"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B5597A">
      <w:pPr>
        <w:pStyle w:val="ListParagraph"/>
        <w:numPr>
          <w:ilvl w:val="1"/>
          <w:numId w:val="59"/>
        </w:numPr>
        <w:rPr>
          <w:del w:id="315" w:author="Molly McEvilley" w:date="2020-08-06T08:43:00Z"/>
        </w:rPr>
        <w:pPrChange w:id="316" w:author="Molly McEvilley" w:date="2020-08-06T08:46:00Z">
          <w:pPr>
            <w:pStyle w:val="ListParagraph"/>
            <w:numPr>
              <w:ilvl w:val="1"/>
              <w:numId w:val="65"/>
            </w:numPr>
            <w:ind w:left="1440"/>
          </w:pPr>
        </w:pPrChange>
      </w:pPr>
      <w:del w:id="31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B5597A">
      <w:pPr>
        <w:pStyle w:val="ListParagraph"/>
        <w:numPr>
          <w:ilvl w:val="1"/>
          <w:numId w:val="59"/>
        </w:numPr>
        <w:rPr>
          <w:del w:id="318" w:author="Molly McEvilley" w:date="2020-08-06T08:43:00Z"/>
        </w:rPr>
        <w:pPrChange w:id="319" w:author="Molly McEvilley" w:date="2020-08-06T08:46:00Z">
          <w:pPr>
            <w:pStyle w:val="ListParagraph"/>
            <w:numPr>
              <w:ilvl w:val="1"/>
              <w:numId w:val="65"/>
            </w:numPr>
            <w:ind w:left="1440"/>
          </w:pPr>
        </w:pPrChange>
      </w:pPr>
      <w:del w:id="320"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B5597A">
      <w:pPr>
        <w:pStyle w:val="ListParagraph"/>
        <w:numPr>
          <w:ilvl w:val="0"/>
          <w:numId w:val="59"/>
        </w:numPr>
        <w:rPr>
          <w:del w:id="321" w:author="Molly McEvilley" w:date="2020-08-06T08:43:00Z"/>
        </w:rPr>
        <w:pPrChange w:id="322" w:author="Molly McEvilley" w:date="2020-08-06T08:46:00Z">
          <w:pPr>
            <w:pStyle w:val="ListParagraph"/>
            <w:numPr>
              <w:numId w:val="65"/>
            </w:numPr>
          </w:pPr>
        </w:pPrChange>
      </w:pPr>
      <w:del w:id="323"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B5597A">
      <w:pPr>
        <w:pStyle w:val="ListParagraph"/>
        <w:numPr>
          <w:ilvl w:val="0"/>
          <w:numId w:val="59"/>
        </w:numPr>
        <w:rPr>
          <w:del w:id="324" w:author="Molly McEvilley" w:date="2020-08-06T08:43:00Z"/>
        </w:rPr>
        <w:pPrChange w:id="325" w:author="Molly McEvilley" w:date="2020-08-06T08:46:00Z">
          <w:pPr>
            <w:pStyle w:val="ListParagraph"/>
            <w:numPr>
              <w:numId w:val="65"/>
            </w:numPr>
          </w:pPr>
        </w:pPrChange>
      </w:pPr>
      <w:del w:id="326"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B5597A">
      <w:pPr>
        <w:pStyle w:val="ListParagraph"/>
        <w:numPr>
          <w:ilvl w:val="0"/>
          <w:numId w:val="59"/>
        </w:numPr>
        <w:rPr>
          <w:del w:id="327" w:author="Molly McEvilley" w:date="2020-08-06T08:43:00Z"/>
        </w:rPr>
        <w:pPrChange w:id="328" w:author="Molly McEvilley" w:date="2020-08-06T08:46:00Z">
          <w:pPr>
            <w:pStyle w:val="ListParagraph"/>
            <w:numPr>
              <w:numId w:val="65"/>
            </w:numPr>
          </w:pPr>
        </w:pPrChange>
      </w:pPr>
      <w:del w:id="329"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B5597A">
      <w:pPr>
        <w:pStyle w:val="ListParagraph"/>
        <w:numPr>
          <w:ilvl w:val="0"/>
          <w:numId w:val="59"/>
        </w:numPr>
        <w:rPr>
          <w:del w:id="330" w:author="Molly McEvilley" w:date="2020-08-06T08:43:00Z"/>
        </w:rPr>
        <w:pPrChange w:id="331" w:author="Molly McEvilley" w:date="2020-08-06T08:46:00Z">
          <w:pPr>
            <w:pStyle w:val="ListParagraph"/>
            <w:numPr>
              <w:numId w:val="65"/>
            </w:numPr>
          </w:pPr>
        </w:pPrChange>
      </w:pPr>
      <w:del w:id="332"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33" w:name="_Toc506721200"/>
    </w:p>
    <w:p w14:paraId="4E52BCD6" w14:textId="4F2FFADA" w:rsidR="00006148" w:rsidRDefault="00006148" w:rsidP="0088191A">
      <w:pPr>
        <w:pStyle w:val="Heading2"/>
      </w:pPr>
      <w:bookmarkStart w:id="334" w:name="_Toc37849767"/>
      <w:bookmarkStart w:id="335" w:name="_Toc38030542"/>
      <w:r>
        <w:t>Get ES/SH/Street Episodes</w:t>
      </w:r>
      <w:r w:rsidR="007B705B">
        <w:t xml:space="preserve"> (ch_Episodes)</w:t>
      </w:r>
      <w:bookmarkEnd w:id="334"/>
      <w:bookmarkEnd w:id="33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36" w:name="_CHTime_and_CHTimeStatus"/>
      <w:bookmarkStart w:id="337" w:name="_Toc31197153"/>
      <w:bookmarkStart w:id="338" w:name="_Toc37849768"/>
      <w:bookmarkStart w:id="339" w:name="_Toc38030543"/>
      <w:bookmarkEnd w:id="333"/>
      <w:bookmarkEnd w:id="336"/>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37"/>
      <w:bookmarkEnd w:id="338"/>
      <w:bookmarkEnd w:id="339"/>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lastRenderedPageBreak/>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77777777" w:rsidR="00F41436" w:rsidRDefault="00DE0E77" w:rsidP="00461AED">
      <w:pPr>
        <w:pStyle w:val="ListParagraph"/>
        <w:numPr>
          <w:ilvl w:val="6"/>
          <w:numId w:val="3"/>
        </w:num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pPr>
      <w:r w:rsidRPr="0060237C">
        <w:rPr>
          <w:i/>
        </w:rPr>
        <w:t>DateToStreetESSH</w:t>
      </w:r>
      <w:r w:rsidRPr="00104046">
        <w:t xml:space="preserve"> </w:t>
      </w:r>
      <w:r w:rsidRPr="00A6067F">
        <w:t xml:space="preserve">is </w:t>
      </w:r>
      <w:r w:rsidR="00143E83">
        <w:t>NULL</w:t>
      </w:r>
      <w:r w:rsidR="00C25CD4">
        <w:t>; or</w:t>
      </w:r>
    </w:p>
    <w:p w14:paraId="572122EC" w14:textId="77777777" w:rsidR="00F41436" w:rsidRPr="00C22052" w:rsidRDefault="00F41436" w:rsidP="00F41436">
      <w:pPr>
        <w:pStyle w:val="ListParagraph"/>
        <w:numPr>
          <w:ilvl w:val="7"/>
          <w:numId w:val="3"/>
        </w:numPr>
      </w:pPr>
      <w:proofErr w:type="spellStart"/>
      <w:r w:rsidRPr="00C22052">
        <w:rPr>
          <w:i/>
        </w:rPr>
        <w:t>TimesHomelessPastThreeYears</w:t>
      </w:r>
      <w:proofErr w:type="spellEnd"/>
      <w:r w:rsidRPr="00C22052">
        <w:t xml:space="preserve"> in (8,9,99) or is NULL</w:t>
      </w:r>
    </w:p>
    <w:p w14:paraId="7BF73E62" w14:textId="5C2307A6" w:rsidR="00F41436" w:rsidRPr="003B3C3B" w:rsidRDefault="00F41436" w:rsidP="00BD2E81">
      <w:pPr>
        <w:pStyle w:val="ListParagraph"/>
        <w:numPr>
          <w:ilvl w:val="7"/>
          <w:numId w:val="3"/>
        </w:numPr>
      </w:pPr>
      <w:proofErr w:type="spellStart"/>
      <w:r w:rsidRPr="00C22052">
        <w:rPr>
          <w:i/>
        </w:rPr>
        <w:t>MonthsHomelessPastThreeYears</w:t>
      </w:r>
      <w:proofErr w:type="spellEnd"/>
      <w:r w:rsidRPr="00C22052">
        <w:t xml:space="preserve"> in (8,9,99) or is NULL</w:t>
      </w:r>
    </w:p>
    <w:p w14:paraId="08C8692F" w14:textId="3AD83937" w:rsidR="006C7AF2" w:rsidRDefault="00DE0E77" w:rsidP="00BD2E81">
      <w:pPr>
        <w:pStyle w:val="ListParagraph"/>
        <w:numPr>
          <w:ilvl w:val="6"/>
          <w:numId w:val="3"/>
        </w:numPr>
      </w:pPr>
      <w:proofErr w:type="spellStart"/>
      <w:r w:rsidRPr="0060237C">
        <w:rPr>
          <w:i/>
        </w:rPr>
        <w:t>LengthOfStay</w:t>
      </w:r>
      <w:proofErr w:type="spellEnd"/>
      <w:r>
        <w:t xml:space="preserve"> in (10,11)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1417B825"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5778995B"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 xml:space="preserve">in (2,3) and </w:t>
      </w:r>
    </w:p>
    <w:p w14:paraId="65415F6F" w14:textId="77777777"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340" w:name="_EST/RRH/PSHAgeMin_and_EST/RRH/PSHAg"/>
      <w:bookmarkStart w:id="341" w:name="_Toc37849769"/>
      <w:bookmarkStart w:id="342" w:name="_Toc38030544"/>
      <w:bookmarkEnd w:id="340"/>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341"/>
      <w:bookmarkEnd w:id="34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16272" w:rsidRDefault="00A16272"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16272" w:rsidRDefault="00A16272"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16272" w:rsidRDefault="00A16272"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16272" w:rsidRDefault="00A16272"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343" w:name="_HHTypeEST/RRH/PSH_-_LSAPerson"/>
      <w:bookmarkStart w:id="344" w:name="_Toc37849770"/>
      <w:bookmarkStart w:id="345" w:name="_Toc38030545"/>
      <w:bookmarkEnd w:id="343"/>
      <w:proofErr w:type="spellStart"/>
      <w:r w:rsidRPr="00F678D4">
        <w:t>HHType</w:t>
      </w:r>
      <w:r w:rsidRPr="00F71669">
        <w:t>EST</w:t>
      </w:r>
      <w:proofErr w:type="spellEnd"/>
      <w:r w:rsidRPr="00F71669">
        <w:t>/RRH/PSH</w:t>
      </w:r>
      <w:r w:rsidRPr="009366AD">
        <w:t xml:space="preserve"> - LSAPe</w:t>
      </w:r>
      <w:r w:rsidRPr="00A7544C">
        <w:t>rson</w:t>
      </w:r>
      <w:bookmarkEnd w:id="344"/>
      <w:bookmarkEnd w:id="345"/>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16272" w:rsidRDefault="00A16272"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16272" w:rsidRDefault="00A16272"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16272" w:rsidRDefault="00A16272"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16272" w:rsidRDefault="00A16272"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16272" w:rsidRDefault="00A16272"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16272" w:rsidRDefault="00A16272"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lastRenderedPageBreak/>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346" w:name="_HoHEST/RRH/PSH"/>
      <w:bookmarkStart w:id="347" w:name="_Toc37849771"/>
      <w:bookmarkStart w:id="348" w:name="_Toc38030546"/>
      <w:bookmarkEnd w:id="346"/>
      <w:r w:rsidRPr="006B4F91">
        <w:t>HoHEST/RRH/PSH</w:t>
      </w:r>
      <w:bookmarkEnd w:id="347"/>
      <w:bookmarkEnd w:id="348"/>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16272" w:rsidRDefault="00A16272"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16272" w:rsidRDefault="00A16272"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16272" w:rsidRDefault="00A16272"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16272" w:rsidRDefault="00A16272"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16272" w:rsidRDefault="00A16272"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16272" w:rsidRDefault="00A16272"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349"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349"/>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lastRenderedPageBreak/>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350" w:name="_AdultEST/RRH/PSH__-"/>
      <w:bookmarkStart w:id="351" w:name="_AHAREST/RRH/PSH__-"/>
      <w:bookmarkStart w:id="352" w:name="_AHAREST/RRH/PSH__–"/>
      <w:bookmarkStart w:id="353" w:name="_Toc37849772"/>
      <w:bookmarkStart w:id="354" w:name="_Toc38030547"/>
      <w:bookmarkEnd w:id="350"/>
      <w:bookmarkEnd w:id="351"/>
      <w:bookmarkEnd w:id="352"/>
      <w:r>
        <w:t>AHAR</w:t>
      </w:r>
      <w:r w:rsidRPr="00F71669">
        <w:t>EST/RRH/PSH</w:t>
      </w:r>
      <w:r w:rsidRPr="009366AD">
        <w:t xml:space="preserve"> </w:t>
      </w:r>
      <w:r w:rsidR="00A149D4">
        <w:t>–</w:t>
      </w:r>
      <w:r w:rsidRPr="009366AD">
        <w:t xml:space="preserve"> LSAPe</w:t>
      </w:r>
      <w:r w:rsidRPr="00A7544C">
        <w:t>rson</w:t>
      </w:r>
      <w:bookmarkEnd w:id="353"/>
      <w:bookmarkEnd w:id="354"/>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16272" w:rsidRDefault="00A16272"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16272" w:rsidRDefault="00A16272"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16272" w:rsidRDefault="00A16272"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16272" w:rsidRDefault="00A16272"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16272" w:rsidRDefault="00A16272"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16272" w:rsidRDefault="00A16272"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lastRenderedPageBreak/>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355" w:name="_AHARHoHEST/RRH/PSH"/>
      <w:bookmarkStart w:id="356" w:name="_Toc37849773"/>
      <w:bookmarkStart w:id="357" w:name="_Toc38030548"/>
      <w:bookmarkEnd w:id="355"/>
      <w:proofErr w:type="spellStart"/>
      <w:r>
        <w:t>Adult</w:t>
      </w:r>
      <w:r w:rsidRPr="006B4F91">
        <w:t>EST</w:t>
      </w:r>
      <w:proofErr w:type="spellEnd"/>
      <w:r>
        <w:t xml:space="preserve">/RRH/PSH - </w:t>
      </w:r>
      <w:r w:rsidRPr="00C52062">
        <w:t>LSAPerson</w:t>
      </w:r>
      <w:bookmarkEnd w:id="356"/>
      <w:bookmarkEnd w:id="357"/>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16272" w:rsidRDefault="00A16272"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16272" w:rsidRDefault="00A16272"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16272" w:rsidRDefault="00A16272"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16272" w:rsidRDefault="00A16272"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16272" w:rsidRDefault="00A16272"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16272" w:rsidRDefault="00A16272"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lastRenderedPageBreak/>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358" w:name="_AHARHoHEST/RRH/PSH_1"/>
      <w:bookmarkStart w:id="359" w:name="_Toc37849774"/>
      <w:bookmarkStart w:id="360" w:name="_Toc38030549"/>
      <w:bookmarkEnd w:id="358"/>
      <w:proofErr w:type="spellStart"/>
      <w:r>
        <w:t>AHARHoH</w:t>
      </w:r>
      <w:r w:rsidRPr="006B4F91">
        <w:t>EST</w:t>
      </w:r>
      <w:proofErr w:type="spellEnd"/>
      <w:r w:rsidRPr="006B4F91">
        <w:t>/RRH/PSH</w:t>
      </w:r>
      <w:bookmarkEnd w:id="359"/>
      <w:bookmarkEnd w:id="360"/>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16272" w:rsidRDefault="00A16272"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16272" w:rsidRDefault="00A16272"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16272" w:rsidRDefault="00A16272"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16272" w:rsidRDefault="00A16272"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16272" w:rsidRDefault="00A16272"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16272" w:rsidRDefault="00A16272"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lastRenderedPageBreak/>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361" w:name="_Set_Population_Identifiers_5"/>
      <w:bookmarkStart w:id="362" w:name="_Toc37849775"/>
      <w:bookmarkStart w:id="363" w:name="_Toc38030550"/>
      <w:bookmarkEnd w:id="361"/>
      <w:r w:rsidRPr="00C52062">
        <w:t>Set Population Identifiers for Active HMIS Households</w:t>
      </w:r>
      <w:bookmarkEnd w:id="362"/>
      <w:bookmarkEnd w:id="36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16272" w:rsidRDefault="00A16272"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16272" w:rsidRDefault="00A16272"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16272" w:rsidRDefault="00A16272"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16272" w:rsidRDefault="00A16272"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16272" w:rsidRDefault="00A16272"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16272" w:rsidRDefault="00A16272"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lastRenderedPageBreak/>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lastRenderedPageBreak/>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364" w:name="_Set_Population_Identifiers_4"/>
      <w:bookmarkStart w:id="365" w:name="_Toc37849776"/>
      <w:bookmarkStart w:id="366" w:name="_Toc38030551"/>
      <w:bookmarkEnd w:id="364"/>
      <w:r>
        <w:t>Set</w:t>
      </w:r>
      <w:r w:rsidRPr="00C52062">
        <w:t xml:space="preserve"> Population Identifiers </w:t>
      </w:r>
      <w:r>
        <w:t xml:space="preserve">for LSAPerson </w:t>
      </w:r>
      <w:r w:rsidRPr="00C52062">
        <w:t>from Active Households</w:t>
      </w:r>
      <w:bookmarkEnd w:id="365"/>
      <w:bookmarkEnd w:id="366"/>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16272" w:rsidRDefault="00A16272"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16272" w:rsidRDefault="00A16272"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16272" w:rsidRDefault="00A16272"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16272" w:rsidRDefault="00A16272"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16272" w:rsidRDefault="00A16272"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16272" w:rsidRDefault="00A16272"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lastRenderedPageBreak/>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lastRenderedPageBreak/>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367"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367"/>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lastRenderedPageBreak/>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368" w:name="_Toc37849777"/>
      <w:bookmarkStart w:id="369" w:name="_Toc38030552"/>
      <w:r>
        <w:t>LSAPerson</w:t>
      </w:r>
      <w:bookmarkEnd w:id="368"/>
      <w:bookmarkEnd w:id="36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16272" w:rsidRDefault="00A16272"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16272" w:rsidRDefault="00A16272"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16272" w:rsidRDefault="00A16272"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16272" w:rsidRDefault="00A16272"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70" w:name="_Toc29188114"/>
      <w:bookmarkStart w:id="371" w:name="_Toc29188129"/>
      <w:bookmarkStart w:id="372" w:name="_Toc29188148"/>
      <w:bookmarkStart w:id="373" w:name="_Toc29188150"/>
      <w:bookmarkStart w:id="374" w:name="_Update_LSAPerson_CHTime"/>
      <w:bookmarkStart w:id="375" w:name="_Toc29188151"/>
      <w:bookmarkStart w:id="376" w:name="_Toc29188153"/>
      <w:bookmarkStart w:id="377" w:name="_Toc29188156"/>
      <w:bookmarkStart w:id="378" w:name="_Toc29188162"/>
      <w:bookmarkStart w:id="379" w:name="_Toc29188164"/>
      <w:bookmarkStart w:id="380" w:name="_Toc29188168"/>
      <w:bookmarkStart w:id="381" w:name="_Toc29188169"/>
      <w:bookmarkStart w:id="382" w:name="_Toc29188170"/>
      <w:bookmarkStart w:id="383" w:name="_Toc34144048"/>
      <w:bookmarkStart w:id="384" w:name="_Toc34144049"/>
      <w:bookmarkStart w:id="385" w:name="_Toc34144050"/>
      <w:bookmarkStart w:id="386" w:name="_Toc34144061"/>
      <w:bookmarkStart w:id="387" w:name="_Toc34144062"/>
      <w:bookmarkStart w:id="388" w:name="_Toc34144077"/>
      <w:bookmarkStart w:id="389" w:name="_Toc34144078"/>
      <w:bookmarkStart w:id="390" w:name="_Toc34144079"/>
      <w:bookmarkStart w:id="391" w:name="_Toc34144080"/>
      <w:bookmarkStart w:id="392" w:name="_Toc34144081"/>
      <w:bookmarkStart w:id="393" w:name="_Toc34144127"/>
      <w:bookmarkStart w:id="394" w:name="_Toc34144128"/>
      <w:bookmarkStart w:id="395" w:name="_Toc34144129"/>
      <w:bookmarkStart w:id="396" w:name="_Toc34144142"/>
      <w:bookmarkStart w:id="397" w:name="_Toc34144143"/>
      <w:bookmarkStart w:id="398" w:name="_Toc34144152"/>
      <w:bookmarkStart w:id="399" w:name="_Toc34144153"/>
      <w:bookmarkStart w:id="400" w:name="_Toc34144154"/>
      <w:bookmarkStart w:id="401" w:name="_Toc34144155"/>
      <w:bookmarkStart w:id="402" w:name="_Toc34144156"/>
      <w:bookmarkStart w:id="403" w:name="_Toc34144208"/>
      <w:bookmarkStart w:id="404" w:name="_Toc34144209"/>
      <w:bookmarkStart w:id="405" w:name="_Toc34144210"/>
      <w:bookmarkStart w:id="406" w:name="_Toc34144221"/>
      <w:bookmarkStart w:id="407" w:name="_Toc34144222"/>
      <w:bookmarkStart w:id="408" w:name="_Toc34144231"/>
      <w:bookmarkStart w:id="409" w:name="_Toc34144232"/>
      <w:bookmarkStart w:id="410" w:name="_Toc34144233"/>
      <w:bookmarkStart w:id="411" w:name="_Toc34144234"/>
      <w:bookmarkStart w:id="412" w:name="_Toc34144235"/>
      <w:bookmarkStart w:id="413" w:name="_Toc34144287"/>
      <w:bookmarkStart w:id="414" w:name="_Toc34144288"/>
      <w:bookmarkStart w:id="415" w:name="_Toc34144289"/>
      <w:bookmarkStart w:id="416" w:name="_Toc34144290"/>
      <w:bookmarkStart w:id="417" w:name="_Toc34144299"/>
      <w:bookmarkStart w:id="418" w:name="_Toc34144300"/>
      <w:bookmarkStart w:id="419" w:name="_Toc34144309"/>
      <w:bookmarkStart w:id="420" w:name="_Toc34144310"/>
      <w:bookmarkStart w:id="421" w:name="_Toc34144311"/>
      <w:bookmarkStart w:id="422" w:name="_Toc34144312"/>
      <w:bookmarkStart w:id="423" w:name="_Toc34144313"/>
      <w:bookmarkStart w:id="424" w:name="_Toc34144341"/>
      <w:bookmarkStart w:id="425" w:name="_Toc34144342"/>
      <w:bookmarkStart w:id="426" w:name="_Toc34144343"/>
      <w:bookmarkStart w:id="427" w:name="_Toc34144362"/>
      <w:bookmarkStart w:id="428" w:name="_Toc34144363"/>
      <w:bookmarkStart w:id="429" w:name="_Toc34144372"/>
      <w:bookmarkStart w:id="430" w:name="_Toc34144373"/>
      <w:bookmarkStart w:id="431" w:name="_Toc29163965"/>
      <w:bookmarkStart w:id="432" w:name="_Toc34144425"/>
      <w:bookmarkStart w:id="433" w:name="_Toc34144426"/>
      <w:bookmarkStart w:id="434" w:name="_Toc34144427"/>
      <w:bookmarkStart w:id="435" w:name="_Toc34144428"/>
      <w:bookmarkStart w:id="436" w:name="_Toc34144429"/>
      <w:bookmarkStart w:id="437" w:name="_Toc34144430"/>
      <w:bookmarkStart w:id="438" w:name="_Toc34144431"/>
      <w:bookmarkStart w:id="439" w:name="_Toc34144432"/>
      <w:bookmarkStart w:id="440" w:name="_Toc34144433"/>
      <w:bookmarkStart w:id="441" w:name="_Toc34144434"/>
      <w:bookmarkStart w:id="442" w:name="_Toc34144435"/>
      <w:bookmarkStart w:id="443" w:name="_Toc34144436"/>
      <w:bookmarkStart w:id="444" w:name="_Toc34144437"/>
      <w:bookmarkStart w:id="445" w:name="_Toc34144438"/>
      <w:bookmarkStart w:id="446" w:name="_Toc34144439"/>
      <w:bookmarkStart w:id="447" w:name="_Toc34144440"/>
      <w:bookmarkStart w:id="448" w:name="_Toc34144441"/>
      <w:bookmarkStart w:id="449" w:name="_Toc34144442"/>
      <w:bookmarkStart w:id="450" w:name="_Toc34144443"/>
      <w:bookmarkStart w:id="451" w:name="_Toc34144474"/>
      <w:bookmarkStart w:id="452" w:name="_Toc34144475"/>
      <w:bookmarkStart w:id="453" w:name="_Toc34144484"/>
      <w:bookmarkStart w:id="454" w:name="_Toc34144485"/>
      <w:bookmarkStart w:id="455" w:name="_Toc34144537"/>
      <w:bookmarkStart w:id="456" w:name="_Toc34144538"/>
      <w:bookmarkStart w:id="457" w:name="_Toc34144539"/>
      <w:bookmarkStart w:id="458" w:name="_Toc34144540"/>
      <w:bookmarkStart w:id="459" w:name="_Toc34144541"/>
      <w:bookmarkStart w:id="460" w:name="_Toc34144542"/>
      <w:bookmarkStart w:id="461" w:name="_Toc34144543"/>
      <w:bookmarkStart w:id="462" w:name="_Toc34144544"/>
      <w:bookmarkStart w:id="463" w:name="_Toc34144545"/>
      <w:bookmarkStart w:id="464" w:name="_Toc34144546"/>
      <w:bookmarkStart w:id="465" w:name="_Toc34144547"/>
      <w:bookmarkStart w:id="466" w:name="_Toc34144548"/>
      <w:bookmarkStart w:id="467" w:name="_Toc34144549"/>
      <w:bookmarkStart w:id="468" w:name="_Toc34144550"/>
      <w:bookmarkStart w:id="469" w:name="_Toc34144551"/>
      <w:bookmarkStart w:id="470" w:name="_Toc34144552"/>
      <w:bookmarkStart w:id="471" w:name="_Toc34144553"/>
      <w:bookmarkStart w:id="472" w:name="_Toc34144554"/>
      <w:bookmarkStart w:id="473" w:name="_Toc34144555"/>
      <w:bookmarkStart w:id="474" w:name="_Set_Population_Identifiers_1"/>
      <w:bookmarkStart w:id="475" w:name="_Toc31197160"/>
      <w:bookmarkStart w:id="476" w:name="_Toc31197161"/>
      <w:bookmarkStart w:id="477" w:name="_Toc31197162"/>
      <w:bookmarkStart w:id="478" w:name="_Toc31197175"/>
      <w:bookmarkStart w:id="479" w:name="_Toc31197176"/>
      <w:bookmarkStart w:id="480" w:name="_Toc31197192"/>
      <w:bookmarkStart w:id="481" w:name="_Toc31197193"/>
      <w:bookmarkStart w:id="482" w:name="_Toc31197194"/>
      <w:bookmarkStart w:id="483" w:name="_Toc31197195"/>
      <w:bookmarkStart w:id="484" w:name="_Toc31197196"/>
      <w:bookmarkStart w:id="485" w:name="_Set_Population_Identifiers_3"/>
      <w:bookmarkStart w:id="486" w:name="_Toc34144556"/>
      <w:bookmarkStart w:id="487" w:name="_Toc34144557"/>
      <w:bookmarkStart w:id="488" w:name="_Toc34144558"/>
      <w:bookmarkStart w:id="489" w:name="_Toc34144589"/>
      <w:bookmarkStart w:id="490" w:name="_Toc34144590"/>
      <w:bookmarkStart w:id="491" w:name="_Toc34144609"/>
      <w:bookmarkStart w:id="492" w:name="_Toc34144610"/>
      <w:bookmarkStart w:id="493" w:name="_Toc34144611"/>
      <w:bookmarkStart w:id="494" w:name="_Toc34144612"/>
      <w:bookmarkStart w:id="495" w:name="_Toc34144613"/>
      <w:bookmarkStart w:id="496" w:name="_Toc34144614"/>
      <w:bookmarkStart w:id="497" w:name="_Toc34144615"/>
      <w:bookmarkStart w:id="498" w:name="_Toc34144616"/>
      <w:bookmarkStart w:id="499" w:name="_Toc34144617"/>
      <w:bookmarkStart w:id="500" w:name="_Toc34144618"/>
      <w:bookmarkStart w:id="501" w:name="_Toc34144619"/>
      <w:bookmarkStart w:id="502" w:name="_Toc34144620"/>
      <w:bookmarkStart w:id="503" w:name="_Toc34144621"/>
      <w:bookmarkStart w:id="504" w:name="_Toc34144622"/>
      <w:bookmarkStart w:id="505" w:name="_Toc34144623"/>
      <w:bookmarkStart w:id="506" w:name="_HHAdultAge"/>
      <w:bookmarkStart w:id="507" w:name="_Toc34144624"/>
      <w:bookmarkStart w:id="508" w:name="_Toc34144625"/>
      <w:bookmarkStart w:id="509" w:name="_Toc34144647"/>
      <w:bookmarkStart w:id="510" w:name="_Toc34144648"/>
      <w:bookmarkStart w:id="511" w:name="_Toc34144649"/>
      <w:bookmarkStart w:id="512" w:name="_Toc34144650"/>
      <w:bookmarkStart w:id="513" w:name="_Toc34144651"/>
      <w:bookmarkStart w:id="514" w:name="_Toc34144652"/>
      <w:bookmarkStart w:id="515" w:name="_Toc34144653"/>
      <w:bookmarkStart w:id="516" w:name="_Toc34144654"/>
      <w:bookmarkStart w:id="517" w:name="_Toc34144655"/>
      <w:bookmarkStart w:id="518" w:name="_Toc34144656"/>
      <w:bookmarkStart w:id="519" w:name="_Toc34144657"/>
      <w:bookmarkStart w:id="520" w:name="_Toc34144686"/>
      <w:bookmarkStart w:id="521" w:name="_Toc34144687"/>
      <w:bookmarkStart w:id="522" w:name="_Toc34144740"/>
      <w:bookmarkStart w:id="523" w:name="_Toc34144741"/>
      <w:bookmarkStart w:id="524" w:name="_Toc34144742"/>
      <w:bookmarkStart w:id="525" w:name="_Toc34144743"/>
      <w:bookmarkStart w:id="526" w:name="_Toc34144744"/>
      <w:bookmarkStart w:id="527" w:name="_Toc34144745"/>
      <w:bookmarkStart w:id="528" w:name="_Toc34144746"/>
      <w:bookmarkStart w:id="529" w:name="_Toc34144747"/>
      <w:bookmarkStart w:id="530" w:name="_Toc34144799"/>
      <w:bookmarkStart w:id="531" w:name="_Toc34144800"/>
      <w:bookmarkStart w:id="532" w:name="_Toc34144801"/>
      <w:bookmarkStart w:id="533" w:name="_Toc34144802"/>
      <w:bookmarkStart w:id="534" w:name="_Toc34144803"/>
      <w:bookmarkStart w:id="535" w:name="_Toc34144804"/>
      <w:bookmarkStart w:id="536" w:name="_Toc34144805"/>
      <w:bookmarkStart w:id="537" w:name="_Toc34144833"/>
      <w:bookmarkStart w:id="538" w:name="_Toc34144834"/>
      <w:bookmarkStart w:id="539" w:name="_Toc34144835"/>
      <w:bookmarkStart w:id="540" w:name="_Toc34144836"/>
      <w:bookmarkStart w:id="541" w:name="_Toc34144837"/>
      <w:bookmarkStart w:id="542" w:name="_Toc34144838"/>
      <w:bookmarkStart w:id="543" w:name="_Toc34144839"/>
      <w:bookmarkStart w:id="544" w:name="_Toc34144891"/>
      <w:bookmarkStart w:id="545" w:name="_Toc34144892"/>
      <w:bookmarkStart w:id="546" w:name="_Toc34144893"/>
      <w:bookmarkStart w:id="547" w:name="_Toc34144894"/>
      <w:bookmarkStart w:id="548" w:name="_Toc34144895"/>
      <w:bookmarkStart w:id="549" w:name="_Toc34144896"/>
      <w:bookmarkStart w:id="550" w:name="_Toc34144897"/>
      <w:bookmarkStart w:id="551" w:name="_Toc34144949"/>
      <w:bookmarkStart w:id="552" w:name="_Toc34144950"/>
      <w:bookmarkStart w:id="553" w:name="_Toc34144951"/>
      <w:bookmarkStart w:id="554" w:name="_Toc34144952"/>
      <w:bookmarkStart w:id="555" w:name="_Toc34144953"/>
      <w:bookmarkStart w:id="556" w:name="_Toc34144954"/>
      <w:bookmarkStart w:id="557" w:name="_Toc34144955"/>
      <w:bookmarkStart w:id="558" w:name="_Toc34144980"/>
      <w:bookmarkStart w:id="559" w:name="_Toc34144981"/>
      <w:bookmarkStart w:id="560" w:name="_Toc34144982"/>
      <w:bookmarkStart w:id="561" w:name="_Toc34144983"/>
      <w:bookmarkStart w:id="562" w:name="_Toc34144984"/>
      <w:bookmarkStart w:id="563" w:name="_Toc34144985"/>
      <w:bookmarkStart w:id="564" w:name="_Toc34144986"/>
      <w:bookmarkStart w:id="565" w:name="_Toc34145011"/>
      <w:bookmarkStart w:id="566" w:name="_Toc34145012"/>
      <w:bookmarkStart w:id="567" w:name="_Toc34145013"/>
      <w:bookmarkStart w:id="568" w:name="_Toc34145014"/>
      <w:bookmarkStart w:id="569" w:name="_Toc34145015"/>
      <w:bookmarkStart w:id="570" w:name="_Toc34145016"/>
      <w:bookmarkStart w:id="571" w:name="_Toc34145017"/>
      <w:bookmarkStart w:id="572" w:name="_Toc34145069"/>
      <w:bookmarkStart w:id="573" w:name="_Toc34145070"/>
      <w:bookmarkStart w:id="574" w:name="_Toc34145071"/>
      <w:bookmarkStart w:id="575" w:name="_Toc34145072"/>
      <w:bookmarkStart w:id="576" w:name="_Toc34145073"/>
      <w:bookmarkStart w:id="577" w:name="_Toc34145074"/>
      <w:bookmarkStart w:id="578" w:name="_Toc506721205"/>
      <w:bookmarkEnd w:id="237"/>
      <w:bookmarkEnd w:id="238"/>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r>
        <w:br w:type="page"/>
      </w:r>
    </w:p>
    <w:p w14:paraId="65BA16A7" w14:textId="21D9A953" w:rsidR="00E158FC" w:rsidRPr="00C52062" w:rsidRDefault="00E158FC" w:rsidP="00E158FC">
      <w:pPr>
        <w:pStyle w:val="Heading1"/>
      </w:pPr>
      <w:bookmarkStart w:id="579" w:name="_HMIS_Business_Logic:_2"/>
      <w:bookmarkStart w:id="580" w:name="_Toc37849778"/>
      <w:bookmarkStart w:id="581" w:name="_Toc38030553"/>
      <w:bookmarkEnd w:id="579"/>
      <w:r w:rsidRPr="00C52062">
        <w:lastRenderedPageBreak/>
        <w:t>HMIS Business Logic</w:t>
      </w:r>
      <w:r>
        <w:t xml:space="preserve">: </w:t>
      </w:r>
      <w:proofErr w:type="spellStart"/>
      <w:r>
        <w:t>LSAHousehold</w:t>
      </w:r>
      <w:bookmarkEnd w:id="580"/>
      <w:bookmarkEnd w:id="581"/>
      <w:proofErr w:type="spellEnd"/>
    </w:p>
    <w:p w14:paraId="4C5B0BA6" w14:textId="7443B573" w:rsidR="00F25CD0" w:rsidRDefault="00F25CD0" w:rsidP="0088191A">
      <w:pPr>
        <w:pStyle w:val="Heading2"/>
      </w:pPr>
      <w:bookmarkStart w:id="582" w:name="_Get_Distinct_Households"/>
      <w:bookmarkStart w:id="583" w:name="_Toc37849779"/>
      <w:bookmarkStart w:id="584" w:name="_Toc38030554"/>
      <w:bookmarkEnd w:id="578"/>
      <w:bookmarkEnd w:id="582"/>
      <w:r w:rsidRPr="00C52062">
        <w:t xml:space="preserve">Get </w:t>
      </w:r>
      <w:r>
        <w:t>Distinct</w:t>
      </w:r>
      <w:r w:rsidRPr="00C52062">
        <w:t xml:space="preserve"> Households for </w:t>
      </w:r>
      <w:proofErr w:type="spellStart"/>
      <w:r w:rsidRPr="00C52062">
        <w:t>LSAHousehold</w:t>
      </w:r>
      <w:bookmarkEnd w:id="583"/>
      <w:bookmarkEnd w:id="584"/>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16272" w:rsidRDefault="00A16272"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16272" w:rsidRDefault="00A16272"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16272" w:rsidRDefault="00A16272"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16272" w:rsidRDefault="00A16272"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85" w:name="_Set_Population_Identifiers_2"/>
      <w:bookmarkStart w:id="586" w:name="_Toc37849780"/>
      <w:bookmarkStart w:id="587" w:name="_Toc38030555"/>
      <w:bookmarkEnd w:id="585"/>
      <w:r w:rsidRPr="00F25CD0">
        <w:t xml:space="preserve">Set </w:t>
      </w:r>
      <w:r w:rsidR="002B6231" w:rsidRPr="00F25CD0">
        <w:t>Population Identifiers</w:t>
      </w:r>
      <w:r w:rsidRPr="00EE1280">
        <w:t xml:space="preserve"> for</w:t>
      </w:r>
      <w:r>
        <w:t xml:space="preserve"> </w:t>
      </w:r>
      <w:proofErr w:type="spellStart"/>
      <w:r>
        <w:t>LSAHousehold</w:t>
      </w:r>
      <w:bookmarkEnd w:id="586"/>
      <w:bookmarkEnd w:id="587"/>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16272" w:rsidRDefault="00A16272"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16272" w:rsidRDefault="00A16272"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16272" w:rsidRDefault="00A16272"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16272" w:rsidRDefault="00A16272"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16272" w:rsidRDefault="00A16272"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16272" w:rsidRDefault="00A16272"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16272" w:rsidRDefault="00A16272"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16272" w:rsidRDefault="00A16272"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16272" w:rsidRPr="009C5CD5" w:rsidRDefault="00A16272"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16272" w:rsidRPr="009C5CD5" w:rsidRDefault="00A16272"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88" w:name="_HHAdultAge_1"/>
      <w:bookmarkEnd w:id="588"/>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89"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90" w:name="_Toc37849781"/>
      <w:bookmarkStart w:id="591"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90"/>
      <w:bookmarkEnd w:id="591"/>
      <w:proofErr w:type="spellEnd"/>
      <w:r w:rsidR="002B6231" w:rsidRPr="00C52062">
        <w:t xml:space="preserve"> </w:t>
      </w:r>
      <w:bookmarkEnd w:id="58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16272" w:rsidRDefault="00A1627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16272" w:rsidRDefault="00A16272"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16272" w:rsidRDefault="00A16272"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16272" w:rsidRDefault="00A16272"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9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93" w:name="_Toc37849782"/>
      <w:bookmarkStart w:id="594"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93"/>
      <w:bookmarkEnd w:id="594"/>
      <w:proofErr w:type="spellEnd"/>
      <w:r>
        <w:t xml:space="preserve"> </w:t>
      </w:r>
      <w:bookmarkEnd w:id="59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16272" w:rsidRDefault="00A1627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16272" w:rsidRDefault="00A16272"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16272" w:rsidRDefault="00A16272"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16272" w:rsidRDefault="00A16272"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95" w:name="_Toc37849783"/>
      <w:bookmarkStart w:id="596" w:name="_Toc38030558"/>
      <w:bookmarkStart w:id="59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95"/>
      <w:bookmarkEnd w:id="596"/>
      <w:proofErr w:type="spellEnd"/>
      <w:r w:rsidR="002B6231" w:rsidRPr="00C52062">
        <w:t xml:space="preserve"> </w:t>
      </w:r>
      <w:bookmarkEnd w:id="59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98" w:name="_AHAR_CSV_Files"/>
      <w:bookmarkStart w:id="599" w:name="_Toc37849784"/>
      <w:bookmarkStart w:id="600" w:name="_Toc38030559"/>
      <w:bookmarkStart w:id="601" w:name="_Toc499543995"/>
      <w:bookmarkStart w:id="602" w:name="_Toc506721209"/>
      <w:bookmarkStart w:id="603" w:name="_Toc497116480"/>
      <w:bookmarkStart w:id="604" w:name="_Hlk496773519"/>
      <w:bookmarkStart w:id="605" w:name="_Toc506721210"/>
      <w:bookmarkEnd w:id="598"/>
      <w:r>
        <w:t>EST/RRH/</w:t>
      </w:r>
      <w:proofErr w:type="spellStart"/>
      <w:r>
        <w:t>PSHLivingSit</w:t>
      </w:r>
      <w:proofErr w:type="spellEnd"/>
      <w:r>
        <w:t xml:space="preserve"> – </w:t>
      </w:r>
      <w:proofErr w:type="spellStart"/>
      <w:r w:rsidRPr="00C52062">
        <w:t>LSAHousehold</w:t>
      </w:r>
      <w:bookmarkEnd w:id="599"/>
      <w:bookmarkEnd w:id="60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16272" w:rsidRDefault="00A16272"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16272" w:rsidRDefault="00A1627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16272" w:rsidRDefault="00A16272"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16272" w:rsidRDefault="00A16272"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16272" w:rsidRDefault="00A16272"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16272" w:rsidRDefault="00A16272"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16272" w:rsidRDefault="00A16272"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16272" w:rsidRDefault="00A16272"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06" w:name="_EST/RRH/PSHDestination–_LSAHousehol"/>
      <w:bookmarkStart w:id="607" w:name="_Toc37849785"/>
      <w:bookmarkStart w:id="608" w:name="_Toc38030560"/>
      <w:bookmarkEnd w:id="606"/>
      <w:r>
        <w:t>EST/RRH/</w:t>
      </w:r>
      <w:proofErr w:type="spellStart"/>
      <w:r>
        <w:t>PSHDestination</w:t>
      </w:r>
      <w:proofErr w:type="spellEnd"/>
      <w:r w:rsidR="006F09FD">
        <w:t xml:space="preserve"> </w:t>
      </w:r>
      <w:r>
        <w:t xml:space="preserve">– </w:t>
      </w:r>
      <w:proofErr w:type="spellStart"/>
      <w:r w:rsidRPr="00C52062">
        <w:t>LSAHousehold</w:t>
      </w:r>
      <w:bookmarkEnd w:id="607"/>
      <w:bookmarkEnd w:id="608"/>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16272" w:rsidRDefault="00A16272"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16272" w:rsidRDefault="00A1627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16272" w:rsidRDefault="00A16272"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16272" w:rsidRDefault="00A16272"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16272" w:rsidRDefault="00A16272"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16272" w:rsidRDefault="00A16272"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16272" w:rsidRDefault="00A16272"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16272" w:rsidRDefault="00A16272"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609" w:name="_Toc37849786"/>
    </w:p>
    <w:p w14:paraId="62F91D64" w14:textId="77777777" w:rsidR="0019166A" w:rsidRDefault="0019166A" w:rsidP="0088191A">
      <w:pPr>
        <w:pStyle w:val="Heading2"/>
      </w:pPr>
      <w:bookmarkStart w:id="610" w:name="_Toc38030561"/>
      <w:r w:rsidRPr="00EE1280">
        <w:t>EST/RRH/PSH</w:t>
      </w:r>
      <w:r>
        <w:t xml:space="preserve"> Population Identifiers</w:t>
      </w:r>
      <w:bookmarkEnd w:id="609"/>
      <w:bookmarkEnd w:id="610"/>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16272" w:rsidRDefault="00A16272"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16272" w:rsidRDefault="00A16272"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16272" w:rsidRDefault="00A16272"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16272" w:rsidRDefault="00A16272"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11" w:name="_Toc37849787"/>
      <w:bookmarkStart w:id="612" w:name="_Toc38030562"/>
      <w:r w:rsidRPr="00EE1280">
        <w:t>System Engagement</w:t>
      </w:r>
      <w:r w:rsidRPr="00C52062">
        <w:t xml:space="preserve"> Status and Return Time</w:t>
      </w:r>
      <w:bookmarkEnd w:id="611"/>
      <w:bookmarkEnd w:id="61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16272" w:rsidRDefault="00A16272"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16272" w:rsidRDefault="00A16272"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16272" w:rsidRDefault="00A16272"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16272" w:rsidRDefault="00A16272"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01"/>
    <w:bookmarkEnd w:id="60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603"/>
      <w:bookmarkEnd w:id="604"/>
    </w:tbl>
    <w:p w14:paraId="0E1486B3" w14:textId="77777777" w:rsidR="00300425" w:rsidRDefault="00300425" w:rsidP="008F2C7B"/>
    <w:p w14:paraId="54D9E0C2" w14:textId="71BC3D12" w:rsidR="00466A69" w:rsidRDefault="00466A69" w:rsidP="0088191A">
      <w:pPr>
        <w:pStyle w:val="Heading2"/>
      </w:pPr>
      <w:bookmarkStart w:id="613" w:name="_Dates_Housed_in"/>
      <w:bookmarkStart w:id="614" w:name="_Toc37849788"/>
      <w:bookmarkStart w:id="615" w:name="_Toc38030563"/>
      <w:bookmarkEnd w:id="613"/>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614"/>
      <w:bookmarkEnd w:id="61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16272" w:rsidRDefault="00A16272"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16272" w:rsidRDefault="00A16272"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16272" w:rsidRDefault="00A16272" w:rsidP="007E42C3">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16272" w:rsidRDefault="00A16272"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16" w:name="_Dates_Housed_in_1"/>
      <w:bookmarkStart w:id="617" w:name="_Toc37849789"/>
      <w:bookmarkStart w:id="618" w:name="_Toc38030564"/>
      <w:bookmarkEnd w:id="616"/>
      <w:r>
        <w:t>Dates Housed in PSH or RRH (</w:t>
      </w:r>
      <w:proofErr w:type="spellStart"/>
      <w:r>
        <w:t>sys_Time</w:t>
      </w:r>
      <w:proofErr w:type="spellEnd"/>
      <w:r>
        <w:t>)</w:t>
      </w:r>
      <w:bookmarkEnd w:id="617"/>
      <w:bookmarkEnd w:id="61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16272" w:rsidRDefault="00A16272"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16272" w:rsidRDefault="00A16272"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16272" w:rsidRDefault="00A16272"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16272" w:rsidRDefault="00A16272" w:rsidP="00BA01E8">
                        <w:pPr>
                          <w:pStyle w:val="Style3"/>
                        </w:pPr>
                        <w:proofErr w:type="spellStart"/>
                        <w:r>
                          <w:t>tlsa_Enrollment</w:t>
                        </w:r>
                        <w:proofErr w:type="spellEnd"/>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16272" w:rsidRDefault="00A16272" w:rsidP="00BA01E8">
                        <w:pPr>
                          <w:pStyle w:val="Style3"/>
                        </w:pPr>
                        <w:proofErr w:type="spellStart"/>
                        <w:r>
                          <w:t>tlsa_HHID</w:t>
                        </w:r>
                        <w:proofErr w:type="spellEnd"/>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16272" w:rsidRDefault="00A16272" w:rsidP="00BA01E8">
                        <w:pPr>
                          <w:pStyle w:val="Style3"/>
                        </w:pPr>
                        <w:proofErr w:type="spellStart"/>
                        <w:r>
                          <w:t>sys_Time</w:t>
                        </w:r>
                        <w:proofErr w:type="spellEnd"/>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30608E">
      <w:pPr>
        <w:pStyle w:val="ListParagraph"/>
        <w:numPr>
          <w:ilvl w:val="0"/>
          <w:numId w:val="15"/>
        </w:numPr>
      </w:pPr>
      <w:r>
        <w:rPr>
          <w:b/>
        </w:rPr>
        <w:t xml:space="preserve">ProjectType </w:t>
      </w:r>
      <w:r>
        <w:t>= 3;</w:t>
      </w:r>
      <w:r w:rsidRPr="00CD54A7">
        <w:t xml:space="preserve"> </w:t>
      </w:r>
      <w:r>
        <w:t>and</w:t>
      </w:r>
    </w:p>
    <w:p w14:paraId="7853FD0B" w14:textId="2F0DF4E8" w:rsidR="00DA4B2C" w:rsidRPr="009F74F4" w:rsidRDefault="00DA4B2C"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30608E">
      <w:pPr>
        <w:pStyle w:val="ListParagraph"/>
        <w:numPr>
          <w:ilvl w:val="0"/>
          <w:numId w:val="15"/>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19" w:name="_Toc37849790"/>
      <w:bookmarkStart w:id="620" w:name="_Toc38030565"/>
      <w:r>
        <w:lastRenderedPageBreak/>
        <w:t>Get Last Inactive Date</w:t>
      </w:r>
      <w:bookmarkEnd w:id="619"/>
      <w:bookmarkEnd w:id="62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16272" w:rsidRDefault="00A16272"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16272" w:rsidRDefault="00A16272"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16272" w:rsidRDefault="00A16272"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16272" w:rsidRDefault="00A16272"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16272" w:rsidRDefault="00A16272"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16272" w:rsidRDefault="00A16272" w:rsidP="00CF2E42">
                        <w:pPr>
                          <w:pStyle w:val="Style3"/>
                        </w:pPr>
                        <w:proofErr w:type="spellStart"/>
                        <w:r>
                          <w:t>tlsa_HHID</w:t>
                        </w:r>
                        <w:proofErr w:type="spellEnd"/>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16272" w:rsidRDefault="00A16272"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16272" w:rsidRDefault="00A16272" w:rsidP="00CF2E42">
                        <w:pPr>
                          <w:pStyle w:val="Style3"/>
                        </w:pPr>
                        <w:proofErr w:type="spellStart"/>
                        <w:r>
                          <w:t>sys_TimePadded</w:t>
                        </w:r>
                        <w:proofErr w:type="spellEnd"/>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16272" w:rsidRDefault="00A16272"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16272" w:rsidRDefault="00A16272"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621" w:name="_Toc37849791"/>
      <w:bookmarkStart w:id="622" w:name="_Toc38030566"/>
      <w:r>
        <w:t>Get Dates of Other System Use (</w:t>
      </w:r>
      <w:proofErr w:type="spellStart"/>
      <w:r>
        <w:t>sys_Time</w:t>
      </w:r>
      <w:proofErr w:type="spellEnd"/>
      <w:r>
        <w:t>)</w:t>
      </w:r>
      <w:bookmarkEnd w:id="621"/>
      <w:bookmarkEnd w:id="62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16272" w:rsidRDefault="00A16272"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16272" w:rsidRDefault="00A16272"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16272" w:rsidRDefault="00A16272"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16272" w:rsidRDefault="00A16272"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16272" w:rsidRDefault="00A16272" w:rsidP="00B165DB">
                        <w:pPr>
                          <w:pStyle w:val="Style3"/>
                        </w:pPr>
                        <w:proofErr w:type="spellStart"/>
                        <w:r>
                          <w:t>tlsa_HHID</w:t>
                        </w:r>
                        <w:proofErr w:type="spellEnd"/>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16272" w:rsidRDefault="00A16272"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16272" w:rsidRDefault="00A16272" w:rsidP="00B165DB">
                        <w:pPr>
                          <w:pStyle w:val="Style3"/>
                        </w:pPr>
                        <w:proofErr w:type="spellStart"/>
                        <w:r>
                          <w:t>sys_Time</w:t>
                        </w:r>
                        <w:proofErr w:type="spellEnd"/>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16272" w:rsidRDefault="00A16272"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623" w:name="_Toc37849792"/>
      <w:bookmarkStart w:id="624" w:name="_Toc38030567"/>
      <w:r>
        <w:t>Get Other Dates Homeless from 3.917A/B Living Situation</w:t>
      </w:r>
      <w:bookmarkEnd w:id="623"/>
      <w:bookmarkEnd w:id="62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16272" w:rsidRDefault="00A16272"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16272" w:rsidRDefault="00A16272"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16272" w:rsidRDefault="00A16272"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16272" w:rsidRDefault="00A16272"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16272" w:rsidRDefault="00A16272"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16272" w:rsidRDefault="00A16272"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16272" w:rsidRDefault="00A16272" w:rsidP="00224684">
                          <w:pPr>
                            <w:pStyle w:val="Style3"/>
                          </w:pPr>
                          <w:proofErr w:type="spellStart"/>
                          <w:r>
                            <w:t>tlsa_HHID</w:t>
                          </w:r>
                          <w:proofErr w:type="spellEnd"/>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16272" w:rsidRDefault="00A16272"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16272" w:rsidRDefault="00A16272"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16272" w:rsidRDefault="00A16272"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625" w:name="_Toc37849793"/>
      <w:bookmarkStart w:id="626" w:name="_Toc38030568"/>
      <w:r>
        <w:lastRenderedPageBreak/>
        <w:t xml:space="preserve">Set System Use Days for </w:t>
      </w:r>
      <w:proofErr w:type="spellStart"/>
      <w:r>
        <w:t>LSAHousehold</w:t>
      </w:r>
      <w:bookmarkEnd w:id="625"/>
      <w:bookmarkEnd w:id="626"/>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16272" w:rsidRDefault="00A16272"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16272" w:rsidRDefault="00A16272"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16272" w:rsidRDefault="00A16272" w:rsidP="00224684">
                        <w:pPr>
                          <w:pStyle w:val="Style3"/>
                        </w:pPr>
                        <w:proofErr w:type="spellStart"/>
                        <w:r>
                          <w:t>sys_Time</w:t>
                        </w:r>
                        <w:proofErr w:type="spellEnd"/>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16272" w:rsidRDefault="00A16272"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627" w:name="_Toc29188247"/>
      <w:bookmarkStart w:id="628" w:name="_Toc31197261"/>
      <w:bookmarkStart w:id="629" w:name="_Toc29188248"/>
      <w:bookmarkStart w:id="630" w:name="_Toc31197262"/>
      <w:bookmarkStart w:id="631" w:name="_Toc29188249"/>
      <w:bookmarkStart w:id="632" w:name="_Toc31197263"/>
      <w:bookmarkStart w:id="633" w:name="_Toc29188250"/>
      <w:bookmarkStart w:id="634" w:name="_Toc31197264"/>
      <w:bookmarkStart w:id="635" w:name="_Get_Enrollments_Relevant_1"/>
      <w:bookmarkStart w:id="636" w:name="_Toc34145101"/>
      <w:bookmarkStart w:id="637" w:name="_Toc34145102"/>
      <w:bookmarkStart w:id="638" w:name="_Toc34145103"/>
      <w:bookmarkStart w:id="639" w:name="_Toc34145154"/>
      <w:bookmarkStart w:id="640" w:name="_Toc34145155"/>
      <w:bookmarkStart w:id="641" w:name="_Toc34145182"/>
      <w:bookmarkStart w:id="642" w:name="_Toc34145183"/>
      <w:bookmarkStart w:id="643" w:name="_Toc34145184"/>
      <w:bookmarkStart w:id="644" w:name="_Toc34145185"/>
      <w:bookmarkStart w:id="645" w:name="_Toc34145186"/>
      <w:bookmarkStart w:id="646" w:name="_Toc34145187"/>
      <w:bookmarkStart w:id="647" w:name="_Toc34145188"/>
      <w:bookmarkStart w:id="648" w:name="_Toc34145189"/>
      <w:bookmarkStart w:id="649" w:name="_Toc34145190"/>
      <w:bookmarkStart w:id="650" w:name="_Toc34145191"/>
      <w:bookmarkStart w:id="651" w:name="_Toc34145192"/>
      <w:bookmarkStart w:id="652" w:name="_Toc34145193"/>
      <w:bookmarkStart w:id="653" w:name="_Toc34145194"/>
      <w:bookmarkStart w:id="654" w:name="_Toc34145195"/>
      <w:bookmarkStart w:id="655" w:name="_Toc34145196"/>
      <w:bookmarkStart w:id="656" w:name="_Toc34145197"/>
      <w:bookmarkStart w:id="657" w:name="_Toc34145198"/>
      <w:bookmarkStart w:id="658" w:name="_Toc34145199"/>
      <w:bookmarkStart w:id="659" w:name="_Toc34145200"/>
      <w:bookmarkStart w:id="660" w:name="_Toc34145201"/>
      <w:bookmarkStart w:id="661" w:name="_Toc34145202"/>
      <w:bookmarkStart w:id="662" w:name="_Toc34145203"/>
      <w:bookmarkStart w:id="663" w:name="_Toc34145204"/>
      <w:bookmarkStart w:id="664" w:name="_Toc34145205"/>
      <w:bookmarkStart w:id="665" w:name="_Toc34145206"/>
      <w:bookmarkStart w:id="666" w:name="_Toc34145207"/>
      <w:bookmarkStart w:id="667" w:name="_Toc34145208"/>
      <w:bookmarkStart w:id="668" w:name="_Toc34145209"/>
      <w:bookmarkStart w:id="669" w:name="_Toc34145210"/>
      <w:bookmarkStart w:id="670" w:name="_Toc34145211"/>
      <w:bookmarkStart w:id="671" w:name="_Toc34145212"/>
      <w:bookmarkStart w:id="672" w:name="_Toc34145213"/>
      <w:bookmarkStart w:id="673" w:name="_Toc34145214"/>
      <w:bookmarkStart w:id="674" w:name="_Toc34145215"/>
      <w:bookmarkStart w:id="675" w:name="_Toc34145252"/>
      <w:bookmarkStart w:id="676" w:name="_Toc34145253"/>
      <w:bookmarkStart w:id="677" w:name="_Toc34145254"/>
      <w:bookmarkStart w:id="678" w:name="_Toc34145255"/>
      <w:bookmarkStart w:id="679" w:name="_Toc29188252"/>
      <w:bookmarkStart w:id="680" w:name="_Toc31197266"/>
      <w:bookmarkStart w:id="681" w:name="_Get_Last_Inactive"/>
      <w:bookmarkStart w:id="682" w:name="_Toc34145256"/>
      <w:bookmarkStart w:id="683" w:name="_Toc34145257"/>
      <w:bookmarkStart w:id="684" w:name="_Toc34145258"/>
      <w:bookmarkStart w:id="685" w:name="_Toc34145283"/>
      <w:bookmarkStart w:id="686" w:name="_Toc34145288"/>
      <w:bookmarkStart w:id="687" w:name="_Toc34145289"/>
      <w:bookmarkStart w:id="688" w:name="_Toc34145290"/>
      <w:bookmarkStart w:id="689" w:name="_Toc34145291"/>
      <w:bookmarkStart w:id="690" w:name="_Toc34145292"/>
      <w:bookmarkStart w:id="691" w:name="_Toc34145293"/>
      <w:bookmarkStart w:id="692" w:name="_Toc34145294"/>
      <w:bookmarkStart w:id="693" w:name="_Toc525229485"/>
      <w:bookmarkStart w:id="694" w:name="_Toc34145295"/>
      <w:bookmarkStart w:id="695" w:name="_Toc34145296"/>
      <w:bookmarkStart w:id="696" w:name="_Toc34145297"/>
      <w:bookmarkStart w:id="697" w:name="_Toc34145326"/>
      <w:bookmarkStart w:id="698" w:name="_Toc34145327"/>
      <w:bookmarkStart w:id="699" w:name="_Toc34145338"/>
      <w:bookmarkStart w:id="700" w:name="_Toc34145339"/>
      <w:bookmarkStart w:id="701" w:name="_Toc34145340"/>
      <w:bookmarkStart w:id="702" w:name="_Toc34145341"/>
      <w:bookmarkStart w:id="703" w:name="_Toc34145342"/>
      <w:bookmarkStart w:id="704" w:name="_Toc34145343"/>
      <w:bookmarkStart w:id="705" w:name="_Toc34145344"/>
      <w:bookmarkStart w:id="706" w:name="_Toc34145360"/>
      <w:bookmarkStart w:id="707" w:name="_Toc34145386"/>
      <w:bookmarkStart w:id="708" w:name="_Toc34145387"/>
      <w:bookmarkStart w:id="709" w:name="_Toc34145388"/>
      <w:bookmarkStart w:id="710" w:name="_Toc34145423"/>
      <w:bookmarkStart w:id="711" w:name="_Toc34145424"/>
      <w:bookmarkStart w:id="712" w:name="_Toc34145435"/>
      <w:bookmarkStart w:id="713" w:name="_Toc34145436"/>
      <w:bookmarkStart w:id="714" w:name="_Toc34145437"/>
      <w:bookmarkStart w:id="715" w:name="_Toc34145438"/>
      <w:bookmarkStart w:id="716" w:name="_Toc34145439"/>
      <w:bookmarkStart w:id="717" w:name="_Toc34145440"/>
      <w:bookmarkStart w:id="718" w:name="_Toc34145441"/>
      <w:bookmarkStart w:id="719" w:name="_Toc34145442"/>
      <w:bookmarkStart w:id="720" w:name="_Toc34145443"/>
      <w:bookmarkStart w:id="721" w:name="_Toc34145444"/>
      <w:bookmarkStart w:id="722" w:name="_Toc34145445"/>
      <w:bookmarkStart w:id="723" w:name="_Toc34145446"/>
      <w:bookmarkStart w:id="724" w:name="_Toc34145447"/>
      <w:bookmarkStart w:id="725" w:name="_Toc34145448"/>
      <w:bookmarkStart w:id="726" w:name="_Toc34145449"/>
      <w:bookmarkStart w:id="727" w:name="_Toc34145450"/>
      <w:bookmarkStart w:id="728" w:name="_Toc34145451"/>
      <w:bookmarkStart w:id="729" w:name="_Toc34145452"/>
      <w:bookmarkStart w:id="730" w:name="_Toc34145463"/>
      <w:bookmarkStart w:id="731" w:name="_Toc34145464"/>
      <w:bookmarkStart w:id="732" w:name="_Toc34145465"/>
      <w:bookmarkStart w:id="733" w:name="_Toc34145466"/>
      <w:bookmarkStart w:id="734" w:name="_Toc34145489"/>
      <w:bookmarkStart w:id="735" w:name="_Toc34145490"/>
      <w:bookmarkStart w:id="736" w:name="_Toc34145491"/>
      <w:bookmarkStart w:id="737" w:name="_Toc34145492"/>
      <w:bookmarkStart w:id="738" w:name="_Toc34145493"/>
      <w:bookmarkStart w:id="739" w:name="_Toc34145494"/>
      <w:bookmarkStart w:id="740" w:name="_Toc34145495"/>
      <w:bookmarkStart w:id="741" w:name="_Toc34145496"/>
      <w:bookmarkStart w:id="742" w:name="_Toc34145497"/>
      <w:bookmarkStart w:id="743" w:name="_Toc34145498"/>
      <w:bookmarkStart w:id="744" w:name="_Toc34145499"/>
      <w:bookmarkStart w:id="745" w:name="_Toc34145500"/>
      <w:bookmarkStart w:id="746" w:name="_Toc34145501"/>
      <w:bookmarkStart w:id="747" w:name="_Toc34145502"/>
      <w:bookmarkStart w:id="748" w:name="_Toc34145503"/>
      <w:bookmarkStart w:id="749" w:name="_Toc34145504"/>
      <w:bookmarkStart w:id="750" w:name="_Toc34145505"/>
      <w:bookmarkStart w:id="751" w:name="_Toc34145506"/>
      <w:bookmarkStart w:id="752" w:name="_Toc34145507"/>
      <w:bookmarkStart w:id="753" w:name="_Toc34145508"/>
      <w:bookmarkStart w:id="754" w:name="_Toc34145509"/>
      <w:bookmarkStart w:id="755" w:name="_Toc34145510"/>
      <w:bookmarkStart w:id="756" w:name="_Toc34145511"/>
      <w:bookmarkStart w:id="757" w:name="_Toc34145512"/>
      <w:bookmarkStart w:id="758" w:name="_Toc34145513"/>
      <w:bookmarkStart w:id="759" w:name="_Toc34145514"/>
      <w:bookmarkStart w:id="760" w:name="_Toc34145515"/>
      <w:bookmarkStart w:id="761" w:name="_Toc34145516"/>
      <w:bookmarkStart w:id="762" w:name="_Toc34145517"/>
      <w:bookmarkStart w:id="763" w:name="_Toc34145518"/>
      <w:bookmarkStart w:id="764" w:name="_Toc34145519"/>
      <w:bookmarkStart w:id="765" w:name="_Toc525229489"/>
      <w:bookmarkStart w:id="766" w:name="_Toc525229490"/>
      <w:bookmarkStart w:id="767" w:name="_Toc525229491"/>
      <w:bookmarkStart w:id="768" w:name="_Toc525229492"/>
      <w:bookmarkStart w:id="769" w:name="_Toc525229493"/>
      <w:bookmarkStart w:id="770" w:name="_Toc525229494"/>
      <w:bookmarkStart w:id="771" w:name="_Toc525229495"/>
      <w:bookmarkStart w:id="772" w:name="_Toc525229496"/>
      <w:bookmarkStart w:id="773" w:name="_Toc525229497"/>
      <w:bookmarkStart w:id="774" w:name="_Update_ESHStatus_and"/>
      <w:bookmarkStart w:id="775" w:name="_Update_EST/RRH/PSHStatus"/>
      <w:bookmarkStart w:id="776" w:name="_Toc37849794"/>
      <w:bookmarkStart w:id="777" w:name="_Toc38030569"/>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t>Update EST</w:t>
      </w:r>
      <w:r w:rsidR="000C20AF">
        <w:t>/</w:t>
      </w:r>
      <w:r>
        <w:t>RRH</w:t>
      </w:r>
      <w:r w:rsidR="000C20AF">
        <w:t>/</w:t>
      </w:r>
      <w:proofErr w:type="spellStart"/>
      <w:r w:rsidR="000C20AF">
        <w:t>PSH</w:t>
      </w:r>
      <w:r>
        <w:t>Status</w:t>
      </w:r>
      <w:bookmarkEnd w:id="776"/>
      <w:bookmarkEnd w:id="777"/>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16272" w:rsidRDefault="00A16272"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16272" w:rsidRDefault="00A16272"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16272" w:rsidRDefault="00A16272" w:rsidP="007B5290">
                        <w:pPr>
                          <w:pStyle w:val="Style3"/>
                        </w:pPr>
                        <w:proofErr w:type="spellStart"/>
                        <w:r>
                          <w:t>sys_Time</w:t>
                        </w:r>
                        <w:proofErr w:type="spellEnd"/>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16272" w:rsidRDefault="00A16272"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78" w:name="_Toc37849795"/>
      <w:bookmarkStart w:id="779" w:name="_Toc38030570"/>
      <w:r w:rsidRPr="0088191A">
        <w:t>Set EST/RRH/PSHAHAR</w:t>
      </w:r>
      <w:bookmarkEnd w:id="778"/>
      <w:bookmarkEnd w:id="779"/>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16272" w:rsidRDefault="00A16272"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16272" w:rsidRDefault="00A16272"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16272" w:rsidRDefault="00A16272" w:rsidP="007B5290">
                        <w:pPr>
                          <w:pStyle w:val="Style3"/>
                        </w:pPr>
                        <w:proofErr w:type="spellStart"/>
                        <w:r>
                          <w:t>sys_Time</w:t>
                        </w:r>
                        <w:proofErr w:type="spellEnd"/>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16272" w:rsidRDefault="00A16272"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780" w:name="_Toc37849796"/>
      <w:bookmarkStart w:id="781" w:name="_Toc38030571"/>
      <w:r>
        <w:t xml:space="preserve">Set </w:t>
      </w:r>
      <w:proofErr w:type="spellStart"/>
      <w:r>
        <w:t>SystemPath</w:t>
      </w:r>
      <w:proofErr w:type="spellEnd"/>
      <w:r>
        <w:t xml:space="preserve"> for </w:t>
      </w:r>
      <w:proofErr w:type="spellStart"/>
      <w:r>
        <w:t>LSAHousehold</w:t>
      </w:r>
      <w:bookmarkEnd w:id="780"/>
      <w:bookmarkEnd w:id="781"/>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16272" w:rsidRDefault="00A16272"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16272" w:rsidRDefault="00A16272"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782" w:name="_HMIS_Business_Logic:_3"/>
      <w:bookmarkStart w:id="783" w:name="_Toc37849797"/>
      <w:bookmarkStart w:id="784" w:name="_Toc38030572"/>
      <w:bookmarkEnd w:id="782"/>
      <w:proofErr w:type="spellStart"/>
      <w:r>
        <w:t>LSAHousehold</w:t>
      </w:r>
      <w:bookmarkEnd w:id="783"/>
      <w:bookmarkEnd w:id="784"/>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16272" w:rsidRDefault="00A16272"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16272" w:rsidRDefault="00A16272"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16272" w:rsidRDefault="00A16272"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16272" w:rsidRDefault="00A16272"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785" w:name="_HMIS_Business_Logic:_5"/>
      <w:bookmarkStart w:id="786" w:name="_Toc37849798"/>
      <w:bookmarkStart w:id="787" w:name="_Toc38030573"/>
      <w:bookmarkEnd w:id="785"/>
      <w:r w:rsidRPr="00C52062">
        <w:lastRenderedPageBreak/>
        <w:t>HMIS Business Logic</w:t>
      </w:r>
      <w:r>
        <w:t>:  LSAExit</w:t>
      </w:r>
      <w:bookmarkEnd w:id="786"/>
      <w:bookmarkEnd w:id="787"/>
    </w:p>
    <w:p w14:paraId="73967B66" w14:textId="71A17AB4" w:rsidR="007B5290" w:rsidRDefault="007B5290" w:rsidP="007B5290">
      <w:bookmarkStart w:id="788" w:name="_Toc34145524"/>
      <w:bookmarkStart w:id="789" w:name="_Toc34145525"/>
      <w:bookmarkStart w:id="790" w:name="_Toc34145526"/>
      <w:bookmarkStart w:id="791" w:name="_Toc34145527"/>
      <w:bookmarkEnd w:id="788"/>
      <w:bookmarkEnd w:id="789"/>
      <w:bookmarkEnd w:id="790"/>
      <w:bookmarkEnd w:id="791"/>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92" w:name="_Identify_Qualifying_Exits"/>
      <w:bookmarkStart w:id="793" w:name="_Toc37849799"/>
      <w:bookmarkStart w:id="794" w:name="_Toc38030574"/>
      <w:bookmarkEnd w:id="792"/>
      <w:r>
        <w:t xml:space="preserve">Identify </w:t>
      </w:r>
      <w:r w:rsidR="0031059A">
        <w:t>Qualifying</w:t>
      </w:r>
      <w:r w:rsidR="00D96057">
        <w:t xml:space="preserve"> Exits</w:t>
      </w:r>
      <w:r w:rsidR="002C5DCB">
        <w:t xml:space="preserve"> </w:t>
      </w:r>
      <w:r w:rsidR="00DB35F0">
        <w:t>in Exit Cohort Periods</w:t>
      </w:r>
      <w:bookmarkEnd w:id="793"/>
      <w:bookmarkEnd w:id="79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16272" w:rsidRDefault="00A16272"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16272" w:rsidRDefault="00A16272"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16272" w:rsidRDefault="00A16272"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16272" w:rsidRDefault="00A16272"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16272" w:rsidRDefault="00A16272"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16272" w:rsidRDefault="00A16272"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16272" w:rsidRDefault="00A16272" w:rsidP="00DD264B">
                        <w:pPr>
                          <w:pStyle w:val="Style3"/>
                        </w:pPr>
                        <w:proofErr w:type="spellStart"/>
                        <w:r>
                          <w:t>tlsa_HHID</w:t>
                        </w:r>
                        <w:proofErr w:type="spellEnd"/>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16272" w:rsidRDefault="00A16272"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16272" w:rsidRDefault="00A16272" w:rsidP="00C93E26">
                          <w:pPr>
                            <w:pStyle w:val="Style3"/>
                          </w:pPr>
                          <w:proofErr w:type="spellStart"/>
                          <w:r>
                            <w:t>tlsa_HHID</w:t>
                          </w:r>
                          <w:proofErr w:type="spellEnd"/>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16272" w:rsidRDefault="00A16272"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16272" w:rsidRDefault="00A16272" w:rsidP="00DD264B">
                          <w:pPr>
                            <w:pStyle w:val="Style3"/>
                          </w:pPr>
                          <w:proofErr w:type="spellStart"/>
                          <w:r>
                            <w:t>tlsa_CohortDates</w:t>
                          </w:r>
                          <w:proofErr w:type="spellEnd"/>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16272" w:rsidRDefault="00A16272"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795" w:name="_Toc37973285"/>
      <w:bookmarkStart w:id="796" w:name="_Toc37973840"/>
      <w:bookmarkStart w:id="797" w:name="_Toc37974391"/>
      <w:bookmarkStart w:id="798" w:name="_Toc37974943"/>
      <w:bookmarkStart w:id="799" w:name="_Toc37973841"/>
      <w:bookmarkStart w:id="800" w:name="_Toc37974392"/>
      <w:bookmarkStart w:id="801" w:name="_Toc37974944"/>
      <w:bookmarkStart w:id="802" w:name="_Toc31197276"/>
      <w:bookmarkStart w:id="803" w:name="_Toc31197277"/>
      <w:bookmarkStart w:id="804" w:name="_Toc31197278"/>
      <w:bookmarkStart w:id="805" w:name="_Toc31197279"/>
      <w:bookmarkStart w:id="806" w:name="_Toc31197280"/>
      <w:bookmarkStart w:id="807" w:name="_Toc31197281"/>
      <w:bookmarkStart w:id="808" w:name="_Toc37973417"/>
      <w:bookmarkStart w:id="809" w:name="_Toc37973970"/>
      <w:bookmarkStart w:id="810" w:name="_Toc37974521"/>
      <w:bookmarkStart w:id="811" w:name="_Toc37975073"/>
      <w:bookmarkStart w:id="812" w:name="_Toc37849800"/>
      <w:bookmarkStart w:id="813" w:name="_Toc38030575"/>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t xml:space="preserve">Select </w:t>
      </w:r>
      <w:r w:rsidR="00BE4030">
        <w:t>Reportable Exits</w:t>
      </w:r>
      <w:bookmarkEnd w:id="812"/>
      <w:bookmarkEnd w:id="81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16272" w:rsidRDefault="00A16272"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16272" w:rsidRDefault="00A16272"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16272" w:rsidRDefault="00A16272" w:rsidP="00331ADE">
                        <w:pPr>
                          <w:pStyle w:val="Style3"/>
                        </w:pPr>
                        <w:proofErr w:type="spellStart"/>
                        <w:r>
                          <w:t>tlsa_HHID</w:t>
                        </w:r>
                        <w:proofErr w:type="spellEnd"/>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16272" w:rsidRDefault="00A16272" w:rsidP="00331ADE">
                        <w:pPr>
                          <w:pStyle w:val="Style3"/>
                        </w:pPr>
                        <w:proofErr w:type="spellStart"/>
                        <w:r>
                          <w:t>tlsa_Exit</w:t>
                        </w:r>
                        <w:proofErr w:type="spellEnd"/>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14" w:name="_Toc34145531"/>
      <w:bookmarkStart w:id="815" w:name="_Toc34145532"/>
      <w:bookmarkStart w:id="816" w:name="_Toc34145533"/>
      <w:bookmarkStart w:id="817" w:name="_Toc34145534"/>
      <w:bookmarkStart w:id="818" w:name="_Toc34145555"/>
      <w:bookmarkStart w:id="819" w:name="_Toc34145628"/>
      <w:bookmarkStart w:id="820" w:name="_Toc34145629"/>
      <w:bookmarkStart w:id="821" w:name="_Toc34145630"/>
      <w:bookmarkStart w:id="822" w:name="_Toc34145631"/>
      <w:bookmarkStart w:id="823" w:name="_Toc34145632"/>
      <w:bookmarkStart w:id="824" w:name="_Toc34145633"/>
      <w:bookmarkStart w:id="825" w:name="_Toc34145674"/>
      <w:bookmarkStart w:id="826" w:name="_Toc37849801"/>
      <w:bookmarkStart w:id="827" w:name="_Toc38030576"/>
      <w:bookmarkEnd w:id="814"/>
      <w:bookmarkEnd w:id="815"/>
      <w:bookmarkEnd w:id="816"/>
      <w:bookmarkEnd w:id="817"/>
      <w:bookmarkEnd w:id="818"/>
      <w:bookmarkEnd w:id="819"/>
      <w:bookmarkEnd w:id="820"/>
      <w:bookmarkEnd w:id="821"/>
      <w:bookmarkEnd w:id="822"/>
      <w:bookmarkEnd w:id="823"/>
      <w:bookmarkEnd w:id="824"/>
      <w:bookmarkEnd w:id="825"/>
      <w:r>
        <w:lastRenderedPageBreak/>
        <w:t xml:space="preserve">Set </w:t>
      </w:r>
      <w:proofErr w:type="spellStart"/>
      <w:r w:rsidR="0018056C" w:rsidRPr="00655B0F">
        <w:t>ReturnTime</w:t>
      </w:r>
      <w:proofErr w:type="spellEnd"/>
      <w:r>
        <w:t xml:space="preserve"> for Exit Cohort Households</w:t>
      </w:r>
      <w:bookmarkEnd w:id="826"/>
      <w:bookmarkEnd w:id="827"/>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16272" w:rsidRDefault="00A16272"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16272" w:rsidRDefault="00A16272"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16272" w:rsidRDefault="00A16272"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16272" w:rsidRDefault="00A16272" w:rsidP="00DA20FA">
                        <w:pPr>
                          <w:pStyle w:val="Style3"/>
                        </w:pPr>
                        <w:proofErr w:type="spellStart"/>
                        <w:r>
                          <w:t>tlsa_Exit</w:t>
                        </w:r>
                        <w:proofErr w:type="spellEnd"/>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16272" w:rsidRDefault="00A16272" w:rsidP="00AB5A3E">
                          <w:pPr>
                            <w:pStyle w:val="Style3"/>
                          </w:pPr>
                          <w:proofErr w:type="spellStart"/>
                          <w:r>
                            <w:t>tlsa_HHID</w:t>
                          </w:r>
                          <w:proofErr w:type="spellEnd"/>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16272" w:rsidRDefault="00A16272"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16272" w:rsidRDefault="00A16272"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16272" w:rsidRDefault="00A1627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16272" w:rsidRDefault="00A16272" w:rsidP="00444D39">
                            <w:r>
                              <w:t xml:space="preserve">The logic associated with </w:t>
                            </w:r>
                            <w:proofErr w:type="spellStart"/>
                            <w:r w:rsidRPr="00B76619">
                              <w:rPr>
                                <w:b/>
                              </w:rPr>
                              <w:t>ReturnTime</w:t>
                            </w:r>
                            <w:proofErr w:type="spellEnd"/>
                            <w:r>
                              <w:t xml:space="preserve"> is different, however:</w:t>
                            </w:r>
                          </w:p>
                          <w:p w14:paraId="51F98EF2" w14:textId="0D4C329E" w:rsidR="00A16272" w:rsidRPr="007D2093" w:rsidRDefault="00A16272"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16272" w:rsidRDefault="00A16272"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16272" w:rsidRDefault="00A16272"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16272" w:rsidRDefault="00A1627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16272" w:rsidRDefault="00A16272" w:rsidP="00444D39">
                      <w:r>
                        <w:t xml:space="preserve">The logic associated with </w:t>
                      </w:r>
                      <w:proofErr w:type="spellStart"/>
                      <w:r w:rsidRPr="00B76619">
                        <w:rPr>
                          <w:b/>
                        </w:rPr>
                        <w:t>ReturnTime</w:t>
                      </w:r>
                      <w:proofErr w:type="spellEnd"/>
                      <w:r>
                        <w:t xml:space="preserve"> is different, however:</w:t>
                      </w:r>
                    </w:p>
                    <w:p w14:paraId="51F98EF2" w14:textId="0D4C329E" w:rsidR="00A16272" w:rsidRPr="007D2093" w:rsidRDefault="00A16272"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16272" w:rsidRDefault="00A16272"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828" w:name="_Toc511182504"/>
      <w:bookmarkStart w:id="829" w:name="_Set_Population_Identifiers"/>
      <w:bookmarkStart w:id="830" w:name="_Toc37849802"/>
      <w:bookmarkStart w:id="831" w:name="_Toc38030577"/>
      <w:bookmarkEnd w:id="828"/>
      <w:bookmarkEnd w:id="829"/>
      <w:r>
        <w:t>Set Population Identifiers for Exit Cohort Households</w:t>
      </w:r>
      <w:bookmarkEnd w:id="830"/>
      <w:bookmarkEnd w:id="831"/>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16272" w:rsidRDefault="00A16272"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16272" w:rsidRDefault="00A16272"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16272" w:rsidRDefault="00A16272"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16272" w:rsidRDefault="00A16272"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16272" w:rsidRDefault="00A16272"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16272" w:rsidRDefault="00A16272" w:rsidP="00BE7B45">
                        <w:pPr>
                          <w:pStyle w:val="Style3"/>
                        </w:pPr>
                        <w:proofErr w:type="spellStart"/>
                        <w:r>
                          <w:t>tlsa_Exit</w:t>
                        </w:r>
                        <w:proofErr w:type="spellEnd"/>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16272" w:rsidRDefault="00A16272" w:rsidP="00876CD5">
                          <w:pPr>
                            <w:pStyle w:val="Style3"/>
                          </w:pPr>
                          <w:proofErr w:type="spellStart"/>
                          <w:r>
                            <w:t>tlsa_HHID</w:t>
                          </w:r>
                          <w:proofErr w:type="spellEnd"/>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16272" w:rsidRDefault="00A16272"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16272" w:rsidRDefault="00A16272" w:rsidP="00876CD5">
                          <w:pPr>
                            <w:pStyle w:val="Style3"/>
                          </w:pPr>
                          <w:proofErr w:type="spellStart"/>
                          <w:r>
                            <w:t>tlsa_Enrollment</w:t>
                          </w:r>
                          <w:proofErr w:type="spellEnd"/>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16272" w:rsidRDefault="00A16272"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32" w:name="_Toc37849803"/>
      <w:bookmarkStart w:id="833" w:name="_Toc38030578"/>
      <w:r>
        <w:lastRenderedPageBreak/>
        <w:t xml:space="preserve">Set </w:t>
      </w:r>
      <w:r w:rsidR="001C6307">
        <w:t xml:space="preserve">System Engagement </w:t>
      </w:r>
      <w:r w:rsidR="00EB1AA1">
        <w:t>Stat</w:t>
      </w:r>
      <w:r w:rsidR="001C6307">
        <w:t>us</w:t>
      </w:r>
      <w:r w:rsidR="00EB1AA1">
        <w:t xml:space="preserve"> for Exit Cohort Households</w:t>
      </w:r>
      <w:bookmarkEnd w:id="832"/>
      <w:bookmarkEnd w:id="83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16272" w:rsidRDefault="00A16272"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16272" w:rsidRDefault="00A16272"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16272" w:rsidRDefault="00A16272"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16272" w:rsidRDefault="00A16272" w:rsidP="00D652A7">
                        <w:pPr>
                          <w:pStyle w:val="Style3"/>
                        </w:pPr>
                        <w:proofErr w:type="spellStart"/>
                        <w:r>
                          <w:t>tlsa_Exit</w:t>
                        </w:r>
                        <w:proofErr w:type="spellEnd"/>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16272" w:rsidRDefault="00A16272" w:rsidP="00D652A7">
                        <w:pPr>
                          <w:pStyle w:val="Style3"/>
                        </w:pPr>
                        <w:proofErr w:type="spellStart"/>
                        <w:r>
                          <w:t>tlsa_HHID</w:t>
                        </w:r>
                        <w:proofErr w:type="spellEnd"/>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16272" w:rsidRDefault="00A16272"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34" w:name="_Set_SystemPath_for"/>
      <w:bookmarkEnd w:id="834"/>
    </w:p>
    <w:p w14:paraId="041815E9" w14:textId="3310CFE4" w:rsidR="0034252A" w:rsidRPr="00000B20" w:rsidRDefault="0034252A" w:rsidP="0088191A">
      <w:pPr>
        <w:pStyle w:val="Heading2"/>
      </w:pPr>
      <w:bookmarkStart w:id="835" w:name="_Toc37973422"/>
      <w:bookmarkStart w:id="836" w:name="_Toc37973975"/>
      <w:bookmarkStart w:id="837" w:name="_Toc37974526"/>
      <w:bookmarkStart w:id="838" w:name="_Toc37975078"/>
      <w:bookmarkStart w:id="839" w:name="_Toc37973500"/>
      <w:bookmarkStart w:id="840" w:name="_Toc37974053"/>
      <w:bookmarkStart w:id="841" w:name="_Toc37974604"/>
      <w:bookmarkStart w:id="842" w:name="_Toc37975156"/>
      <w:bookmarkStart w:id="843" w:name="_Toc37973564"/>
      <w:bookmarkStart w:id="844" w:name="_Toc37974117"/>
      <w:bookmarkStart w:id="845" w:name="_Toc37974668"/>
      <w:bookmarkStart w:id="846" w:name="_Toc37975157"/>
      <w:bookmarkStart w:id="847" w:name="_Toc37975196"/>
      <w:bookmarkStart w:id="848" w:name="_Toc37849805"/>
      <w:bookmarkStart w:id="849" w:name="_Toc38030579"/>
      <w:bookmarkEnd w:id="605"/>
      <w:bookmarkEnd w:id="835"/>
      <w:bookmarkEnd w:id="836"/>
      <w:bookmarkEnd w:id="837"/>
      <w:bookmarkEnd w:id="838"/>
      <w:bookmarkEnd w:id="839"/>
      <w:bookmarkEnd w:id="840"/>
      <w:bookmarkEnd w:id="841"/>
      <w:bookmarkEnd w:id="842"/>
      <w:bookmarkEnd w:id="843"/>
      <w:bookmarkEnd w:id="844"/>
      <w:bookmarkEnd w:id="845"/>
      <w:bookmarkEnd w:id="846"/>
      <w:bookmarkEnd w:id="847"/>
      <w:r w:rsidRPr="00000B20">
        <w:t>Last Inactive Date</w:t>
      </w:r>
      <w:r w:rsidR="00343642" w:rsidRPr="00000B20">
        <w:t xml:space="preserve"> for Exit Cohorts</w:t>
      </w:r>
      <w:bookmarkEnd w:id="848"/>
      <w:bookmarkEnd w:id="84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16272" w:rsidRDefault="00A16272"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16272" w:rsidRDefault="00A16272"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16272" w:rsidRDefault="00A16272"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16272" w:rsidRDefault="00A16272"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16272" w:rsidRDefault="00A16272"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16272" w:rsidRDefault="00A16272" w:rsidP="001424B0">
                        <w:pPr>
                          <w:pStyle w:val="Style3"/>
                        </w:pPr>
                        <w:proofErr w:type="spellStart"/>
                        <w:r>
                          <w:t>tlsa_HHID</w:t>
                        </w:r>
                        <w:proofErr w:type="spellEnd"/>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16272" w:rsidRDefault="00A16272" w:rsidP="001424B0">
                        <w:pPr>
                          <w:pStyle w:val="Style3"/>
                        </w:pPr>
                        <w:proofErr w:type="spellStart"/>
                        <w:r>
                          <w:t>tlsa_Exit</w:t>
                        </w:r>
                        <w:proofErr w:type="spellEnd"/>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16272" w:rsidRDefault="00A16272" w:rsidP="001424B0">
                        <w:pPr>
                          <w:pStyle w:val="Style3"/>
                        </w:pPr>
                        <w:proofErr w:type="spellStart"/>
                        <w:r>
                          <w:t>sys_TimePadded</w:t>
                        </w:r>
                        <w:proofErr w:type="spellEnd"/>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16272" w:rsidRDefault="00A16272"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16272" w:rsidRDefault="00A16272" w:rsidP="001424B0">
                        <w:pPr>
                          <w:pStyle w:val="Style3"/>
                        </w:pPr>
                        <w:proofErr w:type="spellStart"/>
                        <w:r>
                          <w:t>tlsa_Exit</w:t>
                        </w:r>
                        <w:proofErr w:type="spellEnd"/>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850" w:name="_Toc37849806"/>
      <w:bookmarkStart w:id="851" w:name="_Toc38030580"/>
      <w:r w:rsidRPr="00000B20">
        <w:t xml:space="preserve">Set </w:t>
      </w:r>
      <w:proofErr w:type="spellStart"/>
      <w:r w:rsidRPr="00000B20">
        <w:t>SystemPath</w:t>
      </w:r>
      <w:proofErr w:type="spellEnd"/>
      <w:r w:rsidRPr="00000B20">
        <w:t xml:space="preserve"> for LSAExit</w:t>
      </w:r>
      <w:bookmarkEnd w:id="850"/>
      <w:bookmarkEnd w:id="851"/>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52" w:name="_LSACalculated_Population_Identifier_1"/>
      <w:bookmarkStart w:id="853" w:name="_Toc31197328"/>
      <w:bookmarkStart w:id="854" w:name="_Toc31197329"/>
      <w:bookmarkStart w:id="855" w:name="_Toc31197330"/>
      <w:bookmarkStart w:id="856" w:name="_Toc31197331"/>
      <w:bookmarkStart w:id="857" w:name="_Toc31197332"/>
      <w:bookmarkStart w:id="858" w:name="_Toc31197333"/>
      <w:bookmarkStart w:id="859" w:name="_Toc31197334"/>
      <w:bookmarkStart w:id="860" w:name="_Toc31197335"/>
      <w:bookmarkStart w:id="861" w:name="_Toc31197336"/>
      <w:bookmarkStart w:id="862" w:name="_Toc511743960"/>
      <w:bookmarkStart w:id="863" w:name="_Toc511743961"/>
      <w:bookmarkStart w:id="864" w:name="_Toc511743962"/>
      <w:bookmarkStart w:id="865" w:name="_Toc511743983"/>
      <w:bookmarkStart w:id="866" w:name="_Toc511743984"/>
      <w:bookmarkStart w:id="867" w:name="_Toc511743985"/>
      <w:bookmarkStart w:id="868" w:name="_Toc511743986"/>
      <w:bookmarkStart w:id="869" w:name="_Toc511743987"/>
      <w:bookmarkStart w:id="870" w:name="_Toc511743988"/>
      <w:bookmarkStart w:id="871" w:name="_Toc511743989"/>
      <w:bookmarkStart w:id="872" w:name="_Toc511743990"/>
      <w:bookmarkStart w:id="873" w:name="_Toc511744006"/>
      <w:bookmarkStart w:id="874" w:name="_Toc511744007"/>
      <w:bookmarkStart w:id="875" w:name="_Toc511744008"/>
      <w:bookmarkStart w:id="876" w:name="_Toc511744009"/>
      <w:bookmarkStart w:id="877" w:name="_Get_LSACalculated_Population"/>
      <w:bookmarkStart w:id="878" w:name="_LSACalculated_Population_Identifier"/>
      <w:bookmarkStart w:id="879" w:name="_Toc31197397"/>
      <w:bookmarkStart w:id="880" w:name="_Toc31197398"/>
      <w:bookmarkStart w:id="881" w:name="_Toc31197399"/>
      <w:bookmarkStart w:id="882" w:name="_Toc31197400"/>
      <w:bookmarkStart w:id="883" w:name="_Toc31197401"/>
      <w:bookmarkStart w:id="884" w:name="_Toc31197402"/>
      <w:bookmarkStart w:id="885" w:name="_Toc31197403"/>
      <w:bookmarkStart w:id="886" w:name="_Toc31197404"/>
      <w:bookmarkStart w:id="887" w:name="_Toc31197405"/>
      <w:bookmarkStart w:id="888" w:name="_Toc511744151"/>
      <w:bookmarkStart w:id="889" w:name="_Toc511744152"/>
      <w:bookmarkStart w:id="890" w:name="_Toc511744153"/>
      <w:bookmarkStart w:id="891" w:name="_Toc511744154"/>
      <w:bookmarkStart w:id="892" w:name="_Toc511744155"/>
      <w:bookmarkStart w:id="893" w:name="_Toc511744156"/>
      <w:bookmarkStart w:id="894" w:name="_Toc511744181"/>
      <w:bookmarkStart w:id="895" w:name="_Toc511744182"/>
      <w:bookmarkStart w:id="896" w:name="_Toc511744250"/>
      <w:bookmarkStart w:id="897" w:name="_Toc511744251"/>
      <w:bookmarkStart w:id="898" w:name="_Toc511744252"/>
      <w:bookmarkStart w:id="899" w:name="_Toc31197822"/>
      <w:bookmarkStart w:id="900" w:name="_Toc31197823"/>
      <w:bookmarkStart w:id="901" w:name="_Toc31197824"/>
      <w:bookmarkStart w:id="902" w:name="_Toc31197825"/>
      <w:bookmarkStart w:id="903" w:name="_Toc31197826"/>
      <w:bookmarkStart w:id="904" w:name="_Toc31197827"/>
      <w:bookmarkStart w:id="905" w:name="_Toc31197828"/>
      <w:bookmarkStart w:id="906" w:name="_Toc31197829"/>
      <w:bookmarkStart w:id="907" w:name="_Toc31197830"/>
      <w:bookmarkStart w:id="908" w:name="_Toc511744338"/>
      <w:bookmarkStart w:id="909" w:name="_Toc31198235"/>
      <w:bookmarkStart w:id="910" w:name="_Toc37849807"/>
      <w:bookmarkStart w:id="911" w:name="_Toc38030581"/>
      <w:bookmarkStart w:id="912" w:name="_Toc50672121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r>
        <w:t>LSAExit</w:t>
      </w:r>
      <w:bookmarkEnd w:id="910"/>
      <w:bookmarkEnd w:id="911"/>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13" w:name="_HMIS_Business_Logic:_6"/>
      <w:bookmarkStart w:id="914" w:name="_Toc37849808"/>
      <w:bookmarkEnd w:id="91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915" w:name="_Toc38030582"/>
      <w:r w:rsidRPr="00C52062">
        <w:lastRenderedPageBreak/>
        <w:t>HMIS Business Logic</w:t>
      </w:r>
      <w:r>
        <w:t xml:space="preserve">: </w:t>
      </w:r>
      <w:proofErr w:type="spellStart"/>
      <w:r>
        <w:t>LSACalculated</w:t>
      </w:r>
      <w:bookmarkEnd w:id="914"/>
      <w:bookmarkEnd w:id="915"/>
      <w:proofErr w:type="spellEnd"/>
    </w:p>
    <w:p w14:paraId="21E1FB90" w14:textId="0FE8C2E2" w:rsidR="002B6231" w:rsidRPr="00C52062" w:rsidRDefault="002B6231" w:rsidP="0088191A">
      <w:pPr>
        <w:pStyle w:val="Heading2"/>
      </w:pPr>
      <w:bookmarkStart w:id="916" w:name="_Get_Average_Days_3"/>
      <w:bookmarkStart w:id="917" w:name="_Toc37849809"/>
      <w:bookmarkStart w:id="918" w:name="_Toc38030583"/>
      <w:bookmarkEnd w:id="916"/>
      <w:r w:rsidRPr="00C52062">
        <w:t xml:space="preserve">Get Average Days for </w:t>
      </w:r>
      <w:r>
        <w:t>Length of Time Homeless</w:t>
      </w:r>
      <w:bookmarkEnd w:id="912"/>
      <w:bookmarkEnd w:id="917"/>
      <w:bookmarkEnd w:id="91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16272" w:rsidRDefault="00A16272"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16272" w:rsidRDefault="00A16272"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16272" w:rsidRDefault="00A16272"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919" w:author="Molly McEvilley" w:date="2020-08-06T09:58:00Z"/>
        </w:rPr>
      </w:pPr>
      <w:r>
        <w:t>Zero (0) represents a count of all records that meet the criteria, regardless of household type.</w:t>
      </w:r>
    </w:p>
    <w:p w14:paraId="3AFAC6E6" w14:textId="375EA98C" w:rsidR="00AB2871" w:rsidRDefault="005D28E5" w:rsidP="0030608E">
      <w:pPr>
        <w:pStyle w:val="ListParagraph"/>
        <w:numPr>
          <w:ilvl w:val="1"/>
          <w:numId w:val="16"/>
        </w:numPr>
      </w:pPr>
      <w:ins w:id="920"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rsidR="00E52C6A" w:rsidRPr="0030608E">
          <w:rPr>
            <w:b/>
            <w:bCs/>
          </w:rPr>
          <w:t>Ac</w:t>
        </w:r>
      </w:ins>
      <w:ins w:id="921" w:author="Molly McEvilley" w:date="2020-08-06T10:00:00Z">
        <w:r w:rsidR="00E52C6A" w:rsidRPr="0030608E">
          <w:rPr>
            <w:b/>
            <w:bCs/>
          </w:rPr>
          <w:t>tiveHHType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lastRenderedPageBreak/>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lastRenderedPageBreak/>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lastRenderedPageBreak/>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922" w:name="_Toc31198237"/>
      <w:bookmarkStart w:id="923" w:name="_Toc31198238"/>
      <w:bookmarkEnd w:id="922"/>
      <w:bookmarkEnd w:id="923"/>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924" w:name="_Toc37849810"/>
      <w:bookmarkStart w:id="925" w:name="_Toc38030584"/>
      <w:r w:rsidRPr="00C52062">
        <w:t xml:space="preserve">Get Average Days for </w:t>
      </w:r>
      <w:r>
        <w:t>Length of Time Homeless by System Path</w:t>
      </w:r>
      <w:bookmarkEnd w:id="924"/>
      <w:bookmarkEnd w:id="92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16272" w:rsidRDefault="00A16272"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16272" w:rsidRDefault="00A16272"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16272" w:rsidRDefault="00A16272"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926"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44267F">
      <w:pPr>
        <w:rPr>
          <w:ins w:id="927" w:author="Molly McEvilley" w:date="2020-08-06T10:06:00Z"/>
          <w:rFonts w:cstheme="minorHAnsi"/>
        </w:rPr>
      </w:pPr>
      <w:ins w:id="928" w:author="Molly McEvilley" w:date="2020-08-06T10:06: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44267F">
      <w:pPr>
        <w:rPr>
          <w:ins w:id="929" w:author="Molly McEvilley" w:date="2020-08-06T10:06:00Z"/>
        </w:rPr>
      </w:pPr>
      <w:ins w:id="930"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44267F">
      <w:pPr>
        <w:pStyle w:val="ListParagraph"/>
        <w:numPr>
          <w:ilvl w:val="0"/>
          <w:numId w:val="16"/>
        </w:numPr>
        <w:rPr>
          <w:ins w:id="931" w:author="Molly McEvilley" w:date="2020-08-06T10:06:00Z"/>
        </w:rPr>
      </w:pPr>
      <w:ins w:id="932" w:author="Molly McEvilley" w:date="2020-08-06T10:06:00Z">
        <w:r>
          <w:t>Zero (0) represents a count of all records that meet the criteria, regardless of household type.</w:t>
        </w:r>
      </w:ins>
    </w:p>
    <w:p w14:paraId="1C86D397" w14:textId="77777777" w:rsidR="00F653FB" w:rsidRPr="0044267F" w:rsidRDefault="00F653FB" w:rsidP="00F653FB">
      <w:pPr>
        <w:pStyle w:val="ListParagraph"/>
        <w:numPr>
          <w:ilvl w:val="0"/>
          <w:numId w:val="16"/>
        </w:numPr>
        <w:rPr>
          <w:ins w:id="933" w:author="Molly McEvilley" w:date="2020-08-06T10:06:00Z"/>
        </w:rPr>
      </w:pPr>
      <w:ins w:id="934" w:author="Molly McEvilley" w:date="2020-08-06T10:06: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935" w:name="_Toc31198693"/>
      <w:bookmarkStart w:id="936" w:name="_Get_Average_Days_1"/>
      <w:bookmarkStart w:id="937" w:name="_Toc506721212"/>
      <w:bookmarkEnd w:id="935"/>
      <w:bookmarkEnd w:id="936"/>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938" w:name="_Toc37849811"/>
      <w:bookmarkStart w:id="939" w:name="_Toc38030585"/>
      <w:r w:rsidRPr="00C52062">
        <w:t>Get Average Days for Cumulative Length of Time Housed in PSH</w:t>
      </w:r>
      <w:bookmarkEnd w:id="937"/>
      <w:bookmarkEnd w:id="938"/>
      <w:bookmarkEnd w:id="93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16272" w:rsidRDefault="00A16272"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16272" w:rsidRDefault="00A16272"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16272" w:rsidRDefault="00A16272"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940"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941" w:author="Molly McEvilley" w:date="2020-08-06T10:00:00Z"/>
        </w:rPr>
      </w:pPr>
      <w:ins w:id="942"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943" w:author="Molly McEvilley" w:date="2020-08-06T10:00:00Z"/>
        </w:rPr>
      </w:pPr>
      <w:ins w:id="944" w:author="Molly McEvilley" w:date="2020-08-06T10:00:00Z">
        <w:r>
          <w:t>Zero (0) represents a count of all records that meet the criteria, regardless of household type.</w:t>
        </w:r>
      </w:ins>
    </w:p>
    <w:p w14:paraId="77DED79D" w14:textId="27722229" w:rsidR="00223591" w:rsidRPr="00E32D42" w:rsidRDefault="00223591" w:rsidP="0030608E">
      <w:pPr>
        <w:pStyle w:val="ListParagraph"/>
        <w:numPr>
          <w:ilvl w:val="0"/>
          <w:numId w:val="16"/>
        </w:numPr>
      </w:pPr>
      <w:ins w:id="945" w:author="Molly McEvilley" w:date="2020-08-06T10:0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946" w:name="_Toc34145685"/>
      <w:bookmarkStart w:id="947" w:name="_Toc34145686"/>
      <w:bookmarkStart w:id="948" w:name="_Get_Average_Days_2"/>
      <w:bookmarkStart w:id="949" w:name="_Toc506721213"/>
      <w:bookmarkStart w:id="950" w:name="_Toc37849812"/>
      <w:bookmarkStart w:id="951" w:name="_Toc38030586"/>
      <w:bookmarkEnd w:id="946"/>
      <w:bookmarkEnd w:id="947"/>
      <w:bookmarkEnd w:id="948"/>
      <w:r w:rsidRPr="00C52062">
        <w:t>Get Average Days for Length of Time in RRH Projects</w:t>
      </w:r>
      <w:bookmarkEnd w:id="949"/>
      <w:bookmarkEnd w:id="950"/>
      <w:bookmarkEnd w:id="95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16272" w:rsidRDefault="00A16272"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16272" w:rsidRDefault="00A16272"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16272" w:rsidRDefault="00A16272"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lastRenderedPageBreak/>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952"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953"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954" w:author="Molly McEvilley" w:date="2020-08-06T10:01:00Z"/>
        </w:rPr>
      </w:pPr>
      <w:ins w:id="955"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956" w:author="Molly McEvilley" w:date="2020-08-06T10:01:00Z"/>
        </w:rPr>
      </w:pPr>
      <w:ins w:id="957" w:author="Molly McEvilley" w:date="2020-08-06T10:01:00Z">
        <w:r>
          <w:t>Zero (0) represents a count of all records that meet the criteria, regardless of household type.</w:t>
        </w:r>
      </w:ins>
    </w:p>
    <w:p w14:paraId="59B9B5A7" w14:textId="7C90820B" w:rsidR="00223591" w:rsidRPr="00E32D42" w:rsidRDefault="00223591" w:rsidP="0030608E">
      <w:pPr>
        <w:pStyle w:val="ListParagraph"/>
        <w:numPr>
          <w:ilvl w:val="1"/>
          <w:numId w:val="16"/>
        </w:numPr>
      </w:pPr>
      <w:ins w:id="958" w:author="Molly McEvilley" w:date="2020-08-06T10:01: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959" w:name="_Toc34145696"/>
      <w:bookmarkStart w:id="960" w:name="_Toc34145697"/>
      <w:bookmarkStart w:id="961" w:name="_Toc506721215"/>
      <w:bookmarkStart w:id="962" w:name="_Toc37849813"/>
      <w:bookmarkStart w:id="963" w:name="_Toc38030587"/>
      <w:bookmarkEnd w:id="952"/>
      <w:bookmarkEnd w:id="959"/>
      <w:bookmarkEnd w:id="960"/>
      <w:r w:rsidRPr="00C52062">
        <w:t>Get Average Days to Return/Re-engage by Last Project Type</w:t>
      </w:r>
      <w:bookmarkEnd w:id="961"/>
      <w:bookmarkEnd w:id="962"/>
      <w:bookmarkEnd w:id="963"/>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16272" w:rsidRDefault="00A16272"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16272" w:rsidRDefault="00A16272"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16272" w:rsidRDefault="00A16272"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lastRenderedPageBreak/>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964"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965" w:author="Molly McEvilley" w:date="2020-08-06T10:01:00Z"/>
        </w:rPr>
      </w:pPr>
      <w:ins w:id="966"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967" w:author="Molly McEvilley" w:date="2020-08-06T10:01:00Z"/>
        </w:rPr>
      </w:pPr>
      <w:ins w:id="968" w:author="Molly McEvilley" w:date="2020-08-06T10:01:00Z">
        <w:r>
          <w:t>Zero (0) represents a count of all records that meet the criteria, regardless of household type.</w:t>
        </w:r>
      </w:ins>
    </w:p>
    <w:p w14:paraId="161DF3A4" w14:textId="77777777" w:rsidR="00AF0808" w:rsidRDefault="00AF0808" w:rsidP="0030608E">
      <w:pPr>
        <w:pStyle w:val="ListParagraph"/>
        <w:numPr>
          <w:ilvl w:val="0"/>
          <w:numId w:val="16"/>
        </w:numPr>
        <w:rPr>
          <w:ins w:id="969" w:author="Molly McEvilley" w:date="2020-08-06T10:01:00Z"/>
        </w:rPr>
      </w:pPr>
      <w:ins w:id="970" w:author="Molly McEvilley" w:date="2020-08-06T10:01:00Z">
        <w:r>
          <w:t xml:space="preserve">The value for </w:t>
        </w:r>
        <w:r w:rsidRPr="0044267F">
          <w:rPr>
            <w:b/>
            <w:bCs/>
          </w:rPr>
          <w:t>HHType</w:t>
        </w:r>
        <w:r>
          <w:t xml:space="preserve"> in </w:t>
        </w:r>
        <w:proofErr w:type="spellStart"/>
        <w:r>
          <w:t>LSACalculated</w:t>
        </w:r>
        <w:proofErr w:type="spellEnd"/>
        <w:r>
          <w:t xml:space="preserve"> should use the values shown below, based on</w:t>
        </w:r>
        <w:r>
          <w:t>:</w:t>
        </w:r>
      </w:ins>
    </w:p>
    <w:p w14:paraId="6C217027" w14:textId="5330B308" w:rsidR="00AF0808" w:rsidRDefault="00AF0808" w:rsidP="0030608E">
      <w:pPr>
        <w:pStyle w:val="ListParagraph"/>
        <w:numPr>
          <w:ilvl w:val="1"/>
          <w:numId w:val="16"/>
        </w:numPr>
        <w:rPr>
          <w:ins w:id="971" w:author="Molly McEvilley" w:date="2020-08-06T10:01:00Z"/>
        </w:rPr>
      </w:pPr>
      <w:ins w:id="972" w:author="Molly McEvilley" w:date="2020-08-06T10:01:00Z">
        <w:r>
          <w:t xml:space="preserve">Cohort </w:t>
        </w:r>
      </w:ins>
      <w:ins w:id="973" w:author="Molly McEvilley" w:date="2020-08-06T10:02:00Z">
        <w:r w:rsidR="004177D8">
          <w:t>0</w:t>
        </w:r>
      </w:ins>
      <w:ins w:id="974" w:author="Molly McEvilley" w:date="2020-08-06T10:01:00Z">
        <w:r>
          <w:t xml:space="preserve"> </w:t>
        </w:r>
      </w:ins>
      <w:ins w:id="975" w:author="Molly McEvilley" w:date="2020-08-06T10:04:00Z">
        <w:r w:rsidR="00AF5FF1">
          <w:t xml:space="preserve">– </w:t>
        </w:r>
      </w:ins>
      <w:proofErr w:type="spellStart"/>
      <w:ins w:id="976" w:author="Molly McEvilley" w:date="2020-08-06T10:01:00Z">
        <w:r w:rsidRPr="0044267F">
          <w:rPr>
            <w:b/>
            <w:bCs/>
          </w:rPr>
          <w:t>ActiveHHType</w:t>
        </w:r>
        <w:proofErr w:type="spellEnd"/>
        <w:r>
          <w:t>.</w:t>
        </w:r>
      </w:ins>
    </w:p>
    <w:p w14:paraId="557038BD" w14:textId="041D7183" w:rsidR="004177D8" w:rsidRPr="0030608E" w:rsidRDefault="004177D8" w:rsidP="0030608E">
      <w:pPr>
        <w:pStyle w:val="ListParagraph"/>
        <w:numPr>
          <w:ilvl w:val="1"/>
          <w:numId w:val="16"/>
        </w:numPr>
        <w:rPr>
          <w:ins w:id="977" w:author="Molly McEvilley" w:date="2020-08-06T10:03:00Z"/>
        </w:rPr>
      </w:pPr>
      <w:ins w:id="978" w:author="Molly McEvilley" w:date="2020-08-06T10:01:00Z">
        <w:r>
          <w:t>Co</w:t>
        </w:r>
      </w:ins>
      <w:ins w:id="979" w:author="Molly McEvilley" w:date="2020-08-06T10:02:00Z">
        <w:r>
          <w:t xml:space="preserve">hort </w:t>
        </w:r>
      </w:ins>
      <w:ins w:id="980" w:author="Molly McEvilley" w:date="2020-08-06T10:03:00Z">
        <w:r w:rsidR="00AF5FF1">
          <w:t>-</w:t>
        </w:r>
      </w:ins>
      <w:ins w:id="981" w:author="Molly McEvilley" w:date="2020-08-06T10:02:00Z">
        <w:r>
          <w:t xml:space="preserve">1 </w:t>
        </w:r>
      </w:ins>
      <w:ins w:id="982" w:author="Molly McEvilley" w:date="2020-08-06T10:03:00Z">
        <w:r w:rsidR="00AF5FF1">
          <w:t>–</w:t>
        </w:r>
      </w:ins>
      <w:ins w:id="983" w:author="Molly McEvilley" w:date="2020-08-06T10:02:00Z">
        <w:r>
          <w:t xml:space="preserve"> </w:t>
        </w:r>
      </w:ins>
      <w:ins w:id="984" w:author="Molly McEvilley" w:date="2020-08-06T10:03:00Z">
        <w:r w:rsidR="00AF5FF1" w:rsidRPr="0030608E">
          <w:rPr>
            <w:b/>
            <w:bCs/>
          </w:rPr>
          <w:t>Exit1HHType</w:t>
        </w:r>
      </w:ins>
    </w:p>
    <w:p w14:paraId="30F41573" w14:textId="2E211321" w:rsidR="00AF5FF1" w:rsidRDefault="00AF5FF1" w:rsidP="00E32D42">
      <w:pPr>
        <w:pStyle w:val="ListParagraph"/>
        <w:numPr>
          <w:ilvl w:val="1"/>
          <w:numId w:val="16"/>
        </w:numPr>
        <w:rPr>
          <w:ins w:id="985" w:author="Molly McEvilley" w:date="2020-08-06T10:01:00Z"/>
        </w:rPr>
      </w:pPr>
      <w:ins w:id="986" w:author="Molly McEvilley" w:date="2020-08-06T10:03:00Z">
        <w:r>
          <w:t xml:space="preserve">Cohort -2 </w:t>
        </w:r>
      </w:ins>
      <w:ins w:id="987" w:author="Molly McEvilley" w:date="2020-08-06T10:04:00Z">
        <w:r>
          <w:t xml:space="preserve">– </w:t>
        </w:r>
      </w:ins>
      <w:ins w:id="988" w:author="Molly McEvilley" w:date="2020-08-06T10:03:00Z">
        <w:r>
          <w:rPr>
            <w:b/>
            <w:bCs/>
          </w:rPr>
          <w:t>Exit2HHType</w:t>
        </w:r>
      </w:ins>
    </w:p>
    <w:p w14:paraId="4C9D947D" w14:textId="59D87689" w:rsidR="00AF0808" w:rsidDel="00AF0808" w:rsidRDefault="00AF0808" w:rsidP="007E0905">
      <w:pPr>
        <w:rPr>
          <w:del w:id="989"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990" w:name="_Get_Average_Days"/>
      <w:bookmarkStart w:id="991" w:name="_Toc37973614"/>
      <w:bookmarkStart w:id="992" w:name="_Toc37974167"/>
      <w:bookmarkStart w:id="993" w:name="_Toc37974718"/>
      <w:bookmarkStart w:id="994" w:name="_Toc37975206"/>
      <w:bookmarkStart w:id="995" w:name="_Toc37849814"/>
      <w:bookmarkStart w:id="996" w:name="_Toc38030588"/>
      <w:bookmarkStart w:id="997" w:name="_Toc506721216"/>
      <w:bookmarkEnd w:id="990"/>
      <w:bookmarkEnd w:id="991"/>
      <w:bookmarkEnd w:id="992"/>
      <w:bookmarkEnd w:id="993"/>
      <w:bookmarkEnd w:id="994"/>
      <w:r w:rsidRPr="00C52062">
        <w:t>Get Average Days to Return/Re-engage by Population</w:t>
      </w:r>
      <w:bookmarkEnd w:id="995"/>
      <w:bookmarkEnd w:id="99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16272" w:rsidRDefault="00A16272"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16272" w:rsidRDefault="00A16272"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16272" w:rsidRDefault="00A16272"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998"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999" w:author="Molly McEvilley" w:date="2020-08-06T05:42:00Z">
        <w:r w:rsidR="007023B9">
          <w:t xml:space="preserve">; </w:t>
        </w:r>
      </w:ins>
      <w:ins w:id="1000" w:author="Molly McEvilley" w:date="2020-08-06T05:43:00Z">
        <w:r w:rsidR="007023B9">
          <w:t>records are selected for inclusion</w:t>
        </w:r>
      </w:ins>
      <w:ins w:id="1001"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002"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p w14:paraId="484621A0" w14:textId="77777777" w:rsidR="005E2341" w:rsidRDefault="005E2341" w:rsidP="0030608E">
      <w:pPr>
        <w:rPr>
          <w:ins w:id="1003" w:author="Molly McEvilley" w:date="2020-08-06T10:04:00Z"/>
        </w:rPr>
      </w:pPr>
      <w:ins w:id="1004"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005" w:author="Molly McEvilley" w:date="2020-08-06T10:04:00Z"/>
        </w:rPr>
      </w:pPr>
      <w:ins w:id="1006" w:author="Molly McEvilley" w:date="2020-08-06T10:04:00Z">
        <w:r>
          <w:t>Zero (0) represents a count of all records that meet the criteria, regardless of household type.</w:t>
        </w:r>
      </w:ins>
    </w:p>
    <w:p w14:paraId="14797816" w14:textId="77777777" w:rsidR="005E2341" w:rsidRDefault="005E2341" w:rsidP="0030608E">
      <w:pPr>
        <w:pStyle w:val="ListParagraph"/>
        <w:numPr>
          <w:ilvl w:val="0"/>
          <w:numId w:val="16"/>
        </w:numPr>
        <w:rPr>
          <w:ins w:id="1007" w:author="Molly McEvilley" w:date="2020-08-06T10:04:00Z"/>
        </w:rPr>
      </w:pPr>
      <w:ins w:id="1008" w:author="Molly McEvilley" w:date="2020-08-06T10:04: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1300948C" w14:textId="77777777" w:rsidR="005E2341" w:rsidRDefault="005E2341" w:rsidP="0030608E">
      <w:pPr>
        <w:pStyle w:val="ListParagraph"/>
        <w:numPr>
          <w:ilvl w:val="1"/>
          <w:numId w:val="16"/>
        </w:numPr>
        <w:rPr>
          <w:ins w:id="1009" w:author="Molly McEvilley" w:date="2020-08-06T10:04:00Z"/>
        </w:rPr>
      </w:pPr>
      <w:ins w:id="1010" w:author="Molly McEvilley" w:date="2020-08-06T10:04:00Z">
        <w:r>
          <w:t xml:space="preserve">Cohort 0 – </w:t>
        </w:r>
        <w:proofErr w:type="spellStart"/>
        <w:r w:rsidRPr="0044267F">
          <w:rPr>
            <w:b/>
            <w:bCs/>
          </w:rPr>
          <w:t>ActiveHHType</w:t>
        </w:r>
        <w:proofErr w:type="spellEnd"/>
        <w:r>
          <w:t>.</w:t>
        </w:r>
      </w:ins>
    </w:p>
    <w:p w14:paraId="184F8D50" w14:textId="77777777" w:rsidR="005E2341" w:rsidRPr="0044267F" w:rsidRDefault="005E2341" w:rsidP="0030608E">
      <w:pPr>
        <w:pStyle w:val="ListParagraph"/>
        <w:numPr>
          <w:ilvl w:val="1"/>
          <w:numId w:val="16"/>
        </w:numPr>
        <w:rPr>
          <w:ins w:id="1011" w:author="Molly McEvilley" w:date="2020-08-06T10:04:00Z"/>
        </w:rPr>
      </w:pPr>
      <w:ins w:id="1012" w:author="Molly McEvilley" w:date="2020-08-06T10:04:00Z">
        <w:r>
          <w:t xml:space="preserve">Cohort -1 – </w:t>
        </w:r>
        <w:r w:rsidRPr="0044267F">
          <w:rPr>
            <w:b/>
            <w:bCs/>
          </w:rPr>
          <w:t>Exit1HHType</w:t>
        </w:r>
      </w:ins>
    </w:p>
    <w:p w14:paraId="1C2EBE45" w14:textId="3C05FC52" w:rsidR="005E2341" w:rsidRPr="00A97B27" w:rsidRDefault="005E2341" w:rsidP="0030608E">
      <w:pPr>
        <w:pStyle w:val="ListParagraph"/>
        <w:numPr>
          <w:ilvl w:val="1"/>
          <w:numId w:val="16"/>
        </w:numPr>
      </w:pPr>
      <w:ins w:id="1013" w:author="Molly McEvilley" w:date="2020-08-06T10:04:00Z">
        <w:r>
          <w:t xml:space="preserve">Cohort -2 – </w:t>
        </w:r>
        <w:r>
          <w:rPr>
            <w:b/>
            <w:bCs/>
          </w:rPr>
          <w:t>Exit2HHType</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lastRenderedPageBreak/>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lastRenderedPageBreak/>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lastRenderedPageBreak/>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014" w:name="_Toc31198752"/>
      <w:bookmarkEnd w:id="1014"/>
      <w:r w:rsidRPr="005E354D">
        <w:rPr>
          <w:b/>
        </w:rPr>
        <w:t>ProjectID</w:t>
      </w:r>
      <w:r>
        <w:t xml:space="preserve"> is </w:t>
      </w:r>
      <w:r w:rsidR="00143E83">
        <w:t>NULL</w:t>
      </w:r>
      <w:r>
        <w:t>.</w:t>
      </w:r>
    </w:p>
    <w:p w14:paraId="5E249D45" w14:textId="26A7586E" w:rsidR="002B6231" w:rsidRDefault="002B6231" w:rsidP="0088191A">
      <w:pPr>
        <w:pStyle w:val="Heading2"/>
      </w:pPr>
      <w:bookmarkStart w:id="1015" w:name="_Toc37849815"/>
      <w:bookmarkStart w:id="1016" w:name="_Toc38030589"/>
      <w:r w:rsidRPr="00C52062">
        <w:t xml:space="preserve">Get Average Days to Return/Re-engage by </w:t>
      </w:r>
      <w:r>
        <w:t>System Path</w:t>
      </w:r>
      <w:bookmarkEnd w:id="997"/>
      <w:bookmarkEnd w:id="1015"/>
      <w:bookmarkEnd w:id="101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16272" w:rsidRDefault="00A16272"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16272" w:rsidRDefault="00A16272"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16272" w:rsidRDefault="00A16272"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017"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018" w:author="Molly McEvilley" w:date="2020-08-06T08:49:00Z"/>
          <w:rFonts w:cstheme="minorHAnsi"/>
        </w:rPr>
      </w:pPr>
      <w:ins w:id="1019"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020" w:author="Molly McEvilley" w:date="2020-08-06T08:50:00Z">
        <w:r>
          <w:rPr>
            <w:rFonts w:cstheme="minorHAnsi"/>
          </w:rPr>
          <w:t xml:space="preserve">, </w:t>
        </w:r>
      </w:ins>
      <w:ins w:id="1021" w:author="Molly McEvilley" w:date="2020-08-06T08:51:00Z">
        <w:r w:rsidR="002E273A">
          <w:rPr>
            <w:rFonts w:cstheme="minorHAnsi"/>
          </w:rPr>
          <w:t>averages</w:t>
        </w:r>
      </w:ins>
      <w:ins w:id="1022"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023"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6BFCF1B5" w:rsidR="00DF16DF" w:rsidRPr="009B38B2" w:rsidRDefault="00DF16DF" w:rsidP="00DF16DF">
      <w:pPr>
        <w:rPr>
          <w:ins w:id="1024" w:author="Molly McEvilley" w:date="2020-08-06T08:49:00Z"/>
          <w:rFonts w:cstheme="minorHAnsi"/>
        </w:rPr>
      </w:pPr>
      <w:commentRangeStart w:id="1025"/>
      <w:proofErr w:type="spellStart"/>
      <w:ins w:id="1026"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027"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028" w:author="Molly McEvilley" w:date="2020-08-06T08:53:00Z">
        <w:r w:rsidR="0015440B">
          <w:rPr>
            <w:rFonts w:cstheme="minorHAnsi"/>
          </w:rPr>
          <w:t xml:space="preserve">.  Because the average is </w:t>
        </w:r>
      </w:ins>
      <w:ins w:id="1029" w:author="Molly McEvilley" w:date="2020-08-06T08:54:00Z">
        <w:r w:rsidR="004771BB">
          <w:rPr>
            <w:rFonts w:cstheme="minorHAnsi"/>
          </w:rPr>
          <w:t xml:space="preserve">for multiple </w:t>
        </w:r>
      </w:ins>
      <w:proofErr w:type="spellStart"/>
      <w:ins w:id="1030" w:author="Molly McEvilley" w:date="2020-08-06T08:53:00Z">
        <w:r w:rsidR="0015440B" w:rsidRPr="0030608E">
          <w:rPr>
            <w:rFonts w:cstheme="minorHAnsi"/>
            <w:b/>
            <w:bCs/>
          </w:rPr>
          <w:t>SystemPath</w:t>
        </w:r>
      </w:ins>
      <w:proofErr w:type="spellEnd"/>
      <w:ins w:id="1031" w:author="Molly McEvilley" w:date="2020-08-06T08:54:00Z">
        <w:r w:rsidR="004771BB">
          <w:rPr>
            <w:rFonts w:cstheme="minorHAnsi"/>
          </w:rPr>
          <w:t xml:space="preserve"> values,</w:t>
        </w:r>
      </w:ins>
      <w:ins w:id="1032"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033" w:author="Molly McEvilley" w:date="2020-08-06T08:54:00Z">
        <w:r w:rsidR="004771BB">
          <w:rPr>
            <w:rFonts w:cstheme="minorHAnsi"/>
          </w:rPr>
          <w:t xml:space="preserve"> for this row</w:t>
        </w:r>
      </w:ins>
      <w:ins w:id="1034" w:author="Molly McEvilley" w:date="2020-08-06T08:49:00Z">
        <w:r>
          <w:rPr>
            <w:rFonts w:cstheme="minorHAnsi"/>
          </w:rPr>
          <w:t>.</w:t>
        </w:r>
        <w:commentRangeEnd w:id="1025"/>
        <w:r>
          <w:rPr>
            <w:rStyle w:val="CommentReference"/>
          </w:rPr>
          <w:commentReference w:id="1025"/>
        </w:r>
      </w:ins>
    </w:p>
    <w:p w14:paraId="4D04619F" w14:textId="7097B437" w:rsidR="00DF16DF" w:rsidRPr="00A6067F" w:rsidDel="004771BB" w:rsidRDefault="00DF16DF" w:rsidP="005E5621">
      <w:pPr>
        <w:rPr>
          <w:del w:id="1035"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036"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037" w:author="Molly McEvilley" w:date="2020-08-06T10:05:00Z"/>
        </w:rPr>
      </w:pPr>
      <w:ins w:id="1038"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039" w:author="Molly McEvilley" w:date="2020-08-06T10:05:00Z"/>
        </w:rPr>
      </w:pPr>
      <w:ins w:id="1040" w:author="Molly McEvilley" w:date="2020-08-06T10:05:00Z">
        <w:r>
          <w:t>Zero (0) represents a count of all records that meet the criteria, regardless of household type.</w:t>
        </w:r>
      </w:ins>
    </w:p>
    <w:p w14:paraId="00C8870A" w14:textId="77777777" w:rsidR="00DF212A" w:rsidRDefault="00DF212A" w:rsidP="00DF212A">
      <w:pPr>
        <w:pStyle w:val="ListParagraph"/>
        <w:numPr>
          <w:ilvl w:val="0"/>
          <w:numId w:val="16"/>
        </w:numPr>
        <w:rPr>
          <w:ins w:id="1041" w:author="Molly McEvilley" w:date="2020-08-06T10:05:00Z"/>
        </w:rPr>
      </w:pPr>
      <w:ins w:id="1042"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27F13B43" w14:textId="77777777" w:rsidR="00DF212A" w:rsidRDefault="00DF212A" w:rsidP="00DF212A">
      <w:pPr>
        <w:pStyle w:val="ListParagraph"/>
        <w:numPr>
          <w:ilvl w:val="1"/>
          <w:numId w:val="16"/>
        </w:numPr>
        <w:rPr>
          <w:ins w:id="1043" w:author="Molly McEvilley" w:date="2020-08-06T10:05:00Z"/>
        </w:rPr>
      </w:pPr>
      <w:ins w:id="1044" w:author="Molly McEvilley" w:date="2020-08-06T10:05:00Z">
        <w:r>
          <w:t xml:space="preserve">Cohort 0 – </w:t>
        </w:r>
        <w:proofErr w:type="spellStart"/>
        <w:r w:rsidRPr="0044267F">
          <w:rPr>
            <w:b/>
            <w:bCs/>
          </w:rPr>
          <w:t>ActiveHHType</w:t>
        </w:r>
        <w:proofErr w:type="spellEnd"/>
        <w:r>
          <w:t>.</w:t>
        </w:r>
      </w:ins>
    </w:p>
    <w:p w14:paraId="6C7B4EC2" w14:textId="77777777" w:rsidR="00DF212A" w:rsidRPr="0044267F" w:rsidRDefault="00DF212A" w:rsidP="00DF212A">
      <w:pPr>
        <w:pStyle w:val="ListParagraph"/>
        <w:numPr>
          <w:ilvl w:val="1"/>
          <w:numId w:val="16"/>
        </w:numPr>
        <w:rPr>
          <w:ins w:id="1045" w:author="Molly McEvilley" w:date="2020-08-06T10:05:00Z"/>
        </w:rPr>
      </w:pPr>
      <w:ins w:id="1046" w:author="Molly McEvilley" w:date="2020-08-06T10:05:00Z">
        <w:r>
          <w:t xml:space="preserve">Cohort -1 – </w:t>
        </w:r>
        <w:r w:rsidRPr="0044267F">
          <w:rPr>
            <w:b/>
            <w:bCs/>
          </w:rPr>
          <w:t>Exit1HHType</w:t>
        </w:r>
      </w:ins>
    </w:p>
    <w:p w14:paraId="5AE487A8" w14:textId="51895084" w:rsidR="00DF212A" w:rsidRPr="0030608E" w:rsidRDefault="00DF212A" w:rsidP="0030608E">
      <w:pPr>
        <w:pStyle w:val="ListParagraph"/>
        <w:numPr>
          <w:ilvl w:val="1"/>
          <w:numId w:val="16"/>
        </w:numPr>
      </w:pPr>
      <w:ins w:id="1047" w:author="Molly McEvilley" w:date="2020-08-06T10:05:00Z">
        <w:r>
          <w:t xml:space="preserve">Cohort -2 – </w:t>
        </w:r>
        <w:r w:rsidRPr="00E32D42">
          <w:rPr>
            <w:b/>
            <w:bCs/>
          </w:rPr>
          <w:t>Exit2HHType</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lastRenderedPageBreak/>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048" w:name="_Toc31198754"/>
      <w:bookmarkStart w:id="1049" w:name="_Toc37973617"/>
      <w:bookmarkStart w:id="1050" w:name="_Toc37974170"/>
      <w:bookmarkStart w:id="1051" w:name="_Toc37974721"/>
      <w:bookmarkStart w:id="1052" w:name="_Toc37975209"/>
      <w:bookmarkStart w:id="1053" w:name="_Toc506721217"/>
      <w:bookmarkStart w:id="1054" w:name="_Toc37849816"/>
      <w:bookmarkStart w:id="1055" w:name="_Toc38030590"/>
      <w:bookmarkStart w:id="1056" w:name="_Toc499544018"/>
      <w:bookmarkEnd w:id="1048"/>
      <w:bookmarkEnd w:id="1049"/>
      <w:bookmarkEnd w:id="1050"/>
      <w:bookmarkEnd w:id="1051"/>
      <w:bookmarkEnd w:id="1052"/>
      <w:r w:rsidRPr="00C52062">
        <w:t>Get Average Days to Return/Re-engage by Exit Destination</w:t>
      </w:r>
      <w:bookmarkEnd w:id="1053"/>
      <w:bookmarkEnd w:id="1054"/>
      <w:bookmarkEnd w:id="105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16272" w:rsidRDefault="00A16272"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16272" w:rsidRDefault="00A1627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16272" w:rsidRDefault="00A16272"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16272" w:rsidRDefault="00A16272"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lastRenderedPageBreak/>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057" w:name="_Toc499292041"/>
      <w:bookmarkStart w:id="1058" w:name="_Toc499544003"/>
      <w:bookmarkStart w:id="1059"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060"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061" w:author="Molly McEvilley" w:date="2020-08-06T10:05:00Z"/>
        </w:rPr>
      </w:pPr>
      <w:ins w:id="1062"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063" w:author="Molly McEvilley" w:date="2020-08-06T10:05:00Z"/>
        </w:rPr>
      </w:pPr>
      <w:ins w:id="1064" w:author="Molly McEvilley" w:date="2020-08-06T10:05:00Z">
        <w:r>
          <w:t>Zero (0) represents a count of all records that meet the criteria, regardless of household type.</w:t>
        </w:r>
      </w:ins>
    </w:p>
    <w:p w14:paraId="330BD82F" w14:textId="77777777" w:rsidR="00930C42" w:rsidRDefault="00930C42" w:rsidP="00930C42">
      <w:pPr>
        <w:pStyle w:val="ListParagraph"/>
        <w:numPr>
          <w:ilvl w:val="0"/>
          <w:numId w:val="16"/>
        </w:numPr>
        <w:rPr>
          <w:ins w:id="1065" w:author="Molly McEvilley" w:date="2020-08-06T10:05:00Z"/>
        </w:rPr>
      </w:pPr>
      <w:ins w:id="1066"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6871453C" w14:textId="77777777" w:rsidR="00930C42" w:rsidRDefault="00930C42" w:rsidP="00930C42">
      <w:pPr>
        <w:pStyle w:val="ListParagraph"/>
        <w:numPr>
          <w:ilvl w:val="1"/>
          <w:numId w:val="16"/>
        </w:numPr>
        <w:rPr>
          <w:ins w:id="1067" w:author="Molly McEvilley" w:date="2020-08-06T10:05:00Z"/>
        </w:rPr>
      </w:pPr>
      <w:ins w:id="1068" w:author="Molly McEvilley" w:date="2020-08-06T10:05:00Z">
        <w:r>
          <w:t xml:space="preserve">Cohort 0 – </w:t>
        </w:r>
        <w:proofErr w:type="spellStart"/>
        <w:r w:rsidRPr="0044267F">
          <w:rPr>
            <w:b/>
            <w:bCs/>
          </w:rPr>
          <w:t>ActiveHHType</w:t>
        </w:r>
        <w:proofErr w:type="spellEnd"/>
        <w:r>
          <w:t>.</w:t>
        </w:r>
      </w:ins>
    </w:p>
    <w:p w14:paraId="5C79F78C" w14:textId="77777777" w:rsidR="00930C42" w:rsidRPr="0044267F" w:rsidRDefault="00930C42" w:rsidP="00930C42">
      <w:pPr>
        <w:pStyle w:val="ListParagraph"/>
        <w:numPr>
          <w:ilvl w:val="1"/>
          <w:numId w:val="16"/>
        </w:numPr>
        <w:rPr>
          <w:ins w:id="1069" w:author="Molly McEvilley" w:date="2020-08-06T10:05:00Z"/>
        </w:rPr>
      </w:pPr>
      <w:ins w:id="1070" w:author="Molly McEvilley" w:date="2020-08-06T10:05:00Z">
        <w:r>
          <w:t xml:space="preserve">Cohort -1 – </w:t>
        </w:r>
        <w:r w:rsidRPr="0044267F">
          <w:rPr>
            <w:b/>
            <w:bCs/>
          </w:rPr>
          <w:t>Exit1HHType</w:t>
        </w:r>
      </w:ins>
    </w:p>
    <w:p w14:paraId="290DC459" w14:textId="4E1A8D26" w:rsidR="00930C42" w:rsidRPr="0030608E" w:rsidRDefault="00930C42" w:rsidP="0030608E">
      <w:pPr>
        <w:pStyle w:val="ListParagraph"/>
        <w:numPr>
          <w:ilvl w:val="1"/>
          <w:numId w:val="16"/>
        </w:numPr>
      </w:pPr>
      <w:ins w:id="1071" w:author="Molly McEvilley" w:date="2020-08-06T10:05:00Z">
        <w:r>
          <w:t xml:space="preserve">Cohort -2 – </w:t>
        </w:r>
        <w:r w:rsidRPr="00E32D42">
          <w:rPr>
            <w:b/>
            <w:bCs/>
          </w:rPr>
          <w:t>Exit2HHType</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072" w:name="_Toc31198792"/>
      <w:bookmarkEnd w:id="1072"/>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073" w:name="_Toc37849817"/>
      <w:bookmarkStart w:id="1074" w:name="_Toc38030591"/>
      <w:r>
        <w:t xml:space="preserve">Get Counts of </w:t>
      </w:r>
      <w:r w:rsidR="0078061B">
        <w:t xml:space="preserve">People </w:t>
      </w:r>
      <w:r w:rsidR="00A355EA">
        <w:t xml:space="preserve">by Project and </w:t>
      </w:r>
      <w:r w:rsidR="00772636">
        <w:t>Household Characteristics</w:t>
      </w:r>
      <w:bookmarkEnd w:id="1073"/>
      <w:bookmarkEnd w:id="1074"/>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16272" w:rsidRDefault="00A1627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16272" w:rsidRDefault="00A1627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16272" w:rsidRDefault="00A16272"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16272" w:rsidRDefault="00A16272" w:rsidP="00F824D6">
                        <w:pPr>
                          <w:pStyle w:val="Style3"/>
                        </w:pPr>
                        <w:proofErr w:type="spellStart"/>
                        <w:r>
                          <w:t>tlsa_CohortDates</w:t>
                        </w:r>
                        <w:proofErr w:type="spellEnd"/>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16272" w:rsidRDefault="00A16272" w:rsidP="00F824D6">
                            <w:pPr>
                              <w:pStyle w:val="Style3"/>
                            </w:pPr>
                            <w:proofErr w:type="spellStart"/>
                            <w:r>
                              <w:t>tlsa_Enrollment</w:t>
                            </w:r>
                            <w:proofErr w:type="spellEnd"/>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16272" w:rsidRDefault="00A16272" w:rsidP="00F824D6">
                            <w:pPr>
                              <w:pStyle w:val="Style3"/>
                            </w:pPr>
                            <w:proofErr w:type="spellStart"/>
                            <w:r>
                              <w:t>tlsa_HHID</w:t>
                            </w:r>
                            <w:proofErr w:type="spellEnd"/>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16272" w:rsidRDefault="00A16272"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lastRenderedPageBreak/>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075"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076" w:author="Molly McEvilley" w:date="2020-08-06T10:07:00Z"/>
          <w:rFonts w:cstheme="minorHAnsi"/>
        </w:rPr>
      </w:pPr>
      <w:ins w:id="1077"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078" w:author="Molly McEvilley" w:date="2020-08-06T10:07:00Z"/>
        </w:rPr>
      </w:pPr>
      <w:ins w:id="1079"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080" w:author="Molly McEvilley" w:date="2020-08-06T10:07:00Z"/>
        </w:rPr>
      </w:pPr>
      <w:ins w:id="1081"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082"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083" w:name="_Toc525229521"/>
      <w:bookmarkStart w:id="1084" w:name="_Toc525229522"/>
      <w:bookmarkStart w:id="1085" w:name="_Toc525229523"/>
      <w:bookmarkStart w:id="1086" w:name="_Toc525229524"/>
      <w:bookmarkStart w:id="1087" w:name="_Toc525229525"/>
      <w:bookmarkStart w:id="1088" w:name="_Toc525229526"/>
      <w:bookmarkStart w:id="1089" w:name="_Toc525229527"/>
      <w:bookmarkStart w:id="1090" w:name="_Toc37849818"/>
      <w:bookmarkStart w:id="1091" w:name="_Toc38030592"/>
      <w:bookmarkEnd w:id="1083"/>
      <w:bookmarkEnd w:id="1084"/>
      <w:bookmarkEnd w:id="1085"/>
      <w:bookmarkEnd w:id="1086"/>
      <w:bookmarkEnd w:id="1087"/>
      <w:bookmarkEnd w:id="1088"/>
      <w:bookmarkEnd w:id="1089"/>
      <w:r>
        <w:t>Get Counts of People by Project Type and Household Characteristics</w:t>
      </w:r>
      <w:bookmarkEnd w:id="1090"/>
      <w:bookmarkEnd w:id="1091"/>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16272" w:rsidRDefault="00A1627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16272" w:rsidRDefault="00A1627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16272" w:rsidRDefault="00A16272"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16272" w:rsidRDefault="00A16272" w:rsidP="00F824D6">
                        <w:pPr>
                          <w:pStyle w:val="Style3"/>
                        </w:pPr>
                        <w:proofErr w:type="spellStart"/>
                        <w:r>
                          <w:t>tlsa_CohortDates</w:t>
                        </w:r>
                        <w:proofErr w:type="spellEnd"/>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16272" w:rsidRDefault="00A16272" w:rsidP="00F824D6">
                            <w:pPr>
                              <w:pStyle w:val="Style3"/>
                            </w:pPr>
                            <w:proofErr w:type="spellStart"/>
                            <w:r>
                              <w:t>tlsa_Enrollment</w:t>
                            </w:r>
                            <w:proofErr w:type="spellEnd"/>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16272" w:rsidRDefault="00A16272" w:rsidP="00F824D6">
                            <w:pPr>
                              <w:pStyle w:val="Style3"/>
                            </w:pPr>
                            <w:proofErr w:type="spellStart"/>
                            <w:r>
                              <w:t>tlsa_HHID</w:t>
                            </w:r>
                            <w:proofErr w:type="spellEnd"/>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16272" w:rsidRDefault="00A16272"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lastRenderedPageBreak/>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092"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093" w:author="Molly McEvilley" w:date="2020-08-06T10:07:00Z"/>
          <w:rFonts w:cstheme="minorHAnsi"/>
        </w:rPr>
      </w:pPr>
      <w:ins w:id="1094"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095" w:author="Molly McEvilley" w:date="2020-08-06T10:07:00Z"/>
        </w:rPr>
      </w:pPr>
      <w:ins w:id="1096"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097" w:author="Molly McEvilley" w:date="2020-08-06T10:07:00Z"/>
        </w:rPr>
      </w:pPr>
      <w:ins w:id="1098"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099" w:author="Molly McEvilley" w:date="2020-08-06T10:07:00Z"/>
        </w:rPr>
      </w:pPr>
      <w:ins w:id="1100"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101"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02" w:author="Molly McEvilley" w:date="2020-08-06T10:08:00Z">
              <w:r w:rsidDel="00CC15A6">
                <w:rPr>
                  <w:bCs w:val="0"/>
                </w:rPr>
                <w:delText>Acti</w:delText>
              </w:r>
            </w:del>
            <w:del w:id="1103"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lastRenderedPageBreak/>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104" w:name="_Toc525229553"/>
      <w:bookmarkStart w:id="1105" w:name="_Toc525229554"/>
      <w:bookmarkStart w:id="1106" w:name="_Toc525229555"/>
      <w:bookmarkStart w:id="1107" w:name="_Toc525229556"/>
      <w:bookmarkStart w:id="1108" w:name="_Toc525229557"/>
      <w:bookmarkStart w:id="1109" w:name="_Toc525229558"/>
      <w:bookmarkStart w:id="1110" w:name="_Toc525229559"/>
      <w:bookmarkStart w:id="1111" w:name="_Toc37849819"/>
      <w:bookmarkStart w:id="1112" w:name="_Toc38030593"/>
      <w:bookmarkEnd w:id="1104"/>
      <w:bookmarkEnd w:id="1105"/>
      <w:bookmarkEnd w:id="1106"/>
      <w:bookmarkEnd w:id="1107"/>
      <w:bookmarkEnd w:id="1108"/>
      <w:bookmarkEnd w:id="1109"/>
      <w:bookmarkEnd w:id="1110"/>
      <w:r>
        <w:t xml:space="preserve">Get Counts of </w:t>
      </w:r>
      <w:r w:rsidR="00D1704F">
        <w:t>Households</w:t>
      </w:r>
      <w:r>
        <w:t xml:space="preserve"> by Project</w:t>
      </w:r>
      <w:bookmarkEnd w:id="1111"/>
      <w:bookmarkEnd w:id="1112"/>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16272" w:rsidRDefault="00A1627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16272" w:rsidRDefault="00A16272"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16272" w:rsidRDefault="00A16272" w:rsidP="00F824D6">
                        <w:pPr>
                          <w:pStyle w:val="Style3"/>
                        </w:pPr>
                        <w:proofErr w:type="spellStart"/>
                        <w:r>
                          <w:t>tlsa_CohortDates</w:t>
                        </w:r>
                        <w:proofErr w:type="spellEnd"/>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16272" w:rsidRDefault="00A16272" w:rsidP="00F824D6">
                          <w:pPr>
                            <w:pStyle w:val="Style3"/>
                          </w:pPr>
                          <w:proofErr w:type="spellStart"/>
                          <w:r>
                            <w:t>tlsa_HHID</w:t>
                          </w:r>
                          <w:proofErr w:type="spellEnd"/>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16272" w:rsidRDefault="00A16272"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113"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114" w:author="Molly McEvilley" w:date="2020-08-06T10:08:00Z"/>
        </w:rPr>
      </w:pPr>
      <w:ins w:id="1115"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116" w:author="Molly McEvilley" w:date="2020-08-06T10:08:00Z"/>
        </w:rPr>
      </w:pPr>
      <w:ins w:id="1117"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118"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19"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lastRenderedPageBreak/>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120" w:name="_Toc525229585"/>
      <w:bookmarkStart w:id="1121" w:name="_Toc525229586"/>
      <w:bookmarkStart w:id="1122" w:name="_Toc525229587"/>
      <w:bookmarkStart w:id="1123" w:name="_Toc525229588"/>
      <w:bookmarkStart w:id="1124" w:name="_Toc525229589"/>
      <w:bookmarkStart w:id="1125" w:name="_Toc525229590"/>
      <w:bookmarkStart w:id="1126" w:name="_Toc525229591"/>
      <w:bookmarkStart w:id="1127" w:name="_Toc37849820"/>
      <w:bookmarkStart w:id="1128" w:name="_Toc38030594"/>
      <w:bookmarkEnd w:id="1120"/>
      <w:bookmarkEnd w:id="1121"/>
      <w:bookmarkEnd w:id="1122"/>
      <w:bookmarkEnd w:id="1123"/>
      <w:bookmarkEnd w:id="1124"/>
      <w:bookmarkEnd w:id="1125"/>
      <w:bookmarkEnd w:id="1126"/>
      <w:r>
        <w:t xml:space="preserve">Get Counts of </w:t>
      </w:r>
      <w:r w:rsidR="006B71E5">
        <w:t>Households</w:t>
      </w:r>
      <w:r>
        <w:t xml:space="preserve"> by Project Type</w:t>
      </w:r>
      <w:bookmarkEnd w:id="1127"/>
      <w:bookmarkEnd w:id="112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16272" w:rsidRDefault="00A1627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16272" w:rsidRDefault="00A16272"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16272" w:rsidRDefault="00A16272"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16272" w:rsidRDefault="00A16272"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16272" w:rsidRDefault="00A16272"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129"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130" w:author="Molly McEvilley" w:date="2020-08-06T10:08:00Z"/>
        </w:rPr>
      </w:pPr>
      <w:ins w:id="1131"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132" w:author="Molly McEvilley" w:date="2020-08-06T10:08:00Z"/>
        </w:rPr>
      </w:pPr>
      <w:ins w:id="1133"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134"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35"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136" w:name="_Toc525229617"/>
      <w:bookmarkStart w:id="1137" w:name="_Toc525229618"/>
      <w:bookmarkStart w:id="1138" w:name="_Toc525229619"/>
      <w:bookmarkStart w:id="1139" w:name="_Toc525229620"/>
      <w:bookmarkStart w:id="1140" w:name="_Toc525229621"/>
      <w:bookmarkStart w:id="1141" w:name="_Toc525229622"/>
      <w:bookmarkStart w:id="1142" w:name="_Toc525229623"/>
      <w:bookmarkStart w:id="1143" w:name="_Toc511744576"/>
      <w:bookmarkStart w:id="1144" w:name="_Toc511744577"/>
      <w:bookmarkStart w:id="1145" w:name="_Toc511744578"/>
      <w:bookmarkStart w:id="1146" w:name="_Toc511744579"/>
      <w:bookmarkStart w:id="1147" w:name="_Toc511744580"/>
      <w:bookmarkStart w:id="1148" w:name="_Toc511744581"/>
      <w:bookmarkStart w:id="1149" w:name="_Toc511744582"/>
      <w:bookmarkStart w:id="1150" w:name="_Toc511744591"/>
      <w:bookmarkStart w:id="1151" w:name="_Toc511744592"/>
      <w:bookmarkStart w:id="1152" w:name="_Toc511744593"/>
      <w:bookmarkStart w:id="1153" w:name="_Toc511744594"/>
      <w:bookmarkStart w:id="1154" w:name="_Toc511744595"/>
      <w:bookmarkStart w:id="1155" w:name="_Toc511744656"/>
      <w:bookmarkStart w:id="1156" w:name="_Toc511744657"/>
      <w:bookmarkStart w:id="1157" w:name="_Toc511744658"/>
      <w:bookmarkStart w:id="1158" w:name="_Toc511744659"/>
      <w:bookmarkStart w:id="1159" w:name="_Toc511744660"/>
      <w:bookmarkStart w:id="1160" w:name="_Toc511744661"/>
      <w:bookmarkStart w:id="1161" w:name="_Toc511744662"/>
      <w:bookmarkStart w:id="1162" w:name="_Toc511744663"/>
      <w:bookmarkStart w:id="1163" w:name="_Toc511182521"/>
      <w:bookmarkStart w:id="1164" w:name="_Toc37849821"/>
      <w:bookmarkStart w:id="1165" w:name="_Toc3803059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r>
        <w:t>Get Counts of People by Project and Personal Characteristics</w:t>
      </w:r>
      <w:bookmarkEnd w:id="1164"/>
      <w:bookmarkEnd w:id="1165"/>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16272" w:rsidRDefault="00A1627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16272" w:rsidRDefault="00A1627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16272" w:rsidRDefault="00A16272"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16272" w:rsidRDefault="00A1627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16272" w:rsidRDefault="00A16272"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16272" w:rsidRDefault="00A16272" w:rsidP="00F824D6">
                        <w:pPr>
                          <w:pStyle w:val="Style3"/>
                        </w:pPr>
                        <w:proofErr w:type="spellStart"/>
                        <w:r>
                          <w:t>tlsa_CohortDates</w:t>
                        </w:r>
                        <w:proofErr w:type="spellEnd"/>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16272" w:rsidRDefault="00A16272" w:rsidP="00F824D6">
                            <w:pPr>
                              <w:pStyle w:val="Style3"/>
                            </w:pPr>
                            <w:proofErr w:type="spellStart"/>
                            <w:r>
                              <w:t>tlsa_Enrollment</w:t>
                            </w:r>
                            <w:proofErr w:type="spellEnd"/>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16272" w:rsidRDefault="00A16272" w:rsidP="00F824D6">
                            <w:pPr>
                              <w:pStyle w:val="Style3"/>
                            </w:pPr>
                            <w:proofErr w:type="spellStart"/>
                            <w:r>
                              <w:t>tlsa_HHID</w:t>
                            </w:r>
                            <w:proofErr w:type="spellEnd"/>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16272" w:rsidRDefault="00A16272"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16272" w:rsidRDefault="00A16272"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lastRenderedPageBreak/>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166"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167" w:author="Molly McEvilley" w:date="2020-08-06T10:08:00Z"/>
        </w:rPr>
      </w:pPr>
      <w:ins w:id="1168"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169" w:author="Molly McEvilley" w:date="2020-08-06T10:08:00Z"/>
        </w:rPr>
      </w:pPr>
      <w:ins w:id="1170"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171"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172" w:name="_Get_Counts_of"/>
      <w:bookmarkStart w:id="1173" w:name="_Toc37849822"/>
      <w:bookmarkStart w:id="1174" w:name="_Toc38030596"/>
      <w:bookmarkEnd w:id="1172"/>
      <w:r>
        <w:lastRenderedPageBreak/>
        <w:t>Get Counts of People by Project Type and Personal Characteristics</w:t>
      </w:r>
      <w:bookmarkEnd w:id="1173"/>
      <w:bookmarkEnd w:id="1174"/>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16272" w:rsidRDefault="00A1627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16272" w:rsidRDefault="00A1627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16272" w:rsidRDefault="00A16272"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16272" w:rsidRDefault="00A1627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16272" w:rsidRDefault="00A16272"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16272" w:rsidRDefault="00A16272" w:rsidP="00F824D6">
                        <w:pPr>
                          <w:pStyle w:val="Style3"/>
                        </w:pPr>
                        <w:proofErr w:type="spellStart"/>
                        <w:r>
                          <w:t>tlsa_CohortDates</w:t>
                        </w:r>
                        <w:proofErr w:type="spellEnd"/>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16272" w:rsidRDefault="00A16272" w:rsidP="00F824D6">
                            <w:pPr>
                              <w:pStyle w:val="Style3"/>
                            </w:pPr>
                            <w:proofErr w:type="spellStart"/>
                            <w:r>
                              <w:t>tlsa_Enrollment</w:t>
                            </w:r>
                            <w:proofErr w:type="spellEnd"/>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16272" w:rsidRDefault="00A16272" w:rsidP="00F824D6">
                            <w:pPr>
                              <w:pStyle w:val="Style3"/>
                            </w:pPr>
                            <w:proofErr w:type="spellStart"/>
                            <w:r>
                              <w:t>tlsa_HHID</w:t>
                            </w:r>
                            <w:proofErr w:type="spellEnd"/>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16272" w:rsidRDefault="00A16272"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16272" w:rsidRDefault="00A16272"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lastRenderedPageBreak/>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175"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176" w:author="Molly McEvilley" w:date="2020-08-06T10:09:00Z"/>
        </w:rPr>
      </w:pPr>
      <w:ins w:id="1177"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178" w:author="Molly McEvilley" w:date="2020-08-06T10:09:00Z"/>
        </w:rPr>
      </w:pPr>
      <w:ins w:id="1179"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180"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lastRenderedPageBreak/>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lastRenderedPageBreak/>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lastRenderedPageBreak/>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181" w:name="_Toc37849823"/>
      <w:bookmarkStart w:id="1182" w:name="_Toc38030597"/>
      <w:r>
        <w:t xml:space="preserve">Get Counts of </w:t>
      </w:r>
      <w:proofErr w:type="spellStart"/>
      <w:r>
        <w:t>Bednights</w:t>
      </w:r>
      <w:proofErr w:type="spellEnd"/>
      <w:r>
        <w:t xml:space="preserve"> by Project</w:t>
      </w:r>
      <w:r w:rsidR="00A768D9">
        <w:t xml:space="preserve"> and Household Characteristics</w:t>
      </w:r>
      <w:bookmarkEnd w:id="1181"/>
      <w:bookmarkEnd w:id="1182"/>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16272" w:rsidRDefault="00A16272"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16272" w:rsidRDefault="00A1627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16272" w:rsidRDefault="00A16272"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16272" w:rsidRDefault="00A16272"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16272" w:rsidRDefault="00A16272" w:rsidP="00F824D6">
                            <w:pPr>
                              <w:pStyle w:val="Style3"/>
                            </w:pPr>
                            <w:proofErr w:type="spellStart"/>
                            <w:r>
                              <w:t>tlsa_Enrollment</w:t>
                            </w:r>
                            <w:proofErr w:type="spellEnd"/>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16272" w:rsidRDefault="00A16272" w:rsidP="00F824D6">
                            <w:pPr>
                              <w:pStyle w:val="Style3"/>
                            </w:pPr>
                            <w:proofErr w:type="spellStart"/>
                            <w:r>
                              <w:t>tlsa_HHID</w:t>
                            </w:r>
                            <w:proofErr w:type="spellEnd"/>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16272" w:rsidRDefault="00A16272"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lastRenderedPageBreak/>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183"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184" w:author="Molly McEvilley" w:date="2020-08-06T10:09:00Z"/>
        </w:rPr>
      </w:pPr>
      <w:ins w:id="1185"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186" w:author="Molly McEvilley" w:date="2020-08-06T10:09:00Z"/>
        </w:rPr>
      </w:pPr>
      <w:ins w:id="1187"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188"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189"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190" w:name="_Toc37849824"/>
      <w:bookmarkStart w:id="1191" w:name="_Toc38030598"/>
      <w:r>
        <w:t xml:space="preserve">Get Counts of </w:t>
      </w:r>
      <w:proofErr w:type="spellStart"/>
      <w:r>
        <w:t>Bednights</w:t>
      </w:r>
      <w:proofErr w:type="spellEnd"/>
      <w:r>
        <w:t xml:space="preserve"> by </w:t>
      </w:r>
      <w:r w:rsidR="00A768D9">
        <w:t>Project Type and Household Characteristics</w:t>
      </w:r>
      <w:bookmarkEnd w:id="1190"/>
      <w:bookmarkEnd w:id="119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16272" w:rsidRDefault="00A16272"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16272" w:rsidRDefault="00A1627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16272" w:rsidRDefault="00A1627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16272" w:rsidRDefault="00A16272"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16272" w:rsidRDefault="00A16272"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16272" w:rsidRDefault="00A16272" w:rsidP="00F824D6">
                            <w:pPr>
                              <w:pStyle w:val="Style3"/>
                            </w:pPr>
                            <w:proofErr w:type="spellStart"/>
                            <w:r>
                              <w:t>tlsa_Enrollment</w:t>
                            </w:r>
                            <w:proofErr w:type="spellEnd"/>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16272" w:rsidRDefault="00A16272" w:rsidP="00F824D6">
                            <w:pPr>
                              <w:pStyle w:val="Style3"/>
                            </w:pPr>
                            <w:proofErr w:type="spellStart"/>
                            <w:r>
                              <w:t>tlsa_HHID</w:t>
                            </w:r>
                            <w:proofErr w:type="spellEnd"/>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16272" w:rsidRDefault="00A16272"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192"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193" w:author="Molly McEvilley" w:date="2020-08-06T10:09:00Z"/>
        </w:rPr>
      </w:pPr>
      <w:ins w:id="1194"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195" w:author="Molly McEvilley" w:date="2020-08-06T10:09:00Z"/>
        </w:rPr>
      </w:pPr>
      <w:ins w:id="1196"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197"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98"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199" w:name="_Toc37849825"/>
      <w:bookmarkStart w:id="1200" w:name="_Toc38030599"/>
      <w:r>
        <w:t xml:space="preserve">Get Counts of </w:t>
      </w:r>
      <w:proofErr w:type="spellStart"/>
      <w:r>
        <w:t>Bednights</w:t>
      </w:r>
      <w:proofErr w:type="spellEnd"/>
      <w:r>
        <w:t xml:space="preserve"> by Project and Personal Characteristics</w:t>
      </w:r>
      <w:bookmarkEnd w:id="1199"/>
      <w:bookmarkEnd w:id="1200"/>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16272" w:rsidRDefault="00A16272"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16272" w:rsidRDefault="00A1627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16272" w:rsidRDefault="00A16272"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16272" w:rsidRDefault="00A1627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16272" w:rsidRDefault="00A16272"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16272" w:rsidRDefault="00A16272"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16272" w:rsidRDefault="00A16272" w:rsidP="00F824D6">
                            <w:pPr>
                              <w:pStyle w:val="Style3"/>
                            </w:pPr>
                            <w:proofErr w:type="spellStart"/>
                            <w:r>
                              <w:t>tlsa_Enrollment</w:t>
                            </w:r>
                            <w:proofErr w:type="spellEnd"/>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16272" w:rsidRDefault="00A16272" w:rsidP="00F824D6">
                            <w:pPr>
                              <w:pStyle w:val="Style3"/>
                            </w:pPr>
                            <w:proofErr w:type="spellStart"/>
                            <w:r>
                              <w:t>tlsa_HHID</w:t>
                            </w:r>
                            <w:proofErr w:type="spellEnd"/>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16272" w:rsidRDefault="00A16272"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16272" w:rsidRDefault="00A16272"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lastRenderedPageBreak/>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201"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202" w:author="Molly McEvilley" w:date="2020-08-06T10:10:00Z"/>
        </w:rPr>
      </w:pPr>
      <w:ins w:id="1203"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204" w:author="Molly McEvilley" w:date="2020-08-06T10:10:00Z"/>
        </w:rPr>
      </w:pPr>
      <w:ins w:id="1205"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206"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207" w:name="_Toc37849826"/>
      <w:bookmarkStart w:id="1208" w:name="_Toc38030600"/>
      <w:r>
        <w:t xml:space="preserve">Get Counts of </w:t>
      </w:r>
      <w:proofErr w:type="spellStart"/>
      <w:r>
        <w:t>Bednights</w:t>
      </w:r>
      <w:proofErr w:type="spellEnd"/>
      <w:r>
        <w:t xml:space="preserve"> by Project Type and Personal Characteristics</w:t>
      </w:r>
      <w:bookmarkEnd w:id="1207"/>
      <w:bookmarkEnd w:id="1208"/>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16272" w:rsidRDefault="00A16272"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16272" w:rsidRDefault="00A16272"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16272" w:rsidRDefault="00A1627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16272" w:rsidRDefault="00A1627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16272" w:rsidRDefault="00A16272"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16272" w:rsidRDefault="00A1627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16272" w:rsidRDefault="00A16272"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16272" w:rsidRDefault="00A16272"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16272" w:rsidRDefault="00A16272" w:rsidP="00F824D6">
                            <w:pPr>
                              <w:pStyle w:val="Style3"/>
                            </w:pPr>
                            <w:proofErr w:type="spellStart"/>
                            <w:r>
                              <w:t>tlsa_Enrollment</w:t>
                            </w:r>
                            <w:proofErr w:type="spellEnd"/>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16272" w:rsidRDefault="00A16272" w:rsidP="00F824D6">
                            <w:pPr>
                              <w:pStyle w:val="Style3"/>
                            </w:pPr>
                            <w:proofErr w:type="spellStart"/>
                            <w:r>
                              <w:t>tlsa_HHID</w:t>
                            </w:r>
                            <w:proofErr w:type="spellEnd"/>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16272" w:rsidRDefault="00A16272"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16272" w:rsidRDefault="00A16272"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lastRenderedPageBreak/>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209"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210" w:author="Molly McEvilley" w:date="2020-08-06T10:10:00Z"/>
        </w:rPr>
      </w:pPr>
      <w:ins w:id="1211"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212" w:author="Molly McEvilley" w:date="2020-08-06T10:10:00Z"/>
        </w:rPr>
      </w:pPr>
      <w:ins w:id="1213"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214" w:author="Molly McEvilley" w:date="2020-08-06T10:10:00Z"/>
        </w:rPr>
      </w:pPr>
      <w:ins w:id="1215"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216"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217" w:name="_Toc31198840"/>
      <w:bookmarkStart w:id="1218" w:name="_Toc37849827"/>
      <w:bookmarkStart w:id="1219" w:name="_Toc38030601"/>
      <w:bookmarkEnd w:id="1217"/>
      <w:r>
        <w:lastRenderedPageBreak/>
        <w:t xml:space="preserve">Data Quality – </w:t>
      </w:r>
      <w:r w:rsidR="00CF1247">
        <w:t xml:space="preserve">Get Counts of </w:t>
      </w:r>
      <w:r>
        <w:t>Enrollments Active After Project Operating End Date</w:t>
      </w:r>
      <w:r w:rsidR="00DA0B37">
        <w:t xml:space="preserve"> by Project</w:t>
      </w:r>
      <w:bookmarkEnd w:id="1218"/>
      <w:bookmarkEnd w:id="1219"/>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16272" w:rsidRDefault="00A16272"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16272" w:rsidRDefault="00A16272"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16272" w:rsidRDefault="00A16272"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16272" w:rsidRDefault="00A16272"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16272" w:rsidRDefault="00A16272"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16272" w:rsidRDefault="00A16272"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16272" w:rsidRDefault="00A16272"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16272" w:rsidRDefault="00A16272" w:rsidP="00FC12AA">
                          <w:pPr>
                            <w:pStyle w:val="Style3"/>
                          </w:pPr>
                          <w:proofErr w:type="spellStart"/>
                          <w:r>
                            <w:t>tlsa_Enrollment</w:t>
                          </w:r>
                          <w:proofErr w:type="spellEnd"/>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16272" w:rsidRDefault="00A16272"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16272" w:rsidRDefault="00A16272" w:rsidP="00686AF1">
                        <w:pPr>
                          <w:pStyle w:val="Style3"/>
                        </w:pPr>
                        <w:proofErr w:type="spellStart"/>
                        <w:r>
                          <w:t>tlsa_CohortDates</w:t>
                        </w:r>
                        <w:proofErr w:type="spellEnd"/>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220" w:name="_Toc37849828"/>
      <w:bookmarkStart w:id="1221"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1220"/>
      <w:bookmarkEnd w:id="122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16272" w:rsidRDefault="00A16272"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16272" w:rsidRDefault="00A16272"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16272" w:rsidRDefault="00A16272"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16272" w:rsidRDefault="00A16272"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16272" w:rsidRDefault="00A16272"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16272" w:rsidRDefault="00A16272"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16272" w:rsidRDefault="00A16272"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16272" w:rsidRDefault="00A16272"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16272" w:rsidRDefault="00A16272"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16272" w:rsidRDefault="00A16272"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16272" w:rsidRDefault="00A16272" w:rsidP="00DF5517">
                          <w:pPr>
                            <w:pStyle w:val="Style3"/>
                          </w:pPr>
                          <w:proofErr w:type="spellStart"/>
                          <w:r>
                            <w:t>tlsa_HHID</w:t>
                          </w:r>
                          <w:proofErr w:type="spellEnd"/>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16272" w:rsidRDefault="00A16272"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16272" w:rsidRDefault="00A16272"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16272" w:rsidRDefault="00A16272"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222" w:name="_Toc37849829"/>
      <w:bookmarkStart w:id="1223" w:name="_Toc38030603"/>
      <w:r>
        <w:t>Data Quality – Get Counts of Enrollments with no Enrollment CoC Record by Project</w:t>
      </w:r>
      <w:bookmarkEnd w:id="1222"/>
      <w:bookmarkEnd w:id="1223"/>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16272" w:rsidRDefault="00A16272"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16272" w:rsidRDefault="00A16272"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16272" w:rsidRDefault="00A16272"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16272" w:rsidRDefault="00A16272"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16272" w:rsidRDefault="00A16272"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16272" w:rsidRDefault="00A16272"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16272" w:rsidRDefault="00A16272"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16272" w:rsidRDefault="00A16272"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16272" w:rsidRDefault="00A16272"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16272" w:rsidRDefault="00A16272"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16272" w:rsidRDefault="00A16272"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16272" w:rsidRDefault="00A16272"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16272" w:rsidRDefault="00A16272"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16272" w:rsidRDefault="00A16272"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E32D42">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E32D42">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E32D42">
      <w:pPr>
        <w:pStyle w:val="ListParagraph"/>
        <w:numPr>
          <w:ilvl w:val="0"/>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E32D42">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E32D42">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E32D42">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lastRenderedPageBreak/>
        <w:t>SystemPath</w:t>
      </w:r>
      <w:proofErr w:type="spellEnd"/>
      <w:r>
        <w:t xml:space="preserve"> is always -1.</w:t>
      </w:r>
    </w:p>
    <w:p w14:paraId="4B385E16" w14:textId="77777777" w:rsidR="007C0D7B" w:rsidRDefault="007C0D7B" w:rsidP="007C0D7B">
      <w:pPr>
        <w:pStyle w:val="Heading2"/>
      </w:pPr>
      <w:bookmarkStart w:id="1224" w:name="_HMIS_Business_Logic:"/>
      <w:bookmarkStart w:id="1225" w:name="_Toc37849830"/>
      <w:bookmarkStart w:id="1226" w:name="_Toc38030604"/>
      <w:bookmarkEnd w:id="1224"/>
      <w:proofErr w:type="spellStart"/>
      <w:r>
        <w:t>LSACalculated</w:t>
      </w:r>
      <w:bookmarkEnd w:id="1225"/>
      <w:bookmarkEnd w:id="1226"/>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227" w:name="_HMIS_Business_Logic:_4"/>
      <w:bookmarkStart w:id="1228" w:name="_Toc37849831"/>
      <w:bookmarkStart w:id="1229" w:name="_Toc38030605"/>
      <w:bookmarkEnd w:id="1227"/>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16272" w:rsidRPr="00923BE2" w:rsidRDefault="00A1627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16272" w:rsidRPr="00923BE2" w:rsidRDefault="00A1627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228"/>
      <w:bookmarkEnd w:id="1229"/>
      <w:proofErr w:type="spellEnd"/>
    </w:p>
    <w:p w14:paraId="408EA906" w14:textId="61AFB04E" w:rsidR="007242D3" w:rsidRDefault="007242D3" w:rsidP="007242D3">
      <w:pPr>
        <w:pStyle w:val="Heading2"/>
      </w:pPr>
      <w:bookmarkStart w:id="1230" w:name="_Toc37849832"/>
      <w:bookmarkStart w:id="1231" w:name="_Toc38030606"/>
      <w:r>
        <w:t>Get HMIS Enrollments Active in the Three-Year Data Quality Report Period</w:t>
      </w:r>
      <w:bookmarkEnd w:id="1230"/>
      <w:bookmarkEnd w:id="1231"/>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16272" w:rsidRDefault="00A16272"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16272" w:rsidRDefault="00A16272"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16272" w:rsidRDefault="00A16272"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16272" w:rsidRDefault="00A16272"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16272" w:rsidRDefault="00A16272"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16272" w:rsidRDefault="00A16272"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16272" w:rsidRDefault="00A16272"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16272" w:rsidRDefault="00A16272" w:rsidP="00BC0469">
                        <w:pPr>
                          <w:pStyle w:val="Style3"/>
                        </w:pPr>
                        <w:proofErr w:type="spellStart"/>
                        <w:r>
                          <w:t>dq_Enrollment</w:t>
                        </w:r>
                        <w:proofErr w:type="spellEnd"/>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16272" w:rsidRDefault="00A16272"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16272" w:rsidRDefault="00A16272"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16272" w:rsidRDefault="00A16272"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16272" w:rsidRDefault="00A16272"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16272" w:rsidRDefault="00A16272"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16272" w:rsidRDefault="00A16272"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lastRenderedPageBreak/>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30608E">
      <w:pPr>
        <w:pStyle w:val="ListParagraph"/>
        <w:numPr>
          <w:ilvl w:val="0"/>
          <w:numId w:val="32"/>
        </w:numPr>
        <w:rPr>
          <w:u w:val="single"/>
        </w:rPr>
      </w:pPr>
      <w:proofErr w:type="spellStart"/>
      <w:r>
        <w:lastRenderedPageBreak/>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77777777" w:rsidR="00BC0469" w:rsidRPr="000D3DC5" w:rsidRDefault="00BC0469" w:rsidP="0030608E">
      <w:pPr>
        <w:pStyle w:val="ListParagraph"/>
        <w:numPr>
          <w:ilvl w:val="0"/>
          <w:numId w:val="12"/>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232" w:name="_Toc37849833"/>
      <w:bookmarkStart w:id="1233" w:name="_Toc38030607"/>
      <w:r>
        <w:lastRenderedPageBreak/>
        <w:t>Set LSAReport Data Quality Values</w:t>
      </w:r>
      <w:bookmarkEnd w:id="1232"/>
      <w:r w:rsidR="00D05131">
        <w:t xml:space="preserve"> </w:t>
      </w:r>
      <w:bookmarkEnd w:id="1233"/>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lastRenderedPageBreak/>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234"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234"/>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lastRenderedPageBreak/>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23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23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lastRenderedPageBreak/>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lastRenderedPageBreak/>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236" w:name="_Toc37973636"/>
      <w:bookmarkStart w:id="1237" w:name="_Toc37974189"/>
      <w:bookmarkStart w:id="1238" w:name="_Toc37974740"/>
      <w:bookmarkStart w:id="1239" w:name="_Toc37975228"/>
      <w:bookmarkStart w:id="1240" w:name="_Set_LSAReport_ReportDate"/>
      <w:bookmarkStart w:id="1241" w:name="_Toc37849834"/>
      <w:bookmarkStart w:id="1242" w:name="_Toc38030608"/>
      <w:bookmarkEnd w:id="1236"/>
      <w:bookmarkEnd w:id="1237"/>
      <w:bookmarkEnd w:id="1238"/>
      <w:bookmarkEnd w:id="1239"/>
      <w:bookmarkEnd w:id="1240"/>
      <w:r>
        <w:t>Set LSARe</w:t>
      </w:r>
      <w:r w:rsidR="001D44E7">
        <w:t xml:space="preserve">port </w:t>
      </w:r>
      <w:proofErr w:type="spellStart"/>
      <w:r w:rsidR="001D44E7">
        <w:t>ReportDate</w:t>
      </w:r>
      <w:bookmarkEnd w:id="1241"/>
      <w:bookmarkEnd w:id="124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243" w:name="_Toc34145731"/>
      <w:bookmarkStart w:id="1244" w:name="_LSAHousehold"/>
      <w:bookmarkStart w:id="1245" w:name="_Toc37849835"/>
      <w:bookmarkStart w:id="1246" w:name="_Toc38030609"/>
      <w:bookmarkEnd w:id="1243"/>
      <w:bookmarkEnd w:id="1244"/>
      <w:r>
        <w:t>LSAReport</w:t>
      </w:r>
      <w:bookmarkEnd w:id="1245"/>
      <w:bookmarkEnd w:id="124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lastRenderedPageBreak/>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247" w:name="_System_Engagement_Status"/>
      <w:bookmarkStart w:id="1248" w:name="_Length_of_Time_1"/>
      <w:bookmarkStart w:id="1249" w:name="_Length_of_Time"/>
      <w:bookmarkStart w:id="1250" w:name="_Cumulative_Length_of"/>
      <w:bookmarkStart w:id="1251" w:name="_Length_of_Time_2"/>
      <w:bookmarkStart w:id="1252" w:name="_Returns"/>
      <w:bookmarkStart w:id="1253" w:name="_Days_to_Return/Re-engage_3"/>
      <w:bookmarkStart w:id="1254" w:name="_Days_to_Return/Re-engage"/>
      <w:bookmarkStart w:id="1255" w:name="_Days_to_Return/Re-engage_2"/>
      <w:bookmarkStart w:id="1256" w:name="_Days_to_Return/Re-engage_1"/>
      <w:bookmarkEnd w:id="3"/>
      <w:bookmarkEnd w:id="1056"/>
      <w:bookmarkEnd w:id="1057"/>
      <w:bookmarkEnd w:id="1058"/>
      <w:bookmarkEnd w:id="1059"/>
      <w:bookmarkEnd w:id="1247"/>
      <w:bookmarkEnd w:id="1248"/>
      <w:bookmarkEnd w:id="1249"/>
      <w:bookmarkEnd w:id="1250"/>
      <w:bookmarkEnd w:id="1251"/>
      <w:bookmarkEnd w:id="1252"/>
      <w:bookmarkEnd w:id="1253"/>
      <w:bookmarkEnd w:id="1254"/>
      <w:bookmarkEnd w:id="1255"/>
      <w:bookmarkEnd w:id="1256"/>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Molly McEvilley" w:date="2020-08-06T10:13:00Z" w:initials="MM">
    <w:p w14:paraId="4783AFA5" w14:textId="00D7D667" w:rsidR="00E042BF" w:rsidRDefault="00E042BF">
      <w:pPr>
        <w:pStyle w:val="CommentText"/>
      </w:pPr>
      <w:r>
        <w:rPr>
          <w:rStyle w:val="CommentReference"/>
        </w:rPr>
        <w:annotationRef/>
      </w:r>
      <w:r>
        <w:t>Ref GitHub #432</w:t>
      </w:r>
    </w:p>
  </w:comment>
  <w:comment w:id="120" w:author="Molly McEvilley" w:date="2020-08-06T05:56:00Z" w:initials="MM">
    <w:p w14:paraId="2B6D149D" w14:textId="70F4FA93" w:rsidR="0029362C" w:rsidRDefault="0029362C">
      <w:pPr>
        <w:pStyle w:val="CommentText"/>
      </w:pPr>
      <w:r>
        <w:rPr>
          <w:rStyle w:val="CommentReference"/>
        </w:rPr>
        <w:annotationRef/>
      </w:r>
      <w:r>
        <w:t>Ref GitHub issue #294</w:t>
      </w:r>
    </w:p>
  </w:comment>
  <w:comment w:id="264" w:author="Molly McEvilley" w:date="2020-08-06T09:53:00Z" w:initials="MM">
    <w:p w14:paraId="1862BB8A" w14:textId="1259872E" w:rsidR="00E17227" w:rsidRDefault="00E17227">
      <w:pPr>
        <w:pStyle w:val="CommentText"/>
      </w:pPr>
      <w:r>
        <w:rPr>
          <w:rStyle w:val="CommentReference"/>
        </w:rPr>
        <w:annotationRef/>
      </w:r>
      <w:r w:rsidR="0039058C">
        <w:t>Ref GitHub #434</w:t>
      </w:r>
    </w:p>
  </w:comment>
  <w:comment w:id="275" w:author="Molly McEvilley" w:date="2020-08-06T08:44:00Z" w:initials="MM">
    <w:p w14:paraId="24D6E569" w14:textId="0A8F6328" w:rsidR="00B5597A" w:rsidRDefault="00B5597A">
      <w:pPr>
        <w:pStyle w:val="CommentText"/>
      </w:pPr>
      <w:r>
        <w:rPr>
          <w:rStyle w:val="CommentReference"/>
        </w:rPr>
        <w:annotationRef/>
      </w:r>
      <w:r>
        <w:t>Ref GitHub #483</w:t>
      </w:r>
    </w:p>
  </w:comment>
  <w:comment w:id="1025" w:author="Molly McEvilley" w:date="2020-07-23T10:36:00Z" w:initials="MM">
    <w:p w14:paraId="7EA48B6C" w14:textId="77777777" w:rsidR="00DF16DF" w:rsidRDefault="00DF16DF"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83AFA5" w15:done="0"/>
  <w15:commentEx w15:paraId="2B6D149D" w15:done="0"/>
  <w15:commentEx w15:paraId="1862BB8A" w15:done="0"/>
  <w15:commentEx w15:paraId="24D6E569"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6564A" w16cex:dateUtc="2020-08-06T14:13:00Z"/>
  <w16cex:commentExtensible w16cex:durableId="22D61A16" w16cex:dateUtc="2020-08-06T09:56:00Z"/>
  <w16cex:commentExtensible w16cex:durableId="22D651A2" w16cex:dateUtc="2020-08-06T13:53:00Z"/>
  <w16cex:commentExtensible w16cex:durableId="22D64185" w16cex:dateUtc="2020-08-06T12:44: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83AFA5" w16cid:durableId="22D6564A"/>
  <w16cid:commentId w16cid:paraId="2B6D149D" w16cid:durableId="22D61A16"/>
  <w16cid:commentId w16cid:paraId="1862BB8A" w16cid:durableId="22D651A2"/>
  <w16cid:commentId w16cid:paraId="24D6E569" w16cid:durableId="22D64185"/>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A16272" w:rsidRDefault="00A16272" w:rsidP="008E455B">
      <w:pPr>
        <w:spacing w:after="0" w:line="240" w:lineRule="auto"/>
      </w:pPr>
      <w:r>
        <w:separator/>
      </w:r>
    </w:p>
  </w:endnote>
  <w:endnote w:type="continuationSeparator" w:id="0">
    <w:p w14:paraId="2F106A22" w14:textId="77777777" w:rsidR="00A16272" w:rsidRDefault="00A16272" w:rsidP="008E455B">
      <w:pPr>
        <w:spacing w:after="0" w:line="240" w:lineRule="auto"/>
      </w:pPr>
      <w:r>
        <w:continuationSeparator/>
      </w:r>
    </w:p>
  </w:endnote>
  <w:endnote w:type="continuationNotice" w:id="1">
    <w:p w14:paraId="3F041781" w14:textId="77777777" w:rsidR="00A16272" w:rsidRDefault="00A1627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16272" w:rsidRDefault="00A16272">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A16272" w:rsidRDefault="00A162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16272" w:rsidRDefault="00A16272">
    <w:pPr>
      <w:pStyle w:val="Footer"/>
      <w:jc w:val="right"/>
    </w:pPr>
  </w:p>
  <w:p w14:paraId="3A92520C" w14:textId="77777777" w:rsidR="00A16272" w:rsidRDefault="00A162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16272" w:rsidRDefault="00A16272">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A16272" w:rsidRDefault="00A1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A16272" w:rsidRDefault="00A16272" w:rsidP="008E455B">
      <w:pPr>
        <w:spacing w:after="0" w:line="240" w:lineRule="auto"/>
      </w:pPr>
      <w:r>
        <w:separator/>
      </w:r>
    </w:p>
  </w:footnote>
  <w:footnote w:type="continuationSeparator" w:id="0">
    <w:p w14:paraId="7DE20DF4" w14:textId="77777777" w:rsidR="00A16272" w:rsidRDefault="00A16272" w:rsidP="008E455B">
      <w:pPr>
        <w:spacing w:after="0" w:line="240" w:lineRule="auto"/>
      </w:pPr>
      <w:r>
        <w:continuationSeparator/>
      </w:r>
    </w:p>
  </w:footnote>
  <w:footnote w:type="continuationNotice" w:id="1">
    <w:p w14:paraId="41B5770B" w14:textId="77777777" w:rsidR="00A16272" w:rsidRDefault="00A16272">
      <w:pPr>
        <w:spacing w:before="0" w:after="0" w:line="240" w:lineRule="auto"/>
      </w:pPr>
    </w:p>
  </w:footnote>
  <w:footnote w:id="2">
    <w:p w14:paraId="2F9F2EF7" w14:textId="47C44709" w:rsidR="00A16272" w:rsidRDefault="00A16272">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16272" w:rsidRPr="00381EDF" w:rsidRDefault="00A16272"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16272" w:rsidRDefault="00A162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9"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4"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73"/>
  </w:num>
  <w:num w:numId="4">
    <w:abstractNumId w:val="35"/>
  </w:num>
  <w:num w:numId="5">
    <w:abstractNumId w:val="46"/>
  </w:num>
  <w:num w:numId="6">
    <w:abstractNumId w:val="59"/>
  </w:num>
  <w:num w:numId="7">
    <w:abstractNumId w:val="6"/>
  </w:num>
  <w:num w:numId="8">
    <w:abstractNumId w:val="5"/>
  </w:num>
  <w:num w:numId="9">
    <w:abstractNumId w:val="38"/>
  </w:num>
  <w:num w:numId="10">
    <w:abstractNumId w:val="65"/>
  </w:num>
  <w:num w:numId="11">
    <w:abstractNumId w:val="22"/>
  </w:num>
  <w:num w:numId="12">
    <w:abstractNumId w:val="21"/>
  </w:num>
  <w:num w:numId="13">
    <w:abstractNumId w:val="50"/>
  </w:num>
  <w:num w:numId="14">
    <w:abstractNumId w:val="1"/>
  </w:num>
  <w:num w:numId="15">
    <w:abstractNumId w:val="54"/>
  </w:num>
  <w:num w:numId="16">
    <w:abstractNumId w:val="77"/>
  </w:num>
  <w:num w:numId="17">
    <w:abstractNumId w:val="63"/>
  </w:num>
  <w:num w:numId="18">
    <w:abstractNumId w:val="70"/>
  </w:num>
  <w:num w:numId="19">
    <w:abstractNumId w:val="67"/>
  </w:num>
  <w:num w:numId="20">
    <w:abstractNumId w:val="15"/>
  </w:num>
  <w:num w:numId="21">
    <w:abstractNumId w:val="2"/>
  </w:num>
  <w:num w:numId="22">
    <w:abstractNumId w:val="7"/>
  </w:num>
  <w:num w:numId="23">
    <w:abstractNumId w:val="60"/>
  </w:num>
  <w:num w:numId="24">
    <w:abstractNumId w:val="17"/>
  </w:num>
  <w:num w:numId="25">
    <w:abstractNumId w:val="58"/>
  </w:num>
  <w:num w:numId="26">
    <w:abstractNumId w:val="13"/>
  </w:num>
  <w:num w:numId="27">
    <w:abstractNumId w:val="41"/>
  </w:num>
  <w:num w:numId="28">
    <w:abstractNumId w:val="0"/>
  </w:num>
  <w:num w:numId="29">
    <w:abstractNumId w:val="43"/>
  </w:num>
  <w:num w:numId="30">
    <w:abstractNumId w:val="25"/>
  </w:num>
  <w:num w:numId="31">
    <w:abstractNumId w:val="4"/>
  </w:num>
  <w:num w:numId="32">
    <w:abstractNumId w:val="53"/>
  </w:num>
  <w:num w:numId="33">
    <w:abstractNumId w:val="40"/>
  </w:num>
  <w:num w:numId="34">
    <w:abstractNumId w:val="57"/>
  </w:num>
  <w:num w:numId="35">
    <w:abstractNumId w:val="24"/>
  </w:num>
  <w:num w:numId="36">
    <w:abstractNumId w:val="56"/>
  </w:num>
  <w:num w:numId="37">
    <w:abstractNumId w:val="16"/>
  </w:num>
  <w:num w:numId="38">
    <w:abstractNumId w:val="23"/>
  </w:num>
  <w:num w:numId="39">
    <w:abstractNumId w:val="26"/>
  </w:num>
  <w:num w:numId="40">
    <w:abstractNumId w:val="62"/>
  </w:num>
  <w:num w:numId="41">
    <w:abstractNumId w:val="32"/>
  </w:num>
  <w:num w:numId="42">
    <w:abstractNumId w:val="64"/>
  </w:num>
  <w:num w:numId="43">
    <w:abstractNumId w:val="51"/>
  </w:num>
  <w:num w:numId="44">
    <w:abstractNumId w:val="55"/>
  </w:num>
  <w:num w:numId="45">
    <w:abstractNumId w:val="8"/>
  </w:num>
  <w:num w:numId="46">
    <w:abstractNumId w:val="11"/>
  </w:num>
  <w:num w:numId="47">
    <w:abstractNumId w:val="52"/>
  </w:num>
  <w:num w:numId="48">
    <w:abstractNumId w:val="27"/>
  </w:num>
  <w:num w:numId="49">
    <w:abstractNumId w:val="3"/>
  </w:num>
  <w:num w:numId="50">
    <w:abstractNumId w:val="68"/>
  </w:num>
  <w:num w:numId="51">
    <w:abstractNumId w:val="42"/>
  </w:num>
  <w:num w:numId="52">
    <w:abstractNumId w:val="31"/>
  </w:num>
  <w:num w:numId="53">
    <w:abstractNumId w:val="14"/>
  </w:num>
  <w:num w:numId="54">
    <w:abstractNumId w:val="74"/>
  </w:num>
  <w:num w:numId="55">
    <w:abstractNumId w:val="69"/>
  </w:num>
  <w:num w:numId="56">
    <w:abstractNumId w:val="72"/>
  </w:num>
  <w:num w:numId="57">
    <w:abstractNumId w:val="9"/>
  </w:num>
  <w:num w:numId="58">
    <w:abstractNumId w:val="12"/>
  </w:num>
  <w:num w:numId="59">
    <w:abstractNumId w:val="33"/>
  </w:num>
  <w:num w:numId="60">
    <w:abstractNumId w:val="18"/>
  </w:num>
  <w:num w:numId="61">
    <w:abstractNumId w:val="75"/>
  </w:num>
  <w:num w:numId="62">
    <w:abstractNumId w:val="48"/>
  </w:num>
  <w:num w:numId="63">
    <w:abstractNumId w:val="61"/>
  </w:num>
  <w:num w:numId="64">
    <w:abstractNumId w:val="29"/>
  </w:num>
  <w:num w:numId="65">
    <w:abstractNumId w:val="30"/>
  </w:num>
  <w:num w:numId="66">
    <w:abstractNumId w:val="37"/>
  </w:num>
  <w:num w:numId="67">
    <w:abstractNumId w:val="76"/>
  </w:num>
  <w:num w:numId="68">
    <w:abstractNumId w:val="44"/>
  </w:num>
  <w:num w:numId="69">
    <w:abstractNumId w:val="34"/>
  </w:num>
  <w:num w:numId="70">
    <w:abstractNumId w:val="71"/>
  </w:num>
  <w:num w:numId="71">
    <w:abstractNumId w:val="47"/>
  </w:num>
  <w:num w:numId="72">
    <w:abstractNumId w:val="39"/>
  </w:num>
  <w:num w:numId="73">
    <w:abstractNumId w:val="49"/>
  </w:num>
  <w:num w:numId="74">
    <w:abstractNumId w:val="36"/>
  </w:num>
  <w:num w:numId="75">
    <w:abstractNumId w:val="20"/>
  </w:num>
  <w:num w:numId="76">
    <w:abstractNumId w:val="19"/>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161</Pages>
  <Words>44301</Words>
  <Characters>252518</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296227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49</cp:revision>
  <cp:lastPrinted>2018-10-11T13:23:00Z</cp:lastPrinted>
  <dcterms:created xsi:type="dcterms:W3CDTF">2020-08-06T12:46:00Z</dcterms:created>
  <dcterms:modified xsi:type="dcterms:W3CDTF">2020-08-06T14:38:00Z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