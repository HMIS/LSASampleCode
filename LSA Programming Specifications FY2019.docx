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9BB72E8" w:rsidR="00004824" w:rsidRDefault="00004824" w:rsidP="00CB72CA">
                            <w:pPr>
                              <w:jc w:val="right"/>
                            </w:pPr>
                            <w:r>
                              <w:rPr>
                                <w:rStyle w:val="SubtitleChar"/>
                              </w:rPr>
                              <w:t xml:space="preserve">Version 1.1 </w:t>
                            </w:r>
                            <w:r w:rsidRPr="00F057B5">
                              <w:rPr>
                                <w:rStyle w:val="SubtitleChar"/>
                              </w:rPr>
                              <w:t>●</w:t>
                            </w:r>
                            <w:r>
                              <w:rPr>
                                <w:rStyle w:val="SubtitleChar"/>
                              </w:rPr>
                              <w:t xml:space="preserve"> October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9BB72E8" w:rsidR="00004824" w:rsidRDefault="00004824" w:rsidP="00CB72CA">
                      <w:pPr>
                        <w:jc w:val="right"/>
                      </w:pPr>
                      <w:r>
                        <w:rPr>
                          <w:rStyle w:val="SubtitleChar"/>
                        </w:rPr>
                        <w:t xml:space="preserve">Version 1.1 </w:t>
                      </w:r>
                      <w:r w:rsidRPr="00F057B5">
                        <w:rPr>
                          <w:rStyle w:val="SubtitleChar"/>
                        </w:rPr>
                        <w:t>●</w:t>
                      </w:r>
                      <w:r>
                        <w:rPr>
                          <w:rStyle w:val="SubtitleChar"/>
                        </w:rPr>
                        <w:t xml:space="preserve"> October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004824" w:rsidRDefault="00004824" w:rsidP="000272AC">
                            <w:pPr>
                              <w:pStyle w:val="Subtitle"/>
                              <w:numPr>
                                <w:ilvl w:val="0"/>
                                <w:numId w:val="0"/>
                              </w:numPr>
                            </w:pPr>
                            <w:r>
                              <w:t xml:space="preserve">FY 2019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004824" w:rsidRDefault="00004824" w:rsidP="000272AC">
                      <w:pPr>
                        <w:pStyle w:val="Subtitle"/>
                        <w:numPr>
                          <w:ilvl w:val="0"/>
                          <w:numId w:val="0"/>
                        </w:numPr>
                      </w:pPr>
                      <w:r>
                        <w:t xml:space="preserve">FY 2019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206475">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206475">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206475">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206475">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206475">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206475">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206475">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206475">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206475">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206475">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206475">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206475">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206475">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206475">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206475">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206475">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206475">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206475">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206475">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206475">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206475">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206475">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206475">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206475">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206475">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206475">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206475">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206475">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206475">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206475">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206475">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206475">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206475">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206475">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206475">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206475">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206475">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206475">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206475">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206475">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206475">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206475">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206475">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206475">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206475">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206475">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206475">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206475">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206475">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206475">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206475">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206475">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206475">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206475">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206475">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206475">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206475">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206475">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206475">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206475">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206475">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206475">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206475">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206475">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206475">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206475">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206475">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206475">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206475">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206475">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206475">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206475">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206475">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206475">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206475">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206475">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206475">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206475">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206475">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206475">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206475">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206475">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206475">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206475">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206475">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206475">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206475">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206475">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206475">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206475">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206475">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206475">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206475">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206475">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206475">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206475">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206475">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206475">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206475">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206475">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206475">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206475">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206475">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206475">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r>
        <w:lastRenderedPageBreak/>
        <w:t>Revision</w:t>
      </w:r>
      <w:r w:rsidRPr="008D0578">
        <w:t xml:space="preserve"> </w:t>
      </w:r>
      <w:r w:rsidR="00933154"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FC60BE">
        <w:tc>
          <w:tcPr>
            <w:tcW w:w="999" w:type="dxa"/>
          </w:tcPr>
          <w:p w14:paraId="1E1440D0" w14:textId="512577D3" w:rsidR="00A16272" w:rsidRDefault="00A16272" w:rsidP="004402C9">
            <w:pPr>
              <w:spacing w:before="0" w:after="0" w:line="240" w:lineRule="auto"/>
            </w:pPr>
            <w:r>
              <w:t>1.1</w:t>
            </w:r>
          </w:p>
        </w:tc>
        <w:tc>
          <w:tcPr>
            <w:tcW w:w="1512" w:type="dxa"/>
          </w:tcPr>
          <w:p w14:paraId="0A071E98" w14:textId="56959FAB" w:rsidR="00A16272" w:rsidRDefault="00A16272" w:rsidP="004402C9">
            <w:pPr>
              <w:spacing w:before="0" w:after="0" w:line="240" w:lineRule="auto"/>
            </w:pPr>
            <w:del w:id="4" w:author="Molly McEvilley" w:date="2020-10-08T13:28:00Z">
              <w:r w:rsidDel="00501413">
                <w:delText>TBD</w:delText>
              </w:r>
            </w:del>
            <w:ins w:id="5" w:author="Molly McEvilley" w:date="2020-10-08T13:28:00Z">
              <w:r w:rsidR="00501413">
                <w:t>10/8/2020</w:t>
              </w:r>
            </w:ins>
          </w:p>
        </w:tc>
        <w:tc>
          <w:tcPr>
            <w:tcW w:w="6839" w:type="dxa"/>
          </w:tcPr>
          <w:p w14:paraId="51E0C589" w14:textId="2111ECE2" w:rsidR="007F4F13" w:rsidRDefault="007F4F13" w:rsidP="0030608E">
            <w:pPr>
              <w:spacing w:before="0" w:after="0" w:line="240" w:lineRule="auto"/>
              <w:ind w:left="288" w:hanging="288"/>
            </w:pPr>
            <w:r>
              <w:t>Throughout – correction of typographical errors</w:t>
            </w:r>
            <w:r w:rsidR="00EB1C9F">
              <w:t xml:space="preserve">, </w:t>
            </w:r>
            <w:r w:rsidR="002239CE">
              <w:t xml:space="preserve">redundancies, </w:t>
            </w:r>
            <w:r w:rsidR="00EB1C9F">
              <w:t>graphics, and listed source and target relevant data for each section</w:t>
            </w:r>
          </w:p>
          <w:p w14:paraId="37844D29" w14:textId="5B191E91" w:rsidR="007F4F13" w:rsidRDefault="007F4F13" w:rsidP="0030608E">
            <w:pPr>
              <w:spacing w:before="0" w:after="0" w:line="240" w:lineRule="auto"/>
              <w:ind w:left="288" w:hanging="288"/>
            </w:pPr>
            <w:r>
              <w:t>Section 1.2 – add link to GitHub repository</w:t>
            </w:r>
          </w:p>
          <w:p w14:paraId="36EE3DCE" w14:textId="0FE43E69" w:rsidR="00A431CC" w:rsidRDefault="00A431CC" w:rsidP="0030608E">
            <w:pPr>
              <w:spacing w:before="0" w:after="0" w:line="240" w:lineRule="auto"/>
              <w:ind w:left="288" w:hanging="288"/>
            </w:pPr>
            <w:r>
              <w:t>Section</w:t>
            </w:r>
            <w:r w:rsidR="00E5055B">
              <w:t>s</w:t>
            </w:r>
            <w:r>
              <w:t xml:space="preserve"> 2.10</w:t>
            </w:r>
            <w:r w:rsidR="00E5055B">
              <w:t xml:space="preserve"> and 8.1-8.22</w:t>
            </w:r>
            <w:r>
              <w:t xml:space="preserve"> – clarify t</w:t>
            </w:r>
            <w:r w:rsidR="00E5055B">
              <w:t xml:space="preserve">hat records in </w:t>
            </w:r>
            <w:proofErr w:type="spellStart"/>
            <w:r w:rsidR="00E5055B">
              <w:t>LSACalculated</w:t>
            </w:r>
            <w:proofErr w:type="spellEnd"/>
            <w:r w:rsidR="00E5055B">
              <w:t xml:space="preserve"> are only generated when </w:t>
            </w:r>
            <w:r w:rsidR="006F7BD7" w:rsidRPr="001109FB">
              <w:rPr>
                <w:b/>
                <w:bCs/>
              </w:rPr>
              <w:t>Value</w:t>
            </w:r>
            <w:r w:rsidR="006F7BD7">
              <w:t xml:space="preserve"> &gt; 0.</w:t>
            </w:r>
          </w:p>
          <w:p w14:paraId="0225BDBF" w14:textId="7F7A9E76" w:rsidR="0029362C" w:rsidRDefault="0029362C" w:rsidP="0030608E">
            <w:pPr>
              <w:spacing w:before="0" w:after="0" w:line="240" w:lineRule="auto"/>
              <w:ind w:left="288" w:hanging="288"/>
            </w:pPr>
            <w:r>
              <w:t>Section 3.3 – note that reporting procedures must exclude data which i</w:t>
            </w:r>
            <w:r w:rsidR="007F4F13">
              <w:t>s</w:t>
            </w:r>
            <w:r>
              <w:t xml:space="preserve"> inconsistent with HMIS Data Standards and/or HMIS CSV specifications</w:t>
            </w:r>
          </w:p>
          <w:p w14:paraId="1E1E2422" w14:textId="418A4AF4" w:rsidR="00FF46B8" w:rsidRDefault="00FF46B8" w:rsidP="005D3903">
            <w:pPr>
              <w:spacing w:before="0" w:after="0" w:line="240" w:lineRule="auto"/>
              <w:ind w:left="576" w:hanging="288"/>
            </w:pPr>
            <w:r>
              <w:t xml:space="preserve">If a project has an operating end date, it must be greater than the operating start date </w:t>
            </w:r>
            <w:proofErr w:type="gramStart"/>
            <w:r>
              <w:t>in order to</w:t>
            </w:r>
            <w:proofErr w:type="gramEnd"/>
            <w:r>
              <w:t xml:space="preserve"> include in LSA reporting.</w:t>
            </w:r>
          </w:p>
          <w:p w14:paraId="716A4E33" w14:textId="55BE9A01" w:rsidR="009F6858" w:rsidRDefault="009F6858" w:rsidP="005D3903">
            <w:pPr>
              <w:spacing w:before="0" w:after="0" w:line="240" w:lineRule="auto"/>
              <w:ind w:left="576" w:hanging="288"/>
            </w:pPr>
            <w:proofErr w:type="spellStart"/>
            <w:r>
              <w:t>Bednights</w:t>
            </w:r>
            <w:proofErr w:type="spellEnd"/>
            <w:r>
              <w:t xml:space="preserve"> &gt;= a project’s operating end date are not relevant.</w:t>
            </w:r>
          </w:p>
          <w:p w14:paraId="5A2EC336" w14:textId="75FAEBA8" w:rsidR="00CD6954" w:rsidRDefault="00CD6954" w:rsidP="0030608E">
            <w:pPr>
              <w:spacing w:before="0" w:after="0" w:line="240" w:lineRule="auto"/>
              <w:ind w:left="288" w:hanging="288"/>
            </w:pPr>
            <w:r>
              <w:t>Section</w:t>
            </w:r>
            <w:r w:rsidR="006F7BD7">
              <w:t>s</w:t>
            </w:r>
            <w:r>
              <w:t xml:space="preserve"> 3.4</w:t>
            </w:r>
            <w:r w:rsidR="006F7BD7">
              <w:t>-3.5</w:t>
            </w:r>
            <w:r>
              <w:t xml:space="preserve"> –</w:t>
            </w:r>
            <w:r w:rsidR="006F7BD7">
              <w:t xml:space="preserve"> </w:t>
            </w:r>
            <w:r>
              <w:t xml:space="preserve">if a household member’s entry date is prior to that of the HoH, use the HoH value as the effective </w:t>
            </w:r>
            <w:r w:rsidR="006F7BD7">
              <w:t>entry date for the household member</w:t>
            </w:r>
            <w:r>
              <w:t xml:space="preserve"> (required to resolve inconsistency with Section 3.3)</w:t>
            </w:r>
          </w:p>
          <w:p w14:paraId="362F81E5" w14:textId="55FA248C" w:rsidR="008A4F0A" w:rsidRDefault="008A4F0A">
            <w:pPr>
              <w:spacing w:before="0" w:after="0" w:line="240" w:lineRule="auto"/>
              <w:ind w:left="288" w:hanging="288"/>
            </w:pPr>
            <w:r>
              <w:t>Section 3.5 – if age is unknown for a given client on any enrollment, it is considered unknown for all.</w:t>
            </w:r>
          </w:p>
          <w:p w14:paraId="4017AC91" w14:textId="4E3A2E1F" w:rsidR="00FF46B8" w:rsidRDefault="00FF46B8" w:rsidP="0030608E">
            <w:pPr>
              <w:spacing w:before="0" w:after="0" w:line="240" w:lineRule="auto"/>
              <w:ind w:left="288" w:hanging="288"/>
            </w:pPr>
            <w:r>
              <w:t xml:space="preserve">Section 4.1 - </w:t>
            </w:r>
            <w:r w:rsidRPr="00FF46B8">
              <w:t>If a project has an operating end date, it must be greater than the operating start date</w:t>
            </w:r>
            <w:r>
              <w:t xml:space="preserve"> </w:t>
            </w:r>
            <w:proofErr w:type="gramStart"/>
            <w:r>
              <w:t>in order to</w:t>
            </w:r>
            <w:proofErr w:type="gramEnd"/>
            <w:r>
              <w:t xml:space="preserve"> include the project record in the LSA upload</w:t>
            </w:r>
            <w:r w:rsidRPr="00FF46B8">
              <w:t>.</w:t>
            </w:r>
          </w:p>
          <w:p w14:paraId="29083F38" w14:textId="24E5D926" w:rsidR="00493BDF" w:rsidRDefault="00493BDF" w:rsidP="0030608E">
            <w:pPr>
              <w:spacing w:before="0" w:after="0" w:line="240" w:lineRule="auto"/>
              <w:ind w:left="288" w:hanging="288"/>
            </w:pPr>
            <w:r>
              <w:t xml:space="preserve">Section 4.1-4.5 </w:t>
            </w:r>
            <w:r w:rsidR="00E70186">
              <w:t>–</w:t>
            </w:r>
            <w:r>
              <w:t xml:space="preserve"> </w:t>
            </w:r>
            <w:r w:rsidR="00E70186">
              <w:t>clarify that notes in Column Description for PDDE files are related to HDX 2.0 validation</w:t>
            </w:r>
            <w:r w:rsidR="005A642F">
              <w:t xml:space="preserve"> </w:t>
            </w:r>
            <w:r w:rsidR="00E70186">
              <w:t xml:space="preserve"> </w:t>
            </w:r>
          </w:p>
          <w:p w14:paraId="4A55661D" w14:textId="55873C0D" w:rsidR="007F4F13" w:rsidRDefault="007F4F13" w:rsidP="0030608E">
            <w:pPr>
              <w:spacing w:before="0" w:after="0" w:line="240" w:lineRule="auto"/>
              <w:ind w:left="288" w:hanging="288"/>
            </w:pPr>
            <w:r>
              <w:t xml:space="preserve">Section 5.2 – specify that active enrollments should be identified in </w:t>
            </w:r>
            <w:proofErr w:type="spellStart"/>
            <w:r>
              <w:t>tlsa_Enrollment</w:t>
            </w:r>
            <w:proofErr w:type="spellEnd"/>
            <w:r>
              <w:t xml:space="preserve"> with </w:t>
            </w:r>
            <w:r w:rsidRPr="00EB1C9F">
              <w:rPr>
                <w:b/>
                <w:bCs/>
              </w:rPr>
              <w:t>Active</w:t>
            </w:r>
            <w:r>
              <w:t xml:space="preserve"> = 1</w:t>
            </w:r>
          </w:p>
          <w:p w14:paraId="151CAA13" w14:textId="1C4F3C52" w:rsidR="0039058C" w:rsidRDefault="0039058C" w:rsidP="0030608E">
            <w:pPr>
              <w:spacing w:before="0" w:after="0" w:line="240" w:lineRule="auto"/>
              <w:ind w:left="288" w:hanging="288"/>
            </w:pPr>
            <w:r>
              <w:t xml:space="preserve">Section 5.6 </w:t>
            </w:r>
            <w:r w:rsidR="00C963BA">
              <w:t>–</w:t>
            </w:r>
            <w:r>
              <w:t xml:space="preserve"> </w:t>
            </w:r>
            <w:r w:rsidR="00C963BA">
              <w:t xml:space="preserve">delete irrelevant rows from Relevant Data section; </w:t>
            </w:r>
            <w:r w:rsidR="00E8615D">
              <w:t xml:space="preserve">include </w:t>
            </w:r>
            <w:r w:rsidR="00E8615D" w:rsidRPr="00EB1C9F">
              <w:rPr>
                <w:b/>
                <w:bCs/>
              </w:rPr>
              <w:t>HoHAdult</w:t>
            </w:r>
            <w:r w:rsidR="00E8615D">
              <w:t xml:space="preserve"> criteria in logic </w:t>
            </w:r>
          </w:p>
          <w:p w14:paraId="26C9E810" w14:textId="2AEFF2DC" w:rsidR="009135C9" w:rsidRDefault="009135C9" w:rsidP="0030608E">
            <w:pPr>
              <w:spacing w:before="0" w:after="0" w:line="240" w:lineRule="auto"/>
              <w:ind w:left="288" w:hanging="288"/>
            </w:pPr>
            <w:r>
              <w:t xml:space="preserve">Section 5.7 –– </w:t>
            </w:r>
            <w:r w:rsidR="006A46D6">
              <w:t xml:space="preserve">Add CH to list of relevant data; </w:t>
            </w:r>
            <w:r>
              <w:t>Exit date from RRH cannot be counted as a CH day if it is equal to the move-in date.</w:t>
            </w:r>
          </w:p>
          <w:p w14:paraId="14CAF4D9" w14:textId="044CF77E" w:rsidR="00A16272" w:rsidRDefault="00A16272" w:rsidP="00E8615D">
            <w:pPr>
              <w:spacing w:before="0" w:after="0" w:line="240" w:lineRule="auto"/>
              <w:ind w:left="288" w:hanging="288"/>
            </w:pPr>
            <w:r>
              <w:t xml:space="preserve">Section 5.8 – </w:t>
            </w:r>
            <w:r w:rsidR="00B5597A">
              <w:t>correct and re-group criteria for counting CH days based on 3.917</w:t>
            </w:r>
          </w:p>
          <w:p w14:paraId="00F56418" w14:textId="3CA657DD" w:rsidR="00E32439" w:rsidRDefault="001109FB" w:rsidP="001109FB">
            <w:pPr>
              <w:spacing w:before="0" w:after="0" w:line="240" w:lineRule="auto"/>
              <w:ind w:left="288" w:hanging="288"/>
            </w:pPr>
            <w:r>
              <w:t>Section 5.10 – correction of typos/grouping in criteria for identifying clients who do not meet time criteria for CH and are missing relevant 3.917 information</w:t>
            </w:r>
            <w:r w:rsidR="00E32439">
              <w:t xml:space="preserve">; resolve conflict between table of valid combinations of </w:t>
            </w:r>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values and business logic (add valid </w:t>
            </w:r>
            <w:r w:rsidR="00965179">
              <w:t>365/99 combination to table).</w:t>
            </w:r>
          </w:p>
          <w:p w14:paraId="6D75A648" w14:textId="5293BA16" w:rsidR="001109FB" w:rsidRDefault="001109FB" w:rsidP="001109FB">
            <w:pPr>
              <w:spacing w:before="0" w:after="0" w:line="240" w:lineRule="auto"/>
              <w:ind w:left="288" w:hanging="288"/>
            </w:pPr>
            <w:r>
              <w:t xml:space="preserve">Section 6.9 – correct &gt; to &gt;= in criteria re: </w:t>
            </w:r>
            <w:r w:rsidRPr="001109FB">
              <w:rPr>
                <w:b/>
                <w:bCs/>
              </w:rPr>
              <w:t>ExitDate</w:t>
            </w:r>
            <w:r>
              <w:t xml:space="preserve"> and </w:t>
            </w:r>
            <w:proofErr w:type="spellStart"/>
            <w:r w:rsidRPr="001109FB">
              <w:rPr>
                <w:b/>
                <w:bCs/>
              </w:rPr>
              <w:t>FirstEntry</w:t>
            </w:r>
            <w:proofErr w:type="spellEnd"/>
          </w:p>
          <w:p w14:paraId="359D3719" w14:textId="77777777" w:rsidR="00975B34" w:rsidRDefault="00975B34" w:rsidP="00975B34">
            <w:pPr>
              <w:spacing w:before="0" w:after="0" w:line="240" w:lineRule="auto"/>
              <w:ind w:left="288" w:hanging="288"/>
            </w:pPr>
            <w:r>
              <w:t xml:space="preserve">Section 6.11 – count dates housed in PSH/RRH for active enrollments only (specify </w:t>
            </w:r>
            <w:proofErr w:type="spellStart"/>
            <w:r>
              <w:t>tlsa_HHID.</w:t>
            </w:r>
            <w:r w:rsidRPr="00B95883">
              <w:rPr>
                <w:b/>
                <w:bCs/>
              </w:rPr>
              <w:t>Active</w:t>
            </w:r>
            <w:proofErr w:type="spellEnd"/>
            <w:r>
              <w:t xml:space="preserve"> = 1)</w:t>
            </w:r>
          </w:p>
          <w:p w14:paraId="185CE739" w14:textId="40FB02D7" w:rsidR="00975B34" w:rsidRDefault="00975B34" w:rsidP="00975B34">
            <w:pPr>
              <w:spacing w:before="0" w:after="0" w:line="240" w:lineRule="auto"/>
              <w:ind w:left="288" w:hanging="288"/>
              <w:rPr>
                <w:b/>
                <w:bCs/>
              </w:rPr>
            </w:pPr>
            <w:r>
              <w:t xml:space="preserve">Section 6.13 – correct criteria for </w:t>
            </w:r>
            <w:proofErr w:type="spellStart"/>
            <w:r w:rsidRPr="001109FB">
              <w:rPr>
                <w:b/>
                <w:bCs/>
              </w:rPr>
              <w:t>sysStatus</w:t>
            </w:r>
            <w:proofErr w:type="spellEnd"/>
          </w:p>
          <w:p w14:paraId="78A8C9D8" w14:textId="65EAF5A7" w:rsidR="002B12FD" w:rsidRPr="002B12FD" w:rsidRDefault="002B12FD" w:rsidP="00975B34">
            <w:pPr>
              <w:spacing w:before="0" w:after="0" w:line="240" w:lineRule="auto"/>
              <w:ind w:left="288" w:hanging="288"/>
            </w:pPr>
            <w:r>
              <w:t xml:space="preserve">Section 6.17 – implement AHAR change request to base AHAR status on any recorded </w:t>
            </w:r>
            <w:proofErr w:type="spellStart"/>
            <w:r>
              <w:t>bednights</w:t>
            </w:r>
            <w:proofErr w:type="spellEnd"/>
            <w:r>
              <w:t xml:space="preserve"> in report period for each given project group, including when all </w:t>
            </w:r>
            <w:proofErr w:type="spellStart"/>
            <w:r>
              <w:t>bednights</w:t>
            </w:r>
            <w:proofErr w:type="spellEnd"/>
            <w:r>
              <w:t xml:space="preserve"> </w:t>
            </w:r>
            <w:proofErr w:type="gramStart"/>
            <w:r>
              <w:t>in a given</w:t>
            </w:r>
            <w:proofErr w:type="gramEnd"/>
            <w:r>
              <w:t xml:space="preserve"> project group overlap with another.</w:t>
            </w:r>
          </w:p>
          <w:p w14:paraId="303BD307" w14:textId="2D72BD5A" w:rsidR="00822463" w:rsidRDefault="00822463" w:rsidP="00E8615D">
            <w:pPr>
              <w:spacing w:before="0" w:after="0" w:line="240" w:lineRule="auto"/>
              <w:ind w:left="288" w:hanging="288"/>
            </w:pPr>
            <w:r>
              <w:t xml:space="preserve">Section 7.5 – align criteria for system engagement status in LSAExit with </w:t>
            </w:r>
            <w:proofErr w:type="spellStart"/>
            <w:r>
              <w:t>LSAHousehold</w:t>
            </w:r>
            <w:proofErr w:type="spellEnd"/>
            <w:r w:rsidR="005616AB">
              <w:t>; add criteria to disambiguate when the most recent exit date is shared by more than one enrollment.</w:t>
            </w:r>
          </w:p>
          <w:p w14:paraId="25D6F891" w14:textId="5A7450E7" w:rsidR="006637F2" w:rsidRDefault="006637F2" w:rsidP="00E8615D">
            <w:pPr>
              <w:spacing w:before="0" w:after="0" w:line="240" w:lineRule="auto"/>
              <w:ind w:left="288" w:hanging="288"/>
            </w:pPr>
            <w:r>
              <w:t xml:space="preserve">Section 7.6 –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p>
          <w:p w14:paraId="79549506" w14:textId="4D4C7B69" w:rsidR="00D95179" w:rsidRDefault="00D95179" w:rsidP="0030608E">
            <w:pPr>
              <w:spacing w:before="0" w:after="0" w:line="240" w:lineRule="auto"/>
              <w:ind w:left="288" w:hanging="288"/>
            </w:pPr>
            <w:r>
              <w:t xml:space="preserve">Sections 8.1-8.18 </w:t>
            </w:r>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proofErr w:type="spellEnd"/>
            <w:r w:rsidR="00775C61">
              <w:t xml:space="preserve"> and </w:t>
            </w:r>
            <w:r w:rsidR="00EB1C9F">
              <w:t xml:space="preserve">with </w:t>
            </w:r>
            <w:r w:rsidR="00775C61" w:rsidRPr="0030608E">
              <w:rPr>
                <w:b/>
                <w:bCs/>
              </w:rPr>
              <w:t>Active/Exit1/Exit2HHType</w:t>
            </w:r>
            <w:r w:rsidR="00E042BF">
              <w:t xml:space="preserve"> columns</w:t>
            </w:r>
            <w:r w:rsidR="00775C61">
              <w:t xml:space="preserve"> in </w:t>
            </w:r>
            <w:proofErr w:type="spellStart"/>
            <w:r w:rsidR="00775C61">
              <w:t>tlsa_HHID</w:t>
            </w:r>
            <w:proofErr w:type="spellEnd"/>
            <w:r w:rsidR="00775C61">
              <w:t>.</w:t>
            </w:r>
          </w:p>
          <w:p w14:paraId="0A2752D9" w14:textId="558E0479" w:rsidR="003D1E9F" w:rsidRDefault="003D1E9F" w:rsidP="0030608E">
            <w:pPr>
              <w:spacing w:before="0" w:after="0" w:line="240" w:lineRule="auto"/>
              <w:ind w:left="288" w:hanging="288"/>
            </w:pPr>
            <w:r>
              <w:t xml:space="preserve">Section 8.4 – </w:t>
            </w:r>
            <w:proofErr w:type="spellStart"/>
            <w:r>
              <w:t>ReportRow</w:t>
            </w:r>
            <w:proofErr w:type="spellEnd"/>
            <w:r>
              <w:t xml:space="preserve"> #14 averages only rows where </w:t>
            </w:r>
            <w:proofErr w:type="spellStart"/>
            <w:r w:rsidRPr="001109FB">
              <w:rPr>
                <w:b/>
                <w:bCs/>
              </w:rPr>
              <w:t>RRHStatus</w:t>
            </w:r>
            <w:proofErr w:type="spellEnd"/>
            <w:r>
              <w:t xml:space="preserve"> &gt; 2</w:t>
            </w:r>
          </w:p>
          <w:p w14:paraId="444E7651" w14:textId="077B2B22" w:rsidR="008F69E9" w:rsidRDefault="008F69E9" w:rsidP="0030608E">
            <w:pPr>
              <w:spacing w:before="0" w:after="0" w:line="240" w:lineRule="auto"/>
              <w:ind w:left="288" w:hanging="288"/>
            </w:pPr>
            <w:r>
              <w:t xml:space="preserve">Section 8.5 – add </w:t>
            </w:r>
            <w:proofErr w:type="spellStart"/>
            <w:r w:rsidR="008F6EBF">
              <w:t>ReportRows</w:t>
            </w:r>
            <w:proofErr w:type="spellEnd"/>
            <w:r w:rsidR="008F6EBF">
              <w:t xml:space="preserve"> 63 and 64 for average days to return by last project type / new </w:t>
            </w:r>
            <w:proofErr w:type="spellStart"/>
            <w:r w:rsidR="008F6EBF">
              <w:t>LSAExit.ExitFrom</w:t>
            </w:r>
            <w:proofErr w:type="spellEnd"/>
            <w:r w:rsidR="008F6EBF">
              <w:t xml:space="preserve"> values 7 and 8</w:t>
            </w:r>
          </w:p>
          <w:p w14:paraId="2049EB63" w14:textId="27EC3471" w:rsidR="00D037DA" w:rsidRDefault="00D037DA" w:rsidP="0030608E">
            <w:pPr>
              <w:spacing w:before="0" w:after="0" w:line="240" w:lineRule="auto"/>
              <w:ind w:left="288" w:hanging="288"/>
            </w:pPr>
            <w:r>
              <w:t>Section 8.6 – Delete vestigial last three rows in list of populations</w:t>
            </w:r>
          </w:p>
          <w:p w14:paraId="34C24898" w14:textId="303D75F1" w:rsidR="007023B9" w:rsidRDefault="007023B9" w:rsidP="0030608E">
            <w:pPr>
              <w:spacing w:before="0" w:after="0" w:line="240" w:lineRule="auto"/>
              <w:ind w:left="288" w:hanging="288"/>
            </w:pPr>
            <w:r>
              <w:lastRenderedPageBreak/>
              <w:t>Section</w:t>
            </w:r>
            <w:r w:rsidR="007F4F13">
              <w:t>s</w:t>
            </w:r>
            <w:r>
              <w:t xml:space="preserve"> 8.6</w:t>
            </w:r>
            <w:r w:rsidR="007F4F13">
              <w:t xml:space="preserve"> and 8.7</w:t>
            </w:r>
            <w:r>
              <w:t xml:space="preserve"> – </w:t>
            </w:r>
            <w:r w:rsidR="007F4F13">
              <w:t xml:space="preserve">Clarify relationship between </w:t>
            </w:r>
            <w:proofErr w:type="spellStart"/>
            <w:r w:rsidRPr="0030608E">
              <w:rPr>
                <w:b/>
                <w:bCs/>
              </w:rPr>
              <w:t>SystemPath</w:t>
            </w:r>
            <w:proofErr w:type="spellEnd"/>
            <w:r>
              <w:t xml:space="preserve"> value </w:t>
            </w:r>
            <w:r w:rsidR="007F4F13">
              <w:t xml:space="preserve">in LSAExit and </w:t>
            </w:r>
            <w:proofErr w:type="spellStart"/>
            <w:r w:rsidRPr="0030608E">
              <w:rPr>
                <w:b/>
                <w:bCs/>
              </w:rPr>
              <w:t>SystemPath</w:t>
            </w:r>
            <w:proofErr w:type="spellEnd"/>
            <w:r>
              <w:t xml:space="preserve"> </w:t>
            </w:r>
            <w:r w:rsidR="00256411">
              <w:t xml:space="preserve">value </w:t>
            </w:r>
            <w:r>
              <w:t xml:space="preserve">in </w:t>
            </w:r>
            <w:proofErr w:type="spellStart"/>
            <w:r w:rsidR="007F4F13">
              <w:t>LSACalculated</w:t>
            </w:r>
            <w:proofErr w:type="spellEnd"/>
            <w:r w:rsidR="007F4F13">
              <w:t>.</w:t>
            </w:r>
          </w:p>
          <w:p w14:paraId="40E27551" w14:textId="4372573F" w:rsidR="009C7C6D" w:rsidRDefault="009C7C6D" w:rsidP="0030608E">
            <w:pPr>
              <w:spacing w:before="0" w:after="0" w:line="240" w:lineRule="auto"/>
              <w:ind w:left="288" w:hanging="288"/>
            </w:pPr>
            <w:r>
              <w:t xml:space="preserve">Sections 8.9 and 8.11 – Include </w:t>
            </w:r>
            <w:proofErr w:type="spellStart"/>
            <w:r>
              <w:t>PopID</w:t>
            </w:r>
            <w:proofErr w:type="spellEnd"/>
            <w:r>
              <w:t xml:space="preserve"> 6 (CH) </w:t>
            </w:r>
          </w:p>
          <w:p w14:paraId="1489F1A4" w14:textId="21CF0663" w:rsidR="006D16CD" w:rsidRDefault="006D16CD" w:rsidP="0030608E">
            <w:pPr>
              <w:spacing w:before="0" w:after="0" w:line="240" w:lineRule="auto"/>
              <w:ind w:left="288" w:hanging="288"/>
            </w:pPr>
            <w:r>
              <w:t>Sections 8.</w:t>
            </w:r>
            <w:r w:rsidR="006F366B">
              <w:t>9</w:t>
            </w:r>
            <w:r>
              <w:t xml:space="preserve">-8.18 – per section </w:t>
            </w:r>
            <w:r w:rsidR="006F366B">
              <w:t xml:space="preserve">3.3, consider RRH exit date a </w:t>
            </w:r>
            <w:proofErr w:type="spellStart"/>
            <w:r w:rsidR="006F366B">
              <w:t>bednight</w:t>
            </w:r>
            <w:proofErr w:type="spellEnd"/>
            <w:r w:rsidR="006F366B">
              <w:t xml:space="preserve"> if it is the same as the move-in date.</w:t>
            </w:r>
          </w:p>
          <w:p w14:paraId="447CB036" w14:textId="4264345E" w:rsidR="00186B80" w:rsidRDefault="005D3903" w:rsidP="0030608E">
            <w:pPr>
              <w:spacing w:before="0" w:after="0" w:line="240" w:lineRule="auto"/>
              <w:ind w:left="288" w:hanging="288"/>
            </w:pPr>
            <w:r>
              <w:t xml:space="preserve">Section 8.13 – Add </w:t>
            </w:r>
            <w:proofErr w:type="spellStart"/>
            <w:r>
              <w:t>HHAdultAge</w:t>
            </w:r>
            <w:proofErr w:type="spellEnd"/>
            <w:r>
              <w:t xml:space="preserve"> criteria for populations 145-148</w:t>
            </w:r>
            <w:r w:rsidR="000607AF">
              <w:t>; clarify that people should be counted for one age only (the maximum age)</w:t>
            </w:r>
          </w:p>
          <w:p w14:paraId="1DE14F8C" w14:textId="7A2A875F" w:rsidR="003944F4" w:rsidRDefault="003944F4" w:rsidP="0030608E">
            <w:pPr>
              <w:spacing w:before="0" w:after="0" w:line="240" w:lineRule="auto"/>
              <w:ind w:left="288" w:hanging="288"/>
            </w:pPr>
            <w:r>
              <w:t xml:space="preserve">Section 8.14 – </w:t>
            </w:r>
            <w:proofErr w:type="spellStart"/>
            <w:r w:rsidRPr="003944F4">
              <w:rPr>
                <w:b/>
                <w:bCs/>
              </w:rPr>
              <w:t>DisabilityStatus</w:t>
            </w:r>
            <w:proofErr w:type="spellEnd"/>
            <w:r>
              <w:t xml:space="preserve"> = 1 (not 2) for </w:t>
            </w:r>
            <w:proofErr w:type="spellStart"/>
            <w:r>
              <w:t>PopIDs</w:t>
            </w:r>
            <w:proofErr w:type="spellEnd"/>
            <w:r>
              <w:t xml:space="preserve"> 111 and 143.</w:t>
            </w:r>
          </w:p>
          <w:p w14:paraId="4C985187" w14:textId="7A2F01AC" w:rsidR="00A1644F" w:rsidRDefault="00A1644F" w:rsidP="001109FB">
            <w:pPr>
              <w:spacing w:before="0" w:after="0" w:line="240" w:lineRule="auto"/>
              <w:ind w:left="576" w:hanging="288"/>
            </w:pPr>
            <w:r>
              <w:t>C</w:t>
            </w:r>
            <w:r w:rsidRPr="00A1644F">
              <w:t>larify that counts of parenting children/youth are limited to HoH</w:t>
            </w:r>
            <w:r>
              <w:t xml:space="preserve">, correct criteria for </w:t>
            </w:r>
            <w:proofErr w:type="spellStart"/>
            <w:r>
              <w:t>PopIDs</w:t>
            </w:r>
            <w:proofErr w:type="spellEnd"/>
            <w:r>
              <w:t xml:space="preserve"> 113-144</w:t>
            </w:r>
          </w:p>
          <w:p w14:paraId="58B94C37" w14:textId="7324E758" w:rsidR="00B12E2B" w:rsidRDefault="00142EAC">
            <w:pPr>
              <w:spacing w:before="0" w:after="0" w:line="240" w:lineRule="auto"/>
              <w:ind w:left="288" w:hanging="288"/>
            </w:pPr>
            <w:r>
              <w:t>Sections 8.14-8.18 – clarify that counts may</w:t>
            </w:r>
            <w:r w:rsidR="00F97D6A">
              <w:t xml:space="preserve"> always</w:t>
            </w:r>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October 1-September 30.</w:t>
            </w:r>
          </w:p>
          <w:p w14:paraId="18BC0EBA" w14:textId="388058DC" w:rsidR="00EB1C9F" w:rsidRDefault="00EB1C9F" w:rsidP="0030608E">
            <w:pPr>
              <w:spacing w:before="0" w:after="0" w:line="240" w:lineRule="auto"/>
              <w:ind w:left="288" w:hanging="288"/>
            </w:pPr>
            <w:r>
              <w:t xml:space="preserve">Section 8.21 – Clarifications related to DQ counts of households with no </w:t>
            </w:r>
            <w:proofErr w:type="spellStart"/>
            <w:r>
              <w:t>EnrollmentCoC</w:t>
            </w:r>
            <w:proofErr w:type="spellEnd"/>
          </w:p>
          <w:p w14:paraId="2EDDB8AE" w14:textId="2B2AF66C" w:rsidR="00A47288" w:rsidRDefault="00A47288" w:rsidP="0030608E">
            <w:pPr>
              <w:spacing w:before="0" w:after="0" w:line="240" w:lineRule="auto"/>
              <w:ind w:left="288" w:hanging="288"/>
            </w:pPr>
            <w:r>
              <w:t xml:space="preserve">Section 8.22 – </w:t>
            </w:r>
            <w:r w:rsidR="00E028AF">
              <w:t xml:space="preserve">DQ report rows 60-62 are an exception to the general requirement that </w:t>
            </w:r>
            <w:proofErr w:type="spellStart"/>
            <w:r w:rsidRPr="0083187A">
              <w:rPr>
                <w:b/>
                <w:bCs/>
              </w:rPr>
              <w:t>ProjectID</w:t>
            </w:r>
            <w:r>
              <w:t>s</w:t>
            </w:r>
            <w:proofErr w:type="spellEnd"/>
            <w:r>
              <w:t xml:space="preserve"> in </w:t>
            </w:r>
            <w:proofErr w:type="spellStart"/>
            <w:r>
              <w:t>LSACalculated</w:t>
            </w:r>
            <w:proofErr w:type="spellEnd"/>
            <w:r>
              <w:t xml:space="preserve"> </w:t>
            </w:r>
            <w:r w:rsidR="00E028AF">
              <w:t>must match Project.csv</w:t>
            </w:r>
            <w:r w:rsidR="00B12E2B">
              <w:t xml:space="preserve">.  </w:t>
            </w:r>
          </w:p>
          <w:p w14:paraId="28BFF355" w14:textId="0F447294" w:rsidR="007F4F13" w:rsidRDefault="007F4F13" w:rsidP="0030608E">
            <w:pPr>
              <w:spacing w:before="0" w:after="0" w:line="240" w:lineRule="auto"/>
              <w:ind w:left="288" w:hanging="288"/>
              <w:rPr>
                <w:b/>
                <w:bCs/>
              </w:rPr>
            </w:pPr>
            <w:r>
              <w:t xml:space="preserve">Section 9.1 – </w:t>
            </w:r>
            <w:r w:rsidRPr="007F4F13">
              <w:rPr>
                <w:i/>
                <w:iCs/>
              </w:rPr>
              <w:t>ExitDate</w:t>
            </w:r>
            <w:r w:rsidR="00EB1C9F">
              <w:rPr>
                <w:i/>
                <w:iCs/>
              </w:rPr>
              <w:t xml:space="preserve"> </w:t>
            </w:r>
            <w:r w:rsidRPr="007F4F13">
              <w:t>&lt;</w:t>
            </w:r>
            <w:r w:rsidR="00EB1C9F">
              <w:t xml:space="preserve"> </w:t>
            </w:r>
            <w:proofErr w:type="spellStart"/>
            <w:r w:rsidRPr="007F4F13">
              <w:rPr>
                <w:b/>
                <w:bCs/>
              </w:rPr>
              <w:t>CohortStart</w:t>
            </w:r>
            <w:proofErr w:type="spellEnd"/>
            <w:r w:rsidR="00EB1C9F">
              <w:rPr>
                <w:b/>
                <w:bCs/>
              </w:rPr>
              <w:t xml:space="preserve"> </w:t>
            </w:r>
            <w:r w:rsidRPr="007F4F13">
              <w:t>--&gt; NULL value for</w:t>
            </w:r>
            <w:r w:rsidR="00EB1C9F">
              <w:t xml:space="preserve"> </w:t>
            </w:r>
            <w:r w:rsidRPr="007F4F13">
              <w:rPr>
                <w:b/>
                <w:bCs/>
              </w:rPr>
              <w:t>Status1</w:t>
            </w:r>
          </w:p>
          <w:p w14:paraId="3050BD77" w14:textId="77777777" w:rsidR="0083187A" w:rsidRDefault="0083187A" w:rsidP="007F4F13">
            <w:pPr>
              <w:spacing w:before="0" w:after="0" w:line="240" w:lineRule="auto"/>
              <w:ind w:left="576" w:hanging="288"/>
            </w:pPr>
            <w:r>
              <w:t>Include project type criteria</w:t>
            </w:r>
          </w:p>
          <w:p w14:paraId="06577952" w14:textId="43A87301" w:rsidR="007F4F13" w:rsidRDefault="007F4F13" w:rsidP="007F4F13">
            <w:pPr>
              <w:spacing w:before="0" w:after="0" w:line="240" w:lineRule="auto"/>
              <w:ind w:left="576" w:hanging="288"/>
            </w:pPr>
            <w:r>
              <w:t xml:space="preserve">Correct/streamline </w:t>
            </w:r>
            <w:proofErr w:type="spellStart"/>
            <w:r w:rsidRPr="007F4F13">
              <w:rPr>
                <w:i/>
                <w:iCs/>
              </w:rPr>
              <w:t>DOBDataQuality</w:t>
            </w:r>
            <w:proofErr w:type="spellEnd"/>
            <w:r w:rsidR="00EB1C9F">
              <w:rPr>
                <w:i/>
                <w:iCs/>
              </w:rPr>
              <w:t xml:space="preserve"> </w:t>
            </w:r>
            <w:r>
              <w:t>criteria</w:t>
            </w:r>
            <w:r w:rsidRPr="007F4F13">
              <w:t xml:space="preserve"> for</w:t>
            </w:r>
            <w:r w:rsidR="00EB1C9F">
              <w:t xml:space="preserve"> </w:t>
            </w:r>
            <w:r w:rsidRPr="007F4F13">
              <w:rPr>
                <w:b/>
                <w:bCs/>
              </w:rPr>
              <w:t>Status1</w:t>
            </w:r>
            <w:r w:rsidR="00EB1C9F">
              <w:rPr>
                <w:b/>
                <w:bCs/>
              </w:rPr>
              <w:t xml:space="preserve"> </w:t>
            </w:r>
            <w:r w:rsidRPr="007F4F13">
              <w:t>and</w:t>
            </w:r>
            <w:r w:rsidR="00EB1C9F">
              <w:t xml:space="preserve"> </w:t>
            </w:r>
            <w:r w:rsidRPr="007F4F13">
              <w:rPr>
                <w:b/>
                <w:bCs/>
              </w:rPr>
              <w:t>Status3</w:t>
            </w:r>
            <w:r w:rsidRPr="007F4F13">
              <w:t>.</w:t>
            </w:r>
            <w:r>
              <w:t xml:space="preserve"> </w:t>
            </w:r>
          </w:p>
          <w:p w14:paraId="2839AD9B" w14:textId="77777777" w:rsidR="007F4F13" w:rsidRDefault="007F4F13" w:rsidP="007F4F13">
            <w:pPr>
              <w:spacing w:before="0" w:after="0" w:line="240" w:lineRule="auto"/>
              <w:ind w:left="576" w:hanging="288"/>
            </w:pPr>
            <w:r>
              <w:t xml:space="preserve">Include ‘123456789’ in list of </w:t>
            </w:r>
            <w:proofErr w:type="gramStart"/>
            <w:r>
              <w:t>commonly-used</w:t>
            </w:r>
            <w:proofErr w:type="gramEnd"/>
            <w:r>
              <w:t xml:space="preserve"> invalid SSNs</w:t>
            </w:r>
          </w:p>
          <w:p w14:paraId="66764E78" w14:textId="77777777" w:rsidR="00EB1C9F" w:rsidRDefault="00EB1C9F" w:rsidP="007F4F13">
            <w:pPr>
              <w:spacing w:before="0" w:after="0" w:line="240" w:lineRule="auto"/>
              <w:ind w:left="576" w:hanging="288"/>
            </w:pPr>
            <w:r>
              <w:t xml:space="preserve">Note that </w:t>
            </w:r>
            <w:proofErr w:type="spellStart"/>
            <w:r w:rsidRPr="00EB1C9F">
              <w:rPr>
                <w:b/>
                <w:bCs/>
              </w:rPr>
              <w:t>NoCoC</w:t>
            </w:r>
            <w:proofErr w:type="spellEnd"/>
            <w:r>
              <w:t xml:space="preserve"> is an exception to the general statement that DQ reporting is for enrollments associated with </w:t>
            </w:r>
            <w:r w:rsidRPr="00EB1C9F">
              <w:rPr>
                <w:u w:val="single"/>
              </w:rPr>
              <w:t>ReportCoC</w:t>
            </w:r>
            <w:r>
              <w:t>.</w:t>
            </w:r>
          </w:p>
          <w:p w14:paraId="4E2D5514" w14:textId="0E3CA1ED" w:rsidR="00EB1C9F" w:rsidRDefault="00EB1C9F" w:rsidP="0083187A">
            <w:pPr>
              <w:spacing w:before="0" w:after="0" w:line="240" w:lineRule="auto"/>
              <w:ind w:left="360" w:hanging="360"/>
            </w:pPr>
            <w:r>
              <w:t xml:space="preserve">Section 9.2 – Clarification for logic associated with </w:t>
            </w:r>
            <w:proofErr w:type="spellStart"/>
            <w:r w:rsidRPr="00EB1C9F">
              <w:rPr>
                <w:b/>
                <w:bCs/>
              </w:rPr>
              <w:t>NoCoC</w:t>
            </w:r>
            <w:proofErr w:type="spellEnd"/>
            <w:r w:rsidR="00F921F1">
              <w:rPr>
                <w:b/>
                <w:bCs/>
              </w:rPr>
              <w:t xml:space="preserve"> </w:t>
            </w:r>
            <w:r w:rsidR="00F921F1" w:rsidRPr="0083187A">
              <w:t>and</w:t>
            </w:r>
            <w:r w:rsidR="00F921F1">
              <w:rPr>
                <w:b/>
                <w:bCs/>
              </w:rPr>
              <w:t xml:space="preserve"> </w:t>
            </w:r>
            <w:r w:rsidR="00F921F1" w:rsidRPr="0083187A">
              <w:rPr>
                <w:i/>
                <w:iCs/>
              </w:rPr>
              <w:t>ExitDate</w:t>
            </w:r>
            <w:r w:rsidR="00F921F1">
              <w:rPr>
                <w:b/>
                <w:bCs/>
              </w:rPr>
              <w:t xml:space="preserve"> </w:t>
            </w:r>
            <w:r w:rsidR="00F921F1" w:rsidRPr="0083187A">
              <w:t>criteria</w:t>
            </w:r>
            <w:r w:rsidR="00F921F1">
              <w:rPr>
                <w:b/>
                <w:bCs/>
              </w:rPr>
              <w:t xml:space="preserve"> </w:t>
            </w:r>
            <w:r w:rsidR="00F921F1" w:rsidRPr="0083187A">
              <w:t>for</w:t>
            </w:r>
            <w:r w:rsidR="00F921F1">
              <w:rPr>
                <w:b/>
                <w:bCs/>
              </w:rPr>
              <w:t xml:space="preserve"> Destination1</w:t>
            </w:r>
            <w:r w:rsidR="00501388" w:rsidRPr="00501388">
              <w:t>; a</w:t>
            </w:r>
            <w:r w:rsidR="00501388">
              <w:t>dd missing MoveInDate1/3 section.</w:t>
            </w:r>
          </w:p>
        </w:tc>
      </w:tr>
      <w:tr w:rsidR="00501413" w14:paraId="22D20646" w14:textId="77777777" w:rsidTr="00501413">
        <w:trPr>
          <w:ins w:id="6" w:author="Molly McEvilley" w:date="2020-10-08T13:28:00Z"/>
        </w:trPr>
        <w:tc>
          <w:tcPr>
            <w:tcW w:w="999" w:type="dxa"/>
          </w:tcPr>
          <w:p w14:paraId="0DD05D99" w14:textId="77777777" w:rsidR="00501413" w:rsidRDefault="00501413" w:rsidP="00501413">
            <w:pPr>
              <w:spacing w:before="0" w:after="0" w:line="240" w:lineRule="auto"/>
              <w:rPr>
                <w:ins w:id="7" w:author="Molly McEvilley" w:date="2020-10-08T13:28:00Z"/>
              </w:rPr>
            </w:pPr>
            <w:ins w:id="8" w:author="Molly McEvilley" w:date="2020-10-08T13:28:00Z">
              <w:r>
                <w:lastRenderedPageBreak/>
                <w:t>1.2</w:t>
              </w:r>
            </w:ins>
          </w:p>
        </w:tc>
        <w:tc>
          <w:tcPr>
            <w:tcW w:w="1512" w:type="dxa"/>
          </w:tcPr>
          <w:p w14:paraId="0DA35EAC" w14:textId="77777777" w:rsidR="00501413" w:rsidRDefault="00501413" w:rsidP="00501413">
            <w:pPr>
              <w:spacing w:before="0" w:after="0" w:line="240" w:lineRule="auto"/>
              <w:rPr>
                <w:ins w:id="9" w:author="Molly McEvilley" w:date="2020-10-08T13:28:00Z"/>
              </w:rPr>
            </w:pPr>
            <w:ins w:id="10" w:author="Molly McEvilley" w:date="2020-10-08T13:28:00Z">
              <w:r>
                <w:t>TBD</w:t>
              </w:r>
            </w:ins>
          </w:p>
        </w:tc>
        <w:tc>
          <w:tcPr>
            <w:tcW w:w="6839" w:type="dxa"/>
          </w:tcPr>
          <w:p w14:paraId="42B6A247" w14:textId="599ED8B5" w:rsidR="00004824" w:rsidRDefault="00004824" w:rsidP="00004824">
            <w:pPr>
              <w:spacing w:before="0" w:after="0" w:line="240" w:lineRule="auto"/>
              <w:ind w:left="288" w:hanging="288"/>
              <w:rPr>
                <w:ins w:id="11" w:author="Molly McEvilley" w:date="2020-11-23T14:08:00Z"/>
              </w:rPr>
            </w:pPr>
            <w:ins w:id="12" w:author="Molly McEvilley" w:date="2020-11-12T12:10:00Z">
              <w:r>
                <w:t>Throughout – correction of typographical errors, redundancies, graphics, and listed source and target relevant data for each section</w:t>
              </w:r>
            </w:ins>
          </w:p>
          <w:p w14:paraId="603CF671" w14:textId="77777777" w:rsidR="00206475" w:rsidRDefault="00206475" w:rsidP="00004824">
            <w:pPr>
              <w:spacing w:before="0" w:after="0" w:line="240" w:lineRule="auto"/>
              <w:ind w:left="288" w:hanging="288"/>
              <w:rPr>
                <w:ins w:id="13" w:author="Molly McEvilley" w:date="2020-12-17T14:32:00Z"/>
              </w:rPr>
            </w:pPr>
            <w:ins w:id="14" w:author="Molly McEvilley" w:date="2020-12-17T14:29:00Z">
              <w:r>
                <w:t xml:space="preserve">Section 7.7 – correction </w:t>
              </w:r>
            </w:ins>
            <w:ins w:id="15" w:author="Molly McEvilley" w:date="2020-12-17T14:30:00Z">
              <w:r>
                <w:t xml:space="preserve">to include enrollments with entry dates prior to 10/1/2012 </w:t>
              </w:r>
            </w:ins>
            <w:ins w:id="16" w:author="Molly McEvilley" w:date="2020-12-17T14:31:00Z">
              <w:r>
                <w:t>in</w:t>
              </w:r>
            </w:ins>
            <w:ins w:id="17" w:author="Molly McEvilley" w:date="2020-12-17T14:32:00Z">
              <w:r>
                <w:t xml:space="preserve"> </w:t>
              </w:r>
              <w:commentRangeStart w:id="18"/>
              <w:proofErr w:type="spellStart"/>
              <w:r w:rsidRPr="00206475">
                <w:rPr>
                  <w:b/>
                  <w:bCs/>
                </w:rPr>
                <w:t>SystemPath</w:t>
              </w:r>
              <w:proofErr w:type="spellEnd"/>
              <w:r>
                <w:t xml:space="preserve"> </w:t>
              </w:r>
              <w:commentRangeEnd w:id="18"/>
              <w:r>
                <w:rPr>
                  <w:rStyle w:val="CommentReference"/>
                </w:rPr>
                <w:commentReference w:id="18"/>
              </w:r>
              <w:r>
                <w:t xml:space="preserve">if any part of the enrollment occurs after </w:t>
              </w:r>
              <w:proofErr w:type="spellStart"/>
              <w:r w:rsidRPr="00206475">
                <w:rPr>
                  <w:b/>
                  <w:bCs/>
                </w:rPr>
                <w:t>LastInactive</w:t>
              </w:r>
              <w:proofErr w:type="spellEnd"/>
            </w:ins>
          </w:p>
          <w:p w14:paraId="3DEC7471" w14:textId="5A934EA5" w:rsidR="00F06266" w:rsidRDefault="00F06266" w:rsidP="00004824">
            <w:pPr>
              <w:spacing w:before="0" w:after="0" w:line="240" w:lineRule="auto"/>
              <w:ind w:left="288" w:hanging="288"/>
              <w:rPr>
                <w:ins w:id="19" w:author="Molly McEvilley" w:date="2020-11-12T12:10:00Z"/>
              </w:rPr>
            </w:pPr>
            <w:ins w:id="20" w:author="Molly McEvilley" w:date="2020-11-23T14:08:00Z">
              <w:r>
                <w:t xml:space="preserve">Sections 8.17 and 8.18 </w:t>
              </w:r>
            </w:ins>
            <w:ins w:id="21" w:author="Molly McEvilley" w:date="2020-11-23T14:09:00Z">
              <w:r>
                <w:t>–</w:t>
              </w:r>
            </w:ins>
            <w:ins w:id="22" w:author="Molly McEvilley" w:date="2020-11-23T14:08:00Z">
              <w:r>
                <w:t xml:space="preserve"> spe</w:t>
              </w:r>
            </w:ins>
            <w:ins w:id="23" w:author="Molly McEvilley" w:date="2020-11-23T14:09:00Z">
              <w:r>
                <w:t xml:space="preserve">cify that </w:t>
              </w:r>
              <w:proofErr w:type="spellStart"/>
              <w:r>
                <w:t>bednight</w:t>
              </w:r>
              <w:proofErr w:type="spellEnd"/>
              <w:r>
                <w:t xml:space="preserve"> counts are limited to active enrollments</w:t>
              </w:r>
            </w:ins>
          </w:p>
          <w:p w14:paraId="4BE161A2" w14:textId="77777777" w:rsidR="00501413" w:rsidRDefault="00501413" w:rsidP="00501413">
            <w:pPr>
              <w:spacing w:before="0" w:after="0" w:line="240" w:lineRule="auto"/>
              <w:ind w:left="288" w:hanging="288"/>
              <w:rPr>
                <w:ins w:id="24" w:author="Molly McEvilley" w:date="2020-12-17T14:55:00Z"/>
              </w:rPr>
            </w:pPr>
            <w:ins w:id="25" w:author="Molly McEvilley" w:date="2020-10-08T13:28:00Z">
              <w:r>
                <w:t>Section 8.21 – Resolve conflicting instructions re: HHType</w:t>
              </w:r>
            </w:ins>
          </w:p>
          <w:p w14:paraId="4F73A6C7" w14:textId="7B60589D" w:rsidR="00206475" w:rsidRDefault="00206475" w:rsidP="00501413">
            <w:pPr>
              <w:spacing w:before="0" w:after="0" w:line="240" w:lineRule="auto"/>
              <w:ind w:left="288" w:hanging="288"/>
              <w:rPr>
                <w:ins w:id="26" w:author="Molly McEvilley" w:date="2020-10-08T13:28:00Z"/>
              </w:rPr>
            </w:pPr>
            <w:ins w:id="27" w:author="Molly McEvilley" w:date="2020-12-17T14:55:00Z">
              <w:r>
                <w:t>Section 9.2 – Update</w:t>
              </w:r>
            </w:ins>
            <w:ins w:id="28" w:author="Molly McEvilley" w:date="2020-12-17T14:56:00Z">
              <w:r>
                <w:t xml:space="preserve"> relevant fields/values for</w:t>
              </w:r>
            </w:ins>
            <w:ins w:id="29" w:author="Molly McEvilley" w:date="2020-12-17T14:55:00Z">
              <w:r>
                <w:t xml:space="preserve"> </w:t>
              </w:r>
              <w:r w:rsidRPr="00206475">
                <w:rPr>
                  <w:b/>
                  <w:bCs/>
                  <w:rPrChange w:id="30" w:author="Molly McEvilley" w:date="2020-12-17T14:55:00Z">
                    <w:rPr/>
                  </w:rPrChange>
                </w:rPr>
                <w:t>NotOneHoH1</w:t>
              </w:r>
              <w:r>
                <w:t>/</w:t>
              </w:r>
              <w:r w:rsidRPr="00206475">
                <w:rPr>
                  <w:b/>
                  <w:bCs/>
                  <w:rPrChange w:id="31" w:author="Molly McEvilley" w:date="2020-12-17T14:55:00Z">
                    <w:rPr/>
                  </w:rPrChange>
                </w:rPr>
                <w:t>3</w:t>
              </w:r>
              <w:r>
                <w:t xml:space="preserve"> </w:t>
              </w:r>
            </w:ins>
            <w:ins w:id="32" w:author="Molly McEvilley" w:date="2020-12-17T14:56:00Z">
              <w:r>
                <w:t xml:space="preserve">so they are based on </w:t>
              </w:r>
              <w:proofErr w:type="spellStart"/>
              <w:r>
                <w:t>dq_Enrollment</w:t>
              </w:r>
              <w:proofErr w:type="spellEnd"/>
              <w:r>
                <w:t xml:space="preserve"> (as other columns are</w:t>
              </w:r>
            </w:ins>
            <w:ins w:id="33" w:author="Molly McEvilley" w:date="2020-12-17T14:57:00Z">
              <w:r>
                <w:t xml:space="preserve">) </w:t>
              </w:r>
            </w:ins>
            <w:ins w:id="34" w:author="Molly McEvilley" w:date="2020-12-17T14:56:00Z">
              <w:r>
                <w:t>vs.</w:t>
              </w:r>
            </w:ins>
            <w:ins w:id="35" w:author="Molly McEvilley" w:date="2020-12-17T14:57:00Z">
              <w:r>
                <w:t xml:space="preserve"> raw HMIS data </w:t>
              </w:r>
            </w:ins>
            <w:ins w:id="36" w:author="Molly McEvilley" w:date="2020-12-17T14:55:00Z">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7" w:name="_Toc37849730"/>
      <w:bookmarkStart w:id="38" w:name="_Toc38030505"/>
      <w:r w:rsidRPr="00C52062">
        <w:lastRenderedPageBreak/>
        <w:t>Introduction</w:t>
      </w:r>
      <w:bookmarkEnd w:id="0"/>
      <w:bookmarkEnd w:id="1"/>
      <w:bookmarkEnd w:id="37"/>
      <w:bookmarkEnd w:id="38"/>
    </w:p>
    <w:p w14:paraId="5DE97F33" w14:textId="0F5B2D87" w:rsidR="007F6B46" w:rsidRPr="00416D60" w:rsidRDefault="00B014FA" w:rsidP="0088191A">
      <w:pPr>
        <w:pStyle w:val="Heading2"/>
        <w:ind w:left="900" w:hanging="900"/>
      </w:pPr>
      <w:bookmarkStart w:id="39" w:name="_Toc497116383"/>
      <w:bookmarkStart w:id="40" w:name="_Toc498527171"/>
      <w:bookmarkStart w:id="41" w:name="_Toc499292008"/>
      <w:bookmarkStart w:id="42" w:name="_Toc499543968"/>
      <w:bookmarkStart w:id="43" w:name="_Toc37849731"/>
      <w:bookmarkStart w:id="44" w:name="_Toc38030506"/>
      <w:r w:rsidRPr="00416D60">
        <w:t xml:space="preserve">Background: </w:t>
      </w:r>
      <w:r w:rsidR="007F6B46" w:rsidRPr="00416D60">
        <w:t>Ann</w:t>
      </w:r>
      <w:r w:rsidRPr="00416D60">
        <w:t>ual Homeless Assessment Report</w:t>
      </w:r>
      <w:bookmarkEnd w:id="39"/>
      <w:bookmarkEnd w:id="40"/>
      <w:bookmarkEnd w:id="41"/>
      <w:bookmarkEnd w:id="42"/>
      <w:r w:rsidRPr="00416D60">
        <w:t xml:space="preserve"> and the Longitudinal System Analysis</w:t>
      </w:r>
      <w:bookmarkEnd w:id="43"/>
      <w:bookmarkEnd w:id="4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45" w:name="_Toc499543972"/>
      <w:bookmarkStart w:id="46" w:name="_Toc37849732"/>
      <w:bookmarkStart w:id="47" w:name="_Toc38030507"/>
      <w:r w:rsidRPr="0036072B">
        <w:t>About This Document</w:t>
      </w:r>
      <w:bookmarkStart w:id="48" w:name="_Toc499292012"/>
      <w:bookmarkStart w:id="49" w:name="_Toc499543973"/>
      <w:bookmarkEnd w:id="45"/>
      <w:bookmarkEnd w:id="46"/>
      <w:bookmarkEnd w:id="47"/>
    </w:p>
    <w:p w14:paraId="57D1D754" w14:textId="77777777" w:rsidR="007F6B46" w:rsidRPr="0036072B" w:rsidRDefault="007F6B46" w:rsidP="009336C4">
      <w:pPr>
        <w:pStyle w:val="Heading3"/>
      </w:pPr>
      <w:r w:rsidRPr="0036072B">
        <w:t>Intended Audience</w:t>
      </w:r>
      <w:bookmarkEnd w:id="48"/>
      <w:bookmarkEnd w:id="4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5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50"/>
    </w:p>
    <w:p w14:paraId="03B12582" w14:textId="77777777" w:rsidR="007F6B46" w:rsidRPr="009336C4" w:rsidRDefault="007F6B46" w:rsidP="009336C4">
      <w:pPr>
        <w:pStyle w:val="Heading3"/>
      </w:pPr>
      <w:bookmarkStart w:id="51" w:name="_Toc497116386"/>
      <w:bookmarkStart w:id="52" w:name="_Toc498527174"/>
      <w:bookmarkStart w:id="53" w:name="_Toc499292013"/>
      <w:bookmarkStart w:id="54" w:name="_Toc499543974"/>
      <w:r w:rsidRPr="0036072B">
        <w:lastRenderedPageBreak/>
        <w:t>Purpose</w:t>
      </w:r>
      <w:bookmarkEnd w:id="51"/>
      <w:bookmarkEnd w:id="52"/>
      <w:r w:rsidRPr="0036072B">
        <w:t xml:space="preserve"> and Scope</w:t>
      </w:r>
      <w:bookmarkEnd w:id="53"/>
      <w:bookmarkEnd w:id="5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5" w:name="_Toc499292014"/>
      <w:bookmarkStart w:id="56" w:name="_Toc499543975"/>
      <w:bookmarkStart w:id="57" w:name="_Toc497116389"/>
      <w:bookmarkStart w:id="58" w:name="_Toc498527177"/>
      <w:r w:rsidRPr="0036072B">
        <w:t xml:space="preserve">Structure and </w:t>
      </w:r>
      <w:r w:rsidRPr="009336C4">
        <w:t>Content</w:t>
      </w:r>
      <w:bookmarkEnd w:id="55"/>
      <w:bookmarkEnd w:id="5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349AA15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r w:rsidR="007F4F13">
        <w:rPr>
          <w:bCs/>
        </w:rPr>
        <w:t>H</w:t>
      </w:r>
      <w:r w:rsidR="0074636B" w:rsidRPr="00297D25">
        <w:rPr>
          <w:bCs/>
        </w:rPr>
        <w:t>ub)</w:t>
      </w:r>
      <w:r w:rsidR="007F4F13">
        <w:rPr>
          <w:bCs/>
        </w:rPr>
        <w:t xml:space="preserve"> (</w:t>
      </w:r>
      <w:hyperlink r:id="rId20" w:history="1">
        <w:r w:rsidR="007F4F13">
          <w:rPr>
            <w:rStyle w:val="Hyperlink"/>
          </w:rPr>
          <w:t>https://github.com/HMIS/LSASampleCode/</w:t>
        </w:r>
      </w:hyperlink>
      <w:r w:rsidR="007F4F13">
        <w:t>)</w:t>
      </w:r>
    </w:p>
    <w:p w14:paraId="5D5F6B39" w14:textId="77777777" w:rsidR="007F6B46" w:rsidRPr="0036072B" w:rsidRDefault="007F6B46" w:rsidP="009336C4">
      <w:pPr>
        <w:pStyle w:val="Heading3"/>
      </w:pPr>
      <w:bookmarkStart w:id="59" w:name="_Toc499292015"/>
      <w:bookmarkStart w:id="60" w:name="_Toc499543976"/>
      <w:r w:rsidRPr="0036072B">
        <w:t>External References</w:t>
      </w:r>
      <w:bookmarkEnd w:id="57"/>
      <w:bookmarkEnd w:id="58"/>
      <w:bookmarkEnd w:id="59"/>
      <w:bookmarkEnd w:id="6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1">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2"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3"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4"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61" w:name="_Toc497116390"/>
      <w:bookmarkStart w:id="62" w:name="_Toc498527178"/>
      <w:bookmarkStart w:id="63" w:name="_Toc499292016"/>
      <w:bookmarkStart w:id="6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5" w:name="_Toc37849733"/>
      <w:bookmarkStart w:id="66" w:name="_Toc38030508"/>
      <w:bookmarkEnd w:id="61"/>
      <w:bookmarkEnd w:id="62"/>
      <w:bookmarkEnd w:id="63"/>
      <w:bookmarkEnd w:id="64"/>
      <w:r w:rsidRPr="0036072B">
        <w:t>Definitions/Acronyms</w:t>
      </w:r>
      <w:bookmarkEnd w:id="65"/>
      <w:bookmarkEnd w:id="6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67" w:name="_Toc37849734"/>
      <w:bookmarkStart w:id="68" w:name="_Toc38030509"/>
      <w:r w:rsidRPr="00C52062">
        <w:lastRenderedPageBreak/>
        <w:t>HDX 2.0 Upload</w:t>
      </w:r>
      <w:bookmarkEnd w:id="67"/>
      <w:bookmarkEnd w:id="68"/>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9" w:name="_Toc37849735"/>
      <w:bookmarkStart w:id="70" w:name="_Toc38030510"/>
      <w:r>
        <w:t>Project.csv</w:t>
      </w:r>
      <w:bookmarkEnd w:id="69"/>
      <w:bookmarkEnd w:id="70"/>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71" w:name="_Toc37849736"/>
      <w:bookmarkStart w:id="72" w:name="_Toc38030511"/>
      <w:r>
        <w:t>Organization.csv</w:t>
      </w:r>
      <w:bookmarkEnd w:id="71"/>
      <w:bookmarkEnd w:id="72"/>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73" w:name="_Toc37849737"/>
      <w:bookmarkStart w:id="74" w:name="_Toc38030512"/>
      <w:r>
        <w:t>Funder.csv</w:t>
      </w:r>
      <w:bookmarkEnd w:id="73"/>
      <w:bookmarkEnd w:id="7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75" w:name="_Toc37849738"/>
      <w:bookmarkStart w:id="76" w:name="_Toc38030513"/>
      <w:r>
        <w:t>ProjectCoC.csv</w:t>
      </w:r>
      <w:bookmarkEnd w:id="75"/>
      <w:bookmarkEnd w:id="76"/>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77" w:name="_Toc37849739"/>
      <w:bookmarkStart w:id="78" w:name="_Toc38030514"/>
      <w:r>
        <w:t>Inventory.csv</w:t>
      </w:r>
      <w:bookmarkEnd w:id="77"/>
      <w:bookmarkEnd w:id="78"/>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9" w:name="_Toc37849740"/>
      <w:bookmarkStart w:id="80" w:name="_Toc38030515"/>
      <w:r w:rsidRPr="00107D01">
        <w:t>LSAReport.csv</w:t>
      </w:r>
      <w:bookmarkEnd w:id="79"/>
      <w:bookmarkEnd w:id="80"/>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206475"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206475"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81" w:name="_Toc37973097"/>
      <w:bookmarkStart w:id="82" w:name="_Toc37973652"/>
      <w:bookmarkStart w:id="83" w:name="_Toc37974203"/>
      <w:bookmarkStart w:id="84" w:name="_Toc37974755"/>
      <w:bookmarkStart w:id="85" w:name="_Toc37849741"/>
      <w:bookmarkStart w:id="86" w:name="_Toc38030516"/>
      <w:bookmarkEnd w:id="81"/>
      <w:bookmarkEnd w:id="82"/>
      <w:bookmarkEnd w:id="83"/>
      <w:bookmarkEnd w:id="84"/>
      <w:r w:rsidRPr="00107D01">
        <w:t>LSAPerson.csv</w:t>
      </w:r>
      <w:bookmarkEnd w:id="85"/>
      <w:bookmarkEnd w:id="86"/>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7" w:name="_Toc37849742"/>
      <w:bookmarkStart w:id="88" w:name="_Toc38030517"/>
      <w:r w:rsidRPr="00914087">
        <w:t>LSAHousehold.csv</w:t>
      </w:r>
      <w:bookmarkEnd w:id="87"/>
      <w:bookmarkEnd w:id="88"/>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9" w:name="_Toc37849743"/>
      <w:bookmarkStart w:id="90" w:name="_Toc38030518"/>
      <w:r>
        <w:t>LSAExit</w:t>
      </w:r>
      <w:r w:rsidRPr="00C52062">
        <w:t>.csv</w:t>
      </w:r>
      <w:bookmarkEnd w:id="89"/>
      <w:bookmarkEnd w:id="90"/>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91" w:name="_Toc37849744"/>
      <w:bookmarkStart w:id="92" w:name="_Toc38030519"/>
      <w:r>
        <w:t>LSACalculated</w:t>
      </w:r>
      <w:r w:rsidRPr="00C52062">
        <w:t>.csv</w:t>
      </w:r>
      <w:bookmarkEnd w:id="91"/>
      <w:bookmarkEnd w:id="9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93" w:name="_Toc37849745"/>
      <w:bookmarkStart w:id="94" w:name="_Toc38030520"/>
      <w:bookmarkEnd w:id="2"/>
      <w:r>
        <w:lastRenderedPageBreak/>
        <w:t>HMIS Business Logic</w:t>
      </w:r>
      <w:r w:rsidR="000365D7">
        <w:t>: Core Concepts</w:t>
      </w:r>
      <w:bookmarkEnd w:id="93"/>
      <w:bookmarkEnd w:id="9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77777777" w:rsidR="00004824" w:rsidRDefault="00004824" w:rsidP="00DF48A5">
                                  <w:pPr>
                                    <w:pStyle w:val="NoSpacing"/>
                                  </w:pPr>
                                  <w:r>
                                    <w:t>Gender</w:t>
                                  </w:r>
                                </w:p>
                                <w:p w14:paraId="31B795EE" w14:textId="77777777" w:rsidR="00004824" w:rsidRDefault="00004824" w:rsidP="00DF48A5">
                                  <w:pPr>
                                    <w:pStyle w:val="NoSpacing"/>
                                  </w:pPr>
                                  <w:r>
                                    <w:t>Race</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77777777" w:rsidR="00004824" w:rsidRDefault="00004824" w:rsidP="00DF48A5">
                            <w:pPr>
                              <w:pStyle w:val="NoSpacing"/>
                            </w:pPr>
                            <w:r>
                              <w:t>Gender</w:t>
                            </w:r>
                          </w:p>
                          <w:p w14:paraId="31B795EE" w14:textId="77777777" w:rsidR="00004824" w:rsidRDefault="00004824" w:rsidP="00DF48A5">
                            <w:pPr>
                              <w:pStyle w:val="NoSpacing"/>
                            </w:pPr>
                            <w:r>
                              <w:t>Race</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5" w:name="_Report_Parameters"/>
      <w:bookmarkStart w:id="96" w:name="_Report_Parameters_and"/>
      <w:bookmarkStart w:id="97" w:name="_Toc497116396"/>
      <w:bookmarkStart w:id="98" w:name="_Toc498527188"/>
      <w:bookmarkStart w:id="99" w:name="_Toc499543979"/>
      <w:bookmarkStart w:id="100" w:name="_Toc37849746"/>
      <w:bookmarkStart w:id="101" w:name="_Toc38030521"/>
      <w:bookmarkStart w:id="102" w:name="_Toc498527190"/>
      <w:bookmarkEnd w:id="95"/>
      <w:bookmarkEnd w:id="96"/>
      <w:r w:rsidRPr="00107D01">
        <w:lastRenderedPageBreak/>
        <w:t>Report Parameters</w:t>
      </w:r>
      <w:bookmarkEnd w:id="97"/>
      <w:bookmarkEnd w:id="98"/>
      <w:bookmarkEnd w:id="99"/>
      <w:r w:rsidR="00E14C44">
        <w:t xml:space="preserve"> </w:t>
      </w:r>
      <w:r w:rsidR="00D87EAD">
        <w:t xml:space="preserve">and Metadata </w:t>
      </w:r>
      <w:r w:rsidR="00E14928">
        <w:t>(lsa_Report)</w:t>
      </w:r>
      <w:bookmarkEnd w:id="100"/>
      <w:bookmarkEnd w:id="10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03" w:name="_Hlk490711189"/>
      <w:r w:rsidRPr="00A6067F">
        <w:t xml:space="preserve">The HUD-assigned code identifying the continuum for which the </w:t>
      </w:r>
      <w:r w:rsidR="0002698D" w:rsidRPr="00A6067F">
        <w:t>LSA</w:t>
      </w:r>
      <w:r w:rsidRPr="00A6067F">
        <w:t xml:space="preserve"> is being produced</w:t>
      </w:r>
      <w:bookmarkEnd w:id="10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4" w:name="_HMIS_Data_Elements"/>
      <w:bookmarkStart w:id="105" w:name="_Toc37849747"/>
      <w:bookmarkStart w:id="106" w:name="_Toc38030522"/>
      <w:bookmarkEnd w:id="102"/>
      <w:bookmarkEnd w:id="104"/>
      <w:r>
        <w:t xml:space="preserve">LSA Reporting Cohorts </w:t>
      </w:r>
      <w:r w:rsidR="00E14928">
        <w:t>and Dates (</w:t>
      </w:r>
      <w:proofErr w:type="spellStart"/>
      <w:r w:rsidR="00E14928">
        <w:t>tlsa_CohortDates</w:t>
      </w:r>
      <w:proofErr w:type="spellEnd"/>
      <w:r w:rsidR="00E14928">
        <w:t>)</w:t>
      </w:r>
      <w:bookmarkEnd w:id="105"/>
      <w:bookmarkEnd w:id="10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7" w:name="_Toc37849748"/>
      <w:bookmarkStart w:id="108" w:name="_Toc38030523"/>
      <w:r>
        <w:t>HMIS Household Enrollments (</w:t>
      </w:r>
      <w:proofErr w:type="spellStart"/>
      <w:r>
        <w:t>tlsa_HHID</w:t>
      </w:r>
      <w:proofErr w:type="spellEnd"/>
      <w:r>
        <w:t>)</w:t>
      </w:r>
      <w:bookmarkEnd w:id="107"/>
      <w:bookmarkEnd w:id="10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0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0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16839F3F"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10" w:name="_ExitDest"/>
      <w:bookmarkEnd w:id="110"/>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11" w:name="_HMIS_Data_Requirements"/>
      <w:bookmarkStart w:id="112" w:name="_Toc37849749"/>
      <w:bookmarkStart w:id="113" w:name="_Toc38030524"/>
      <w:bookmarkEnd w:id="111"/>
      <w:r>
        <w:t>HMIS Client Enrollments</w:t>
      </w:r>
      <w:r w:rsidR="00B054F4">
        <w:t xml:space="preserve"> (</w:t>
      </w:r>
      <w:proofErr w:type="spellStart"/>
      <w:r w:rsidR="00B054F4">
        <w:t>tlsa_Enrollment</w:t>
      </w:r>
      <w:proofErr w:type="spellEnd"/>
      <w:r w:rsidR="00B054F4">
        <w:t>)</w:t>
      </w:r>
      <w:bookmarkEnd w:id="112"/>
      <w:bookmarkEnd w:id="113"/>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004824" w:rsidRDefault="00004824"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004824" w:rsidRDefault="00004824"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004824" w:rsidRDefault="00004824"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004824" w:rsidRDefault="00004824"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004824" w:rsidRDefault="00004824"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004824" w:rsidRDefault="00004824"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004824" w:rsidRDefault="00004824"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004824" w:rsidRDefault="00004824"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004824" w:rsidRDefault="00004824"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004824" w:rsidRDefault="00004824"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004824" w:rsidRDefault="00004824"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004824" w:rsidRDefault="00004824"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004824" w:rsidRDefault="00004824"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004824" w:rsidRDefault="00004824"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414EE72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 xml:space="preserve">&lt; </w:t>
      </w:r>
      <w:proofErr w:type="gramStart"/>
      <w:r w:rsidR="00CD6954">
        <w:t xml:space="preserve">than </w:t>
      </w:r>
      <w:r>
        <w:t xml:space="preserve"> the</w:t>
      </w:r>
      <w:proofErr w:type="gramEnd"/>
      <w:r>
        <w:t xml:space="preserv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r w:rsidR="00CD6954">
        <w:t>;</w:t>
      </w:r>
      <w:proofErr w:type="gramEnd"/>
      <w:r w:rsidR="00CD6954">
        <w:t xml:space="preserve"> </w:t>
      </w:r>
    </w:p>
    <w:p w14:paraId="6EDCFBE1" w14:textId="538744BB" w:rsidR="00C3527B" w:rsidRPr="002F0D32"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58AD265C" w14:textId="05A58E90" w:rsidR="00CD6954" w:rsidRDefault="00CD6954" w:rsidP="00C3527B">
      <w:pPr>
        <w:pStyle w:val="Heading4"/>
      </w:pPr>
      <w:r>
        <w:t>EntryDate</w:t>
      </w:r>
    </w:p>
    <w:p w14:paraId="3B5AD672" w14:textId="3F2E4F83" w:rsidR="00CD6954" w:rsidRPr="00CD6954" w:rsidRDefault="00CD6954" w:rsidP="00CD6954">
      <w:r>
        <w:t xml:space="preserve">In the event that a household member’s EntryDate is prior to that of the head of household, the head of household’s 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4" w:name="_Toc31197113"/>
      <w:bookmarkStart w:id="115" w:name="_Toc31197114"/>
      <w:bookmarkStart w:id="116" w:name="_Toc31197115"/>
      <w:bookmarkStart w:id="117" w:name="_Toc31197116"/>
      <w:bookmarkStart w:id="118" w:name="_Toc31197117"/>
      <w:bookmarkStart w:id="119" w:name="_Toc31197118"/>
      <w:bookmarkStart w:id="120" w:name="_Toc29188000"/>
      <w:bookmarkStart w:id="121" w:name="_Toc31197119"/>
      <w:bookmarkStart w:id="122" w:name="_Enrollment_Ages_(tlsa_Enrollment)"/>
      <w:bookmarkStart w:id="123" w:name="_Toc37849750"/>
      <w:bookmarkStart w:id="124" w:name="_Toc38030525"/>
      <w:bookmarkStart w:id="125" w:name="_Toc499543982"/>
      <w:bookmarkEnd w:id="114"/>
      <w:bookmarkEnd w:id="115"/>
      <w:bookmarkEnd w:id="116"/>
      <w:bookmarkEnd w:id="117"/>
      <w:bookmarkEnd w:id="118"/>
      <w:bookmarkEnd w:id="119"/>
      <w:bookmarkEnd w:id="120"/>
      <w:bookmarkEnd w:id="121"/>
      <w:bookmarkEnd w:id="122"/>
      <w:r>
        <w:t>Enrollment Ages</w:t>
      </w:r>
      <w:r w:rsidR="00E14928">
        <w:t xml:space="preserve"> (</w:t>
      </w:r>
      <w:proofErr w:type="spellStart"/>
      <w:r w:rsidR="00E14928">
        <w:t>tlsa_Enrollment</w:t>
      </w:r>
      <w:proofErr w:type="spellEnd"/>
      <w:r w:rsidR="00E14928">
        <w:t>)</w:t>
      </w:r>
      <w:bookmarkEnd w:id="123"/>
      <w:bookmarkEnd w:id="12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6"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">
                <v:group id="Group 3" o:spid="_x0000_s1147"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8"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49"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0"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1"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2"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3"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4"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6" w:name="_Household_Types_(tlsa_HHID)"/>
      <w:bookmarkStart w:id="127" w:name="_Toc37849751"/>
      <w:bookmarkStart w:id="128" w:name="_Toc38030526"/>
      <w:bookmarkEnd w:id="126"/>
      <w:r>
        <w:t>Household Types</w:t>
      </w:r>
      <w:r w:rsidR="00E14928">
        <w:t xml:space="preserve"> (</w:t>
      </w:r>
      <w:proofErr w:type="spellStart"/>
      <w:r w:rsidR="00E14928">
        <w:t>tlsa_HHID</w:t>
      </w:r>
      <w:proofErr w:type="spellEnd"/>
      <w:r w:rsidR="00E14928">
        <w:t>)</w:t>
      </w:r>
      <w:bookmarkEnd w:id="127"/>
      <w:bookmarkEnd w:id="12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5"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Jpg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">
                <v:shape id="AutoShape 469" o:spid="_x0000_s115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7"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59"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0"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29" w:name="_Toc37849752"/>
      <w:bookmarkStart w:id="130" w:name="_Toc38030527"/>
      <w:r>
        <w:lastRenderedPageBreak/>
        <w:t xml:space="preserve">HMIS Business Logic: </w:t>
      </w:r>
      <w:bookmarkStart w:id="131" w:name="_HDX_2.0_HMIS"/>
      <w:bookmarkStart w:id="132" w:name="_LSAReport.csv"/>
      <w:bookmarkStart w:id="133" w:name="_LSAPerson.csv"/>
      <w:bookmarkStart w:id="134" w:name="_LSAExit.csv"/>
      <w:bookmarkStart w:id="135" w:name="_HMIS_Business_Logic"/>
      <w:bookmarkEnd w:id="125"/>
      <w:bookmarkEnd w:id="131"/>
      <w:bookmarkEnd w:id="132"/>
      <w:bookmarkEnd w:id="133"/>
      <w:bookmarkEnd w:id="134"/>
      <w:bookmarkEnd w:id="135"/>
      <w:r w:rsidR="000365D7">
        <w:t>Project Descriptor Data for Export</w:t>
      </w:r>
      <w:bookmarkEnd w:id="129"/>
      <w:bookmarkEnd w:id="130"/>
    </w:p>
    <w:p w14:paraId="4C881045" w14:textId="11FF6F60" w:rsidR="004A469A" w:rsidRDefault="004A469A" w:rsidP="0088191A">
      <w:pPr>
        <w:pStyle w:val="Heading2"/>
      </w:pPr>
      <w:bookmarkStart w:id="136" w:name="_Report_Metadata_for"/>
      <w:bookmarkStart w:id="137" w:name="_Get_Relevant_Project"/>
      <w:bookmarkStart w:id="138" w:name="_Get_Relevant_Project_1"/>
      <w:bookmarkStart w:id="139" w:name="_Get_Project.csv_Records"/>
      <w:bookmarkStart w:id="140" w:name="_Toc510893840"/>
      <w:bookmarkStart w:id="141" w:name="_Toc37849753"/>
      <w:bookmarkStart w:id="142" w:name="_Toc38030528"/>
      <w:bookmarkEnd w:id="136"/>
      <w:bookmarkEnd w:id="137"/>
      <w:bookmarkEnd w:id="138"/>
      <w:bookmarkEnd w:id="139"/>
      <w:r w:rsidRPr="006C26B8">
        <w:t>Get Project</w:t>
      </w:r>
      <w:r w:rsidR="00487413">
        <w:t>.csv</w:t>
      </w:r>
      <w:r w:rsidRPr="006C26B8">
        <w:t xml:space="preserve"> Records / lsa_Project</w:t>
      </w:r>
      <w:bookmarkEnd w:id="140"/>
      <w:bookmarkEnd w:id="141"/>
      <w:bookmarkEnd w:id="14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2"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">
                <v:shape id="AutoShape 404" o:spid="_x0000_s1163"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4"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5"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6"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7"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8"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9"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0"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1"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2"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3"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4"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43"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69DB5371"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Default="00FF46B8" w:rsidP="00FF46B8">
      <w:pPr>
        <w:pStyle w:val="ListParagraph"/>
        <w:numPr>
          <w:ilvl w:val="1"/>
          <w:numId w:val="4"/>
        </w:numPr>
      </w:pPr>
      <w:r>
        <w:rPr>
          <w:i/>
          <w:iCs/>
        </w:rPr>
        <w:t xml:space="preserve">OperatingEndDate </w:t>
      </w:r>
      <w:r>
        <w:t>&gt;= 10/1/2012 and &gt;</w:t>
      </w:r>
      <w:r w:rsidR="00493BDF">
        <w:t xml:space="preserve"> </w:t>
      </w:r>
      <w:proofErr w:type="spellStart"/>
      <w:r>
        <w:rPr>
          <w:i/>
          <w:iCs/>
        </w:rPr>
        <w:t>OperatingStartDate</w:t>
      </w:r>
      <w:proofErr w:type="spellEnd"/>
      <w:r>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44" w:name="_Toc29188011"/>
      <w:bookmarkStart w:id="145" w:name="_Toc29188013"/>
      <w:bookmarkStart w:id="146" w:name="_Get_Organization.csv_Records"/>
      <w:bookmarkStart w:id="147" w:name="_Toc37849754"/>
      <w:bookmarkStart w:id="148" w:name="_Toc38030529"/>
      <w:bookmarkEnd w:id="144"/>
      <w:bookmarkEnd w:id="145"/>
      <w:bookmarkEnd w:id="146"/>
      <w:r>
        <w:t xml:space="preserve">Get </w:t>
      </w:r>
      <w:r w:rsidR="004A469A" w:rsidRPr="002B030B">
        <w:t xml:space="preserve">Organization.csv Records </w:t>
      </w:r>
      <w:r w:rsidR="004A469A" w:rsidRPr="00030684">
        <w:t>/ lsa_Organization</w:t>
      </w:r>
      <w:bookmarkEnd w:id="147"/>
      <w:bookmarkEnd w:id="14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5"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">
                <v:shape id="AutoShape 41" o:spid="_x0000_s1176"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7"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8"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79"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0"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49" w:name="_Get_Funder.csv_Records"/>
      <w:bookmarkStart w:id="150" w:name="_Toc510893841"/>
      <w:bookmarkStart w:id="151" w:name="_Toc37849755"/>
      <w:bookmarkStart w:id="152" w:name="_Toc38030530"/>
      <w:bookmarkEnd w:id="149"/>
      <w:r w:rsidRPr="006C26B8">
        <w:t>Get Funder.csv Records / lsa_Funder</w:t>
      </w:r>
      <w:bookmarkEnd w:id="150"/>
      <w:bookmarkEnd w:id="151"/>
      <w:bookmarkEnd w:id="15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1"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Mmxr1X9BAAAFBgAAA4AAAAAAAAAAAAAAAAALgIAAGRycy9lMm9Eb2MueG1sUEsBAi0AFAAGAAgA&#10;AAAhAL6CqM/bAAAABQEAAA8AAAAAAAAAAAAAAAAAVwcAAGRycy9kb3ducmV2LnhtbFBLBQYAAAAA&#10;BAAEAPMAAABfCAAAAAA=&#10;">
                <v:shape id="AutoShape 410" o:spid="_x0000_s1182"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3"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4"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5"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6"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7"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8"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9"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53" w:name="_Toc510893842"/>
    </w:p>
    <w:p w14:paraId="629DE690" w14:textId="0044626A" w:rsidR="007945B2" w:rsidRDefault="007945B2" w:rsidP="0088191A">
      <w:pPr>
        <w:pStyle w:val="Heading2"/>
      </w:pPr>
      <w:bookmarkStart w:id="154" w:name="_Get_Inventory.csv_Records"/>
      <w:bookmarkStart w:id="155" w:name="_Get_ProjectCoC_.csv"/>
      <w:bookmarkStart w:id="156" w:name="_Toc37849756"/>
      <w:bookmarkStart w:id="157" w:name="_Toc38030531"/>
      <w:bookmarkEnd w:id="154"/>
      <w:bookmarkEnd w:id="155"/>
      <w:r w:rsidRPr="006C26B8">
        <w:t xml:space="preserve">Get </w:t>
      </w:r>
      <w:r>
        <w:t>ProjectCoC</w:t>
      </w:r>
      <w:r w:rsidRPr="006C26B8">
        <w:t>.csv Records / lsa_</w:t>
      </w:r>
      <w:r>
        <w:t>ProjectCoC</w:t>
      </w:r>
      <w:bookmarkEnd w:id="156"/>
      <w:bookmarkEnd w:id="15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0"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3z5AA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">
                <v:shape id="AutoShape 419" o:spid="_x0000_s1191"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2"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3"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4"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5"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6"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7"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8"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lastRenderedPageBreak/>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58" w:name="_Get_Inventory.csv_Records_1"/>
      <w:bookmarkStart w:id="159" w:name="_Toc37849757"/>
      <w:bookmarkStart w:id="160" w:name="_Toc38030532"/>
      <w:bookmarkEnd w:id="158"/>
      <w:r w:rsidRPr="006C26B8">
        <w:t>Get Inventory.csv Records / lsa_Inventory</w:t>
      </w:r>
      <w:bookmarkEnd w:id="153"/>
      <w:bookmarkEnd w:id="159"/>
      <w:bookmarkEnd w:id="16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9"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BcNy4wbBQAA3RcAAA4AAAAAAAAAAAAAAAAA&#10;LgIAAGRycy9lMm9Eb2MueG1sUEsBAi0AFAAGAAgAAAAhAL6CqM/bAAAABQEAAA8AAAAAAAAAAAAA&#10;AAAAdQcAAGRycy9kb3ducmV2LnhtbFBLBQYAAAAABAAEAPMAAAB9CAAAAAA=&#10;">
                <v:shape id="AutoShape 428" o:spid="_x0000_s1200"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61" w:name="_Toc29188023"/>
      <w:bookmarkStart w:id="162" w:name="_Toc29188024"/>
      <w:bookmarkStart w:id="163" w:name="_Toc29188025"/>
      <w:bookmarkStart w:id="164" w:name="_Toc29188082"/>
      <w:bookmarkStart w:id="165" w:name="_Toc29188083"/>
      <w:bookmarkStart w:id="166" w:name="_Toc29188084"/>
      <w:bookmarkStart w:id="167" w:name="_Toc29188085"/>
      <w:bookmarkStart w:id="168" w:name="_Toc29188086"/>
      <w:bookmarkStart w:id="169" w:name="_Get_Active_HouseholdIDs"/>
      <w:bookmarkEnd w:id="143"/>
      <w:bookmarkEnd w:id="161"/>
      <w:bookmarkEnd w:id="162"/>
      <w:bookmarkEnd w:id="163"/>
      <w:bookmarkEnd w:id="164"/>
      <w:bookmarkEnd w:id="165"/>
      <w:bookmarkEnd w:id="166"/>
      <w:bookmarkEnd w:id="167"/>
      <w:bookmarkEnd w:id="168"/>
      <w:bookmarkEnd w:id="169"/>
      <w:r>
        <w:rPr>
          <w:highlight w:val="lightGray"/>
        </w:rPr>
        <w:br w:type="page"/>
      </w:r>
    </w:p>
    <w:p w14:paraId="6AA20C2D" w14:textId="1A6C1ADF" w:rsidR="00E158FC" w:rsidRDefault="00365473" w:rsidP="007B5290">
      <w:pPr>
        <w:pStyle w:val="Heading1"/>
      </w:pPr>
      <w:bookmarkStart w:id="170" w:name="_HMIS_Business_Logic:_1"/>
      <w:bookmarkStart w:id="171" w:name="_Toc37849758"/>
      <w:bookmarkStart w:id="172" w:name="_Toc38030533"/>
      <w:bookmarkEnd w:id="170"/>
      <w:r>
        <w:lastRenderedPageBreak/>
        <w:t>HMIS Business Logic:</w:t>
      </w:r>
      <w:r w:rsidR="005A642F">
        <w:t xml:space="preserve"> </w:t>
      </w:r>
      <w:r w:rsidR="00E158FC">
        <w:t>LSAPerson</w:t>
      </w:r>
      <w:bookmarkEnd w:id="171"/>
      <w:bookmarkEnd w:id="17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73" w:name="_Get_Active_HouseholdIDs_1"/>
      <w:bookmarkStart w:id="174" w:name="_Toc37849759"/>
      <w:bookmarkStart w:id="175" w:name="_Toc38030534"/>
      <w:bookmarkEnd w:id="173"/>
      <w:r w:rsidRPr="00C52062">
        <w:lastRenderedPageBreak/>
        <w:t>Get Active Household</w:t>
      </w:r>
      <w:r>
        <w:t>ID</w:t>
      </w:r>
      <w:r w:rsidRPr="00C52062">
        <w:t>s</w:t>
      </w:r>
      <w:bookmarkEnd w:id="174"/>
      <w:bookmarkEnd w:id="17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08"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">
                <v:shape id="AutoShape 383" o:spid="_x0000_s1209"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0"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1"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2"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3"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4"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5"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6"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7"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18"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19"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0"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lastRenderedPageBreak/>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76" w:name="_Toc29163943"/>
      <w:bookmarkStart w:id="177" w:name="_Toc29188088"/>
      <w:bookmarkStart w:id="178" w:name="_Toc29188093"/>
      <w:bookmarkStart w:id="179" w:name="_Toc29188094"/>
      <w:bookmarkStart w:id="180" w:name="_Resolve_Data_Conflicts"/>
      <w:bookmarkStart w:id="181" w:name="_Toc37849760"/>
      <w:bookmarkStart w:id="182" w:name="_Toc38030535"/>
      <w:bookmarkEnd w:id="176"/>
      <w:bookmarkEnd w:id="177"/>
      <w:bookmarkEnd w:id="178"/>
      <w:bookmarkEnd w:id="179"/>
      <w:bookmarkEnd w:id="180"/>
      <w:r>
        <w:t>Get Activ</w:t>
      </w:r>
      <w:r w:rsidR="001437DE" w:rsidRPr="00C52062">
        <w:t>e Enrollments</w:t>
      </w:r>
      <w:r w:rsidR="001437DE">
        <w:t xml:space="preserve"> </w:t>
      </w:r>
      <w:bookmarkEnd w:id="181"/>
      <w:bookmarkEnd w:id="18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1"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acQ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">
                <v:shape id="AutoShape 437" o:spid="_x0000_s1222"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3"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4"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5"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6"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8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83"/>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84" w:name="_Toc29188096"/>
      <w:bookmarkStart w:id="185" w:name="_Toc31197136"/>
      <w:bookmarkStart w:id="186" w:name="_Toc29188097"/>
      <w:bookmarkStart w:id="187" w:name="_Toc31197137"/>
      <w:bookmarkStart w:id="188" w:name="_Toc29188098"/>
      <w:bookmarkStart w:id="189" w:name="_Toc31197138"/>
      <w:bookmarkStart w:id="190" w:name="_Toc29188099"/>
      <w:bookmarkStart w:id="191" w:name="_Toc31197139"/>
      <w:bookmarkStart w:id="192" w:name="_Toc29188100"/>
      <w:bookmarkStart w:id="193" w:name="_Toc31197140"/>
      <w:bookmarkStart w:id="194" w:name="_Toc29188101"/>
      <w:bookmarkStart w:id="195" w:name="_Toc31197141"/>
      <w:bookmarkStart w:id="196" w:name="_Toc29188102"/>
      <w:bookmarkStart w:id="197" w:name="_Toc31197142"/>
      <w:bookmarkStart w:id="198" w:name="_Set_Age_Group"/>
      <w:bookmarkStart w:id="199" w:name="_Toc29188104"/>
      <w:bookmarkStart w:id="200" w:name="_Toc31197144"/>
      <w:bookmarkStart w:id="201" w:name="_Set_Household_Type"/>
      <w:bookmarkStart w:id="202" w:name="_Get_Active_Clients"/>
      <w:bookmarkStart w:id="203" w:name="_Toc499543989"/>
      <w:bookmarkStart w:id="204" w:name="_Toc37849761"/>
      <w:bookmarkStart w:id="205" w:name="_Toc3803053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Pr="00C52062">
        <w:t xml:space="preserve">Get Active Clients </w:t>
      </w:r>
      <w:bookmarkEnd w:id="203"/>
      <w:r w:rsidR="00801317">
        <w:t>for LSAPerson</w:t>
      </w:r>
      <w:bookmarkEnd w:id="204"/>
      <w:bookmarkEnd w:id="20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7"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">
                <v:shape id="AutoShape 468" o:spid="_x0000_s1228"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29"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0"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06" w:name="_Toc506721197"/>
      <w:bookmarkStart w:id="207" w:name="_Toc499543990"/>
      <w:bookmarkStart w:id="208" w:name="_Hlk510689117"/>
    </w:p>
    <w:p w14:paraId="7C089F01" w14:textId="4D1B62B6" w:rsidR="00EC52CD" w:rsidRDefault="003C176F" w:rsidP="0088191A">
      <w:pPr>
        <w:pStyle w:val="Heading2"/>
      </w:pPr>
      <w:bookmarkStart w:id="209" w:name="_LSAPerson_Demographics"/>
      <w:bookmarkStart w:id="210" w:name="_Toc37849762"/>
      <w:bookmarkStart w:id="211" w:name="_Toc38030537"/>
      <w:bookmarkEnd w:id="209"/>
      <w:r>
        <w:t xml:space="preserve">LSAPerson </w:t>
      </w:r>
      <w:r w:rsidR="00876AFA">
        <w:t>Demographics</w:t>
      </w:r>
      <w:bookmarkEnd w:id="206"/>
      <w:bookmarkEnd w:id="207"/>
      <w:bookmarkEnd w:id="210"/>
      <w:bookmarkEnd w:id="211"/>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1"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">
                <v:shape id="AutoShape 472" o:spid="_x0000_s1232"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3"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4"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5"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6"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7"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8"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9"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0"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1"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2"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3"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12" w:name="_Hlk36667540"/>
            <w:r w:rsidRPr="00FD1AE1">
              <w:t>Gender</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ins w:id="213" w:author="Molly McEvilley" w:date="2020-11-12T11:59:00Z">
              <w:r w:rsidR="00D47604">
                <w:t>e</w:t>
              </w:r>
            </w:ins>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12"/>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w:t>
            </w:r>
            <w:proofErr w:type="gramStart"/>
            <w:r w:rsidRPr="00A6067F">
              <w:t>)</w:t>
            </w:r>
            <w:proofErr w:type="gramEnd"/>
            <w:r w:rsidRPr="00A6067F">
              <w:t xml:space="preserve">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14" w:name="_ES/SH/Street_Time_–"/>
      <w:bookmarkStart w:id="215" w:name="_Toc34144028"/>
      <w:bookmarkStart w:id="216" w:name="_Toc34144029"/>
      <w:bookmarkStart w:id="217" w:name="_Toc34144030"/>
      <w:bookmarkStart w:id="218" w:name="_Toc34144031"/>
      <w:bookmarkStart w:id="219" w:name="_Toc34144032"/>
      <w:bookmarkStart w:id="220" w:name="_Toc34144033"/>
      <w:bookmarkStart w:id="221" w:name="_Time_Spent_in"/>
      <w:bookmarkStart w:id="222" w:name="_Toc506721198"/>
      <w:bookmarkStart w:id="223" w:name="_Toc37849763"/>
      <w:bookmarkStart w:id="224" w:name="_Toc38030538"/>
      <w:bookmarkStart w:id="225" w:name="_Toc499543992"/>
      <w:bookmarkStart w:id="226" w:name="_Toc506721201"/>
      <w:bookmarkEnd w:id="208"/>
      <w:bookmarkEnd w:id="214"/>
      <w:bookmarkEnd w:id="215"/>
      <w:bookmarkEnd w:id="216"/>
      <w:bookmarkEnd w:id="217"/>
      <w:bookmarkEnd w:id="218"/>
      <w:bookmarkEnd w:id="219"/>
      <w:bookmarkEnd w:id="220"/>
      <w:bookmarkEnd w:id="221"/>
      <w:r>
        <w:t xml:space="preserve">Time Spent </w:t>
      </w:r>
      <w:r w:rsidR="00CC6B23">
        <w:t>in ES/SH or on the Street</w:t>
      </w:r>
      <w:r w:rsidR="00006148">
        <w:t xml:space="preserve"> </w:t>
      </w:r>
      <w:bookmarkEnd w:id="222"/>
      <w:r w:rsidR="00EE5EF2">
        <w:t xml:space="preserve">– </w:t>
      </w:r>
      <w:r w:rsidR="00A76144">
        <w:t>LSAPerson</w:t>
      </w:r>
      <w:bookmarkEnd w:id="223"/>
      <w:bookmarkEnd w:id="22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4"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WmiWx9AJAADeVQAADgAA&#10;AAAAAAAAAAAAAAAuAgAAZHJzL2Uyb0RvYy54bWxQSwECLQAUAAYACAAAACEA3xxuZd4AAAAFAQAA&#10;DwAAAAAAAAAAAAAAAAAqDAAAZHJzL2Rvd25yZXYueG1sUEsFBgAAAAAEAAQA8wAAADUNAAAAAA==&#10;">
                <v:shape id="AutoShape 516" o:spid="_x0000_s1245"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6"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7"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8"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9"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0"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2"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4"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5"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6"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7"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8"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9"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0"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1"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9"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70"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1"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2"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3"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27" w:name="_Get_Enrollments_Relevant"/>
      <w:bookmarkStart w:id="228" w:name="_Toc37849764"/>
      <w:bookmarkStart w:id="229" w:name="_Toc38030539"/>
      <w:bookmarkEnd w:id="227"/>
      <w:r>
        <w:t xml:space="preserve">Enrollments Relevant to </w:t>
      </w:r>
      <w:r w:rsidR="000146AE">
        <w:t>Counting ES/SH/Street Dates</w:t>
      </w:r>
      <w:bookmarkEnd w:id="228"/>
      <w:bookmarkEnd w:id="22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30" w:name="_Toc37849765"/>
      <w:bookmarkStart w:id="231" w:name="_Toc38030540"/>
      <w:r>
        <w:t xml:space="preserve">Get Dates to Exclude from Counts of ES/SH/Street Days </w:t>
      </w:r>
      <w:r w:rsidR="007B705B">
        <w:t>(ch_Exclude)</w:t>
      </w:r>
      <w:bookmarkEnd w:id="230"/>
      <w:bookmarkEnd w:id="23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32" w:name="_Toc37849766"/>
      <w:bookmarkStart w:id="233" w:name="_Toc38030541"/>
      <w:r>
        <w:t xml:space="preserve">Get Dates to Include in Counts of ES/SH/Street Days </w:t>
      </w:r>
      <w:r w:rsidR="007B705B">
        <w:t>(</w:t>
      </w:r>
      <w:r w:rsidR="00E04B04">
        <w:t>ch_Include</w:t>
      </w:r>
      <w:r w:rsidR="007B705B">
        <w:t>)</w:t>
      </w:r>
      <w:bookmarkEnd w:id="232"/>
      <w:bookmarkEnd w:id="23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34" w:name="_Hlk42149391"/>
      <w:proofErr w:type="spellStart"/>
      <w:r w:rsidR="003C4035" w:rsidRPr="003C4035">
        <w:rPr>
          <w:i/>
        </w:rPr>
        <w:t>BedNightDate</w:t>
      </w:r>
      <w:bookmarkEnd w:id="23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35" w:name="_Toc506721200"/>
    </w:p>
    <w:p w14:paraId="4E52BCD6" w14:textId="4F2FFADA" w:rsidR="00006148" w:rsidRDefault="00006148" w:rsidP="0088191A">
      <w:pPr>
        <w:pStyle w:val="Heading2"/>
      </w:pPr>
      <w:bookmarkStart w:id="236" w:name="_Toc37849767"/>
      <w:bookmarkStart w:id="237" w:name="_Toc38030542"/>
      <w:r>
        <w:lastRenderedPageBreak/>
        <w:t>Get ES/SH/Street Episodes</w:t>
      </w:r>
      <w:r w:rsidR="007B705B">
        <w:t xml:space="preserve"> (ch_Episodes)</w:t>
      </w:r>
      <w:bookmarkEnd w:id="236"/>
      <w:bookmarkEnd w:id="23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38" w:name="_CHTime_and_CHTimeStatus"/>
      <w:bookmarkStart w:id="239" w:name="_Toc31197153"/>
      <w:bookmarkStart w:id="240" w:name="_Toc37849768"/>
      <w:bookmarkStart w:id="241" w:name="_Toc38030543"/>
      <w:bookmarkEnd w:id="235"/>
      <w:bookmarkEnd w:id="238"/>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39"/>
      <w:bookmarkEnd w:id="240"/>
      <w:bookmarkEnd w:id="241"/>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w:t>
      </w:r>
      <w:proofErr w:type="gramStart"/>
      <w:r>
        <w:t>are</w:t>
      </w:r>
      <w:proofErr w:type="gramEnd"/>
      <w:r>
        <w:t xml:space="preserv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242" w:name="_EST/RRH/PSHAgeMin_and_EST/RRH/PSHAg"/>
      <w:bookmarkStart w:id="243" w:name="_Toc37849769"/>
      <w:bookmarkStart w:id="244" w:name="_Toc38030544"/>
      <w:bookmarkEnd w:id="242"/>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43"/>
      <w:bookmarkEnd w:id="24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">
                <v:shape id="AutoShape 629" o:spid="_x0000_s127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45" w:name="_HHTypeEST/RRH/PSH_-_LSAPerson"/>
      <w:bookmarkStart w:id="246" w:name="_Toc37849770"/>
      <w:bookmarkStart w:id="247" w:name="_Toc38030545"/>
      <w:bookmarkEnd w:id="245"/>
      <w:proofErr w:type="spellStart"/>
      <w:r w:rsidRPr="00F678D4">
        <w:t>HHType</w:t>
      </w:r>
      <w:r w:rsidRPr="00F71669">
        <w:t>EST</w:t>
      </w:r>
      <w:proofErr w:type="spellEnd"/>
      <w:r w:rsidRPr="00F71669">
        <w:t>/RRH/PSH</w:t>
      </w:r>
      <w:r w:rsidRPr="009366AD">
        <w:t xml:space="preserve"> - LSAPe</w:t>
      </w:r>
      <w:r w:rsidRPr="00A7544C">
        <w:t>rson</w:t>
      </w:r>
      <w:bookmarkEnd w:id="246"/>
      <w:bookmarkEnd w:id="247"/>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cjA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">
                <v:shape id="AutoShape 469" o:spid="_x0000_s127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004824" w:rsidRDefault="00004824" w:rsidP="00AE5133">
                        <w:pPr>
                          <w:pStyle w:val="Style3"/>
                        </w:pPr>
                        <w:r>
                          <w:t>tlsa_Person</w:t>
                        </w:r>
                      </w:p>
                    </w:txbxContent>
                  </v:textbox>
                </v:shape>
                <v:group id="Group 432" o:spid="_x0000_s128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004824" w:rsidRDefault="00004824" w:rsidP="00AE5133">
                          <w:pPr>
                            <w:pStyle w:val="Style3"/>
                          </w:pPr>
                          <w:proofErr w:type="spellStart"/>
                          <w:r>
                            <w:t>tlsa_Enrollment</w:t>
                          </w:r>
                          <w:proofErr w:type="spellEnd"/>
                        </w:p>
                      </w:txbxContent>
                    </v:textbox>
                  </v:shape>
                  <v:shape id="AutoShape 390" o:spid="_x0000_s128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004824" w:rsidRDefault="00004824" w:rsidP="00AE5133">
                          <w:pPr>
                            <w:pStyle w:val="Style3"/>
                          </w:pPr>
                          <w:proofErr w:type="spellStart"/>
                          <w:r>
                            <w:t>tlsa_HHID</w:t>
                          </w:r>
                          <w:proofErr w:type="spellEnd"/>
                        </w:p>
                      </w:txbxContent>
                    </v:textbox>
                  </v:shape>
                </v:group>
                <v:shape id="AutoShape 435" o:spid="_x0000_s128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48" w:name="_HoHEST/RRH/PSH"/>
      <w:bookmarkStart w:id="249" w:name="_Toc37849771"/>
      <w:bookmarkStart w:id="250" w:name="_Toc38030546"/>
      <w:bookmarkEnd w:id="248"/>
      <w:r w:rsidRPr="006B4F91">
        <w:t>HoHEST/RRH/PSH</w:t>
      </w:r>
      <w:bookmarkEnd w:id="249"/>
      <w:bookmarkEnd w:id="250"/>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SUbDFIoEAAAmEgAADgAAAAAAAAAAAAAAAAAuAgAAZHJzL2Uyb0RvYy54bWxQSwECLQAUAAYACAAA&#10;ACEAV31BFNsAAAAFAQAADwAAAAAAAAAAAAAAAADkBgAAZHJzL2Rvd25yZXYueG1sUEsFBgAAAAAE&#10;AAQA8wAAAOwHAAAAAA==&#10;">
                <v:shape id="AutoShape 469" o:spid="_x0000_s128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004824" w:rsidRDefault="00004824" w:rsidP="00AE5133">
                        <w:pPr>
                          <w:pStyle w:val="Style3"/>
                        </w:pPr>
                        <w:r>
                          <w:t>tlsa_Person</w:t>
                        </w:r>
                      </w:p>
                    </w:txbxContent>
                  </v:textbox>
                </v:shape>
                <v:group id="Group 432" o:spid="_x0000_s128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004824" w:rsidRDefault="00004824" w:rsidP="00AE5133">
                          <w:pPr>
                            <w:pStyle w:val="Style3"/>
                          </w:pPr>
                          <w:proofErr w:type="spellStart"/>
                          <w:r>
                            <w:t>tlsa_Enrollment</w:t>
                          </w:r>
                          <w:proofErr w:type="spellEnd"/>
                        </w:p>
                      </w:txbxContent>
                    </v:textbox>
                  </v:shape>
                  <v:shape id="AutoShape 390" o:spid="_x0000_s128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004824" w:rsidRDefault="00004824" w:rsidP="00AE5133">
                          <w:pPr>
                            <w:pStyle w:val="Style3"/>
                          </w:pPr>
                          <w:proofErr w:type="spellStart"/>
                          <w:r>
                            <w:t>tlsa_HHID</w:t>
                          </w:r>
                          <w:proofErr w:type="spellEnd"/>
                        </w:p>
                      </w:txbxContent>
                    </v:textbox>
                  </v:shape>
                </v:group>
                <v:shape id="AutoShape 435" o:spid="_x0000_s129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51"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51"/>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52" w:name="_AdultEST/RRH/PSH__-"/>
      <w:bookmarkStart w:id="253" w:name="_AHAREST/RRH/PSH__-"/>
      <w:bookmarkStart w:id="254" w:name="_AHAREST/RRH/PSH__–"/>
      <w:bookmarkStart w:id="255" w:name="_Toc37849772"/>
      <w:bookmarkStart w:id="256" w:name="_Toc38030547"/>
      <w:bookmarkEnd w:id="252"/>
      <w:bookmarkEnd w:id="253"/>
      <w:bookmarkEnd w:id="254"/>
      <w:r>
        <w:t>AHAR</w:t>
      </w:r>
      <w:r w:rsidRPr="00F71669">
        <w:t>EST/RRH/PSH</w:t>
      </w:r>
      <w:r w:rsidRPr="009366AD">
        <w:t xml:space="preserve"> </w:t>
      </w:r>
      <w:r w:rsidR="00A149D4">
        <w:t>–</w:t>
      </w:r>
      <w:r w:rsidRPr="009366AD">
        <w:t xml:space="preserve"> LSAPe</w:t>
      </w:r>
      <w:r w:rsidRPr="00A7544C">
        <w:t>rson</w:t>
      </w:r>
      <w:bookmarkEnd w:id="255"/>
      <w:bookmarkEnd w:id="256"/>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xagA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AtEuxagAQAACYS&#10;AAAOAAAAAAAAAAAAAAAAAC4CAABkcnMvZTJvRG9jLnhtbFBLAQItABQABgAIAAAAIQBXfUEU2wAA&#10;AAUBAAAPAAAAAAAAAAAAAAAAANoGAABkcnMvZG93bnJldi54bWxQSwUGAAAAAAQABADzAAAA4gcA&#10;AAAA&#10;">
                <v:shape id="AutoShape 469" o:spid="_x0000_s129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004824" w:rsidRDefault="00004824" w:rsidP="00AE5133">
                        <w:pPr>
                          <w:pStyle w:val="Style3"/>
                        </w:pPr>
                        <w:r>
                          <w:t>tlsa_Person</w:t>
                        </w:r>
                      </w:p>
                    </w:txbxContent>
                  </v:textbox>
                </v:shape>
                <v:group id="Group 432" o:spid="_x0000_s129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004824" w:rsidRDefault="00004824" w:rsidP="00AE5133">
                          <w:pPr>
                            <w:pStyle w:val="Style3"/>
                          </w:pPr>
                          <w:proofErr w:type="spellStart"/>
                          <w:r>
                            <w:t>tlsa_Enrollment</w:t>
                          </w:r>
                          <w:proofErr w:type="spellEnd"/>
                        </w:p>
                      </w:txbxContent>
                    </v:textbox>
                  </v:shape>
                  <v:shape id="AutoShape 390" o:spid="_x0000_s129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004824" w:rsidRDefault="00004824" w:rsidP="00AE5133">
                          <w:pPr>
                            <w:pStyle w:val="Style3"/>
                          </w:pPr>
                          <w:proofErr w:type="spellStart"/>
                          <w:r>
                            <w:t>tlsa_HHID</w:t>
                          </w:r>
                          <w:proofErr w:type="spellEnd"/>
                        </w:p>
                      </w:txbxContent>
                    </v:textbox>
                  </v:shape>
                </v:group>
                <v:shape id="AutoShape 435" o:spid="_x0000_s129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57" w:name="_AHARHoHEST/RRH/PSH"/>
      <w:bookmarkStart w:id="258" w:name="_Toc37849773"/>
      <w:bookmarkStart w:id="259" w:name="_Toc38030548"/>
      <w:bookmarkEnd w:id="257"/>
      <w:proofErr w:type="spellStart"/>
      <w:r>
        <w:t>Adult</w:t>
      </w:r>
      <w:r w:rsidRPr="006B4F91">
        <w:t>EST</w:t>
      </w:r>
      <w:proofErr w:type="spellEnd"/>
      <w:r>
        <w:t xml:space="preserve">/RRH/PSH - </w:t>
      </w:r>
      <w:r w:rsidRPr="00C52062">
        <w:t>LSAPerson</w:t>
      </w:r>
      <w:bookmarkEnd w:id="258"/>
      <w:bookmarkEnd w:id="25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004824" w:rsidRDefault="00004824"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004824" w:rsidRDefault="00004824"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004824" w:rsidRDefault="00004824"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">
                <v:shape id="AutoShape 469" o:spid="_x0000_s130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004824" w:rsidRDefault="00004824" w:rsidP="00F326FD">
                        <w:pPr>
                          <w:pStyle w:val="Style3"/>
                        </w:pPr>
                        <w:r>
                          <w:t>tlsa_Person</w:t>
                        </w:r>
                      </w:p>
                    </w:txbxContent>
                  </v:textbox>
                </v:shape>
                <v:group id="Group 432" o:spid="_x0000_s130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004824" w:rsidRDefault="00004824" w:rsidP="00F326FD">
                          <w:pPr>
                            <w:pStyle w:val="Style3"/>
                          </w:pPr>
                          <w:proofErr w:type="spellStart"/>
                          <w:r>
                            <w:t>tlsa_Enrollment</w:t>
                          </w:r>
                          <w:proofErr w:type="spellEnd"/>
                        </w:p>
                      </w:txbxContent>
                    </v:textbox>
                  </v:shape>
                  <v:shape id="AutoShape 390" o:spid="_x0000_s130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004824" w:rsidRDefault="00004824" w:rsidP="00F326FD">
                          <w:pPr>
                            <w:pStyle w:val="Style3"/>
                          </w:pPr>
                          <w:proofErr w:type="spellStart"/>
                          <w:r>
                            <w:t>tlsa_HHID</w:t>
                          </w:r>
                          <w:proofErr w:type="spellEnd"/>
                        </w:p>
                      </w:txbxContent>
                    </v:textbox>
                  </v:shape>
                </v:group>
                <v:shape id="AutoShape 435" o:spid="_x0000_s130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60" w:name="_AHARHoHEST/RRH/PSH_1"/>
      <w:bookmarkStart w:id="261" w:name="_Toc37849774"/>
      <w:bookmarkStart w:id="262" w:name="_Toc38030549"/>
      <w:bookmarkEnd w:id="260"/>
      <w:proofErr w:type="spellStart"/>
      <w:r>
        <w:t>AHARHoH</w:t>
      </w:r>
      <w:r w:rsidRPr="006B4F91">
        <w:t>EST</w:t>
      </w:r>
      <w:proofErr w:type="spellEnd"/>
      <w:r w:rsidRPr="006B4F91">
        <w:t>/RRH/PSH</w:t>
      </w:r>
      <w:bookmarkEnd w:id="261"/>
      <w:bookmarkEnd w:id="262"/>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004824" w:rsidRDefault="00004824"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004824" w:rsidRDefault="00004824"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004824" w:rsidRDefault="00004824"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2tIhw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">
                <v:shape id="AutoShape 469" o:spid="_x0000_s130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004824" w:rsidRDefault="00004824" w:rsidP="00F326FD">
                        <w:pPr>
                          <w:pStyle w:val="Style3"/>
                        </w:pPr>
                        <w:r>
                          <w:t>tlsa_Person</w:t>
                        </w:r>
                      </w:p>
                    </w:txbxContent>
                  </v:textbox>
                </v:shape>
                <v:group id="Group 432" o:spid="_x0000_s130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004824" w:rsidRDefault="00004824" w:rsidP="00F326FD">
                          <w:pPr>
                            <w:pStyle w:val="Style3"/>
                          </w:pPr>
                          <w:proofErr w:type="spellStart"/>
                          <w:r>
                            <w:t>tlsa_Enrollment</w:t>
                          </w:r>
                          <w:proofErr w:type="spellEnd"/>
                        </w:p>
                      </w:txbxContent>
                    </v:textbox>
                  </v:shape>
                  <v:shape id="AutoShape 390" o:spid="_x0000_s131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004824" w:rsidRDefault="00004824" w:rsidP="00F326FD">
                          <w:pPr>
                            <w:pStyle w:val="Style3"/>
                          </w:pPr>
                          <w:proofErr w:type="spellStart"/>
                          <w:r>
                            <w:t>tlsa_HHID</w:t>
                          </w:r>
                          <w:proofErr w:type="spellEnd"/>
                        </w:p>
                      </w:txbxContent>
                    </v:textbox>
                  </v:shape>
                </v:group>
                <v:shape id="AutoShape 435" o:spid="_x0000_s131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63" w:name="_Set_Population_Identifiers_5"/>
      <w:bookmarkStart w:id="264" w:name="_Toc37849775"/>
      <w:bookmarkStart w:id="265" w:name="_Toc38030550"/>
      <w:bookmarkEnd w:id="263"/>
      <w:r w:rsidRPr="00C52062">
        <w:t>Set Population Identifiers for Active HMIS Households</w:t>
      </w:r>
      <w:bookmarkEnd w:id="264"/>
      <w:bookmarkEnd w:id="26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3"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">
                <v:shape id="AutoShape 3" o:spid="_x0000_s1314"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315"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316"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7"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18"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66" w:name="_Set_Population_Identifiers_4"/>
      <w:bookmarkStart w:id="267" w:name="_Toc37849776"/>
      <w:bookmarkStart w:id="268" w:name="_Toc38030551"/>
      <w:bookmarkEnd w:id="266"/>
      <w:r>
        <w:t>Set</w:t>
      </w:r>
      <w:r w:rsidRPr="00C52062">
        <w:t xml:space="preserve"> Population Identifiers </w:t>
      </w:r>
      <w:r>
        <w:t xml:space="preserve">for LSAPerson </w:t>
      </w:r>
      <w:r w:rsidRPr="00C52062">
        <w:t>from Active Households</w:t>
      </w:r>
      <w:bookmarkEnd w:id="267"/>
      <w:bookmarkEnd w:id="268"/>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OkSWJ0nBAAAChEAAA4AAAAAAAAAAAAAAAAALgIAAGRycy9lMm9Eb2Mu&#10;eG1sUEsBAi0AFAAGAAgAAAAhALEy6LTcAAAABQEAAA8AAAAAAAAAAAAAAAAAgQYAAGRycy9kb3du&#10;cmV2LnhtbFBLBQYAAAAABAAEAPMAAACKBwAAAAA=&#10;">
                <v:shape id="AutoShape 9" o:spid="_x0000_s132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2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2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2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69"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69"/>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70" w:name="_Toc37849777"/>
      <w:bookmarkStart w:id="271" w:name="_Toc38030552"/>
      <w:r>
        <w:t>LSAPerson</w:t>
      </w:r>
      <w:bookmarkEnd w:id="270"/>
      <w:bookmarkEnd w:id="271"/>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">
                <v:shape id="AutoShape 19" o:spid="_x0000_s132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2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72" w:name="_Toc29188114"/>
      <w:bookmarkStart w:id="273" w:name="_Toc29188129"/>
      <w:bookmarkStart w:id="274" w:name="_Toc29188148"/>
      <w:bookmarkStart w:id="275" w:name="_Toc29188150"/>
      <w:bookmarkStart w:id="276" w:name="_Update_LSAPerson_CHTime"/>
      <w:bookmarkStart w:id="277" w:name="_Toc29188151"/>
      <w:bookmarkStart w:id="278" w:name="_Toc29188153"/>
      <w:bookmarkStart w:id="279" w:name="_Toc29188156"/>
      <w:bookmarkStart w:id="280" w:name="_Toc29188162"/>
      <w:bookmarkStart w:id="281" w:name="_Toc29188164"/>
      <w:bookmarkStart w:id="282" w:name="_Toc29188168"/>
      <w:bookmarkStart w:id="283" w:name="_Toc29188169"/>
      <w:bookmarkStart w:id="284" w:name="_Toc29188170"/>
      <w:bookmarkStart w:id="285" w:name="_Toc34144048"/>
      <w:bookmarkStart w:id="286" w:name="_Toc34144049"/>
      <w:bookmarkStart w:id="287" w:name="_Toc34144050"/>
      <w:bookmarkStart w:id="288" w:name="_Toc34144061"/>
      <w:bookmarkStart w:id="289" w:name="_Toc34144062"/>
      <w:bookmarkStart w:id="290" w:name="_Toc34144077"/>
      <w:bookmarkStart w:id="291" w:name="_Toc34144078"/>
      <w:bookmarkStart w:id="292" w:name="_Toc34144079"/>
      <w:bookmarkStart w:id="293" w:name="_Toc34144080"/>
      <w:bookmarkStart w:id="294" w:name="_Toc34144081"/>
      <w:bookmarkStart w:id="295" w:name="_Toc34144127"/>
      <w:bookmarkStart w:id="296" w:name="_Toc34144128"/>
      <w:bookmarkStart w:id="297" w:name="_Toc34144129"/>
      <w:bookmarkStart w:id="298" w:name="_Toc34144142"/>
      <w:bookmarkStart w:id="299" w:name="_Toc34144143"/>
      <w:bookmarkStart w:id="300" w:name="_Toc34144152"/>
      <w:bookmarkStart w:id="301" w:name="_Toc34144153"/>
      <w:bookmarkStart w:id="302" w:name="_Toc34144154"/>
      <w:bookmarkStart w:id="303" w:name="_Toc34144155"/>
      <w:bookmarkStart w:id="304" w:name="_Toc34144156"/>
      <w:bookmarkStart w:id="305" w:name="_Toc34144208"/>
      <w:bookmarkStart w:id="306" w:name="_Toc34144209"/>
      <w:bookmarkStart w:id="307" w:name="_Toc34144210"/>
      <w:bookmarkStart w:id="308" w:name="_Toc34144221"/>
      <w:bookmarkStart w:id="309" w:name="_Toc34144222"/>
      <w:bookmarkStart w:id="310" w:name="_Toc34144231"/>
      <w:bookmarkStart w:id="311" w:name="_Toc34144232"/>
      <w:bookmarkStart w:id="312" w:name="_Toc34144233"/>
      <w:bookmarkStart w:id="313" w:name="_Toc34144234"/>
      <w:bookmarkStart w:id="314" w:name="_Toc34144235"/>
      <w:bookmarkStart w:id="315" w:name="_Toc34144287"/>
      <w:bookmarkStart w:id="316" w:name="_Toc34144288"/>
      <w:bookmarkStart w:id="317" w:name="_Toc34144289"/>
      <w:bookmarkStart w:id="318" w:name="_Toc34144290"/>
      <w:bookmarkStart w:id="319" w:name="_Toc34144299"/>
      <w:bookmarkStart w:id="320" w:name="_Toc34144300"/>
      <w:bookmarkStart w:id="321" w:name="_Toc34144309"/>
      <w:bookmarkStart w:id="322" w:name="_Toc34144310"/>
      <w:bookmarkStart w:id="323" w:name="_Toc34144311"/>
      <w:bookmarkStart w:id="324" w:name="_Toc34144312"/>
      <w:bookmarkStart w:id="325" w:name="_Toc34144313"/>
      <w:bookmarkStart w:id="326" w:name="_Toc34144341"/>
      <w:bookmarkStart w:id="327" w:name="_Toc34144342"/>
      <w:bookmarkStart w:id="328" w:name="_Toc34144343"/>
      <w:bookmarkStart w:id="329" w:name="_Toc34144362"/>
      <w:bookmarkStart w:id="330" w:name="_Toc34144363"/>
      <w:bookmarkStart w:id="331" w:name="_Toc34144372"/>
      <w:bookmarkStart w:id="332" w:name="_Toc34144373"/>
      <w:bookmarkStart w:id="333" w:name="_Toc29163965"/>
      <w:bookmarkStart w:id="334" w:name="_Toc34144425"/>
      <w:bookmarkStart w:id="335" w:name="_Toc34144426"/>
      <w:bookmarkStart w:id="336" w:name="_Toc34144427"/>
      <w:bookmarkStart w:id="337" w:name="_Toc34144428"/>
      <w:bookmarkStart w:id="338" w:name="_Toc34144429"/>
      <w:bookmarkStart w:id="339" w:name="_Toc34144430"/>
      <w:bookmarkStart w:id="340" w:name="_Toc34144431"/>
      <w:bookmarkStart w:id="341" w:name="_Toc34144432"/>
      <w:bookmarkStart w:id="342" w:name="_Toc34144433"/>
      <w:bookmarkStart w:id="343" w:name="_Toc34144434"/>
      <w:bookmarkStart w:id="344" w:name="_Toc34144435"/>
      <w:bookmarkStart w:id="345" w:name="_Toc34144436"/>
      <w:bookmarkStart w:id="346" w:name="_Toc34144437"/>
      <w:bookmarkStart w:id="347" w:name="_Toc34144438"/>
      <w:bookmarkStart w:id="348" w:name="_Toc34144439"/>
      <w:bookmarkStart w:id="349" w:name="_Toc34144440"/>
      <w:bookmarkStart w:id="350" w:name="_Toc34144441"/>
      <w:bookmarkStart w:id="351" w:name="_Toc34144442"/>
      <w:bookmarkStart w:id="352" w:name="_Toc34144443"/>
      <w:bookmarkStart w:id="353" w:name="_Toc34144474"/>
      <w:bookmarkStart w:id="354" w:name="_Toc34144475"/>
      <w:bookmarkStart w:id="355" w:name="_Toc34144484"/>
      <w:bookmarkStart w:id="356" w:name="_Toc34144485"/>
      <w:bookmarkStart w:id="357" w:name="_Toc34144537"/>
      <w:bookmarkStart w:id="358" w:name="_Toc34144538"/>
      <w:bookmarkStart w:id="359" w:name="_Toc34144539"/>
      <w:bookmarkStart w:id="360" w:name="_Toc34144540"/>
      <w:bookmarkStart w:id="361" w:name="_Toc34144541"/>
      <w:bookmarkStart w:id="362" w:name="_Toc34144542"/>
      <w:bookmarkStart w:id="363" w:name="_Toc34144543"/>
      <w:bookmarkStart w:id="364" w:name="_Toc34144544"/>
      <w:bookmarkStart w:id="365" w:name="_Toc34144545"/>
      <w:bookmarkStart w:id="366" w:name="_Toc34144546"/>
      <w:bookmarkStart w:id="367" w:name="_Toc34144547"/>
      <w:bookmarkStart w:id="368" w:name="_Toc34144548"/>
      <w:bookmarkStart w:id="369" w:name="_Toc34144549"/>
      <w:bookmarkStart w:id="370" w:name="_Toc34144550"/>
      <w:bookmarkStart w:id="371" w:name="_Toc34144551"/>
      <w:bookmarkStart w:id="372" w:name="_Toc34144552"/>
      <w:bookmarkStart w:id="373" w:name="_Toc34144553"/>
      <w:bookmarkStart w:id="374" w:name="_Toc34144554"/>
      <w:bookmarkStart w:id="375" w:name="_Toc34144555"/>
      <w:bookmarkStart w:id="376" w:name="_Set_Population_Identifiers_1"/>
      <w:bookmarkStart w:id="377" w:name="_Toc31197160"/>
      <w:bookmarkStart w:id="378" w:name="_Toc31197161"/>
      <w:bookmarkStart w:id="379" w:name="_Toc31197162"/>
      <w:bookmarkStart w:id="380" w:name="_Toc31197175"/>
      <w:bookmarkStart w:id="381" w:name="_Toc31197176"/>
      <w:bookmarkStart w:id="382" w:name="_Toc31197192"/>
      <w:bookmarkStart w:id="383" w:name="_Toc31197193"/>
      <w:bookmarkStart w:id="384" w:name="_Toc31197194"/>
      <w:bookmarkStart w:id="385" w:name="_Toc31197195"/>
      <w:bookmarkStart w:id="386" w:name="_Toc31197196"/>
      <w:bookmarkStart w:id="387" w:name="_Set_Population_Identifiers_3"/>
      <w:bookmarkStart w:id="388" w:name="_Toc34144556"/>
      <w:bookmarkStart w:id="389" w:name="_Toc34144557"/>
      <w:bookmarkStart w:id="390" w:name="_Toc34144558"/>
      <w:bookmarkStart w:id="391" w:name="_Toc34144589"/>
      <w:bookmarkStart w:id="392" w:name="_Toc34144590"/>
      <w:bookmarkStart w:id="393" w:name="_Toc34144609"/>
      <w:bookmarkStart w:id="394" w:name="_Toc34144610"/>
      <w:bookmarkStart w:id="395" w:name="_Toc34144611"/>
      <w:bookmarkStart w:id="396" w:name="_Toc34144612"/>
      <w:bookmarkStart w:id="397" w:name="_Toc34144613"/>
      <w:bookmarkStart w:id="398" w:name="_Toc34144614"/>
      <w:bookmarkStart w:id="399" w:name="_Toc34144615"/>
      <w:bookmarkStart w:id="400" w:name="_Toc34144616"/>
      <w:bookmarkStart w:id="401" w:name="_Toc34144617"/>
      <w:bookmarkStart w:id="402" w:name="_Toc34144618"/>
      <w:bookmarkStart w:id="403" w:name="_Toc34144619"/>
      <w:bookmarkStart w:id="404" w:name="_Toc34144620"/>
      <w:bookmarkStart w:id="405" w:name="_Toc34144621"/>
      <w:bookmarkStart w:id="406" w:name="_Toc34144622"/>
      <w:bookmarkStart w:id="407" w:name="_Toc34144623"/>
      <w:bookmarkStart w:id="408" w:name="_HHAdultAge"/>
      <w:bookmarkStart w:id="409" w:name="_Toc34144624"/>
      <w:bookmarkStart w:id="410" w:name="_Toc34144625"/>
      <w:bookmarkStart w:id="411" w:name="_Toc34144647"/>
      <w:bookmarkStart w:id="412" w:name="_Toc34144648"/>
      <w:bookmarkStart w:id="413" w:name="_Toc34144649"/>
      <w:bookmarkStart w:id="414" w:name="_Toc34144650"/>
      <w:bookmarkStart w:id="415" w:name="_Toc34144651"/>
      <w:bookmarkStart w:id="416" w:name="_Toc34144652"/>
      <w:bookmarkStart w:id="417" w:name="_Toc34144653"/>
      <w:bookmarkStart w:id="418" w:name="_Toc34144654"/>
      <w:bookmarkStart w:id="419" w:name="_Toc34144655"/>
      <w:bookmarkStart w:id="420" w:name="_Toc34144656"/>
      <w:bookmarkStart w:id="421" w:name="_Toc34144657"/>
      <w:bookmarkStart w:id="422" w:name="_Toc34144686"/>
      <w:bookmarkStart w:id="423" w:name="_Toc34144687"/>
      <w:bookmarkStart w:id="424" w:name="_Toc34144740"/>
      <w:bookmarkStart w:id="425" w:name="_Toc34144741"/>
      <w:bookmarkStart w:id="426" w:name="_Toc34144742"/>
      <w:bookmarkStart w:id="427" w:name="_Toc34144743"/>
      <w:bookmarkStart w:id="428" w:name="_Toc34144744"/>
      <w:bookmarkStart w:id="429" w:name="_Toc34144745"/>
      <w:bookmarkStart w:id="430" w:name="_Toc34144746"/>
      <w:bookmarkStart w:id="431" w:name="_Toc34144747"/>
      <w:bookmarkStart w:id="432" w:name="_Toc34144799"/>
      <w:bookmarkStart w:id="433" w:name="_Toc34144800"/>
      <w:bookmarkStart w:id="434" w:name="_Toc34144801"/>
      <w:bookmarkStart w:id="435" w:name="_Toc34144802"/>
      <w:bookmarkStart w:id="436" w:name="_Toc34144803"/>
      <w:bookmarkStart w:id="437" w:name="_Toc34144804"/>
      <w:bookmarkStart w:id="438" w:name="_Toc34144805"/>
      <w:bookmarkStart w:id="439" w:name="_Toc34144833"/>
      <w:bookmarkStart w:id="440" w:name="_Toc34144834"/>
      <w:bookmarkStart w:id="441" w:name="_Toc34144835"/>
      <w:bookmarkStart w:id="442" w:name="_Toc34144836"/>
      <w:bookmarkStart w:id="443" w:name="_Toc34144837"/>
      <w:bookmarkStart w:id="444" w:name="_Toc34144838"/>
      <w:bookmarkStart w:id="445" w:name="_Toc34144839"/>
      <w:bookmarkStart w:id="446" w:name="_Toc34144891"/>
      <w:bookmarkStart w:id="447" w:name="_Toc34144892"/>
      <w:bookmarkStart w:id="448" w:name="_Toc34144893"/>
      <w:bookmarkStart w:id="449" w:name="_Toc34144894"/>
      <w:bookmarkStart w:id="450" w:name="_Toc34144895"/>
      <w:bookmarkStart w:id="451" w:name="_Toc34144896"/>
      <w:bookmarkStart w:id="452" w:name="_Toc34144897"/>
      <w:bookmarkStart w:id="453" w:name="_Toc34144949"/>
      <w:bookmarkStart w:id="454" w:name="_Toc34144950"/>
      <w:bookmarkStart w:id="455" w:name="_Toc34144951"/>
      <w:bookmarkStart w:id="456" w:name="_Toc34144952"/>
      <w:bookmarkStart w:id="457" w:name="_Toc34144953"/>
      <w:bookmarkStart w:id="458" w:name="_Toc34144954"/>
      <w:bookmarkStart w:id="459" w:name="_Toc34144955"/>
      <w:bookmarkStart w:id="460" w:name="_Toc34144980"/>
      <w:bookmarkStart w:id="461" w:name="_Toc34144981"/>
      <w:bookmarkStart w:id="462" w:name="_Toc34144982"/>
      <w:bookmarkStart w:id="463" w:name="_Toc34144983"/>
      <w:bookmarkStart w:id="464" w:name="_Toc34144984"/>
      <w:bookmarkStart w:id="465" w:name="_Toc34144985"/>
      <w:bookmarkStart w:id="466" w:name="_Toc34144986"/>
      <w:bookmarkStart w:id="467" w:name="_Toc34145011"/>
      <w:bookmarkStart w:id="468" w:name="_Toc34145012"/>
      <w:bookmarkStart w:id="469" w:name="_Toc34145013"/>
      <w:bookmarkStart w:id="470" w:name="_Toc34145014"/>
      <w:bookmarkStart w:id="471" w:name="_Toc34145015"/>
      <w:bookmarkStart w:id="472" w:name="_Toc34145016"/>
      <w:bookmarkStart w:id="473" w:name="_Toc34145017"/>
      <w:bookmarkStart w:id="474" w:name="_Toc34145069"/>
      <w:bookmarkStart w:id="475" w:name="_Toc34145070"/>
      <w:bookmarkStart w:id="476" w:name="_Toc34145071"/>
      <w:bookmarkStart w:id="477" w:name="_Toc34145072"/>
      <w:bookmarkStart w:id="478" w:name="_Toc34145073"/>
      <w:bookmarkStart w:id="479" w:name="_Toc34145074"/>
      <w:bookmarkStart w:id="480" w:name="_Toc506721205"/>
      <w:bookmarkEnd w:id="225"/>
      <w:bookmarkEnd w:id="226"/>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br w:type="page"/>
      </w:r>
    </w:p>
    <w:p w14:paraId="65BA16A7" w14:textId="21D9A953" w:rsidR="00E158FC" w:rsidRPr="00C52062" w:rsidRDefault="00E158FC" w:rsidP="00E158FC">
      <w:pPr>
        <w:pStyle w:val="Heading1"/>
      </w:pPr>
      <w:bookmarkStart w:id="481" w:name="_HMIS_Business_Logic:_2"/>
      <w:bookmarkStart w:id="482" w:name="_Toc37849778"/>
      <w:bookmarkStart w:id="483" w:name="_Toc38030553"/>
      <w:bookmarkEnd w:id="481"/>
      <w:r w:rsidRPr="00C52062">
        <w:lastRenderedPageBreak/>
        <w:t>HMIS Business Logic</w:t>
      </w:r>
      <w:r>
        <w:t xml:space="preserve">: </w:t>
      </w:r>
      <w:proofErr w:type="spellStart"/>
      <w:r>
        <w:t>LSAHousehold</w:t>
      </w:r>
      <w:bookmarkEnd w:id="482"/>
      <w:bookmarkEnd w:id="483"/>
      <w:proofErr w:type="spellEnd"/>
    </w:p>
    <w:p w14:paraId="4C5B0BA6" w14:textId="7443B573" w:rsidR="00F25CD0" w:rsidRDefault="00F25CD0" w:rsidP="0088191A">
      <w:pPr>
        <w:pStyle w:val="Heading2"/>
      </w:pPr>
      <w:bookmarkStart w:id="484" w:name="_Get_Distinct_Households"/>
      <w:bookmarkStart w:id="485" w:name="_Toc37849779"/>
      <w:bookmarkStart w:id="486" w:name="_Toc38030554"/>
      <w:bookmarkEnd w:id="480"/>
      <w:bookmarkEnd w:id="484"/>
      <w:r w:rsidRPr="00C52062">
        <w:t xml:space="preserve">Get </w:t>
      </w:r>
      <w:r>
        <w:t>Distinct</w:t>
      </w:r>
      <w:r w:rsidRPr="00C52062">
        <w:t xml:space="preserve"> Households for </w:t>
      </w:r>
      <w:proofErr w:type="spellStart"/>
      <w:r w:rsidRPr="00C52062">
        <w:t>LSAHousehold</w:t>
      </w:r>
      <w:bookmarkEnd w:id="485"/>
      <w:bookmarkEnd w:id="486"/>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OLL&#10;L7ujAwAAOwsAAA4AAAAAAAAAAAAAAAAALgIAAGRycy9lMm9Eb2MueG1sUEsBAi0AFAAGAAgAAAAh&#10;ABFZ5tLcAAAABAEAAA8AAAAAAAAAAAAAAAAA/QUAAGRycy9kb3ducmV2LnhtbFBLBQYAAAAABAAE&#10;APMAAAAGBwAAAAA=&#10;">
                <v:shape id="AutoShape 15" o:spid="_x0000_s133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3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3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87" w:name="_Set_Population_Identifiers_2"/>
      <w:bookmarkStart w:id="488" w:name="_Toc37849780"/>
      <w:bookmarkStart w:id="489" w:name="_Toc38030555"/>
      <w:bookmarkEnd w:id="487"/>
      <w:r w:rsidRPr="00F25CD0">
        <w:t xml:space="preserve">Set </w:t>
      </w:r>
      <w:r w:rsidR="002B6231" w:rsidRPr="00F25CD0">
        <w:t>Population Identifiers</w:t>
      </w:r>
      <w:r w:rsidRPr="00EE1280">
        <w:t xml:space="preserve"> for</w:t>
      </w:r>
      <w:r>
        <w:t xml:space="preserve"> </w:t>
      </w:r>
      <w:proofErr w:type="spellStart"/>
      <w:r>
        <w:t>LSAHousehold</w:t>
      </w:r>
      <w:bookmarkEnd w:id="488"/>
      <w:bookmarkEnd w:id="489"/>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">
                <v:shape id="AutoShape 448" o:spid="_x0000_s133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3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3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3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3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UXL2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90" w:name="_HHAdultAge_1"/>
      <w:bookmarkEnd w:id="490"/>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91"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92" w:name="_Toc37849781"/>
      <w:bookmarkStart w:id="493"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92"/>
      <w:bookmarkEnd w:id="493"/>
      <w:proofErr w:type="spellEnd"/>
      <w:r w:rsidR="002B6231" w:rsidRPr="00C52062">
        <w:t xml:space="preserve"> </w:t>
      </w:r>
      <w:bookmarkEnd w:id="491"/>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DNx3skyAMAAJILAAAOAAAAAAAAAAAA&#10;AAAAAC4CAABkcnMvZTJvRG9jLnhtbFBLAQItABQABgAIAAAAIQAzkGts3AAAAAQBAAAPAAAAAAAA&#10;AAAAAAAAACIGAABkcnMvZG93bnJldi54bWxQSwUGAAAAAAQABADzAAAAKwc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94"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95" w:name="_Toc37849782"/>
      <w:bookmarkStart w:id="496"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95"/>
      <w:bookmarkEnd w:id="496"/>
      <w:proofErr w:type="spellEnd"/>
      <w:r>
        <w:t xml:space="preserve"> </w:t>
      </w:r>
      <w:bookmarkEnd w:id="494"/>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N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xqU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97" w:name="_Toc37849783"/>
      <w:bookmarkStart w:id="498" w:name="_Toc38030558"/>
      <w:bookmarkStart w:id="499"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97"/>
      <w:bookmarkEnd w:id="498"/>
      <w:proofErr w:type="spellEnd"/>
      <w:r w:rsidR="002B6231" w:rsidRPr="00C52062">
        <w:t xml:space="preserve"> </w:t>
      </w:r>
      <w:bookmarkEnd w:id="499"/>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00" w:name="_AHAR_CSV_Files"/>
      <w:bookmarkStart w:id="501" w:name="_Toc37849784"/>
      <w:bookmarkStart w:id="502" w:name="_Toc38030559"/>
      <w:bookmarkStart w:id="503" w:name="_Toc499543995"/>
      <w:bookmarkStart w:id="504" w:name="_Toc506721209"/>
      <w:bookmarkStart w:id="505" w:name="_Toc497116480"/>
      <w:bookmarkStart w:id="506" w:name="_Hlk496773519"/>
      <w:bookmarkStart w:id="507" w:name="_Toc506721210"/>
      <w:bookmarkEnd w:id="500"/>
      <w:r>
        <w:t>EST/RRH/</w:t>
      </w:r>
      <w:proofErr w:type="spellStart"/>
      <w:r>
        <w:t>PSHLivingSit</w:t>
      </w:r>
      <w:proofErr w:type="spellEnd"/>
      <w:r>
        <w:t xml:space="preserve"> – </w:t>
      </w:r>
      <w:proofErr w:type="spellStart"/>
      <w:r w:rsidRPr="00C52062">
        <w:t>LSAHousehold</w:t>
      </w:r>
      <w:bookmarkEnd w:id="501"/>
      <w:bookmarkEnd w:id="502"/>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pQNfE7kEAAAv&#10;FAAADgAAAAAAAAAAAAAAAAAuAgAAZHJzL2Uyb0RvYy54bWxQSwECLQAUAAYACAAAACEArhfogNwA&#10;AAAFAQAADwAAAAAAAAAAAAAAAAATBwAAZHJzL2Rvd25yZXYueG1sUEsFBgAAAAAEAAQA8wAAABwI&#10;A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08" w:name="_EST/RRH/PSHDestination–_LSAHousehol"/>
      <w:bookmarkStart w:id="509" w:name="_Toc37849785"/>
      <w:bookmarkStart w:id="510" w:name="_Toc38030560"/>
      <w:bookmarkEnd w:id="508"/>
      <w:r>
        <w:t>EST/RRH/</w:t>
      </w:r>
      <w:proofErr w:type="spellStart"/>
      <w:r>
        <w:t>PSHDestination</w:t>
      </w:r>
      <w:proofErr w:type="spellEnd"/>
      <w:r w:rsidR="006F09FD">
        <w:t xml:space="preserve"> </w:t>
      </w:r>
      <w:r>
        <w:t xml:space="preserve">– </w:t>
      </w:r>
      <w:proofErr w:type="spellStart"/>
      <w:r w:rsidRPr="00C52062">
        <w:t>LSAHousehold</w:t>
      </w:r>
      <w:bookmarkEnd w:id="509"/>
      <w:bookmarkEnd w:id="510"/>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BZCVuQoAQAAO4TAAAOAAAAAAAAAAAAAAAAAC4CAABkcnMv&#10;ZTJvRG9jLnhtbFBLAQItABQABgAIAAAAIQCuF+iA3AAAAAUBAAAPAAAAAAAAAAAAAAAAAPoGAABk&#10;cnMvZG93bnJldi54bWxQSwUGAAAAAAQABADzAAAAAwgAAAAA&#10;">
                <v:shape id="AutoShape 448" o:spid="_x0000_s135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5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5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6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6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11" w:name="_Toc37849786"/>
    </w:p>
    <w:p w14:paraId="62F91D64" w14:textId="01BA0CD7" w:rsidR="0019166A" w:rsidRDefault="0019166A" w:rsidP="0088191A">
      <w:pPr>
        <w:pStyle w:val="Heading2"/>
      </w:pPr>
      <w:bookmarkStart w:id="512" w:name="_Toc38030561"/>
      <w:r w:rsidRPr="00EE1280">
        <w:t>EST/RRH/PSH</w:t>
      </w:r>
      <w:r>
        <w:t xml:space="preserve"> Population Identifiers</w:t>
      </w:r>
      <w:bookmarkEnd w:id="511"/>
      <w:bookmarkEnd w:id="51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Ea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Fh6&#10;W353q8tnSILRQXBAIGHQaPOJkgHEpqD2nx0zghL5VkEivTJNAzMNttOAKQ5XC8qdoSRMNi5o2K43&#10;bd2A7RjxUNrTqWoR7ZMf+G0it78ryecQVtCSB6AH9/TIyUQQMjKELDBL3tnvwvp5Gq/iz/XinPWw&#10;PQnOSKBJrCb6/mB9fsb61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ERnQRq+AwAAcQsAAA4AAAAAAAAAAAAAAAAALgIAAGRy&#10;cy9lMm9Eb2MueG1sUEsBAi0AFAAGAAgAAAAhADOQa2zcAAAABAEAAA8AAAAAAAAAAAAAAAAAGAYA&#10;AGRycy9kb3ducmV2LnhtbFBLBQYAAAAABAAEAPMAAAAhBwAAAAA=&#10;">
                <v:shape id="AutoShape 390" o:spid="_x0000_s136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6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6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15CBC2F0" w:rsidR="0019166A" w:rsidRPr="00AE4D6E" w:rsidRDefault="0019166A" w:rsidP="00702792">
            <w:pPr>
              <w:pStyle w:val="NoSpacing"/>
              <w:rPr>
                <w:b/>
                <w:bCs/>
              </w:rPr>
            </w:pPr>
            <w:r w:rsidRPr="00F05959">
              <w:rPr>
                <w:b/>
                <w:bCs/>
              </w:rPr>
              <w:t>EST</w:t>
            </w:r>
            <w:r w:rsidR="001152C3">
              <w:rPr>
                <w:b/>
                <w:bCs/>
              </w:rPr>
              <w:t>AC3Plus</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45023586" w:rsidR="0019166A" w:rsidRPr="002C297C" w:rsidRDefault="0019166A" w:rsidP="00702792">
            <w:pPr>
              <w:pStyle w:val="NoSpacing"/>
              <w:rPr>
                <w:b/>
                <w:bCs/>
              </w:rPr>
            </w:pPr>
            <w:r>
              <w:rPr>
                <w:b/>
                <w:bCs/>
              </w:rPr>
              <w:t>RRH</w:t>
            </w:r>
            <w:r w:rsidR="001152C3">
              <w:rPr>
                <w:b/>
                <w:bCs/>
              </w:rPr>
              <w:t>AC3Plus</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00CC2256" w:rsidR="0019166A" w:rsidRPr="002C297C" w:rsidRDefault="0019166A" w:rsidP="00702792">
            <w:pPr>
              <w:pStyle w:val="NoSpacing"/>
              <w:rPr>
                <w:b/>
                <w:bCs/>
              </w:rPr>
            </w:pPr>
            <w:r>
              <w:rPr>
                <w:b/>
                <w:bCs/>
              </w:rPr>
              <w:t>PSH</w:t>
            </w:r>
            <w:r w:rsidR="001152C3">
              <w:rPr>
                <w:b/>
                <w:bCs/>
              </w:rPr>
              <w:t>AC3Plus</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13" w:name="_Toc37849787"/>
      <w:bookmarkStart w:id="514" w:name="_Toc38030562"/>
      <w:r w:rsidRPr="00EE1280">
        <w:t>System Engagement</w:t>
      </w:r>
      <w:r w:rsidRPr="00C52062">
        <w:t xml:space="preserve"> Status and Return Time</w:t>
      </w:r>
      <w:bookmarkEnd w:id="513"/>
      <w:bookmarkEnd w:id="51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">
                <v:shape id="AutoShape 448" o:spid="_x0000_s136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6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7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03"/>
    <w:bookmarkEnd w:id="504"/>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lastRenderedPageBreak/>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05"/>
      <w:bookmarkEnd w:id="506"/>
    </w:tbl>
    <w:p w14:paraId="0E1486B3" w14:textId="77777777" w:rsidR="00300425" w:rsidRDefault="00300425" w:rsidP="008F2C7B"/>
    <w:p w14:paraId="54D9E0C2" w14:textId="71BC3D12" w:rsidR="00466A69" w:rsidRDefault="00466A69" w:rsidP="0088191A">
      <w:pPr>
        <w:pStyle w:val="Heading2"/>
      </w:pPr>
      <w:bookmarkStart w:id="515" w:name="_Dates_Housed_in"/>
      <w:bookmarkStart w:id="516" w:name="_Toc37849788"/>
      <w:bookmarkStart w:id="517" w:name="_Toc38030563"/>
      <w:bookmarkEnd w:id="515"/>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516"/>
      <w:bookmarkEnd w:id="51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7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7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7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18" w:name="_Dates_Housed_in_1"/>
      <w:bookmarkStart w:id="519" w:name="_Toc37849789"/>
      <w:bookmarkStart w:id="520" w:name="_Toc38030564"/>
      <w:bookmarkEnd w:id="518"/>
      <w:r>
        <w:lastRenderedPageBreak/>
        <w:t>Dates Housed in PSH or RRH (</w:t>
      </w:r>
      <w:proofErr w:type="spellStart"/>
      <w:r>
        <w:t>sys_Time</w:t>
      </w:r>
      <w:proofErr w:type="spellEnd"/>
      <w:r>
        <w:t>)</w:t>
      </w:r>
      <w:bookmarkEnd w:id="519"/>
      <w:bookmarkEnd w:id="52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7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7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7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w:t>
      </w:r>
      <w:r>
        <w:lastRenderedPageBreak/>
        <w:t>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lastRenderedPageBreak/>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521" w:name="_Toc37849790"/>
      <w:bookmarkStart w:id="522" w:name="_Toc38030565"/>
      <w:r>
        <w:t>Get Last Inactive Date</w:t>
      </w:r>
      <w:bookmarkEnd w:id="521"/>
      <w:bookmarkEnd w:id="52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8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8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8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8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8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lastRenderedPageBreak/>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23" w:name="_Toc37849791"/>
      <w:bookmarkStart w:id="524" w:name="_Toc38030566"/>
      <w:r>
        <w:t>Get Dates of Other System Use (</w:t>
      </w:r>
      <w:proofErr w:type="spellStart"/>
      <w:r>
        <w:t>sys_Time</w:t>
      </w:r>
      <w:proofErr w:type="spellEnd"/>
      <w:r>
        <w:t>)</w:t>
      </w:r>
      <w:bookmarkEnd w:id="523"/>
      <w:bookmarkEnd w:id="52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9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9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9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9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9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lastRenderedPageBreak/>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lastRenderedPageBreak/>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25" w:name="_Get_Other_Dates"/>
      <w:bookmarkStart w:id="526" w:name="_Toc37849792"/>
      <w:bookmarkStart w:id="527" w:name="_Toc38030567"/>
      <w:bookmarkEnd w:id="525"/>
      <w:r>
        <w:t>Get Other Dates Homeless from 3.917A/B Living Situation</w:t>
      </w:r>
      <w:bookmarkEnd w:id="526"/>
      <w:bookmarkEnd w:id="52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40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40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40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28" w:name="_Toc37849793"/>
      <w:bookmarkStart w:id="529" w:name="_Toc38030568"/>
      <w:r>
        <w:t xml:space="preserve">Set System Use Days for </w:t>
      </w:r>
      <w:proofErr w:type="spellStart"/>
      <w:r>
        <w:t>LSAHousehold</w:t>
      </w:r>
      <w:bookmarkEnd w:id="528"/>
      <w:bookmarkEnd w:id="52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40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lastRenderedPageBreak/>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lastRenderedPageBreak/>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6D89E632"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ins w:id="530" w:author="Molly McEvilley" w:date="2020-11-12T11:38:00Z">
        <w:r w:rsidR="000E411E">
          <w:fldChar w:fldCharType="begin"/>
        </w:r>
        <w:r w:rsidR="000E411E">
          <w:instrText xml:space="preserve"> HYPERLINK  \l "_Get_Other_Dates" </w:instrText>
        </w:r>
        <w:r w:rsidR="000E411E">
          <w:fldChar w:fldCharType="separate"/>
        </w:r>
        <w:r w:rsidRPr="000E411E">
          <w:rPr>
            <w:rStyle w:val="Hyperlink"/>
          </w:rPr>
          <w:t xml:space="preserve">section </w:t>
        </w:r>
        <w:r w:rsidR="00DB4385" w:rsidRPr="000E411E">
          <w:rPr>
            <w:rStyle w:val="Hyperlink"/>
          </w:rPr>
          <w:t>6.</w:t>
        </w:r>
        <w:del w:id="531" w:author="Molly McEvilley" w:date="2020-11-12T11:38:00Z">
          <w:r w:rsidR="00DB4385" w:rsidRPr="000E411E" w:rsidDel="000E411E">
            <w:rPr>
              <w:rStyle w:val="Hyperlink"/>
            </w:rPr>
            <w:delText>12</w:delText>
          </w:r>
        </w:del>
        <w:r w:rsidR="000E411E" w:rsidRPr="000E411E">
          <w:rPr>
            <w:rStyle w:val="Hyperlink"/>
          </w:rPr>
          <w:t>14</w:t>
        </w:r>
        <w:r w:rsidR="000E411E">
          <w:fldChar w:fldCharType="end"/>
        </w:r>
      </w:ins>
      <w:r w:rsidRPr="003814C3">
        <w:t>.</w:t>
      </w:r>
    </w:p>
    <w:p w14:paraId="4E25EAB3" w14:textId="6FC24546" w:rsidR="002B5968" w:rsidRDefault="002B5968" w:rsidP="0088191A">
      <w:pPr>
        <w:pStyle w:val="Heading2"/>
      </w:pPr>
      <w:bookmarkStart w:id="532" w:name="_Toc29188247"/>
      <w:bookmarkStart w:id="533" w:name="_Toc31197261"/>
      <w:bookmarkStart w:id="534" w:name="_Toc29188248"/>
      <w:bookmarkStart w:id="535" w:name="_Toc31197262"/>
      <w:bookmarkStart w:id="536" w:name="_Toc29188249"/>
      <w:bookmarkStart w:id="537" w:name="_Toc31197263"/>
      <w:bookmarkStart w:id="538" w:name="_Toc29188250"/>
      <w:bookmarkStart w:id="539" w:name="_Toc31197264"/>
      <w:bookmarkStart w:id="540" w:name="_Get_Enrollments_Relevant_1"/>
      <w:bookmarkStart w:id="541" w:name="_Toc34145101"/>
      <w:bookmarkStart w:id="542" w:name="_Toc34145102"/>
      <w:bookmarkStart w:id="543" w:name="_Toc34145103"/>
      <w:bookmarkStart w:id="544" w:name="_Toc34145154"/>
      <w:bookmarkStart w:id="545" w:name="_Toc34145155"/>
      <w:bookmarkStart w:id="546" w:name="_Toc34145182"/>
      <w:bookmarkStart w:id="547" w:name="_Toc34145183"/>
      <w:bookmarkStart w:id="548" w:name="_Toc34145184"/>
      <w:bookmarkStart w:id="549" w:name="_Toc34145185"/>
      <w:bookmarkStart w:id="550" w:name="_Toc34145186"/>
      <w:bookmarkStart w:id="551" w:name="_Toc34145187"/>
      <w:bookmarkStart w:id="552" w:name="_Toc34145188"/>
      <w:bookmarkStart w:id="553" w:name="_Toc34145189"/>
      <w:bookmarkStart w:id="554" w:name="_Toc34145190"/>
      <w:bookmarkStart w:id="555" w:name="_Toc34145191"/>
      <w:bookmarkStart w:id="556" w:name="_Toc34145192"/>
      <w:bookmarkStart w:id="557" w:name="_Toc34145193"/>
      <w:bookmarkStart w:id="558" w:name="_Toc34145194"/>
      <w:bookmarkStart w:id="559" w:name="_Toc34145195"/>
      <w:bookmarkStart w:id="560" w:name="_Toc34145196"/>
      <w:bookmarkStart w:id="561" w:name="_Toc34145197"/>
      <w:bookmarkStart w:id="562" w:name="_Toc34145198"/>
      <w:bookmarkStart w:id="563" w:name="_Toc34145199"/>
      <w:bookmarkStart w:id="564" w:name="_Toc34145200"/>
      <w:bookmarkStart w:id="565" w:name="_Toc34145201"/>
      <w:bookmarkStart w:id="566" w:name="_Toc34145202"/>
      <w:bookmarkStart w:id="567" w:name="_Toc34145203"/>
      <w:bookmarkStart w:id="568" w:name="_Toc34145204"/>
      <w:bookmarkStart w:id="569" w:name="_Toc34145205"/>
      <w:bookmarkStart w:id="570" w:name="_Toc34145206"/>
      <w:bookmarkStart w:id="571" w:name="_Toc34145207"/>
      <w:bookmarkStart w:id="572" w:name="_Toc34145208"/>
      <w:bookmarkStart w:id="573" w:name="_Toc34145209"/>
      <w:bookmarkStart w:id="574" w:name="_Toc34145210"/>
      <w:bookmarkStart w:id="575" w:name="_Toc34145211"/>
      <w:bookmarkStart w:id="576" w:name="_Toc34145212"/>
      <w:bookmarkStart w:id="577" w:name="_Toc34145213"/>
      <w:bookmarkStart w:id="578" w:name="_Toc34145214"/>
      <w:bookmarkStart w:id="579" w:name="_Toc34145215"/>
      <w:bookmarkStart w:id="580" w:name="_Toc34145252"/>
      <w:bookmarkStart w:id="581" w:name="_Toc34145253"/>
      <w:bookmarkStart w:id="582" w:name="_Toc34145254"/>
      <w:bookmarkStart w:id="583" w:name="_Toc34145255"/>
      <w:bookmarkStart w:id="584" w:name="_Toc29188252"/>
      <w:bookmarkStart w:id="585" w:name="_Toc31197266"/>
      <w:bookmarkStart w:id="586" w:name="_Get_Last_Inactive"/>
      <w:bookmarkStart w:id="587" w:name="_Toc34145256"/>
      <w:bookmarkStart w:id="588" w:name="_Toc34145257"/>
      <w:bookmarkStart w:id="589" w:name="_Toc34145258"/>
      <w:bookmarkStart w:id="590" w:name="_Toc34145283"/>
      <w:bookmarkStart w:id="591" w:name="_Toc34145288"/>
      <w:bookmarkStart w:id="592" w:name="_Toc34145289"/>
      <w:bookmarkStart w:id="593" w:name="_Toc34145290"/>
      <w:bookmarkStart w:id="594" w:name="_Toc34145291"/>
      <w:bookmarkStart w:id="595" w:name="_Toc34145292"/>
      <w:bookmarkStart w:id="596" w:name="_Toc34145293"/>
      <w:bookmarkStart w:id="597" w:name="_Toc34145294"/>
      <w:bookmarkStart w:id="598" w:name="_Toc525229485"/>
      <w:bookmarkStart w:id="599" w:name="_Toc34145295"/>
      <w:bookmarkStart w:id="600" w:name="_Toc34145296"/>
      <w:bookmarkStart w:id="601" w:name="_Toc34145297"/>
      <w:bookmarkStart w:id="602" w:name="_Toc34145326"/>
      <w:bookmarkStart w:id="603" w:name="_Toc34145327"/>
      <w:bookmarkStart w:id="604" w:name="_Toc34145338"/>
      <w:bookmarkStart w:id="605" w:name="_Toc34145339"/>
      <w:bookmarkStart w:id="606" w:name="_Toc34145340"/>
      <w:bookmarkStart w:id="607" w:name="_Toc34145341"/>
      <w:bookmarkStart w:id="608" w:name="_Toc34145342"/>
      <w:bookmarkStart w:id="609" w:name="_Toc34145343"/>
      <w:bookmarkStart w:id="610" w:name="_Toc34145344"/>
      <w:bookmarkStart w:id="611" w:name="_Toc34145360"/>
      <w:bookmarkStart w:id="612" w:name="_Toc34145386"/>
      <w:bookmarkStart w:id="613" w:name="_Toc34145387"/>
      <w:bookmarkStart w:id="614" w:name="_Toc34145388"/>
      <w:bookmarkStart w:id="615" w:name="_Toc34145423"/>
      <w:bookmarkStart w:id="616" w:name="_Toc34145424"/>
      <w:bookmarkStart w:id="617" w:name="_Toc34145435"/>
      <w:bookmarkStart w:id="618" w:name="_Toc34145436"/>
      <w:bookmarkStart w:id="619" w:name="_Toc34145437"/>
      <w:bookmarkStart w:id="620" w:name="_Toc34145438"/>
      <w:bookmarkStart w:id="621" w:name="_Toc34145439"/>
      <w:bookmarkStart w:id="622" w:name="_Toc34145440"/>
      <w:bookmarkStart w:id="623" w:name="_Toc34145441"/>
      <w:bookmarkStart w:id="624" w:name="_Toc34145442"/>
      <w:bookmarkStart w:id="625" w:name="_Toc34145443"/>
      <w:bookmarkStart w:id="626" w:name="_Toc34145444"/>
      <w:bookmarkStart w:id="627" w:name="_Toc34145445"/>
      <w:bookmarkStart w:id="628" w:name="_Toc34145446"/>
      <w:bookmarkStart w:id="629" w:name="_Toc34145447"/>
      <w:bookmarkStart w:id="630" w:name="_Toc34145448"/>
      <w:bookmarkStart w:id="631" w:name="_Toc34145449"/>
      <w:bookmarkStart w:id="632" w:name="_Toc34145450"/>
      <w:bookmarkStart w:id="633" w:name="_Toc34145451"/>
      <w:bookmarkStart w:id="634" w:name="_Toc34145452"/>
      <w:bookmarkStart w:id="635" w:name="_Toc34145463"/>
      <w:bookmarkStart w:id="636" w:name="_Toc34145464"/>
      <w:bookmarkStart w:id="637" w:name="_Toc34145465"/>
      <w:bookmarkStart w:id="638" w:name="_Toc34145466"/>
      <w:bookmarkStart w:id="639" w:name="_Toc34145489"/>
      <w:bookmarkStart w:id="640" w:name="_Toc34145490"/>
      <w:bookmarkStart w:id="641" w:name="_Toc34145491"/>
      <w:bookmarkStart w:id="642" w:name="_Toc34145492"/>
      <w:bookmarkStart w:id="643" w:name="_Toc34145493"/>
      <w:bookmarkStart w:id="644" w:name="_Toc34145494"/>
      <w:bookmarkStart w:id="645" w:name="_Toc34145495"/>
      <w:bookmarkStart w:id="646" w:name="_Toc34145496"/>
      <w:bookmarkStart w:id="647" w:name="_Toc34145497"/>
      <w:bookmarkStart w:id="648" w:name="_Toc34145498"/>
      <w:bookmarkStart w:id="649" w:name="_Toc34145499"/>
      <w:bookmarkStart w:id="650" w:name="_Toc34145500"/>
      <w:bookmarkStart w:id="651" w:name="_Toc34145501"/>
      <w:bookmarkStart w:id="652" w:name="_Toc34145502"/>
      <w:bookmarkStart w:id="653" w:name="_Toc34145503"/>
      <w:bookmarkStart w:id="654" w:name="_Toc34145504"/>
      <w:bookmarkStart w:id="655" w:name="_Toc34145505"/>
      <w:bookmarkStart w:id="656" w:name="_Toc34145506"/>
      <w:bookmarkStart w:id="657" w:name="_Toc34145507"/>
      <w:bookmarkStart w:id="658" w:name="_Toc34145508"/>
      <w:bookmarkStart w:id="659" w:name="_Toc34145509"/>
      <w:bookmarkStart w:id="660" w:name="_Toc34145510"/>
      <w:bookmarkStart w:id="661" w:name="_Toc34145511"/>
      <w:bookmarkStart w:id="662" w:name="_Toc34145512"/>
      <w:bookmarkStart w:id="663" w:name="_Toc34145513"/>
      <w:bookmarkStart w:id="664" w:name="_Toc34145514"/>
      <w:bookmarkStart w:id="665" w:name="_Toc34145515"/>
      <w:bookmarkStart w:id="666" w:name="_Toc34145516"/>
      <w:bookmarkStart w:id="667" w:name="_Toc34145517"/>
      <w:bookmarkStart w:id="668" w:name="_Toc34145518"/>
      <w:bookmarkStart w:id="669" w:name="_Toc34145519"/>
      <w:bookmarkStart w:id="670" w:name="_Toc525229489"/>
      <w:bookmarkStart w:id="671" w:name="_Toc525229490"/>
      <w:bookmarkStart w:id="672" w:name="_Toc525229491"/>
      <w:bookmarkStart w:id="673" w:name="_Toc525229492"/>
      <w:bookmarkStart w:id="674" w:name="_Toc525229493"/>
      <w:bookmarkStart w:id="675" w:name="_Toc525229494"/>
      <w:bookmarkStart w:id="676" w:name="_Toc525229495"/>
      <w:bookmarkStart w:id="677" w:name="_Toc525229496"/>
      <w:bookmarkStart w:id="678" w:name="_Toc525229497"/>
      <w:bookmarkStart w:id="679" w:name="_Update_ESHStatus_and"/>
      <w:bookmarkStart w:id="680" w:name="_Update_EST/RRH/PSHStatus"/>
      <w:bookmarkStart w:id="681" w:name="_Toc37849794"/>
      <w:bookmarkStart w:id="682" w:name="_Toc38030569"/>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r>
        <w:t>Update EST</w:t>
      </w:r>
      <w:r w:rsidR="000C20AF">
        <w:t>/</w:t>
      </w:r>
      <w:r>
        <w:t>RRH</w:t>
      </w:r>
      <w:r w:rsidR="000C20AF">
        <w:t>/</w:t>
      </w:r>
      <w:proofErr w:type="spellStart"/>
      <w:r w:rsidR="000C20AF">
        <w:t>PSH</w:t>
      </w:r>
      <w:r>
        <w:t>Status</w:t>
      </w:r>
      <w:bookmarkEnd w:id="681"/>
      <w:bookmarkEnd w:id="682"/>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1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41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1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ins w:id="683" w:author="Molly McEvilley" w:date="2020-12-03T10:00:00Z"/>
        </w:trPr>
        <w:tc>
          <w:tcPr>
            <w:tcW w:w="9355" w:type="dxa"/>
          </w:tcPr>
          <w:p w14:paraId="5655699B" w14:textId="77777777" w:rsidR="00ED1087" w:rsidRPr="00ED1087" w:rsidRDefault="00ED1087" w:rsidP="00222D75">
            <w:pPr>
              <w:pStyle w:val="NoSpacing"/>
              <w:rPr>
                <w:ins w:id="684" w:author="Molly McEvilley" w:date="2020-12-03T10:00:00Z"/>
              </w:rPr>
            </w:pPr>
            <w:proofErr w:type="spellStart"/>
            <w:ins w:id="685" w:author="Molly McEvilley" w:date="2020-12-03T10:00:00Z">
              <w:r w:rsidRPr="00ED1087">
                <w:t>ESTStatus</w:t>
              </w:r>
              <w:proofErr w:type="spellEnd"/>
            </w:ins>
          </w:p>
        </w:tc>
      </w:tr>
      <w:tr w:rsidR="00ED1087" w14:paraId="07025EF3" w14:textId="77777777" w:rsidTr="00222D75">
        <w:trPr>
          <w:cantSplit/>
          <w:trHeight w:val="216"/>
          <w:ins w:id="686" w:author="Molly McEvilley" w:date="2020-12-03T10:00:00Z"/>
        </w:trPr>
        <w:tc>
          <w:tcPr>
            <w:tcW w:w="9355" w:type="dxa"/>
          </w:tcPr>
          <w:p w14:paraId="00CE5793" w14:textId="77777777" w:rsidR="00ED1087" w:rsidRPr="00ED1087" w:rsidRDefault="00ED1087" w:rsidP="00222D75">
            <w:pPr>
              <w:pStyle w:val="NoSpacing"/>
              <w:rPr>
                <w:ins w:id="687" w:author="Molly McEvilley" w:date="2020-12-03T10:00:00Z"/>
              </w:rPr>
            </w:pPr>
            <w:proofErr w:type="spellStart"/>
            <w:ins w:id="688" w:author="Molly McEvilley" w:date="2020-12-03T10:00:00Z">
              <w:r w:rsidRPr="00ED1087">
                <w:t>RRHStatus</w:t>
              </w:r>
              <w:proofErr w:type="spellEnd"/>
            </w:ins>
          </w:p>
        </w:tc>
      </w:tr>
      <w:tr w:rsidR="00ED1087" w14:paraId="27382FCF" w14:textId="77777777" w:rsidTr="00222D75">
        <w:trPr>
          <w:cantSplit/>
          <w:trHeight w:val="216"/>
          <w:ins w:id="689" w:author="Molly McEvilley" w:date="2020-12-03T10:00:00Z"/>
        </w:trPr>
        <w:tc>
          <w:tcPr>
            <w:tcW w:w="9355" w:type="dxa"/>
          </w:tcPr>
          <w:p w14:paraId="01013AC4" w14:textId="77777777" w:rsidR="00ED1087" w:rsidRPr="00ED1087" w:rsidRDefault="00ED1087" w:rsidP="00222D75">
            <w:pPr>
              <w:pStyle w:val="NoSpacing"/>
              <w:rPr>
                <w:ins w:id="690" w:author="Molly McEvilley" w:date="2020-12-03T10:00:00Z"/>
              </w:rPr>
            </w:pPr>
            <w:proofErr w:type="spellStart"/>
            <w:ins w:id="691" w:author="Molly McEvilley" w:date="2020-12-03T10:00:00Z">
              <w:r w:rsidRPr="00ED1087">
                <w:t>PSHStatus</w:t>
              </w:r>
              <w:proofErr w:type="spellEnd"/>
            </w:ins>
          </w:p>
        </w:tc>
      </w:tr>
      <w:tr w:rsidR="00F4354C" w:rsidDel="0081411E" w14:paraId="3E79531D" w14:textId="596CCD75" w:rsidTr="00F4354C">
        <w:trPr>
          <w:cantSplit/>
          <w:trHeight w:val="216"/>
          <w:del w:id="692" w:author="Molly McEvilley" w:date="2020-12-03T10:00:00Z"/>
        </w:trPr>
        <w:tc>
          <w:tcPr>
            <w:tcW w:w="9355" w:type="dxa"/>
          </w:tcPr>
          <w:p w14:paraId="77453DCD" w14:textId="3A07D46B" w:rsidR="00F4354C" w:rsidRPr="000D5A2E" w:rsidDel="0081411E" w:rsidRDefault="00F4354C" w:rsidP="00A97C36">
            <w:pPr>
              <w:pStyle w:val="NoSpacing"/>
              <w:rPr>
                <w:del w:id="693" w:author="Molly McEvilley" w:date="2020-12-03T10:00:00Z"/>
              </w:rPr>
            </w:pPr>
            <w:del w:id="694" w:author="Molly McEvilley" w:date="2020-12-03T10:00:00Z">
              <w:r w:rsidDel="0081411E">
                <w:delText>Stat</w:delText>
              </w:r>
            </w:del>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lastRenderedPageBreak/>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95" w:name="_Toc37849795"/>
      <w:bookmarkStart w:id="696" w:name="_Toc38030570"/>
      <w:r w:rsidRPr="0088191A">
        <w:t>Set EST/RRH/PSHAHAR</w:t>
      </w:r>
      <w:bookmarkEnd w:id="695"/>
      <w:bookmarkEnd w:id="696"/>
    </w:p>
    <w:p w14:paraId="007013AE" w14:textId="704F1B01" w:rsidR="007B5290" w:rsidRPr="008705FF" w:rsidRDefault="00437022" w:rsidP="007B5290">
      <w:pPr>
        <w:jc w:val="center"/>
      </w:pPr>
      <w:ins w:id="697" w:author="Molly McEvilley" w:date="2020-11-12T11:44:00Z">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41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">
                  <v:shape id="AutoShape 448" o:spid="_x0000_s141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1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1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1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2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ins>
      <w:del w:id="698" w:author="Molly McEvilley" w:date="2020-11-12T11:44:00Z">
        <w:r w:rsidR="007B5290" w:rsidDel="00437022">
          <w:rPr>
            <w:rFonts w:ascii="Times New Roman" w:hAnsi="Times New Roman" w:cs="Times New Roman"/>
            <w:noProof/>
            <w:sz w:val="24"/>
            <w:szCs w:val="24"/>
          </w:rPr>
          <mc:AlternateContent>
            <mc:Choice Requires="wpg">
              <w:drawing>
                <wp:inline distT="0" distB="0" distL="0" distR="0" wp14:anchorId="66AFADE9" wp14:editId="5E3A5E6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26410FDB" w:rsidR="00004824" w:rsidRDefault="00004824" w:rsidP="007B5290">
                                <w:pPr>
                                  <w:pStyle w:val="Style3"/>
                                </w:pPr>
                                <w:proofErr w:type="spellStart"/>
                                <w:r>
                                  <w:t>tlsa_Househ</w:t>
                                </w:r>
                                <w:del w:id="699" w:author="Molly McEvilley" w:date="2020-11-12T11:45:00Z">
                                  <w:r w:rsidDel="00B5482B">
                                    <w:delText>o</w:delText>
                                  </w:r>
                                </w:del>
                                <w:r>
                                  <w:t>ld</w:t>
                                </w:r>
                                <w:proofErr w:type="spellEnd"/>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2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iN2IIpcDAAAjCwAADgAA&#10;AAAAAAAAAAAAAAAuAgAAZHJzL2Uyb0RvYy54bWxQSwECLQAUAAYACAAAACEAUVuLgdsAAAAEAQAA&#10;DwAAAAAAAAAAAAAAAADxBQAAZHJzL2Rvd25yZXYueG1sUEsFBgAAAAAEAAQA8wAAAPkGAAAAAA==&#10;">
                  <v:shape id="Flowchart: Internal Storage 63" o:spid="_x0000_s142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004824" w:rsidRDefault="00004824" w:rsidP="007B5290">
                          <w:pPr>
                            <w:pStyle w:val="Style3"/>
                          </w:pPr>
                          <w:proofErr w:type="spellStart"/>
                          <w:r>
                            <w:t>sys_Time</w:t>
                          </w:r>
                          <w:proofErr w:type="spellEnd"/>
                        </w:p>
                      </w:txbxContent>
                    </v:textbox>
                  </v:shape>
                  <v:shape id="AutoShape 390" o:spid="_x0000_s142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26410FDB" w:rsidR="00004824" w:rsidRDefault="00004824" w:rsidP="007B5290">
                          <w:pPr>
                            <w:pStyle w:val="Style3"/>
                          </w:pPr>
                          <w:proofErr w:type="spellStart"/>
                          <w:r>
                            <w:t>tlsa_Househ</w:t>
                          </w:r>
                          <w:del w:id="683" w:author="Molly McEvilley" w:date="2020-11-12T11:45:00Z">
                            <w:r w:rsidDel="00B5482B">
                              <w:delText>o</w:delText>
                            </w:r>
                          </w:del>
                          <w:r>
                            <w:t>ld</w:t>
                          </w:r>
                          <w:proofErr w:type="spellEnd"/>
                        </w:p>
                      </w:txbxContent>
                    </v:textbox>
                  </v:shape>
                  <v:shape id="AutoShape 120" o:spid="_x0000_s142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del>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77777777" w:rsidR="002B12FD" w:rsidRPr="009F74F4" w:rsidRDefault="002B12FD"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2B12FD" w:rsidRPr="008B04EA" w14:paraId="32436294" w14:textId="77777777" w:rsidTr="002B12FD">
        <w:tc>
          <w:tcPr>
            <w:tcW w:w="9355" w:type="dxa"/>
          </w:tcPr>
          <w:p w14:paraId="7F9FD88C" w14:textId="77777777" w:rsidR="002B12FD" w:rsidRPr="008B04EA" w:rsidRDefault="002B12FD" w:rsidP="002B12FD">
            <w:pPr>
              <w:pStyle w:val="NoSpacing"/>
            </w:pPr>
            <w:r w:rsidRPr="008B04EA">
              <w:t>HouseholdID</w:t>
            </w:r>
          </w:p>
        </w:tc>
      </w:tr>
      <w:tr w:rsidR="002B12FD" w:rsidRPr="008B04EA" w14:paraId="7D2C945C" w14:textId="77777777" w:rsidTr="002B12FD">
        <w:tc>
          <w:tcPr>
            <w:tcW w:w="9355" w:type="dxa"/>
          </w:tcPr>
          <w:p w14:paraId="5E299B02" w14:textId="77777777" w:rsidR="002B12FD" w:rsidRPr="008B04EA" w:rsidRDefault="002B12FD" w:rsidP="002B12FD">
            <w:pPr>
              <w:pStyle w:val="NoSpacing"/>
            </w:pPr>
            <w:r w:rsidRPr="008B04EA">
              <w:t>ProjectType</w:t>
            </w:r>
          </w:p>
        </w:tc>
      </w:tr>
      <w:tr w:rsidR="002B12FD" w:rsidRPr="008B04EA" w14:paraId="07C3E9DD" w14:textId="77777777" w:rsidTr="002B12FD">
        <w:tc>
          <w:tcPr>
            <w:tcW w:w="9355" w:type="dxa"/>
          </w:tcPr>
          <w:p w14:paraId="32447832" w14:textId="77777777" w:rsidR="002B12FD" w:rsidRPr="008B04EA" w:rsidRDefault="002B12FD" w:rsidP="002B12FD">
            <w:pPr>
              <w:pStyle w:val="NoSpacing"/>
            </w:pPr>
            <w:r w:rsidRPr="008B04EA">
              <w:t>MoveInDate</w:t>
            </w:r>
          </w:p>
        </w:tc>
      </w:tr>
      <w:tr w:rsidR="002B12FD" w:rsidRPr="008B04EA" w14:paraId="5A0DCFA0" w14:textId="77777777" w:rsidTr="002B12FD">
        <w:tc>
          <w:tcPr>
            <w:tcW w:w="9355" w:type="dxa"/>
          </w:tcPr>
          <w:p w14:paraId="01EF72A5" w14:textId="77777777" w:rsidR="002B12FD" w:rsidRPr="008B04EA" w:rsidRDefault="002B12FD" w:rsidP="002B12FD">
            <w:pPr>
              <w:pStyle w:val="NoSpacing"/>
            </w:pPr>
            <w:r w:rsidRPr="008B04EA">
              <w:lastRenderedPageBreak/>
              <w:t>ExitDate</w:t>
            </w:r>
          </w:p>
        </w:tc>
      </w:tr>
      <w:tr w:rsidR="002B12FD" w:rsidRPr="008B04EA" w14:paraId="45F6C142" w14:textId="77777777" w:rsidTr="002B12FD">
        <w:tc>
          <w:tcPr>
            <w:tcW w:w="9355" w:type="dxa"/>
            <w:shd w:val="clear" w:color="auto" w:fill="FDE9D9" w:themeFill="accent6" w:themeFillTint="33"/>
          </w:tcPr>
          <w:p w14:paraId="5EE302FE" w14:textId="77777777" w:rsidR="002B12FD" w:rsidRPr="0083187A" w:rsidRDefault="002B12FD" w:rsidP="002B12FD">
            <w:pPr>
              <w:pStyle w:val="NoSpacing"/>
              <w:rPr>
                <w:b/>
                <w:bCs/>
              </w:rPr>
            </w:pPr>
            <w:proofErr w:type="spellStart"/>
            <w:r w:rsidRPr="0083187A">
              <w:rPr>
                <w:b/>
                <w:bCs/>
              </w:rPr>
              <w:t>tlsa_Enrollment</w:t>
            </w:r>
            <w:proofErr w:type="spellEnd"/>
          </w:p>
        </w:tc>
      </w:tr>
      <w:tr w:rsidR="002B12FD" w:rsidRPr="008B04EA" w14:paraId="6F46B81C" w14:textId="77777777" w:rsidTr="002B12FD">
        <w:tc>
          <w:tcPr>
            <w:tcW w:w="9355" w:type="dxa"/>
            <w:shd w:val="clear" w:color="auto" w:fill="auto"/>
          </w:tcPr>
          <w:p w14:paraId="2660EBE7" w14:textId="77777777" w:rsidR="002B12FD" w:rsidRDefault="002B12FD" w:rsidP="002B12FD">
            <w:pPr>
              <w:pStyle w:val="NoSpacing"/>
            </w:pPr>
            <w:r>
              <w:t>PersonalID</w:t>
            </w:r>
          </w:p>
        </w:tc>
      </w:tr>
      <w:tr w:rsidR="002B12FD" w:rsidRPr="008B04EA" w14:paraId="573F37FD" w14:textId="77777777" w:rsidTr="002B12FD">
        <w:tc>
          <w:tcPr>
            <w:tcW w:w="9355" w:type="dxa"/>
            <w:shd w:val="clear" w:color="auto" w:fill="auto"/>
          </w:tcPr>
          <w:p w14:paraId="0711F70C" w14:textId="77777777" w:rsidR="002B12FD" w:rsidRDefault="002B12FD" w:rsidP="002B12FD">
            <w:pPr>
              <w:pStyle w:val="NoSpacing"/>
            </w:pPr>
            <w:r>
              <w:t>Active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7B6B2D5" w:rsidR="00457814" w:rsidRPr="0081411E" w:rsidRDefault="009E7D18">
            <w:pPr>
              <w:pStyle w:val="NoSpacing"/>
              <w:rPr>
                <w:rFonts w:ascii="Calibri" w:hAnsi="Calibri" w:cs="Calibri"/>
              </w:rPr>
            </w:pPr>
            <w:del w:id="700" w:author="Molly McEvilley" w:date="2020-12-03T09:58:00Z">
              <w:r w:rsidRPr="0081411E" w:rsidDel="0081411E">
                <w:rPr>
                  <w:rFonts w:ascii="Calibri" w:hAnsi="Calibri" w:cs="Calibri"/>
                </w:rPr>
                <w:delText>AHAREST</w:delText>
              </w:r>
            </w:del>
            <w:ins w:id="701" w:author="Molly McEvilley" w:date="2020-12-03T09:58:00Z">
              <w:r w:rsidR="0081411E" w:rsidRPr="0081411E">
                <w:rPr>
                  <w:rFonts w:ascii="Calibri" w:hAnsi="Calibri" w:cs="Calibri"/>
                </w:rPr>
                <w:t>ESTAHAR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795E71B4" w:rsidR="00457814" w:rsidRPr="0081411E" w:rsidRDefault="00F82E03">
            <w:pPr>
              <w:pStyle w:val="NoSpacing"/>
              <w:rPr>
                <w:rFonts w:ascii="Calibri" w:hAnsi="Calibri" w:cs="Calibri"/>
              </w:rPr>
            </w:pPr>
            <w:del w:id="702" w:author="Molly McEvilley" w:date="2020-12-03T09:58:00Z">
              <w:r w:rsidRPr="0081411E" w:rsidDel="0081411E">
                <w:rPr>
                  <w:rFonts w:ascii="Calibri" w:hAnsi="Calibri" w:cs="Calibri"/>
                </w:rPr>
                <w:delText>AHAR</w:delText>
              </w:r>
            </w:del>
            <w:r w:rsidRPr="0081411E">
              <w:rPr>
                <w:rFonts w:ascii="Calibri" w:hAnsi="Calibri" w:cs="Calibri"/>
              </w:rPr>
              <w:t>RRH</w:t>
            </w:r>
            <w:ins w:id="703" w:author="Molly McEvilley" w:date="2020-12-03T09:58:00Z">
              <w:r w:rsidR="0081411E" w:rsidRPr="0081411E">
                <w:rPr>
                  <w:rFonts w:ascii="Calibri" w:hAnsi="Calibri" w:cs="Calibri"/>
                </w:rPr>
                <w:t>AHAR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74FCE43" w:rsidR="00457814" w:rsidRPr="0081411E" w:rsidRDefault="00F82E03">
            <w:pPr>
              <w:pStyle w:val="NoSpacing"/>
              <w:rPr>
                <w:rFonts w:ascii="Calibri" w:hAnsi="Calibri" w:cs="Calibri"/>
              </w:rPr>
            </w:pPr>
            <w:del w:id="704" w:author="Molly McEvilley" w:date="2020-12-03T09:58:00Z">
              <w:r w:rsidRPr="0081411E" w:rsidDel="0081411E">
                <w:rPr>
                  <w:rFonts w:ascii="Calibri" w:hAnsi="Calibri" w:cs="Calibri"/>
                </w:rPr>
                <w:delText>AHAR</w:delText>
              </w:r>
            </w:del>
            <w:r w:rsidRPr="0081411E">
              <w:rPr>
                <w:rFonts w:ascii="Calibri" w:hAnsi="Calibri" w:cs="Calibri"/>
              </w:rPr>
              <w:t>PSH</w:t>
            </w:r>
            <w:ins w:id="705" w:author="Molly McEvilley" w:date="2020-12-03T09:58:00Z">
              <w:r w:rsidR="0081411E" w:rsidRPr="0081411E">
                <w:rPr>
                  <w:rFonts w:ascii="Calibri" w:hAnsi="Calibri" w:cs="Calibri"/>
                </w:rPr>
                <w:t>AHAR</w:t>
              </w:r>
            </w:ins>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r>
        <w:t xml:space="preserve">Set </w:t>
      </w:r>
      <w:r>
        <w:rPr>
          <w:b/>
          <w:bCs/>
        </w:rPr>
        <w:t>ESTAHAR</w:t>
      </w:r>
      <w:r>
        <w:t xml:space="preserve"> = 1 for households with one or more </w:t>
      </w:r>
      <w:proofErr w:type="spellStart"/>
      <w:r>
        <w:t>bednights</w:t>
      </w:r>
      <w:proofErr w:type="spellEnd"/>
      <w:r>
        <w:t xml:space="preserve"> in ES/SH/TH during the report period:</w:t>
      </w:r>
    </w:p>
    <w:p w14:paraId="63A47AA6"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3802173C"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434225F9"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BB79EBE"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w:t>
      </w:r>
      <w:r w:rsidRPr="00372FA1">
        <w:t>; and</w:t>
      </w:r>
    </w:p>
    <w:p w14:paraId="2E51BE55" w14:textId="77777777" w:rsidR="002B12FD"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&gt; </w:t>
      </w:r>
      <w:r w:rsidRPr="00372FA1">
        <w:rPr>
          <w:u w:val="single"/>
        </w:rPr>
        <w:t>ReportStart</w:t>
      </w:r>
      <w:r w:rsidRPr="00372FA1">
        <w:t>; and</w:t>
      </w:r>
    </w:p>
    <w:p w14:paraId="10FF9E85"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in (1,2,8)</w:t>
      </w:r>
    </w:p>
    <w:p w14:paraId="39710D6A" w14:textId="01B9D1EF" w:rsidR="002B12FD" w:rsidRDefault="002B12FD" w:rsidP="002B12FD">
      <w:r>
        <w:t xml:space="preserve">Set </w:t>
      </w:r>
      <w:r>
        <w:rPr>
          <w:b/>
          <w:bCs/>
        </w:rPr>
        <w:t>RRHAHAR</w:t>
      </w:r>
      <w:r>
        <w:t xml:space="preserve"> = 1 for households with one or more RRH bed nights in the report period:</w:t>
      </w:r>
    </w:p>
    <w:p w14:paraId="411C5EB8"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786A900F"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2B2579C6"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7BD712D"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19ABB9CB" w14:textId="77777777" w:rsidR="002B12FD" w:rsidRDefault="002B12FD" w:rsidP="002B12FD">
      <w:pPr>
        <w:pStyle w:val="ListParagraph"/>
        <w:numPr>
          <w:ilvl w:val="0"/>
          <w:numId w:val="90"/>
        </w:numPr>
      </w:pPr>
      <w:proofErr w:type="spellStart"/>
      <w:proofErr w:type="gramStart"/>
      <w:r>
        <w:t>hhid.MoveInDate</w:t>
      </w:r>
      <w:proofErr w:type="spellEnd"/>
      <w:proofErr w:type="gramEnd"/>
      <w:r>
        <w:t xml:space="preserve"> is not NULL; and</w:t>
      </w:r>
    </w:p>
    <w:p w14:paraId="6C03708B" w14:textId="77777777" w:rsidR="002B12FD"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is NULL; </w:t>
      </w:r>
    </w:p>
    <w:p w14:paraId="5B016F7E" w14:textId="77777777" w:rsidR="002B12FD" w:rsidRPr="00372FA1"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&gt; </w:t>
      </w:r>
      <w:r w:rsidRPr="00372FA1">
        <w:rPr>
          <w:u w:val="single"/>
        </w:rPr>
        <w:t>ReportStart</w:t>
      </w:r>
    </w:p>
    <w:p w14:paraId="611F1D4C" w14:textId="77777777" w:rsidR="002B12FD" w:rsidRDefault="002B12FD" w:rsidP="002B12FD">
      <w:pPr>
        <w:pStyle w:val="ListParagraph"/>
        <w:numPr>
          <w:ilvl w:val="1"/>
          <w:numId w:val="90"/>
        </w:numPr>
      </w:pPr>
      <w:proofErr w:type="spellStart"/>
      <w:proofErr w:type="gramStart"/>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p>
    <w:p w14:paraId="01B3D55D"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13</w:t>
      </w:r>
    </w:p>
    <w:p w14:paraId="6B0D01B6" w14:textId="2E70406C" w:rsidR="002B12FD" w:rsidRDefault="002B12FD" w:rsidP="002B12FD">
      <w:r>
        <w:t xml:space="preserve">Set </w:t>
      </w:r>
      <w:r>
        <w:rPr>
          <w:b/>
          <w:bCs/>
        </w:rPr>
        <w:t>PSHAHAR</w:t>
      </w:r>
      <w:r>
        <w:t xml:space="preserve"> = 1 for households with one or more PSH bed nights in the report period:</w:t>
      </w:r>
    </w:p>
    <w:p w14:paraId="6D079469"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56D56346"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534E5A42"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7FE96A0B"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3896208E" w14:textId="77777777" w:rsidR="002B12FD" w:rsidRDefault="002B12FD" w:rsidP="002B12FD">
      <w:pPr>
        <w:pStyle w:val="ListParagraph"/>
        <w:numPr>
          <w:ilvl w:val="0"/>
          <w:numId w:val="90"/>
        </w:numPr>
      </w:pPr>
      <w:proofErr w:type="spellStart"/>
      <w:proofErr w:type="gramStart"/>
      <w:r>
        <w:t>hhid.</w:t>
      </w:r>
      <w:r w:rsidRPr="00372FA1">
        <w:rPr>
          <w:b/>
          <w:bCs/>
        </w:rPr>
        <w:t>MoveInDate</w:t>
      </w:r>
      <w:proofErr w:type="spellEnd"/>
      <w:proofErr w:type="gramEnd"/>
      <w:r>
        <w:t xml:space="preserve"> is not NULL; and</w:t>
      </w:r>
    </w:p>
    <w:p w14:paraId="726BCB76" w14:textId="77777777" w:rsidR="002B12FD" w:rsidRPr="00372FA1"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p>
    <w:p w14:paraId="2C6972F1"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3</w:t>
      </w:r>
    </w:p>
    <w:p w14:paraId="329CA7DE" w14:textId="0BC119A6" w:rsidR="00212115" w:rsidRDefault="00212115" w:rsidP="0088191A">
      <w:pPr>
        <w:pStyle w:val="Heading2"/>
      </w:pPr>
      <w:bookmarkStart w:id="706" w:name="_Toc37849796"/>
      <w:bookmarkStart w:id="707" w:name="_Toc38030571"/>
      <w:r>
        <w:lastRenderedPageBreak/>
        <w:t xml:space="preserve">Set </w:t>
      </w:r>
      <w:proofErr w:type="spellStart"/>
      <w:r>
        <w:t>SystemPath</w:t>
      </w:r>
      <w:proofErr w:type="spellEnd"/>
      <w:r>
        <w:t xml:space="preserve"> for </w:t>
      </w:r>
      <w:proofErr w:type="spellStart"/>
      <w:r>
        <w:t>LSAHousehold</w:t>
      </w:r>
      <w:bookmarkEnd w:id="706"/>
      <w:bookmarkEnd w:id="70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">
                <v:shape id="AutoShape 390" o:spid="_x0000_s142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2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08" w:name="_HMIS_Business_Logic:_3"/>
      <w:bookmarkStart w:id="709" w:name="_Toc37849797"/>
      <w:bookmarkStart w:id="710" w:name="_Toc38030572"/>
      <w:bookmarkEnd w:id="708"/>
      <w:proofErr w:type="spellStart"/>
      <w:r>
        <w:lastRenderedPageBreak/>
        <w:t>LSAHousehold</w:t>
      </w:r>
      <w:bookmarkEnd w:id="709"/>
      <w:bookmarkEnd w:id="71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IrEbRrLAwAAUwsAAA4AAAAAAAAA&#10;AAAAAAAALgIAAGRycy9lMm9Eb2MueG1sUEsBAi0AFAAGAAgAAAAhAFFbi4HbAAAABAEAAA8AAAAA&#10;AAAAAAAAAAAAJQYAAGRycy9kb3ducmV2LnhtbFBLBQYAAAAABAAEAPMAAAAtBwAAAAA=&#10;">
                <v:shape id="Flowchart: Internal Storage 63" o:spid="_x0000_s142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3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3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19C18805"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del w:id="711" w:author="Molly McEvilley" w:date="2020-11-12T11:39:00Z">
              <w:r w:rsidRPr="006E2100" w:rsidDel="00437022">
                <w:delText>180</w:delText>
              </w:r>
            </w:del>
            <w:ins w:id="712" w:author="Molly McEvilley" w:date="2020-11-12T11:39:00Z">
              <w:r w:rsidR="00437022">
                <w:t>730</w:t>
              </w:r>
            </w:ins>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477556F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del w:id="713" w:author="Molly McEvilley" w:date="2020-11-12T11:40:00Z">
              <w:r w:rsidDel="00437022">
                <w:delText>730</w:delText>
              </w:r>
            </w:del>
            <w:ins w:id="714" w:author="Molly McEvilley" w:date="2020-11-12T11:40:00Z">
              <w:r w:rsidR="00437022">
                <w:t>1095</w:t>
              </w:r>
            </w:ins>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ins w:id="715" w:author="Molly McEvilley" w:date="2020-11-12T11:40:00Z">
              <w:r w:rsidR="00437022">
                <w:t xml:space="preserve"> </w:t>
              </w:r>
            </w:ins>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16" w:name="_HMIS_Business_Logic:_5"/>
      <w:bookmarkStart w:id="717" w:name="_Toc37849798"/>
      <w:bookmarkStart w:id="718" w:name="_Toc38030573"/>
      <w:bookmarkEnd w:id="716"/>
      <w:r w:rsidRPr="00C52062">
        <w:lastRenderedPageBreak/>
        <w:t>HMIS Business Logic</w:t>
      </w:r>
      <w:r>
        <w:t>:</w:t>
      </w:r>
      <w:r w:rsidR="005A642F">
        <w:t xml:space="preserve"> </w:t>
      </w:r>
      <w:r>
        <w:t>LSAExit</w:t>
      </w:r>
      <w:bookmarkEnd w:id="717"/>
      <w:bookmarkEnd w:id="718"/>
    </w:p>
    <w:p w14:paraId="73967B66" w14:textId="71A17AB4" w:rsidR="007B5290" w:rsidRDefault="007B5290" w:rsidP="007B5290">
      <w:bookmarkStart w:id="719" w:name="_Toc34145524"/>
      <w:bookmarkStart w:id="720" w:name="_Toc34145525"/>
      <w:bookmarkStart w:id="721" w:name="_Toc34145526"/>
      <w:bookmarkStart w:id="722" w:name="_Toc34145527"/>
      <w:bookmarkEnd w:id="719"/>
      <w:bookmarkEnd w:id="720"/>
      <w:bookmarkEnd w:id="721"/>
      <w:bookmarkEnd w:id="72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23" w:name="_Identify_Qualifying_Exits"/>
      <w:bookmarkStart w:id="724" w:name="_Toc37849799"/>
      <w:bookmarkStart w:id="725" w:name="_Toc38030574"/>
      <w:bookmarkEnd w:id="723"/>
      <w:r>
        <w:t xml:space="preserve">Identify </w:t>
      </w:r>
      <w:r w:rsidR="0031059A">
        <w:t>Qualifying</w:t>
      </w:r>
      <w:r w:rsidR="00D96057">
        <w:t xml:space="preserve"> Exits</w:t>
      </w:r>
      <w:r w:rsidR="002C5DCB">
        <w:t xml:space="preserve"> </w:t>
      </w:r>
      <w:r w:rsidR="00DB35F0">
        <w:t>in Exit Cohort Periods</w:t>
      </w:r>
      <w:bookmarkEnd w:id="724"/>
      <w:bookmarkEnd w:id="72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3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">
                <v:shape id="AutoShape 78" o:spid="_x0000_s143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3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3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4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4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4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4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4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ins w:id="726" w:author="Molly McEvilley" w:date="2020-12-03T09:56:00Z"/>
        </w:trPr>
        <w:tc>
          <w:tcPr>
            <w:tcW w:w="9355" w:type="dxa"/>
          </w:tcPr>
          <w:p w14:paraId="0703E5A4" w14:textId="7849F6B7" w:rsidR="0081411E" w:rsidRDefault="0081411E" w:rsidP="00A97C36">
            <w:pPr>
              <w:pStyle w:val="NoSpacing"/>
              <w:rPr>
                <w:ins w:id="727" w:author="Molly McEvilley" w:date="2020-12-03T09:56:00Z"/>
              </w:rPr>
            </w:pPr>
            <w:ins w:id="728" w:author="Molly McEvilley" w:date="2020-12-03T09:56:00Z">
              <w:r>
                <w:t>HoHID</w:t>
              </w:r>
            </w:ins>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rsidDel="0081411E" w14:paraId="5A76C908" w14:textId="57EAAD68" w:rsidTr="00C32D98">
        <w:trPr>
          <w:cantSplit/>
          <w:trHeight w:val="216"/>
          <w:del w:id="729" w:author="Molly McEvilley" w:date="2020-12-03T09:57:00Z"/>
        </w:trPr>
        <w:tc>
          <w:tcPr>
            <w:tcW w:w="9355" w:type="dxa"/>
          </w:tcPr>
          <w:p w14:paraId="3DAE1560" w14:textId="30DAE0B1" w:rsidR="009D1EB3" w:rsidDel="0081411E" w:rsidRDefault="009D1EB3" w:rsidP="00A97C36">
            <w:pPr>
              <w:pStyle w:val="NoSpacing"/>
              <w:rPr>
                <w:del w:id="730" w:author="Molly McEvilley" w:date="2020-12-03T09:57:00Z"/>
              </w:rPr>
            </w:pP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731" w:name="_Toc37973285"/>
      <w:bookmarkStart w:id="732" w:name="_Toc37973840"/>
      <w:bookmarkStart w:id="733" w:name="_Toc37974391"/>
      <w:bookmarkStart w:id="734" w:name="_Toc37974943"/>
      <w:bookmarkStart w:id="735" w:name="_Toc37973841"/>
      <w:bookmarkStart w:id="736" w:name="_Toc37974392"/>
      <w:bookmarkStart w:id="737" w:name="_Toc37974944"/>
      <w:bookmarkStart w:id="738" w:name="_Toc31197276"/>
      <w:bookmarkStart w:id="739" w:name="_Toc31197277"/>
      <w:bookmarkStart w:id="740" w:name="_Toc31197278"/>
      <w:bookmarkStart w:id="741" w:name="_Toc31197279"/>
      <w:bookmarkStart w:id="742" w:name="_Toc31197280"/>
      <w:bookmarkStart w:id="743" w:name="_Toc31197281"/>
      <w:bookmarkStart w:id="744" w:name="_Toc37973417"/>
      <w:bookmarkStart w:id="745" w:name="_Toc37973970"/>
      <w:bookmarkStart w:id="746" w:name="_Toc37974521"/>
      <w:bookmarkStart w:id="747" w:name="_Toc37975073"/>
      <w:bookmarkStart w:id="748" w:name="_Toc37849800"/>
      <w:bookmarkStart w:id="749" w:name="_Toc38030575"/>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r>
        <w:t xml:space="preserve">Select </w:t>
      </w:r>
      <w:r w:rsidR="00BE4030">
        <w:t>Reportable Exits</w:t>
      </w:r>
      <w:bookmarkEnd w:id="748"/>
      <w:bookmarkEnd w:id="74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C45A2ah&#10;AwAAaQsAAA4AAAAAAAAAAAAAAAAALgIAAGRycy9lMm9Eb2MueG1sUEsBAi0AFAAGAAgAAAAhAD0w&#10;gyTbAAAABAEAAA8AAAAAAAAAAAAAAAAA+wUAAGRycy9kb3ducmV2LnhtbFBLBQYAAAAABAAEAPMA&#10;AAADBwAAAAA=&#10;">
                <v:shape id="AutoShape 89" o:spid="_x0000_s144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4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4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ins w:id="750" w:author="Molly McEvilley" w:date="2020-12-03T09:54:00Z"/>
        </w:trPr>
        <w:tc>
          <w:tcPr>
            <w:tcW w:w="9625" w:type="dxa"/>
            <w:shd w:val="clear" w:color="auto" w:fill="auto"/>
          </w:tcPr>
          <w:p w14:paraId="68FE2B51" w14:textId="6F3EFCEA" w:rsidR="0020325C" w:rsidRDefault="0020325C" w:rsidP="00EB0196">
            <w:pPr>
              <w:pStyle w:val="NoSpacing"/>
              <w:rPr>
                <w:ins w:id="751" w:author="Molly McEvilley" w:date="2020-12-03T09:54:00Z"/>
                <w:rFonts w:cstheme="minorHAnsi"/>
                <w:bCs/>
              </w:rPr>
            </w:pPr>
            <w:ins w:id="752" w:author="Molly McEvilley" w:date="2020-12-03T09:54:00Z">
              <w:r>
                <w:rPr>
                  <w:rFonts w:cstheme="minorHAnsi"/>
                  <w:bCs/>
                </w:rPr>
                <w:t>Exit2HHType</w:t>
              </w:r>
            </w:ins>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530C1A">
        <w:trPr>
          <w:cnfStyle w:val="000000100000" w:firstRow="0" w:lastRow="0" w:firstColumn="0" w:lastColumn="0" w:oddVBand="0" w:evenVBand="0" w:oddHBand="1" w:evenHBand="0" w:firstRowFirstColumn="0" w:firstRowLastColumn="0" w:lastRowFirstColumn="0" w:lastRowLastColumn="0"/>
          <w:cantSplit/>
          <w:trHeight w:val="216"/>
          <w:ins w:id="753" w:author="Molly McEvilley" w:date="2020-12-17T14:37:00Z"/>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ins w:id="754" w:author="Molly McEvilley" w:date="2020-12-17T14:37:00Z"/>
                <w:rFonts w:cstheme="minorHAnsi"/>
                <w:b/>
              </w:rPr>
            </w:pPr>
            <w:ins w:id="755" w:author="Molly McEvilley" w:date="2020-12-17T14:37:00Z">
              <w:r>
                <w:rPr>
                  <w:rFonts w:cstheme="minorHAnsi"/>
                  <w:b/>
                </w:rPr>
                <w:t>HHType</w:t>
              </w:r>
            </w:ins>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ins w:id="756" w:author="Molly McEvilley" w:date="2020-12-17T14:37:00Z"/>
                <w:rFonts w:cstheme="minorHAnsi"/>
                <w:iCs/>
              </w:rPr>
            </w:pPr>
            <w:ins w:id="757" w:author="Molly McEvilley" w:date="2020-12-17T14:37:00Z">
              <w:r>
                <w:rPr>
                  <w:rFonts w:cstheme="minorHAnsi"/>
                  <w:iCs/>
                </w:rPr>
                <w:t xml:space="preserve">Household type </w:t>
              </w:r>
            </w:ins>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lastRenderedPageBreak/>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58" w:name="_Toc34145531"/>
      <w:bookmarkStart w:id="759" w:name="_Toc34145532"/>
      <w:bookmarkStart w:id="760" w:name="_Toc34145533"/>
      <w:bookmarkStart w:id="761" w:name="_Toc34145534"/>
      <w:bookmarkStart w:id="762" w:name="_Toc34145555"/>
      <w:bookmarkStart w:id="763" w:name="_Toc34145628"/>
      <w:bookmarkStart w:id="764" w:name="_Toc34145629"/>
      <w:bookmarkStart w:id="765" w:name="_Toc34145630"/>
      <w:bookmarkStart w:id="766" w:name="_Toc34145631"/>
      <w:bookmarkStart w:id="767" w:name="_Toc34145632"/>
      <w:bookmarkStart w:id="768" w:name="_Toc34145633"/>
      <w:bookmarkStart w:id="769" w:name="_Toc34145674"/>
      <w:bookmarkStart w:id="770" w:name="_Toc37849801"/>
      <w:bookmarkStart w:id="771" w:name="_Toc38030576"/>
      <w:bookmarkEnd w:id="758"/>
      <w:bookmarkEnd w:id="759"/>
      <w:bookmarkEnd w:id="760"/>
      <w:bookmarkEnd w:id="761"/>
      <w:bookmarkEnd w:id="762"/>
      <w:bookmarkEnd w:id="763"/>
      <w:bookmarkEnd w:id="764"/>
      <w:bookmarkEnd w:id="765"/>
      <w:bookmarkEnd w:id="766"/>
      <w:bookmarkEnd w:id="767"/>
      <w:bookmarkEnd w:id="768"/>
      <w:bookmarkEnd w:id="769"/>
      <w:r>
        <w:t xml:space="preserve">Set </w:t>
      </w:r>
      <w:proofErr w:type="spellStart"/>
      <w:r w:rsidR="0018056C" w:rsidRPr="00655B0F">
        <w:t>ReturnTime</w:t>
      </w:r>
      <w:proofErr w:type="spellEnd"/>
      <w:r>
        <w:t xml:space="preserve"> for Exit Cohort Households</w:t>
      </w:r>
      <w:bookmarkEnd w:id="770"/>
      <w:bookmarkEnd w:id="77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5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">
                <v:shape id="AutoShape 95" o:spid="_x0000_s145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5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5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5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ins w:id="772" w:author="Molly McEvilley" w:date="2020-12-03T09:50:00Z"/>
        </w:trPr>
        <w:tc>
          <w:tcPr>
            <w:tcW w:w="9625" w:type="dxa"/>
            <w:shd w:val="clear" w:color="auto" w:fill="auto"/>
          </w:tcPr>
          <w:p w14:paraId="74575595" w14:textId="5571A8D8" w:rsidR="0020325C" w:rsidRPr="002F0D32" w:rsidRDefault="0020325C" w:rsidP="00584131">
            <w:pPr>
              <w:pStyle w:val="NoSpacing"/>
              <w:rPr>
                <w:ins w:id="773" w:author="Molly McEvilley" w:date="2020-12-03T09:50:00Z"/>
                <w:rFonts w:cstheme="minorHAnsi"/>
                <w:bCs/>
              </w:rPr>
            </w:pPr>
            <w:ins w:id="774" w:author="Molly McEvilley" w:date="2020-12-03T09:50:00Z">
              <w:r>
                <w:rPr>
                  <w:rFonts w:cstheme="minorHAnsi"/>
                  <w:bCs/>
                </w:rPr>
                <w:t>HouseholdID</w:t>
              </w:r>
            </w:ins>
          </w:p>
        </w:tc>
      </w:tr>
      <w:tr w:rsidR="0020325C" w:rsidRPr="00323F4A" w14:paraId="4EB79CEF" w14:textId="77777777" w:rsidTr="00EA4BAD">
        <w:trPr>
          <w:cantSplit/>
          <w:trHeight w:val="216"/>
          <w:ins w:id="775" w:author="Molly McEvilley" w:date="2020-12-03T09:50:00Z"/>
        </w:trPr>
        <w:tc>
          <w:tcPr>
            <w:tcW w:w="9625" w:type="dxa"/>
            <w:shd w:val="clear" w:color="auto" w:fill="auto"/>
          </w:tcPr>
          <w:p w14:paraId="2C658BF9" w14:textId="64ED977A" w:rsidR="0020325C" w:rsidRPr="002F0D32" w:rsidRDefault="0020325C" w:rsidP="00584131">
            <w:pPr>
              <w:pStyle w:val="NoSpacing"/>
              <w:rPr>
                <w:ins w:id="776" w:author="Molly McEvilley" w:date="2020-12-03T09:50:00Z"/>
                <w:rFonts w:cstheme="minorHAnsi"/>
                <w:bCs/>
              </w:rPr>
            </w:pPr>
            <w:proofErr w:type="spellStart"/>
            <w:ins w:id="777" w:author="Molly McEvilley" w:date="2020-12-03T09:50:00Z">
              <w:r>
                <w:rPr>
                  <w:rFonts w:cstheme="minorHAnsi"/>
                  <w:bCs/>
                </w:rPr>
                <w:t>ExitCohort</w:t>
              </w:r>
              <w:proofErr w:type="spellEnd"/>
            </w:ins>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95A1832" w:rsidR="008A78FD" w:rsidRPr="002F0D32" w:rsidRDefault="0065728A" w:rsidP="00A16272">
            <w:pPr>
              <w:pStyle w:val="NoSpacing"/>
              <w:rPr>
                <w:bCs/>
              </w:rPr>
            </w:pPr>
            <w:del w:id="778" w:author="Molly McEvilley" w:date="2020-12-03T09:50:00Z">
              <w:r w:rsidDel="0020325C">
                <w:rPr>
                  <w:rFonts w:cstheme="minorHAnsi"/>
                  <w:bCs/>
                </w:rPr>
                <w:delText>Cohort</w:delText>
              </w:r>
            </w:del>
            <w:proofErr w:type="spellStart"/>
            <w:ins w:id="779" w:author="Molly McEvilley" w:date="2020-12-03T09:50:00Z">
              <w:r w:rsidR="0020325C">
                <w:rPr>
                  <w:rFonts w:cstheme="minorHAnsi"/>
                  <w:bCs/>
                </w:rPr>
                <w:t>QualifyingExitHHID</w:t>
              </w:r>
            </w:ins>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lastRenderedPageBreak/>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MzKJ6KgIAAE8EAAAOAAAAAAAAAAAAAAAAAC4CAABkcnMvZTJv&#10;RG9jLnhtbFBLAQItABQABgAIAAAAIQBcCQ1f3AAAAAUBAAAPAAAAAAAAAAAAAAAAAIQEAABkcnMv&#10;ZG93bnJldi54bWxQSwUGAAAAAAQABADzAAAAjQ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80" w:name="_Toc511182504"/>
      <w:bookmarkStart w:id="781" w:name="_Set_Population_Identifiers"/>
      <w:bookmarkStart w:id="782" w:name="_Toc37849802"/>
      <w:bookmarkStart w:id="783" w:name="_Toc38030577"/>
      <w:bookmarkEnd w:id="780"/>
      <w:bookmarkEnd w:id="781"/>
      <w:r>
        <w:t>Set Population Identifiers for Exit Cohort Households</w:t>
      </w:r>
      <w:bookmarkEnd w:id="782"/>
      <w:bookmarkEnd w:id="78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">
                <v:shape id="AutoShape 104" o:spid="_x0000_s146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6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6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6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6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6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6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6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ins w:id="784" w:author="Molly McEvilley" w:date="2020-12-03T09:45:00Z"/>
        </w:trPr>
        <w:tc>
          <w:tcPr>
            <w:tcW w:w="9625" w:type="dxa"/>
            <w:gridSpan w:val="2"/>
            <w:shd w:val="clear" w:color="auto" w:fill="FDE9D9" w:themeFill="accent6" w:themeFillTint="33"/>
          </w:tcPr>
          <w:p w14:paraId="2E5950E1" w14:textId="77777777" w:rsidR="001C7628" w:rsidRPr="00FD11F6" w:rsidRDefault="001C7628" w:rsidP="00222D75">
            <w:pPr>
              <w:pStyle w:val="NoSpacing"/>
              <w:rPr>
                <w:ins w:id="785" w:author="Molly McEvilley" w:date="2020-12-03T09:45:00Z"/>
                <w:b/>
                <w:bCs/>
              </w:rPr>
            </w:pPr>
            <w:proofErr w:type="spellStart"/>
            <w:ins w:id="786" w:author="Molly McEvilley" w:date="2020-12-03T09:45:00Z">
              <w:r>
                <w:rPr>
                  <w:b/>
                  <w:bCs/>
                </w:rPr>
                <w:t>tlsa</w:t>
              </w:r>
              <w:r w:rsidRPr="00323F4A">
                <w:rPr>
                  <w:b/>
                  <w:bCs/>
                </w:rPr>
                <w:t>_</w:t>
              </w:r>
              <w:r>
                <w:rPr>
                  <w:b/>
                  <w:bCs/>
                </w:rPr>
                <w:t>Exit</w:t>
              </w:r>
              <w:proofErr w:type="spellEnd"/>
            </w:ins>
          </w:p>
        </w:tc>
      </w:tr>
      <w:tr w:rsidR="001C7628" w:rsidRPr="00452445" w14:paraId="6C2BCC68" w14:textId="77777777" w:rsidTr="001C7628">
        <w:trPr>
          <w:gridAfter w:val="1"/>
          <w:wAfter w:w="270" w:type="dxa"/>
          <w:cantSplit/>
          <w:trHeight w:val="216"/>
          <w:ins w:id="787" w:author="Molly McEvilley" w:date="2020-12-03T09:45:00Z"/>
        </w:trPr>
        <w:tc>
          <w:tcPr>
            <w:tcW w:w="9355" w:type="dxa"/>
            <w:shd w:val="clear" w:color="auto" w:fill="auto"/>
          </w:tcPr>
          <w:p w14:paraId="653CE50B" w14:textId="77777777" w:rsidR="001C7628" w:rsidRPr="00452445" w:rsidRDefault="001C7628" w:rsidP="00222D75">
            <w:pPr>
              <w:pStyle w:val="NoSpacing"/>
              <w:rPr>
                <w:ins w:id="788" w:author="Molly McEvilley" w:date="2020-12-03T09:45:00Z"/>
              </w:rPr>
            </w:pPr>
            <w:ins w:id="789" w:author="Molly McEvilley" w:date="2020-12-03T09:45:00Z">
              <w:r>
                <w:t xml:space="preserve">Cohort </w:t>
              </w:r>
            </w:ins>
          </w:p>
        </w:tc>
      </w:tr>
      <w:tr w:rsidR="001C7628" w14:paraId="28929AD0" w14:textId="77777777" w:rsidTr="001C7628">
        <w:trPr>
          <w:gridAfter w:val="1"/>
          <w:wAfter w:w="270" w:type="dxa"/>
          <w:cantSplit/>
          <w:trHeight w:val="216"/>
          <w:ins w:id="790" w:author="Molly McEvilley" w:date="2020-12-03T09:45:00Z"/>
        </w:trPr>
        <w:tc>
          <w:tcPr>
            <w:tcW w:w="9355" w:type="dxa"/>
          </w:tcPr>
          <w:p w14:paraId="674DA3D2" w14:textId="77777777" w:rsidR="001C7628" w:rsidRPr="00B11BEB" w:rsidRDefault="001C7628" w:rsidP="00222D75">
            <w:pPr>
              <w:pStyle w:val="NoSpacing"/>
              <w:rPr>
                <w:ins w:id="791" w:author="Molly McEvilley" w:date="2020-12-03T09:45:00Z"/>
              </w:rPr>
            </w:pPr>
            <w:ins w:id="792" w:author="Molly McEvilley" w:date="2020-12-03T09:45:00Z">
              <w:r w:rsidRPr="00B11BEB">
                <w:t>HoHID</w:t>
              </w:r>
            </w:ins>
          </w:p>
        </w:tc>
      </w:tr>
      <w:tr w:rsidR="001C7628" w14:paraId="7DA832FA" w14:textId="77777777" w:rsidTr="001C7628">
        <w:trPr>
          <w:gridAfter w:val="1"/>
          <w:wAfter w:w="270" w:type="dxa"/>
          <w:cantSplit/>
          <w:trHeight w:val="216"/>
          <w:ins w:id="793" w:author="Molly McEvilley" w:date="2020-12-03T09:45:00Z"/>
        </w:trPr>
        <w:tc>
          <w:tcPr>
            <w:tcW w:w="9355" w:type="dxa"/>
          </w:tcPr>
          <w:p w14:paraId="1B49EA24" w14:textId="77777777" w:rsidR="001C7628" w:rsidRPr="00B11BEB" w:rsidRDefault="001C7628" w:rsidP="00222D75">
            <w:pPr>
              <w:pStyle w:val="NoSpacing"/>
              <w:rPr>
                <w:ins w:id="794" w:author="Molly McEvilley" w:date="2020-12-03T09:45:00Z"/>
              </w:rPr>
            </w:pPr>
            <w:ins w:id="795" w:author="Molly McEvilley" w:date="2020-12-03T09:45:00Z">
              <w:r w:rsidRPr="00B11BEB">
                <w:t>HHType</w:t>
              </w:r>
            </w:ins>
          </w:p>
        </w:tc>
      </w:tr>
      <w:tr w:rsidR="001C7628" w14:paraId="1E0914B9" w14:textId="77777777" w:rsidTr="001C7628">
        <w:trPr>
          <w:gridAfter w:val="1"/>
          <w:wAfter w:w="270" w:type="dxa"/>
          <w:cantSplit/>
          <w:trHeight w:val="216"/>
          <w:ins w:id="796" w:author="Molly McEvilley" w:date="2020-12-03T09:45:00Z"/>
        </w:trPr>
        <w:tc>
          <w:tcPr>
            <w:tcW w:w="9355" w:type="dxa"/>
          </w:tcPr>
          <w:p w14:paraId="38B8A119" w14:textId="77777777" w:rsidR="001C7628" w:rsidRPr="00B11BEB" w:rsidRDefault="001C7628" w:rsidP="00222D75">
            <w:pPr>
              <w:pStyle w:val="NoSpacing"/>
              <w:rPr>
                <w:ins w:id="797" w:author="Molly McEvilley" w:date="2020-12-03T09:45:00Z"/>
              </w:rPr>
            </w:pPr>
            <w:proofErr w:type="spellStart"/>
            <w:ins w:id="798" w:author="Molly McEvilley" w:date="2020-12-03T09:45:00Z">
              <w:r>
                <w:t>QualifyingExitHHID</w:t>
              </w:r>
              <w:proofErr w:type="spellEnd"/>
            </w:ins>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ins w:id="799" w:author="Molly McEvilley" w:date="2020-11-12T12:00:00Z"/>
        </w:trPr>
        <w:tc>
          <w:tcPr>
            <w:tcW w:w="9355" w:type="dxa"/>
          </w:tcPr>
          <w:p w14:paraId="2F84932A" w14:textId="2F735F9D" w:rsidR="00F14B94" w:rsidRPr="00C032F4" w:rsidRDefault="00F14B94" w:rsidP="00584131">
            <w:pPr>
              <w:pStyle w:val="NoSpacing"/>
              <w:rPr>
                <w:ins w:id="800" w:author="Molly McEvilley" w:date="2020-11-12T12:00:00Z"/>
              </w:rPr>
            </w:pPr>
            <w:proofErr w:type="spellStart"/>
            <w:ins w:id="801" w:author="Molly McEvilley" w:date="2020-11-12T12:00:00Z">
              <w:r>
                <w:t>ExitCohort</w:t>
              </w:r>
              <w:proofErr w:type="spellEnd"/>
            </w:ins>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083A9012" w:rsidR="003412EA" w:rsidRPr="00C032F4" w:rsidRDefault="003412EA" w:rsidP="00584131">
            <w:pPr>
              <w:pStyle w:val="NoSpacing"/>
            </w:pPr>
            <w:del w:id="802" w:author="Molly McEvilley" w:date="2020-11-12T12:00:00Z">
              <w:r w:rsidDel="00F14B94">
                <w:delText>DisablingConditions</w:delText>
              </w:r>
            </w:del>
            <w:proofErr w:type="spellStart"/>
            <w:ins w:id="803" w:author="Molly McEvilley" w:date="2020-11-12T12:00:00Z">
              <w:r w:rsidR="00F14B94">
                <w:t>DisabilityStatus</w:t>
              </w:r>
            </w:ins>
            <w:proofErr w:type="spellEnd"/>
          </w:p>
        </w:tc>
      </w:tr>
      <w:tr w:rsidR="00F14B94" w:rsidRPr="00C032F4" w14:paraId="0853505F" w14:textId="77777777" w:rsidTr="001C7628">
        <w:trPr>
          <w:gridAfter w:val="1"/>
          <w:wAfter w:w="270" w:type="dxa"/>
          <w:trHeight w:val="216"/>
          <w:ins w:id="804" w:author="Molly McEvilley" w:date="2020-11-12T12:00:00Z"/>
        </w:trPr>
        <w:tc>
          <w:tcPr>
            <w:tcW w:w="9355" w:type="dxa"/>
          </w:tcPr>
          <w:p w14:paraId="5D4DAF84" w14:textId="02388204" w:rsidR="00F14B94" w:rsidDel="00F14B94" w:rsidRDefault="00F14B94" w:rsidP="00584131">
            <w:pPr>
              <w:pStyle w:val="NoSpacing"/>
              <w:rPr>
                <w:ins w:id="805" w:author="Molly McEvilley" w:date="2020-11-12T12:00:00Z"/>
              </w:rPr>
            </w:pPr>
            <w:proofErr w:type="spellStart"/>
            <w:ins w:id="806" w:author="Molly McEvilley" w:date="2020-11-12T12:01:00Z">
              <w:r>
                <w:t>DV</w:t>
              </w:r>
              <w:r w:rsidR="009D5AD6">
                <w:t>S</w:t>
              </w:r>
              <w:r>
                <w:t>tatus</w:t>
              </w:r>
            </w:ins>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ins w:id="807" w:author="Molly McEvilley" w:date="2020-11-12T12:00:00Z"/>
        </w:trPr>
        <w:tc>
          <w:tcPr>
            <w:tcW w:w="9355" w:type="dxa"/>
          </w:tcPr>
          <w:p w14:paraId="1F30EF95" w14:textId="77777777" w:rsidR="00F14B94" w:rsidRPr="00FD1AE1" w:rsidRDefault="00F14B94" w:rsidP="00004824">
            <w:pPr>
              <w:pStyle w:val="NoSpacing"/>
              <w:rPr>
                <w:ins w:id="808" w:author="Molly McEvilley" w:date="2020-11-12T12:00:00Z"/>
              </w:rPr>
            </w:pPr>
            <w:proofErr w:type="spellStart"/>
            <w:ins w:id="809" w:author="Molly McEvilley" w:date="2020-11-12T12:00:00Z">
              <w:r>
                <w:t>AmIndAKNative</w:t>
              </w:r>
              <w:proofErr w:type="spellEnd"/>
            </w:ins>
          </w:p>
        </w:tc>
      </w:tr>
      <w:tr w:rsidR="00F14B94" w:rsidRPr="006B4F91" w14:paraId="44AF9AD6" w14:textId="77777777" w:rsidTr="001C7628">
        <w:trPr>
          <w:gridAfter w:val="1"/>
          <w:wAfter w:w="270" w:type="dxa"/>
          <w:cantSplit/>
          <w:trHeight w:val="216"/>
          <w:ins w:id="810" w:author="Molly McEvilley" w:date="2020-11-12T12:00:00Z"/>
        </w:trPr>
        <w:tc>
          <w:tcPr>
            <w:tcW w:w="9355" w:type="dxa"/>
          </w:tcPr>
          <w:p w14:paraId="1C8C1288" w14:textId="77777777" w:rsidR="00F14B94" w:rsidRPr="00FD1AE1" w:rsidDel="00455AC1" w:rsidRDefault="00F14B94" w:rsidP="00004824">
            <w:pPr>
              <w:pStyle w:val="NoSpacing"/>
              <w:rPr>
                <w:ins w:id="811" w:author="Molly McEvilley" w:date="2020-11-12T12:00:00Z"/>
              </w:rPr>
            </w:pPr>
            <w:ins w:id="812" w:author="Molly McEvilley" w:date="2020-11-12T12:00:00Z">
              <w:r>
                <w:t>Asian</w:t>
              </w:r>
            </w:ins>
          </w:p>
        </w:tc>
      </w:tr>
      <w:tr w:rsidR="00F14B94" w:rsidRPr="006B4F91" w14:paraId="1DC8D03A" w14:textId="77777777" w:rsidTr="001C7628">
        <w:trPr>
          <w:gridAfter w:val="1"/>
          <w:wAfter w:w="270" w:type="dxa"/>
          <w:cantSplit/>
          <w:trHeight w:val="216"/>
          <w:ins w:id="813" w:author="Molly McEvilley" w:date="2020-11-12T12:00:00Z"/>
        </w:trPr>
        <w:tc>
          <w:tcPr>
            <w:tcW w:w="9355" w:type="dxa"/>
          </w:tcPr>
          <w:p w14:paraId="1FD3DCC2" w14:textId="77777777" w:rsidR="00F14B94" w:rsidRPr="00FD1AE1" w:rsidDel="00455AC1" w:rsidRDefault="00F14B94" w:rsidP="00004824">
            <w:pPr>
              <w:pStyle w:val="NoSpacing"/>
              <w:rPr>
                <w:ins w:id="814" w:author="Molly McEvilley" w:date="2020-11-12T12:00:00Z"/>
              </w:rPr>
            </w:pPr>
            <w:proofErr w:type="spellStart"/>
            <w:ins w:id="815" w:author="Molly McEvilley" w:date="2020-11-12T12:00:00Z">
              <w:r>
                <w:t>BlackAfAmerican</w:t>
              </w:r>
              <w:proofErr w:type="spellEnd"/>
            </w:ins>
          </w:p>
        </w:tc>
      </w:tr>
      <w:tr w:rsidR="00F14B94" w:rsidRPr="006B4F91" w14:paraId="73F48547" w14:textId="77777777" w:rsidTr="001C7628">
        <w:trPr>
          <w:gridAfter w:val="1"/>
          <w:wAfter w:w="270" w:type="dxa"/>
          <w:cantSplit/>
          <w:trHeight w:val="216"/>
          <w:ins w:id="816" w:author="Molly McEvilley" w:date="2020-11-12T12:00:00Z"/>
        </w:trPr>
        <w:tc>
          <w:tcPr>
            <w:tcW w:w="9355" w:type="dxa"/>
          </w:tcPr>
          <w:p w14:paraId="3BE8FB11" w14:textId="77777777" w:rsidR="00F14B94" w:rsidRPr="00FD1AE1" w:rsidDel="00455AC1" w:rsidRDefault="00F14B94" w:rsidP="00004824">
            <w:pPr>
              <w:pStyle w:val="NoSpacing"/>
              <w:rPr>
                <w:ins w:id="817" w:author="Molly McEvilley" w:date="2020-11-12T12:00:00Z"/>
              </w:rPr>
            </w:pPr>
            <w:proofErr w:type="spellStart"/>
            <w:ins w:id="818" w:author="Molly McEvilley" w:date="2020-11-12T12:00:00Z">
              <w:r>
                <w:t>NativeHIOtherPacific</w:t>
              </w:r>
              <w:proofErr w:type="spellEnd"/>
            </w:ins>
          </w:p>
        </w:tc>
      </w:tr>
      <w:tr w:rsidR="00F14B94" w:rsidRPr="006B4F91" w14:paraId="3F1AA3FA" w14:textId="77777777" w:rsidTr="001C7628">
        <w:trPr>
          <w:gridAfter w:val="1"/>
          <w:wAfter w:w="270" w:type="dxa"/>
          <w:cantSplit/>
          <w:trHeight w:val="216"/>
          <w:ins w:id="819" w:author="Molly McEvilley" w:date="2020-11-12T12:00:00Z"/>
        </w:trPr>
        <w:tc>
          <w:tcPr>
            <w:tcW w:w="9355" w:type="dxa"/>
          </w:tcPr>
          <w:p w14:paraId="06A9E74A" w14:textId="77777777" w:rsidR="00F14B94" w:rsidRPr="00FD1AE1" w:rsidDel="00455AC1" w:rsidRDefault="00F14B94" w:rsidP="00004824">
            <w:pPr>
              <w:pStyle w:val="NoSpacing"/>
              <w:rPr>
                <w:ins w:id="820" w:author="Molly McEvilley" w:date="2020-11-12T12:00:00Z"/>
              </w:rPr>
            </w:pPr>
            <w:ins w:id="821" w:author="Molly McEvilley" w:date="2020-11-12T12:00:00Z">
              <w:r>
                <w:t>White</w:t>
              </w:r>
            </w:ins>
          </w:p>
        </w:tc>
      </w:tr>
      <w:tr w:rsidR="00F14B94" w:rsidRPr="006B4F91" w14:paraId="4585E779" w14:textId="77777777" w:rsidTr="001C7628">
        <w:trPr>
          <w:gridAfter w:val="1"/>
          <w:wAfter w:w="270" w:type="dxa"/>
          <w:cantSplit/>
          <w:trHeight w:val="216"/>
          <w:ins w:id="822" w:author="Molly McEvilley" w:date="2020-11-12T12:00:00Z"/>
        </w:trPr>
        <w:tc>
          <w:tcPr>
            <w:tcW w:w="9355" w:type="dxa"/>
          </w:tcPr>
          <w:p w14:paraId="7C117A18" w14:textId="77777777" w:rsidR="00F14B94" w:rsidRPr="00FD1AE1" w:rsidDel="00455AC1" w:rsidRDefault="00F14B94" w:rsidP="00004824">
            <w:pPr>
              <w:pStyle w:val="NoSpacing"/>
              <w:rPr>
                <w:ins w:id="823" w:author="Molly McEvilley" w:date="2020-11-12T12:00:00Z"/>
              </w:rPr>
            </w:pPr>
            <w:proofErr w:type="spellStart"/>
            <w:ins w:id="824" w:author="Molly McEvilley" w:date="2020-11-12T12:00:00Z">
              <w:r>
                <w:t>RaceNone</w:t>
              </w:r>
              <w:proofErr w:type="spellEnd"/>
            </w:ins>
          </w:p>
        </w:tc>
      </w:tr>
      <w:tr w:rsidR="003412EA" w:rsidRPr="00C032F4" w:rsidDel="00F14B94" w14:paraId="5553FB12" w14:textId="586732C6" w:rsidTr="001C7628">
        <w:trPr>
          <w:gridAfter w:val="1"/>
          <w:wAfter w:w="270" w:type="dxa"/>
          <w:trHeight w:val="216"/>
          <w:del w:id="825" w:author="Molly McEvilley" w:date="2020-11-12T12:00:00Z"/>
        </w:trPr>
        <w:tc>
          <w:tcPr>
            <w:tcW w:w="9355" w:type="dxa"/>
          </w:tcPr>
          <w:p w14:paraId="753D8CEB" w14:textId="5BDA1512" w:rsidR="003412EA" w:rsidRPr="00B678E4" w:rsidDel="00F14B94" w:rsidRDefault="003412EA" w:rsidP="003412EA">
            <w:pPr>
              <w:pStyle w:val="NoSpacing"/>
              <w:rPr>
                <w:del w:id="826" w:author="Molly McEvilley" w:date="2020-11-12T12:00:00Z"/>
                <w:i/>
                <w:iCs/>
              </w:rPr>
            </w:pPr>
            <w:del w:id="827" w:author="Molly McEvilley" w:date="2020-11-12T12:00:00Z">
              <w:r w:rsidRPr="00FD1AE1" w:rsidDel="00F14B94">
                <w:delText>Race</w:delText>
              </w:r>
            </w:del>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rsidDel="00D47604" w14:paraId="43CF67A8" w14:textId="74A572C5" w:rsidTr="001C7628">
        <w:trPr>
          <w:gridAfter w:val="1"/>
          <w:wAfter w:w="270" w:type="dxa"/>
          <w:trHeight w:val="216"/>
          <w:del w:id="828" w:author="Molly McEvilley" w:date="2020-11-12T11:58:00Z"/>
        </w:trPr>
        <w:tc>
          <w:tcPr>
            <w:tcW w:w="9355" w:type="dxa"/>
            <w:shd w:val="clear" w:color="auto" w:fill="EEECE1" w:themeFill="background2"/>
          </w:tcPr>
          <w:p w14:paraId="7D3A6205" w14:textId="068D453A" w:rsidR="00A36BDA" w:rsidRPr="00FD1AE1" w:rsidDel="00D47604" w:rsidRDefault="00A36BDA" w:rsidP="00A36BDA">
            <w:pPr>
              <w:pStyle w:val="NoSpacing"/>
              <w:rPr>
                <w:del w:id="829" w:author="Molly McEvilley" w:date="2020-11-12T11:58:00Z"/>
              </w:rPr>
            </w:pPr>
            <w:del w:id="830" w:author="Molly McEvilley" w:date="2020-11-12T11:58:00Z">
              <w:r w:rsidRPr="00FD1AE1" w:rsidDel="00D47604">
                <w:rPr>
                  <w:b/>
                  <w:bCs/>
                </w:rPr>
                <w:delText>hmis_HealthAndDV</w:delText>
              </w:r>
            </w:del>
          </w:p>
        </w:tc>
      </w:tr>
      <w:tr w:rsidR="00A36BDA" w:rsidRPr="00C032F4" w:rsidDel="00D47604" w14:paraId="4A89FF9B" w14:textId="599D2FB4" w:rsidTr="001C7628">
        <w:trPr>
          <w:gridAfter w:val="1"/>
          <w:wAfter w:w="270" w:type="dxa"/>
          <w:trHeight w:val="216"/>
          <w:del w:id="831" w:author="Molly McEvilley" w:date="2020-11-12T11:58:00Z"/>
        </w:trPr>
        <w:tc>
          <w:tcPr>
            <w:tcW w:w="9355" w:type="dxa"/>
          </w:tcPr>
          <w:p w14:paraId="6A89FBB3" w14:textId="12CCE5EB" w:rsidR="00A36BDA" w:rsidRPr="00FD1AE1" w:rsidDel="00D47604" w:rsidRDefault="00A36BDA" w:rsidP="00A36BDA">
            <w:pPr>
              <w:pStyle w:val="NoSpacing"/>
              <w:rPr>
                <w:del w:id="832" w:author="Molly McEvilley" w:date="2020-11-12T11:58:00Z"/>
              </w:rPr>
            </w:pPr>
            <w:del w:id="833" w:author="Molly McEvilley" w:date="2020-11-12T11:58:00Z">
              <w:r w:rsidRPr="00FD1AE1" w:rsidDel="00D47604">
                <w:delText>EnrollmentID</w:delText>
              </w:r>
            </w:del>
          </w:p>
        </w:tc>
      </w:tr>
      <w:tr w:rsidR="00A36BDA" w:rsidRPr="00C032F4" w:rsidDel="00D47604" w14:paraId="081F21A1" w14:textId="5DDA54B8" w:rsidTr="001C7628">
        <w:trPr>
          <w:gridAfter w:val="1"/>
          <w:wAfter w:w="270" w:type="dxa"/>
          <w:trHeight w:val="216"/>
          <w:del w:id="834" w:author="Molly McEvilley" w:date="2020-11-12T11:58:00Z"/>
        </w:trPr>
        <w:tc>
          <w:tcPr>
            <w:tcW w:w="9355" w:type="dxa"/>
          </w:tcPr>
          <w:p w14:paraId="33456421" w14:textId="5A893C47" w:rsidR="00A36BDA" w:rsidRPr="00FD1AE1" w:rsidDel="00D47604" w:rsidRDefault="00A36BDA" w:rsidP="00A36BDA">
            <w:pPr>
              <w:pStyle w:val="NoSpacing"/>
              <w:rPr>
                <w:del w:id="835" w:author="Molly McEvilley" w:date="2020-11-12T11:58:00Z"/>
              </w:rPr>
            </w:pPr>
            <w:del w:id="836" w:author="Molly McEvilley" w:date="2020-11-12T11:58:00Z">
              <w:r w:rsidRPr="00FD1AE1" w:rsidDel="00D47604">
                <w:delText>DomesticViolenceVictim</w:delText>
              </w:r>
            </w:del>
          </w:p>
        </w:tc>
      </w:tr>
      <w:tr w:rsidR="00A36BDA" w:rsidRPr="00C032F4" w:rsidDel="00D47604" w14:paraId="21FB9366" w14:textId="1D671C92" w:rsidTr="001C7628">
        <w:trPr>
          <w:gridAfter w:val="1"/>
          <w:wAfter w:w="270" w:type="dxa"/>
          <w:trHeight w:val="216"/>
          <w:del w:id="837" w:author="Molly McEvilley" w:date="2020-11-12T11:58:00Z"/>
        </w:trPr>
        <w:tc>
          <w:tcPr>
            <w:tcW w:w="9355" w:type="dxa"/>
          </w:tcPr>
          <w:p w14:paraId="7FB01AA8" w14:textId="659B99C6" w:rsidR="00A36BDA" w:rsidRPr="00FD1AE1" w:rsidDel="00D47604" w:rsidRDefault="00A36BDA" w:rsidP="00A36BDA">
            <w:pPr>
              <w:pStyle w:val="NoSpacing"/>
              <w:rPr>
                <w:del w:id="838" w:author="Molly McEvilley" w:date="2020-11-12T11:58:00Z"/>
              </w:rPr>
            </w:pPr>
            <w:del w:id="839" w:author="Molly McEvilley" w:date="2020-11-12T11:58:00Z">
              <w:r w:rsidRPr="00FD1AE1" w:rsidDel="00D47604">
                <w:delText>CurrentlyFleeing</w:delText>
              </w:r>
            </w:del>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ins w:id="840" w:author="Molly McEvilley" w:date="2020-11-12T12:01:00Z"/>
        </w:trPr>
        <w:tc>
          <w:tcPr>
            <w:tcW w:w="9355" w:type="dxa"/>
          </w:tcPr>
          <w:p w14:paraId="037B6EC5" w14:textId="7E730424" w:rsidR="009D5AD6" w:rsidRPr="005F4836" w:rsidRDefault="009D5AD6" w:rsidP="00584131">
            <w:pPr>
              <w:pStyle w:val="NoSpacing"/>
              <w:rPr>
                <w:ins w:id="841" w:author="Molly McEvilley" w:date="2020-11-12T12:01:00Z"/>
                <w:b/>
              </w:rPr>
            </w:pPr>
            <w:proofErr w:type="spellStart"/>
            <w:ins w:id="842" w:author="Molly McEvilley" w:date="2020-11-12T12:01:00Z">
              <w:r>
                <w:rPr>
                  <w:b/>
                </w:rPr>
                <w:lastRenderedPageBreak/>
                <w:t>HoHRace</w:t>
              </w:r>
              <w:proofErr w:type="spellEnd"/>
            </w:ins>
          </w:p>
        </w:tc>
      </w:tr>
      <w:tr w:rsidR="009D5AD6" w14:paraId="061C9E81" w14:textId="77777777" w:rsidTr="00584131">
        <w:trPr>
          <w:cantSplit/>
          <w:trHeight w:val="216"/>
          <w:ins w:id="843" w:author="Molly McEvilley" w:date="2020-11-12T12:01:00Z"/>
        </w:trPr>
        <w:tc>
          <w:tcPr>
            <w:tcW w:w="9355" w:type="dxa"/>
          </w:tcPr>
          <w:p w14:paraId="5DE71BA6" w14:textId="2D1F50A6" w:rsidR="009D5AD6" w:rsidRPr="005F4836" w:rsidRDefault="009D5AD6" w:rsidP="00584131">
            <w:pPr>
              <w:pStyle w:val="NoSpacing"/>
              <w:rPr>
                <w:ins w:id="844" w:author="Molly McEvilley" w:date="2020-11-12T12:01:00Z"/>
                <w:b/>
              </w:rPr>
            </w:pPr>
            <w:proofErr w:type="spellStart"/>
            <w:ins w:id="845" w:author="Molly McEvilley" w:date="2020-11-12T12:02:00Z">
              <w:r>
                <w:rPr>
                  <w:b/>
                </w:rPr>
                <w:t>HoHEthnicity</w:t>
              </w:r>
            </w:ins>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6BC2B21D"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del w:id="846" w:author="Molly McEvilley" w:date="2020-12-03T09:47:00Z">
        <w:r w:rsidRPr="00A92FCB" w:rsidDel="00A92FCB">
          <w:rPr>
            <w:b/>
            <w:bCs/>
            <w:iCs/>
            <w:rPrChange w:id="847" w:author="Molly McEvilley" w:date="2020-12-03T09:47:00Z">
              <w:rPr>
                <w:i/>
              </w:rPr>
            </w:rPrChange>
          </w:rPr>
          <w:delText xml:space="preserve">DisablingCondition </w:delText>
        </w:r>
      </w:del>
      <w:proofErr w:type="spellStart"/>
      <w:ins w:id="848" w:author="Molly McEvilley" w:date="2020-12-03T09:47:00Z">
        <w:r w:rsidR="00A92FCB" w:rsidRPr="00A92FCB">
          <w:rPr>
            <w:b/>
            <w:bCs/>
            <w:iCs/>
            <w:rPrChange w:id="849" w:author="Molly McEvilley" w:date="2020-12-03T09:47:00Z">
              <w:rPr>
                <w:i/>
              </w:rPr>
            </w:rPrChange>
          </w:rPr>
          <w:t>DisabilityStatus</w:t>
        </w:r>
        <w:proofErr w:type="spellEnd"/>
        <w:r w:rsidR="00A92FCB" w:rsidRPr="00655B0F">
          <w:rPr>
            <w:i/>
          </w:rPr>
          <w:t xml:space="preserve"> </w:t>
        </w:r>
      </w:ins>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47D275A3"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w:t>
      </w:r>
      <w:proofErr w:type="spellStart"/>
      <w:ins w:id="850" w:author="Molly McEvilley" w:date="2020-12-03T09:48:00Z">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ins>
      <w:del w:id="851" w:author="Molly McEvilley" w:date="2020-12-03T09:48:00Z">
        <w:r w:rsidRPr="00A6067F" w:rsidDel="00A92FCB">
          <w:rPr>
            <w:rFonts w:eastAsia="Times New Roman" w:cstheme="minorHAnsi"/>
            <w:szCs w:val="20"/>
          </w:rPr>
          <w:delText xml:space="preserve">a record </w:delText>
        </w:r>
        <w:r w:rsidR="0053522A" w:rsidDel="00A92FCB">
          <w:rPr>
            <w:rFonts w:eastAsia="Times New Roman" w:cstheme="minorHAnsi"/>
            <w:szCs w:val="20"/>
          </w:rPr>
          <w:delText xml:space="preserve">associated with </w:delText>
        </w:r>
      </w:del>
      <w:r w:rsidR="0053522A">
        <w:rPr>
          <w:rFonts w:eastAsia="Times New Roman" w:cstheme="minorHAnsi"/>
          <w:szCs w:val="20"/>
        </w:rPr>
        <w:t xml:space="preserve">the enrollment </w:t>
      </w:r>
      <w:r w:rsidR="00276584">
        <w:rPr>
          <w:rFonts w:eastAsia="Times New Roman" w:cstheme="minorHAnsi"/>
          <w:szCs w:val="20"/>
        </w:rPr>
        <w:t>associated with the qualifying exit</w:t>
      </w:r>
      <w:del w:id="852" w:author="Molly McEvilley" w:date="2020-12-03T09:48:00Z">
        <w:r w:rsidR="00276584" w:rsidDel="00A92FCB">
          <w:rPr>
            <w:rFonts w:eastAsia="Times New Roman" w:cstheme="minorHAnsi"/>
            <w:szCs w:val="20"/>
          </w:rPr>
          <w:delText xml:space="preserve"> </w:delText>
        </w:r>
        <w:r w:rsidRPr="00A6067F" w:rsidDel="00A92FCB">
          <w:rPr>
            <w:rFonts w:eastAsia="Times New Roman" w:cstheme="minorHAnsi"/>
            <w:szCs w:val="20"/>
          </w:rPr>
          <w:delText xml:space="preserve">where </w:delText>
        </w:r>
      </w:del>
      <w:del w:id="853" w:author="Molly McEvilley" w:date="2020-12-03T09:47:00Z">
        <w:r w:rsidRPr="00A92FCB" w:rsidDel="00A92FCB">
          <w:rPr>
            <w:b/>
            <w:bCs/>
            <w:iCs/>
            <w:rPrChange w:id="854" w:author="Molly McEvilley" w:date="2020-12-03T09:48:00Z">
              <w:rPr>
                <w:i/>
              </w:rPr>
            </w:rPrChange>
          </w:rPr>
          <w:delText>DomesticViolenceVictim</w:delText>
        </w:r>
        <w:r w:rsidRPr="00A92FCB" w:rsidDel="00A92FCB">
          <w:rPr>
            <w:rFonts w:eastAsia="Times New Roman" w:cstheme="minorHAnsi"/>
            <w:b/>
            <w:bCs/>
            <w:iCs/>
            <w:szCs w:val="20"/>
            <w:rPrChange w:id="855" w:author="Molly McEvilley" w:date="2020-12-03T09:48:00Z">
              <w:rPr>
                <w:rFonts w:eastAsia="Times New Roman" w:cstheme="minorHAnsi"/>
                <w:szCs w:val="20"/>
              </w:rPr>
            </w:rPrChange>
          </w:rPr>
          <w:delText xml:space="preserve"> </w:delText>
        </w:r>
      </w:del>
      <w:del w:id="856" w:author="Molly McEvilley" w:date="2020-12-03T09:48:00Z">
        <w:r w:rsidRPr="00A6067F" w:rsidDel="00A92FCB">
          <w:rPr>
            <w:rFonts w:eastAsia="Times New Roman" w:cstheme="minorHAnsi"/>
            <w:szCs w:val="20"/>
          </w:rPr>
          <w:delText xml:space="preserve">= 1 and </w:delText>
        </w:r>
        <w:r w:rsidRPr="00655B0F" w:rsidDel="00A92FCB">
          <w:rPr>
            <w:i/>
          </w:rPr>
          <w:delText>CurrentlyFleeing</w:delText>
        </w:r>
        <w:r w:rsidRPr="00A6067F" w:rsidDel="00A92FCB">
          <w:rPr>
            <w:rFonts w:eastAsia="Times New Roman" w:cstheme="minorHAnsi"/>
            <w:szCs w:val="20"/>
          </w:rPr>
          <w:delText xml:space="preserve"> = 1</w:delText>
        </w:r>
      </w:del>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w:t>
            </w:r>
            <w:proofErr w:type="gramStart"/>
            <w:r w:rsidRPr="00A6067F">
              <w:rPr>
                <w:rFonts w:cstheme="minorHAnsi"/>
              </w:rPr>
              <w:t>)</w:t>
            </w:r>
            <w:proofErr w:type="gramEnd"/>
            <w:r w:rsidRPr="00A6067F">
              <w:rPr>
                <w:rFonts w:cstheme="minorHAnsi"/>
              </w:rPr>
              <w:t xml:space="preserve">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lastRenderedPageBreak/>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57" w:name="_Toc37849803"/>
      <w:bookmarkStart w:id="858" w:name="_Toc38030578"/>
      <w:r>
        <w:t xml:space="preserve">Set </w:t>
      </w:r>
      <w:r w:rsidR="001C6307">
        <w:t xml:space="preserve">System Engagement </w:t>
      </w:r>
      <w:r w:rsidR="00EB1AA1">
        <w:t>Stat</w:t>
      </w:r>
      <w:r w:rsidR="001C6307">
        <w:t>us</w:t>
      </w:r>
      <w:r w:rsidR="00EB1AA1">
        <w:t xml:space="preserve"> for Exit Cohort Households</w:t>
      </w:r>
      <w:bookmarkEnd w:id="857"/>
      <w:bookmarkEnd w:id="85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">
                <v:shape id="AutoShape 17" o:spid="_x0000_s146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7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7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ins w:id="859" w:author="Molly McEvilley" w:date="2020-12-03T09:39:00Z"/>
        </w:trPr>
        <w:tc>
          <w:tcPr>
            <w:tcW w:w="9625" w:type="dxa"/>
            <w:gridSpan w:val="2"/>
            <w:shd w:val="clear" w:color="auto" w:fill="FDE9D9" w:themeFill="accent6" w:themeFillTint="33"/>
          </w:tcPr>
          <w:p w14:paraId="2FCCB614" w14:textId="2C9735F6" w:rsidR="0053083E" w:rsidRPr="00FD11F6" w:rsidRDefault="0053083E" w:rsidP="00222D75">
            <w:pPr>
              <w:pStyle w:val="NoSpacing"/>
              <w:rPr>
                <w:ins w:id="860" w:author="Molly McEvilley" w:date="2020-12-03T09:39:00Z"/>
                <w:b/>
                <w:bCs/>
              </w:rPr>
            </w:pPr>
            <w:proofErr w:type="spellStart"/>
            <w:ins w:id="861" w:author="Molly McEvilley" w:date="2020-12-03T09:39:00Z">
              <w:r>
                <w:rPr>
                  <w:b/>
                  <w:bCs/>
                </w:rPr>
                <w:t>tlsa</w:t>
              </w:r>
              <w:r w:rsidRPr="00323F4A">
                <w:rPr>
                  <w:b/>
                  <w:bCs/>
                </w:rPr>
                <w:t>_</w:t>
              </w:r>
              <w:r>
                <w:rPr>
                  <w:b/>
                  <w:bCs/>
                </w:rPr>
                <w:t>Exit</w:t>
              </w:r>
              <w:proofErr w:type="spellEnd"/>
            </w:ins>
          </w:p>
        </w:tc>
      </w:tr>
      <w:tr w:rsidR="0053083E" w:rsidRPr="00452445" w14:paraId="208D6C51" w14:textId="77777777" w:rsidTr="0053083E">
        <w:trPr>
          <w:gridAfter w:val="1"/>
          <w:wAfter w:w="270" w:type="dxa"/>
          <w:cantSplit/>
          <w:trHeight w:val="216"/>
          <w:ins w:id="862" w:author="Molly McEvilley" w:date="2020-12-03T09:39:00Z"/>
        </w:trPr>
        <w:tc>
          <w:tcPr>
            <w:tcW w:w="9355" w:type="dxa"/>
            <w:shd w:val="clear" w:color="auto" w:fill="auto"/>
          </w:tcPr>
          <w:p w14:paraId="548229E0" w14:textId="77777777" w:rsidR="0053083E" w:rsidRPr="00452445" w:rsidRDefault="0053083E" w:rsidP="00222D75">
            <w:pPr>
              <w:pStyle w:val="NoSpacing"/>
              <w:rPr>
                <w:ins w:id="863" w:author="Molly McEvilley" w:date="2020-12-03T09:39:00Z"/>
              </w:rPr>
            </w:pPr>
            <w:ins w:id="864" w:author="Molly McEvilley" w:date="2020-12-03T09:39:00Z">
              <w:r>
                <w:t xml:space="preserve">Cohort </w:t>
              </w:r>
            </w:ins>
          </w:p>
        </w:tc>
      </w:tr>
      <w:tr w:rsidR="0053083E" w14:paraId="2FE70C45" w14:textId="77777777" w:rsidTr="0053083E">
        <w:trPr>
          <w:gridAfter w:val="1"/>
          <w:wAfter w:w="270" w:type="dxa"/>
          <w:cantSplit/>
          <w:trHeight w:val="216"/>
          <w:ins w:id="865" w:author="Molly McEvilley" w:date="2020-12-03T09:39:00Z"/>
        </w:trPr>
        <w:tc>
          <w:tcPr>
            <w:tcW w:w="9355" w:type="dxa"/>
          </w:tcPr>
          <w:p w14:paraId="6C811A9E" w14:textId="77777777" w:rsidR="0053083E" w:rsidRPr="00B11BEB" w:rsidRDefault="0053083E" w:rsidP="00222D75">
            <w:pPr>
              <w:pStyle w:val="NoSpacing"/>
              <w:rPr>
                <w:ins w:id="866" w:author="Molly McEvilley" w:date="2020-12-03T09:39:00Z"/>
              </w:rPr>
            </w:pPr>
            <w:ins w:id="867" w:author="Molly McEvilley" w:date="2020-12-03T09:39:00Z">
              <w:r w:rsidRPr="00B11BEB">
                <w:t>HoHID</w:t>
              </w:r>
            </w:ins>
          </w:p>
        </w:tc>
      </w:tr>
      <w:tr w:rsidR="0053083E" w14:paraId="079336DF" w14:textId="77777777" w:rsidTr="0053083E">
        <w:trPr>
          <w:gridAfter w:val="1"/>
          <w:wAfter w:w="270" w:type="dxa"/>
          <w:cantSplit/>
          <w:trHeight w:val="216"/>
          <w:ins w:id="868" w:author="Molly McEvilley" w:date="2020-12-03T09:39:00Z"/>
        </w:trPr>
        <w:tc>
          <w:tcPr>
            <w:tcW w:w="9355" w:type="dxa"/>
          </w:tcPr>
          <w:p w14:paraId="4DCE8A0F" w14:textId="77777777" w:rsidR="0053083E" w:rsidRPr="00B11BEB" w:rsidRDefault="0053083E" w:rsidP="00222D75">
            <w:pPr>
              <w:pStyle w:val="NoSpacing"/>
              <w:rPr>
                <w:ins w:id="869" w:author="Molly McEvilley" w:date="2020-12-03T09:39:00Z"/>
              </w:rPr>
            </w:pPr>
            <w:ins w:id="870" w:author="Molly McEvilley" w:date="2020-12-03T09:39:00Z">
              <w:r w:rsidRPr="00B11BEB">
                <w:t>HHType</w:t>
              </w:r>
            </w:ins>
          </w:p>
        </w:tc>
      </w:tr>
      <w:tr w:rsidR="0053083E" w14:paraId="3F2F546D" w14:textId="77777777" w:rsidTr="0053083E">
        <w:trPr>
          <w:gridAfter w:val="1"/>
          <w:wAfter w:w="270" w:type="dxa"/>
          <w:cantSplit/>
          <w:trHeight w:val="216"/>
          <w:ins w:id="871" w:author="Molly McEvilley" w:date="2020-12-03T09:39:00Z"/>
        </w:trPr>
        <w:tc>
          <w:tcPr>
            <w:tcW w:w="9355" w:type="dxa"/>
          </w:tcPr>
          <w:p w14:paraId="35ACBF30" w14:textId="77777777" w:rsidR="0053083E" w:rsidRPr="00B11BEB" w:rsidRDefault="0053083E" w:rsidP="00222D75">
            <w:pPr>
              <w:pStyle w:val="NoSpacing"/>
              <w:rPr>
                <w:ins w:id="872" w:author="Molly McEvilley" w:date="2020-12-03T09:39:00Z"/>
              </w:rPr>
            </w:pPr>
            <w:proofErr w:type="spellStart"/>
            <w:ins w:id="873" w:author="Molly McEvilley" w:date="2020-12-03T09:39:00Z">
              <w:r>
                <w:t>QualifyingExitHHID</w:t>
              </w:r>
              <w:proofErr w:type="spellEnd"/>
            </w:ins>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ins w:id="874" w:author="Molly McEvilley" w:date="2020-12-03T09:41:00Z"/>
        </w:trPr>
        <w:tc>
          <w:tcPr>
            <w:tcW w:w="9625" w:type="dxa"/>
            <w:gridSpan w:val="2"/>
            <w:shd w:val="clear" w:color="auto" w:fill="auto"/>
          </w:tcPr>
          <w:p w14:paraId="6D2870D8" w14:textId="5E702B9A" w:rsidR="001C7628" w:rsidRPr="00FD11F6" w:rsidRDefault="001C7628" w:rsidP="00584131">
            <w:pPr>
              <w:pStyle w:val="NoSpacing"/>
              <w:rPr>
                <w:ins w:id="875" w:author="Molly McEvilley" w:date="2020-12-03T09:41:00Z"/>
              </w:rPr>
            </w:pPr>
            <w:ins w:id="876" w:author="Molly McEvilley" w:date="2020-12-03T09:41:00Z">
              <w:r>
                <w:t>HouseholdID</w:t>
              </w:r>
            </w:ins>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lastRenderedPageBreak/>
              <w:t>ExitDate</w:t>
            </w:r>
          </w:p>
        </w:tc>
      </w:tr>
      <w:tr w:rsidR="001C7628" w:rsidRPr="00053715" w14:paraId="757C98B0" w14:textId="77777777" w:rsidTr="0053083E">
        <w:trPr>
          <w:cantSplit/>
          <w:trHeight w:val="216"/>
          <w:ins w:id="877" w:author="Molly McEvilley" w:date="2020-12-03T09:41:00Z"/>
        </w:trPr>
        <w:tc>
          <w:tcPr>
            <w:tcW w:w="9625" w:type="dxa"/>
            <w:gridSpan w:val="2"/>
            <w:shd w:val="clear" w:color="auto" w:fill="auto"/>
          </w:tcPr>
          <w:p w14:paraId="5B6CBC31" w14:textId="48B2A479" w:rsidR="001C7628" w:rsidRPr="002F0D32" w:rsidRDefault="001C7628" w:rsidP="00584131">
            <w:pPr>
              <w:pStyle w:val="NoSpacing"/>
              <w:rPr>
                <w:ins w:id="878" w:author="Molly McEvilley" w:date="2020-12-03T09:41:00Z"/>
                <w:rFonts w:cstheme="minorHAnsi"/>
                <w:bCs/>
              </w:rPr>
            </w:pPr>
            <w:proofErr w:type="spellStart"/>
            <w:ins w:id="879" w:author="Molly McEvilley" w:date="2020-12-03T09:41:00Z">
              <w:r>
                <w:rPr>
                  <w:rFonts w:cstheme="minorHAnsi"/>
                  <w:bCs/>
                </w:rPr>
                <w:t>ExitDest</w:t>
              </w:r>
              <w:proofErr w:type="spellEnd"/>
            </w:ins>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80"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8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81" w:name="_Set_SystemPath_for"/>
      <w:bookmarkEnd w:id="881"/>
    </w:p>
    <w:p w14:paraId="041815E9" w14:textId="3310CFE4" w:rsidR="0034252A" w:rsidRPr="00000B20" w:rsidRDefault="0034252A" w:rsidP="0088191A">
      <w:pPr>
        <w:pStyle w:val="Heading2"/>
      </w:pPr>
      <w:bookmarkStart w:id="882" w:name="_Toc37973422"/>
      <w:bookmarkStart w:id="883" w:name="_Toc37973975"/>
      <w:bookmarkStart w:id="884" w:name="_Toc37974526"/>
      <w:bookmarkStart w:id="885" w:name="_Toc37975078"/>
      <w:bookmarkStart w:id="886" w:name="_Toc37973500"/>
      <w:bookmarkStart w:id="887" w:name="_Toc37974053"/>
      <w:bookmarkStart w:id="888" w:name="_Toc37974604"/>
      <w:bookmarkStart w:id="889" w:name="_Toc37975156"/>
      <w:bookmarkStart w:id="890" w:name="_Toc37973564"/>
      <w:bookmarkStart w:id="891" w:name="_Toc37974117"/>
      <w:bookmarkStart w:id="892" w:name="_Toc37974668"/>
      <w:bookmarkStart w:id="893" w:name="_Toc37975157"/>
      <w:bookmarkStart w:id="894" w:name="_Toc37975196"/>
      <w:bookmarkStart w:id="895" w:name="_Toc37849805"/>
      <w:bookmarkStart w:id="896" w:name="_Toc38030579"/>
      <w:bookmarkEnd w:id="507"/>
      <w:bookmarkEnd w:id="882"/>
      <w:bookmarkEnd w:id="883"/>
      <w:bookmarkEnd w:id="884"/>
      <w:bookmarkEnd w:id="885"/>
      <w:bookmarkEnd w:id="886"/>
      <w:bookmarkEnd w:id="887"/>
      <w:bookmarkEnd w:id="888"/>
      <w:bookmarkEnd w:id="889"/>
      <w:bookmarkEnd w:id="890"/>
      <w:bookmarkEnd w:id="891"/>
      <w:bookmarkEnd w:id="892"/>
      <w:bookmarkEnd w:id="893"/>
      <w:bookmarkEnd w:id="894"/>
      <w:r w:rsidRPr="00000B20">
        <w:lastRenderedPageBreak/>
        <w:t>Last Inactive Date</w:t>
      </w:r>
      <w:r w:rsidR="00343642" w:rsidRPr="00000B20">
        <w:t xml:space="preserve"> for Exit Cohorts</w:t>
      </w:r>
      <w:bookmarkEnd w:id="895"/>
      <w:bookmarkEnd w:id="89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DTMcPO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ins w:id="897" w:author="Molly McEvilley" w:date="2020-11-12T11:56:00Z"/>
        </w:trPr>
        <w:tc>
          <w:tcPr>
            <w:tcW w:w="9355" w:type="dxa"/>
          </w:tcPr>
          <w:p w14:paraId="36409808" w14:textId="169A730F" w:rsidR="00D47604" w:rsidRPr="00B11BEB" w:rsidRDefault="00D47604" w:rsidP="00584131">
            <w:pPr>
              <w:pStyle w:val="NoSpacing"/>
              <w:rPr>
                <w:ins w:id="898" w:author="Molly McEvilley" w:date="2020-11-12T11:56:00Z"/>
              </w:rPr>
            </w:pPr>
            <w:proofErr w:type="spellStart"/>
            <w:ins w:id="899" w:author="Molly McEvilley" w:date="2020-11-12T11:57:00Z">
              <w:r>
                <w:t>QualifyingExitHHID</w:t>
              </w:r>
            </w:ins>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ins w:id="900" w:author="Molly McEvilley" w:date="2020-11-12T11:57:00Z"/>
        </w:trPr>
        <w:tc>
          <w:tcPr>
            <w:tcW w:w="9355" w:type="dxa"/>
          </w:tcPr>
          <w:p w14:paraId="5E482EE4" w14:textId="1A0699B8" w:rsidR="00D47604" w:rsidRPr="00B11BEB" w:rsidRDefault="00D47604" w:rsidP="00584131">
            <w:pPr>
              <w:pStyle w:val="NoSpacing"/>
              <w:rPr>
                <w:ins w:id="901" w:author="Molly McEvilley" w:date="2020-11-12T11:57:00Z"/>
              </w:rPr>
            </w:pPr>
            <w:ins w:id="902" w:author="Molly McEvilley" w:date="2020-11-12T11:57:00Z">
              <w:r>
                <w:t>ProjectType</w:t>
              </w:r>
            </w:ins>
          </w:p>
        </w:tc>
      </w:tr>
      <w:tr w:rsidR="00D47604" w14:paraId="3078C0F8" w14:textId="77777777" w:rsidTr="00584131">
        <w:trPr>
          <w:cantSplit/>
          <w:trHeight w:val="216"/>
          <w:ins w:id="903" w:author="Molly McEvilley" w:date="2020-11-12T11:57:00Z"/>
        </w:trPr>
        <w:tc>
          <w:tcPr>
            <w:tcW w:w="9355" w:type="dxa"/>
          </w:tcPr>
          <w:p w14:paraId="3A1771E2" w14:textId="772E6290" w:rsidR="00D47604" w:rsidRPr="00B11BEB" w:rsidRDefault="00D47604" w:rsidP="00584131">
            <w:pPr>
              <w:pStyle w:val="NoSpacing"/>
              <w:rPr>
                <w:ins w:id="904" w:author="Molly McEvilley" w:date="2020-11-12T11:57:00Z"/>
              </w:rPr>
            </w:pPr>
            <w:ins w:id="905" w:author="Molly McEvilley" w:date="2020-11-12T11:57:00Z">
              <w:r>
                <w:t>TrackingMethod</w:t>
              </w:r>
            </w:ins>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rPr>
          <w:ins w:id="906" w:author="Molly McEvilley" w:date="2020-12-03T09:34:00Z"/>
        </w:rPr>
      </w:pPr>
      <w:bookmarkStart w:id="907" w:name="_Toc37849806"/>
      <w:bookmarkStart w:id="908" w:name="_Toc38030580"/>
      <w:r w:rsidRPr="00000B20">
        <w:t xml:space="preserve">Set </w:t>
      </w:r>
      <w:proofErr w:type="spellStart"/>
      <w:r w:rsidRPr="00000B20">
        <w:t>SystemPath</w:t>
      </w:r>
      <w:proofErr w:type="spellEnd"/>
      <w:r w:rsidRPr="00000B20">
        <w:t xml:space="preserve"> for LSAExit</w:t>
      </w:r>
      <w:bookmarkEnd w:id="907"/>
      <w:bookmarkEnd w:id="908"/>
    </w:p>
    <w:p w14:paraId="2417F8C8" w14:textId="339CEB1B" w:rsidR="0053083E" w:rsidRPr="0081411E" w:rsidRDefault="0053083E">
      <w:pPr>
        <w:jc w:val="center"/>
        <w:pPrChange w:id="909" w:author="Molly McEvilley" w:date="2020-12-03T09:36:00Z">
          <w:pPr>
            <w:pStyle w:val="Heading2"/>
          </w:pPr>
        </w:pPrChange>
      </w:pPr>
      <w:ins w:id="910" w:author="Molly McEvilley" w:date="2020-12-03T09:34:00Z">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8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">
                  <v:shape id="AutoShape 448" o:spid="_x0000_s148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8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8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8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8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ins>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ins w:id="911" w:author="Molly McEvilley" w:date="2020-11-12T11:55:00Z"/>
        </w:trPr>
        <w:tc>
          <w:tcPr>
            <w:tcW w:w="9355" w:type="dxa"/>
          </w:tcPr>
          <w:p w14:paraId="0F44CD6A" w14:textId="71BBC04C" w:rsidR="00D47604" w:rsidRPr="000D5A2E" w:rsidRDefault="00D47604" w:rsidP="001203E2">
            <w:pPr>
              <w:pStyle w:val="NoSpacing"/>
              <w:rPr>
                <w:ins w:id="912" w:author="Molly McEvilley" w:date="2020-11-12T11:55:00Z"/>
              </w:rPr>
            </w:pPr>
            <w:proofErr w:type="spellStart"/>
            <w:ins w:id="913" w:author="Molly McEvilley" w:date="2020-11-12T11:55:00Z">
              <w:r>
                <w:t>QualifyingExitHHID</w:t>
              </w:r>
              <w:proofErr w:type="spellEnd"/>
            </w:ins>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1D09DA8E" w:rsidR="001203E2" w:rsidRPr="00AD7462" w:rsidRDefault="001203E2" w:rsidP="001203E2">
            <w:pPr>
              <w:pStyle w:val="NoSpacing"/>
              <w:rPr>
                <w:b/>
                <w:bCs/>
              </w:rPr>
            </w:pPr>
            <w:del w:id="914" w:author="Molly McEvilley" w:date="2020-11-12T11:54:00Z">
              <w:r w:rsidRPr="000D5A2E" w:rsidDel="00D47604">
                <w:delText>EntryDate</w:delText>
              </w:r>
            </w:del>
            <w:ins w:id="915" w:author="Molly McEvilley" w:date="2020-11-12T11:54:00Z">
              <w:r w:rsidR="00D47604">
                <w:t>HouseholdID</w:t>
              </w:r>
            </w:ins>
          </w:p>
        </w:tc>
      </w:tr>
      <w:tr w:rsidR="001203E2" w:rsidRPr="00323F4A" w14:paraId="365E68D7" w14:textId="77777777" w:rsidTr="00584131">
        <w:trPr>
          <w:cantSplit/>
          <w:trHeight w:val="216"/>
        </w:trPr>
        <w:tc>
          <w:tcPr>
            <w:tcW w:w="9355" w:type="dxa"/>
          </w:tcPr>
          <w:p w14:paraId="65458078" w14:textId="60682292" w:rsidR="001203E2" w:rsidRPr="00AD7462" w:rsidRDefault="00D47604" w:rsidP="001203E2">
            <w:pPr>
              <w:pStyle w:val="NoSpacing"/>
              <w:rPr>
                <w:b/>
                <w:bCs/>
              </w:rPr>
            </w:pPr>
            <w:ins w:id="916" w:author="Molly McEvilley" w:date="2020-11-12T11:54:00Z">
              <w:r>
                <w:lastRenderedPageBreak/>
                <w:t>Move</w:t>
              </w:r>
            </w:ins>
            <w:ins w:id="917" w:author="Molly McEvilley" w:date="2020-11-12T11:55:00Z">
              <w:r>
                <w:t>InDate</w:t>
              </w:r>
            </w:ins>
            <w:del w:id="918" w:author="Molly McEvilley" w:date="2020-11-12T11:54:00Z">
              <w:r w:rsidR="001203E2" w:rsidRPr="000D5A2E" w:rsidDel="00D47604">
                <w:delText xml:space="preserve">ExitDate </w:delText>
              </w:r>
            </w:del>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rPr>
          <w:ins w:id="919" w:author="Molly McEvilley" w:date="2020-12-17T14:26:00Z"/>
        </w:rPr>
      </w:pPr>
      <w:ins w:id="920" w:author="Molly McEvilley" w:date="2020-12-17T14:26:00Z">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ins>
    </w:p>
    <w:p w14:paraId="07CD1160" w14:textId="269509CE" w:rsidR="001B0540" w:rsidRDefault="003B6240" w:rsidP="00206475">
      <w:pPr>
        <w:pStyle w:val="ListParagraph"/>
        <w:numPr>
          <w:ilvl w:val="1"/>
          <w:numId w:val="53"/>
        </w:numPr>
        <w:rPr>
          <w:ins w:id="921" w:author="Molly McEvilley" w:date="2020-12-17T14:27: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del w:id="922" w:author="Molly McEvilley" w:date="2020-12-17T14:27:00Z">
        <w:r w:rsidR="00AD5200" w:rsidRPr="00AD5200" w:rsidDel="00206475">
          <w:delText>and</w:delText>
        </w:r>
      </w:del>
      <w:ins w:id="923" w:author="Molly McEvilley" w:date="2020-12-17T14:27:00Z">
        <w:r w:rsidR="00206475">
          <w:t>or</w:t>
        </w:r>
      </w:ins>
    </w:p>
    <w:p w14:paraId="3EA5F12A" w14:textId="1D4C2260" w:rsidR="00206475" w:rsidRDefault="00206475" w:rsidP="00206475">
      <w:pPr>
        <w:pStyle w:val="ListParagraph"/>
        <w:numPr>
          <w:ilvl w:val="1"/>
          <w:numId w:val="53"/>
        </w:numPr>
      </w:pPr>
      <w:proofErr w:type="spellStart"/>
      <w:ins w:id="924" w:author="Molly McEvilley" w:date="2020-12-17T14:27:00Z">
        <w:r>
          <w:rPr>
            <w:b/>
          </w:rPr>
          <w:t>LastInactive</w:t>
        </w:r>
        <w:proofErr w:type="spellEnd"/>
        <w:r>
          <w:rPr>
            <w:b/>
          </w:rPr>
          <w:t xml:space="preserve"> </w:t>
        </w:r>
        <w:r>
          <w:rPr>
            <w:bCs/>
          </w:rPr>
          <w:t xml:space="preserve">= 9/30/2012 and </w:t>
        </w:r>
      </w:ins>
      <w:ins w:id="925" w:author="Molly McEvilley" w:date="2020-12-17T14:28:00Z">
        <w:r>
          <w:rPr>
            <w:bCs/>
          </w:rPr>
          <w:t>[</w:t>
        </w:r>
      </w:ins>
      <w:ins w:id="926" w:author="Molly McEvilley" w:date="2020-12-17T14:27:00Z">
        <w:r w:rsidRPr="00206475">
          <w:rPr>
            <w:b/>
          </w:rPr>
          <w:t>ExitDate</w:t>
        </w:r>
        <w:r>
          <w:rPr>
            <w:bCs/>
          </w:rPr>
          <w:t xml:space="preserve"> is null or </w:t>
        </w:r>
        <w:r w:rsidRPr="00206475">
          <w:rPr>
            <w:b/>
          </w:rPr>
          <w:t>ExitDate</w:t>
        </w:r>
        <w:r>
          <w:rPr>
            <w:bCs/>
          </w:rPr>
          <w:t xml:space="preserve"> &gt; </w:t>
        </w:r>
      </w:ins>
      <w:ins w:id="927" w:author="Molly McEvilley" w:date="2020-12-17T14:28:00Z">
        <w:r>
          <w:rPr>
            <w:bCs/>
          </w:rPr>
          <w:t>9/30/2012]</w:t>
        </w:r>
      </w:ins>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lastRenderedPageBreak/>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28" w:name="_LSACalculated_Population_Identifier_1"/>
      <w:bookmarkStart w:id="929" w:name="_Toc31197328"/>
      <w:bookmarkStart w:id="930" w:name="_Toc31197329"/>
      <w:bookmarkStart w:id="931" w:name="_Toc31197330"/>
      <w:bookmarkStart w:id="932" w:name="_Toc31197331"/>
      <w:bookmarkStart w:id="933" w:name="_Toc31197332"/>
      <w:bookmarkStart w:id="934" w:name="_Toc31197333"/>
      <w:bookmarkStart w:id="935" w:name="_Toc31197334"/>
      <w:bookmarkStart w:id="936" w:name="_Toc31197335"/>
      <w:bookmarkStart w:id="937" w:name="_Toc31197336"/>
      <w:bookmarkStart w:id="938" w:name="_Toc511743960"/>
      <w:bookmarkStart w:id="939" w:name="_Toc511743961"/>
      <w:bookmarkStart w:id="940" w:name="_Toc511743962"/>
      <w:bookmarkStart w:id="941" w:name="_Toc511743983"/>
      <w:bookmarkStart w:id="942" w:name="_Toc511743984"/>
      <w:bookmarkStart w:id="943" w:name="_Toc511743985"/>
      <w:bookmarkStart w:id="944" w:name="_Toc511743986"/>
      <w:bookmarkStart w:id="945" w:name="_Toc511743987"/>
      <w:bookmarkStart w:id="946" w:name="_Toc511743988"/>
      <w:bookmarkStart w:id="947" w:name="_Toc511743989"/>
      <w:bookmarkStart w:id="948" w:name="_Toc511743990"/>
      <w:bookmarkStart w:id="949" w:name="_Toc511744006"/>
      <w:bookmarkStart w:id="950" w:name="_Toc511744007"/>
      <w:bookmarkStart w:id="951" w:name="_Toc511744008"/>
      <w:bookmarkStart w:id="952" w:name="_Toc511744009"/>
      <w:bookmarkStart w:id="953" w:name="_Get_LSACalculated_Population"/>
      <w:bookmarkStart w:id="954" w:name="_LSACalculated_Population_Identifier"/>
      <w:bookmarkStart w:id="955" w:name="_Toc31197397"/>
      <w:bookmarkStart w:id="956" w:name="_Toc31197398"/>
      <w:bookmarkStart w:id="957" w:name="_Toc31197399"/>
      <w:bookmarkStart w:id="958" w:name="_Toc31197400"/>
      <w:bookmarkStart w:id="959" w:name="_Toc31197401"/>
      <w:bookmarkStart w:id="960" w:name="_Toc31197402"/>
      <w:bookmarkStart w:id="961" w:name="_Toc31197403"/>
      <w:bookmarkStart w:id="962" w:name="_Toc31197404"/>
      <w:bookmarkStart w:id="963" w:name="_Toc31197405"/>
      <w:bookmarkStart w:id="964" w:name="_Toc511744151"/>
      <w:bookmarkStart w:id="965" w:name="_Toc511744152"/>
      <w:bookmarkStart w:id="966" w:name="_Toc511744153"/>
      <w:bookmarkStart w:id="967" w:name="_Toc511744154"/>
      <w:bookmarkStart w:id="968" w:name="_Toc511744155"/>
      <w:bookmarkStart w:id="969" w:name="_Toc511744156"/>
      <w:bookmarkStart w:id="970" w:name="_Toc511744181"/>
      <w:bookmarkStart w:id="971" w:name="_Toc511744182"/>
      <w:bookmarkStart w:id="972" w:name="_Toc511744250"/>
      <w:bookmarkStart w:id="973" w:name="_Toc511744251"/>
      <w:bookmarkStart w:id="974" w:name="_Toc511744252"/>
      <w:bookmarkStart w:id="975" w:name="_Toc31197822"/>
      <w:bookmarkStart w:id="976" w:name="_Toc31197823"/>
      <w:bookmarkStart w:id="977" w:name="_Toc31197824"/>
      <w:bookmarkStart w:id="978" w:name="_Toc31197825"/>
      <w:bookmarkStart w:id="979" w:name="_Toc31197826"/>
      <w:bookmarkStart w:id="980" w:name="_Toc31197827"/>
      <w:bookmarkStart w:id="981" w:name="_Toc31197828"/>
      <w:bookmarkStart w:id="982" w:name="_Toc31197829"/>
      <w:bookmarkStart w:id="983" w:name="_Toc31197830"/>
      <w:bookmarkStart w:id="984" w:name="_Toc511744338"/>
      <w:bookmarkStart w:id="985" w:name="_Toc31198235"/>
      <w:bookmarkStart w:id="986" w:name="_Toc37849807"/>
      <w:bookmarkStart w:id="987" w:name="_Toc38030581"/>
      <w:bookmarkStart w:id="988" w:name="_Toc506721211"/>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r>
        <w:t>LSAExit</w:t>
      </w:r>
      <w:bookmarkEnd w:id="986"/>
      <w:bookmarkEnd w:id="98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89" w:name="_HMIS_Business_Logic:_6"/>
      <w:bookmarkStart w:id="990" w:name="_Toc37849808"/>
      <w:bookmarkEnd w:id="98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pPr>
      <w:bookmarkStart w:id="991" w:name="_Toc38030582"/>
      <w:r w:rsidRPr="00C52062">
        <w:lastRenderedPageBreak/>
        <w:t>HMIS Business Logic</w:t>
      </w:r>
      <w:r>
        <w:t xml:space="preserve">: </w:t>
      </w:r>
      <w:proofErr w:type="spellStart"/>
      <w:r>
        <w:t>LSACalculated</w:t>
      </w:r>
      <w:bookmarkEnd w:id="990"/>
      <w:bookmarkEnd w:id="991"/>
      <w:proofErr w:type="spellEnd"/>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077AC86D" w:rsidR="00311316" w:rsidRDefault="00311316" w:rsidP="0083187A">
      <w:pPr>
        <w:pStyle w:val="ListParagraph"/>
        <w:numPr>
          <w:ilvl w:val="0"/>
          <w:numId w:val="84"/>
        </w:numPr>
      </w:pPr>
      <w:r>
        <w:t>Counts are only included if they are greater than zero.</w:t>
      </w:r>
    </w:p>
    <w:p w14:paraId="21E1FB90" w14:textId="0FE8C2E2" w:rsidR="002B6231" w:rsidRPr="00C52062" w:rsidRDefault="002B6231" w:rsidP="0088191A">
      <w:pPr>
        <w:pStyle w:val="Heading2"/>
      </w:pPr>
      <w:bookmarkStart w:id="992" w:name="_Get_Average_Days_3"/>
      <w:bookmarkStart w:id="993" w:name="_Toc37849809"/>
      <w:bookmarkStart w:id="994" w:name="_Toc38030583"/>
      <w:bookmarkEnd w:id="992"/>
      <w:r w:rsidRPr="00C52062">
        <w:t xml:space="preserve">Get Average Days for </w:t>
      </w:r>
      <w:r>
        <w:t>Length of Time Homeless</w:t>
      </w:r>
      <w:bookmarkEnd w:id="988"/>
      <w:bookmarkEnd w:id="993"/>
      <w:bookmarkEnd w:id="99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iVmqqeAwAA&#10;BQsAAA4AAAAAAAAAAAAAAAAALgIAAGRycy9lMm9Eb2MueG1sUEsBAi0AFAAGAAgAAAAhANPK7NLb&#10;AAAABAEAAA8AAAAAAAAAAAAAAAAA+AUAAGRycy9kb3ducmV2LnhtbFBLBQYAAAAABAAEAPMAAAAA&#10;Bw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40E4F4C6" w14:textId="6DB7DDAD" w:rsidR="00624F1D" w:rsidRDefault="0098593E" w:rsidP="00624F1D">
      <w:r>
        <w:t xml:space="preserve">Required populations and household types for </w:t>
      </w:r>
      <w:r w:rsidR="00702792" w:rsidRPr="00A6067F">
        <w:t xml:space="preserve">rows 1-9 </w:t>
      </w:r>
      <w:r>
        <w:t>are shown in the table below.</w:t>
      </w:r>
    </w:p>
    <w:p w14:paraId="7EC9FEA6" w14:textId="41C01BD3"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tlsa_Household.</w:t>
      </w:r>
      <w:r w:rsidR="00E52C6A" w:rsidRPr="0030608E">
        <w:rPr>
          <w:b/>
          <w:bCs/>
        </w:rPr>
        <w:t>HHType</w:t>
      </w:r>
      <w:proofErr w:type="spellEnd"/>
      <w:r w:rsidR="00E52C6A">
        <w:t>.</w:t>
      </w:r>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01F84FBD"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98593E" w:rsidRPr="0098593E">
        <w:rPr>
          <w:rFonts w:cstheme="minorHAnsi"/>
        </w:rPr>
        <w:t xml:space="preserve"> </w:t>
      </w:r>
      <w:r w:rsidR="0098593E">
        <w:rPr>
          <w:rFonts w:cstheme="minorHAnsi"/>
        </w:rPr>
        <w:t xml:space="preserve">that occur in </w:t>
      </w:r>
      <w:proofErr w:type="spellStart"/>
      <w:r w:rsidR="0098593E">
        <w:rPr>
          <w:rFonts w:cstheme="minorHAnsi"/>
        </w:rPr>
        <w:t>LSAHousehold</w:t>
      </w:r>
      <w:proofErr w:type="spellEnd"/>
      <w:r w:rsidR="0098593E">
        <w:rPr>
          <w:rFonts w:cstheme="minorHAnsi"/>
        </w:rPr>
        <w:t xml:space="preserve"> with a non-zero value in the source column</w:t>
      </w:r>
      <w:r w:rsidR="00311316">
        <w:rPr>
          <w:rFonts w:cstheme="minorHAnsi"/>
        </w:rPr>
        <w:t>.</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995" w:name="_Toc31198237"/>
      <w:bookmarkStart w:id="996" w:name="_Toc31198238"/>
      <w:bookmarkEnd w:id="995"/>
      <w:bookmarkEnd w:id="99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97" w:name="_Toc37849810"/>
      <w:bookmarkStart w:id="998" w:name="_Toc38030584"/>
      <w:r w:rsidRPr="00C52062">
        <w:t xml:space="preserve">Get Average Days for </w:t>
      </w:r>
      <w:r>
        <w:t>Length of Time Homeless by System Path</w:t>
      </w:r>
      <w:bookmarkEnd w:id="997"/>
      <w:bookmarkEnd w:id="99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U/oA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K6mlP6AD&#10;AAAFCwAADgAAAAAAAAAAAAAAAAAuAgAAZHJzL2Uyb0RvYy54bWxQSwECLQAUAAYACAAAACEA08rs&#10;0tsAAAAEAQAADwAAAAAAAAAAAAAAAAD6BQAAZHJzL2Rvd25yZXYueG1sUEsFBgAAAAAEAAQA8wAA&#10;AAIHA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17859E5F" w:rsidR="00F653FB" w:rsidRDefault="00F653FB" w:rsidP="001210A8">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p>
    <w:p w14:paraId="197C5824" w14:textId="77777777" w:rsidR="00F653FB" w:rsidRDefault="00F653FB" w:rsidP="001210A8">
      <w:r>
        <w:t xml:space="preserve">The </w:t>
      </w:r>
      <w:r w:rsidRPr="0044267F">
        <w:rPr>
          <w:b/>
          <w:bCs/>
        </w:rPr>
        <w:t>HHType</w:t>
      </w:r>
      <w:r>
        <w:t xml:space="preserve"> column indicates the household types for which the population is relevant.</w:t>
      </w:r>
    </w:p>
    <w:p w14:paraId="524E2FA6" w14:textId="77777777" w:rsidR="00F653FB" w:rsidRDefault="00F653FB" w:rsidP="001210A8">
      <w:pPr>
        <w:pStyle w:val="ListParagraph"/>
        <w:numPr>
          <w:ilvl w:val="0"/>
          <w:numId w:val="16"/>
        </w:numPr>
      </w:pPr>
      <w:r>
        <w:t>Zero (0) represents a count of all records that meet the criteria, regardless of household type.</w:t>
      </w:r>
    </w:p>
    <w:p w14:paraId="6680D86C" w14:textId="06063F43"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38B59BCC" w14:textId="40419EFA" w:rsidR="00624F1D"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999" w:name="_Toc31198693"/>
      <w:bookmarkStart w:id="1000" w:name="_Get_Average_Days_1"/>
      <w:bookmarkStart w:id="1001" w:name="_Toc506721212"/>
      <w:bookmarkEnd w:id="999"/>
      <w:bookmarkEnd w:id="100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002" w:name="_Toc37849811"/>
      <w:bookmarkStart w:id="1003" w:name="_Toc38030585"/>
      <w:r w:rsidRPr="00C52062">
        <w:t>Get Average Days for Cumulative Length of Time Housed in PSH</w:t>
      </w:r>
      <w:bookmarkEnd w:id="1001"/>
      <w:bookmarkEnd w:id="1002"/>
      <w:bookmarkEnd w:id="100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zRpA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mY&#10;XNGkAwAABQ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r>
        <w:t xml:space="preserve">The </w:t>
      </w:r>
      <w:r w:rsidRPr="00E32D42">
        <w:rPr>
          <w:b/>
          <w:bCs/>
        </w:rPr>
        <w:t>HHType</w:t>
      </w:r>
      <w:r>
        <w:t xml:space="preserve"> column indicates the household types for which the population is relevant.</w:t>
      </w:r>
    </w:p>
    <w:p w14:paraId="6C061349" w14:textId="77777777" w:rsidR="00223591" w:rsidRDefault="00223591" w:rsidP="0030608E">
      <w:pPr>
        <w:pStyle w:val="ListParagraph"/>
        <w:numPr>
          <w:ilvl w:val="0"/>
          <w:numId w:val="16"/>
        </w:numPr>
      </w:pPr>
      <w:r>
        <w:lastRenderedPageBreak/>
        <w:t>Zero (0) represents a count of all records that meet the criteria, regardless of household type.</w:t>
      </w:r>
    </w:p>
    <w:p w14:paraId="05AE7638" w14:textId="3C7257D1"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99FB90E" w14:textId="253A9750" w:rsidR="00624F1D" w:rsidRDefault="00624F1D" w:rsidP="0083187A">
      <w:bookmarkStart w:id="1004" w:name="_Hlk48798519"/>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004"/>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005" w:name="_Toc34145685"/>
      <w:bookmarkStart w:id="1006" w:name="_Toc34145686"/>
      <w:bookmarkStart w:id="1007" w:name="_Get_Average_Days_2"/>
      <w:bookmarkStart w:id="1008" w:name="_Toc506721213"/>
      <w:bookmarkStart w:id="1009" w:name="_Toc37849812"/>
      <w:bookmarkStart w:id="1010" w:name="_Toc38030586"/>
      <w:bookmarkEnd w:id="1005"/>
      <w:bookmarkEnd w:id="1006"/>
      <w:bookmarkEnd w:id="1007"/>
      <w:r w:rsidRPr="00C52062">
        <w:t>Get Average Days for Length of Time in RRH Projects</w:t>
      </w:r>
      <w:bookmarkEnd w:id="1008"/>
      <w:bookmarkEnd w:id="1009"/>
      <w:bookmarkEnd w:id="101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Lt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LQW&#10;Qu2kAwAABQsAAA4AAAAAAAAAAAAAAAAALgIAAGRycy9lMm9Eb2MueG1sUEsBAi0AFAAGAAgAAAAh&#10;ANPK7NLbAAAABAEAAA8AAAAAAAAAAAAAAAAA/gUAAGRycy9kb3ducmV2LnhtbFBLBQYAAAAABAAE&#10;APMAAAAGBw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01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pPr>
      <w:r>
        <w:t xml:space="preserve">The </w:t>
      </w:r>
      <w:r w:rsidRPr="00021E71">
        <w:rPr>
          <w:b/>
          <w:bCs/>
        </w:rPr>
        <w:t>HHType</w:t>
      </w:r>
      <w:r>
        <w:t xml:space="preserve"> column indicates the household types for which the population is relevant.</w:t>
      </w:r>
    </w:p>
    <w:p w14:paraId="31561598" w14:textId="77777777" w:rsidR="00223591" w:rsidRDefault="00223591" w:rsidP="00223591">
      <w:pPr>
        <w:pStyle w:val="ListParagraph"/>
        <w:numPr>
          <w:ilvl w:val="1"/>
          <w:numId w:val="16"/>
        </w:numPr>
      </w:pPr>
      <w:r>
        <w:t>Zero (0) represents a count of all records that meet the criteria, regardless of household type.</w:t>
      </w:r>
    </w:p>
    <w:p w14:paraId="59B9B5A7" w14:textId="78558FA3" w:rsidR="00223591" w:rsidRDefault="00EB1C9F" w:rsidP="00EB1C9F">
      <w:pPr>
        <w:pStyle w:val="ListParagraph"/>
        <w:numPr>
          <w:ilvl w:val="1"/>
          <w:numId w:val="16"/>
        </w:numPr>
      </w:pPr>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5745136" w14:textId="049F5C72" w:rsidR="00624F1D" w:rsidRPr="00E32D42"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012" w:name="_Toc34145696"/>
      <w:bookmarkStart w:id="1013" w:name="_Toc34145697"/>
      <w:bookmarkStart w:id="1014" w:name="_Toc506721215"/>
      <w:bookmarkStart w:id="1015" w:name="_Toc37849813"/>
      <w:bookmarkStart w:id="1016" w:name="_Toc38030587"/>
      <w:bookmarkEnd w:id="1011"/>
      <w:bookmarkEnd w:id="1012"/>
      <w:bookmarkEnd w:id="1013"/>
      <w:r w:rsidRPr="00C52062">
        <w:t>Get Average Days to Return/Re-engage by Last Project Type</w:t>
      </w:r>
      <w:bookmarkEnd w:id="1014"/>
      <w:bookmarkEnd w:id="1015"/>
      <w:bookmarkEnd w:id="101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nPow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ncA5&#10;z6MDAAAICwAADgAAAAAAAAAAAAAAAAAuAgAAZHJzL2Uyb0RvYy54bWxQSwECLQAUAAYACAAAACEA&#10;08rs0tsAAAAEAQAADwAAAAAAAAAAAAAAAAD9BQAAZHJzL2Rvd25yZXYueG1sUEsFBgAAAAAEAAQA&#10;8wAAAAUHA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r>
        <w:t xml:space="preserve">The </w:t>
      </w:r>
      <w:r w:rsidRPr="00E32D42">
        <w:rPr>
          <w:b/>
          <w:bCs/>
        </w:rPr>
        <w:t>HHType</w:t>
      </w:r>
      <w:r>
        <w:t xml:space="preserve"> column indicates the household types for which the population is relevant.</w:t>
      </w:r>
    </w:p>
    <w:p w14:paraId="0686601A" w14:textId="77777777" w:rsidR="00AF0808" w:rsidRDefault="00AF0808" w:rsidP="0030608E">
      <w:pPr>
        <w:pStyle w:val="ListParagraph"/>
        <w:numPr>
          <w:ilvl w:val="0"/>
          <w:numId w:val="16"/>
        </w:numPr>
      </w:pPr>
      <w:r>
        <w:t>Zero (0) represents a count of all records that meet the criteria, regardless of household type.</w:t>
      </w:r>
    </w:p>
    <w:p w14:paraId="6C217027" w14:textId="70AA2291" w:rsidR="00AF0808" w:rsidRDefault="00AF0808" w:rsidP="00EB1C9F">
      <w:pPr>
        <w:pStyle w:val="ListParagraph"/>
        <w:numPr>
          <w:ilvl w:val="1"/>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tlsa_Exit.</w:t>
      </w:r>
      <w:r w:rsidRPr="00EB1C9F">
        <w:rPr>
          <w:b/>
          <w:bCs/>
        </w:rPr>
        <w:t>HHType</w:t>
      </w:r>
      <w:proofErr w:type="spellEnd"/>
      <w:r>
        <w:t>.</w:t>
      </w:r>
    </w:p>
    <w:p w14:paraId="49FD101F" w14:textId="72434DB2" w:rsidR="00624F1D" w:rsidRDefault="00624F1D" w:rsidP="0083187A">
      <w:bookmarkStart w:id="1017" w:name="_Hlk4879870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83187A">
        <w:rPr>
          <w:rFonts w:cstheme="minorHAnsi"/>
          <w:b/>
          <w:bCs/>
        </w:rPr>
        <w:t>ReturnTime</w:t>
      </w:r>
      <w:proofErr w:type="spellEnd"/>
      <w:r>
        <w:rPr>
          <w:rFonts w:cstheme="minorHAnsi"/>
        </w:rPr>
        <w:t xml:space="preserve"> &gt; 0.</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017"/>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018" w:name="_Get_Average_Days"/>
      <w:bookmarkStart w:id="1019" w:name="_Toc37973614"/>
      <w:bookmarkStart w:id="1020" w:name="_Toc37974167"/>
      <w:bookmarkStart w:id="1021" w:name="_Toc37974718"/>
      <w:bookmarkStart w:id="1022" w:name="_Toc37975206"/>
      <w:bookmarkStart w:id="1023" w:name="_Toc37849814"/>
      <w:bookmarkStart w:id="1024" w:name="_Toc38030588"/>
      <w:bookmarkStart w:id="1025" w:name="_Toc506721216"/>
      <w:bookmarkEnd w:id="1018"/>
      <w:bookmarkEnd w:id="1019"/>
      <w:bookmarkEnd w:id="1020"/>
      <w:bookmarkEnd w:id="1021"/>
      <w:bookmarkEnd w:id="1022"/>
      <w:r w:rsidRPr="00C52062">
        <w:t>Get Average Days to Return/Re-engage by Population</w:t>
      </w:r>
      <w:bookmarkEnd w:id="1023"/>
      <w:bookmarkEnd w:id="102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q308AnwMA&#10;AAoLAAAOAAAAAAAAAAAAAAAAAC4CAABkcnMvZTJvRG9jLnhtbFBLAQItABQABgAIAAAAIQDTyuzS&#10;2wAAAAQBAAAPAAAAAAAAAAAAAAAAAPkFAABkcnMvZG93bnJldi54bWxQSwUGAAAAAAQABADzAAAA&#10;AQcAAAAA&#10;">
                <v:shape id="AutoShape 390" o:spid="_x0000_s150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0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1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r w:rsidR="007023B9">
        <w:rPr>
          <w:b/>
        </w:rPr>
        <w:t xml:space="preserve"> </w:t>
      </w:r>
      <w:r w:rsidR="007023B9">
        <w:rPr>
          <w:bCs/>
        </w:rPr>
        <w:t xml:space="preserve">in </w:t>
      </w:r>
      <w:proofErr w:type="spellStart"/>
      <w:r w:rsidR="007023B9">
        <w:rPr>
          <w:bCs/>
        </w:rPr>
        <w:t>LSACalculated</w:t>
      </w:r>
      <w:proofErr w:type="spellEnd"/>
      <w:r w:rsidRPr="005E354D">
        <w:t xml:space="preserve"> should be -1 for these records</w:t>
      </w:r>
      <w:r w:rsidR="007023B9">
        <w:t xml:space="preserve">; records are selected for inclusion regardless of the </w:t>
      </w:r>
      <w:proofErr w:type="spellStart"/>
      <w:r w:rsidR="007023B9" w:rsidRPr="0030608E">
        <w:rPr>
          <w:b/>
          <w:bCs/>
        </w:rPr>
        <w:t>SystemPath</w:t>
      </w:r>
      <w:proofErr w:type="spellEnd"/>
      <w:r w:rsidR="007023B9">
        <w:t xml:space="preserve"> value in LSAExit</w:t>
      </w:r>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r>
        <w:t xml:space="preserve">The </w:t>
      </w:r>
      <w:r w:rsidRPr="00E32D42">
        <w:rPr>
          <w:b/>
          <w:bCs/>
        </w:rPr>
        <w:t>HHType</w:t>
      </w:r>
      <w:r>
        <w:t xml:space="preserve"> column indicates the household types for which the population is relevant.</w:t>
      </w:r>
    </w:p>
    <w:p w14:paraId="4584D8AE" w14:textId="77777777" w:rsidR="005E2341" w:rsidRDefault="005E2341" w:rsidP="0030608E">
      <w:pPr>
        <w:pStyle w:val="ListParagraph"/>
        <w:numPr>
          <w:ilvl w:val="0"/>
          <w:numId w:val="16"/>
        </w:numPr>
      </w:pPr>
      <w:r>
        <w:t>Zero (0) represents a count of all records that meet the criteria, regardless of household type.</w:t>
      </w:r>
    </w:p>
    <w:p w14:paraId="4F01D3CA" w14:textId="1795F722" w:rsidR="00EB1C9F"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98BE871"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26" w:name="_Toc31198752"/>
      <w:bookmarkEnd w:id="1026"/>
      <w:r w:rsidRPr="005E354D">
        <w:rPr>
          <w:b/>
        </w:rPr>
        <w:t>ProjectID</w:t>
      </w:r>
      <w:r>
        <w:t xml:space="preserve"> is </w:t>
      </w:r>
      <w:r w:rsidR="00143E83">
        <w:t>NULL</w:t>
      </w:r>
      <w:r>
        <w:t>.</w:t>
      </w:r>
    </w:p>
    <w:p w14:paraId="5E249D45" w14:textId="26A7586E" w:rsidR="002B6231" w:rsidRDefault="002B6231" w:rsidP="0088191A">
      <w:pPr>
        <w:pStyle w:val="Heading2"/>
      </w:pPr>
      <w:bookmarkStart w:id="1027" w:name="_Toc37849815"/>
      <w:bookmarkStart w:id="1028" w:name="_Toc38030589"/>
      <w:r w:rsidRPr="00C52062">
        <w:t xml:space="preserve">Get Average Days to Return/Re-engage by </w:t>
      </w:r>
      <w:r>
        <w:t>System Path</w:t>
      </w:r>
      <w:bookmarkEnd w:id="1025"/>
      <w:bookmarkEnd w:id="1027"/>
      <w:bookmarkEnd w:id="102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1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BRE&#10;cqMDAAAKCwAADgAAAAAAAAAAAAAAAAAuAgAAZHJzL2Uyb0RvYy54bWxQSwECLQAUAAYACAAAACEA&#10;08rs0tsAAAAEAQAADwAAAAAAAAAAAAAAAAD9BQAAZHJzL2Rvd25yZXYueG1sUEsFBgAAAAAEAAQA&#10;8wAAAAUHAAAAAA==&#10;">
                <v:shape id="AutoShape 390" o:spid="_x0000_s151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1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1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Pr>
          <w:rFonts w:cstheme="minorHAnsi"/>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r>
        <w:t xml:space="preserve">The </w:t>
      </w:r>
      <w:r w:rsidRPr="0044267F">
        <w:rPr>
          <w:b/>
          <w:bCs/>
        </w:rPr>
        <w:t>HHType</w:t>
      </w:r>
      <w:r>
        <w:t xml:space="preserve"> column indicates the household types for which the population is relevant.</w:t>
      </w:r>
    </w:p>
    <w:p w14:paraId="6D8ACC32" w14:textId="77777777" w:rsidR="00DF212A" w:rsidRDefault="00DF212A" w:rsidP="00DF212A">
      <w:pPr>
        <w:pStyle w:val="ListParagraph"/>
        <w:numPr>
          <w:ilvl w:val="0"/>
          <w:numId w:val="16"/>
        </w:numPr>
      </w:pPr>
      <w:r>
        <w:t>Zero (0) represents a count of all records that meet the criteria, regardless of household type.</w:t>
      </w:r>
    </w:p>
    <w:p w14:paraId="5AE487A8" w14:textId="2EA5B1F8" w:rsidR="00DF212A"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4FC3A50C" w14:textId="77777777" w:rsidR="00D76EA4" w:rsidRDefault="00D76EA4" w:rsidP="00D76EA4">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29" w:name="_Toc31198754"/>
      <w:bookmarkStart w:id="1030" w:name="_Toc37973617"/>
      <w:bookmarkStart w:id="1031" w:name="_Toc37974170"/>
      <w:bookmarkStart w:id="1032" w:name="_Toc37974721"/>
      <w:bookmarkStart w:id="1033" w:name="_Toc37975209"/>
      <w:bookmarkStart w:id="1034" w:name="_Toc506721217"/>
      <w:bookmarkStart w:id="1035" w:name="_Toc37849816"/>
      <w:bookmarkStart w:id="1036" w:name="_Toc38030590"/>
      <w:bookmarkStart w:id="1037" w:name="_Toc499544018"/>
      <w:bookmarkEnd w:id="1029"/>
      <w:bookmarkEnd w:id="1030"/>
      <w:bookmarkEnd w:id="1031"/>
      <w:bookmarkEnd w:id="1032"/>
      <w:bookmarkEnd w:id="1033"/>
      <w:r w:rsidRPr="00C52062">
        <w:t>Get Average Days to Return/Re-engage by Exit Destination</w:t>
      </w:r>
      <w:bookmarkEnd w:id="1034"/>
      <w:bookmarkEnd w:id="1035"/>
      <w:bookmarkEnd w:id="103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1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EOoA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WTchDqAD&#10;AAAKCwAADgAAAAAAAAAAAAAAAAAuAgAAZHJzL2Uyb0RvYy54bWxQSwECLQAUAAYACAAAACEA08rs&#10;0tsAAAAEAQAADwAAAAAAAAAAAAAAAAD6BQAAZHJzL2Rvd25yZXYueG1sUEsFBgAAAAAEAAQA8wAA&#10;AAIHAAAAAA==&#10;">
                <v:shape id="AutoShape 390" o:spid="_x0000_s151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1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lastRenderedPageBreak/>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038" w:name="_Toc499292041"/>
      <w:bookmarkStart w:id="1039" w:name="_Toc499544003"/>
      <w:bookmarkStart w:id="104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r>
        <w:t xml:space="preserve">The </w:t>
      </w:r>
      <w:r w:rsidRPr="0044267F">
        <w:rPr>
          <w:b/>
          <w:bCs/>
        </w:rPr>
        <w:t>HHType</w:t>
      </w:r>
      <w:r>
        <w:t xml:space="preserve"> column indicates the household types for which the population is relevant.</w:t>
      </w:r>
    </w:p>
    <w:p w14:paraId="63B725FC" w14:textId="77777777" w:rsidR="00D76EA4" w:rsidRDefault="00D76EA4" w:rsidP="005357DE">
      <w:pPr>
        <w:pStyle w:val="ListParagraph"/>
        <w:numPr>
          <w:ilvl w:val="0"/>
          <w:numId w:val="16"/>
        </w:numPr>
      </w:pPr>
      <w:r>
        <w:t>Zero (0) represents a count of all records that meet the criteria, regardless of household type.</w:t>
      </w:r>
    </w:p>
    <w:p w14:paraId="043920E6" w14:textId="77777777" w:rsidR="00D76EA4" w:rsidRDefault="00D76EA4" w:rsidP="005357DE">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EAFBDB2"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041" w:name="_Toc31198792"/>
      <w:bookmarkEnd w:id="104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042" w:name="_Toc37849817"/>
      <w:bookmarkStart w:id="1043" w:name="_Toc38030591"/>
      <w:r>
        <w:lastRenderedPageBreak/>
        <w:t xml:space="preserve">Get Counts of </w:t>
      </w:r>
      <w:r w:rsidR="0078061B">
        <w:t xml:space="preserve">People </w:t>
      </w:r>
      <w:r w:rsidR="00A355EA">
        <w:t xml:space="preserve">by Project and </w:t>
      </w:r>
      <w:r w:rsidR="00772636">
        <w:t>Household Characteristics</w:t>
      </w:r>
      <w:bookmarkEnd w:id="1042"/>
      <w:bookmarkEnd w:id="104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004824" w:rsidRDefault="00004824"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004824" w:rsidRDefault="00004824"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004824" w:rsidRDefault="00004824"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004824" w:rsidRDefault="00004824"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004824" w:rsidRDefault="00004824"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pPr>
      <w:r w:rsidRPr="00BB785F">
        <w:rPr>
          <w:b/>
        </w:rPr>
        <w:t>ExitDate</w:t>
      </w:r>
      <w:r>
        <w:t xml:space="preserve"> is NULL; or </w:t>
      </w:r>
    </w:p>
    <w:p w14:paraId="45D1C225" w14:textId="77777777" w:rsidR="006F366B" w:rsidRPr="006F366B" w:rsidRDefault="006F366B" w:rsidP="00722600">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B11E07B" w14:textId="77777777" w:rsidR="006F366B" w:rsidRPr="006E2100" w:rsidRDefault="006F366B" w:rsidP="006F366B">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2F63D24D" w14:textId="77777777" w:rsidR="0093545C" w:rsidRDefault="0093545C" w:rsidP="0083187A">
      <w:r>
        <w:t xml:space="preserve">The </w:t>
      </w:r>
      <w:r w:rsidRPr="000418B1">
        <w:rPr>
          <w:b/>
          <w:bCs/>
        </w:rPr>
        <w:t>HHType</w:t>
      </w:r>
      <w:r>
        <w:t xml:space="preserve"> column indicates the household types for which the population is relevant.</w:t>
      </w:r>
    </w:p>
    <w:p w14:paraId="2387A187" w14:textId="77777777" w:rsidR="0093545C" w:rsidRDefault="0093545C" w:rsidP="005357DE">
      <w:pPr>
        <w:pStyle w:val="ListParagraph"/>
        <w:numPr>
          <w:ilvl w:val="0"/>
          <w:numId w:val="16"/>
        </w:numPr>
      </w:pPr>
      <w:r>
        <w:t>Zero (0) represents a count of all records that meet the criteria, regardless of household type.</w:t>
      </w:r>
    </w:p>
    <w:p w14:paraId="254C6B72"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277E757B" w:rsidR="00C80ABF" w:rsidRPr="004C74F2" w:rsidRDefault="00C80ABF"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lastRenderedPageBreak/>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pPr>
            <w:r w:rsidRPr="00F016B9">
              <w:t>6</w:t>
            </w:r>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044" w:name="_Toc525229521"/>
      <w:bookmarkStart w:id="1045" w:name="_Toc525229522"/>
      <w:bookmarkStart w:id="1046" w:name="_Toc525229523"/>
      <w:bookmarkStart w:id="1047" w:name="_Toc525229524"/>
      <w:bookmarkStart w:id="1048" w:name="_Toc525229525"/>
      <w:bookmarkStart w:id="1049" w:name="_Toc525229526"/>
      <w:bookmarkStart w:id="1050" w:name="_Toc525229527"/>
      <w:bookmarkStart w:id="1051" w:name="_Toc37849818"/>
      <w:bookmarkStart w:id="1052" w:name="_Toc38030592"/>
      <w:bookmarkEnd w:id="1044"/>
      <w:bookmarkEnd w:id="1045"/>
      <w:bookmarkEnd w:id="1046"/>
      <w:bookmarkEnd w:id="1047"/>
      <w:bookmarkEnd w:id="1048"/>
      <w:bookmarkEnd w:id="1049"/>
      <w:bookmarkEnd w:id="1050"/>
      <w:r>
        <w:t>Get Counts of People by Project Type and Household Characteristics</w:t>
      </w:r>
      <w:bookmarkEnd w:id="1051"/>
      <w:bookmarkEnd w:id="105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3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">
                <v:shape id="AutoShape 15" o:spid="_x0000_s153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3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004824" w:rsidRDefault="00004824" w:rsidP="00F824D6">
                        <w:pPr>
                          <w:pStyle w:val="Style3"/>
                        </w:pPr>
                        <w:r>
                          <w:t>lsa_Calculated</w:t>
                        </w:r>
                      </w:p>
                    </w:txbxContent>
                  </v:textbox>
                </v:shape>
                <v:shape id="AutoShape 390" o:spid="_x0000_s153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004824" w:rsidRDefault="00004824" w:rsidP="00F824D6">
                        <w:pPr>
                          <w:pStyle w:val="Style3"/>
                        </w:pPr>
                        <w:proofErr w:type="spellStart"/>
                        <w:r>
                          <w:t>tlsa_CohortDates</w:t>
                        </w:r>
                        <w:proofErr w:type="spellEnd"/>
                      </w:p>
                    </w:txbxContent>
                  </v:textbox>
                </v:shape>
                <v:shape id="AutoShape 18" o:spid="_x0000_s153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004824" w:rsidRDefault="00004824" w:rsidP="00F824D6">
                            <w:pPr>
                              <w:pStyle w:val="Style3"/>
                            </w:pPr>
                            <w:proofErr w:type="spellStart"/>
                            <w:r>
                              <w:t>tlsa_Enrollment</w:t>
                            </w:r>
                            <w:proofErr w:type="spellEnd"/>
                          </w:p>
                        </w:txbxContent>
                      </v:textbox>
                    </v:shape>
                    <v:shape id="AutoShape 462" o:spid="_x0000_s153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004824" w:rsidRDefault="00004824" w:rsidP="00F824D6">
                            <w:pPr>
                              <w:pStyle w:val="Style3"/>
                            </w:pPr>
                            <w:proofErr w:type="spellStart"/>
                            <w:r>
                              <w:t>tlsa_HHID</w:t>
                            </w:r>
                            <w:proofErr w:type="spellEnd"/>
                          </w:p>
                        </w:txbxContent>
                      </v:textbox>
                    </v:shape>
                  </v:group>
                  <v:shape id="AutoShape 407" o:spid="_x0000_s154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4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4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004824" w:rsidRDefault="00004824"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pPr>
      <w:r w:rsidRPr="00BB785F">
        <w:rPr>
          <w:b/>
        </w:rPr>
        <w:t>ExitDate</w:t>
      </w:r>
      <w:r>
        <w:t xml:space="preserve"> is </w:t>
      </w:r>
      <w:r w:rsidR="00143E83">
        <w:t>NULL</w:t>
      </w:r>
      <w:r w:rsidR="00315CB5">
        <w:t>;</w:t>
      </w:r>
      <w:r>
        <w:t xml:space="preserve"> or </w:t>
      </w:r>
    </w:p>
    <w:p w14:paraId="3C8126E7" w14:textId="6FFEC667" w:rsidR="00315CB5" w:rsidRPr="006F366B" w:rsidRDefault="00315CB5" w:rsidP="00315CB5">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C0E5B26" w14:textId="4903EA58"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E26BC1F" w14:textId="77777777" w:rsidR="0093545C" w:rsidRDefault="0093545C" w:rsidP="006F366B">
      <w:r>
        <w:t xml:space="preserve">The </w:t>
      </w:r>
      <w:r w:rsidRPr="000418B1">
        <w:rPr>
          <w:b/>
          <w:bCs/>
        </w:rPr>
        <w:t>HHType</w:t>
      </w:r>
      <w:r>
        <w:t xml:space="preserve"> column indicates the household types for which the population is relevant.</w:t>
      </w:r>
    </w:p>
    <w:p w14:paraId="2F0BE999" w14:textId="77777777" w:rsidR="0093545C" w:rsidRDefault="0093545C" w:rsidP="0093545C">
      <w:pPr>
        <w:pStyle w:val="ListParagraph"/>
        <w:numPr>
          <w:ilvl w:val="0"/>
          <w:numId w:val="16"/>
        </w:numPr>
      </w:pPr>
      <w:r>
        <w:t>Zero (0) represents a count of all records that meet the criteria, regardless of household type.</w:t>
      </w:r>
    </w:p>
    <w:p w14:paraId="770D61A1"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1E3A1DAB"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053" w:name="_Toc525229553"/>
      <w:bookmarkStart w:id="1054" w:name="_Toc525229554"/>
      <w:bookmarkStart w:id="1055" w:name="_Toc525229555"/>
      <w:bookmarkStart w:id="1056" w:name="_Toc525229556"/>
      <w:bookmarkStart w:id="1057" w:name="_Toc525229557"/>
      <w:bookmarkStart w:id="1058" w:name="_Toc525229558"/>
      <w:bookmarkStart w:id="1059" w:name="_Toc525229559"/>
      <w:bookmarkStart w:id="1060" w:name="_Toc37849819"/>
      <w:bookmarkStart w:id="1061" w:name="_Toc38030593"/>
      <w:bookmarkEnd w:id="1053"/>
      <w:bookmarkEnd w:id="1054"/>
      <w:bookmarkEnd w:id="1055"/>
      <w:bookmarkEnd w:id="1056"/>
      <w:bookmarkEnd w:id="1057"/>
      <w:bookmarkEnd w:id="1058"/>
      <w:bookmarkEnd w:id="1059"/>
      <w:r>
        <w:t xml:space="preserve">Get Counts of </w:t>
      </w:r>
      <w:r w:rsidR="00D1704F">
        <w:t>Households</w:t>
      </w:r>
      <w:r>
        <w:t xml:space="preserve"> by Project</w:t>
      </w:r>
      <w:bookmarkEnd w:id="1060"/>
      <w:bookmarkEnd w:id="1061"/>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43"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">
                <v:shape id="AutoShape 16" o:spid="_x0000_s1544"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004824" w:rsidRDefault="00004824" w:rsidP="00F824D6">
                        <w:pPr>
                          <w:pStyle w:val="Style3"/>
                        </w:pPr>
                        <w:r>
                          <w:t>lsa_Calculated</w:t>
                        </w:r>
                      </w:p>
                    </w:txbxContent>
                  </v:textbox>
                </v:shape>
                <v:shape id="AutoShape 407" o:spid="_x0000_s1545"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6"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7"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8"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004824" w:rsidRDefault="00004824" w:rsidP="00F824D6">
                        <w:pPr>
                          <w:pStyle w:val="Style3"/>
                        </w:pPr>
                        <w:proofErr w:type="spellStart"/>
                        <w:r>
                          <w:t>tlsa_CohortDates</w:t>
                        </w:r>
                        <w:proofErr w:type="spellEnd"/>
                      </w:p>
                    </w:txbxContent>
                  </v:textbox>
                </v:shape>
                <v:shape id="AutoShape 18" o:spid="_x0000_s1549"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50"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51"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004824" w:rsidRDefault="00004824" w:rsidP="00F824D6">
                          <w:pPr>
                            <w:pStyle w:val="Style3"/>
                          </w:pPr>
                          <w:proofErr w:type="spellStart"/>
                          <w:r>
                            <w:t>tlsa_HHID</w:t>
                          </w:r>
                          <w:proofErr w:type="spellEnd"/>
                        </w:p>
                      </w:txbxContent>
                    </v:textbox>
                  </v:shape>
                  <v:shape id="AutoShape 448" o:spid="_x0000_s1552"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004824" w:rsidRDefault="00004824"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r>
        <w:lastRenderedPageBreak/>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153EEE61"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ins w:id="1062" w:author="Molly McEvilley" w:date="2020-11-12T11:47:00Z">
        <w:r w:rsidR="00B5482B" w:rsidRPr="00B5482B">
          <w:rPr>
            <w:b/>
            <w:bCs/>
            <w:rPrChange w:id="1063" w:author="Molly McEvilley" w:date="2020-11-12T11:47:00Z">
              <w:rPr/>
            </w:rPrChange>
          </w:rPr>
          <w:t>Active</w:t>
        </w:r>
      </w:ins>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pPr>
      <w:r w:rsidRPr="00BB785F">
        <w:rPr>
          <w:b/>
        </w:rPr>
        <w:t>ExitDate</w:t>
      </w:r>
      <w:r>
        <w:t xml:space="preserve"> is NULL; or </w:t>
      </w:r>
    </w:p>
    <w:p w14:paraId="10D7C107"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014EA22"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r>
        <w:t xml:space="preserve">Generate these counts for each of the </w:t>
      </w:r>
      <w:r w:rsidRPr="00691A1A">
        <w:t>populations and household types listed below where the count is greater than zero based on data for the given project.</w:t>
      </w:r>
    </w:p>
    <w:p w14:paraId="53E844CC" w14:textId="77777777" w:rsidR="0093545C" w:rsidRDefault="0093545C" w:rsidP="0083187A">
      <w:r>
        <w:t xml:space="preserve">The </w:t>
      </w:r>
      <w:r w:rsidRPr="000418B1">
        <w:rPr>
          <w:b/>
          <w:bCs/>
        </w:rPr>
        <w:t>HHType</w:t>
      </w:r>
      <w:r>
        <w:t xml:space="preserve"> column indicates the household types for which the population is relevant.</w:t>
      </w:r>
    </w:p>
    <w:p w14:paraId="10A41C35" w14:textId="77777777" w:rsidR="0093545C" w:rsidRDefault="0093545C" w:rsidP="005357DE">
      <w:pPr>
        <w:pStyle w:val="ListParagraph"/>
        <w:numPr>
          <w:ilvl w:val="0"/>
          <w:numId w:val="16"/>
        </w:numPr>
      </w:pPr>
      <w:r>
        <w:t>Zero (0) represents a count of all records that meet the criteria, regardless of household type.</w:t>
      </w:r>
    </w:p>
    <w:p w14:paraId="02DAC56B"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2497213A"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pPr>
            <w:r w:rsidRPr="00F016B9">
              <w:t>6</w:t>
            </w:r>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064" w:name="_Toc525229585"/>
      <w:bookmarkStart w:id="1065" w:name="_Toc525229586"/>
      <w:bookmarkStart w:id="1066" w:name="_Toc525229587"/>
      <w:bookmarkStart w:id="1067" w:name="_Toc525229588"/>
      <w:bookmarkStart w:id="1068" w:name="_Toc525229589"/>
      <w:bookmarkStart w:id="1069" w:name="_Toc525229590"/>
      <w:bookmarkStart w:id="1070" w:name="_Toc525229591"/>
      <w:bookmarkStart w:id="1071" w:name="_Toc37849820"/>
      <w:bookmarkStart w:id="1072" w:name="_Toc38030594"/>
      <w:bookmarkEnd w:id="1064"/>
      <w:bookmarkEnd w:id="1065"/>
      <w:bookmarkEnd w:id="1066"/>
      <w:bookmarkEnd w:id="1067"/>
      <w:bookmarkEnd w:id="1068"/>
      <w:bookmarkEnd w:id="1069"/>
      <w:bookmarkEnd w:id="1070"/>
      <w:r>
        <w:t xml:space="preserve">Get Counts of </w:t>
      </w:r>
      <w:r w:rsidR="006B71E5">
        <w:t>Households</w:t>
      </w:r>
      <w:r>
        <w:t xml:space="preserve"> by Project Type</w:t>
      </w:r>
      <w:bookmarkEnd w:id="1071"/>
      <w:bookmarkEnd w:id="1072"/>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53"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">
                <v:shape id="AutoShape 16" o:spid="_x0000_s1554"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004824" w:rsidRDefault="00004824" w:rsidP="00F824D6">
                        <w:pPr>
                          <w:pStyle w:val="Style3"/>
                        </w:pPr>
                        <w:r>
                          <w:t>lsa_Calculated</w:t>
                        </w:r>
                      </w:p>
                    </w:txbxContent>
                  </v:textbox>
                </v:shape>
                <v:shape id="AutoShape 407" o:spid="_x0000_s1555"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6"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7"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8"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004824" w:rsidRDefault="00004824" w:rsidP="00F824D6">
                        <w:pPr>
                          <w:pStyle w:val="Style3"/>
                        </w:pPr>
                        <w:proofErr w:type="spellStart"/>
                        <w:r>
                          <w:t>tlsa_CohortDates</w:t>
                        </w:r>
                        <w:proofErr w:type="spellEnd"/>
                      </w:p>
                    </w:txbxContent>
                  </v:textbox>
                </v:shape>
                <v:shape id="AutoShape 18" o:spid="_x0000_s1559"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60"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61"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004824" w:rsidRDefault="00004824" w:rsidP="00F824D6">
                          <w:pPr>
                            <w:pStyle w:val="Style3"/>
                          </w:pPr>
                          <w:proofErr w:type="spellStart"/>
                          <w:r>
                            <w:t>tlsa_HHID</w:t>
                          </w:r>
                          <w:proofErr w:type="spellEnd"/>
                        </w:p>
                      </w:txbxContent>
                    </v:textbox>
                  </v:shape>
                  <v:shape id="AutoShape 448" o:spid="_x0000_s1562"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004824" w:rsidRDefault="00004824"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r w:rsidR="007F4F13" w:rsidRPr="007F4F13">
        <w:rPr>
          <w:b/>
          <w:bCs/>
        </w:rPr>
        <w:t xml:space="preserve"> </w:t>
      </w:r>
      <w:r w:rsidR="007F4F13" w:rsidRPr="00A71787">
        <w:rPr>
          <w:b/>
          <w:bCs/>
        </w:rPr>
        <w:t>Active</w:t>
      </w:r>
      <w:r w:rsidR="007F4F13">
        <w:t xml:space="preserve"> = 1 and</w:t>
      </w:r>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pPr>
      <w:r w:rsidRPr="00BB785F">
        <w:rPr>
          <w:b/>
        </w:rPr>
        <w:t>ExitDate</w:t>
      </w:r>
      <w:r>
        <w:t xml:space="preserve"> is NULL; or </w:t>
      </w:r>
    </w:p>
    <w:p w14:paraId="66899B4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816F458"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lastRenderedPageBreak/>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r>
        <w:t xml:space="preserve">Generate these counts for each of the </w:t>
      </w:r>
      <w:r w:rsidRPr="00691A1A">
        <w:t>populations and household types listed below where the count is greater than zero based on data for the given project</w:t>
      </w:r>
      <w:r>
        <w:t xml:space="preserve"> type</w:t>
      </w:r>
      <w:r w:rsidRPr="00691A1A">
        <w:t>.</w:t>
      </w:r>
    </w:p>
    <w:p w14:paraId="0A9CCB50" w14:textId="77777777" w:rsidR="0093545C" w:rsidRDefault="0093545C" w:rsidP="00315CB5">
      <w:r>
        <w:t xml:space="preserve">The </w:t>
      </w:r>
      <w:r w:rsidRPr="000418B1">
        <w:rPr>
          <w:b/>
          <w:bCs/>
        </w:rPr>
        <w:t>HHType</w:t>
      </w:r>
      <w:r>
        <w:t xml:space="preserve"> column indicates the household types for which the population is relevant.</w:t>
      </w:r>
    </w:p>
    <w:p w14:paraId="3C3064E6" w14:textId="77777777" w:rsidR="0093545C" w:rsidRDefault="0093545C" w:rsidP="005357DE">
      <w:pPr>
        <w:pStyle w:val="ListParagraph"/>
        <w:numPr>
          <w:ilvl w:val="0"/>
          <w:numId w:val="16"/>
        </w:numPr>
      </w:pPr>
      <w:r>
        <w:t>Zero (0) represents a count of all records that meet the criteria, regardless of household type.</w:t>
      </w:r>
    </w:p>
    <w:p w14:paraId="279BA52C"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4E26AFC"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073" w:name="_Toc525229617"/>
      <w:bookmarkStart w:id="1074" w:name="_Toc525229618"/>
      <w:bookmarkStart w:id="1075" w:name="_Toc525229619"/>
      <w:bookmarkStart w:id="1076" w:name="_Toc525229620"/>
      <w:bookmarkStart w:id="1077" w:name="_Toc525229621"/>
      <w:bookmarkStart w:id="1078" w:name="_Toc525229622"/>
      <w:bookmarkStart w:id="1079" w:name="_Toc525229623"/>
      <w:bookmarkStart w:id="1080" w:name="_Toc511744576"/>
      <w:bookmarkStart w:id="1081" w:name="_Toc511744577"/>
      <w:bookmarkStart w:id="1082" w:name="_Toc511744578"/>
      <w:bookmarkStart w:id="1083" w:name="_Toc511744579"/>
      <w:bookmarkStart w:id="1084" w:name="_Toc511744580"/>
      <w:bookmarkStart w:id="1085" w:name="_Toc511744581"/>
      <w:bookmarkStart w:id="1086" w:name="_Toc511744582"/>
      <w:bookmarkStart w:id="1087" w:name="_Toc511744591"/>
      <w:bookmarkStart w:id="1088" w:name="_Toc511744592"/>
      <w:bookmarkStart w:id="1089" w:name="_Toc511744593"/>
      <w:bookmarkStart w:id="1090" w:name="_Toc511744594"/>
      <w:bookmarkStart w:id="1091" w:name="_Toc511744595"/>
      <w:bookmarkStart w:id="1092" w:name="_Toc511744656"/>
      <w:bookmarkStart w:id="1093" w:name="_Toc511744657"/>
      <w:bookmarkStart w:id="1094" w:name="_Toc511744658"/>
      <w:bookmarkStart w:id="1095" w:name="_Toc511744659"/>
      <w:bookmarkStart w:id="1096" w:name="_Toc511744660"/>
      <w:bookmarkStart w:id="1097" w:name="_Toc511744661"/>
      <w:bookmarkStart w:id="1098" w:name="_Toc511744662"/>
      <w:bookmarkStart w:id="1099" w:name="_Toc511744663"/>
      <w:bookmarkStart w:id="1100" w:name="_Toc511182521"/>
      <w:bookmarkStart w:id="1101" w:name="_Toc37849821"/>
      <w:bookmarkStart w:id="1102" w:name="_Toc38030595"/>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r>
        <w:t>Get Counts of People by Project and Personal Characteristics</w:t>
      </w:r>
      <w:bookmarkEnd w:id="1101"/>
      <w:bookmarkEnd w:id="110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004824" w:rsidRDefault="0000482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63"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ID0Dsj8BQAAvyEAAA4AAAAAAAAAAAAAAAAA&#10;LgIAAGRycy9lMm9Eb2MueG1sUEsBAi0AFAAGAAgAAAAhAK+CyDXeAAAABQEAAA8AAAAAAAAAAAAA&#10;AAAAVggAAGRycy9kb3ducmV2LnhtbFBLBQYAAAAABAAEAPMAAABhCQAAAAA=&#10;">
                <v:shape id="AutoShape 30" o:spid="_x0000_s1564"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65"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004824" w:rsidRDefault="00004824" w:rsidP="00F824D6">
                        <w:pPr>
                          <w:pStyle w:val="Style3"/>
                        </w:pPr>
                        <w:r>
                          <w:t>lsa_Calculated</w:t>
                        </w:r>
                      </w:p>
                    </w:txbxContent>
                  </v:textbox>
                </v:shape>
                <v:shape id="AutoShape 390" o:spid="_x0000_s1566"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004824" w:rsidRDefault="00004824" w:rsidP="00F824D6">
                        <w:pPr>
                          <w:pStyle w:val="Style3"/>
                        </w:pPr>
                        <w:proofErr w:type="spellStart"/>
                        <w:r>
                          <w:t>tlsa_CohortDates</w:t>
                        </w:r>
                        <w:proofErr w:type="spellEnd"/>
                      </w:p>
                    </w:txbxContent>
                  </v:textbox>
                </v:shape>
                <v:shape id="AutoShape 33" o:spid="_x0000_s1567"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8"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7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004824" w:rsidRDefault="00004824" w:rsidP="00F824D6">
                            <w:pPr>
                              <w:pStyle w:val="Style3"/>
                            </w:pPr>
                            <w:proofErr w:type="spellStart"/>
                            <w:r>
                              <w:t>tlsa_Enrollment</w:t>
                            </w:r>
                            <w:proofErr w:type="spellEnd"/>
                          </w:p>
                        </w:txbxContent>
                      </v:textbox>
                    </v:shape>
                    <v:shape id="AutoShape 462" o:spid="_x0000_s157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004824" w:rsidRDefault="00004824" w:rsidP="00F824D6">
                            <w:pPr>
                              <w:pStyle w:val="Style3"/>
                            </w:pPr>
                            <w:proofErr w:type="spellStart"/>
                            <w:r>
                              <w:t>tlsa_HHID</w:t>
                            </w:r>
                            <w:proofErr w:type="spellEnd"/>
                          </w:p>
                        </w:txbxContent>
                      </v:textbox>
                    </v:shape>
                  </v:group>
                  <v:shape id="AutoShape 407" o:spid="_x0000_s157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7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7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004824" w:rsidRDefault="00004824" w:rsidP="00F824D6">
                          <w:pPr>
                            <w:pStyle w:val="Style3"/>
                          </w:pPr>
                          <w:r>
                            <w:t>hmis_Services</w:t>
                          </w:r>
                        </w:p>
                      </w:txbxContent>
                    </v:textbox>
                  </v:shape>
                  <v:shape id="AutoShape 41" o:spid="_x0000_s1575"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004824" w:rsidRDefault="00004824"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6BD6CF09" w14:textId="4A04D48B" w:rsidR="007C5A23" w:rsidRDefault="007C5A23" w:rsidP="007C5A23">
      <w:r w:rsidRPr="00A355EA">
        <w:rPr>
          <w:b/>
        </w:rPr>
        <w:lastRenderedPageBreak/>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pPr>
      <w:r w:rsidRPr="00BB785F">
        <w:rPr>
          <w:b/>
        </w:rPr>
        <w:t>ExitDate</w:t>
      </w:r>
      <w:r>
        <w:t xml:space="preserve"> is NULL; or </w:t>
      </w:r>
    </w:p>
    <w:p w14:paraId="3EBAB88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1C45FFC4"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44BBECF9" w14:textId="22E142F1" w:rsidR="00887972" w:rsidRDefault="00887972" w:rsidP="00315CB5">
      <w:pPr>
        <w:pStyle w:val="ListParagraph"/>
        <w:numPr>
          <w:ilvl w:val="0"/>
          <w:numId w:val="85"/>
        </w:numPr>
      </w:pPr>
      <w:r>
        <w:t xml:space="preserve">The </w:t>
      </w:r>
      <w:r w:rsidRPr="009064C3">
        <w:rPr>
          <w:b/>
          <w:bCs/>
        </w:rPr>
        <w:t>HHType</w:t>
      </w:r>
      <w:r>
        <w:t xml:space="preserve"> column indicates the household types for which the population is relevant.</w:t>
      </w:r>
    </w:p>
    <w:p w14:paraId="787EF295" w14:textId="77777777" w:rsidR="00887972" w:rsidRDefault="00887972" w:rsidP="00887972">
      <w:pPr>
        <w:pStyle w:val="ListParagraph"/>
        <w:numPr>
          <w:ilvl w:val="0"/>
          <w:numId w:val="16"/>
        </w:numPr>
      </w:pPr>
      <w:r>
        <w:t>Zero (0) represents a count of all records that meet the criteria, regardless of household type.</w:t>
      </w:r>
    </w:p>
    <w:p w14:paraId="5EAD9863" w14:textId="1C08B49D" w:rsidR="00887972" w:rsidRPr="00E32D42" w:rsidRDefault="00887972"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2B27090B"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F01E00" w:rsidRPr="00F01E00">
              <w:t>Maximum</w:t>
            </w:r>
            <w:proofErr w:type="spellEnd"/>
            <w:r w:rsidR="00F01E00" w:rsidRPr="00F01E00">
              <w:t xml:space="preserve"> </w:t>
            </w:r>
            <w:proofErr w:type="spellStart"/>
            <w:r w:rsidR="00F01E00">
              <w:rPr>
                <w:b/>
                <w:bCs/>
              </w:rPr>
              <w:t>ActiveAge</w:t>
            </w:r>
            <w:proofErr w:type="spellEnd"/>
            <w:r w:rsidR="009C008E">
              <w:rPr>
                <w:b/>
                <w:bCs/>
              </w:rPr>
              <w:t xml:space="preserve"> </w:t>
            </w:r>
            <w:r w:rsidR="00C80ABF">
              <w:t xml:space="preserve">= </w:t>
            </w:r>
            <w:r w:rsidR="00456CA1">
              <w:t xml:space="preserve">21 and </w:t>
            </w:r>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CC0">
              <w:rPr>
                <w:b/>
                <w:bCs/>
              </w:rPr>
              <w:t>HHAdultAge</w:t>
            </w:r>
            <w:proofErr w:type="spellEnd"/>
            <w:r>
              <w:t xml:space="preserve"> in (18, 24)</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1392A751"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24</w:t>
            </w:r>
            <w:r w:rsidR="00456CA1">
              <w:t xml:space="preserve"> and </w:t>
            </w:r>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60AE1DF9"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w:t>
            </w:r>
            <w:r w:rsidR="00456CA1">
              <w:t xml:space="preserve">21 </w:t>
            </w:r>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rsidRPr="001F2BDF">
              <w:rPr>
                <w:b/>
                <w:bCs/>
              </w:rPr>
              <w:t>HHAdultAge</w:t>
            </w:r>
            <w:proofErr w:type="spellEnd"/>
            <w:r>
              <w:t xml:space="preserve"> in (18, 24) and </w:t>
            </w:r>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12C0D3F8"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r>
              <w:t xml:space="preserve"> and </w:t>
            </w:r>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103" w:name="_Get_Counts_of"/>
      <w:bookmarkStart w:id="1104" w:name="_Toc37849822"/>
      <w:bookmarkStart w:id="1105" w:name="_Toc38030596"/>
      <w:bookmarkEnd w:id="1103"/>
      <w:r>
        <w:t>Get Counts of People by Project Type and Personal Characteristics</w:t>
      </w:r>
      <w:bookmarkEnd w:id="1104"/>
      <w:bookmarkEnd w:id="110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004824" w:rsidRDefault="0000482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6"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">
                <v:shape id="AutoShape 30" o:spid="_x0000_s1577"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8"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004824" w:rsidRDefault="00004824" w:rsidP="00F824D6">
                        <w:pPr>
                          <w:pStyle w:val="Style3"/>
                        </w:pPr>
                        <w:r>
                          <w:t>lsa_Calculated</w:t>
                        </w:r>
                      </w:p>
                    </w:txbxContent>
                  </v:textbox>
                </v:shape>
                <v:shape id="AutoShape 390" o:spid="_x0000_s1579"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004824" w:rsidRDefault="00004824" w:rsidP="00F824D6">
                        <w:pPr>
                          <w:pStyle w:val="Style3"/>
                        </w:pPr>
                        <w:proofErr w:type="spellStart"/>
                        <w:r>
                          <w:t>tlsa_CohortDates</w:t>
                        </w:r>
                        <w:proofErr w:type="spellEnd"/>
                      </w:p>
                    </w:txbxContent>
                  </v:textbox>
                </v:shape>
                <v:shape id="AutoShape 33" o:spid="_x0000_s1580"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81"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8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8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004824" w:rsidRDefault="00004824" w:rsidP="00F824D6">
                            <w:pPr>
                              <w:pStyle w:val="Style3"/>
                            </w:pPr>
                            <w:proofErr w:type="spellStart"/>
                            <w:r>
                              <w:t>tlsa_Enrollment</w:t>
                            </w:r>
                            <w:proofErr w:type="spellEnd"/>
                          </w:p>
                        </w:txbxContent>
                      </v:textbox>
                    </v:shape>
                    <v:shape id="AutoShape 462" o:spid="_x0000_s158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004824" w:rsidRDefault="00004824" w:rsidP="00F824D6">
                            <w:pPr>
                              <w:pStyle w:val="Style3"/>
                            </w:pPr>
                            <w:proofErr w:type="spellStart"/>
                            <w:r>
                              <w:t>tlsa_HHID</w:t>
                            </w:r>
                            <w:proofErr w:type="spellEnd"/>
                          </w:p>
                        </w:txbxContent>
                      </v:textbox>
                    </v:shape>
                  </v:group>
                  <v:shape id="AutoShape 407" o:spid="_x0000_s158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004824" w:rsidRDefault="00004824" w:rsidP="00F824D6">
                          <w:pPr>
                            <w:pStyle w:val="Style3"/>
                          </w:pPr>
                          <w:r>
                            <w:t>hmis_Services</w:t>
                          </w:r>
                        </w:p>
                      </w:txbxContent>
                    </v:textbox>
                  </v:shape>
                  <v:shape id="AutoShape 41" o:spid="_x0000_s1588"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004824" w:rsidRDefault="00004824"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0A9083E6"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r w:rsidR="00142EAC">
        <w:t xml:space="preserve">may be included under any circumstances but </w:t>
      </w:r>
      <w:r>
        <w:t xml:space="preserve">are required in </w:t>
      </w:r>
      <w:proofErr w:type="spellStart"/>
      <w:r w:rsidR="00DA0FF7">
        <w:t>LSACalculated</w:t>
      </w:r>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520C7DF"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r w:rsidR="001852FA">
        <w:rPr>
          <w:b/>
          <w:bCs/>
        </w:rPr>
        <w:t>A</w:t>
      </w:r>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pPr>
      <w:r w:rsidRPr="00BB785F">
        <w:rPr>
          <w:b/>
        </w:rPr>
        <w:t>ExitDate</w:t>
      </w:r>
      <w:r>
        <w:t xml:space="preserve"> is NULL; or </w:t>
      </w:r>
    </w:p>
    <w:p w14:paraId="129BC20B"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7C6FE96C"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8BFBAC0" w14:textId="77777777" w:rsidR="005F42B7" w:rsidRDefault="005F42B7" w:rsidP="001852FA">
      <w:r>
        <w:t xml:space="preserve">The </w:t>
      </w:r>
      <w:r w:rsidRPr="000418B1">
        <w:rPr>
          <w:b/>
          <w:bCs/>
        </w:rPr>
        <w:t>HHType</w:t>
      </w:r>
      <w:r>
        <w:t xml:space="preserve"> column indicates the household types for which the population is relevant.</w:t>
      </w:r>
    </w:p>
    <w:p w14:paraId="6E6C4CA3" w14:textId="77777777" w:rsidR="005F42B7" w:rsidRDefault="005F42B7" w:rsidP="005F42B7">
      <w:pPr>
        <w:pStyle w:val="ListParagraph"/>
        <w:numPr>
          <w:ilvl w:val="0"/>
          <w:numId w:val="16"/>
        </w:numPr>
      </w:pPr>
      <w:r>
        <w:t>Zero (0) represents a count of all records that meet the criteria, regardless of household type.</w:t>
      </w:r>
    </w:p>
    <w:p w14:paraId="4BC4F0D7" w14:textId="77777777" w:rsidR="005F42B7" w:rsidRPr="00E32D42" w:rsidRDefault="005F42B7" w:rsidP="005F42B7">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p w14:paraId="2EBF383D" w14:textId="0312949F" w:rsidR="001D4264" w:rsidRPr="001852FA" w:rsidRDefault="00333A77" w:rsidP="001852FA">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r>
        <w:rPr>
          <w:rFonts w:cstheme="minorHAnsi"/>
        </w:rPr>
        <w:t xml:space="preserve">Counts include heads of household and all household members </w:t>
      </w:r>
      <w:proofErr w:type="gramStart"/>
      <w:r>
        <w:rPr>
          <w:rFonts w:cstheme="minorHAnsi"/>
        </w:rPr>
        <w:t>with the exception of</w:t>
      </w:r>
      <w:proofErr w:type="gramEnd"/>
      <w:r>
        <w:rPr>
          <w:rFonts w:cstheme="minorHAnsi"/>
        </w:rPr>
        <w:t xml:space="preserve"> counts of parenting children and youth (population IDs 113 – 144).  These are limited to heads of household (because it is not possible to identify any other household member as a parent).</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lastRenderedPageBreak/>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68258E29"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r w:rsidR="003944F4">
              <w:rPr>
                <w:rFonts w:cstheme="minorHAnsi"/>
                <w:color w:val="000000"/>
              </w:rPr>
              <w:t>1</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r w:rsidR="00F61C28">
              <w:rPr>
                <w:rFonts w:cstheme="minorHAnsi"/>
                <w:color w:val="000000"/>
              </w:rPr>
              <w:t xml:space="preserve"> </w:t>
            </w:r>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1A33DBCE"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9C008E">
              <w:rPr>
                <w:rFonts w:cstheme="minorHAnsi"/>
                <w:b/>
                <w:color w:val="000000"/>
              </w:rPr>
              <w:t>ActiveAge</w:t>
            </w:r>
            <w:proofErr w:type="spellEnd"/>
            <w:r w:rsidR="009C008E" w:rsidRPr="00F01E00">
              <w:rPr>
                <w:rFonts w:cstheme="minorHAnsi"/>
                <w:b/>
                <w:color w:val="000000"/>
              </w:rPr>
              <w:t xml:space="preserve"> </w:t>
            </w:r>
            <w:r w:rsidR="005357DE">
              <w:rPr>
                <w:rFonts w:cstheme="minorHAnsi"/>
                <w:bCs/>
                <w:color w:val="000000"/>
              </w:rPr>
              <w:t>(</w:t>
            </w:r>
            <w:r w:rsidR="005357DE" w:rsidRPr="0083187A">
              <w:rPr>
                <w:rFonts w:cstheme="minorHAnsi"/>
                <w:bCs/>
                <w:color w:val="000000"/>
              </w:rPr>
              <w:t>HoH</w:t>
            </w:r>
            <w:r w:rsidR="005357DE">
              <w:rPr>
                <w:rFonts w:cstheme="minorHAnsi"/>
                <w:bCs/>
                <w:color w:val="000000"/>
              </w:rPr>
              <w:t>)</w:t>
            </w:r>
            <w:r w:rsidR="005357DE" w:rsidRPr="0083187A">
              <w:rPr>
                <w:rFonts w:cstheme="minorHAnsi"/>
                <w:bCs/>
                <w:color w:val="000000"/>
              </w:rPr>
              <w:t xml:space="preserve"> </w:t>
            </w:r>
            <w:r w:rsidR="00333A77" w:rsidRPr="00054884">
              <w:rPr>
                <w:rFonts w:cstheme="minorHAnsi"/>
                <w:color w:val="000000"/>
              </w:rPr>
              <w:t xml:space="preserve">in (21,24) and </w:t>
            </w:r>
            <w:proofErr w:type="spellStart"/>
            <w:r w:rsidR="009C008E">
              <w:rPr>
                <w:rFonts w:cstheme="minorHAnsi"/>
                <w:color w:val="000000"/>
              </w:rPr>
              <w:t>tlsa_</w:t>
            </w:r>
            <w:r w:rsidR="005357DE">
              <w:rPr>
                <w:rFonts w:cstheme="minorHAnsi"/>
                <w:color w:val="000000"/>
              </w:rPr>
              <w:t>Person.</w:t>
            </w:r>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3851748A"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942FC4A"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5E3B60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482752B9"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42AF529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r w:rsidR="005357DE">
              <w:rPr>
                <w:rFonts w:cstheme="minorHAnsi"/>
                <w:color w:val="000000"/>
              </w:rPr>
              <w:t>(21,24) and</w:t>
            </w:r>
            <w:r w:rsidR="00333A77" w:rsidRPr="00CF6B0D">
              <w:rPr>
                <w:rFonts w:cstheme="minorHAnsi"/>
                <w:color w:val="000000"/>
              </w:rPr>
              <w:t xml:space="preserve">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4C6DFCEE"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6543E87" w14:textId="756F9CB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proofErr w:type="gramStart"/>
            <w:r w:rsidR="004B17AD">
              <w:rPr>
                <w:rFonts w:cstheme="minorHAnsi"/>
                <w:b/>
                <w:color w:val="000000"/>
              </w:rPr>
              <w:t>ActiveAge</w:t>
            </w:r>
            <w:proofErr w:type="spellEnd"/>
            <w:r w:rsidR="00417E0B">
              <w:rPr>
                <w:rFonts w:cstheme="minorHAnsi"/>
                <w:color w:val="000000"/>
              </w:rPr>
              <w:t>(</w:t>
            </w:r>
            <w:proofErr w:type="gramEnd"/>
            <w:r w:rsidR="00417E0B">
              <w:rPr>
                <w:rFonts w:cstheme="minorHAnsi"/>
                <w:color w:val="000000"/>
              </w:rPr>
              <w:t>HoH) in (21,24)</w:t>
            </w:r>
            <w:r w:rsidR="00333A77" w:rsidRPr="00CF6B0D">
              <w:rPr>
                <w:rFonts w:cstheme="minorHAnsi"/>
                <w:color w:val="000000"/>
              </w:rPr>
              <w:t xml:space="preserve">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6DE1341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4F4C4A" w14:textId="3554A83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7F0ACB3" w14:textId="0D59EEF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385DE78"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6CD64DE" w14:textId="37291E08"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5E253DC4" w14:textId="7BBCBFDA"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437845A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7E7E88A" w14:textId="6232334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123488C" w14:textId="7D996429"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40538B01"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98D4D1" w14:textId="3DF40E5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24CFC8F" w14:textId="6D0F462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4B93185F"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9564A24" w14:textId="5070E41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2962A8" w14:textId="17F03AA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69D01F92"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32AA2C7" w14:textId="7D14D6F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FF4ADB" w14:textId="726900B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577527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5471FFE" w14:textId="14BBD1D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4CDBC637" w14:textId="2FC0B17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37B5CC4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ECAD3F6" w14:textId="215C886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59A0D0F" w14:textId="3F929FF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3110AA5D"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820A8B8" w14:textId="144AED76"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0951155D" w14:textId="4F9DCC8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ins w:id="1106" w:author="Molly McEvilley" w:date="2020-11-12T11:34:00Z">
              <w:r w:rsidR="000E411E">
                <w:rPr>
                  <w:rFonts w:cstheme="minorHAnsi"/>
                  <w:color w:val="000000"/>
                </w:rPr>
                <w:t>tlsa_Person.</w:t>
              </w:r>
            </w:ins>
            <w:r>
              <w:rPr>
                <w:rFonts w:cstheme="minorHAnsi"/>
                <w:b/>
                <w:color w:val="000000"/>
              </w:rPr>
              <w:t>DVStatus</w:t>
            </w:r>
            <w:proofErr w:type="spellEnd"/>
            <w:r w:rsidRPr="00054884">
              <w:rPr>
                <w:rFonts w:cstheme="minorHAnsi"/>
                <w:color w:val="000000"/>
              </w:rPr>
              <w:t xml:space="preserve"> </w:t>
            </w:r>
            <w:r w:rsidR="009064C3">
              <w:rPr>
                <w:rFonts w:cstheme="minorHAnsi"/>
                <w:color w:val="000000"/>
              </w:rPr>
              <w:t xml:space="preserve">(HoH) </w:t>
            </w:r>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3597F8E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A5BC42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7C487B91"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502282F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46B6E74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3E608B9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C1CD34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6876C716"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7EE28E0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27DEE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3F43B93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A3732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2DACDB5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6623545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1E1CA68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417E0B">
              <w:rPr>
                <w:rFonts w:cstheme="minorHAnsi"/>
                <w:color w:val="000000"/>
              </w:rPr>
              <w:t>(</w:t>
            </w:r>
            <w:proofErr w:type="gramStart"/>
            <w:r w:rsidR="00417E0B">
              <w:rPr>
                <w:rFonts w:cstheme="minorHAnsi"/>
                <w:color w:val="000000"/>
              </w:rPr>
              <w:t xml:space="preserve">HoH) </w:t>
            </w:r>
            <w:r w:rsidR="00333A77" w:rsidRPr="00054884">
              <w:rPr>
                <w:rFonts w:cstheme="minorHAnsi"/>
                <w:color w:val="000000"/>
              </w:rPr>
              <w:t xml:space="preserve"> =</w:t>
            </w:r>
            <w:proofErr w:type="gramEnd"/>
            <w:r w:rsidR="00333A77" w:rsidRPr="00054884">
              <w:rPr>
                <w:rFonts w:cstheme="minorHAnsi"/>
                <w:color w:val="000000"/>
              </w:rPr>
              <w:t xml:space="preserve"> </w:t>
            </w:r>
            <w:r w:rsidR="003944F4">
              <w:rPr>
                <w:rFonts w:cstheme="minorHAnsi"/>
                <w:color w:val="000000"/>
              </w:rPr>
              <w:t>1</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3FAE64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9064C3">
              <w:rPr>
                <w:rFonts w:cstheme="minorHAnsi"/>
                <w:color w:val="000000"/>
              </w:rPr>
              <w:t>tlsa_Person.</w:t>
            </w:r>
            <w:r w:rsidR="00333A77">
              <w:rPr>
                <w:rFonts w:cstheme="minorHAnsi"/>
                <w:b/>
                <w:color w:val="000000"/>
              </w:rPr>
              <w:t>DVStatus</w:t>
            </w:r>
            <w:proofErr w:type="spellEnd"/>
            <w:r w:rsidR="00333A77" w:rsidRPr="00054884">
              <w:rPr>
                <w:rFonts w:cstheme="minorHAnsi"/>
                <w:color w:val="000000"/>
              </w:rPr>
              <w:t xml:space="preserve"> </w:t>
            </w:r>
            <w:r w:rsidR="009064C3">
              <w:rPr>
                <w:rFonts w:cstheme="minorHAnsi"/>
                <w:color w:val="000000"/>
              </w:rPr>
              <w:t xml:space="preserve">(HoH) </w:t>
            </w:r>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283C4EF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
          <w:p w14:paraId="177FC640" w14:textId="2CAE7642"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B4185E6"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417E0B">
              <w:rPr>
                <w:rFonts w:cstheme="minorHAnsi"/>
                <w:b/>
                <w:color w:val="000000"/>
              </w:rPr>
              <w:t xml:space="preserve"> </w:t>
            </w:r>
            <w:r w:rsidR="00417E0B">
              <w:rPr>
                <w:rFonts w:cstheme="minorHAnsi"/>
                <w:color w:val="000000"/>
              </w:rPr>
              <w:t>= 24</w:t>
            </w:r>
            <w:r w:rsidR="00333A77">
              <w:rPr>
                <w:rFonts w:cstheme="minorHAnsi"/>
                <w:color w:val="000000"/>
              </w:rPr>
              <w:t xml:space="preserve"> </w:t>
            </w:r>
          </w:p>
          <w:p w14:paraId="39445932" w14:textId="1BBABAF9"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color w:val="000000"/>
              </w:rPr>
              <w:t>tlsa_HHID.</w:t>
            </w:r>
            <w:r w:rsidRPr="0083187A">
              <w:rPr>
                <w:rFonts w:cstheme="minorHAnsi"/>
                <w:b/>
                <w:bCs/>
                <w:color w:val="000000"/>
              </w:rPr>
              <w:t>HHAdultAge</w:t>
            </w:r>
            <w:proofErr w:type="spellEnd"/>
            <w:r>
              <w:rPr>
                <w:rFonts w:cstheme="minorHAnsi"/>
                <w:color w:val="000000"/>
              </w:rPr>
              <w:t xml:space="preserve"> in (18,24)</w:t>
            </w:r>
          </w:p>
          <w:p w14:paraId="5BFD999B" w14:textId="60F39BC0" w:rsidR="00333A77" w:rsidRPr="0083187A"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r w:rsidR="00CC4F19">
              <w:rPr>
                <w:rFonts w:cstheme="minorHAnsi"/>
                <w:color w:val="000000"/>
              </w:rPr>
              <w:t>= 24</w:t>
            </w:r>
          </w:p>
          <w:p w14:paraId="1C14A650" w14:textId="0221F392" w:rsidR="00333A77" w:rsidRDefault="005357DE" w:rsidP="00333A77">
            <w:pPr>
              <w:pStyle w:val="NoSpacing"/>
              <w:cnfStyle w:val="000000010000" w:firstRow="0" w:lastRow="0" w:firstColumn="0" w:lastColumn="0" w:oddVBand="0" w:evenVBand="0" w:oddHBand="0" w:evenHBand="1" w:firstRowFirstColumn="0" w:firstRowLastColumn="0" w:lastRowFirstColumn="0" w:lastRowLastColumn="0"/>
              <w:rPr>
                <w:b/>
              </w:rPr>
            </w:pPr>
            <w:del w:id="1107" w:author="Molly McEvilley" w:date="2020-11-12T11:36:00Z">
              <w:r w:rsidDel="000E411E">
                <w:rPr>
                  <w:rFonts w:cstheme="minorHAnsi"/>
                  <w:color w:val="000000"/>
                </w:rPr>
                <w:delText>tlsa_Person.</w:delText>
              </w:r>
            </w:del>
            <w:proofErr w:type="spellStart"/>
            <w:r w:rsidR="009C008E">
              <w:rPr>
                <w:rFonts w:cstheme="minorHAnsi"/>
                <w:color w:val="000000"/>
              </w:rPr>
              <w:t>tlsa_</w:t>
            </w:r>
            <w:r w:rsidR="00333A77" w:rsidRPr="004D73A0">
              <w:rPr>
                <w:rFonts w:cstheme="minorHAnsi"/>
                <w:color w:val="000000"/>
              </w:rPr>
              <w:t>Enrollment.</w:t>
            </w:r>
            <w:r w:rsidR="00F01E00">
              <w:rPr>
                <w:rFonts w:cstheme="minorHAnsi"/>
                <w:b/>
                <w:color w:val="000000"/>
              </w:rPr>
              <w:t>ActiveAge</w:t>
            </w:r>
            <w:proofErr w:type="spellEnd"/>
            <w:r w:rsidR="00417E0B">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108" w:name="_Toc37849823"/>
      <w:bookmarkStart w:id="1109" w:name="_Toc38030597"/>
      <w:r>
        <w:t xml:space="preserve">Get Counts of </w:t>
      </w:r>
      <w:proofErr w:type="spellStart"/>
      <w:r>
        <w:t>Bednights</w:t>
      </w:r>
      <w:proofErr w:type="spellEnd"/>
      <w:r>
        <w:t xml:space="preserve"> by Project</w:t>
      </w:r>
      <w:r w:rsidR="00A768D9">
        <w:t xml:space="preserve"> and Household Characteristics</w:t>
      </w:r>
      <w:bookmarkEnd w:id="1108"/>
      <w:bookmarkEnd w:id="110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004824" w:rsidRDefault="00004824"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004824" w:rsidRDefault="00004824"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004824" w:rsidRDefault="00004824"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004824" w:rsidRDefault="00004824"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004824" w:rsidRDefault="00004824"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6B89EC5F"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253DEB88"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1EFE3E1A" w14:textId="774E1A67" w:rsidR="001F084E" w:rsidRPr="009D5B7E" w:rsidRDefault="001F084E" w:rsidP="001F084E"/>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3EC42428" w14:textId="77777777" w:rsidR="00691A1A" w:rsidRDefault="00691A1A" w:rsidP="0083187A">
      <w:r>
        <w:t xml:space="preserve">The </w:t>
      </w:r>
      <w:r w:rsidRPr="000418B1">
        <w:rPr>
          <w:b/>
          <w:bCs/>
        </w:rPr>
        <w:t>HHType</w:t>
      </w:r>
      <w:r>
        <w:t xml:space="preserve"> column indicates the household types for which the population is relevant.</w:t>
      </w:r>
    </w:p>
    <w:p w14:paraId="05ABDA04" w14:textId="77777777" w:rsidR="00691A1A" w:rsidRDefault="00691A1A" w:rsidP="005357DE">
      <w:pPr>
        <w:pStyle w:val="ListParagraph"/>
        <w:numPr>
          <w:ilvl w:val="0"/>
          <w:numId w:val="16"/>
        </w:numPr>
      </w:pPr>
      <w:r>
        <w:t>Zero (0) represents a count of all records that meet the criteria, regardless of household type.</w:t>
      </w:r>
    </w:p>
    <w:p w14:paraId="2CD789DF" w14:textId="77777777" w:rsidR="00691A1A" w:rsidRPr="007F7731" w:rsidRDefault="00691A1A" w:rsidP="00691A1A">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68662348" w:rsidR="00333A77" w:rsidRPr="004C74F2" w:rsidRDefault="00333A77"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110" w:name="_Toc37849824"/>
      <w:bookmarkStart w:id="1111" w:name="_Toc38030598"/>
      <w:r>
        <w:lastRenderedPageBreak/>
        <w:t xml:space="preserve">Get Counts of </w:t>
      </w:r>
      <w:proofErr w:type="spellStart"/>
      <w:r>
        <w:t>Bednights</w:t>
      </w:r>
      <w:proofErr w:type="spellEnd"/>
      <w:r>
        <w:t xml:space="preserve"> by </w:t>
      </w:r>
      <w:r w:rsidR="00A768D9">
        <w:t>Project Type and Household Characteristics</w:t>
      </w:r>
      <w:bookmarkEnd w:id="1110"/>
      <w:bookmarkEnd w:id="111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601"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">
                <v:shape id="AutoShape 53" o:spid="_x0000_s1602"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603"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004824" w:rsidRDefault="00004824" w:rsidP="00F824D6">
                        <w:pPr>
                          <w:pStyle w:val="Style3"/>
                        </w:pPr>
                        <w:r>
                          <w:t>lsa_Calculated</w:t>
                        </w:r>
                      </w:p>
                    </w:txbxContent>
                  </v:textbox>
                </v:shape>
                <v:shape id="AutoShape 390" o:spid="_x0000_s1604"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004824" w:rsidRDefault="00004824" w:rsidP="00F824D6">
                        <w:pPr>
                          <w:pStyle w:val="Style3"/>
                        </w:pPr>
                        <w:r>
                          <w:t>lsa_Report</w:t>
                        </w:r>
                      </w:p>
                    </w:txbxContent>
                  </v:textbox>
                </v:shape>
                <v:shape id="AutoShape 56" o:spid="_x0000_s1605"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6"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004824" w:rsidRDefault="00004824"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004824" w:rsidRDefault="00004824" w:rsidP="00F824D6">
                            <w:pPr>
                              <w:pStyle w:val="Style3"/>
                            </w:pPr>
                            <w:proofErr w:type="spellStart"/>
                            <w:r>
                              <w:t>tlsa_HHID</w:t>
                            </w:r>
                            <w:proofErr w:type="spellEnd"/>
                          </w:p>
                        </w:txbxContent>
                      </v:textbox>
                    </v:shape>
                  </v:group>
                  <v:shape id="AutoShape 407" o:spid="_x0000_s161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1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1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004824" w:rsidRDefault="00004824"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76B26460"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142EAC">
        <w:t xml:space="preserve">These counts may be included under any circumstances but are required in </w:t>
      </w:r>
      <w:proofErr w:type="spellStart"/>
      <w:r w:rsidR="00DA0FF7">
        <w:t>LSACalculated</w:t>
      </w:r>
      <w:proofErr w:type="spellEnd"/>
      <w:r w:rsidR="00142EA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pPr>
            <w:r w:rsidRPr="00291CD4">
              <w:rPr>
                <w:b/>
              </w:rPr>
              <w:t>ProjectType</w:t>
            </w:r>
            <w:r>
              <w:t xml:space="preserve"> = 3</w:t>
            </w:r>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b/>
              </w:rPr>
            </w:pPr>
            <w:r w:rsidRPr="00291CD4">
              <w:rPr>
                <w:b/>
              </w:rPr>
              <w:t>ProjectType</w:t>
            </w:r>
            <w:r>
              <w:t xml:space="preserve"> = 13</w:t>
            </w:r>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07B5DF4A" w:rsidR="00E207EF" w:rsidRPr="00AE734F" w:rsidRDefault="00E207EF" w:rsidP="00072386">
            <w:pPr>
              <w:pStyle w:val="NoSpacing"/>
            </w:pPr>
          </w:p>
        </w:tc>
        <w:tc>
          <w:tcPr>
            <w:tcW w:w="1800" w:type="dxa"/>
          </w:tcPr>
          <w:p w14:paraId="6644FF75" w14:textId="2D8946D9"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7A1DF916" w14:textId="6F3FB92A"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rFonts w:cstheme="minorHAnsi"/>
        </w:rPr>
      </w:pPr>
      <w:r>
        <w:t xml:space="preserve">Generate these counts for each of the </w:t>
      </w:r>
      <w:r>
        <w:rPr>
          <w:rFonts w:cstheme="minorHAnsi"/>
        </w:rPr>
        <w:t>populations and household types listed below</w:t>
      </w:r>
      <w:r w:rsidR="00691A1A">
        <w:rPr>
          <w:rFonts w:cstheme="minorHAnsi"/>
        </w:rPr>
        <w:t xml:space="preserve"> where the count is greater than zero </w:t>
      </w:r>
      <w:r>
        <w:rPr>
          <w:rFonts w:cstheme="minorHAnsi"/>
        </w:rPr>
        <w:t>based on data for the given project type.</w:t>
      </w:r>
    </w:p>
    <w:p w14:paraId="7E2ED4E1" w14:textId="77777777" w:rsidR="005F42B7" w:rsidRDefault="005F42B7" w:rsidP="0083187A">
      <w:r>
        <w:t xml:space="preserve">The </w:t>
      </w:r>
      <w:r w:rsidRPr="000418B1">
        <w:rPr>
          <w:b/>
          <w:bCs/>
        </w:rPr>
        <w:t>HHType</w:t>
      </w:r>
      <w:r>
        <w:t xml:space="preserve"> column indicates the household types for which the population is relevant.</w:t>
      </w:r>
    </w:p>
    <w:p w14:paraId="65A9C275" w14:textId="77777777" w:rsidR="005F42B7" w:rsidRDefault="005F42B7" w:rsidP="005F42B7">
      <w:pPr>
        <w:pStyle w:val="ListParagraph"/>
        <w:numPr>
          <w:ilvl w:val="0"/>
          <w:numId w:val="16"/>
        </w:numPr>
      </w:pPr>
      <w:r>
        <w:t>Zero (0) represents a count of all records that meet the criteria, regardless of household type.</w:t>
      </w:r>
    </w:p>
    <w:p w14:paraId="35695D38" w14:textId="652F3AC0" w:rsidR="00853F73" w:rsidRPr="007F7731" w:rsidRDefault="005F42B7"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5FEDBD5A"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112" w:name="_Toc37849825"/>
      <w:bookmarkStart w:id="1113" w:name="_Toc38030599"/>
      <w:r>
        <w:t xml:space="preserve">Get Counts of </w:t>
      </w:r>
      <w:proofErr w:type="spellStart"/>
      <w:r>
        <w:t>Bednights</w:t>
      </w:r>
      <w:proofErr w:type="spellEnd"/>
      <w:r>
        <w:t xml:space="preserve"> by Project and Personal Characteristics</w:t>
      </w:r>
      <w:bookmarkEnd w:id="1112"/>
      <w:bookmarkEnd w:id="1113"/>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004824" w:rsidRDefault="0000482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1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2nEQTBgYAALYhAAAOAAAA&#10;AAAAAAAAAAAAAC4CAABkcnMvZTJvRG9jLnhtbFBLAQItABQABgAIAAAAIQCvgsg13gAAAAUBAAAP&#10;AAAAAAAAAAAAAAAAAGAIAABkcnMvZG93bnJldi54bWxQSwUGAAAAAAQABADzAAAAawkAAAAA&#10;">
                <v:shape id="AutoShape 65" o:spid="_x0000_s161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1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004824" w:rsidRDefault="00004824" w:rsidP="00F824D6">
                        <w:pPr>
                          <w:pStyle w:val="Style3"/>
                        </w:pPr>
                        <w:r>
                          <w:t>lsa_Calculated</w:t>
                        </w:r>
                      </w:p>
                    </w:txbxContent>
                  </v:textbox>
                </v:shape>
                <v:shape id="AutoShape 390" o:spid="_x0000_s161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004824" w:rsidRDefault="00004824" w:rsidP="00F824D6">
                        <w:pPr>
                          <w:pStyle w:val="Style3"/>
                        </w:pPr>
                        <w:r>
                          <w:t>lsa_Report</w:t>
                        </w:r>
                      </w:p>
                    </w:txbxContent>
                  </v:textbox>
                </v:shape>
                <v:shape id="AutoShape 68" o:spid="_x0000_s161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004824" w:rsidRDefault="00004824" w:rsidP="00F824D6">
                            <w:pPr>
                              <w:pStyle w:val="Style3"/>
                            </w:pPr>
                            <w:proofErr w:type="spellStart"/>
                            <w:r>
                              <w:t>tlsa_Enrollment</w:t>
                            </w:r>
                            <w:proofErr w:type="spellEnd"/>
                          </w:p>
                        </w:txbxContent>
                      </v:textbox>
                    </v:shape>
                    <v:shape id="AutoShape 462" o:spid="_x0000_s16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004824" w:rsidRDefault="00004824" w:rsidP="00F824D6">
                            <w:pPr>
                              <w:pStyle w:val="Style3"/>
                            </w:pPr>
                            <w:proofErr w:type="spellStart"/>
                            <w:r>
                              <w:t>tlsa_HHID</w:t>
                            </w:r>
                            <w:proofErr w:type="spellEnd"/>
                          </w:p>
                        </w:txbxContent>
                      </v:textbox>
                    </v:shape>
                  </v:group>
                  <v:shape id="AutoShape 407" o:spid="_x0000_s162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2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2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004824" w:rsidRDefault="00004824" w:rsidP="00F824D6">
                          <w:pPr>
                            <w:pStyle w:val="Style3"/>
                          </w:pPr>
                          <w:r>
                            <w:t>hmis_Services</w:t>
                          </w:r>
                        </w:p>
                      </w:txbxContent>
                    </v:textbox>
                  </v:shape>
                  <v:shape id="AutoShape 76" o:spid="_x0000_s162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004824" w:rsidRDefault="00004824"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37696844"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61D1DB62" w:rsidR="00F23505" w:rsidRPr="009D5B7E" w:rsidRDefault="00B23C61" w:rsidP="00F23505">
      <w:r>
        <w:t>T</w:t>
      </w:r>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p>
    <w:p w14:paraId="2C682514" w14:textId="68317866"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ins w:id="1114" w:author="Molly McEvilley" w:date="2020-11-23T14:06:00Z">
        <w:r w:rsidR="00F06266">
          <w:t xml:space="preserve">with </w:t>
        </w:r>
      </w:ins>
      <w:r>
        <w:t>active</w:t>
      </w:r>
      <w:ins w:id="1115" w:author="Molly McEvilley" w:date="2020-11-23T14:06:00Z">
        <w:r w:rsidR="00F06266">
          <w:t xml:space="preserve"> enrollments</w:t>
        </w:r>
      </w:ins>
      <w:r>
        <w:t xml:space="preser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pPr>
            <w:r w:rsidRPr="00291CD4">
              <w:rPr>
                <w:b/>
              </w:rPr>
              <w:t>ProjectType</w:t>
            </w:r>
            <w:r>
              <w:t xml:space="preserve"> = 3</w:t>
            </w:r>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b/>
              </w:rPr>
            </w:pPr>
            <w:r w:rsidRPr="00291CD4">
              <w:rPr>
                <w:b/>
              </w:rPr>
              <w:lastRenderedPageBreak/>
              <w:t>ProjectType</w:t>
            </w:r>
            <w:r>
              <w:t xml:space="preserve"> = 13</w:t>
            </w:r>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16291A0C" w:rsidR="00C01C1B" w:rsidRPr="00AE734F" w:rsidRDefault="00C01C1B" w:rsidP="0092505D">
            <w:pPr>
              <w:pStyle w:val="NoSpacing"/>
            </w:pPr>
          </w:p>
        </w:tc>
        <w:tc>
          <w:tcPr>
            <w:tcW w:w="1800" w:type="dxa"/>
          </w:tcPr>
          <w:p w14:paraId="6BE39E5C" w14:textId="3ECA61FD"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1049A7EE" w14:textId="7ED92E92"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71E2BCB4" w:rsidR="009B614F" w:rsidRDefault="000C17CC" w:rsidP="009B614F">
      <w:pPr>
        <w:rPr>
          <w:rFonts w:cstheme="minorHAnsi"/>
        </w:rPr>
      </w:pPr>
      <w:r>
        <w:t xml:space="preserve">Generate these counts for each of the </w:t>
      </w:r>
      <w:r>
        <w:rPr>
          <w:rFonts w:cstheme="minorHAnsi"/>
        </w:rPr>
        <w:t xml:space="preserve">populations and household types listed below where the count is greater than zero based on data for the given project. </w:t>
      </w:r>
      <w:r>
        <w:t>C</w:t>
      </w:r>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r>
        <w:t xml:space="preserve">The </w:t>
      </w:r>
      <w:r w:rsidRPr="000C17CC">
        <w:rPr>
          <w:b/>
          <w:bCs/>
        </w:rPr>
        <w:t>HHType</w:t>
      </w:r>
      <w:r>
        <w:t xml:space="preserve"> column indicates the household types for which the population is relevant.</w:t>
      </w:r>
    </w:p>
    <w:p w14:paraId="528EC67D" w14:textId="77777777" w:rsidR="00853F73" w:rsidRDefault="00853F73" w:rsidP="00853F73">
      <w:pPr>
        <w:pStyle w:val="ListParagraph"/>
        <w:numPr>
          <w:ilvl w:val="0"/>
          <w:numId w:val="16"/>
        </w:numPr>
      </w:pPr>
      <w:r>
        <w:t>Zero (0) represents a count of all records that meet the criteria, regardless of household type.</w:t>
      </w:r>
    </w:p>
    <w:p w14:paraId="272F6C8C" w14:textId="359731F7" w:rsidR="00853F73" w:rsidRPr="007F7731" w:rsidRDefault="00853F73"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116" w:name="_Toc37849826"/>
      <w:bookmarkStart w:id="1117" w:name="_Toc38030600"/>
      <w:r>
        <w:t xml:space="preserve">Get Counts of </w:t>
      </w:r>
      <w:proofErr w:type="spellStart"/>
      <w:r>
        <w:t>Bednights</w:t>
      </w:r>
      <w:proofErr w:type="spellEnd"/>
      <w:r>
        <w:t xml:space="preserve"> by Project Type and Personal Characteristics</w:t>
      </w:r>
      <w:bookmarkEnd w:id="1116"/>
      <w:bookmarkEnd w:id="111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004824" w:rsidRDefault="0000482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PqTNYnY&#10;BQAANCEAAA4AAAAAAAAAAAAAAAAALgIAAGRycy9lMm9Eb2MueG1sUEsBAi0AFAAGAAgAAAAhAK+C&#10;yDXeAAAABQEAAA8AAAAAAAAAAAAAAAAAMggAAGRycy9kb3ducmV2LnhtbFBLBQYAAAAABAAEAPMA&#10;AAA9CQAAAAA=&#10;">
                <v:shape id="AutoShape 65" o:spid="_x0000_s162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004824" w:rsidRDefault="00004824" w:rsidP="00F824D6">
                        <w:pPr>
                          <w:pStyle w:val="Style3"/>
                        </w:pPr>
                        <w:r>
                          <w:t>lsa_Calculated</w:t>
                        </w:r>
                      </w:p>
                    </w:txbxContent>
                  </v:textbox>
                </v:shape>
                <v:shape id="AutoShape 390" o:spid="_x0000_s162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004824" w:rsidRDefault="00004824" w:rsidP="00F824D6">
                        <w:pPr>
                          <w:pStyle w:val="Style3"/>
                        </w:pPr>
                        <w:r>
                          <w:t>lsa_Report</w:t>
                        </w:r>
                      </w:p>
                    </w:txbxContent>
                  </v:textbox>
                </v:shape>
                <v:shape id="AutoShape 68" o:spid="_x0000_s163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3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3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3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004824" w:rsidRDefault="00004824" w:rsidP="00F824D6">
                            <w:pPr>
                              <w:pStyle w:val="Style3"/>
                            </w:pPr>
                            <w:proofErr w:type="spellStart"/>
                            <w:r>
                              <w:t>tlsa_Enrollment</w:t>
                            </w:r>
                            <w:proofErr w:type="spellEnd"/>
                          </w:p>
                        </w:txbxContent>
                      </v:textbox>
                    </v:shape>
                    <v:shape id="AutoShape 462" o:spid="_x0000_s163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004824" w:rsidRDefault="00004824" w:rsidP="00F824D6">
                            <w:pPr>
                              <w:pStyle w:val="Style3"/>
                            </w:pPr>
                            <w:proofErr w:type="spellStart"/>
                            <w:r>
                              <w:t>tlsa_HHID</w:t>
                            </w:r>
                            <w:proofErr w:type="spellEnd"/>
                          </w:p>
                        </w:txbxContent>
                      </v:textbox>
                    </v:shape>
                  </v:group>
                  <v:shape id="AutoShape 407" o:spid="_x0000_s163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004824" w:rsidRDefault="00004824" w:rsidP="00F824D6">
                          <w:pPr>
                            <w:pStyle w:val="Style3"/>
                          </w:pPr>
                          <w:r>
                            <w:t>hmis_Services</w:t>
                          </w:r>
                        </w:p>
                      </w:txbxContent>
                    </v:textbox>
                  </v:shape>
                  <v:shape id="AutoShape 76" o:spid="_x0000_s163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004824" w:rsidRDefault="00004824"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r w:rsidR="00142EAC">
        <w:t xml:space="preserve">may be included under any circumstances but </w:t>
      </w:r>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73C7F8C0"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ins w:id="1118" w:author="Molly McEvilley" w:date="2020-11-23T14:08:00Z">
        <w:r w:rsidR="00F06266">
          <w:t xml:space="preserve">with </w:t>
        </w:r>
      </w:ins>
      <w:r>
        <w:t xml:space="preserve">active </w:t>
      </w:r>
      <w:ins w:id="1119" w:author="Molly McEvilley" w:date="2020-11-23T14:08:00Z">
        <w:r w:rsidR="00F06266">
          <w:t xml:space="preserve">enrollments </w:t>
        </w:r>
      </w:ins>
      <w:r>
        <w:t xml:space="preserve">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pPr>
            <w:r w:rsidRPr="00291CD4">
              <w:rPr>
                <w:b/>
              </w:rPr>
              <w:t>ProjectType</w:t>
            </w:r>
            <w:r>
              <w:t xml:space="preserve"> = 3</w:t>
            </w:r>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b/>
              </w:rPr>
            </w:pPr>
            <w:r w:rsidRPr="00291CD4">
              <w:rPr>
                <w:b/>
              </w:rPr>
              <w:t>ProjectType</w:t>
            </w:r>
            <w:r>
              <w:t xml:space="preserve"> = 13</w:t>
            </w:r>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857565" w:rsidRPr="00AE734F" w14:paraId="13EB449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rFonts w:cstheme="minorHAnsi"/>
        </w:rPr>
      </w:pPr>
      <w:r>
        <w:t xml:space="preserve">Generate these counts for each of the </w:t>
      </w:r>
      <w:r>
        <w:rPr>
          <w:rFonts w:cstheme="minorHAnsi"/>
        </w:rPr>
        <w:t>populations and household types listed below where the count is greater than zero based on data for the given project type. Criteria are based on tlsa_Person.</w:t>
      </w:r>
    </w:p>
    <w:p w14:paraId="5F1A54F5" w14:textId="4001D198" w:rsidR="00853F73" w:rsidRDefault="00853F73">
      <w:r>
        <w:t xml:space="preserve">The </w:t>
      </w:r>
      <w:r w:rsidRPr="000C17CC">
        <w:rPr>
          <w:b/>
          <w:bCs/>
        </w:rPr>
        <w:t>HHType</w:t>
      </w:r>
      <w:r>
        <w:t xml:space="preserve"> column indicates the household types for which the population is relevant.</w:t>
      </w:r>
    </w:p>
    <w:p w14:paraId="103A3178" w14:textId="77777777" w:rsidR="00853F73" w:rsidRDefault="00853F73" w:rsidP="00853F73">
      <w:pPr>
        <w:pStyle w:val="ListParagraph"/>
        <w:numPr>
          <w:ilvl w:val="0"/>
          <w:numId w:val="16"/>
        </w:numPr>
      </w:pPr>
      <w:r>
        <w:t>Zero (0) represents a count of all records that meet the criteria, regardless of household type.</w:t>
      </w:r>
    </w:p>
    <w:p w14:paraId="238882BD" w14:textId="77777777" w:rsidR="00853F73" w:rsidRPr="0044267F" w:rsidRDefault="00853F73" w:rsidP="00853F73">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120" w:name="_Toc31198840"/>
      <w:bookmarkStart w:id="1121" w:name="_Toc37849827"/>
      <w:bookmarkStart w:id="1122" w:name="_Toc38030601"/>
      <w:bookmarkEnd w:id="1120"/>
      <w:r>
        <w:t xml:space="preserve">Data Quality – </w:t>
      </w:r>
      <w:r w:rsidR="00CF1247">
        <w:t xml:space="preserve">Get Counts of </w:t>
      </w:r>
      <w:r>
        <w:t>Enrollments Active After Project Operating End Date</w:t>
      </w:r>
      <w:r w:rsidR="00DA0B37">
        <w:t xml:space="preserve"> by Project</w:t>
      </w:r>
      <w:bookmarkEnd w:id="1121"/>
      <w:bookmarkEnd w:id="112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9"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">
                <v:shape id="AutoShape 137" o:spid="_x0000_s1640"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41"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642"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43"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44"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45"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646"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647"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648"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649"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pPr>
      <w:proofErr w:type="spellStart"/>
      <w:r w:rsidRPr="00AB2970">
        <w:t>ReportRow</w:t>
      </w:r>
      <w:proofErr w:type="spellEnd"/>
    </w:p>
    <w:p w14:paraId="265E536F" w14:textId="48B5F7A4" w:rsidR="00EB1C9F" w:rsidRPr="00EB1C9F" w:rsidRDefault="00EB1C9F" w:rsidP="003A576D">
      <w:proofErr w:type="spellStart"/>
      <w:r w:rsidRPr="003A576D">
        <w:rPr>
          <w:b/>
          <w:bCs/>
        </w:rPr>
        <w:t>ReportRow</w:t>
      </w:r>
      <w:r>
        <w:t>s</w:t>
      </w:r>
      <w:proofErr w:type="spellEnd"/>
      <w:r>
        <w:t xml:space="preserve"> 58 and 59 count a subset of enrollments in </w:t>
      </w:r>
      <w:proofErr w:type="spellStart"/>
      <w:r>
        <w:t>tlsa_Enrollment</w:t>
      </w:r>
      <w:proofErr w:type="spellEnd"/>
      <w:r>
        <w:t xml:space="preserve"> </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649DDBEB" w:rsidR="00DE2AC2" w:rsidRDefault="00DE2AC2" w:rsidP="00DE2AC2">
      <w:r>
        <w:rPr>
          <w:b/>
          <w:bCs/>
        </w:rPr>
        <w:t>Cohort</w:t>
      </w:r>
      <w:r>
        <w:t xml:space="preserve"> = 20 for these counts</w:t>
      </w:r>
      <w:r w:rsidR="00EB1C9F">
        <w:t xml:space="preserve"> – they include</w:t>
      </w:r>
      <w:r>
        <w:t xml:space="preserve"> all </w:t>
      </w:r>
      <w:r w:rsidR="00EB1C9F">
        <w:t xml:space="preserve">enrollments </w:t>
      </w:r>
      <w:r>
        <w:t xml:space="preserve">in continuum ES/SH/TH/RRH/PSH projects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123" w:name="_Toc37849828"/>
      <w:bookmarkStart w:id="1124"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123"/>
      <w:bookmarkEnd w:id="112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50"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">
                <v:shape id="AutoShape 148" o:spid="_x0000_s1651"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52"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653"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54"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655"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6"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7"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8"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659"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660"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661"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662"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11CD19F5" w:rsidR="00D705D2" w:rsidRPr="00000B20" w:rsidRDefault="00D705D2" w:rsidP="0088191A">
      <w:pPr>
        <w:pStyle w:val="Heading2"/>
      </w:pPr>
      <w:bookmarkStart w:id="1125" w:name="_Data_Quality_–"/>
      <w:bookmarkStart w:id="1126" w:name="_Toc37849829"/>
      <w:bookmarkStart w:id="1127" w:name="_Toc38030603"/>
      <w:bookmarkEnd w:id="1125"/>
      <w:r>
        <w:t xml:space="preserve">Data Quality – Get Counts of </w:t>
      </w:r>
      <w:r w:rsidR="00EB1C9F">
        <w:t xml:space="preserve">Households </w:t>
      </w:r>
      <w:r>
        <w:t xml:space="preserve">with no </w:t>
      </w:r>
      <w:proofErr w:type="spellStart"/>
      <w:r>
        <w:t>EnrollmentCoC</w:t>
      </w:r>
      <w:proofErr w:type="spellEnd"/>
      <w:r>
        <w:t xml:space="preserve"> Record by Project</w:t>
      </w:r>
      <w:bookmarkEnd w:id="1126"/>
      <w:bookmarkEnd w:id="1127"/>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3"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k+FXc2AFAAD9HgAA&#10;DgAAAAAAAAAAAAAAAAAuAgAAZHJzL2Uyb0RvYy54bWxQSwECLQAUAAYACAAAACEAFHHjdN0AAAAF&#10;AQAADwAAAAAAAAAAAAAAAAC6BwAAZHJzL2Rvd25yZXYueG1sUEsFBgAAAAAEAAQA8wAAAMQIAAAA&#10;AA==&#10;">
                <v:shape id="AutoShape 161" o:spid="_x0000_s1664"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5"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666"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67"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668"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69"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0"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671"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672"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673"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3A6A89C4" w14:textId="47899630" w:rsidR="00D705D2" w:rsidDel="00501413" w:rsidRDefault="00D705D2" w:rsidP="00D705D2">
      <w:pPr>
        <w:rPr>
          <w:del w:id="1128" w:author="Molly McEvilley" w:date="2020-10-08T13:30:00Z"/>
        </w:rPr>
      </w:pP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77777777"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0586F2FB" w14:textId="0E7CEAD0" w:rsidR="00EB1C9F" w:rsidRDefault="00EB1C9F" w:rsidP="00EB1C9F">
      <w:pPr>
        <w:pStyle w:val="Heading3"/>
      </w:pPr>
      <w:r w:rsidRPr="00AB2970">
        <w:t>Universe and ProjectID</w:t>
      </w:r>
    </w:p>
    <w:p w14:paraId="2433E6E4" w14:textId="77777777" w:rsidR="00D705D2" w:rsidRDefault="00D705D2" w:rsidP="00D705D2">
      <w:r>
        <w:t xml:space="preserve">The </w:t>
      </w:r>
      <w:r>
        <w:rPr>
          <w:b/>
          <w:bCs/>
        </w:rPr>
        <w:t>Universe</w:t>
      </w:r>
      <w:r>
        <w:t xml:space="preserve"> for project-level counts is 10.</w:t>
      </w:r>
    </w:p>
    <w:p w14:paraId="762D85A0" w14:textId="10E6DC62" w:rsidR="00D705D2" w:rsidRDefault="00D705D2" w:rsidP="00D705D2">
      <w:r>
        <w:t xml:space="preserve">These counts are grouped by </w:t>
      </w:r>
      <w:r w:rsidRPr="00EB1C9F">
        <w:rPr>
          <w:b/>
          <w:bCs/>
        </w:rPr>
        <w:t>ProjectID</w:t>
      </w:r>
      <w:r w:rsidR="00A47288">
        <w:t xml:space="preserve"> and limited to </w:t>
      </w:r>
      <w:proofErr w:type="spellStart"/>
      <w:r w:rsidR="00A47288" w:rsidRPr="0083187A">
        <w:rPr>
          <w:b/>
          <w:bCs/>
        </w:rPr>
        <w:t>ProjectID</w:t>
      </w:r>
      <w:r w:rsidR="00A47288">
        <w:t>s</w:t>
      </w:r>
      <w:proofErr w:type="spellEnd"/>
      <w:r w:rsidR="00A47288">
        <w:t xml:space="preserve"> included in Project.csv.</w:t>
      </w:r>
    </w:p>
    <w:p w14:paraId="4B6C524C" w14:textId="77777777" w:rsidR="00D705D2" w:rsidRDefault="00D705D2" w:rsidP="0088191A">
      <w:pPr>
        <w:pStyle w:val="Heading3"/>
      </w:pPr>
      <w:r w:rsidRPr="00AB2970">
        <w:t>Cohort</w:t>
      </w:r>
    </w:p>
    <w:p w14:paraId="1581892A" w14:textId="77777777" w:rsidR="00EB1C9F" w:rsidRDefault="00D705D2" w:rsidP="00EB1C9F">
      <w:r>
        <w:rPr>
          <w:b/>
          <w:bCs/>
        </w:rPr>
        <w:t>Cohort</w:t>
      </w:r>
      <w:r>
        <w:t xml:space="preserve"> = 1 for these counts – they are limited to household enrollments active in the report period</w:t>
      </w:r>
      <w:r w:rsidR="00EB1C9F">
        <w:t>.</w:t>
      </w:r>
    </w:p>
    <w:p w14:paraId="75512F40" w14:textId="1FE789D3" w:rsidR="000C17CC" w:rsidRDefault="00EB1C9F" w:rsidP="007002AF">
      <w:r>
        <w:t>In this case, the cohort only indicates only that the household was active during the report period.</w:t>
      </w:r>
      <w:r w:rsidR="005A642F">
        <w:t xml:space="preserve"> </w:t>
      </w:r>
      <w:r>
        <w:t xml:space="preserve">The counts </w:t>
      </w:r>
      <w:r w:rsidR="00D705D2">
        <w:t xml:space="preserve">do not include any </w:t>
      </w:r>
      <w:r w:rsidR="00D705D2" w:rsidRPr="003C4035">
        <w:rPr>
          <w:b/>
          <w:bCs/>
        </w:rPr>
        <w:t>HouseholdID</w:t>
      </w:r>
      <w:r w:rsidR="00D705D2">
        <w:t xml:space="preserve"> in </w:t>
      </w:r>
      <w:proofErr w:type="spellStart"/>
      <w:r>
        <w:t>tlsa_HHID</w:t>
      </w:r>
      <w:proofErr w:type="spellEnd"/>
      <w:r>
        <w:t xml:space="preserve"> or </w:t>
      </w:r>
      <w:proofErr w:type="spellStart"/>
      <w:r w:rsidR="003C4035">
        <w:t>tlsa</w:t>
      </w:r>
      <w:r w:rsidR="00D705D2">
        <w:t>_Enrollment</w:t>
      </w:r>
      <w:proofErr w:type="spellEnd"/>
      <w:r w:rsidR="00D705D2">
        <w:t xml:space="preserve"> </w:t>
      </w:r>
      <w:r>
        <w:t xml:space="preserve">and none of the criteria associated with identifying </w:t>
      </w:r>
      <w:r>
        <w:lastRenderedPageBreak/>
        <w:t xml:space="preserve">active households and enrollments in other sections apply – e.g., the count of records where </w:t>
      </w:r>
      <w:r w:rsidRPr="00EB1C9F">
        <w:rPr>
          <w:i/>
          <w:iCs/>
        </w:rPr>
        <w:t>RelationshipToHoH</w:t>
      </w:r>
      <w:r>
        <w:t xml:space="preserve"> = 1 is irrelevant. </w:t>
      </w:r>
    </w:p>
    <w:p w14:paraId="68B92DA8" w14:textId="400D05E7" w:rsidR="00D705D2" w:rsidDel="00501413" w:rsidRDefault="00D705D2">
      <w:pPr>
        <w:pStyle w:val="Heading3"/>
        <w:rPr>
          <w:del w:id="1129" w:author="Molly McEvilley" w:date="2020-10-08T13:30:00Z"/>
        </w:rPr>
      </w:pPr>
      <w:del w:id="1130" w:author="Molly McEvilley" w:date="2020-10-08T13:30:00Z">
        <w:r w:rsidRPr="00AB2970" w:rsidDel="00501413">
          <w:delText>Household Type and Value</w:delText>
        </w:r>
      </w:del>
    </w:p>
    <w:p w14:paraId="2319771A" w14:textId="7894C5B9" w:rsidR="00D705D2" w:rsidDel="00501413" w:rsidRDefault="00D705D2" w:rsidP="00D705D2">
      <w:pPr>
        <w:rPr>
          <w:del w:id="1131" w:author="Molly McEvilley" w:date="2020-10-08T13:30:00Z"/>
        </w:rPr>
      </w:pPr>
      <w:del w:id="1132" w:author="Molly McEvilley" w:date="2020-10-08T13:30:00Z">
        <w:r w:rsidDel="00501413">
          <w:delText xml:space="preserve">The counts are grouped </w:delText>
        </w:r>
        <w:r w:rsidRPr="003C4035" w:rsidDel="00501413">
          <w:delText>by</w:delText>
        </w:r>
        <w:r w:rsidR="003C4035" w:rsidRPr="003C4035" w:rsidDel="00501413">
          <w:delText xml:space="preserve"> household type, calculated based on the active age (as of the later of their</w:delText>
        </w:r>
        <w:r w:rsidR="003C4035" w:rsidDel="00501413">
          <w:delText xml:space="preserve"> own </w:delText>
        </w:r>
        <w:r w:rsidR="003C4035" w:rsidDel="00501413">
          <w:rPr>
            <w:i/>
            <w:iCs/>
          </w:rPr>
          <w:delText>EntryDate</w:delText>
        </w:r>
        <w:r w:rsidR="003C4035" w:rsidDel="00501413">
          <w:delText xml:space="preserve"> or </w:delText>
        </w:r>
        <w:r w:rsidR="003C4035" w:rsidDel="00501413">
          <w:rPr>
            <w:u w:val="single"/>
          </w:rPr>
          <w:delText>ReportStart</w:delText>
        </w:r>
        <w:r w:rsidR="003C4035" w:rsidRPr="003C4035" w:rsidDel="00501413">
          <w:delText>) of</w:delText>
        </w:r>
        <w:r w:rsidR="003C4035" w:rsidDel="00501413">
          <w:rPr>
            <w:b/>
            <w:bCs/>
          </w:rPr>
          <w:delText xml:space="preserve"> </w:delText>
        </w:r>
        <w:r w:rsidR="003C4035" w:rsidRPr="003C4035" w:rsidDel="00501413">
          <w:delText xml:space="preserve">all household members with </w:delText>
        </w:r>
        <w:r w:rsidRPr="003C4035" w:rsidDel="00501413">
          <w:delText>the</w:delText>
        </w:r>
        <w:r w:rsidDel="00501413">
          <w:delText xml:space="preserve"> same </w:delText>
        </w:r>
        <w:r w:rsidDel="00501413">
          <w:rPr>
            <w:i/>
            <w:iCs/>
          </w:rPr>
          <w:delText>HouseholdID</w:delText>
        </w:r>
        <w:r w:rsidDel="00501413">
          <w:delText xml:space="preserve"> </w:delText>
        </w:r>
        <w:r w:rsidR="003C4035" w:rsidDel="00501413">
          <w:delText>and</w:delText>
        </w:r>
        <w:r w:rsidDel="00501413">
          <w:delText xml:space="preserve"> enrollments active in the report period</w:delText>
        </w:r>
        <w:r w:rsidR="003C4035" w:rsidDel="00501413">
          <w:delText xml:space="preserve"> (see </w:delText>
        </w:r>
        <w:r w:rsidR="00501413" w:rsidDel="00501413">
          <w:fldChar w:fldCharType="begin"/>
        </w:r>
        <w:r w:rsidR="00501413" w:rsidDel="00501413">
          <w:delInstrText xml:space="preserve"> HYPERLINK \l "_Toc31197113" </w:delInstrText>
        </w:r>
        <w:r w:rsidR="00501413" w:rsidDel="00501413">
          <w:fldChar w:fldCharType="separate"/>
        </w:r>
        <w:r w:rsidR="000C17CC" w:rsidDel="00501413">
          <w:rPr>
            <w:rStyle w:val="Hyperlink"/>
          </w:rPr>
          <w:delText>3.5 Enrollment Ages</w:delText>
        </w:r>
        <w:r w:rsidR="00501413" w:rsidDel="00501413">
          <w:rPr>
            <w:rStyle w:val="Hyperlink"/>
          </w:rPr>
          <w:fldChar w:fldCharType="end"/>
        </w:r>
        <w:r w:rsidR="003C4035" w:rsidDel="00501413">
          <w:delText xml:space="preserve"> and </w:delText>
        </w:r>
        <w:r w:rsidR="00501413" w:rsidDel="00501413">
          <w:fldChar w:fldCharType="begin"/>
        </w:r>
        <w:r w:rsidR="00501413" w:rsidDel="00501413">
          <w:delInstrText xml:space="preserve"> HYPERLINK \l "_Household_Types_(tlsa_HHID)" </w:delInstrText>
        </w:r>
        <w:r w:rsidR="00501413" w:rsidDel="00501413">
          <w:fldChar w:fldCharType="separate"/>
        </w:r>
        <w:r w:rsidR="003C4035" w:rsidRPr="000C17CC" w:rsidDel="00501413">
          <w:rPr>
            <w:rStyle w:val="Hyperlink"/>
          </w:rPr>
          <w:delText>3.6 Household Types</w:delText>
        </w:r>
        <w:r w:rsidR="00501413" w:rsidDel="00501413">
          <w:rPr>
            <w:rStyle w:val="Hyperlink"/>
          </w:rPr>
          <w:fldChar w:fldCharType="end"/>
        </w:r>
        <w:r w:rsidR="003C4035" w:rsidDel="00501413">
          <w:delText>)</w:delText>
        </w:r>
        <w:r w:rsidR="004873DC" w:rsidDel="00501413">
          <w:delText xml:space="preserve">. </w:delText>
        </w:r>
      </w:del>
    </w:p>
    <w:p w14:paraId="602EDB72" w14:textId="7E5615A7" w:rsidR="00E5055B" w:rsidRPr="000418B1" w:rsidDel="00501413" w:rsidRDefault="00E5055B" w:rsidP="00E5055B">
      <w:pPr>
        <w:rPr>
          <w:del w:id="1133" w:author="Molly McEvilley" w:date="2020-10-08T13:30:00Z"/>
        </w:rPr>
      </w:pPr>
      <w:del w:id="1134" w:author="Molly McEvilley" w:date="2020-10-08T13:30:00Z">
        <w:r w:rsidRPr="000418B1" w:rsidDel="00501413">
          <w:delText xml:space="preserve">Records are only included when the count is greater than zero.  </w:delText>
        </w:r>
      </w:del>
    </w:p>
    <w:p w14:paraId="3157A5EF" w14:textId="77777777" w:rsidR="007002AF" w:rsidRPr="00AB2970" w:rsidRDefault="007002AF" w:rsidP="007002AF">
      <w:pPr>
        <w:pStyle w:val="Heading3"/>
      </w:pPr>
      <w:r w:rsidRPr="00AB2970">
        <w:t xml:space="preserve">Household Type, Population, and </w:t>
      </w:r>
      <w:proofErr w:type="spellStart"/>
      <w:r w:rsidRPr="00AB2970">
        <w:t>SystemPath</w:t>
      </w:r>
      <w:proofErr w:type="spellEnd"/>
    </w:p>
    <w:p w14:paraId="0A858F01" w14:textId="77777777" w:rsidR="007002AF" w:rsidRDefault="007002AF" w:rsidP="007002AF">
      <w:r>
        <w:rPr>
          <w:b/>
          <w:bCs/>
        </w:rPr>
        <w:t>HHType</w:t>
      </w:r>
      <w:r>
        <w:t xml:space="preserve"> and </w:t>
      </w:r>
      <w:r>
        <w:rPr>
          <w:b/>
          <w:bCs/>
        </w:rPr>
        <w:t>Population</w:t>
      </w:r>
      <w:r>
        <w:t xml:space="preserve"> for these counts is always 0. </w:t>
      </w:r>
    </w:p>
    <w:p w14:paraId="40CBD049" w14:textId="77777777" w:rsidR="007002AF" w:rsidRDefault="007002AF" w:rsidP="007002AF">
      <w:proofErr w:type="spellStart"/>
      <w:r>
        <w:rPr>
          <w:b/>
          <w:bCs/>
        </w:rPr>
        <w:t>SystemPath</w:t>
      </w:r>
      <w:proofErr w:type="spellEnd"/>
      <w:r>
        <w:t xml:space="preserve"> is always -1.</w:t>
      </w:r>
    </w:p>
    <w:p w14:paraId="4B385E16" w14:textId="77777777" w:rsidR="007C0D7B" w:rsidRDefault="007C0D7B" w:rsidP="007C0D7B">
      <w:pPr>
        <w:pStyle w:val="Heading2"/>
      </w:pPr>
      <w:bookmarkStart w:id="1135" w:name="_HMIS_Business_Logic:"/>
      <w:bookmarkStart w:id="1136" w:name="_Toc37849830"/>
      <w:bookmarkStart w:id="1137" w:name="_Toc38030604"/>
      <w:bookmarkEnd w:id="1135"/>
      <w:proofErr w:type="spellStart"/>
      <w:r>
        <w:t>LSACalculated</w:t>
      </w:r>
      <w:bookmarkEnd w:id="1136"/>
      <w:bookmarkEnd w:id="1137"/>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138" w:name="_HMIS_Business_Logic:_4"/>
    <w:bookmarkStart w:id="1139" w:name="_Toc37849831"/>
    <w:bookmarkStart w:id="1140" w:name="_Toc38030605"/>
    <w:bookmarkEnd w:id="1138"/>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4"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139"/>
      <w:bookmarkEnd w:id="1140"/>
      <w:proofErr w:type="spellEnd"/>
    </w:p>
    <w:p w14:paraId="408EA906" w14:textId="61AFB04E" w:rsidR="007242D3" w:rsidRDefault="007242D3" w:rsidP="007242D3">
      <w:pPr>
        <w:pStyle w:val="Heading2"/>
      </w:pPr>
      <w:bookmarkStart w:id="1141" w:name="_Toc37849832"/>
      <w:bookmarkStart w:id="1142" w:name="_Toc38030606"/>
      <w:r>
        <w:t>Get HMIS Enrollments Active in the Three-Year Data Quality Report Period</w:t>
      </w:r>
      <w:bookmarkEnd w:id="1141"/>
      <w:bookmarkEnd w:id="114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7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7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7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7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68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68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68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68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68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68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143" w:name="_Toc37849833"/>
      <w:bookmarkStart w:id="1144" w:name="_Toc38030607"/>
      <w:r>
        <w:t>Set LSAReport Data Quality Values</w:t>
      </w:r>
      <w:bookmarkEnd w:id="1143"/>
      <w:r w:rsidR="00D05131">
        <w:t xml:space="preserve"> </w:t>
      </w:r>
      <w:bookmarkEnd w:id="114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145" w:name="_NoCoC"/>
      <w:bookmarkEnd w:id="1145"/>
      <w:proofErr w:type="spellStart"/>
      <w:r>
        <w:lastRenderedPageBreak/>
        <w:t>NoCoC</w:t>
      </w:r>
      <w:proofErr w:type="spellEnd"/>
    </w:p>
    <w:p w14:paraId="35A76013" w14:textId="6E5E5C76"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Data_Quality_–" w:history="1">
        <w:r w:rsidRPr="00EB1C9F">
          <w:rPr>
            <w:rStyle w:val="Hyperlink"/>
          </w:rPr>
          <w:t>section 8.21</w:t>
        </w:r>
      </w:hyperlink>
      <w:r>
        <w:t xml:space="preserve">) includes project-level counts of households served in projects operating in ReportCoC during the report period with no </w:t>
      </w:r>
      <w:proofErr w:type="spellStart"/>
      <w:r>
        <w:t>EnrollmentCoC</w:t>
      </w:r>
      <w:proofErr w:type="spellEnd"/>
      <w:r>
        <w:t>.</w:t>
      </w:r>
      <w:r w:rsidR="005A642F">
        <w:t xml:space="preserve"> </w:t>
      </w:r>
      <w:proofErr w:type="spellStart"/>
      <w:r w:rsidRPr="00EB1C9F">
        <w:rPr>
          <w:b/>
          <w:bCs/>
        </w:rPr>
        <w:t>NoCoC</w:t>
      </w:r>
      <w:proofErr w:type="spellEnd"/>
      <w:r>
        <w:t xml:space="preserve"> is a systemwide</w:t>
      </w:r>
      <w:r w:rsidR="00D05131">
        <w:t xml:space="preserve"> count of distinct </w:t>
      </w:r>
      <w:r w:rsidR="00C12607">
        <w:rPr>
          <w:i/>
        </w:rPr>
        <w:t>HouseholdIDs</w:t>
      </w:r>
      <w:r w:rsidR="00C12607">
        <w:t xml:space="preserve"> </w:t>
      </w:r>
      <w:r w:rsidR="00D05131">
        <w:t>in hmis_Enrollment</w:t>
      </w:r>
      <w:r>
        <w:t xml:space="preserve"> with the same data quality issue for the three-year DQ cohort period.</w:t>
      </w:r>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r>
              <w:t xml:space="preserve">= </w:t>
            </w:r>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r>
              <w:rPr>
                <w:u w:val="single"/>
              </w:rPr>
              <w:t xml:space="preserve">= </w:t>
            </w:r>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722C0481" w:rsidR="00046859" w:rsidRDefault="00046859" w:rsidP="00046859">
      <w:r>
        <w:t xml:space="preserve">A count of distinct </w:t>
      </w:r>
      <w:r w:rsidRPr="00206475">
        <w:rPr>
          <w:b/>
        </w:rPr>
        <w:t>HouseholdID</w:t>
      </w:r>
      <w:r w:rsidRPr="00206475">
        <w:rPr>
          <w:bCs/>
        </w:rPr>
        <w:t>s</w:t>
      </w:r>
      <w:r>
        <w:t xml:space="preserve"> in </w:t>
      </w:r>
      <w:del w:id="1146" w:author="Molly McEvilley" w:date="2020-12-17T14:51:00Z">
        <w:r w:rsidDel="00206475">
          <w:delText>hmis</w:delText>
        </w:r>
      </w:del>
      <w:proofErr w:type="spellStart"/>
      <w:ins w:id="1147" w:author="Molly McEvilley" w:date="2020-12-17T14:51:00Z">
        <w:r w:rsidR="00206475">
          <w:t>dq</w:t>
        </w:r>
      </w:ins>
      <w:r>
        <w:t>_Enrollment</w:t>
      </w:r>
      <w:proofErr w:type="spellEnd"/>
      <w:r>
        <w:t xml:space="preserve"> </w:t>
      </w:r>
      <w:del w:id="1148" w:author="Molly McEvilley" w:date="2020-12-17T14:52:00Z">
        <w:r w:rsidDel="00206475">
          <w:delText>excluded from LSA reporting because there was</w:delText>
        </w:r>
      </w:del>
      <w:ins w:id="1149" w:author="Molly McEvilley" w:date="2020-12-17T14:52:00Z">
        <w:r w:rsidR="00206475">
          <w:t>with</w:t>
        </w:r>
      </w:ins>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rsidDel="00206475" w14:paraId="21E78C55" w14:textId="4804DE70" w:rsidTr="00A33436">
        <w:trPr>
          <w:cantSplit/>
          <w:trHeight w:val="216"/>
          <w:del w:id="1150" w:author="Molly McEvilley" w:date="2020-12-17T14:52:00Z"/>
        </w:trPr>
        <w:tc>
          <w:tcPr>
            <w:tcW w:w="3235" w:type="dxa"/>
            <w:shd w:val="clear" w:color="auto" w:fill="FDE9D9" w:themeFill="accent6" w:themeFillTint="33"/>
          </w:tcPr>
          <w:p w14:paraId="14DC5CB7" w14:textId="1DB5B2D0" w:rsidR="00144379" w:rsidRPr="00956E23" w:rsidDel="00206475" w:rsidRDefault="00144379" w:rsidP="00A33436">
            <w:pPr>
              <w:pStyle w:val="NoSpacing"/>
              <w:rPr>
                <w:del w:id="1151" w:author="Molly McEvilley" w:date="2020-12-17T14:52:00Z"/>
                <w:b/>
                <w:bCs/>
                <w:color w:val="000000" w:themeColor="text1"/>
              </w:rPr>
            </w:pPr>
            <w:del w:id="1152" w:author="Molly McEvilley" w:date="2020-12-17T14:50:00Z">
              <w:r w:rsidDel="00206475">
                <w:rPr>
                  <w:b/>
                  <w:bCs/>
                  <w:color w:val="000000" w:themeColor="text1"/>
                </w:rPr>
                <w:delText>lsa_Report</w:delText>
              </w:r>
            </w:del>
          </w:p>
        </w:tc>
        <w:tc>
          <w:tcPr>
            <w:tcW w:w="6115" w:type="dxa"/>
            <w:shd w:val="clear" w:color="auto" w:fill="FDE9D9" w:themeFill="accent6" w:themeFillTint="33"/>
          </w:tcPr>
          <w:p w14:paraId="64DD8942" w14:textId="5E99A968" w:rsidR="00144379" w:rsidRPr="003C4035" w:rsidDel="00206475" w:rsidRDefault="00817B93" w:rsidP="00A33436">
            <w:pPr>
              <w:pStyle w:val="NoSpacing"/>
              <w:rPr>
                <w:del w:id="1153" w:author="Molly McEvilley" w:date="2020-12-17T14:52:00Z"/>
                <w:b/>
                <w:bCs/>
                <w:color w:val="000000" w:themeColor="text1"/>
              </w:rPr>
            </w:pPr>
            <w:del w:id="1154" w:author="Molly McEvilley" w:date="2020-12-17T14:50:00Z">
              <w:r w:rsidDel="00206475">
                <w:rPr>
                  <w:b/>
                  <w:bCs/>
                  <w:color w:val="000000" w:themeColor="text1"/>
                </w:rPr>
                <w:delText>Condition</w:delText>
              </w:r>
            </w:del>
          </w:p>
        </w:tc>
      </w:tr>
      <w:tr w:rsidR="00144379" w:rsidDel="00206475" w14:paraId="1F04DB70" w14:textId="677BA544" w:rsidTr="00A33436">
        <w:trPr>
          <w:cantSplit/>
          <w:trHeight w:val="216"/>
          <w:del w:id="1155" w:author="Molly McEvilley" w:date="2020-12-17T14:52:00Z"/>
        </w:trPr>
        <w:tc>
          <w:tcPr>
            <w:tcW w:w="3235" w:type="dxa"/>
          </w:tcPr>
          <w:p w14:paraId="4AFF6D2C" w14:textId="7DD6387D" w:rsidR="00144379" w:rsidRPr="00956E23" w:rsidDel="00206475" w:rsidRDefault="00144379" w:rsidP="00A33436">
            <w:pPr>
              <w:pStyle w:val="NoSpacing"/>
              <w:rPr>
                <w:del w:id="1156" w:author="Molly McEvilley" w:date="2020-12-17T14:52:00Z"/>
              </w:rPr>
            </w:pPr>
            <w:del w:id="1157" w:author="Molly McEvilley" w:date="2020-12-17T14:50:00Z">
              <w:r w:rsidDel="00206475">
                <w:delText>ReportCoC</w:delText>
              </w:r>
            </w:del>
          </w:p>
        </w:tc>
        <w:tc>
          <w:tcPr>
            <w:tcW w:w="6115" w:type="dxa"/>
          </w:tcPr>
          <w:p w14:paraId="440C1816" w14:textId="1E421065" w:rsidR="00144379" w:rsidDel="00206475" w:rsidRDefault="00144379" w:rsidP="00A33436">
            <w:pPr>
              <w:pStyle w:val="NoSpacing"/>
              <w:rPr>
                <w:del w:id="1158" w:author="Molly McEvilley" w:date="2020-12-17T14:52:00Z"/>
              </w:rPr>
            </w:pPr>
            <w:del w:id="1159" w:author="Molly McEvilley" w:date="2020-12-17T14:50:00Z">
              <w:r w:rsidDel="00206475">
                <w:delText>Query parameter</w:delText>
              </w:r>
            </w:del>
          </w:p>
        </w:tc>
      </w:tr>
      <w:tr w:rsidR="00C274E9" w14:paraId="22632646" w14:textId="77777777" w:rsidTr="00171172">
        <w:trPr>
          <w:cantSplit/>
          <w:trHeight w:val="216"/>
        </w:trPr>
        <w:tc>
          <w:tcPr>
            <w:tcW w:w="3235" w:type="dxa"/>
            <w:shd w:val="clear" w:color="auto" w:fill="FDE9D9" w:themeFill="accent6" w:themeFillTint="33"/>
          </w:tcPr>
          <w:p w14:paraId="4648F4E8" w14:textId="37F03CE3" w:rsidR="00C274E9" w:rsidRPr="00956E23" w:rsidRDefault="00206475" w:rsidP="00A33436">
            <w:pPr>
              <w:pStyle w:val="NoSpacing"/>
              <w:rPr>
                <w:b/>
                <w:bCs/>
                <w:color w:val="000000" w:themeColor="text1"/>
              </w:rPr>
            </w:pPr>
            <w:del w:id="1160" w:author="Molly McEvilley" w:date="2020-12-17T14:47:00Z">
              <w:r w:rsidDel="00206475">
                <w:rPr>
                  <w:b/>
                  <w:bCs/>
                  <w:color w:val="000000" w:themeColor="text1"/>
                </w:rPr>
                <w:delText>T</w:delText>
              </w:r>
              <w:r w:rsidR="00C274E9" w:rsidDel="00206475">
                <w:rPr>
                  <w:b/>
                  <w:bCs/>
                  <w:color w:val="000000" w:themeColor="text1"/>
                </w:rPr>
                <w:delText>lsa</w:delText>
              </w:r>
            </w:del>
            <w:proofErr w:type="spellStart"/>
            <w:ins w:id="1161" w:author="Molly McEvilley" w:date="2020-12-17T14:47:00Z">
              <w:r>
                <w:rPr>
                  <w:b/>
                  <w:bCs/>
                  <w:color w:val="000000" w:themeColor="text1"/>
                </w:rPr>
                <w:t>dq_Enrollment</w:t>
              </w:r>
            </w:ins>
            <w:proofErr w:type="spellEnd"/>
            <w:del w:id="1162" w:author="Molly McEvilley" w:date="2020-12-17T14:47:00Z">
              <w:r w:rsidR="00C274E9" w:rsidDel="00206475">
                <w:rPr>
                  <w:b/>
                  <w:bCs/>
                  <w:color w:val="000000" w:themeColor="text1"/>
                </w:rPr>
                <w:delText>_</w:delText>
              </w:r>
              <w:r w:rsidR="00144379" w:rsidDel="00206475">
                <w:rPr>
                  <w:b/>
                  <w:bCs/>
                  <w:color w:val="000000" w:themeColor="text1"/>
                </w:rPr>
                <w:delText>CohortDates</w:delText>
              </w:r>
            </w:del>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14562073" w:rsidR="00C274E9" w:rsidRPr="00956E23" w:rsidRDefault="00144379" w:rsidP="00A33436">
            <w:pPr>
              <w:pStyle w:val="NoSpacing"/>
            </w:pPr>
            <w:del w:id="1163" w:author="Molly McEvilley" w:date="2020-12-17T14:48:00Z">
              <w:r w:rsidDel="00206475">
                <w:delText>Cohort</w:delText>
              </w:r>
            </w:del>
            <w:ins w:id="1164" w:author="Molly McEvilley" w:date="2020-12-17T14:48:00Z">
              <w:r w:rsidR="00206475">
                <w:t>Status1</w:t>
              </w:r>
            </w:ins>
          </w:p>
        </w:tc>
        <w:tc>
          <w:tcPr>
            <w:tcW w:w="6115" w:type="dxa"/>
          </w:tcPr>
          <w:p w14:paraId="3006BB65" w14:textId="77777777" w:rsidR="00206475" w:rsidRDefault="00144379" w:rsidP="00A33436">
            <w:pPr>
              <w:pStyle w:val="NoSpacing"/>
              <w:rPr>
                <w:ins w:id="1165" w:author="Molly McEvilley" w:date="2020-12-17T14:50:00Z"/>
              </w:rPr>
            </w:pPr>
            <w:del w:id="1166" w:author="Molly McEvilley" w:date="2020-12-17T14:48:00Z">
              <w:r w:rsidDel="00206475">
                <w:delText>1 (NotOneHoH1) and 20 (NotOneHoH3)</w:delText>
              </w:r>
            </w:del>
            <w:ins w:id="1167" w:author="Molly McEvilley" w:date="2020-12-17T14:48:00Z">
              <w:r w:rsidR="00206475">
                <w:t>not NULL (</w:t>
              </w:r>
            </w:ins>
            <w:ins w:id="1168" w:author="Molly McEvilley" w:date="2020-12-17T14:49:00Z">
              <w:r w:rsidR="00206475" w:rsidRPr="00206475">
                <w:rPr>
                  <w:b/>
                  <w:bCs/>
                </w:rPr>
                <w:t>NotOneHoH1</w:t>
              </w:r>
              <w:r w:rsidR="00206475">
                <w:t>)</w:t>
              </w:r>
            </w:ins>
          </w:p>
          <w:p w14:paraId="74BEEC9E" w14:textId="744415FA" w:rsidR="00206475" w:rsidRDefault="00206475" w:rsidP="00A33436">
            <w:pPr>
              <w:pStyle w:val="NoSpacing"/>
            </w:pPr>
            <w:ins w:id="1169" w:author="Molly McEvilley" w:date="2020-12-17T14:50:00Z">
              <w:r>
                <w:t>(n/</w:t>
              </w:r>
              <w:proofErr w:type="gramStart"/>
              <w:r>
                <w:t>a for</w:t>
              </w:r>
              <w:proofErr w:type="gramEnd"/>
              <w:r>
                <w:t xml:space="preserve"> </w:t>
              </w:r>
              <w:r w:rsidRPr="00206475">
                <w:rPr>
                  <w:b/>
                  <w:bCs/>
                </w:rPr>
                <w:t>NotOneHoH3</w:t>
              </w:r>
              <w:r>
                <w:t>)</w:t>
              </w:r>
            </w:ins>
          </w:p>
        </w:tc>
      </w:tr>
      <w:tr w:rsidR="00144379" w:rsidDel="00206475" w14:paraId="2A7CC618" w14:textId="745117AA" w:rsidTr="00A33436">
        <w:trPr>
          <w:cantSplit/>
          <w:trHeight w:val="216"/>
          <w:del w:id="1170" w:author="Molly McEvilley" w:date="2020-12-17T14:51:00Z"/>
        </w:trPr>
        <w:tc>
          <w:tcPr>
            <w:tcW w:w="3235" w:type="dxa"/>
          </w:tcPr>
          <w:p w14:paraId="4A73046E" w14:textId="319534D8" w:rsidR="00144379" w:rsidDel="00206475" w:rsidRDefault="00144379" w:rsidP="00144379">
            <w:pPr>
              <w:pStyle w:val="NoSpacing"/>
              <w:rPr>
                <w:del w:id="1171" w:author="Molly McEvilley" w:date="2020-12-17T14:51:00Z"/>
              </w:rPr>
            </w:pPr>
            <w:del w:id="1172" w:author="Molly McEvilley" w:date="2020-12-17T14:51:00Z">
              <w:r w:rsidDel="00206475">
                <w:delText>CohortStart</w:delText>
              </w:r>
            </w:del>
          </w:p>
        </w:tc>
        <w:tc>
          <w:tcPr>
            <w:tcW w:w="6115" w:type="dxa"/>
          </w:tcPr>
          <w:p w14:paraId="397DCF0C" w14:textId="0E15C5C7" w:rsidR="00144379" w:rsidDel="00206475" w:rsidRDefault="00144379" w:rsidP="00144379">
            <w:pPr>
              <w:pStyle w:val="NoSpacing"/>
              <w:rPr>
                <w:del w:id="1173" w:author="Molly McEvilley" w:date="2020-12-17T14:51:00Z"/>
              </w:rPr>
            </w:pPr>
            <w:del w:id="1174" w:author="Molly McEvilley" w:date="2020-12-17T14:51:00Z">
              <w:r w:rsidDel="00206475">
                <w:delText>Query parameter</w:delText>
              </w:r>
            </w:del>
          </w:p>
        </w:tc>
      </w:tr>
      <w:tr w:rsidR="00144379" w:rsidDel="00206475" w14:paraId="7E4B54FF" w14:textId="037078AC" w:rsidTr="00A33436">
        <w:trPr>
          <w:cantSplit/>
          <w:trHeight w:val="216"/>
          <w:del w:id="1175" w:author="Molly McEvilley" w:date="2020-12-17T14:51:00Z"/>
        </w:trPr>
        <w:tc>
          <w:tcPr>
            <w:tcW w:w="3235" w:type="dxa"/>
          </w:tcPr>
          <w:p w14:paraId="558C221D" w14:textId="0896D564" w:rsidR="00144379" w:rsidDel="00206475" w:rsidRDefault="00144379" w:rsidP="00144379">
            <w:pPr>
              <w:pStyle w:val="NoSpacing"/>
              <w:rPr>
                <w:del w:id="1176" w:author="Molly McEvilley" w:date="2020-12-17T14:51:00Z"/>
              </w:rPr>
            </w:pPr>
            <w:del w:id="1177" w:author="Molly McEvilley" w:date="2020-12-17T14:51:00Z">
              <w:r w:rsidDel="00206475">
                <w:delText>CohortEnd</w:delText>
              </w:r>
            </w:del>
          </w:p>
        </w:tc>
        <w:tc>
          <w:tcPr>
            <w:tcW w:w="6115" w:type="dxa"/>
          </w:tcPr>
          <w:p w14:paraId="7C059C55" w14:textId="15E814BE" w:rsidR="00144379" w:rsidDel="00206475" w:rsidRDefault="00144379" w:rsidP="00144379">
            <w:pPr>
              <w:pStyle w:val="NoSpacing"/>
              <w:rPr>
                <w:del w:id="1178" w:author="Molly McEvilley" w:date="2020-12-17T14:51:00Z"/>
              </w:rPr>
            </w:pPr>
            <w:del w:id="1179" w:author="Molly McEvilley" w:date="2020-12-17T14:51:00Z">
              <w:r w:rsidDel="00206475">
                <w:delText>Query parameter</w:delText>
              </w:r>
            </w:del>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rsidDel="00206475" w14:paraId="3D4DE31C" w14:textId="19D44B32" w:rsidTr="00C34F4A">
        <w:trPr>
          <w:cantSplit/>
          <w:trHeight w:val="216"/>
          <w:del w:id="1180" w:author="Molly McEvilley" w:date="2020-12-17T14:50:00Z"/>
        </w:trPr>
        <w:tc>
          <w:tcPr>
            <w:tcW w:w="3235" w:type="dxa"/>
          </w:tcPr>
          <w:p w14:paraId="68297C41" w14:textId="02014343" w:rsidR="00144379" w:rsidRPr="00956E23" w:rsidDel="00206475" w:rsidRDefault="00144379" w:rsidP="00144379">
            <w:pPr>
              <w:pStyle w:val="NoSpacing"/>
              <w:rPr>
                <w:del w:id="1181" w:author="Molly McEvilley" w:date="2020-12-17T14:50:00Z"/>
              </w:rPr>
            </w:pPr>
            <w:del w:id="1182" w:author="Molly McEvilley" w:date="2020-12-17T14:50:00Z">
              <w:r w:rsidRPr="00956E23" w:rsidDel="00206475">
                <w:delText>EntryDate</w:delText>
              </w:r>
            </w:del>
          </w:p>
        </w:tc>
        <w:tc>
          <w:tcPr>
            <w:tcW w:w="6115" w:type="dxa"/>
          </w:tcPr>
          <w:p w14:paraId="1A90BA75" w14:textId="34CC39DB" w:rsidR="00144379" w:rsidDel="00206475" w:rsidRDefault="00144379" w:rsidP="00144379">
            <w:pPr>
              <w:pStyle w:val="NoSpacing"/>
              <w:rPr>
                <w:del w:id="1183" w:author="Molly McEvilley" w:date="2020-12-17T14:50:00Z"/>
              </w:rPr>
            </w:pPr>
            <w:del w:id="1184" w:author="Molly McEvilley" w:date="2020-12-17T14:50:00Z">
              <w:r w:rsidDel="00206475">
                <w:delText xml:space="preserve">&lt;= </w:delText>
              </w:r>
              <w:r w:rsidDel="00206475">
                <w:rPr>
                  <w:b/>
                  <w:bCs/>
                </w:rPr>
                <w:delText>CohortEnd</w:delText>
              </w:r>
            </w:del>
          </w:p>
        </w:tc>
      </w:tr>
      <w:tr w:rsidR="00144379" w:rsidRPr="003C4035" w:rsidDel="00206475" w14:paraId="7D8FB2C1" w14:textId="47465002" w:rsidTr="00C34F4A">
        <w:trPr>
          <w:cantSplit/>
          <w:trHeight w:val="216"/>
          <w:del w:id="1185" w:author="Molly McEvilley" w:date="2020-12-17T14:52:00Z"/>
        </w:trPr>
        <w:tc>
          <w:tcPr>
            <w:tcW w:w="3235" w:type="dxa"/>
            <w:shd w:val="clear" w:color="auto" w:fill="EEECE1" w:themeFill="background2"/>
          </w:tcPr>
          <w:p w14:paraId="700E8362" w14:textId="0D8012D9" w:rsidR="00144379" w:rsidRPr="00956E23" w:rsidDel="00206475" w:rsidRDefault="00144379" w:rsidP="00144379">
            <w:pPr>
              <w:pStyle w:val="NoSpacing"/>
              <w:rPr>
                <w:del w:id="1186" w:author="Molly McEvilley" w:date="2020-12-17T14:52:00Z"/>
                <w:b/>
                <w:bCs/>
              </w:rPr>
            </w:pPr>
            <w:del w:id="1187" w:author="Molly McEvilley" w:date="2020-12-17T14:49:00Z">
              <w:r w:rsidRPr="00956E23" w:rsidDel="00206475">
                <w:rPr>
                  <w:b/>
                  <w:bCs/>
                </w:rPr>
                <w:delText xml:space="preserve">hmis_Exit </w:delText>
              </w:r>
            </w:del>
          </w:p>
        </w:tc>
        <w:tc>
          <w:tcPr>
            <w:tcW w:w="6115" w:type="dxa"/>
            <w:shd w:val="clear" w:color="auto" w:fill="EEECE1" w:themeFill="background2"/>
          </w:tcPr>
          <w:p w14:paraId="77D33B1D" w14:textId="055FCCF4" w:rsidR="00144379" w:rsidRPr="003C4035" w:rsidDel="00206475" w:rsidRDefault="00144379" w:rsidP="00144379">
            <w:pPr>
              <w:pStyle w:val="NoSpacing"/>
              <w:rPr>
                <w:del w:id="1188" w:author="Molly McEvilley" w:date="2020-12-17T14:52:00Z"/>
                <w:b/>
                <w:bCs/>
              </w:rPr>
            </w:pPr>
            <w:del w:id="1189" w:author="Molly McEvilley" w:date="2020-12-17T14:49:00Z">
              <w:r w:rsidRPr="003C4035" w:rsidDel="00206475">
                <w:rPr>
                  <w:b/>
                  <w:bCs/>
                </w:rPr>
                <w:delText>Condition</w:delText>
              </w:r>
            </w:del>
          </w:p>
        </w:tc>
      </w:tr>
      <w:tr w:rsidR="00144379" w:rsidDel="00206475" w14:paraId="6DA05B47" w14:textId="114730BF" w:rsidTr="00C34F4A">
        <w:trPr>
          <w:cantSplit/>
          <w:trHeight w:val="216"/>
          <w:del w:id="1190" w:author="Molly McEvilley" w:date="2020-12-17T14:52:00Z"/>
        </w:trPr>
        <w:tc>
          <w:tcPr>
            <w:tcW w:w="3235" w:type="dxa"/>
          </w:tcPr>
          <w:p w14:paraId="0CC9939F" w14:textId="6F782C5F" w:rsidR="00144379" w:rsidRPr="00956E23" w:rsidDel="00206475" w:rsidRDefault="00144379" w:rsidP="00144379">
            <w:pPr>
              <w:pStyle w:val="NoSpacing"/>
              <w:rPr>
                <w:del w:id="1191" w:author="Molly McEvilley" w:date="2020-12-17T14:52:00Z"/>
              </w:rPr>
            </w:pPr>
            <w:del w:id="1192" w:author="Molly McEvilley" w:date="2020-12-17T14:49:00Z">
              <w:r w:rsidRPr="00956E23" w:rsidDel="00206475">
                <w:delText>ExitDate</w:delText>
              </w:r>
            </w:del>
          </w:p>
        </w:tc>
        <w:tc>
          <w:tcPr>
            <w:tcW w:w="6115" w:type="dxa"/>
          </w:tcPr>
          <w:p w14:paraId="2C30F7D4" w14:textId="704B3BEF" w:rsidR="00144379" w:rsidDel="00206475" w:rsidRDefault="00144379" w:rsidP="00144379">
            <w:pPr>
              <w:pStyle w:val="NoSpacing"/>
              <w:rPr>
                <w:del w:id="1193" w:author="Molly McEvilley" w:date="2020-12-17T14:52:00Z"/>
              </w:rPr>
            </w:pPr>
            <w:del w:id="1194" w:author="Molly McEvilley" w:date="2020-12-17T14:49:00Z">
              <w:r w:rsidDel="00206475">
                <w:delText xml:space="preserve">&gt;= </w:delText>
              </w:r>
              <w:r w:rsidDel="00206475">
                <w:rPr>
                  <w:b/>
                  <w:bCs/>
                </w:rPr>
                <w:delText xml:space="preserve">CohortStart </w:delText>
              </w:r>
              <w:r w:rsidDel="00206475">
                <w:delText>or NULL</w:delText>
              </w:r>
            </w:del>
          </w:p>
        </w:tc>
      </w:tr>
      <w:tr w:rsidR="00144379" w:rsidRPr="003C4035" w:rsidDel="00206475" w14:paraId="52AFE89A" w14:textId="3DD2746A" w:rsidTr="00C34F4A">
        <w:trPr>
          <w:cantSplit/>
          <w:trHeight w:val="216"/>
          <w:del w:id="1195" w:author="Molly McEvilley" w:date="2020-12-17T14:52:00Z"/>
        </w:trPr>
        <w:tc>
          <w:tcPr>
            <w:tcW w:w="3235" w:type="dxa"/>
            <w:shd w:val="clear" w:color="auto" w:fill="EEECE1" w:themeFill="background2"/>
          </w:tcPr>
          <w:p w14:paraId="3BDA95C6" w14:textId="7325B8AB" w:rsidR="00144379" w:rsidRPr="00956E23" w:rsidDel="00206475" w:rsidRDefault="00144379" w:rsidP="00144379">
            <w:pPr>
              <w:pStyle w:val="NoSpacing"/>
              <w:rPr>
                <w:del w:id="1196" w:author="Molly McEvilley" w:date="2020-12-17T14:52:00Z"/>
                <w:b/>
                <w:bCs/>
              </w:rPr>
            </w:pPr>
            <w:del w:id="1197" w:author="Molly McEvilley" w:date="2020-12-17T14:49:00Z">
              <w:r w:rsidRPr="00956E23" w:rsidDel="00206475">
                <w:rPr>
                  <w:b/>
                  <w:bCs/>
                </w:rPr>
                <w:delText>hmis_Project</w:delText>
              </w:r>
            </w:del>
          </w:p>
        </w:tc>
        <w:tc>
          <w:tcPr>
            <w:tcW w:w="6115" w:type="dxa"/>
            <w:shd w:val="clear" w:color="auto" w:fill="EEECE1" w:themeFill="background2"/>
          </w:tcPr>
          <w:p w14:paraId="4BB0A4D2" w14:textId="092A7B8D" w:rsidR="00144379" w:rsidRPr="003C4035" w:rsidDel="00206475" w:rsidRDefault="00144379" w:rsidP="00144379">
            <w:pPr>
              <w:pStyle w:val="NoSpacing"/>
              <w:rPr>
                <w:del w:id="1198" w:author="Molly McEvilley" w:date="2020-12-17T14:52:00Z"/>
                <w:b/>
                <w:bCs/>
              </w:rPr>
            </w:pPr>
            <w:del w:id="1199" w:author="Molly McEvilley" w:date="2020-12-17T14:49:00Z">
              <w:r w:rsidRPr="003C4035" w:rsidDel="00206475">
                <w:rPr>
                  <w:b/>
                  <w:bCs/>
                </w:rPr>
                <w:delText>Condition</w:delText>
              </w:r>
            </w:del>
          </w:p>
        </w:tc>
      </w:tr>
      <w:tr w:rsidR="00144379" w:rsidDel="00206475" w14:paraId="056FD8F1" w14:textId="51E6BCBB" w:rsidTr="00C34F4A">
        <w:trPr>
          <w:cantSplit/>
          <w:trHeight w:val="216"/>
          <w:del w:id="1200" w:author="Molly McEvilley" w:date="2020-12-17T14:52:00Z"/>
        </w:trPr>
        <w:tc>
          <w:tcPr>
            <w:tcW w:w="3235" w:type="dxa"/>
          </w:tcPr>
          <w:p w14:paraId="417B2D65" w14:textId="4DC8D615" w:rsidR="00144379" w:rsidRPr="00956E23" w:rsidDel="00206475" w:rsidRDefault="00144379" w:rsidP="00144379">
            <w:pPr>
              <w:pStyle w:val="NoSpacing"/>
              <w:rPr>
                <w:del w:id="1201" w:author="Molly McEvilley" w:date="2020-12-17T14:52:00Z"/>
              </w:rPr>
            </w:pPr>
            <w:del w:id="1202" w:author="Molly McEvilley" w:date="2020-12-17T14:49:00Z">
              <w:r w:rsidRPr="00956E23" w:rsidDel="00206475">
                <w:delText>ProjectType</w:delText>
              </w:r>
            </w:del>
          </w:p>
        </w:tc>
        <w:tc>
          <w:tcPr>
            <w:tcW w:w="6115" w:type="dxa"/>
          </w:tcPr>
          <w:p w14:paraId="2D89402D" w14:textId="2CC9B9B9" w:rsidR="00144379" w:rsidDel="00206475" w:rsidRDefault="00144379" w:rsidP="00144379">
            <w:pPr>
              <w:pStyle w:val="NoSpacing"/>
              <w:rPr>
                <w:del w:id="1203" w:author="Molly McEvilley" w:date="2020-12-17T14:52:00Z"/>
              </w:rPr>
            </w:pPr>
            <w:del w:id="1204" w:author="Molly McEvilley" w:date="2020-12-17T14:49:00Z">
              <w:r w:rsidDel="00206475">
                <w:delText>in (1,2,3,8,13)</w:delText>
              </w:r>
            </w:del>
          </w:p>
        </w:tc>
      </w:tr>
      <w:tr w:rsidR="00144379" w:rsidDel="00206475" w14:paraId="62CD1690" w14:textId="3BD93538" w:rsidTr="00C34F4A">
        <w:trPr>
          <w:cantSplit/>
          <w:trHeight w:val="216"/>
          <w:del w:id="1205" w:author="Molly McEvilley" w:date="2020-12-17T14:52:00Z"/>
        </w:trPr>
        <w:tc>
          <w:tcPr>
            <w:tcW w:w="3235" w:type="dxa"/>
          </w:tcPr>
          <w:p w14:paraId="2EE239D1" w14:textId="1BE33990" w:rsidR="00144379" w:rsidRPr="00956E23" w:rsidDel="00206475" w:rsidRDefault="00144379" w:rsidP="00144379">
            <w:pPr>
              <w:pStyle w:val="NoSpacing"/>
              <w:rPr>
                <w:del w:id="1206" w:author="Molly McEvilley" w:date="2020-12-17T14:52:00Z"/>
              </w:rPr>
            </w:pPr>
            <w:del w:id="1207" w:author="Molly McEvilley" w:date="2020-12-17T14:49:00Z">
              <w:r w:rsidRPr="00956E23" w:rsidDel="00206475">
                <w:delText xml:space="preserve">ContinuumProject </w:delText>
              </w:r>
            </w:del>
          </w:p>
        </w:tc>
        <w:tc>
          <w:tcPr>
            <w:tcW w:w="6115" w:type="dxa"/>
          </w:tcPr>
          <w:p w14:paraId="37D0DD78" w14:textId="772404CD" w:rsidR="00144379" w:rsidDel="00206475" w:rsidRDefault="00144379" w:rsidP="00144379">
            <w:pPr>
              <w:pStyle w:val="NoSpacing"/>
              <w:rPr>
                <w:del w:id="1208" w:author="Molly McEvilley" w:date="2020-12-17T14:52:00Z"/>
              </w:rPr>
            </w:pPr>
            <w:del w:id="1209" w:author="Molly McEvilley" w:date="2020-12-17T14:49:00Z">
              <w:r w:rsidDel="00206475">
                <w:delText>1</w:delText>
              </w:r>
            </w:del>
          </w:p>
        </w:tc>
      </w:tr>
      <w:tr w:rsidR="00144379" w:rsidRPr="003C4035" w:rsidDel="00206475" w14:paraId="7325A67A" w14:textId="012B63FD" w:rsidTr="00C34F4A">
        <w:trPr>
          <w:cantSplit/>
          <w:trHeight w:val="216"/>
          <w:del w:id="1210" w:author="Molly McEvilley" w:date="2020-12-17T14:52:00Z"/>
        </w:trPr>
        <w:tc>
          <w:tcPr>
            <w:tcW w:w="3235" w:type="dxa"/>
            <w:shd w:val="clear" w:color="auto" w:fill="EEECE1" w:themeFill="background2"/>
          </w:tcPr>
          <w:p w14:paraId="70E78793" w14:textId="16DB6BDB" w:rsidR="00144379" w:rsidRPr="00956E23" w:rsidDel="00206475" w:rsidRDefault="00144379" w:rsidP="00144379">
            <w:pPr>
              <w:pStyle w:val="NoSpacing"/>
              <w:rPr>
                <w:del w:id="1211" w:author="Molly McEvilley" w:date="2020-12-17T14:52:00Z"/>
                <w:b/>
                <w:bCs/>
              </w:rPr>
            </w:pPr>
            <w:del w:id="1212" w:author="Molly McEvilley" w:date="2020-12-17T14:49:00Z">
              <w:r w:rsidRPr="00956E23" w:rsidDel="00206475">
                <w:rPr>
                  <w:b/>
                  <w:bCs/>
                </w:rPr>
                <w:delText>hmis_ProjectCoC</w:delText>
              </w:r>
            </w:del>
          </w:p>
        </w:tc>
        <w:tc>
          <w:tcPr>
            <w:tcW w:w="6115" w:type="dxa"/>
            <w:shd w:val="clear" w:color="auto" w:fill="EEECE1" w:themeFill="background2"/>
          </w:tcPr>
          <w:p w14:paraId="7D48F681" w14:textId="7AC5611C" w:rsidR="00144379" w:rsidRPr="003C4035" w:rsidDel="00206475" w:rsidRDefault="00144379" w:rsidP="00144379">
            <w:pPr>
              <w:pStyle w:val="NoSpacing"/>
              <w:rPr>
                <w:del w:id="1213" w:author="Molly McEvilley" w:date="2020-12-17T14:52:00Z"/>
                <w:b/>
                <w:bCs/>
              </w:rPr>
            </w:pPr>
            <w:del w:id="1214" w:author="Molly McEvilley" w:date="2020-12-17T14:49:00Z">
              <w:r w:rsidRPr="003C4035" w:rsidDel="00206475">
                <w:rPr>
                  <w:b/>
                  <w:bCs/>
                </w:rPr>
                <w:delText>Condition</w:delText>
              </w:r>
            </w:del>
          </w:p>
        </w:tc>
      </w:tr>
      <w:tr w:rsidR="00144379" w:rsidDel="00206475" w14:paraId="3106AAA1" w14:textId="10203F16" w:rsidTr="00C34F4A">
        <w:trPr>
          <w:cantSplit/>
          <w:trHeight w:val="216"/>
          <w:del w:id="1215" w:author="Molly McEvilley" w:date="2020-12-17T14:52:00Z"/>
        </w:trPr>
        <w:tc>
          <w:tcPr>
            <w:tcW w:w="3235" w:type="dxa"/>
          </w:tcPr>
          <w:p w14:paraId="06707AA7" w14:textId="78A79B47" w:rsidR="00144379" w:rsidRPr="00956E23" w:rsidDel="00206475" w:rsidRDefault="00144379" w:rsidP="00144379">
            <w:pPr>
              <w:pStyle w:val="NoSpacing"/>
              <w:rPr>
                <w:del w:id="1216" w:author="Molly McEvilley" w:date="2020-12-17T14:52:00Z"/>
              </w:rPr>
            </w:pPr>
            <w:del w:id="1217" w:author="Molly McEvilley" w:date="2020-12-17T14:49:00Z">
              <w:r w:rsidRPr="00956E23" w:rsidDel="00206475">
                <w:delText>CoCCode</w:delText>
              </w:r>
            </w:del>
          </w:p>
        </w:tc>
        <w:tc>
          <w:tcPr>
            <w:tcW w:w="6115" w:type="dxa"/>
          </w:tcPr>
          <w:p w14:paraId="241E148A" w14:textId="50FCDFBD" w:rsidR="00144379" w:rsidRPr="006018B9" w:rsidDel="00206475" w:rsidRDefault="00144379" w:rsidP="00144379">
            <w:pPr>
              <w:pStyle w:val="NoSpacing"/>
              <w:rPr>
                <w:del w:id="1218" w:author="Molly McEvilley" w:date="2020-12-17T14:52:00Z"/>
                <w:u w:val="single"/>
              </w:rPr>
            </w:pPr>
            <w:del w:id="1219" w:author="Molly McEvilley" w:date="2020-12-17T14:49:00Z">
              <w:r w:rsidDel="00206475">
                <w:rPr>
                  <w:u w:val="single"/>
                </w:rPr>
                <w:delText>ReportCoC</w:delText>
              </w:r>
            </w:del>
          </w:p>
        </w:tc>
      </w:tr>
    </w:tbl>
    <w:p w14:paraId="2C85CB71" w14:textId="77777777" w:rsidR="00D05131" w:rsidRDefault="00D05131" w:rsidP="00D05131">
      <w:pPr>
        <w:pStyle w:val="Heading3"/>
      </w:pPr>
      <w:proofErr w:type="spellStart"/>
      <w:r>
        <w:lastRenderedPageBreak/>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2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22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lastRenderedPageBreak/>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lastRenderedPageBreak/>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22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22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lastRenderedPageBreak/>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22" w:name="_Toc37973636"/>
      <w:bookmarkStart w:id="1223" w:name="_Toc37974189"/>
      <w:bookmarkStart w:id="1224" w:name="_Toc37974740"/>
      <w:bookmarkStart w:id="1225" w:name="_Toc37975228"/>
      <w:bookmarkStart w:id="1226" w:name="_Set_LSAReport_ReportDate"/>
      <w:bookmarkStart w:id="1227" w:name="_Toc37849834"/>
      <w:bookmarkStart w:id="1228" w:name="_Toc38030608"/>
      <w:bookmarkEnd w:id="1222"/>
      <w:bookmarkEnd w:id="1223"/>
      <w:bookmarkEnd w:id="1224"/>
      <w:bookmarkEnd w:id="1225"/>
      <w:bookmarkEnd w:id="1226"/>
      <w:r>
        <w:t>Set LSARe</w:t>
      </w:r>
      <w:r w:rsidR="001D44E7">
        <w:t xml:space="preserve">port </w:t>
      </w:r>
      <w:proofErr w:type="spellStart"/>
      <w:r w:rsidR="001D44E7">
        <w:t>ReportDate</w:t>
      </w:r>
      <w:bookmarkEnd w:id="1227"/>
      <w:bookmarkEnd w:id="122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29" w:name="_Toc34145731"/>
      <w:bookmarkStart w:id="1230" w:name="_LSAHousehold"/>
      <w:bookmarkStart w:id="1231" w:name="_Toc37849835"/>
      <w:bookmarkStart w:id="1232" w:name="_Toc38030609"/>
      <w:bookmarkEnd w:id="1229"/>
      <w:bookmarkEnd w:id="1230"/>
      <w:r>
        <w:t>LSAReport</w:t>
      </w:r>
      <w:bookmarkEnd w:id="1231"/>
      <w:bookmarkEnd w:id="123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33" w:name="_System_Engagement_Status"/>
      <w:bookmarkStart w:id="1234" w:name="_Length_of_Time_1"/>
      <w:bookmarkStart w:id="1235" w:name="_Length_of_Time"/>
      <w:bookmarkStart w:id="1236" w:name="_Cumulative_Length_of"/>
      <w:bookmarkStart w:id="1237" w:name="_Length_of_Time_2"/>
      <w:bookmarkStart w:id="1238" w:name="_Returns"/>
      <w:bookmarkStart w:id="1239" w:name="_Days_to_Return/Re-engage_3"/>
      <w:bookmarkStart w:id="1240" w:name="_Days_to_Return/Re-engage"/>
      <w:bookmarkStart w:id="1241" w:name="_Days_to_Return/Re-engage_2"/>
      <w:bookmarkStart w:id="1242" w:name="_Days_to_Return/Re-engage_1"/>
      <w:bookmarkEnd w:id="3"/>
      <w:bookmarkEnd w:id="1037"/>
      <w:bookmarkEnd w:id="1038"/>
      <w:bookmarkEnd w:id="1039"/>
      <w:bookmarkEnd w:id="1040"/>
      <w:bookmarkEnd w:id="1233"/>
      <w:bookmarkEnd w:id="1234"/>
      <w:bookmarkEnd w:id="1235"/>
      <w:bookmarkEnd w:id="1236"/>
      <w:bookmarkEnd w:id="1237"/>
      <w:bookmarkEnd w:id="1238"/>
      <w:bookmarkEnd w:id="1239"/>
      <w:bookmarkEnd w:id="1240"/>
      <w:bookmarkEnd w:id="1241"/>
      <w:bookmarkEnd w:id="1242"/>
    </w:p>
    <w:sectPr w:rsidR="00DF14DB" w:rsidRPr="00016C19" w:rsidSect="00D847B2">
      <w:footerReference w:type="default" r:id="rId25"/>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Molly McEvilley" w:date="2020-12-17T14:32:00Z" w:initials="MM">
    <w:p w14:paraId="00AC76A5" w14:textId="37960BE9" w:rsidR="00206475" w:rsidRDefault="00206475">
      <w:pPr>
        <w:pStyle w:val="CommentText"/>
      </w:pPr>
      <w:r>
        <w:rPr>
          <w:rStyle w:val="CommentReference"/>
        </w:rPr>
        <w:annotationRef/>
      </w:r>
      <w:r>
        <w:t>GitHub#641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AC76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5EA97" w16cex:dateUtc="2020-12-17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AC76A5" w16cid:durableId="2385EA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004824" w:rsidRDefault="00004824" w:rsidP="008E455B">
      <w:pPr>
        <w:spacing w:after="0" w:line="240" w:lineRule="auto"/>
      </w:pPr>
      <w:r>
        <w:separator/>
      </w:r>
    </w:p>
  </w:endnote>
  <w:endnote w:type="continuationSeparator" w:id="0">
    <w:p w14:paraId="178F97F7" w14:textId="77777777" w:rsidR="00004824" w:rsidRDefault="00004824" w:rsidP="008E455B">
      <w:pPr>
        <w:spacing w:after="0" w:line="240" w:lineRule="auto"/>
      </w:pPr>
      <w:r>
        <w:continuationSeparator/>
      </w:r>
    </w:p>
  </w:endnote>
  <w:endnote w:type="continuationNotice" w:id="1">
    <w:p w14:paraId="07619A1F" w14:textId="77777777" w:rsidR="00004824" w:rsidRDefault="0000482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004824" w:rsidRDefault="00004824">
    <w:pPr>
      <w:pStyle w:val="Footer"/>
      <w:jc w:val="right"/>
    </w:pPr>
  </w:p>
  <w:p w14:paraId="3A92520C"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004824" w:rsidRDefault="00004824" w:rsidP="008E455B">
      <w:pPr>
        <w:spacing w:after="0" w:line="240" w:lineRule="auto"/>
      </w:pPr>
      <w:r>
        <w:separator/>
      </w:r>
    </w:p>
  </w:footnote>
  <w:footnote w:type="continuationSeparator" w:id="0">
    <w:p w14:paraId="404081D2" w14:textId="77777777" w:rsidR="00004824" w:rsidRDefault="00004824" w:rsidP="008E455B">
      <w:pPr>
        <w:spacing w:after="0" w:line="240" w:lineRule="auto"/>
      </w:pPr>
      <w:r>
        <w:continuationSeparator/>
      </w:r>
    </w:p>
  </w:footnote>
  <w:footnote w:type="continuationNotice" w:id="1">
    <w:p w14:paraId="60FA427C" w14:textId="77777777" w:rsidR="00004824" w:rsidRDefault="00004824">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004824" w:rsidRDefault="000048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696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82B"/>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iles.hudexchange.info/resources/documents/HMIS-Data-Dictionary.pdf"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github.com/HMIS/LSASampleC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Notice-CPD-18-08-2019-HIC-PIT-Data-Collection-Notice.pdf"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hdx.info/Resources/Vendors/HMIS%20CSV%20Specifications%20FY2020%20v1.7.pdf" TargetMode="External"/><Relationship Id="rId28"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www.hudhdx.info/Resources/Vendors/HMIS_2020_Model_v1_4.pn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77672a2e-0500-447c-bfb5-fe50f00aefa9"/>
    <ds:schemaRef ds:uri="http://purl.org/dc/term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10502</TotalTime>
  <Pages>164</Pages>
  <Words>45993</Words>
  <Characters>262166</Characters>
  <Application>Microsoft Office Word</Application>
  <DocSecurity>0</DocSecurity>
  <Lines>2184</Lines>
  <Paragraphs>615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307544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7</cp:revision>
  <cp:lastPrinted>2018-10-11T13:23:00Z</cp:lastPrinted>
  <dcterms:created xsi:type="dcterms:W3CDTF">2020-10-09T15:55:00Z</dcterms:created>
  <dcterms:modified xsi:type="dcterms:W3CDTF">2020-12-17T20:52:00Z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